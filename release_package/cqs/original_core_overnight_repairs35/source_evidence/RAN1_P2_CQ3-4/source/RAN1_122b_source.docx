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3324" w14:textId="77777777" w:rsidR="00C00EAF" w:rsidRPr="004404F9" w:rsidRDefault="00C00EAF" w:rsidP="009643F7">
      <w:pPr>
        <w:pStyle w:val="FootnoteText"/>
        <w:widowControl w:val="0"/>
      </w:pPr>
      <w:bookmarkStart w:id="0" w:name="_Hlk135796302"/>
      <w:bookmarkEnd w:id="0"/>
    </w:p>
    <w:p w14:paraId="2B38CFD1" w14:textId="7FB9F9F3"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Source:</w:t>
      </w:r>
      <w:r w:rsidR="00233210" w:rsidRPr="009537ED">
        <w:rPr>
          <w:rFonts w:ascii="Times New Roman" w:hAnsi="Times New Roman"/>
          <w:sz w:val="20"/>
        </w:rPr>
        <w:t xml:space="preserve"> </w:t>
      </w:r>
      <w:r w:rsidRPr="009537ED">
        <w:rPr>
          <w:rFonts w:ascii="Times New Roman" w:hAnsi="Times New Roman"/>
          <w:sz w:val="20"/>
        </w:rPr>
        <w:tab/>
        <w:t>MCC</w:t>
      </w:r>
      <w:r w:rsidR="00233210" w:rsidRPr="009537ED">
        <w:rPr>
          <w:rFonts w:ascii="Times New Roman" w:hAnsi="Times New Roman"/>
          <w:sz w:val="20"/>
        </w:rPr>
        <w:t xml:space="preserve"> </w:t>
      </w:r>
      <w:r w:rsidRPr="009537ED">
        <w:rPr>
          <w:rFonts w:ascii="Times New Roman" w:hAnsi="Times New Roman"/>
          <w:sz w:val="20"/>
        </w:rPr>
        <w:t>Support</w:t>
      </w:r>
    </w:p>
    <w:p w14:paraId="3D895FF7" w14:textId="77777777" w:rsidR="003E51AB" w:rsidRPr="009537ED" w:rsidRDefault="003E51AB" w:rsidP="003E51AB">
      <w:pPr>
        <w:pStyle w:val="TdocHeader2"/>
        <w:jc w:val="left"/>
        <w:rPr>
          <w:rFonts w:ascii="Times New Roman" w:hAnsi="Times New Roman"/>
          <w:sz w:val="20"/>
        </w:rPr>
      </w:pPr>
    </w:p>
    <w:p w14:paraId="5A3354CE" w14:textId="6E63F8E1"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Title:</w:t>
      </w:r>
      <w:bookmarkStart w:id="1" w:name="Title"/>
      <w:bookmarkEnd w:id="1"/>
      <w:r w:rsidRPr="009537ED">
        <w:rPr>
          <w:rFonts w:ascii="Times New Roman" w:hAnsi="Times New Roman"/>
          <w:sz w:val="20"/>
        </w:rPr>
        <w:tab/>
      </w:r>
      <w:r w:rsidR="00772784">
        <w:rPr>
          <w:rFonts w:ascii="Times New Roman" w:hAnsi="Times New Roman"/>
          <w:sz w:val="20"/>
        </w:rPr>
        <w:t>Final</w:t>
      </w:r>
      <w:r w:rsidR="00AB7397" w:rsidRPr="009537ED">
        <w:rPr>
          <w:rFonts w:ascii="Times New Roman" w:hAnsi="Times New Roman"/>
          <w:sz w:val="20"/>
        </w:rPr>
        <w:t xml:space="preserve"> </w:t>
      </w:r>
      <w:r w:rsidRPr="009537ED">
        <w:rPr>
          <w:rFonts w:ascii="Times New Roman" w:hAnsi="Times New Roman"/>
          <w:sz w:val="20"/>
        </w:rPr>
        <w:t>Report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3GPP</w:t>
      </w:r>
      <w:r w:rsidR="00233210" w:rsidRPr="009537ED">
        <w:rPr>
          <w:rFonts w:ascii="Times New Roman" w:hAnsi="Times New Roman"/>
          <w:sz w:val="20"/>
        </w:rPr>
        <w:t xml:space="preserve"> </w:t>
      </w:r>
      <w:r w:rsidRPr="009537ED">
        <w:rPr>
          <w:rFonts w:ascii="Times New Roman" w:hAnsi="Times New Roman"/>
          <w:sz w:val="20"/>
        </w:rPr>
        <w:t>TSG</w:t>
      </w:r>
      <w:r w:rsidR="00233210" w:rsidRPr="009537ED">
        <w:rPr>
          <w:rFonts w:ascii="Times New Roman" w:hAnsi="Times New Roman"/>
          <w:sz w:val="20"/>
        </w:rPr>
        <w:t xml:space="preserve"> </w:t>
      </w:r>
      <w:r w:rsidRPr="009537ED">
        <w:rPr>
          <w:rFonts w:ascii="Times New Roman" w:hAnsi="Times New Roman"/>
          <w:sz w:val="20"/>
        </w:rPr>
        <w:t>RAN</w:t>
      </w:r>
      <w:r w:rsidR="00233210" w:rsidRPr="009537ED">
        <w:rPr>
          <w:rFonts w:ascii="Times New Roman" w:hAnsi="Times New Roman"/>
          <w:sz w:val="20"/>
        </w:rPr>
        <w:t xml:space="preserve"> </w:t>
      </w:r>
      <w:r w:rsidRPr="009537ED">
        <w:rPr>
          <w:rFonts w:ascii="Times New Roman" w:hAnsi="Times New Roman"/>
          <w:sz w:val="20"/>
        </w:rPr>
        <w:t>WG1</w:t>
      </w:r>
      <w:r w:rsidR="00233210" w:rsidRPr="009537ED">
        <w:rPr>
          <w:rFonts w:ascii="Times New Roman" w:hAnsi="Times New Roman"/>
          <w:sz w:val="20"/>
        </w:rPr>
        <w:t xml:space="preserve"> </w:t>
      </w:r>
      <w:r w:rsidR="009737FC">
        <w:rPr>
          <w:rFonts w:ascii="Times New Roman" w:hAnsi="Times New Roman"/>
          <w:sz w:val="20"/>
        </w:rPr>
        <w:t>#12</w:t>
      </w:r>
      <w:r w:rsidR="0001438B">
        <w:rPr>
          <w:rFonts w:ascii="Times New Roman" w:hAnsi="Times New Roman"/>
          <w:sz w:val="20"/>
        </w:rPr>
        <w:t>2</w:t>
      </w:r>
      <w:r w:rsidR="00367958">
        <w:rPr>
          <w:rFonts w:ascii="Times New Roman" w:hAnsi="Times New Roman"/>
          <w:sz w:val="20"/>
        </w:rPr>
        <w:t>-</w:t>
      </w:r>
      <w:r w:rsidR="006E4971">
        <w:rPr>
          <w:rFonts w:ascii="Times New Roman" w:hAnsi="Times New Roman"/>
          <w:sz w:val="20"/>
        </w:rPr>
        <w:t>bis</w:t>
      </w:r>
      <w:r w:rsidR="00233210" w:rsidRPr="009537ED">
        <w:rPr>
          <w:rFonts w:ascii="Times New Roman" w:hAnsi="Times New Roman"/>
          <w:sz w:val="20"/>
        </w:rPr>
        <w:t xml:space="preserve"> </w:t>
      </w:r>
      <w:r w:rsidRPr="009537ED">
        <w:rPr>
          <w:rFonts w:ascii="Times New Roman" w:hAnsi="Times New Roman"/>
          <w:sz w:val="20"/>
        </w:rPr>
        <w:t>v</w:t>
      </w:r>
      <w:r w:rsidR="00772784">
        <w:rPr>
          <w:rFonts w:ascii="Times New Roman" w:hAnsi="Times New Roman"/>
          <w:sz w:val="20"/>
        </w:rPr>
        <w:t>1.0</w:t>
      </w:r>
      <w:r w:rsidR="002A09C4">
        <w:rPr>
          <w:rFonts w:ascii="Times New Roman" w:hAnsi="Times New Roman"/>
          <w:sz w:val="20"/>
        </w:rPr>
        <w:t>.0</w:t>
      </w:r>
    </w:p>
    <w:p w14:paraId="7E494703" w14:textId="59CFA1B7"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ab/>
        <w:t>(</w:t>
      </w:r>
      <w:r w:rsidR="006E4971">
        <w:rPr>
          <w:rFonts w:ascii="Times New Roman" w:hAnsi="Times New Roman"/>
          <w:sz w:val="20"/>
        </w:rPr>
        <w:t>Prague</w:t>
      </w:r>
      <w:r w:rsidR="0001438B" w:rsidRPr="0001438B">
        <w:rPr>
          <w:rFonts w:ascii="Times New Roman" w:hAnsi="Times New Roman"/>
          <w:sz w:val="20"/>
        </w:rPr>
        <w:t xml:space="preserve">, </w:t>
      </w:r>
      <w:r w:rsidR="006E4971">
        <w:rPr>
          <w:rFonts w:ascii="Times New Roman" w:hAnsi="Times New Roman"/>
          <w:sz w:val="20"/>
        </w:rPr>
        <w:t>CZ</w:t>
      </w:r>
      <w:r w:rsidR="0001438B" w:rsidRPr="0001438B">
        <w:rPr>
          <w:rFonts w:ascii="Times New Roman" w:hAnsi="Times New Roman"/>
          <w:sz w:val="20"/>
        </w:rPr>
        <w:t xml:space="preserve">, </w:t>
      </w:r>
      <w:r w:rsidR="006E4971">
        <w:rPr>
          <w:rFonts w:ascii="Times New Roman" w:hAnsi="Times New Roman"/>
          <w:sz w:val="20"/>
        </w:rPr>
        <w:t>October</w:t>
      </w:r>
      <w:r w:rsidR="0001438B" w:rsidRPr="0001438B">
        <w:rPr>
          <w:rFonts w:ascii="Times New Roman" w:hAnsi="Times New Roman"/>
          <w:sz w:val="20"/>
        </w:rPr>
        <w:t xml:space="preserve"> </w:t>
      </w:r>
      <w:r w:rsidR="006E4971">
        <w:rPr>
          <w:rFonts w:ascii="Times New Roman" w:hAnsi="Times New Roman"/>
          <w:sz w:val="20"/>
        </w:rPr>
        <w:t>13</w:t>
      </w:r>
      <w:r w:rsidR="0001438B" w:rsidRPr="0001438B">
        <w:rPr>
          <w:rFonts w:ascii="Times New Roman" w:hAnsi="Times New Roman"/>
          <w:sz w:val="20"/>
        </w:rPr>
        <w:t xml:space="preserve">th – </w:t>
      </w:r>
      <w:r w:rsidR="006E4971">
        <w:rPr>
          <w:rFonts w:ascii="Times New Roman" w:hAnsi="Times New Roman"/>
          <w:sz w:val="20"/>
        </w:rPr>
        <w:t>17</w:t>
      </w:r>
      <w:r w:rsidR="0001438B" w:rsidRPr="0001438B">
        <w:rPr>
          <w:rFonts w:ascii="Times New Roman" w:hAnsi="Times New Roman"/>
          <w:sz w:val="20"/>
        </w:rPr>
        <w:t>th, 2025</w:t>
      </w:r>
      <w:r w:rsidRPr="009537ED">
        <w:rPr>
          <w:rFonts w:ascii="Times New Roman" w:hAnsi="Times New Roman"/>
          <w:sz w:val="20"/>
        </w:rPr>
        <w:t>)</w:t>
      </w:r>
    </w:p>
    <w:p w14:paraId="5C3638AC" w14:textId="77777777" w:rsidR="003E51AB" w:rsidRPr="009537ED" w:rsidRDefault="003E51AB" w:rsidP="003E51AB">
      <w:pPr>
        <w:pStyle w:val="TdocHeader2"/>
        <w:jc w:val="left"/>
        <w:rPr>
          <w:rFonts w:ascii="Times New Roman" w:hAnsi="Times New Roman"/>
          <w:sz w:val="20"/>
        </w:rPr>
      </w:pPr>
    </w:p>
    <w:p w14:paraId="2728FE9F" w14:textId="5560C98C"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Document</w:t>
      </w:r>
      <w:r w:rsidR="00233210" w:rsidRPr="009537ED">
        <w:rPr>
          <w:rFonts w:ascii="Times New Roman" w:hAnsi="Times New Roman"/>
          <w:sz w:val="20"/>
        </w:rPr>
        <w:t xml:space="preserve"> </w:t>
      </w:r>
      <w:r w:rsidRPr="009537ED">
        <w:rPr>
          <w:rFonts w:ascii="Times New Roman" w:hAnsi="Times New Roman"/>
          <w:sz w:val="20"/>
        </w:rPr>
        <w:t>for:</w:t>
      </w:r>
      <w:r w:rsidRPr="009537ED">
        <w:rPr>
          <w:rFonts w:ascii="Times New Roman" w:hAnsi="Times New Roman"/>
          <w:sz w:val="20"/>
        </w:rPr>
        <w:tab/>
      </w:r>
      <w:bookmarkStart w:id="2" w:name="DocumentFor"/>
      <w:bookmarkEnd w:id="2"/>
      <w:r w:rsidR="00772784">
        <w:rPr>
          <w:rFonts w:ascii="Times New Roman" w:hAnsi="Times New Roman"/>
          <w:sz w:val="20"/>
        </w:rPr>
        <w:t>Approval</w:t>
      </w:r>
    </w:p>
    <w:p w14:paraId="73344C14" w14:textId="77777777" w:rsidR="00C00EAF" w:rsidRPr="009537ED" w:rsidRDefault="00C00EAF" w:rsidP="009643F7">
      <w:pPr>
        <w:pStyle w:val="TdocHeader2"/>
        <w:jc w:val="left"/>
        <w:rPr>
          <w:rFonts w:ascii="Times New Roman" w:hAnsi="Times New Roman"/>
          <w:b w:val="0"/>
          <w:sz w:val="20"/>
        </w:rPr>
      </w:pPr>
    </w:p>
    <w:p w14:paraId="5BB7F136" w14:textId="77777777" w:rsidR="003126B8" w:rsidRPr="009537ED" w:rsidRDefault="003126B8" w:rsidP="009643F7">
      <w:pPr>
        <w:pBdr>
          <w:bottom w:val="single" w:sz="12" w:space="1" w:color="auto"/>
        </w:pBdr>
        <w:rPr>
          <w:bCs/>
        </w:rPr>
      </w:pPr>
    </w:p>
    <w:p w14:paraId="6445C93B" w14:textId="77777777" w:rsidR="00666408" w:rsidRPr="009537ED" w:rsidRDefault="00666408" w:rsidP="009643F7">
      <w:pPr>
        <w:tabs>
          <w:tab w:val="left" w:pos="1985"/>
        </w:tabs>
        <w:ind w:left="357" w:hanging="357"/>
      </w:pPr>
    </w:p>
    <w:p w14:paraId="6445D4D7" w14:textId="77777777" w:rsidR="00666408" w:rsidRPr="009537ED" w:rsidRDefault="00C91E0B" w:rsidP="009643F7">
      <w:r w:rsidRPr="009537ED">
        <w:rPr>
          <w:noProof/>
          <w:highlight w:val="yellow"/>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9537ED" w:rsidRDefault="00666408" w:rsidP="009643F7"/>
    <w:p w14:paraId="24951B3A" w14:textId="23A5C663" w:rsidR="00666408" w:rsidRPr="009537ED" w:rsidRDefault="00666408" w:rsidP="009643F7">
      <w:pPr>
        <w:pBdr>
          <w:bottom w:val="single" w:sz="12" w:space="1" w:color="auto"/>
        </w:pBdr>
        <w:rPr>
          <w:b/>
        </w:rPr>
      </w:pPr>
      <w:r w:rsidRPr="009537ED">
        <w:rPr>
          <w:b/>
        </w:rPr>
        <w:br w:type="page"/>
      </w:r>
      <w:r w:rsidRPr="009537ED">
        <w:rPr>
          <w:b/>
        </w:rPr>
        <w:lastRenderedPageBreak/>
        <w:t>Table</w:t>
      </w:r>
      <w:r w:rsidR="00233210" w:rsidRPr="009537ED">
        <w:rPr>
          <w:b/>
        </w:rPr>
        <w:t xml:space="preserve"> </w:t>
      </w:r>
      <w:r w:rsidRPr="009537ED">
        <w:rPr>
          <w:b/>
        </w:rPr>
        <w:t>of</w:t>
      </w:r>
      <w:r w:rsidR="00233210" w:rsidRPr="009537ED">
        <w:rPr>
          <w:b/>
        </w:rPr>
        <w:t xml:space="preserve"> </w:t>
      </w:r>
      <w:r w:rsidRPr="009537ED">
        <w:rPr>
          <w:b/>
        </w:rPr>
        <w:t>contents</w:t>
      </w:r>
    </w:p>
    <w:p w14:paraId="07424DB3" w14:textId="77777777" w:rsidR="00666408" w:rsidRPr="009537ED" w:rsidRDefault="00666408" w:rsidP="009643F7"/>
    <w:p w14:paraId="294D1CFC" w14:textId="3CB33ABE" w:rsidR="0015248A" w:rsidRDefault="0015248A">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"1-5" \h \z \u </w:instrText>
      </w:r>
      <w:r>
        <w:fldChar w:fldCharType="separate"/>
      </w:r>
      <w:hyperlink w:anchor="_Toc211862486" w:history="1">
        <w:r w:rsidRPr="00DD0655">
          <w:rPr>
            <w:rStyle w:val="Hyperlink"/>
            <w:rFonts w:eastAsia="DengXian"/>
          </w:rPr>
          <w:t>1.</w:t>
        </w:r>
        <w:r>
          <w:rPr>
            <w:rFonts w:asciiTheme="minorHAnsi" w:eastAsiaTheme="minorEastAsia" w:hAnsiTheme="minorHAnsi" w:cstheme="minorBidi"/>
            <w:kern w:val="2"/>
            <w:sz w:val="24"/>
            <w:szCs w:val="24"/>
            <w14:ligatures w14:val="standardContextual"/>
          </w:rPr>
          <w:tab/>
        </w:r>
        <w:r w:rsidRPr="00DD0655">
          <w:rPr>
            <w:rStyle w:val="Hyperlink"/>
          </w:rPr>
          <w:t>Opening of the meeting (Day 1: 9:00 am)</w:t>
        </w:r>
        <w:r>
          <w:rPr>
            <w:webHidden/>
          </w:rPr>
          <w:tab/>
        </w:r>
        <w:r>
          <w:rPr>
            <w:webHidden/>
          </w:rPr>
          <w:fldChar w:fldCharType="begin"/>
        </w:r>
        <w:r>
          <w:rPr>
            <w:webHidden/>
          </w:rPr>
          <w:instrText xml:space="preserve"> PAGEREF _Toc211862486 \h </w:instrText>
        </w:r>
        <w:r>
          <w:rPr>
            <w:webHidden/>
          </w:rPr>
        </w:r>
        <w:r>
          <w:rPr>
            <w:webHidden/>
          </w:rPr>
          <w:fldChar w:fldCharType="separate"/>
        </w:r>
        <w:r>
          <w:rPr>
            <w:webHidden/>
          </w:rPr>
          <w:t>5</w:t>
        </w:r>
        <w:r>
          <w:rPr>
            <w:webHidden/>
          </w:rPr>
          <w:fldChar w:fldCharType="end"/>
        </w:r>
      </w:hyperlink>
    </w:p>
    <w:p w14:paraId="0E5DC32C" w14:textId="251229C0" w:rsidR="0015248A" w:rsidRDefault="0015248A">
      <w:pPr>
        <w:pStyle w:val="TOC2"/>
        <w:rPr>
          <w:rFonts w:asciiTheme="minorHAnsi" w:eastAsiaTheme="minorEastAsia" w:hAnsiTheme="minorHAnsi" w:cstheme="minorBidi"/>
          <w:kern w:val="2"/>
          <w:sz w:val="24"/>
          <w:szCs w:val="24"/>
          <w14:ligatures w14:val="standardContextual"/>
        </w:rPr>
      </w:pPr>
      <w:hyperlink w:anchor="_Toc211862487" w:history="1">
        <w:r w:rsidRPr="00DD0655">
          <w:rPr>
            <w:rStyle w:val="Hyperlink"/>
          </w:rPr>
          <w:t>1.1</w:t>
        </w:r>
        <w:r>
          <w:rPr>
            <w:rFonts w:asciiTheme="minorHAnsi" w:eastAsiaTheme="minorEastAsia" w:hAnsiTheme="minorHAnsi" w:cstheme="minorBidi"/>
            <w:kern w:val="2"/>
            <w:sz w:val="24"/>
            <w:szCs w:val="24"/>
            <w14:ligatures w14:val="standardContextual"/>
          </w:rPr>
          <w:tab/>
        </w:r>
        <w:r w:rsidRPr="00DD0655">
          <w:rPr>
            <w:rStyle w:val="Hyperlink"/>
          </w:rPr>
          <w:t>Call for IPR</w:t>
        </w:r>
        <w:r>
          <w:rPr>
            <w:webHidden/>
          </w:rPr>
          <w:tab/>
        </w:r>
        <w:r>
          <w:rPr>
            <w:webHidden/>
          </w:rPr>
          <w:fldChar w:fldCharType="begin"/>
        </w:r>
        <w:r>
          <w:rPr>
            <w:webHidden/>
          </w:rPr>
          <w:instrText xml:space="preserve"> PAGEREF _Toc211862487 \h </w:instrText>
        </w:r>
        <w:r>
          <w:rPr>
            <w:webHidden/>
          </w:rPr>
        </w:r>
        <w:r>
          <w:rPr>
            <w:webHidden/>
          </w:rPr>
          <w:fldChar w:fldCharType="separate"/>
        </w:r>
        <w:r>
          <w:rPr>
            <w:webHidden/>
          </w:rPr>
          <w:t>5</w:t>
        </w:r>
        <w:r>
          <w:rPr>
            <w:webHidden/>
          </w:rPr>
          <w:fldChar w:fldCharType="end"/>
        </w:r>
      </w:hyperlink>
    </w:p>
    <w:p w14:paraId="3E15175F" w14:textId="042B192E" w:rsidR="0015248A" w:rsidRDefault="0015248A">
      <w:pPr>
        <w:pStyle w:val="TOC2"/>
        <w:rPr>
          <w:rFonts w:asciiTheme="minorHAnsi" w:eastAsiaTheme="minorEastAsia" w:hAnsiTheme="minorHAnsi" w:cstheme="minorBidi"/>
          <w:kern w:val="2"/>
          <w:sz w:val="24"/>
          <w:szCs w:val="24"/>
          <w14:ligatures w14:val="standardContextual"/>
        </w:rPr>
      </w:pPr>
      <w:hyperlink w:anchor="_Toc211862488" w:history="1">
        <w:r w:rsidRPr="00DD0655">
          <w:rPr>
            <w:rStyle w:val="Hyperlink"/>
            <w:rFonts w:eastAsia="DengXian"/>
          </w:rPr>
          <w:t>1.2</w:t>
        </w:r>
        <w:r>
          <w:rPr>
            <w:rFonts w:asciiTheme="minorHAnsi" w:eastAsiaTheme="minorEastAsia" w:hAnsiTheme="minorHAnsi" w:cstheme="minorBidi"/>
            <w:kern w:val="2"/>
            <w:sz w:val="24"/>
            <w:szCs w:val="24"/>
            <w14:ligatures w14:val="standardContextual"/>
          </w:rPr>
          <w:tab/>
        </w:r>
        <w:r w:rsidRPr="00DD0655">
          <w:rPr>
            <w:rStyle w:val="Hyperlink"/>
          </w:rPr>
          <w:t>Competition Law Statement</w:t>
        </w:r>
        <w:r>
          <w:rPr>
            <w:webHidden/>
          </w:rPr>
          <w:tab/>
        </w:r>
        <w:r>
          <w:rPr>
            <w:webHidden/>
          </w:rPr>
          <w:fldChar w:fldCharType="begin"/>
        </w:r>
        <w:r>
          <w:rPr>
            <w:webHidden/>
          </w:rPr>
          <w:instrText xml:space="preserve"> PAGEREF _Toc211862488 \h </w:instrText>
        </w:r>
        <w:r>
          <w:rPr>
            <w:webHidden/>
          </w:rPr>
        </w:r>
        <w:r>
          <w:rPr>
            <w:webHidden/>
          </w:rPr>
          <w:fldChar w:fldCharType="separate"/>
        </w:r>
        <w:r>
          <w:rPr>
            <w:webHidden/>
          </w:rPr>
          <w:t>5</w:t>
        </w:r>
        <w:r>
          <w:rPr>
            <w:webHidden/>
          </w:rPr>
          <w:fldChar w:fldCharType="end"/>
        </w:r>
      </w:hyperlink>
    </w:p>
    <w:p w14:paraId="4A2E6DAE" w14:textId="3DB93C42" w:rsidR="0015248A" w:rsidRDefault="0015248A">
      <w:pPr>
        <w:pStyle w:val="TOC2"/>
        <w:rPr>
          <w:rFonts w:asciiTheme="minorHAnsi" w:eastAsiaTheme="minorEastAsia" w:hAnsiTheme="minorHAnsi" w:cstheme="minorBidi"/>
          <w:kern w:val="2"/>
          <w:sz w:val="24"/>
          <w:szCs w:val="24"/>
          <w14:ligatures w14:val="standardContextual"/>
        </w:rPr>
      </w:pPr>
      <w:hyperlink w:anchor="_Toc211862489" w:history="1">
        <w:r w:rsidRPr="00DD0655">
          <w:rPr>
            <w:rStyle w:val="Hyperlink"/>
            <w:rFonts w:eastAsia="DengXian"/>
          </w:rPr>
          <w:t>1.3</w:t>
        </w:r>
        <w:r>
          <w:rPr>
            <w:rFonts w:asciiTheme="minorHAnsi" w:eastAsiaTheme="minorEastAsia" w:hAnsiTheme="minorHAnsi" w:cstheme="minorBidi"/>
            <w:kern w:val="2"/>
            <w:sz w:val="24"/>
            <w:szCs w:val="24"/>
            <w14:ligatures w14:val="standardContextual"/>
          </w:rPr>
          <w:tab/>
        </w:r>
        <w:r w:rsidRPr="00DD0655">
          <w:rPr>
            <w:rStyle w:val="Hyperlink"/>
          </w:rPr>
          <w:t>Network Usage Conditions</w:t>
        </w:r>
        <w:r>
          <w:rPr>
            <w:webHidden/>
          </w:rPr>
          <w:tab/>
        </w:r>
        <w:r>
          <w:rPr>
            <w:webHidden/>
          </w:rPr>
          <w:fldChar w:fldCharType="begin"/>
        </w:r>
        <w:r>
          <w:rPr>
            <w:webHidden/>
          </w:rPr>
          <w:instrText xml:space="preserve"> PAGEREF _Toc211862489 \h </w:instrText>
        </w:r>
        <w:r>
          <w:rPr>
            <w:webHidden/>
          </w:rPr>
        </w:r>
        <w:r>
          <w:rPr>
            <w:webHidden/>
          </w:rPr>
          <w:fldChar w:fldCharType="separate"/>
        </w:r>
        <w:r>
          <w:rPr>
            <w:webHidden/>
          </w:rPr>
          <w:t>5</w:t>
        </w:r>
        <w:r>
          <w:rPr>
            <w:webHidden/>
          </w:rPr>
          <w:fldChar w:fldCharType="end"/>
        </w:r>
      </w:hyperlink>
    </w:p>
    <w:p w14:paraId="723281B4" w14:textId="0019D972" w:rsidR="0015248A" w:rsidRDefault="0015248A">
      <w:pPr>
        <w:pStyle w:val="TOC2"/>
        <w:rPr>
          <w:rFonts w:asciiTheme="minorHAnsi" w:eastAsiaTheme="minorEastAsia" w:hAnsiTheme="minorHAnsi" w:cstheme="minorBidi"/>
          <w:kern w:val="2"/>
          <w:sz w:val="24"/>
          <w:szCs w:val="24"/>
          <w14:ligatures w14:val="standardContextual"/>
        </w:rPr>
      </w:pPr>
      <w:hyperlink w:anchor="_Toc211862490" w:history="1">
        <w:r w:rsidRPr="00DD0655">
          <w:rPr>
            <w:rStyle w:val="Hyperlink"/>
            <w:rFonts w:eastAsia="DengXian"/>
          </w:rPr>
          <w:t>1.4</w:t>
        </w:r>
        <w:r>
          <w:rPr>
            <w:rFonts w:asciiTheme="minorHAnsi" w:eastAsiaTheme="minorEastAsia" w:hAnsiTheme="minorHAnsi" w:cstheme="minorBidi"/>
            <w:kern w:val="2"/>
            <w:sz w:val="24"/>
            <w:szCs w:val="24"/>
            <w14:ligatures w14:val="standardContextual"/>
          </w:rPr>
          <w:tab/>
        </w:r>
        <w:r w:rsidRPr="00DD0655">
          <w:rPr>
            <w:rStyle w:val="Hyperlink"/>
          </w:rPr>
          <w:t>Consensus Principles Reminder</w:t>
        </w:r>
        <w:r>
          <w:rPr>
            <w:webHidden/>
          </w:rPr>
          <w:tab/>
        </w:r>
        <w:r>
          <w:rPr>
            <w:webHidden/>
          </w:rPr>
          <w:fldChar w:fldCharType="begin"/>
        </w:r>
        <w:r>
          <w:rPr>
            <w:webHidden/>
          </w:rPr>
          <w:instrText xml:space="preserve"> PAGEREF _Toc211862490 \h </w:instrText>
        </w:r>
        <w:r>
          <w:rPr>
            <w:webHidden/>
          </w:rPr>
        </w:r>
        <w:r>
          <w:rPr>
            <w:webHidden/>
          </w:rPr>
          <w:fldChar w:fldCharType="separate"/>
        </w:r>
        <w:r>
          <w:rPr>
            <w:webHidden/>
          </w:rPr>
          <w:t>6</w:t>
        </w:r>
        <w:r>
          <w:rPr>
            <w:webHidden/>
          </w:rPr>
          <w:fldChar w:fldCharType="end"/>
        </w:r>
      </w:hyperlink>
    </w:p>
    <w:p w14:paraId="16A6B9E6" w14:textId="634BBDE5" w:rsidR="0015248A" w:rsidRDefault="0015248A">
      <w:pPr>
        <w:pStyle w:val="TOC2"/>
        <w:rPr>
          <w:rFonts w:asciiTheme="minorHAnsi" w:eastAsiaTheme="minorEastAsia" w:hAnsiTheme="minorHAnsi" w:cstheme="minorBidi"/>
          <w:kern w:val="2"/>
          <w:sz w:val="24"/>
          <w:szCs w:val="24"/>
          <w14:ligatures w14:val="standardContextual"/>
        </w:rPr>
      </w:pPr>
      <w:hyperlink w:anchor="_Toc211862491" w:history="1">
        <w:r w:rsidRPr="00DD0655">
          <w:rPr>
            <w:rStyle w:val="Hyperlink"/>
            <w:rFonts w:eastAsia="DengXian"/>
          </w:rPr>
          <w:t>1.5</w:t>
        </w:r>
        <w:r>
          <w:rPr>
            <w:rFonts w:asciiTheme="minorHAnsi" w:eastAsiaTheme="minorEastAsia" w:hAnsiTheme="minorHAnsi" w:cstheme="minorBidi"/>
            <w:kern w:val="2"/>
            <w:sz w:val="24"/>
            <w:szCs w:val="24"/>
            <w14:ligatures w14:val="standardContextual"/>
          </w:rPr>
          <w:tab/>
        </w:r>
        <w:r w:rsidRPr="00DD0655">
          <w:rPr>
            <w:rStyle w:val="Hyperlink"/>
          </w:rPr>
          <w:t>Streamlined Standards</w:t>
        </w:r>
        <w:r>
          <w:rPr>
            <w:webHidden/>
          </w:rPr>
          <w:tab/>
        </w:r>
        <w:r>
          <w:rPr>
            <w:webHidden/>
          </w:rPr>
          <w:fldChar w:fldCharType="begin"/>
        </w:r>
        <w:r>
          <w:rPr>
            <w:webHidden/>
          </w:rPr>
          <w:instrText xml:space="preserve"> PAGEREF _Toc211862491 \h </w:instrText>
        </w:r>
        <w:r>
          <w:rPr>
            <w:webHidden/>
          </w:rPr>
        </w:r>
        <w:r>
          <w:rPr>
            <w:webHidden/>
          </w:rPr>
          <w:fldChar w:fldCharType="separate"/>
        </w:r>
        <w:r>
          <w:rPr>
            <w:webHidden/>
          </w:rPr>
          <w:t>6</w:t>
        </w:r>
        <w:r>
          <w:rPr>
            <w:webHidden/>
          </w:rPr>
          <w:fldChar w:fldCharType="end"/>
        </w:r>
      </w:hyperlink>
    </w:p>
    <w:p w14:paraId="1536686D" w14:textId="4624192F" w:rsidR="0015248A" w:rsidRDefault="0015248A">
      <w:pPr>
        <w:pStyle w:val="TOC2"/>
        <w:rPr>
          <w:rFonts w:asciiTheme="minorHAnsi" w:eastAsiaTheme="minorEastAsia" w:hAnsiTheme="minorHAnsi" w:cstheme="minorBidi"/>
          <w:kern w:val="2"/>
          <w:sz w:val="24"/>
          <w:szCs w:val="24"/>
          <w14:ligatures w14:val="standardContextual"/>
        </w:rPr>
      </w:pPr>
      <w:hyperlink w:anchor="_Toc211862492" w:history="1">
        <w:r w:rsidRPr="00DD0655">
          <w:rPr>
            <w:rStyle w:val="Hyperlink"/>
            <w:rFonts w:eastAsia="DengXian"/>
          </w:rPr>
          <w:t>1.6</w:t>
        </w:r>
        <w:r>
          <w:rPr>
            <w:rFonts w:asciiTheme="minorHAnsi" w:eastAsiaTheme="minorEastAsia" w:hAnsiTheme="minorHAnsi" w:cstheme="minorBidi"/>
            <w:kern w:val="2"/>
            <w:sz w:val="24"/>
            <w:szCs w:val="24"/>
            <w14:ligatures w14:val="standardContextual"/>
          </w:rPr>
          <w:tab/>
        </w:r>
        <w:r w:rsidRPr="00DD0655">
          <w:rPr>
            <w:rStyle w:val="Hyperlink"/>
          </w:rPr>
          <w:t>Check-in for Registered Delegates</w:t>
        </w:r>
        <w:r>
          <w:rPr>
            <w:webHidden/>
          </w:rPr>
          <w:tab/>
        </w:r>
        <w:r>
          <w:rPr>
            <w:webHidden/>
          </w:rPr>
          <w:fldChar w:fldCharType="begin"/>
        </w:r>
        <w:r>
          <w:rPr>
            <w:webHidden/>
          </w:rPr>
          <w:instrText xml:space="preserve"> PAGEREF _Toc211862492 \h </w:instrText>
        </w:r>
        <w:r>
          <w:rPr>
            <w:webHidden/>
          </w:rPr>
        </w:r>
        <w:r>
          <w:rPr>
            <w:webHidden/>
          </w:rPr>
          <w:fldChar w:fldCharType="separate"/>
        </w:r>
        <w:r>
          <w:rPr>
            <w:webHidden/>
          </w:rPr>
          <w:t>6</w:t>
        </w:r>
        <w:r>
          <w:rPr>
            <w:webHidden/>
          </w:rPr>
          <w:fldChar w:fldCharType="end"/>
        </w:r>
      </w:hyperlink>
    </w:p>
    <w:p w14:paraId="6350D617" w14:textId="3CFD63A7" w:rsidR="0015248A" w:rsidRDefault="0015248A">
      <w:pPr>
        <w:pStyle w:val="TOC2"/>
        <w:rPr>
          <w:rFonts w:asciiTheme="minorHAnsi" w:eastAsiaTheme="minorEastAsia" w:hAnsiTheme="minorHAnsi" w:cstheme="minorBidi"/>
          <w:kern w:val="2"/>
          <w:sz w:val="24"/>
          <w:szCs w:val="24"/>
          <w14:ligatures w14:val="standardContextual"/>
        </w:rPr>
      </w:pPr>
      <w:hyperlink w:anchor="_Toc211862493" w:history="1">
        <w:r w:rsidRPr="00DD0655">
          <w:rPr>
            <w:rStyle w:val="Hyperlink"/>
            <w:rFonts w:eastAsia="DengXian"/>
          </w:rPr>
          <w:t>1.7</w:t>
        </w:r>
        <w:r>
          <w:rPr>
            <w:rFonts w:asciiTheme="minorHAnsi" w:eastAsiaTheme="minorEastAsia" w:hAnsiTheme="minorHAnsi" w:cstheme="minorBidi"/>
            <w:kern w:val="2"/>
            <w:sz w:val="24"/>
            <w:szCs w:val="24"/>
            <w14:ligatures w14:val="standardContextual"/>
          </w:rPr>
          <w:tab/>
        </w:r>
        <w:r w:rsidRPr="00DD0655">
          <w:rPr>
            <w:rStyle w:val="Hyperlink"/>
          </w:rPr>
          <w:t>Recording of RAN1 Meeting</w:t>
        </w:r>
        <w:r>
          <w:rPr>
            <w:webHidden/>
          </w:rPr>
          <w:tab/>
        </w:r>
        <w:r>
          <w:rPr>
            <w:webHidden/>
          </w:rPr>
          <w:fldChar w:fldCharType="begin"/>
        </w:r>
        <w:r>
          <w:rPr>
            <w:webHidden/>
          </w:rPr>
          <w:instrText xml:space="preserve"> PAGEREF _Toc211862493 \h </w:instrText>
        </w:r>
        <w:r>
          <w:rPr>
            <w:webHidden/>
          </w:rPr>
        </w:r>
        <w:r>
          <w:rPr>
            <w:webHidden/>
          </w:rPr>
          <w:fldChar w:fldCharType="separate"/>
        </w:r>
        <w:r>
          <w:rPr>
            <w:webHidden/>
          </w:rPr>
          <w:t>6</w:t>
        </w:r>
        <w:r>
          <w:rPr>
            <w:webHidden/>
          </w:rPr>
          <w:fldChar w:fldCharType="end"/>
        </w:r>
      </w:hyperlink>
    </w:p>
    <w:p w14:paraId="2F322EE9" w14:textId="61C6F2A5" w:rsidR="0015248A" w:rsidRDefault="0015248A">
      <w:pPr>
        <w:pStyle w:val="TOC1"/>
        <w:rPr>
          <w:rFonts w:asciiTheme="minorHAnsi" w:eastAsiaTheme="minorEastAsia" w:hAnsiTheme="minorHAnsi" w:cstheme="minorBidi"/>
          <w:kern w:val="2"/>
          <w:sz w:val="24"/>
          <w:szCs w:val="24"/>
          <w14:ligatures w14:val="standardContextual"/>
        </w:rPr>
      </w:pPr>
      <w:hyperlink w:anchor="_Toc211862494" w:history="1">
        <w:r w:rsidRPr="00DD0655">
          <w:rPr>
            <w:rStyle w:val="Hyperlink"/>
            <w:rFonts w:eastAsia="DengXian"/>
            <w:lang w:eastAsia="zh-CN"/>
          </w:rPr>
          <w:t>2.</w:t>
        </w:r>
        <w:r>
          <w:rPr>
            <w:rFonts w:asciiTheme="minorHAnsi" w:eastAsiaTheme="minorEastAsia" w:hAnsiTheme="minorHAnsi" w:cstheme="minorBidi"/>
            <w:kern w:val="2"/>
            <w:sz w:val="24"/>
            <w:szCs w:val="24"/>
            <w14:ligatures w14:val="standardContextual"/>
          </w:rPr>
          <w:tab/>
        </w:r>
        <w:r w:rsidRPr="00DD0655">
          <w:rPr>
            <w:rStyle w:val="Hyperlink"/>
          </w:rPr>
          <w:t>Approval of Agenda</w:t>
        </w:r>
        <w:r>
          <w:rPr>
            <w:webHidden/>
          </w:rPr>
          <w:tab/>
        </w:r>
        <w:r>
          <w:rPr>
            <w:webHidden/>
          </w:rPr>
          <w:fldChar w:fldCharType="begin"/>
        </w:r>
        <w:r>
          <w:rPr>
            <w:webHidden/>
          </w:rPr>
          <w:instrText xml:space="preserve"> PAGEREF _Toc211862494 \h </w:instrText>
        </w:r>
        <w:r>
          <w:rPr>
            <w:webHidden/>
          </w:rPr>
        </w:r>
        <w:r>
          <w:rPr>
            <w:webHidden/>
          </w:rPr>
          <w:fldChar w:fldCharType="separate"/>
        </w:r>
        <w:r>
          <w:rPr>
            <w:webHidden/>
          </w:rPr>
          <w:t>6</w:t>
        </w:r>
        <w:r>
          <w:rPr>
            <w:webHidden/>
          </w:rPr>
          <w:fldChar w:fldCharType="end"/>
        </w:r>
      </w:hyperlink>
    </w:p>
    <w:p w14:paraId="333E7278" w14:textId="05A9B362" w:rsidR="0015248A" w:rsidRDefault="0015248A">
      <w:pPr>
        <w:pStyle w:val="TOC1"/>
        <w:rPr>
          <w:rFonts w:asciiTheme="minorHAnsi" w:eastAsiaTheme="minorEastAsia" w:hAnsiTheme="minorHAnsi" w:cstheme="minorBidi"/>
          <w:kern w:val="2"/>
          <w:sz w:val="24"/>
          <w:szCs w:val="24"/>
          <w14:ligatures w14:val="standardContextual"/>
        </w:rPr>
      </w:pPr>
      <w:hyperlink w:anchor="_Toc211862495" w:history="1">
        <w:r w:rsidRPr="00DD0655">
          <w:rPr>
            <w:rStyle w:val="Hyperlink"/>
            <w:rFonts w:eastAsia="DengXian"/>
            <w:lang w:eastAsia="zh-CN"/>
          </w:rPr>
          <w:t>3.</w:t>
        </w:r>
        <w:r>
          <w:rPr>
            <w:rFonts w:asciiTheme="minorHAnsi" w:eastAsiaTheme="minorEastAsia" w:hAnsiTheme="minorHAnsi" w:cstheme="minorBidi"/>
            <w:kern w:val="2"/>
            <w:sz w:val="24"/>
            <w:szCs w:val="24"/>
            <w14:ligatures w14:val="standardContextual"/>
          </w:rPr>
          <w:tab/>
        </w:r>
        <w:r w:rsidRPr="00DD0655">
          <w:rPr>
            <w:rStyle w:val="Hyperlink"/>
          </w:rPr>
          <w:t>Highlights from RAN plenary</w:t>
        </w:r>
        <w:r>
          <w:rPr>
            <w:webHidden/>
          </w:rPr>
          <w:tab/>
        </w:r>
        <w:r>
          <w:rPr>
            <w:webHidden/>
          </w:rPr>
          <w:fldChar w:fldCharType="begin"/>
        </w:r>
        <w:r>
          <w:rPr>
            <w:webHidden/>
          </w:rPr>
          <w:instrText xml:space="preserve"> PAGEREF _Toc211862495 \h </w:instrText>
        </w:r>
        <w:r>
          <w:rPr>
            <w:webHidden/>
          </w:rPr>
        </w:r>
        <w:r>
          <w:rPr>
            <w:webHidden/>
          </w:rPr>
          <w:fldChar w:fldCharType="separate"/>
        </w:r>
        <w:r>
          <w:rPr>
            <w:webHidden/>
          </w:rPr>
          <w:t>6</w:t>
        </w:r>
        <w:r>
          <w:rPr>
            <w:webHidden/>
          </w:rPr>
          <w:fldChar w:fldCharType="end"/>
        </w:r>
      </w:hyperlink>
    </w:p>
    <w:p w14:paraId="7DBA268E" w14:textId="656363E0" w:rsidR="0015248A" w:rsidRDefault="0015248A">
      <w:pPr>
        <w:pStyle w:val="TOC1"/>
        <w:rPr>
          <w:rFonts w:asciiTheme="minorHAnsi" w:eastAsiaTheme="minorEastAsia" w:hAnsiTheme="minorHAnsi" w:cstheme="minorBidi"/>
          <w:kern w:val="2"/>
          <w:sz w:val="24"/>
          <w:szCs w:val="24"/>
          <w14:ligatures w14:val="standardContextual"/>
        </w:rPr>
      </w:pPr>
      <w:hyperlink w:anchor="_Toc211862496" w:history="1">
        <w:r w:rsidRPr="00DD0655">
          <w:rPr>
            <w:rStyle w:val="Hyperlink"/>
            <w:rFonts w:eastAsia="DengXian"/>
            <w:lang w:eastAsia="zh-CN"/>
          </w:rPr>
          <w:t>4.</w:t>
        </w:r>
        <w:r>
          <w:rPr>
            <w:rFonts w:asciiTheme="minorHAnsi" w:eastAsiaTheme="minorEastAsia" w:hAnsiTheme="minorHAnsi" w:cstheme="minorBidi"/>
            <w:kern w:val="2"/>
            <w:sz w:val="24"/>
            <w:szCs w:val="24"/>
            <w14:ligatures w14:val="standardContextual"/>
          </w:rPr>
          <w:tab/>
        </w:r>
        <w:r w:rsidRPr="00DD0655">
          <w:rPr>
            <w:rStyle w:val="Hyperlink"/>
          </w:rPr>
          <w:t>Approval of Minutes from previous meetings</w:t>
        </w:r>
        <w:r>
          <w:rPr>
            <w:webHidden/>
          </w:rPr>
          <w:tab/>
        </w:r>
        <w:r>
          <w:rPr>
            <w:webHidden/>
          </w:rPr>
          <w:fldChar w:fldCharType="begin"/>
        </w:r>
        <w:r>
          <w:rPr>
            <w:webHidden/>
          </w:rPr>
          <w:instrText xml:space="preserve"> PAGEREF _Toc211862496 \h </w:instrText>
        </w:r>
        <w:r>
          <w:rPr>
            <w:webHidden/>
          </w:rPr>
        </w:r>
        <w:r>
          <w:rPr>
            <w:webHidden/>
          </w:rPr>
          <w:fldChar w:fldCharType="separate"/>
        </w:r>
        <w:r>
          <w:rPr>
            <w:webHidden/>
          </w:rPr>
          <w:t>7</w:t>
        </w:r>
        <w:r>
          <w:rPr>
            <w:webHidden/>
          </w:rPr>
          <w:fldChar w:fldCharType="end"/>
        </w:r>
      </w:hyperlink>
    </w:p>
    <w:p w14:paraId="696601EE" w14:textId="15411680" w:rsidR="0015248A" w:rsidRDefault="0015248A">
      <w:pPr>
        <w:pStyle w:val="TOC1"/>
        <w:rPr>
          <w:rFonts w:asciiTheme="minorHAnsi" w:eastAsiaTheme="minorEastAsia" w:hAnsiTheme="minorHAnsi" w:cstheme="minorBidi"/>
          <w:kern w:val="2"/>
          <w:sz w:val="24"/>
          <w:szCs w:val="24"/>
          <w14:ligatures w14:val="standardContextual"/>
        </w:rPr>
      </w:pPr>
      <w:hyperlink w:anchor="_Toc211862497" w:history="1">
        <w:r w:rsidRPr="00DD0655">
          <w:rPr>
            <w:rStyle w:val="Hyperlink"/>
            <w:rFonts w:eastAsia="DengXian"/>
            <w:lang w:eastAsia="zh-CN"/>
          </w:rPr>
          <w:t>5.</w:t>
        </w:r>
        <w:r>
          <w:rPr>
            <w:rFonts w:asciiTheme="minorHAnsi" w:eastAsiaTheme="minorEastAsia" w:hAnsiTheme="minorHAnsi" w:cstheme="minorBidi"/>
            <w:kern w:val="2"/>
            <w:sz w:val="24"/>
            <w:szCs w:val="24"/>
            <w14:ligatures w14:val="standardContextual"/>
          </w:rPr>
          <w:tab/>
        </w:r>
        <w:r w:rsidRPr="00DD0655">
          <w:rPr>
            <w:rStyle w:val="Hyperlink"/>
          </w:rPr>
          <w:t>Incoming Liaison Statements</w:t>
        </w:r>
        <w:r>
          <w:rPr>
            <w:webHidden/>
          </w:rPr>
          <w:tab/>
        </w:r>
        <w:r>
          <w:rPr>
            <w:webHidden/>
          </w:rPr>
          <w:fldChar w:fldCharType="begin"/>
        </w:r>
        <w:r>
          <w:rPr>
            <w:webHidden/>
          </w:rPr>
          <w:instrText xml:space="preserve"> PAGEREF _Toc211862497 \h </w:instrText>
        </w:r>
        <w:r>
          <w:rPr>
            <w:webHidden/>
          </w:rPr>
        </w:r>
        <w:r>
          <w:rPr>
            <w:webHidden/>
          </w:rPr>
          <w:fldChar w:fldCharType="separate"/>
        </w:r>
        <w:r>
          <w:rPr>
            <w:webHidden/>
          </w:rPr>
          <w:t>7</w:t>
        </w:r>
        <w:r>
          <w:rPr>
            <w:webHidden/>
          </w:rPr>
          <w:fldChar w:fldCharType="end"/>
        </w:r>
      </w:hyperlink>
    </w:p>
    <w:p w14:paraId="0964FA7B" w14:textId="028FF463" w:rsidR="0015248A" w:rsidRDefault="0015248A">
      <w:pPr>
        <w:pStyle w:val="TOC1"/>
        <w:rPr>
          <w:rFonts w:asciiTheme="minorHAnsi" w:eastAsiaTheme="minorEastAsia" w:hAnsiTheme="minorHAnsi" w:cstheme="minorBidi"/>
          <w:kern w:val="2"/>
          <w:sz w:val="24"/>
          <w:szCs w:val="24"/>
          <w14:ligatures w14:val="standardContextual"/>
        </w:rPr>
      </w:pPr>
      <w:hyperlink w:anchor="_Toc211862498" w:history="1">
        <w:r w:rsidRPr="00DD0655">
          <w:rPr>
            <w:rStyle w:val="Hyperlink"/>
            <w:rFonts w:eastAsia="DengXian"/>
          </w:rPr>
          <w:t>6.</w:t>
        </w:r>
        <w:r>
          <w:rPr>
            <w:rFonts w:asciiTheme="minorHAnsi" w:eastAsiaTheme="minorEastAsia" w:hAnsiTheme="minorHAnsi" w:cstheme="minorBidi"/>
            <w:kern w:val="2"/>
            <w:sz w:val="24"/>
            <w:szCs w:val="24"/>
            <w14:ligatures w14:val="standardContextual"/>
          </w:rPr>
          <w:tab/>
        </w:r>
        <w:r w:rsidRPr="00DD0655">
          <w:rPr>
            <w:rStyle w:val="Hyperlink"/>
          </w:rPr>
          <w:t>Pre-Rel-19 E-UTRA Maintenance</w:t>
        </w:r>
        <w:r>
          <w:rPr>
            <w:webHidden/>
          </w:rPr>
          <w:tab/>
        </w:r>
        <w:r>
          <w:rPr>
            <w:webHidden/>
          </w:rPr>
          <w:fldChar w:fldCharType="begin"/>
        </w:r>
        <w:r>
          <w:rPr>
            <w:webHidden/>
          </w:rPr>
          <w:instrText xml:space="preserve"> PAGEREF _Toc211862498 \h </w:instrText>
        </w:r>
        <w:r>
          <w:rPr>
            <w:webHidden/>
          </w:rPr>
        </w:r>
        <w:r>
          <w:rPr>
            <w:webHidden/>
          </w:rPr>
          <w:fldChar w:fldCharType="separate"/>
        </w:r>
        <w:r>
          <w:rPr>
            <w:webHidden/>
          </w:rPr>
          <w:t>18</w:t>
        </w:r>
        <w:r>
          <w:rPr>
            <w:webHidden/>
          </w:rPr>
          <w:fldChar w:fldCharType="end"/>
        </w:r>
      </w:hyperlink>
    </w:p>
    <w:p w14:paraId="01E9ED32" w14:textId="5E333417" w:rsidR="0015248A" w:rsidRDefault="0015248A">
      <w:pPr>
        <w:pStyle w:val="TOC1"/>
        <w:rPr>
          <w:rFonts w:asciiTheme="minorHAnsi" w:eastAsiaTheme="minorEastAsia" w:hAnsiTheme="minorHAnsi" w:cstheme="minorBidi"/>
          <w:kern w:val="2"/>
          <w:sz w:val="24"/>
          <w:szCs w:val="24"/>
          <w14:ligatures w14:val="standardContextual"/>
        </w:rPr>
      </w:pPr>
      <w:hyperlink w:anchor="_Toc211862499" w:history="1">
        <w:r w:rsidRPr="00DD0655">
          <w:rPr>
            <w:rStyle w:val="Hyperlink"/>
            <w:rFonts w:eastAsia="DengXian"/>
          </w:rPr>
          <w:t>7.</w:t>
        </w:r>
        <w:r>
          <w:rPr>
            <w:rFonts w:asciiTheme="minorHAnsi" w:eastAsiaTheme="minorEastAsia" w:hAnsiTheme="minorHAnsi" w:cstheme="minorBidi"/>
            <w:kern w:val="2"/>
            <w:sz w:val="24"/>
            <w:szCs w:val="24"/>
            <w14:ligatures w14:val="standardContextual"/>
          </w:rPr>
          <w:tab/>
        </w:r>
        <w:r w:rsidRPr="00DD0655">
          <w:rPr>
            <w:rStyle w:val="Hyperlink"/>
          </w:rPr>
          <w:t>Pre-Rel-19 NR Maintenance</w:t>
        </w:r>
        <w:r>
          <w:rPr>
            <w:webHidden/>
          </w:rPr>
          <w:tab/>
        </w:r>
        <w:r>
          <w:rPr>
            <w:webHidden/>
          </w:rPr>
          <w:fldChar w:fldCharType="begin"/>
        </w:r>
        <w:r>
          <w:rPr>
            <w:webHidden/>
          </w:rPr>
          <w:instrText xml:space="preserve"> PAGEREF _Toc211862499 \h </w:instrText>
        </w:r>
        <w:r>
          <w:rPr>
            <w:webHidden/>
          </w:rPr>
        </w:r>
        <w:r>
          <w:rPr>
            <w:webHidden/>
          </w:rPr>
          <w:fldChar w:fldCharType="separate"/>
        </w:r>
        <w:r>
          <w:rPr>
            <w:webHidden/>
          </w:rPr>
          <w:t>19</w:t>
        </w:r>
        <w:r>
          <w:rPr>
            <w:webHidden/>
          </w:rPr>
          <w:fldChar w:fldCharType="end"/>
        </w:r>
      </w:hyperlink>
    </w:p>
    <w:p w14:paraId="063D4699" w14:textId="6DBBA7D0" w:rsidR="0015248A" w:rsidRDefault="0015248A">
      <w:pPr>
        <w:pStyle w:val="TOC1"/>
        <w:rPr>
          <w:rFonts w:asciiTheme="minorHAnsi" w:eastAsiaTheme="minorEastAsia" w:hAnsiTheme="minorHAnsi" w:cstheme="minorBidi"/>
          <w:kern w:val="2"/>
          <w:sz w:val="24"/>
          <w:szCs w:val="24"/>
          <w14:ligatures w14:val="standardContextual"/>
        </w:rPr>
      </w:pPr>
      <w:hyperlink w:anchor="_Toc211862500" w:history="1">
        <w:r w:rsidRPr="00DD0655">
          <w:rPr>
            <w:rStyle w:val="Hyperlink"/>
            <w:rFonts w:eastAsia="DengXian"/>
          </w:rPr>
          <w:t>8.</w:t>
        </w:r>
        <w:r>
          <w:rPr>
            <w:rFonts w:asciiTheme="minorHAnsi" w:eastAsiaTheme="minorEastAsia" w:hAnsiTheme="minorHAnsi" w:cstheme="minorBidi"/>
            <w:kern w:val="2"/>
            <w:sz w:val="24"/>
            <w:szCs w:val="24"/>
            <w14:ligatures w14:val="standardContextual"/>
          </w:rPr>
          <w:tab/>
        </w:r>
        <w:r w:rsidRPr="00DD0655">
          <w:rPr>
            <w:rStyle w:val="Hyperlink"/>
          </w:rPr>
          <w:t>Maintenance on Rel-19 NR and E-UTRA</w:t>
        </w:r>
        <w:r>
          <w:rPr>
            <w:webHidden/>
          </w:rPr>
          <w:tab/>
        </w:r>
        <w:r>
          <w:rPr>
            <w:webHidden/>
          </w:rPr>
          <w:fldChar w:fldCharType="begin"/>
        </w:r>
        <w:r>
          <w:rPr>
            <w:webHidden/>
          </w:rPr>
          <w:instrText xml:space="preserve"> PAGEREF _Toc211862500 \h </w:instrText>
        </w:r>
        <w:r>
          <w:rPr>
            <w:webHidden/>
          </w:rPr>
        </w:r>
        <w:r>
          <w:rPr>
            <w:webHidden/>
          </w:rPr>
          <w:fldChar w:fldCharType="separate"/>
        </w:r>
        <w:r>
          <w:rPr>
            <w:webHidden/>
          </w:rPr>
          <w:t>24</w:t>
        </w:r>
        <w:r>
          <w:rPr>
            <w:webHidden/>
          </w:rPr>
          <w:fldChar w:fldCharType="end"/>
        </w:r>
      </w:hyperlink>
    </w:p>
    <w:p w14:paraId="77CA0E3C" w14:textId="5EC0FB95" w:rsidR="0015248A" w:rsidRDefault="0015248A">
      <w:pPr>
        <w:pStyle w:val="TOC2"/>
        <w:rPr>
          <w:rFonts w:asciiTheme="minorHAnsi" w:eastAsiaTheme="minorEastAsia" w:hAnsiTheme="minorHAnsi" w:cstheme="minorBidi"/>
          <w:kern w:val="2"/>
          <w:sz w:val="24"/>
          <w:szCs w:val="24"/>
          <w14:ligatures w14:val="standardContextual"/>
        </w:rPr>
      </w:pPr>
      <w:hyperlink w:anchor="_Toc211862501" w:history="1">
        <w:r w:rsidRPr="00DD0655">
          <w:rPr>
            <w:rStyle w:val="Hyperlink"/>
            <w:rFonts w:eastAsia="DengXian"/>
            <w:lang w:eastAsia="zh-CN"/>
          </w:rPr>
          <w:t>8.1</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w:t>
        </w:r>
        <w:r w:rsidRPr="00DD0655">
          <w:rPr>
            <w:rStyle w:val="Hyperlink"/>
          </w:rPr>
          <w:t xml:space="preserve"> Artificial Intelligence (AI)/Machine Learning (ML) for NR Air Interface</w:t>
        </w:r>
        <w:r>
          <w:rPr>
            <w:webHidden/>
          </w:rPr>
          <w:tab/>
        </w:r>
        <w:r>
          <w:rPr>
            <w:webHidden/>
          </w:rPr>
          <w:fldChar w:fldCharType="begin"/>
        </w:r>
        <w:r>
          <w:rPr>
            <w:webHidden/>
          </w:rPr>
          <w:instrText xml:space="preserve"> PAGEREF _Toc211862501 \h </w:instrText>
        </w:r>
        <w:r>
          <w:rPr>
            <w:webHidden/>
          </w:rPr>
        </w:r>
        <w:r>
          <w:rPr>
            <w:webHidden/>
          </w:rPr>
          <w:fldChar w:fldCharType="separate"/>
        </w:r>
        <w:r>
          <w:rPr>
            <w:webHidden/>
          </w:rPr>
          <w:t>25</w:t>
        </w:r>
        <w:r>
          <w:rPr>
            <w:webHidden/>
          </w:rPr>
          <w:fldChar w:fldCharType="end"/>
        </w:r>
      </w:hyperlink>
    </w:p>
    <w:p w14:paraId="1D90FC8A" w14:textId="37F264B2" w:rsidR="0015248A" w:rsidRDefault="0015248A">
      <w:pPr>
        <w:pStyle w:val="TOC2"/>
        <w:rPr>
          <w:rFonts w:asciiTheme="minorHAnsi" w:eastAsiaTheme="minorEastAsia" w:hAnsiTheme="minorHAnsi" w:cstheme="minorBidi"/>
          <w:kern w:val="2"/>
          <w:sz w:val="24"/>
          <w:szCs w:val="24"/>
          <w14:ligatures w14:val="standardContextual"/>
        </w:rPr>
      </w:pPr>
      <w:hyperlink w:anchor="_Toc211862502" w:history="1">
        <w:r w:rsidRPr="00DD0655">
          <w:rPr>
            <w:rStyle w:val="Hyperlink"/>
            <w:rFonts w:eastAsia="DengXian"/>
            <w:lang w:eastAsia="zh-CN"/>
          </w:rPr>
          <w:t>8.2</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NR MIMO Phase 5</w:t>
        </w:r>
        <w:r>
          <w:rPr>
            <w:webHidden/>
          </w:rPr>
          <w:tab/>
        </w:r>
        <w:r>
          <w:rPr>
            <w:webHidden/>
          </w:rPr>
          <w:fldChar w:fldCharType="begin"/>
        </w:r>
        <w:r>
          <w:rPr>
            <w:webHidden/>
          </w:rPr>
          <w:instrText xml:space="preserve"> PAGEREF _Toc211862502 \h </w:instrText>
        </w:r>
        <w:r>
          <w:rPr>
            <w:webHidden/>
          </w:rPr>
        </w:r>
        <w:r>
          <w:rPr>
            <w:webHidden/>
          </w:rPr>
          <w:fldChar w:fldCharType="separate"/>
        </w:r>
        <w:r>
          <w:rPr>
            <w:webHidden/>
          </w:rPr>
          <w:t>35</w:t>
        </w:r>
        <w:r>
          <w:rPr>
            <w:webHidden/>
          </w:rPr>
          <w:fldChar w:fldCharType="end"/>
        </w:r>
      </w:hyperlink>
    </w:p>
    <w:p w14:paraId="5E35024A" w14:textId="0F4C7196" w:rsidR="0015248A" w:rsidRDefault="0015248A">
      <w:pPr>
        <w:pStyle w:val="TOC2"/>
        <w:rPr>
          <w:rFonts w:asciiTheme="minorHAnsi" w:eastAsiaTheme="minorEastAsia" w:hAnsiTheme="minorHAnsi" w:cstheme="minorBidi"/>
          <w:kern w:val="2"/>
          <w:sz w:val="24"/>
          <w:szCs w:val="24"/>
          <w14:ligatures w14:val="standardContextual"/>
        </w:rPr>
      </w:pPr>
      <w:hyperlink w:anchor="_Toc211862503" w:history="1">
        <w:r w:rsidRPr="00DD0655">
          <w:rPr>
            <w:rStyle w:val="Hyperlink"/>
            <w:rFonts w:eastAsia="DengXian"/>
            <w:lang w:eastAsia="zh-CN"/>
          </w:rPr>
          <w:t>8.3</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Evolution of NR duplex operation: Sub-band full duplex (SBFD)</w:t>
        </w:r>
        <w:r>
          <w:rPr>
            <w:webHidden/>
          </w:rPr>
          <w:tab/>
        </w:r>
        <w:r>
          <w:rPr>
            <w:webHidden/>
          </w:rPr>
          <w:fldChar w:fldCharType="begin"/>
        </w:r>
        <w:r>
          <w:rPr>
            <w:webHidden/>
          </w:rPr>
          <w:instrText xml:space="preserve"> PAGEREF _Toc211862503 \h </w:instrText>
        </w:r>
        <w:r>
          <w:rPr>
            <w:webHidden/>
          </w:rPr>
        </w:r>
        <w:r>
          <w:rPr>
            <w:webHidden/>
          </w:rPr>
          <w:fldChar w:fldCharType="separate"/>
        </w:r>
        <w:r>
          <w:rPr>
            <w:webHidden/>
          </w:rPr>
          <w:t>39</w:t>
        </w:r>
        <w:r>
          <w:rPr>
            <w:webHidden/>
          </w:rPr>
          <w:fldChar w:fldCharType="end"/>
        </w:r>
      </w:hyperlink>
    </w:p>
    <w:p w14:paraId="32A5A7A7" w14:textId="7CB34EA8" w:rsidR="0015248A" w:rsidRDefault="0015248A">
      <w:pPr>
        <w:pStyle w:val="TOC2"/>
        <w:rPr>
          <w:rFonts w:asciiTheme="minorHAnsi" w:eastAsiaTheme="minorEastAsia" w:hAnsiTheme="minorHAnsi" w:cstheme="minorBidi"/>
          <w:kern w:val="2"/>
          <w:sz w:val="24"/>
          <w:szCs w:val="24"/>
          <w14:ligatures w14:val="standardContextual"/>
        </w:rPr>
      </w:pPr>
      <w:hyperlink w:anchor="_Toc211862504" w:history="1">
        <w:r w:rsidRPr="00DD0655">
          <w:rPr>
            <w:rStyle w:val="Hyperlink"/>
            <w:rFonts w:eastAsia="DengXian"/>
            <w:lang w:eastAsia="zh-CN"/>
          </w:rPr>
          <w:t>8.4</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Solutions for Ambient IoT (Internet of Things) in NR</w:t>
        </w:r>
        <w:r>
          <w:rPr>
            <w:webHidden/>
          </w:rPr>
          <w:tab/>
        </w:r>
        <w:r>
          <w:rPr>
            <w:webHidden/>
          </w:rPr>
          <w:fldChar w:fldCharType="begin"/>
        </w:r>
        <w:r>
          <w:rPr>
            <w:webHidden/>
          </w:rPr>
          <w:instrText xml:space="preserve"> PAGEREF _Toc211862504 \h </w:instrText>
        </w:r>
        <w:r>
          <w:rPr>
            <w:webHidden/>
          </w:rPr>
        </w:r>
        <w:r>
          <w:rPr>
            <w:webHidden/>
          </w:rPr>
          <w:fldChar w:fldCharType="separate"/>
        </w:r>
        <w:r>
          <w:rPr>
            <w:webHidden/>
          </w:rPr>
          <w:t>48</w:t>
        </w:r>
        <w:r>
          <w:rPr>
            <w:webHidden/>
          </w:rPr>
          <w:fldChar w:fldCharType="end"/>
        </w:r>
      </w:hyperlink>
    </w:p>
    <w:p w14:paraId="181D722F" w14:textId="5EECAB8C" w:rsidR="0015248A" w:rsidRDefault="0015248A">
      <w:pPr>
        <w:pStyle w:val="TOC2"/>
        <w:rPr>
          <w:rFonts w:asciiTheme="minorHAnsi" w:eastAsiaTheme="minorEastAsia" w:hAnsiTheme="minorHAnsi" w:cstheme="minorBidi"/>
          <w:kern w:val="2"/>
          <w:sz w:val="24"/>
          <w:szCs w:val="24"/>
          <w14:ligatures w14:val="standardContextual"/>
        </w:rPr>
      </w:pPr>
      <w:hyperlink w:anchor="_Toc211862505" w:history="1">
        <w:r w:rsidRPr="00DD0655">
          <w:rPr>
            <w:rStyle w:val="Hyperlink"/>
            <w:rFonts w:eastAsia="DengXian"/>
            <w:lang w:eastAsia="zh-CN"/>
          </w:rPr>
          <w:t>8.5</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Enhancements of network energy savings for NR</w:t>
        </w:r>
        <w:r>
          <w:rPr>
            <w:webHidden/>
          </w:rPr>
          <w:tab/>
        </w:r>
        <w:r>
          <w:rPr>
            <w:webHidden/>
          </w:rPr>
          <w:fldChar w:fldCharType="begin"/>
        </w:r>
        <w:r>
          <w:rPr>
            <w:webHidden/>
          </w:rPr>
          <w:instrText xml:space="preserve"> PAGEREF _Toc211862505 \h </w:instrText>
        </w:r>
        <w:r>
          <w:rPr>
            <w:webHidden/>
          </w:rPr>
        </w:r>
        <w:r>
          <w:rPr>
            <w:webHidden/>
          </w:rPr>
          <w:fldChar w:fldCharType="separate"/>
        </w:r>
        <w:r>
          <w:rPr>
            <w:webHidden/>
          </w:rPr>
          <w:t>50</w:t>
        </w:r>
        <w:r>
          <w:rPr>
            <w:webHidden/>
          </w:rPr>
          <w:fldChar w:fldCharType="end"/>
        </w:r>
      </w:hyperlink>
    </w:p>
    <w:p w14:paraId="3CB2379C" w14:textId="0523F1D3" w:rsidR="0015248A" w:rsidRDefault="0015248A">
      <w:pPr>
        <w:pStyle w:val="TOC2"/>
        <w:rPr>
          <w:rFonts w:asciiTheme="minorHAnsi" w:eastAsiaTheme="minorEastAsia" w:hAnsiTheme="minorHAnsi" w:cstheme="minorBidi"/>
          <w:kern w:val="2"/>
          <w:sz w:val="24"/>
          <w:szCs w:val="24"/>
          <w14:ligatures w14:val="standardContextual"/>
        </w:rPr>
      </w:pPr>
      <w:hyperlink w:anchor="_Toc211862506" w:history="1">
        <w:r w:rsidRPr="00DD0655">
          <w:rPr>
            <w:rStyle w:val="Hyperlink"/>
            <w:rFonts w:eastAsia="DengXian"/>
            <w:lang w:eastAsia="zh-CN"/>
          </w:rPr>
          <w:t>8.6</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Low-power wake-up signal and receiver for NR (LP-WUS/WUR)</w:t>
        </w:r>
        <w:r>
          <w:rPr>
            <w:webHidden/>
          </w:rPr>
          <w:tab/>
        </w:r>
        <w:r>
          <w:rPr>
            <w:webHidden/>
          </w:rPr>
          <w:fldChar w:fldCharType="begin"/>
        </w:r>
        <w:r>
          <w:rPr>
            <w:webHidden/>
          </w:rPr>
          <w:instrText xml:space="preserve"> PAGEREF _Toc211862506 \h </w:instrText>
        </w:r>
        <w:r>
          <w:rPr>
            <w:webHidden/>
          </w:rPr>
        </w:r>
        <w:r>
          <w:rPr>
            <w:webHidden/>
          </w:rPr>
          <w:fldChar w:fldCharType="separate"/>
        </w:r>
        <w:r>
          <w:rPr>
            <w:webHidden/>
          </w:rPr>
          <w:t>53</w:t>
        </w:r>
        <w:r>
          <w:rPr>
            <w:webHidden/>
          </w:rPr>
          <w:fldChar w:fldCharType="end"/>
        </w:r>
      </w:hyperlink>
    </w:p>
    <w:p w14:paraId="1C0C40E7" w14:textId="06CE45C8" w:rsidR="0015248A" w:rsidRDefault="0015248A">
      <w:pPr>
        <w:pStyle w:val="TOC2"/>
        <w:rPr>
          <w:rFonts w:asciiTheme="minorHAnsi" w:eastAsiaTheme="minorEastAsia" w:hAnsiTheme="minorHAnsi" w:cstheme="minorBidi"/>
          <w:kern w:val="2"/>
          <w:sz w:val="24"/>
          <w:szCs w:val="24"/>
          <w14:ligatures w14:val="standardContextual"/>
        </w:rPr>
      </w:pPr>
      <w:hyperlink w:anchor="_Toc211862507" w:history="1">
        <w:r w:rsidRPr="00DD0655">
          <w:rPr>
            <w:rStyle w:val="Hyperlink"/>
            <w:rFonts w:eastAsia="DengXian"/>
            <w:lang w:eastAsia="zh-CN"/>
          </w:rPr>
          <w:t>8.7</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Non-Terrestrial Networks (NTN) for NR Phase 3, Internet of Things (IoT) Phase 3, and IoT-NTN TDD mode</w:t>
        </w:r>
        <w:r>
          <w:rPr>
            <w:webHidden/>
          </w:rPr>
          <w:tab/>
        </w:r>
        <w:r>
          <w:rPr>
            <w:webHidden/>
          </w:rPr>
          <w:fldChar w:fldCharType="begin"/>
        </w:r>
        <w:r>
          <w:rPr>
            <w:webHidden/>
          </w:rPr>
          <w:instrText xml:space="preserve"> PAGEREF _Toc211862507 \h </w:instrText>
        </w:r>
        <w:r>
          <w:rPr>
            <w:webHidden/>
          </w:rPr>
        </w:r>
        <w:r>
          <w:rPr>
            <w:webHidden/>
          </w:rPr>
          <w:fldChar w:fldCharType="separate"/>
        </w:r>
        <w:r>
          <w:rPr>
            <w:webHidden/>
          </w:rPr>
          <w:t>58</w:t>
        </w:r>
        <w:r>
          <w:rPr>
            <w:webHidden/>
          </w:rPr>
          <w:fldChar w:fldCharType="end"/>
        </w:r>
      </w:hyperlink>
    </w:p>
    <w:p w14:paraId="1D22A09B" w14:textId="091F5073" w:rsidR="0015248A" w:rsidRDefault="0015248A">
      <w:pPr>
        <w:pStyle w:val="TOC3"/>
        <w:rPr>
          <w:rFonts w:asciiTheme="minorHAnsi" w:eastAsiaTheme="minorEastAsia" w:hAnsiTheme="minorHAnsi" w:cstheme="minorBidi"/>
          <w:kern w:val="2"/>
          <w:sz w:val="24"/>
          <w:szCs w:val="24"/>
          <w14:ligatures w14:val="standardContextual"/>
        </w:rPr>
      </w:pPr>
      <w:hyperlink w:anchor="_Toc211862508" w:history="1">
        <w:r w:rsidRPr="00DD0655">
          <w:rPr>
            <w:rStyle w:val="Hyperlink"/>
          </w:rPr>
          <w:t>8.7.1</w:t>
        </w:r>
        <w:r>
          <w:rPr>
            <w:rFonts w:asciiTheme="minorHAnsi" w:eastAsiaTheme="minorEastAsia" w:hAnsiTheme="minorHAnsi" w:cstheme="minorBidi"/>
            <w:kern w:val="2"/>
            <w:sz w:val="24"/>
            <w:szCs w:val="24"/>
            <w14:ligatures w14:val="standardContextual"/>
          </w:rPr>
          <w:tab/>
        </w:r>
        <w:r w:rsidRPr="00DD0655">
          <w:rPr>
            <w:rStyle w:val="Hyperlink"/>
          </w:rPr>
          <w:t>Maintenance for Rel-19 NR NTN</w:t>
        </w:r>
        <w:r>
          <w:rPr>
            <w:webHidden/>
          </w:rPr>
          <w:tab/>
        </w:r>
        <w:r>
          <w:rPr>
            <w:webHidden/>
          </w:rPr>
          <w:fldChar w:fldCharType="begin"/>
        </w:r>
        <w:r>
          <w:rPr>
            <w:webHidden/>
          </w:rPr>
          <w:instrText xml:space="preserve"> PAGEREF _Toc211862508 \h </w:instrText>
        </w:r>
        <w:r>
          <w:rPr>
            <w:webHidden/>
          </w:rPr>
        </w:r>
        <w:r>
          <w:rPr>
            <w:webHidden/>
          </w:rPr>
          <w:fldChar w:fldCharType="separate"/>
        </w:r>
        <w:r>
          <w:rPr>
            <w:webHidden/>
          </w:rPr>
          <w:t>59</w:t>
        </w:r>
        <w:r>
          <w:rPr>
            <w:webHidden/>
          </w:rPr>
          <w:fldChar w:fldCharType="end"/>
        </w:r>
      </w:hyperlink>
    </w:p>
    <w:p w14:paraId="5478271C" w14:textId="5B3C1222" w:rsidR="0015248A" w:rsidRDefault="0015248A">
      <w:pPr>
        <w:pStyle w:val="TOC3"/>
        <w:rPr>
          <w:rFonts w:asciiTheme="minorHAnsi" w:eastAsiaTheme="minorEastAsia" w:hAnsiTheme="minorHAnsi" w:cstheme="minorBidi"/>
          <w:kern w:val="2"/>
          <w:sz w:val="24"/>
          <w:szCs w:val="24"/>
          <w14:ligatures w14:val="standardContextual"/>
        </w:rPr>
      </w:pPr>
      <w:hyperlink w:anchor="_Toc211862509" w:history="1">
        <w:r w:rsidRPr="00DD0655">
          <w:rPr>
            <w:rStyle w:val="Hyperlink"/>
            <w:rFonts w:eastAsia="DengXian"/>
          </w:rPr>
          <w:t>8.7.2</w:t>
        </w:r>
        <w:r>
          <w:rPr>
            <w:rFonts w:asciiTheme="minorHAnsi" w:eastAsiaTheme="minorEastAsia" w:hAnsiTheme="minorHAnsi" w:cstheme="minorBidi"/>
            <w:kern w:val="2"/>
            <w:sz w:val="24"/>
            <w:szCs w:val="24"/>
            <w14:ligatures w14:val="standardContextual"/>
          </w:rPr>
          <w:tab/>
        </w:r>
        <w:r w:rsidRPr="00DD0655">
          <w:rPr>
            <w:rStyle w:val="Hyperlink"/>
          </w:rPr>
          <w:t>Maintenance for Rel-19 IoT NTN</w:t>
        </w:r>
        <w:r>
          <w:rPr>
            <w:webHidden/>
          </w:rPr>
          <w:tab/>
        </w:r>
        <w:r>
          <w:rPr>
            <w:webHidden/>
          </w:rPr>
          <w:fldChar w:fldCharType="begin"/>
        </w:r>
        <w:r>
          <w:rPr>
            <w:webHidden/>
          </w:rPr>
          <w:instrText xml:space="preserve"> PAGEREF _Toc211862509 \h </w:instrText>
        </w:r>
        <w:r>
          <w:rPr>
            <w:webHidden/>
          </w:rPr>
        </w:r>
        <w:r>
          <w:rPr>
            <w:webHidden/>
          </w:rPr>
          <w:fldChar w:fldCharType="separate"/>
        </w:r>
        <w:r>
          <w:rPr>
            <w:webHidden/>
          </w:rPr>
          <w:t>61</w:t>
        </w:r>
        <w:r>
          <w:rPr>
            <w:webHidden/>
          </w:rPr>
          <w:fldChar w:fldCharType="end"/>
        </w:r>
      </w:hyperlink>
    </w:p>
    <w:p w14:paraId="20813DFB" w14:textId="1A57EE65" w:rsidR="0015248A" w:rsidRDefault="0015248A">
      <w:pPr>
        <w:pStyle w:val="TOC2"/>
        <w:rPr>
          <w:rFonts w:asciiTheme="minorHAnsi" w:eastAsiaTheme="minorEastAsia" w:hAnsiTheme="minorHAnsi" w:cstheme="minorBidi"/>
          <w:kern w:val="2"/>
          <w:sz w:val="24"/>
          <w:szCs w:val="24"/>
          <w14:ligatures w14:val="standardContextual"/>
        </w:rPr>
      </w:pPr>
      <w:hyperlink w:anchor="_Toc211862510" w:history="1">
        <w:r w:rsidRPr="00DD0655">
          <w:rPr>
            <w:rStyle w:val="Hyperlink"/>
            <w:rFonts w:eastAsia="DengXian"/>
            <w:lang w:eastAsia="zh-CN"/>
          </w:rPr>
          <w:t>8.8</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Maintenance on others</w:t>
        </w:r>
        <w:r>
          <w:rPr>
            <w:webHidden/>
          </w:rPr>
          <w:tab/>
        </w:r>
        <w:r>
          <w:rPr>
            <w:webHidden/>
          </w:rPr>
          <w:fldChar w:fldCharType="begin"/>
        </w:r>
        <w:r>
          <w:rPr>
            <w:webHidden/>
          </w:rPr>
          <w:instrText xml:space="preserve"> PAGEREF _Toc211862510 \h </w:instrText>
        </w:r>
        <w:r>
          <w:rPr>
            <w:webHidden/>
          </w:rPr>
        </w:r>
        <w:r>
          <w:rPr>
            <w:webHidden/>
          </w:rPr>
          <w:fldChar w:fldCharType="separate"/>
        </w:r>
        <w:r>
          <w:rPr>
            <w:webHidden/>
          </w:rPr>
          <w:t>66</w:t>
        </w:r>
        <w:r>
          <w:rPr>
            <w:webHidden/>
          </w:rPr>
          <w:fldChar w:fldCharType="end"/>
        </w:r>
      </w:hyperlink>
    </w:p>
    <w:p w14:paraId="193393BD" w14:textId="43D93ED4" w:rsidR="0015248A" w:rsidRDefault="0015248A">
      <w:pPr>
        <w:pStyle w:val="TOC1"/>
        <w:rPr>
          <w:rFonts w:asciiTheme="minorHAnsi" w:eastAsiaTheme="minorEastAsia" w:hAnsiTheme="minorHAnsi" w:cstheme="minorBidi"/>
          <w:kern w:val="2"/>
          <w:sz w:val="24"/>
          <w:szCs w:val="24"/>
          <w14:ligatures w14:val="standardContextual"/>
        </w:rPr>
      </w:pPr>
      <w:hyperlink w:anchor="_Toc211862511" w:history="1">
        <w:r w:rsidRPr="00DD0655">
          <w:rPr>
            <w:rStyle w:val="Hyperlink"/>
            <w:rFonts w:eastAsia="DengXian"/>
            <w:lang w:eastAsia="zh-CN"/>
          </w:rPr>
          <w:t>9.</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Rel-19 UE Features</w:t>
        </w:r>
        <w:r>
          <w:rPr>
            <w:webHidden/>
          </w:rPr>
          <w:tab/>
        </w:r>
        <w:r>
          <w:rPr>
            <w:webHidden/>
          </w:rPr>
          <w:fldChar w:fldCharType="begin"/>
        </w:r>
        <w:r>
          <w:rPr>
            <w:webHidden/>
          </w:rPr>
          <w:instrText xml:space="preserve"> PAGEREF _Toc211862511 \h </w:instrText>
        </w:r>
        <w:r>
          <w:rPr>
            <w:webHidden/>
          </w:rPr>
        </w:r>
        <w:r>
          <w:rPr>
            <w:webHidden/>
          </w:rPr>
          <w:fldChar w:fldCharType="separate"/>
        </w:r>
        <w:r>
          <w:rPr>
            <w:webHidden/>
          </w:rPr>
          <w:t>77</w:t>
        </w:r>
        <w:r>
          <w:rPr>
            <w:webHidden/>
          </w:rPr>
          <w:fldChar w:fldCharType="end"/>
        </w:r>
      </w:hyperlink>
    </w:p>
    <w:p w14:paraId="6AB76D0F" w14:textId="324E00B9" w:rsidR="0015248A" w:rsidRDefault="0015248A">
      <w:pPr>
        <w:pStyle w:val="TOC2"/>
        <w:rPr>
          <w:rFonts w:asciiTheme="minorHAnsi" w:eastAsiaTheme="minorEastAsia" w:hAnsiTheme="minorHAnsi" w:cstheme="minorBidi"/>
          <w:kern w:val="2"/>
          <w:sz w:val="24"/>
          <w:szCs w:val="24"/>
          <w14:ligatures w14:val="standardContextual"/>
        </w:rPr>
      </w:pPr>
      <w:hyperlink w:anchor="_Toc211862512" w:history="1">
        <w:r w:rsidRPr="00DD0655">
          <w:rPr>
            <w:rStyle w:val="Hyperlink"/>
            <w:rFonts w:eastAsia="SimSun"/>
            <w:lang w:eastAsia="zh-CN"/>
          </w:rPr>
          <w:t>9.1</w:t>
        </w:r>
        <w:r>
          <w:rPr>
            <w:rFonts w:asciiTheme="minorHAnsi" w:eastAsiaTheme="minorEastAsia" w:hAnsiTheme="minorHAnsi" w:cstheme="minorBidi"/>
            <w:kern w:val="2"/>
            <w:sz w:val="24"/>
            <w:szCs w:val="24"/>
            <w14:ligatures w14:val="standardContextual"/>
          </w:rPr>
          <w:tab/>
        </w:r>
        <w:r w:rsidRPr="00DD0655">
          <w:rPr>
            <w:rStyle w:val="Hyperlink"/>
          </w:rPr>
          <w:t>UE features for AI/ML for NR Air Interface</w:t>
        </w:r>
        <w:r>
          <w:rPr>
            <w:webHidden/>
          </w:rPr>
          <w:tab/>
        </w:r>
        <w:r>
          <w:rPr>
            <w:webHidden/>
          </w:rPr>
          <w:fldChar w:fldCharType="begin"/>
        </w:r>
        <w:r>
          <w:rPr>
            <w:webHidden/>
          </w:rPr>
          <w:instrText xml:space="preserve"> PAGEREF _Toc211862512 \h </w:instrText>
        </w:r>
        <w:r>
          <w:rPr>
            <w:webHidden/>
          </w:rPr>
        </w:r>
        <w:r>
          <w:rPr>
            <w:webHidden/>
          </w:rPr>
          <w:fldChar w:fldCharType="separate"/>
        </w:r>
        <w:r>
          <w:rPr>
            <w:webHidden/>
          </w:rPr>
          <w:t>78</w:t>
        </w:r>
        <w:r>
          <w:rPr>
            <w:webHidden/>
          </w:rPr>
          <w:fldChar w:fldCharType="end"/>
        </w:r>
      </w:hyperlink>
    </w:p>
    <w:p w14:paraId="19DFC985" w14:textId="6BFF61F7" w:rsidR="0015248A" w:rsidRDefault="0015248A">
      <w:pPr>
        <w:pStyle w:val="TOC2"/>
        <w:rPr>
          <w:rFonts w:asciiTheme="minorHAnsi" w:eastAsiaTheme="minorEastAsia" w:hAnsiTheme="minorHAnsi" w:cstheme="minorBidi"/>
          <w:kern w:val="2"/>
          <w:sz w:val="24"/>
          <w:szCs w:val="24"/>
          <w14:ligatures w14:val="standardContextual"/>
        </w:rPr>
      </w:pPr>
      <w:hyperlink w:anchor="_Toc211862513" w:history="1">
        <w:r w:rsidRPr="00DD0655">
          <w:rPr>
            <w:rStyle w:val="Hyperlink"/>
            <w:rFonts w:eastAsia="SimSun"/>
            <w:lang w:eastAsia="zh-CN"/>
          </w:rPr>
          <w:t>9.2</w:t>
        </w:r>
        <w:r>
          <w:rPr>
            <w:rFonts w:asciiTheme="minorHAnsi" w:eastAsiaTheme="minorEastAsia" w:hAnsiTheme="minorHAnsi" w:cstheme="minorBidi"/>
            <w:kern w:val="2"/>
            <w:sz w:val="24"/>
            <w:szCs w:val="24"/>
            <w14:ligatures w14:val="standardContextual"/>
          </w:rPr>
          <w:tab/>
        </w:r>
        <w:r w:rsidRPr="00DD0655">
          <w:rPr>
            <w:rStyle w:val="Hyperlink"/>
          </w:rPr>
          <w:t>UE features for NR MIMO Phase 5</w:t>
        </w:r>
        <w:r>
          <w:rPr>
            <w:webHidden/>
          </w:rPr>
          <w:tab/>
        </w:r>
        <w:r>
          <w:rPr>
            <w:webHidden/>
          </w:rPr>
          <w:fldChar w:fldCharType="begin"/>
        </w:r>
        <w:r>
          <w:rPr>
            <w:webHidden/>
          </w:rPr>
          <w:instrText xml:space="preserve"> PAGEREF _Toc211862513 \h </w:instrText>
        </w:r>
        <w:r>
          <w:rPr>
            <w:webHidden/>
          </w:rPr>
        </w:r>
        <w:r>
          <w:rPr>
            <w:webHidden/>
          </w:rPr>
          <w:fldChar w:fldCharType="separate"/>
        </w:r>
        <w:r>
          <w:rPr>
            <w:webHidden/>
          </w:rPr>
          <w:t>79</w:t>
        </w:r>
        <w:r>
          <w:rPr>
            <w:webHidden/>
          </w:rPr>
          <w:fldChar w:fldCharType="end"/>
        </w:r>
      </w:hyperlink>
    </w:p>
    <w:p w14:paraId="3942AA77" w14:textId="73DA6578" w:rsidR="0015248A" w:rsidRDefault="0015248A">
      <w:pPr>
        <w:pStyle w:val="TOC2"/>
        <w:rPr>
          <w:rFonts w:asciiTheme="minorHAnsi" w:eastAsiaTheme="minorEastAsia" w:hAnsiTheme="minorHAnsi" w:cstheme="minorBidi"/>
          <w:kern w:val="2"/>
          <w:sz w:val="24"/>
          <w:szCs w:val="24"/>
          <w14:ligatures w14:val="standardContextual"/>
        </w:rPr>
      </w:pPr>
      <w:hyperlink w:anchor="_Toc211862514" w:history="1">
        <w:r w:rsidRPr="00DD0655">
          <w:rPr>
            <w:rStyle w:val="Hyperlink"/>
            <w:rFonts w:eastAsia="SimSun"/>
            <w:lang w:eastAsia="zh-CN"/>
          </w:rPr>
          <w:t>9.3</w:t>
        </w:r>
        <w:r>
          <w:rPr>
            <w:rFonts w:asciiTheme="minorHAnsi" w:eastAsiaTheme="minorEastAsia" w:hAnsiTheme="minorHAnsi" w:cstheme="minorBidi"/>
            <w:kern w:val="2"/>
            <w:sz w:val="24"/>
            <w:szCs w:val="24"/>
            <w14:ligatures w14:val="standardContextual"/>
          </w:rPr>
          <w:tab/>
        </w:r>
        <w:r w:rsidRPr="00DD0655">
          <w:rPr>
            <w:rStyle w:val="Hyperlink"/>
          </w:rPr>
          <w:t>UE features for evolution of NR duplex operation: SBFD</w:t>
        </w:r>
        <w:r>
          <w:rPr>
            <w:webHidden/>
          </w:rPr>
          <w:tab/>
        </w:r>
        <w:r>
          <w:rPr>
            <w:webHidden/>
          </w:rPr>
          <w:fldChar w:fldCharType="begin"/>
        </w:r>
        <w:r>
          <w:rPr>
            <w:webHidden/>
          </w:rPr>
          <w:instrText xml:space="preserve"> PAGEREF _Toc211862514 \h </w:instrText>
        </w:r>
        <w:r>
          <w:rPr>
            <w:webHidden/>
          </w:rPr>
        </w:r>
        <w:r>
          <w:rPr>
            <w:webHidden/>
          </w:rPr>
          <w:fldChar w:fldCharType="separate"/>
        </w:r>
        <w:r>
          <w:rPr>
            <w:webHidden/>
          </w:rPr>
          <w:t>80</w:t>
        </w:r>
        <w:r>
          <w:rPr>
            <w:webHidden/>
          </w:rPr>
          <w:fldChar w:fldCharType="end"/>
        </w:r>
      </w:hyperlink>
    </w:p>
    <w:p w14:paraId="4D926515" w14:textId="214739A1" w:rsidR="0015248A" w:rsidRDefault="0015248A">
      <w:pPr>
        <w:pStyle w:val="TOC2"/>
        <w:rPr>
          <w:rFonts w:asciiTheme="minorHAnsi" w:eastAsiaTheme="minorEastAsia" w:hAnsiTheme="minorHAnsi" w:cstheme="minorBidi"/>
          <w:kern w:val="2"/>
          <w:sz w:val="24"/>
          <w:szCs w:val="24"/>
          <w14:ligatures w14:val="standardContextual"/>
        </w:rPr>
      </w:pPr>
      <w:hyperlink w:anchor="_Toc211862515" w:history="1">
        <w:r w:rsidRPr="00DD0655">
          <w:rPr>
            <w:rStyle w:val="Hyperlink"/>
            <w:rFonts w:eastAsia="SimSun"/>
            <w:lang w:eastAsia="zh-CN"/>
          </w:rPr>
          <w:t>9.4</w:t>
        </w:r>
        <w:r>
          <w:rPr>
            <w:rFonts w:asciiTheme="minorHAnsi" w:eastAsiaTheme="minorEastAsia" w:hAnsiTheme="minorHAnsi" w:cstheme="minorBidi"/>
            <w:kern w:val="2"/>
            <w:sz w:val="24"/>
            <w:szCs w:val="24"/>
            <w14:ligatures w14:val="standardContextual"/>
          </w:rPr>
          <w:tab/>
        </w:r>
        <w:r w:rsidRPr="00DD0655">
          <w:rPr>
            <w:rStyle w:val="Hyperlink"/>
          </w:rPr>
          <w:t>UE features for enhancements of network energy savings for NR</w:t>
        </w:r>
        <w:r>
          <w:rPr>
            <w:webHidden/>
          </w:rPr>
          <w:tab/>
        </w:r>
        <w:r>
          <w:rPr>
            <w:webHidden/>
          </w:rPr>
          <w:fldChar w:fldCharType="begin"/>
        </w:r>
        <w:r>
          <w:rPr>
            <w:webHidden/>
          </w:rPr>
          <w:instrText xml:space="preserve"> PAGEREF _Toc211862515 \h </w:instrText>
        </w:r>
        <w:r>
          <w:rPr>
            <w:webHidden/>
          </w:rPr>
        </w:r>
        <w:r>
          <w:rPr>
            <w:webHidden/>
          </w:rPr>
          <w:fldChar w:fldCharType="separate"/>
        </w:r>
        <w:r>
          <w:rPr>
            <w:webHidden/>
          </w:rPr>
          <w:t>80</w:t>
        </w:r>
        <w:r>
          <w:rPr>
            <w:webHidden/>
          </w:rPr>
          <w:fldChar w:fldCharType="end"/>
        </w:r>
      </w:hyperlink>
    </w:p>
    <w:p w14:paraId="043CA5E8" w14:textId="025A8462" w:rsidR="0015248A" w:rsidRDefault="0015248A">
      <w:pPr>
        <w:pStyle w:val="TOC2"/>
        <w:rPr>
          <w:rFonts w:asciiTheme="minorHAnsi" w:eastAsiaTheme="minorEastAsia" w:hAnsiTheme="minorHAnsi" w:cstheme="minorBidi"/>
          <w:kern w:val="2"/>
          <w:sz w:val="24"/>
          <w:szCs w:val="24"/>
          <w14:ligatures w14:val="standardContextual"/>
        </w:rPr>
      </w:pPr>
      <w:hyperlink w:anchor="_Toc211862516" w:history="1">
        <w:r w:rsidRPr="00DD0655">
          <w:rPr>
            <w:rStyle w:val="Hyperlink"/>
            <w:rFonts w:eastAsia="SimSun"/>
            <w:lang w:eastAsia="zh-CN"/>
          </w:rPr>
          <w:t>9.5</w:t>
        </w:r>
        <w:r>
          <w:rPr>
            <w:rFonts w:asciiTheme="minorHAnsi" w:eastAsiaTheme="minorEastAsia" w:hAnsiTheme="minorHAnsi" w:cstheme="minorBidi"/>
            <w:kern w:val="2"/>
            <w:sz w:val="24"/>
            <w:szCs w:val="24"/>
            <w14:ligatures w14:val="standardContextual"/>
          </w:rPr>
          <w:tab/>
        </w:r>
        <w:r w:rsidRPr="00DD0655">
          <w:rPr>
            <w:rStyle w:val="Hyperlink"/>
          </w:rPr>
          <w:t>UE features for LP-WUS/WUR for NR</w:t>
        </w:r>
        <w:r>
          <w:rPr>
            <w:webHidden/>
          </w:rPr>
          <w:tab/>
        </w:r>
        <w:r>
          <w:rPr>
            <w:webHidden/>
          </w:rPr>
          <w:fldChar w:fldCharType="begin"/>
        </w:r>
        <w:r>
          <w:rPr>
            <w:webHidden/>
          </w:rPr>
          <w:instrText xml:space="preserve"> PAGEREF _Toc211862516 \h </w:instrText>
        </w:r>
        <w:r>
          <w:rPr>
            <w:webHidden/>
          </w:rPr>
        </w:r>
        <w:r>
          <w:rPr>
            <w:webHidden/>
          </w:rPr>
          <w:fldChar w:fldCharType="separate"/>
        </w:r>
        <w:r>
          <w:rPr>
            <w:webHidden/>
          </w:rPr>
          <w:t>81</w:t>
        </w:r>
        <w:r>
          <w:rPr>
            <w:webHidden/>
          </w:rPr>
          <w:fldChar w:fldCharType="end"/>
        </w:r>
      </w:hyperlink>
    </w:p>
    <w:p w14:paraId="25B56F81" w14:textId="7C8F7656" w:rsidR="0015248A" w:rsidRDefault="0015248A">
      <w:pPr>
        <w:pStyle w:val="TOC2"/>
        <w:rPr>
          <w:rFonts w:asciiTheme="minorHAnsi" w:eastAsiaTheme="minorEastAsia" w:hAnsiTheme="minorHAnsi" w:cstheme="minorBidi"/>
          <w:kern w:val="2"/>
          <w:sz w:val="24"/>
          <w:szCs w:val="24"/>
          <w14:ligatures w14:val="standardContextual"/>
        </w:rPr>
      </w:pPr>
      <w:hyperlink w:anchor="_Toc211862517" w:history="1">
        <w:r w:rsidRPr="00DD0655">
          <w:rPr>
            <w:rStyle w:val="Hyperlink"/>
            <w:rFonts w:eastAsia="SimSun"/>
            <w:lang w:eastAsia="zh-CN"/>
          </w:rPr>
          <w:t>9.6</w:t>
        </w:r>
        <w:r>
          <w:rPr>
            <w:rFonts w:asciiTheme="minorHAnsi" w:eastAsiaTheme="minorEastAsia" w:hAnsiTheme="minorHAnsi" w:cstheme="minorBidi"/>
            <w:kern w:val="2"/>
            <w:sz w:val="24"/>
            <w:szCs w:val="24"/>
            <w14:ligatures w14:val="standardContextual"/>
          </w:rPr>
          <w:tab/>
        </w:r>
        <w:r w:rsidRPr="00DD0655">
          <w:rPr>
            <w:rStyle w:val="Hyperlink"/>
          </w:rPr>
          <w:t>UE features for NR mobility enhancements Phase 4</w:t>
        </w:r>
        <w:r>
          <w:rPr>
            <w:webHidden/>
          </w:rPr>
          <w:tab/>
        </w:r>
        <w:r>
          <w:rPr>
            <w:webHidden/>
          </w:rPr>
          <w:fldChar w:fldCharType="begin"/>
        </w:r>
        <w:r>
          <w:rPr>
            <w:webHidden/>
          </w:rPr>
          <w:instrText xml:space="preserve"> PAGEREF _Toc211862517 \h </w:instrText>
        </w:r>
        <w:r>
          <w:rPr>
            <w:webHidden/>
          </w:rPr>
        </w:r>
        <w:r>
          <w:rPr>
            <w:webHidden/>
          </w:rPr>
          <w:fldChar w:fldCharType="separate"/>
        </w:r>
        <w:r>
          <w:rPr>
            <w:webHidden/>
          </w:rPr>
          <w:t>81</w:t>
        </w:r>
        <w:r>
          <w:rPr>
            <w:webHidden/>
          </w:rPr>
          <w:fldChar w:fldCharType="end"/>
        </w:r>
      </w:hyperlink>
    </w:p>
    <w:p w14:paraId="3C836082" w14:textId="052E6E64" w:rsidR="0015248A" w:rsidRDefault="0015248A">
      <w:pPr>
        <w:pStyle w:val="TOC2"/>
        <w:rPr>
          <w:rFonts w:asciiTheme="minorHAnsi" w:eastAsiaTheme="minorEastAsia" w:hAnsiTheme="minorHAnsi" w:cstheme="minorBidi"/>
          <w:kern w:val="2"/>
          <w:sz w:val="24"/>
          <w:szCs w:val="24"/>
          <w14:ligatures w14:val="standardContextual"/>
        </w:rPr>
      </w:pPr>
      <w:hyperlink w:anchor="_Toc211862518" w:history="1">
        <w:r w:rsidRPr="00DD0655">
          <w:rPr>
            <w:rStyle w:val="Hyperlink"/>
            <w:rFonts w:eastAsia="SimSun"/>
            <w:lang w:eastAsia="zh-CN"/>
          </w:rPr>
          <w:t>9.7</w:t>
        </w:r>
        <w:r>
          <w:rPr>
            <w:rFonts w:asciiTheme="minorHAnsi" w:eastAsiaTheme="minorEastAsia" w:hAnsiTheme="minorHAnsi" w:cstheme="minorBidi"/>
            <w:kern w:val="2"/>
            <w:sz w:val="24"/>
            <w:szCs w:val="24"/>
            <w14:ligatures w14:val="standardContextual"/>
          </w:rPr>
          <w:tab/>
        </w:r>
        <w:r w:rsidRPr="00DD0655">
          <w:rPr>
            <w:rStyle w:val="Hyperlink"/>
          </w:rPr>
          <w:t>UE features for XR for NR Phase 3</w:t>
        </w:r>
        <w:r>
          <w:rPr>
            <w:webHidden/>
          </w:rPr>
          <w:tab/>
        </w:r>
        <w:r>
          <w:rPr>
            <w:webHidden/>
          </w:rPr>
          <w:fldChar w:fldCharType="begin"/>
        </w:r>
        <w:r>
          <w:rPr>
            <w:webHidden/>
          </w:rPr>
          <w:instrText xml:space="preserve"> PAGEREF _Toc211862518 \h </w:instrText>
        </w:r>
        <w:r>
          <w:rPr>
            <w:webHidden/>
          </w:rPr>
        </w:r>
        <w:r>
          <w:rPr>
            <w:webHidden/>
          </w:rPr>
          <w:fldChar w:fldCharType="separate"/>
        </w:r>
        <w:r>
          <w:rPr>
            <w:webHidden/>
          </w:rPr>
          <w:t>81</w:t>
        </w:r>
        <w:r>
          <w:rPr>
            <w:webHidden/>
          </w:rPr>
          <w:fldChar w:fldCharType="end"/>
        </w:r>
      </w:hyperlink>
    </w:p>
    <w:p w14:paraId="171A415B" w14:textId="2E0F35A7" w:rsidR="0015248A" w:rsidRDefault="0015248A">
      <w:pPr>
        <w:pStyle w:val="TOC2"/>
        <w:rPr>
          <w:rFonts w:asciiTheme="minorHAnsi" w:eastAsiaTheme="minorEastAsia" w:hAnsiTheme="minorHAnsi" w:cstheme="minorBidi"/>
          <w:kern w:val="2"/>
          <w:sz w:val="24"/>
          <w:szCs w:val="24"/>
          <w14:ligatures w14:val="standardContextual"/>
        </w:rPr>
      </w:pPr>
      <w:hyperlink w:anchor="_Toc211862519" w:history="1">
        <w:r w:rsidRPr="00DD0655">
          <w:rPr>
            <w:rStyle w:val="Hyperlink"/>
            <w:rFonts w:eastAsia="SimSun"/>
            <w:lang w:eastAsia="zh-CN"/>
          </w:rPr>
          <w:t>9.8</w:t>
        </w:r>
        <w:r>
          <w:rPr>
            <w:rFonts w:asciiTheme="minorHAnsi" w:eastAsiaTheme="minorEastAsia" w:hAnsiTheme="minorHAnsi" w:cstheme="minorBidi"/>
            <w:kern w:val="2"/>
            <w:sz w:val="24"/>
            <w:szCs w:val="24"/>
            <w14:ligatures w14:val="standardContextual"/>
          </w:rPr>
          <w:tab/>
        </w:r>
        <w:r w:rsidRPr="00DD0655">
          <w:rPr>
            <w:rStyle w:val="Hyperlink"/>
          </w:rPr>
          <w:t>UE features for NTN for NR Phase 3</w:t>
        </w:r>
        <w:r>
          <w:rPr>
            <w:webHidden/>
          </w:rPr>
          <w:tab/>
        </w:r>
        <w:r>
          <w:rPr>
            <w:webHidden/>
          </w:rPr>
          <w:fldChar w:fldCharType="begin"/>
        </w:r>
        <w:r>
          <w:rPr>
            <w:webHidden/>
          </w:rPr>
          <w:instrText xml:space="preserve"> PAGEREF _Toc211862519 \h </w:instrText>
        </w:r>
        <w:r>
          <w:rPr>
            <w:webHidden/>
          </w:rPr>
        </w:r>
        <w:r>
          <w:rPr>
            <w:webHidden/>
          </w:rPr>
          <w:fldChar w:fldCharType="separate"/>
        </w:r>
        <w:r>
          <w:rPr>
            <w:webHidden/>
          </w:rPr>
          <w:t>82</w:t>
        </w:r>
        <w:r>
          <w:rPr>
            <w:webHidden/>
          </w:rPr>
          <w:fldChar w:fldCharType="end"/>
        </w:r>
      </w:hyperlink>
    </w:p>
    <w:p w14:paraId="654A09A3" w14:textId="309E4EF3" w:rsidR="0015248A" w:rsidRDefault="0015248A">
      <w:pPr>
        <w:pStyle w:val="TOC2"/>
        <w:rPr>
          <w:rFonts w:asciiTheme="minorHAnsi" w:eastAsiaTheme="minorEastAsia" w:hAnsiTheme="minorHAnsi" w:cstheme="minorBidi"/>
          <w:kern w:val="2"/>
          <w:sz w:val="24"/>
          <w:szCs w:val="24"/>
          <w14:ligatures w14:val="standardContextual"/>
        </w:rPr>
      </w:pPr>
      <w:hyperlink w:anchor="_Toc211862520" w:history="1">
        <w:r w:rsidRPr="00DD0655">
          <w:rPr>
            <w:rStyle w:val="Hyperlink"/>
            <w:rFonts w:eastAsia="SimSun"/>
            <w:lang w:eastAsia="zh-CN"/>
          </w:rPr>
          <w:t>9.9</w:t>
        </w:r>
        <w:r>
          <w:rPr>
            <w:rFonts w:asciiTheme="minorHAnsi" w:eastAsiaTheme="minorEastAsia" w:hAnsiTheme="minorHAnsi" w:cstheme="minorBidi"/>
            <w:kern w:val="2"/>
            <w:sz w:val="24"/>
            <w:szCs w:val="24"/>
            <w14:ligatures w14:val="standardContextual"/>
          </w:rPr>
          <w:tab/>
        </w:r>
        <w:r w:rsidRPr="00DD0655">
          <w:rPr>
            <w:rStyle w:val="Hyperlink"/>
          </w:rPr>
          <w:t>UE features for NTN for Internet of Things (IoT) Phase 3</w:t>
        </w:r>
        <w:r>
          <w:rPr>
            <w:webHidden/>
          </w:rPr>
          <w:tab/>
        </w:r>
        <w:r>
          <w:rPr>
            <w:webHidden/>
          </w:rPr>
          <w:fldChar w:fldCharType="begin"/>
        </w:r>
        <w:r>
          <w:rPr>
            <w:webHidden/>
          </w:rPr>
          <w:instrText xml:space="preserve"> PAGEREF _Toc211862520 \h </w:instrText>
        </w:r>
        <w:r>
          <w:rPr>
            <w:webHidden/>
          </w:rPr>
        </w:r>
        <w:r>
          <w:rPr>
            <w:webHidden/>
          </w:rPr>
          <w:fldChar w:fldCharType="separate"/>
        </w:r>
        <w:r>
          <w:rPr>
            <w:webHidden/>
          </w:rPr>
          <w:t>82</w:t>
        </w:r>
        <w:r>
          <w:rPr>
            <w:webHidden/>
          </w:rPr>
          <w:fldChar w:fldCharType="end"/>
        </w:r>
      </w:hyperlink>
    </w:p>
    <w:p w14:paraId="64609A4A" w14:textId="67C52C5E" w:rsidR="0015248A" w:rsidRDefault="0015248A">
      <w:pPr>
        <w:pStyle w:val="TOC2"/>
        <w:rPr>
          <w:rFonts w:asciiTheme="minorHAnsi" w:eastAsiaTheme="minorEastAsia" w:hAnsiTheme="minorHAnsi" w:cstheme="minorBidi"/>
          <w:kern w:val="2"/>
          <w:sz w:val="24"/>
          <w:szCs w:val="24"/>
          <w14:ligatures w14:val="standardContextual"/>
        </w:rPr>
      </w:pPr>
      <w:hyperlink w:anchor="_Toc211862521" w:history="1">
        <w:r w:rsidRPr="00DD0655">
          <w:rPr>
            <w:rStyle w:val="Hyperlink"/>
            <w:rFonts w:eastAsia="SimSun"/>
            <w:lang w:eastAsia="zh-CN"/>
          </w:rPr>
          <w:t>9.10</w:t>
        </w:r>
        <w:r>
          <w:rPr>
            <w:rFonts w:asciiTheme="minorHAnsi" w:eastAsiaTheme="minorEastAsia" w:hAnsiTheme="minorHAnsi" w:cstheme="minorBidi"/>
            <w:kern w:val="2"/>
            <w:sz w:val="24"/>
            <w:szCs w:val="24"/>
            <w14:ligatures w14:val="standardContextual"/>
          </w:rPr>
          <w:tab/>
        </w:r>
        <w:r w:rsidRPr="00DD0655">
          <w:rPr>
            <w:rStyle w:val="Hyperlink"/>
          </w:rPr>
          <w:t>UE features for IoT-NTN TDD mode</w:t>
        </w:r>
        <w:r>
          <w:rPr>
            <w:webHidden/>
          </w:rPr>
          <w:tab/>
        </w:r>
        <w:r>
          <w:rPr>
            <w:webHidden/>
          </w:rPr>
          <w:fldChar w:fldCharType="begin"/>
        </w:r>
        <w:r>
          <w:rPr>
            <w:webHidden/>
          </w:rPr>
          <w:instrText xml:space="preserve"> PAGEREF _Toc211862521 \h </w:instrText>
        </w:r>
        <w:r>
          <w:rPr>
            <w:webHidden/>
          </w:rPr>
        </w:r>
        <w:r>
          <w:rPr>
            <w:webHidden/>
          </w:rPr>
          <w:fldChar w:fldCharType="separate"/>
        </w:r>
        <w:r>
          <w:rPr>
            <w:webHidden/>
          </w:rPr>
          <w:t>83</w:t>
        </w:r>
        <w:r>
          <w:rPr>
            <w:webHidden/>
          </w:rPr>
          <w:fldChar w:fldCharType="end"/>
        </w:r>
      </w:hyperlink>
    </w:p>
    <w:p w14:paraId="690BEE2F" w14:textId="649AFA3E" w:rsidR="0015248A" w:rsidRDefault="0015248A">
      <w:pPr>
        <w:pStyle w:val="TOC2"/>
        <w:rPr>
          <w:rFonts w:asciiTheme="minorHAnsi" w:eastAsiaTheme="minorEastAsia" w:hAnsiTheme="minorHAnsi" w:cstheme="minorBidi"/>
          <w:kern w:val="2"/>
          <w:sz w:val="24"/>
          <w:szCs w:val="24"/>
          <w14:ligatures w14:val="standardContextual"/>
        </w:rPr>
      </w:pPr>
      <w:hyperlink w:anchor="_Toc211862522" w:history="1">
        <w:r w:rsidRPr="00DD0655">
          <w:rPr>
            <w:rStyle w:val="Hyperlink"/>
            <w:rFonts w:eastAsia="SimSun"/>
            <w:lang w:eastAsia="zh-CN"/>
          </w:rPr>
          <w:t>9.11</w:t>
        </w:r>
        <w:r>
          <w:rPr>
            <w:rFonts w:asciiTheme="minorHAnsi" w:eastAsiaTheme="minorEastAsia" w:hAnsiTheme="minorHAnsi" w:cstheme="minorBidi"/>
            <w:kern w:val="2"/>
            <w:sz w:val="24"/>
            <w:szCs w:val="24"/>
            <w14:ligatures w14:val="standardContextual"/>
          </w:rPr>
          <w:tab/>
        </w:r>
        <w:r w:rsidRPr="00DD0655">
          <w:rPr>
            <w:rStyle w:val="Hyperlink"/>
          </w:rPr>
          <w:t>UE features for MCE for NR Phase 3</w:t>
        </w:r>
        <w:r>
          <w:rPr>
            <w:webHidden/>
          </w:rPr>
          <w:tab/>
        </w:r>
        <w:r>
          <w:rPr>
            <w:webHidden/>
          </w:rPr>
          <w:fldChar w:fldCharType="begin"/>
        </w:r>
        <w:r>
          <w:rPr>
            <w:webHidden/>
          </w:rPr>
          <w:instrText xml:space="preserve"> PAGEREF _Toc211862522 \h </w:instrText>
        </w:r>
        <w:r>
          <w:rPr>
            <w:webHidden/>
          </w:rPr>
        </w:r>
        <w:r>
          <w:rPr>
            <w:webHidden/>
          </w:rPr>
          <w:fldChar w:fldCharType="separate"/>
        </w:r>
        <w:r>
          <w:rPr>
            <w:webHidden/>
          </w:rPr>
          <w:t>83</w:t>
        </w:r>
        <w:r>
          <w:rPr>
            <w:webHidden/>
          </w:rPr>
          <w:fldChar w:fldCharType="end"/>
        </w:r>
      </w:hyperlink>
    </w:p>
    <w:p w14:paraId="09BD7118" w14:textId="799E8571" w:rsidR="0015248A" w:rsidRDefault="0015248A">
      <w:pPr>
        <w:pStyle w:val="TOC2"/>
        <w:rPr>
          <w:rFonts w:asciiTheme="minorHAnsi" w:eastAsiaTheme="minorEastAsia" w:hAnsiTheme="minorHAnsi" w:cstheme="minorBidi"/>
          <w:kern w:val="2"/>
          <w:sz w:val="24"/>
          <w:szCs w:val="24"/>
          <w14:ligatures w14:val="standardContextual"/>
        </w:rPr>
      </w:pPr>
      <w:hyperlink w:anchor="_Toc211862523" w:history="1">
        <w:r w:rsidRPr="00DD0655">
          <w:rPr>
            <w:rStyle w:val="Hyperlink"/>
            <w:rFonts w:eastAsia="SimSun"/>
            <w:lang w:eastAsia="zh-CN"/>
          </w:rPr>
          <w:t>9.12</w:t>
        </w:r>
        <w:r>
          <w:rPr>
            <w:rFonts w:asciiTheme="minorHAnsi" w:eastAsiaTheme="minorEastAsia" w:hAnsiTheme="minorHAnsi" w:cstheme="minorBidi"/>
            <w:kern w:val="2"/>
            <w:sz w:val="24"/>
            <w:szCs w:val="24"/>
            <w14:ligatures w14:val="standardContextual"/>
          </w:rPr>
          <w:tab/>
        </w:r>
        <w:r w:rsidRPr="00DD0655">
          <w:rPr>
            <w:rStyle w:val="Hyperlink"/>
          </w:rPr>
          <w:t>UE features for low band CA via switching</w:t>
        </w:r>
        <w:r>
          <w:rPr>
            <w:webHidden/>
          </w:rPr>
          <w:tab/>
        </w:r>
        <w:r>
          <w:rPr>
            <w:webHidden/>
          </w:rPr>
          <w:fldChar w:fldCharType="begin"/>
        </w:r>
        <w:r>
          <w:rPr>
            <w:webHidden/>
          </w:rPr>
          <w:instrText xml:space="preserve"> PAGEREF _Toc211862523 \h </w:instrText>
        </w:r>
        <w:r>
          <w:rPr>
            <w:webHidden/>
          </w:rPr>
        </w:r>
        <w:r>
          <w:rPr>
            <w:webHidden/>
          </w:rPr>
          <w:fldChar w:fldCharType="separate"/>
        </w:r>
        <w:r>
          <w:rPr>
            <w:webHidden/>
          </w:rPr>
          <w:t>84</w:t>
        </w:r>
        <w:r>
          <w:rPr>
            <w:webHidden/>
          </w:rPr>
          <w:fldChar w:fldCharType="end"/>
        </w:r>
      </w:hyperlink>
    </w:p>
    <w:p w14:paraId="43A86E66" w14:textId="712D5A76" w:rsidR="0015248A" w:rsidRDefault="0015248A">
      <w:pPr>
        <w:pStyle w:val="TOC2"/>
        <w:rPr>
          <w:rFonts w:asciiTheme="minorHAnsi" w:eastAsiaTheme="minorEastAsia" w:hAnsiTheme="minorHAnsi" w:cstheme="minorBidi"/>
          <w:kern w:val="2"/>
          <w:sz w:val="24"/>
          <w:szCs w:val="24"/>
          <w14:ligatures w14:val="standardContextual"/>
        </w:rPr>
      </w:pPr>
      <w:hyperlink w:anchor="_Toc211862524" w:history="1">
        <w:r w:rsidRPr="00DD0655">
          <w:rPr>
            <w:rStyle w:val="Hyperlink"/>
            <w:rFonts w:eastAsia="SimSun"/>
            <w:lang w:eastAsia="zh-CN"/>
          </w:rPr>
          <w:t>9.13</w:t>
        </w:r>
        <w:r>
          <w:rPr>
            <w:rFonts w:asciiTheme="minorHAnsi" w:eastAsiaTheme="minorEastAsia" w:hAnsiTheme="minorHAnsi" w:cstheme="minorBidi"/>
            <w:kern w:val="2"/>
            <w:sz w:val="24"/>
            <w:szCs w:val="24"/>
            <w14:ligatures w14:val="standardContextual"/>
          </w:rPr>
          <w:tab/>
        </w:r>
        <w:r w:rsidRPr="00DD0655">
          <w:rPr>
            <w:rStyle w:val="Hyperlink"/>
          </w:rPr>
          <w:t>UE features for LTE based 5G broadcast Phase 2</w:t>
        </w:r>
        <w:r>
          <w:rPr>
            <w:webHidden/>
          </w:rPr>
          <w:tab/>
        </w:r>
        <w:r>
          <w:rPr>
            <w:webHidden/>
          </w:rPr>
          <w:fldChar w:fldCharType="begin"/>
        </w:r>
        <w:r>
          <w:rPr>
            <w:webHidden/>
          </w:rPr>
          <w:instrText xml:space="preserve"> PAGEREF _Toc211862524 \h </w:instrText>
        </w:r>
        <w:r>
          <w:rPr>
            <w:webHidden/>
          </w:rPr>
        </w:r>
        <w:r>
          <w:rPr>
            <w:webHidden/>
          </w:rPr>
          <w:fldChar w:fldCharType="separate"/>
        </w:r>
        <w:r>
          <w:rPr>
            <w:webHidden/>
          </w:rPr>
          <w:t>84</w:t>
        </w:r>
        <w:r>
          <w:rPr>
            <w:webHidden/>
          </w:rPr>
          <w:fldChar w:fldCharType="end"/>
        </w:r>
      </w:hyperlink>
    </w:p>
    <w:p w14:paraId="2FA0203D" w14:textId="2A5D4D5D" w:rsidR="0015248A" w:rsidRDefault="0015248A">
      <w:pPr>
        <w:pStyle w:val="TOC2"/>
        <w:rPr>
          <w:rFonts w:asciiTheme="minorHAnsi" w:eastAsiaTheme="minorEastAsia" w:hAnsiTheme="minorHAnsi" w:cstheme="minorBidi"/>
          <w:kern w:val="2"/>
          <w:sz w:val="24"/>
          <w:szCs w:val="24"/>
          <w14:ligatures w14:val="standardContextual"/>
        </w:rPr>
      </w:pPr>
      <w:hyperlink w:anchor="_Toc211862525" w:history="1">
        <w:r w:rsidRPr="00DD0655">
          <w:rPr>
            <w:rStyle w:val="Hyperlink"/>
            <w:rFonts w:eastAsia="SimSun"/>
          </w:rPr>
          <w:t>9.14</w:t>
        </w:r>
        <w:r>
          <w:rPr>
            <w:rFonts w:asciiTheme="minorHAnsi" w:eastAsiaTheme="minorEastAsia" w:hAnsiTheme="minorHAnsi" w:cstheme="minorBidi"/>
            <w:kern w:val="2"/>
            <w:sz w:val="24"/>
            <w:szCs w:val="24"/>
            <w14:ligatures w14:val="standardContextual"/>
          </w:rPr>
          <w:tab/>
        </w:r>
        <w:r w:rsidRPr="00DD0655">
          <w:rPr>
            <w:rStyle w:val="Hyperlink"/>
          </w:rPr>
          <w:t>Others</w:t>
        </w:r>
        <w:r>
          <w:rPr>
            <w:webHidden/>
          </w:rPr>
          <w:tab/>
        </w:r>
        <w:r>
          <w:rPr>
            <w:webHidden/>
          </w:rPr>
          <w:fldChar w:fldCharType="begin"/>
        </w:r>
        <w:r>
          <w:rPr>
            <w:webHidden/>
          </w:rPr>
          <w:instrText xml:space="preserve"> PAGEREF _Toc211862525 \h </w:instrText>
        </w:r>
        <w:r>
          <w:rPr>
            <w:webHidden/>
          </w:rPr>
        </w:r>
        <w:r>
          <w:rPr>
            <w:webHidden/>
          </w:rPr>
          <w:fldChar w:fldCharType="separate"/>
        </w:r>
        <w:r>
          <w:rPr>
            <w:webHidden/>
          </w:rPr>
          <w:t>84</w:t>
        </w:r>
        <w:r>
          <w:rPr>
            <w:webHidden/>
          </w:rPr>
          <w:fldChar w:fldCharType="end"/>
        </w:r>
      </w:hyperlink>
    </w:p>
    <w:p w14:paraId="2D018E31" w14:textId="2845A49C" w:rsidR="0015248A" w:rsidRDefault="0015248A">
      <w:pPr>
        <w:pStyle w:val="TOC1"/>
        <w:rPr>
          <w:rFonts w:asciiTheme="minorHAnsi" w:eastAsiaTheme="minorEastAsia" w:hAnsiTheme="minorHAnsi" w:cstheme="minorBidi"/>
          <w:kern w:val="2"/>
          <w:sz w:val="24"/>
          <w:szCs w:val="24"/>
          <w14:ligatures w14:val="standardContextual"/>
        </w:rPr>
      </w:pPr>
      <w:hyperlink w:anchor="_Toc211862526" w:history="1">
        <w:r w:rsidRPr="00DD0655">
          <w:rPr>
            <w:rStyle w:val="Hyperlink"/>
            <w:rFonts w:eastAsia="DengXian"/>
            <w:lang w:eastAsia="zh-CN"/>
          </w:rPr>
          <w:t>10.</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Release 20 NR</w:t>
        </w:r>
        <w:r>
          <w:rPr>
            <w:webHidden/>
          </w:rPr>
          <w:tab/>
        </w:r>
        <w:r>
          <w:rPr>
            <w:webHidden/>
          </w:rPr>
          <w:fldChar w:fldCharType="begin"/>
        </w:r>
        <w:r>
          <w:rPr>
            <w:webHidden/>
          </w:rPr>
          <w:instrText xml:space="preserve"> PAGEREF _Toc211862526 \h </w:instrText>
        </w:r>
        <w:r>
          <w:rPr>
            <w:webHidden/>
          </w:rPr>
        </w:r>
        <w:r>
          <w:rPr>
            <w:webHidden/>
          </w:rPr>
          <w:fldChar w:fldCharType="separate"/>
        </w:r>
        <w:r>
          <w:rPr>
            <w:webHidden/>
          </w:rPr>
          <w:t>85</w:t>
        </w:r>
        <w:r>
          <w:rPr>
            <w:webHidden/>
          </w:rPr>
          <w:fldChar w:fldCharType="end"/>
        </w:r>
      </w:hyperlink>
    </w:p>
    <w:p w14:paraId="2FB8B2F6" w14:textId="33E2A3C3" w:rsidR="0015248A" w:rsidRDefault="0015248A">
      <w:pPr>
        <w:pStyle w:val="TOC2"/>
        <w:rPr>
          <w:rFonts w:asciiTheme="minorHAnsi" w:eastAsiaTheme="minorEastAsia" w:hAnsiTheme="minorHAnsi" w:cstheme="minorBidi"/>
          <w:kern w:val="2"/>
          <w:sz w:val="24"/>
          <w:szCs w:val="24"/>
          <w14:ligatures w14:val="standardContextual"/>
        </w:rPr>
      </w:pPr>
      <w:hyperlink w:anchor="_Toc211862527" w:history="1">
        <w:r w:rsidRPr="00DD0655">
          <w:rPr>
            <w:rStyle w:val="Hyperlink"/>
            <w:rFonts w:eastAsia="DengXian"/>
            <w:lang w:eastAsia="zh-CN"/>
          </w:rPr>
          <w:t>10.1</w:t>
        </w:r>
        <w:r>
          <w:rPr>
            <w:rFonts w:asciiTheme="minorHAnsi" w:eastAsiaTheme="minorEastAsia" w:hAnsiTheme="minorHAnsi" w:cstheme="minorBidi"/>
            <w:kern w:val="2"/>
            <w:sz w:val="24"/>
            <w:szCs w:val="24"/>
            <w14:ligatures w14:val="standardContextual"/>
          </w:rPr>
          <w:tab/>
        </w:r>
        <w:r w:rsidRPr="00DD0655">
          <w:rPr>
            <w:rStyle w:val="Hyperlink"/>
            <w:lang w:eastAsia="zh-CN"/>
          </w:rPr>
          <w:t>Artificial Intelligence (AI)/Machine Learning (ML) for NR air interface enhancements</w:t>
        </w:r>
        <w:r>
          <w:rPr>
            <w:webHidden/>
          </w:rPr>
          <w:tab/>
        </w:r>
        <w:r>
          <w:rPr>
            <w:webHidden/>
          </w:rPr>
          <w:fldChar w:fldCharType="begin"/>
        </w:r>
        <w:r>
          <w:rPr>
            <w:webHidden/>
          </w:rPr>
          <w:instrText xml:space="preserve"> PAGEREF _Toc211862527 \h </w:instrText>
        </w:r>
        <w:r>
          <w:rPr>
            <w:webHidden/>
          </w:rPr>
        </w:r>
        <w:r>
          <w:rPr>
            <w:webHidden/>
          </w:rPr>
          <w:fldChar w:fldCharType="separate"/>
        </w:r>
        <w:r>
          <w:rPr>
            <w:webHidden/>
          </w:rPr>
          <w:t>85</w:t>
        </w:r>
        <w:r>
          <w:rPr>
            <w:webHidden/>
          </w:rPr>
          <w:fldChar w:fldCharType="end"/>
        </w:r>
      </w:hyperlink>
    </w:p>
    <w:p w14:paraId="5BB653F1" w14:textId="16F75B5A" w:rsidR="0015248A" w:rsidRDefault="0015248A">
      <w:pPr>
        <w:pStyle w:val="TOC3"/>
        <w:rPr>
          <w:rFonts w:asciiTheme="minorHAnsi" w:eastAsiaTheme="minorEastAsia" w:hAnsiTheme="minorHAnsi" w:cstheme="minorBidi"/>
          <w:kern w:val="2"/>
          <w:sz w:val="24"/>
          <w:szCs w:val="24"/>
          <w14:ligatures w14:val="standardContextual"/>
        </w:rPr>
      </w:pPr>
      <w:hyperlink w:anchor="_Toc211862528" w:history="1">
        <w:r w:rsidRPr="00DD0655">
          <w:rPr>
            <w:rStyle w:val="Hyperlink"/>
            <w:rFonts w:eastAsia="DengXian"/>
          </w:rPr>
          <w:t>10.1.1</w:t>
        </w:r>
        <w:r>
          <w:rPr>
            <w:rFonts w:asciiTheme="minorHAnsi" w:eastAsiaTheme="minorEastAsia" w:hAnsiTheme="minorHAnsi" w:cstheme="minorBidi"/>
            <w:kern w:val="2"/>
            <w:sz w:val="24"/>
            <w:szCs w:val="24"/>
            <w14:ligatures w14:val="standardContextual"/>
          </w:rPr>
          <w:tab/>
        </w:r>
        <w:r w:rsidRPr="00DD0655">
          <w:rPr>
            <w:rStyle w:val="Hyperlink"/>
          </w:rPr>
          <w:t>CSI spatial/frequency compression without temporal aspects (“Case 0”)</w:t>
        </w:r>
        <w:r>
          <w:rPr>
            <w:webHidden/>
          </w:rPr>
          <w:tab/>
        </w:r>
        <w:r>
          <w:rPr>
            <w:webHidden/>
          </w:rPr>
          <w:fldChar w:fldCharType="begin"/>
        </w:r>
        <w:r>
          <w:rPr>
            <w:webHidden/>
          </w:rPr>
          <w:instrText xml:space="preserve"> PAGEREF _Toc211862528 \h </w:instrText>
        </w:r>
        <w:r>
          <w:rPr>
            <w:webHidden/>
          </w:rPr>
        </w:r>
        <w:r>
          <w:rPr>
            <w:webHidden/>
          </w:rPr>
          <w:fldChar w:fldCharType="separate"/>
        </w:r>
        <w:r>
          <w:rPr>
            <w:webHidden/>
          </w:rPr>
          <w:t>85</w:t>
        </w:r>
        <w:r>
          <w:rPr>
            <w:webHidden/>
          </w:rPr>
          <w:fldChar w:fldCharType="end"/>
        </w:r>
      </w:hyperlink>
    </w:p>
    <w:p w14:paraId="7CBF36D0" w14:textId="4581C7AB" w:rsidR="0015248A" w:rsidRDefault="0015248A">
      <w:pPr>
        <w:pStyle w:val="TOC4"/>
        <w:rPr>
          <w:rFonts w:asciiTheme="minorHAnsi" w:eastAsiaTheme="minorEastAsia" w:hAnsiTheme="minorHAnsi" w:cstheme="minorBidi"/>
          <w:kern w:val="2"/>
          <w:sz w:val="24"/>
          <w:szCs w:val="24"/>
          <w14:ligatures w14:val="standardContextual"/>
        </w:rPr>
      </w:pPr>
      <w:hyperlink w:anchor="_Toc211862529" w:history="1">
        <w:r w:rsidRPr="00DD0655">
          <w:rPr>
            <w:rStyle w:val="Hyperlink"/>
            <w:rFonts w:eastAsia="DengXian"/>
          </w:rPr>
          <w:t>10.1.1.1</w:t>
        </w:r>
        <w:r>
          <w:rPr>
            <w:rFonts w:asciiTheme="minorHAnsi" w:eastAsiaTheme="minorEastAsia" w:hAnsiTheme="minorHAnsi" w:cstheme="minorBidi"/>
            <w:kern w:val="2"/>
            <w:sz w:val="24"/>
            <w:szCs w:val="24"/>
            <w14:ligatures w14:val="standardContextual"/>
          </w:rPr>
          <w:tab/>
        </w:r>
        <w:r w:rsidRPr="00DD0655">
          <w:rPr>
            <w:rStyle w:val="Hyperlink"/>
          </w:rPr>
          <w:t>Inference related aspects</w:t>
        </w:r>
        <w:r>
          <w:rPr>
            <w:webHidden/>
          </w:rPr>
          <w:tab/>
        </w:r>
        <w:r>
          <w:rPr>
            <w:webHidden/>
          </w:rPr>
          <w:fldChar w:fldCharType="begin"/>
        </w:r>
        <w:r>
          <w:rPr>
            <w:webHidden/>
          </w:rPr>
          <w:instrText xml:space="preserve"> PAGEREF _Toc211862529 \h </w:instrText>
        </w:r>
        <w:r>
          <w:rPr>
            <w:webHidden/>
          </w:rPr>
        </w:r>
        <w:r>
          <w:rPr>
            <w:webHidden/>
          </w:rPr>
          <w:fldChar w:fldCharType="separate"/>
        </w:r>
        <w:r>
          <w:rPr>
            <w:webHidden/>
          </w:rPr>
          <w:t>85</w:t>
        </w:r>
        <w:r>
          <w:rPr>
            <w:webHidden/>
          </w:rPr>
          <w:fldChar w:fldCharType="end"/>
        </w:r>
      </w:hyperlink>
    </w:p>
    <w:p w14:paraId="4EA6C9D7" w14:textId="05CE353C" w:rsidR="0015248A" w:rsidRDefault="0015248A">
      <w:pPr>
        <w:pStyle w:val="TOC4"/>
        <w:rPr>
          <w:rFonts w:asciiTheme="minorHAnsi" w:eastAsiaTheme="minorEastAsia" w:hAnsiTheme="minorHAnsi" w:cstheme="minorBidi"/>
          <w:kern w:val="2"/>
          <w:sz w:val="24"/>
          <w:szCs w:val="24"/>
          <w14:ligatures w14:val="standardContextual"/>
        </w:rPr>
      </w:pPr>
      <w:hyperlink w:anchor="_Toc211862530" w:history="1">
        <w:r w:rsidRPr="00DD0655">
          <w:rPr>
            <w:rStyle w:val="Hyperlink"/>
            <w:rFonts w:eastAsia="DengXian"/>
          </w:rPr>
          <w:t>10.1.1.2</w:t>
        </w:r>
        <w:r>
          <w:rPr>
            <w:rFonts w:asciiTheme="minorHAnsi" w:eastAsiaTheme="minorEastAsia" w:hAnsiTheme="minorHAnsi" w:cstheme="minorBidi"/>
            <w:kern w:val="2"/>
            <w:sz w:val="24"/>
            <w:szCs w:val="24"/>
            <w14:ligatures w14:val="standardContextual"/>
          </w:rPr>
          <w:tab/>
        </w:r>
        <w:r w:rsidRPr="00DD0655">
          <w:rPr>
            <w:rStyle w:val="Hyperlink"/>
          </w:rPr>
          <w:t>Other aspects</w:t>
        </w:r>
        <w:r>
          <w:rPr>
            <w:webHidden/>
          </w:rPr>
          <w:tab/>
        </w:r>
        <w:r>
          <w:rPr>
            <w:webHidden/>
          </w:rPr>
          <w:fldChar w:fldCharType="begin"/>
        </w:r>
        <w:r>
          <w:rPr>
            <w:webHidden/>
          </w:rPr>
          <w:instrText xml:space="preserve"> PAGEREF _Toc211862530 \h </w:instrText>
        </w:r>
        <w:r>
          <w:rPr>
            <w:webHidden/>
          </w:rPr>
        </w:r>
        <w:r>
          <w:rPr>
            <w:webHidden/>
          </w:rPr>
          <w:fldChar w:fldCharType="separate"/>
        </w:r>
        <w:r>
          <w:rPr>
            <w:webHidden/>
          </w:rPr>
          <w:t>88</w:t>
        </w:r>
        <w:r>
          <w:rPr>
            <w:webHidden/>
          </w:rPr>
          <w:fldChar w:fldCharType="end"/>
        </w:r>
      </w:hyperlink>
    </w:p>
    <w:p w14:paraId="6F9A15BE" w14:textId="51D888CD" w:rsidR="0015248A" w:rsidRDefault="0015248A">
      <w:pPr>
        <w:pStyle w:val="TOC3"/>
        <w:rPr>
          <w:rFonts w:asciiTheme="minorHAnsi" w:eastAsiaTheme="minorEastAsia" w:hAnsiTheme="minorHAnsi" w:cstheme="minorBidi"/>
          <w:kern w:val="2"/>
          <w:sz w:val="24"/>
          <w:szCs w:val="24"/>
          <w14:ligatures w14:val="standardContextual"/>
        </w:rPr>
      </w:pPr>
      <w:hyperlink w:anchor="_Toc211862531" w:history="1">
        <w:r w:rsidRPr="00DD0655">
          <w:rPr>
            <w:rStyle w:val="Hyperlink"/>
            <w:rFonts w:eastAsia="DengXian"/>
          </w:rPr>
          <w:t>10.1.2</w:t>
        </w:r>
        <w:r>
          <w:rPr>
            <w:rFonts w:asciiTheme="minorHAnsi" w:eastAsiaTheme="minorEastAsia" w:hAnsiTheme="minorHAnsi" w:cstheme="minorBidi"/>
            <w:kern w:val="2"/>
            <w:sz w:val="24"/>
            <w:szCs w:val="24"/>
            <w14:ligatures w14:val="standardContextual"/>
          </w:rPr>
          <w:tab/>
        </w:r>
        <w:r w:rsidRPr="00DD0655">
          <w:rPr>
            <w:rStyle w:val="Hyperlink"/>
          </w:rPr>
          <w:t>Inter-vendor training collaboration for two-sided AI/ML models</w:t>
        </w:r>
        <w:r>
          <w:rPr>
            <w:webHidden/>
          </w:rPr>
          <w:tab/>
        </w:r>
        <w:r>
          <w:rPr>
            <w:webHidden/>
          </w:rPr>
          <w:fldChar w:fldCharType="begin"/>
        </w:r>
        <w:r>
          <w:rPr>
            <w:webHidden/>
          </w:rPr>
          <w:instrText xml:space="preserve"> PAGEREF _Toc211862531 \h </w:instrText>
        </w:r>
        <w:r>
          <w:rPr>
            <w:webHidden/>
          </w:rPr>
        </w:r>
        <w:r>
          <w:rPr>
            <w:webHidden/>
          </w:rPr>
          <w:fldChar w:fldCharType="separate"/>
        </w:r>
        <w:r>
          <w:rPr>
            <w:webHidden/>
          </w:rPr>
          <w:t>90</w:t>
        </w:r>
        <w:r>
          <w:rPr>
            <w:webHidden/>
          </w:rPr>
          <w:fldChar w:fldCharType="end"/>
        </w:r>
      </w:hyperlink>
    </w:p>
    <w:p w14:paraId="054115A9" w14:textId="18CE20BA" w:rsidR="0015248A" w:rsidRDefault="0015248A">
      <w:pPr>
        <w:pStyle w:val="TOC2"/>
        <w:rPr>
          <w:rFonts w:asciiTheme="minorHAnsi" w:eastAsiaTheme="minorEastAsia" w:hAnsiTheme="minorHAnsi" w:cstheme="minorBidi"/>
          <w:kern w:val="2"/>
          <w:sz w:val="24"/>
          <w:szCs w:val="24"/>
          <w14:ligatures w14:val="standardContextual"/>
        </w:rPr>
      </w:pPr>
      <w:hyperlink w:anchor="_Toc211862532" w:history="1">
        <w:r w:rsidRPr="00DD0655">
          <w:rPr>
            <w:rStyle w:val="Hyperlink"/>
            <w:rFonts w:eastAsia="DengXian"/>
            <w:lang w:eastAsia="zh-CN"/>
          </w:rPr>
          <w:t>10.2</w:t>
        </w:r>
        <w:r>
          <w:rPr>
            <w:rFonts w:asciiTheme="minorHAnsi" w:eastAsiaTheme="minorEastAsia" w:hAnsiTheme="minorHAnsi" w:cstheme="minorBidi"/>
            <w:kern w:val="2"/>
            <w:sz w:val="24"/>
            <w:szCs w:val="24"/>
            <w14:ligatures w14:val="standardContextual"/>
          </w:rPr>
          <w:tab/>
        </w:r>
        <w:r w:rsidRPr="00DD0655">
          <w:rPr>
            <w:rStyle w:val="Hyperlink"/>
            <w:lang w:eastAsia="zh-CN"/>
          </w:rPr>
          <w:t>NR MIMO Phase 6</w:t>
        </w:r>
        <w:r>
          <w:rPr>
            <w:webHidden/>
          </w:rPr>
          <w:tab/>
        </w:r>
        <w:r>
          <w:rPr>
            <w:webHidden/>
          </w:rPr>
          <w:fldChar w:fldCharType="begin"/>
        </w:r>
        <w:r>
          <w:rPr>
            <w:webHidden/>
          </w:rPr>
          <w:instrText xml:space="preserve"> PAGEREF _Toc211862532 \h </w:instrText>
        </w:r>
        <w:r>
          <w:rPr>
            <w:webHidden/>
          </w:rPr>
        </w:r>
        <w:r>
          <w:rPr>
            <w:webHidden/>
          </w:rPr>
          <w:fldChar w:fldCharType="separate"/>
        </w:r>
        <w:r>
          <w:rPr>
            <w:webHidden/>
          </w:rPr>
          <w:t>92</w:t>
        </w:r>
        <w:r>
          <w:rPr>
            <w:webHidden/>
          </w:rPr>
          <w:fldChar w:fldCharType="end"/>
        </w:r>
      </w:hyperlink>
    </w:p>
    <w:p w14:paraId="2CE89CC8" w14:textId="59EC6E13" w:rsidR="0015248A" w:rsidRDefault="0015248A">
      <w:pPr>
        <w:pStyle w:val="TOC3"/>
        <w:rPr>
          <w:rFonts w:asciiTheme="minorHAnsi" w:eastAsiaTheme="minorEastAsia" w:hAnsiTheme="minorHAnsi" w:cstheme="minorBidi"/>
          <w:kern w:val="2"/>
          <w:sz w:val="24"/>
          <w:szCs w:val="24"/>
          <w14:ligatures w14:val="standardContextual"/>
        </w:rPr>
      </w:pPr>
      <w:hyperlink w:anchor="_Toc211862533" w:history="1">
        <w:r w:rsidRPr="00DD0655">
          <w:rPr>
            <w:rStyle w:val="Hyperlink"/>
            <w:rFonts w:eastAsia="DengXian"/>
          </w:rPr>
          <w:t>10.2.1</w:t>
        </w:r>
        <w:r>
          <w:rPr>
            <w:rFonts w:asciiTheme="minorHAnsi" w:eastAsiaTheme="minorEastAsia" w:hAnsiTheme="minorHAnsi" w:cstheme="minorBidi"/>
            <w:kern w:val="2"/>
            <w:sz w:val="24"/>
            <w:szCs w:val="24"/>
            <w14:ligatures w14:val="standardContextual"/>
          </w:rPr>
          <w:tab/>
        </w:r>
        <w:r w:rsidRPr="00DD0655">
          <w:rPr>
            <w:rStyle w:val="Hyperlink"/>
          </w:rPr>
          <w:t>Improvement of SRS capacity and coverage</w:t>
        </w:r>
        <w:r>
          <w:rPr>
            <w:webHidden/>
          </w:rPr>
          <w:tab/>
        </w:r>
        <w:r>
          <w:rPr>
            <w:webHidden/>
          </w:rPr>
          <w:fldChar w:fldCharType="begin"/>
        </w:r>
        <w:r>
          <w:rPr>
            <w:webHidden/>
          </w:rPr>
          <w:instrText xml:space="preserve"> PAGEREF _Toc211862533 \h </w:instrText>
        </w:r>
        <w:r>
          <w:rPr>
            <w:webHidden/>
          </w:rPr>
        </w:r>
        <w:r>
          <w:rPr>
            <w:webHidden/>
          </w:rPr>
          <w:fldChar w:fldCharType="separate"/>
        </w:r>
        <w:r>
          <w:rPr>
            <w:webHidden/>
          </w:rPr>
          <w:t>92</w:t>
        </w:r>
        <w:r>
          <w:rPr>
            <w:webHidden/>
          </w:rPr>
          <w:fldChar w:fldCharType="end"/>
        </w:r>
      </w:hyperlink>
    </w:p>
    <w:p w14:paraId="72D37AD2" w14:textId="70CA8ED7" w:rsidR="0015248A" w:rsidRDefault="0015248A">
      <w:pPr>
        <w:pStyle w:val="TOC3"/>
        <w:rPr>
          <w:rFonts w:asciiTheme="minorHAnsi" w:eastAsiaTheme="minorEastAsia" w:hAnsiTheme="minorHAnsi" w:cstheme="minorBidi"/>
          <w:kern w:val="2"/>
          <w:sz w:val="24"/>
          <w:szCs w:val="24"/>
          <w14:ligatures w14:val="standardContextual"/>
        </w:rPr>
      </w:pPr>
      <w:hyperlink w:anchor="_Toc211862534" w:history="1">
        <w:r w:rsidRPr="00DD0655">
          <w:rPr>
            <w:rStyle w:val="Hyperlink"/>
            <w:rFonts w:eastAsia="DengXian"/>
          </w:rPr>
          <w:t>10.2.2</w:t>
        </w:r>
        <w:r>
          <w:rPr>
            <w:rFonts w:asciiTheme="minorHAnsi" w:eastAsiaTheme="minorEastAsia" w:hAnsiTheme="minorHAnsi" w:cstheme="minorBidi"/>
            <w:kern w:val="2"/>
            <w:sz w:val="24"/>
            <w:szCs w:val="24"/>
            <w14:ligatures w14:val="standardContextual"/>
          </w:rPr>
          <w:tab/>
        </w:r>
        <w:r w:rsidRPr="00DD0655">
          <w:rPr>
            <w:rStyle w:val="Hyperlink"/>
          </w:rPr>
          <w:t>Enhancing DL CSI acquisition</w:t>
        </w:r>
        <w:r>
          <w:rPr>
            <w:webHidden/>
          </w:rPr>
          <w:tab/>
        </w:r>
        <w:r>
          <w:rPr>
            <w:webHidden/>
          </w:rPr>
          <w:fldChar w:fldCharType="begin"/>
        </w:r>
        <w:r>
          <w:rPr>
            <w:webHidden/>
          </w:rPr>
          <w:instrText xml:space="preserve"> PAGEREF _Toc211862534 \h </w:instrText>
        </w:r>
        <w:r>
          <w:rPr>
            <w:webHidden/>
          </w:rPr>
        </w:r>
        <w:r>
          <w:rPr>
            <w:webHidden/>
          </w:rPr>
          <w:fldChar w:fldCharType="separate"/>
        </w:r>
        <w:r>
          <w:rPr>
            <w:webHidden/>
          </w:rPr>
          <w:t>95</w:t>
        </w:r>
        <w:r>
          <w:rPr>
            <w:webHidden/>
          </w:rPr>
          <w:fldChar w:fldCharType="end"/>
        </w:r>
      </w:hyperlink>
    </w:p>
    <w:p w14:paraId="361BC625" w14:textId="14694FED" w:rsidR="0015248A" w:rsidRDefault="0015248A">
      <w:pPr>
        <w:pStyle w:val="TOC2"/>
        <w:rPr>
          <w:rFonts w:asciiTheme="minorHAnsi" w:eastAsiaTheme="minorEastAsia" w:hAnsiTheme="minorHAnsi" w:cstheme="minorBidi"/>
          <w:kern w:val="2"/>
          <w:sz w:val="24"/>
          <w:szCs w:val="24"/>
          <w14:ligatures w14:val="standardContextual"/>
        </w:rPr>
      </w:pPr>
      <w:hyperlink w:anchor="_Toc211862535" w:history="1">
        <w:r w:rsidRPr="00DD0655">
          <w:rPr>
            <w:rStyle w:val="Hyperlink"/>
            <w:rFonts w:eastAsia="DengXian"/>
            <w:lang w:eastAsia="zh-CN"/>
          </w:rPr>
          <w:t>10.3</w:t>
        </w:r>
        <w:r>
          <w:rPr>
            <w:rFonts w:asciiTheme="minorHAnsi" w:eastAsiaTheme="minorEastAsia" w:hAnsiTheme="minorHAnsi" w:cstheme="minorBidi"/>
            <w:kern w:val="2"/>
            <w:sz w:val="24"/>
            <w:szCs w:val="24"/>
            <w14:ligatures w14:val="standardContextual"/>
          </w:rPr>
          <w:tab/>
        </w:r>
        <w:r w:rsidRPr="00DD0655">
          <w:rPr>
            <w:rStyle w:val="Hyperlink"/>
            <w:lang w:eastAsia="zh-CN"/>
          </w:rPr>
          <w:t>Study of Enhancements for solutions for Ambient IoT (Internet of Things) in NR outdoor for active devices</w:t>
        </w:r>
        <w:r>
          <w:rPr>
            <w:webHidden/>
          </w:rPr>
          <w:tab/>
        </w:r>
        <w:r>
          <w:rPr>
            <w:webHidden/>
          </w:rPr>
          <w:fldChar w:fldCharType="begin"/>
        </w:r>
        <w:r>
          <w:rPr>
            <w:webHidden/>
          </w:rPr>
          <w:instrText xml:space="preserve"> PAGEREF _Toc211862535 \h </w:instrText>
        </w:r>
        <w:r>
          <w:rPr>
            <w:webHidden/>
          </w:rPr>
        </w:r>
        <w:r>
          <w:rPr>
            <w:webHidden/>
          </w:rPr>
          <w:fldChar w:fldCharType="separate"/>
        </w:r>
        <w:r>
          <w:rPr>
            <w:webHidden/>
          </w:rPr>
          <w:t>99</w:t>
        </w:r>
        <w:r>
          <w:rPr>
            <w:webHidden/>
          </w:rPr>
          <w:fldChar w:fldCharType="end"/>
        </w:r>
      </w:hyperlink>
    </w:p>
    <w:p w14:paraId="628D5D05" w14:textId="4A91DF8B" w:rsidR="0015248A" w:rsidRDefault="0015248A">
      <w:pPr>
        <w:pStyle w:val="TOC3"/>
        <w:rPr>
          <w:rFonts w:asciiTheme="minorHAnsi" w:eastAsiaTheme="minorEastAsia" w:hAnsiTheme="minorHAnsi" w:cstheme="minorBidi"/>
          <w:kern w:val="2"/>
          <w:sz w:val="24"/>
          <w:szCs w:val="24"/>
          <w14:ligatures w14:val="standardContextual"/>
        </w:rPr>
      </w:pPr>
      <w:hyperlink w:anchor="_Toc211862536" w:history="1">
        <w:r w:rsidRPr="00DD0655">
          <w:rPr>
            <w:rStyle w:val="Hyperlink"/>
            <w:rFonts w:eastAsia="DengXian"/>
          </w:rPr>
          <w:t>10.3.1</w:t>
        </w:r>
        <w:r>
          <w:rPr>
            <w:rFonts w:asciiTheme="minorHAnsi" w:eastAsiaTheme="minorEastAsia" w:hAnsiTheme="minorHAnsi" w:cstheme="minorBidi"/>
            <w:kern w:val="2"/>
            <w:sz w:val="24"/>
            <w:szCs w:val="24"/>
            <w14:ligatures w14:val="standardContextual"/>
          </w:rPr>
          <w:tab/>
        </w:r>
        <w:r w:rsidRPr="00DD0655">
          <w:rPr>
            <w:rStyle w:val="Hyperlink"/>
          </w:rPr>
          <w:t>Evaluations</w:t>
        </w:r>
        <w:r>
          <w:rPr>
            <w:webHidden/>
          </w:rPr>
          <w:tab/>
        </w:r>
        <w:r>
          <w:rPr>
            <w:webHidden/>
          </w:rPr>
          <w:fldChar w:fldCharType="begin"/>
        </w:r>
        <w:r>
          <w:rPr>
            <w:webHidden/>
          </w:rPr>
          <w:instrText xml:space="preserve"> PAGEREF _Toc211862536 \h </w:instrText>
        </w:r>
        <w:r>
          <w:rPr>
            <w:webHidden/>
          </w:rPr>
        </w:r>
        <w:r>
          <w:rPr>
            <w:webHidden/>
          </w:rPr>
          <w:fldChar w:fldCharType="separate"/>
        </w:r>
        <w:r>
          <w:rPr>
            <w:webHidden/>
          </w:rPr>
          <w:t>99</w:t>
        </w:r>
        <w:r>
          <w:rPr>
            <w:webHidden/>
          </w:rPr>
          <w:fldChar w:fldCharType="end"/>
        </w:r>
      </w:hyperlink>
    </w:p>
    <w:p w14:paraId="64367204" w14:textId="2A964199" w:rsidR="0015248A" w:rsidRDefault="0015248A">
      <w:pPr>
        <w:pStyle w:val="TOC3"/>
        <w:rPr>
          <w:rFonts w:asciiTheme="minorHAnsi" w:eastAsiaTheme="minorEastAsia" w:hAnsiTheme="minorHAnsi" w:cstheme="minorBidi"/>
          <w:kern w:val="2"/>
          <w:sz w:val="24"/>
          <w:szCs w:val="24"/>
          <w14:ligatures w14:val="standardContextual"/>
        </w:rPr>
      </w:pPr>
      <w:hyperlink w:anchor="_Toc211862537" w:history="1">
        <w:r w:rsidRPr="00DD0655">
          <w:rPr>
            <w:rStyle w:val="Hyperlink"/>
            <w:rFonts w:eastAsia="DengXian"/>
          </w:rPr>
          <w:t>10.3.2</w:t>
        </w:r>
        <w:r>
          <w:rPr>
            <w:rFonts w:asciiTheme="minorHAnsi" w:eastAsiaTheme="minorEastAsia" w:hAnsiTheme="minorHAnsi" w:cstheme="minorBidi"/>
            <w:kern w:val="2"/>
            <w:sz w:val="24"/>
            <w:szCs w:val="24"/>
            <w14:ligatures w14:val="standardContextual"/>
          </w:rPr>
          <w:tab/>
        </w:r>
        <w:r w:rsidRPr="00DD0655">
          <w:rPr>
            <w:rStyle w:val="Hyperlink"/>
          </w:rPr>
          <w:t>Study of air interface for Device 2b/C</w:t>
        </w:r>
        <w:r>
          <w:rPr>
            <w:webHidden/>
          </w:rPr>
          <w:tab/>
        </w:r>
        <w:r>
          <w:rPr>
            <w:webHidden/>
          </w:rPr>
          <w:fldChar w:fldCharType="begin"/>
        </w:r>
        <w:r>
          <w:rPr>
            <w:webHidden/>
          </w:rPr>
          <w:instrText xml:space="preserve"> PAGEREF _Toc211862537 \h </w:instrText>
        </w:r>
        <w:r>
          <w:rPr>
            <w:webHidden/>
          </w:rPr>
        </w:r>
        <w:r>
          <w:rPr>
            <w:webHidden/>
          </w:rPr>
          <w:fldChar w:fldCharType="separate"/>
        </w:r>
        <w:r>
          <w:rPr>
            <w:webHidden/>
          </w:rPr>
          <w:t>107</w:t>
        </w:r>
        <w:r>
          <w:rPr>
            <w:webHidden/>
          </w:rPr>
          <w:fldChar w:fldCharType="end"/>
        </w:r>
      </w:hyperlink>
    </w:p>
    <w:p w14:paraId="17C0DE32" w14:textId="7E7EAFA3" w:rsidR="0015248A" w:rsidRDefault="0015248A">
      <w:pPr>
        <w:pStyle w:val="TOC2"/>
        <w:rPr>
          <w:rFonts w:asciiTheme="minorHAnsi" w:eastAsiaTheme="minorEastAsia" w:hAnsiTheme="minorHAnsi" w:cstheme="minorBidi"/>
          <w:kern w:val="2"/>
          <w:sz w:val="24"/>
          <w:szCs w:val="24"/>
          <w14:ligatures w14:val="standardContextual"/>
        </w:rPr>
      </w:pPr>
      <w:hyperlink w:anchor="_Toc211862538" w:history="1">
        <w:r w:rsidRPr="00DD0655">
          <w:rPr>
            <w:rStyle w:val="Hyperlink"/>
            <w:rFonts w:eastAsia="DengXian"/>
            <w:lang w:eastAsia="zh-CN"/>
          </w:rPr>
          <w:t>10.4</w:t>
        </w:r>
        <w:r>
          <w:rPr>
            <w:rFonts w:asciiTheme="minorHAnsi" w:eastAsiaTheme="minorEastAsia" w:hAnsiTheme="minorHAnsi" w:cstheme="minorBidi"/>
            <w:kern w:val="2"/>
            <w:sz w:val="24"/>
            <w:szCs w:val="24"/>
            <w14:ligatures w14:val="standardContextual"/>
          </w:rPr>
          <w:tab/>
        </w:r>
        <w:r w:rsidRPr="00DD0655">
          <w:rPr>
            <w:rStyle w:val="Hyperlink"/>
            <w:lang w:eastAsia="zh-CN"/>
          </w:rPr>
          <w:t>Coverage Enhancement Phase 3</w:t>
        </w:r>
        <w:r>
          <w:rPr>
            <w:webHidden/>
          </w:rPr>
          <w:tab/>
        </w:r>
        <w:r>
          <w:rPr>
            <w:webHidden/>
          </w:rPr>
          <w:fldChar w:fldCharType="begin"/>
        </w:r>
        <w:r>
          <w:rPr>
            <w:webHidden/>
          </w:rPr>
          <w:instrText xml:space="preserve"> PAGEREF _Toc211862538 \h </w:instrText>
        </w:r>
        <w:r>
          <w:rPr>
            <w:webHidden/>
          </w:rPr>
        </w:r>
        <w:r>
          <w:rPr>
            <w:webHidden/>
          </w:rPr>
          <w:fldChar w:fldCharType="separate"/>
        </w:r>
        <w:r>
          <w:rPr>
            <w:webHidden/>
          </w:rPr>
          <w:t>113</w:t>
        </w:r>
        <w:r>
          <w:rPr>
            <w:webHidden/>
          </w:rPr>
          <w:fldChar w:fldCharType="end"/>
        </w:r>
      </w:hyperlink>
    </w:p>
    <w:p w14:paraId="5D18D65D" w14:textId="26A8486B" w:rsidR="0015248A" w:rsidRDefault="0015248A">
      <w:pPr>
        <w:pStyle w:val="TOC3"/>
        <w:rPr>
          <w:rFonts w:asciiTheme="minorHAnsi" w:eastAsiaTheme="minorEastAsia" w:hAnsiTheme="minorHAnsi" w:cstheme="minorBidi"/>
          <w:kern w:val="2"/>
          <w:sz w:val="24"/>
          <w:szCs w:val="24"/>
          <w14:ligatures w14:val="standardContextual"/>
        </w:rPr>
      </w:pPr>
      <w:hyperlink w:anchor="_Toc211862539" w:history="1">
        <w:r w:rsidRPr="00DD0655">
          <w:rPr>
            <w:rStyle w:val="Hyperlink"/>
            <w:rFonts w:eastAsia="DengXian"/>
          </w:rPr>
          <w:t>10.4.1</w:t>
        </w:r>
        <w:r>
          <w:rPr>
            <w:rFonts w:asciiTheme="minorHAnsi" w:eastAsiaTheme="minorEastAsia" w:hAnsiTheme="minorHAnsi" w:cstheme="minorBidi"/>
            <w:kern w:val="2"/>
            <w:sz w:val="24"/>
            <w:szCs w:val="24"/>
            <w14:ligatures w14:val="standardContextual"/>
          </w:rPr>
          <w:tab/>
        </w:r>
        <w:r w:rsidRPr="00DD0655">
          <w:rPr>
            <w:rStyle w:val="Hyperlink"/>
          </w:rPr>
          <w:t>Coverage enhancement</w:t>
        </w:r>
        <w:r>
          <w:rPr>
            <w:webHidden/>
          </w:rPr>
          <w:tab/>
        </w:r>
        <w:r>
          <w:rPr>
            <w:webHidden/>
          </w:rPr>
          <w:fldChar w:fldCharType="begin"/>
        </w:r>
        <w:r>
          <w:rPr>
            <w:webHidden/>
          </w:rPr>
          <w:instrText xml:space="preserve"> PAGEREF _Toc211862539 \h </w:instrText>
        </w:r>
        <w:r>
          <w:rPr>
            <w:webHidden/>
          </w:rPr>
        </w:r>
        <w:r>
          <w:rPr>
            <w:webHidden/>
          </w:rPr>
          <w:fldChar w:fldCharType="separate"/>
        </w:r>
        <w:r>
          <w:rPr>
            <w:webHidden/>
          </w:rPr>
          <w:t>113</w:t>
        </w:r>
        <w:r>
          <w:rPr>
            <w:webHidden/>
          </w:rPr>
          <w:fldChar w:fldCharType="end"/>
        </w:r>
      </w:hyperlink>
    </w:p>
    <w:p w14:paraId="1CE4A273" w14:textId="58966681" w:rsidR="0015248A" w:rsidRDefault="0015248A">
      <w:pPr>
        <w:pStyle w:val="TOC2"/>
        <w:rPr>
          <w:rFonts w:asciiTheme="minorHAnsi" w:eastAsiaTheme="minorEastAsia" w:hAnsiTheme="minorHAnsi" w:cstheme="minorBidi"/>
          <w:kern w:val="2"/>
          <w:sz w:val="24"/>
          <w:szCs w:val="24"/>
          <w14:ligatures w14:val="standardContextual"/>
        </w:rPr>
      </w:pPr>
      <w:hyperlink w:anchor="_Toc211862540" w:history="1">
        <w:r w:rsidRPr="00DD0655">
          <w:rPr>
            <w:rStyle w:val="Hyperlink"/>
            <w:rFonts w:eastAsia="DengXian"/>
            <w:lang w:eastAsia="zh-CN"/>
          </w:rPr>
          <w:t>10.5</w:t>
        </w:r>
        <w:r>
          <w:rPr>
            <w:rFonts w:asciiTheme="minorHAnsi" w:eastAsiaTheme="minorEastAsia" w:hAnsiTheme="minorHAnsi" w:cstheme="minorBidi"/>
            <w:kern w:val="2"/>
            <w:sz w:val="24"/>
            <w:szCs w:val="24"/>
            <w14:ligatures w14:val="standardContextual"/>
          </w:rPr>
          <w:tab/>
        </w:r>
        <w:r w:rsidRPr="00DD0655">
          <w:rPr>
            <w:rStyle w:val="Hyperlink"/>
            <w:lang w:eastAsia="zh-CN"/>
          </w:rPr>
          <w:t>Study on Integrated Sensing And Communication (ISAC) for NR</w:t>
        </w:r>
        <w:r>
          <w:rPr>
            <w:webHidden/>
          </w:rPr>
          <w:tab/>
        </w:r>
        <w:r>
          <w:rPr>
            <w:webHidden/>
          </w:rPr>
          <w:fldChar w:fldCharType="begin"/>
        </w:r>
        <w:r>
          <w:rPr>
            <w:webHidden/>
          </w:rPr>
          <w:instrText xml:space="preserve"> PAGEREF _Toc211862540 \h </w:instrText>
        </w:r>
        <w:r>
          <w:rPr>
            <w:webHidden/>
          </w:rPr>
        </w:r>
        <w:r>
          <w:rPr>
            <w:webHidden/>
          </w:rPr>
          <w:fldChar w:fldCharType="separate"/>
        </w:r>
        <w:r>
          <w:rPr>
            <w:webHidden/>
          </w:rPr>
          <w:t>116</w:t>
        </w:r>
        <w:r>
          <w:rPr>
            <w:webHidden/>
          </w:rPr>
          <w:fldChar w:fldCharType="end"/>
        </w:r>
      </w:hyperlink>
    </w:p>
    <w:p w14:paraId="0A38E880" w14:textId="2AE142E9" w:rsidR="0015248A" w:rsidRDefault="0015248A">
      <w:pPr>
        <w:pStyle w:val="TOC3"/>
        <w:rPr>
          <w:rFonts w:asciiTheme="minorHAnsi" w:eastAsiaTheme="minorEastAsia" w:hAnsiTheme="minorHAnsi" w:cstheme="minorBidi"/>
          <w:kern w:val="2"/>
          <w:sz w:val="24"/>
          <w:szCs w:val="24"/>
          <w14:ligatures w14:val="standardContextual"/>
        </w:rPr>
      </w:pPr>
      <w:hyperlink w:anchor="_Toc211862541" w:history="1">
        <w:r w:rsidRPr="00DD0655">
          <w:rPr>
            <w:rStyle w:val="Hyperlink"/>
            <w:rFonts w:eastAsia="DengXian"/>
            <w:lang w:eastAsia="zh-CN"/>
          </w:rPr>
          <w:t>10.5.1</w:t>
        </w:r>
        <w:r>
          <w:rPr>
            <w:rFonts w:asciiTheme="minorHAnsi" w:eastAsiaTheme="minorEastAsia" w:hAnsiTheme="minorHAnsi" w:cstheme="minorBidi"/>
            <w:kern w:val="2"/>
            <w:sz w:val="24"/>
            <w:szCs w:val="24"/>
            <w14:ligatures w14:val="standardContextual"/>
          </w:rPr>
          <w:tab/>
        </w:r>
        <w:r w:rsidRPr="00DD0655">
          <w:rPr>
            <w:rStyle w:val="Hyperlink"/>
          </w:rPr>
          <w:t>Evaluation assumptions and performance evaluation</w:t>
        </w:r>
        <w:r>
          <w:rPr>
            <w:webHidden/>
          </w:rPr>
          <w:tab/>
        </w:r>
        <w:r>
          <w:rPr>
            <w:webHidden/>
          </w:rPr>
          <w:fldChar w:fldCharType="begin"/>
        </w:r>
        <w:r>
          <w:rPr>
            <w:webHidden/>
          </w:rPr>
          <w:instrText xml:space="preserve"> PAGEREF _Toc211862541 \h </w:instrText>
        </w:r>
        <w:r>
          <w:rPr>
            <w:webHidden/>
          </w:rPr>
        </w:r>
        <w:r>
          <w:rPr>
            <w:webHidden/>
          </w:rPr>
          <w:fldChar w:fldCharType="separate"/>
        </w:r>
        <w:r>
          <w:rPr>
            <w:webHidden/>
          </w:rPr>
          <w:t>117</w:t>
        </w:r>
        <w:r>
          <w:rPr>
            <w:webHidden/>
          </w:rPr>
          <w:fldChar w:fldCharType="end"/>
        </w:r>
      </w:hyperlink>
    </w:p>
    <w:p w14:paraId="443C3E5B" w14:textId="4CDC6279" w:rsidR="0015248A" w:rsidRDefault="0015248A">
      <w:pPr>
        <w:pStyle w:val="TOC2"/>
        <w:rPr>
          <w:rFonts w:asciiTheme="minorHAnsi" w:eastAsiaTheme="minorEastAsia" w:hAnsiTheme="minorHAnsi" w:cstheme="minorBidi"/>
          <w:kern w:val="2"/>
          <w:sz w:val="24"/>
          <w:szCs w:val="24"/>
          <w14:ligatures w14:val="standardContextual"/>
        </w:rPr>
      </w:pPr>
      <w:hyperlink w:anchor="_Toc211862542" w:history="1">
        <w:r w:rsidRPr="00DD0655">
          <w:rPr>
            <w:rStyle w:val="Hyperlink"/>
            <w:rFonts w:eastAsia="DengXian"/>
            <w:lang w:eastAsia="zh-CN"/>
          </w:rPr>
          <w:t>10.6</w:t>
        </w:r>
        <w:r>
          <w:rPr>
            <w:rFonts w:asciiTheme="minorHAnsi" w:eastAsiaTheme="minorEastAsia" w:hAnsiTheme="minorHAnsi" w:cstheme="minorBidi"/>
            <w:kern w:val="2"/>
            <w:sz w:val="24"/>
            <w:szCs w:val="24"/>
            <w14:ligatures w14:val="standardContextual"/>
          </w:rPr>
          <w:tab/>
        </w:r>
        <w:r w:rsidRPr="00DD0655">
          <w:rPr>
            <w:rStyle w:val="Hyperlink"/>
            <w:lang w:eastAsia="zh-CN"/>
          </w:rPr>
          <w:t>Non-Terrestrial Networks (NTN) for NR Phase 4</w:t>
        </w:r>
        <w:r>
          <w:rPr>
            <w:webHidden/>
          </w:rPr>
          <w:tab/>
        </w:r>
        <w:r>
          <w:rPr>
            <w:webHidden/>
          </w:rPr>
          <w:fldChar w:fldCharType="begin"/>
        </w:r>
        <w:r>
          <w:rPr>
            <w:webHidden/>
          </w:rPr>
          <w:instrText xml:space="preserve"> PAGEREF _Toc211862542 \h </w:instrText>
        </w:r>
        <w:r>
          <w:rPr>
            <w:webHidden/>
          </w:rPr>
        </w:r>
        <w:r>
          <w:rPr>
            <w:webHidden/>
          </w:rPr>
          <w:fldChar w:fldCharType="separate"/>
        </w:r>
        <w:r>
          <w:rPr>
            <w:webHidden/>
          </w:rPr>
          <w:t>121</w:t>
        </w:r>
        <w:r>
          <w:rPr>
            <w:webHidden/>
          </w:rPr>
          <w:fldChar w:fldCharType="end"/>
        </w:r>
      </w:hyperlink>
    </w:p>
    <w:p w14:paraId="56310A51" w14:textId="44E8A441" w:rsidR="0015248A" w:rsidRDefault="0015248A">
      <w:pPr>
        <w:pStyle w:val="TOC3"/>
        <w:rPr>
          <w:rFonts w:asciiTheme="minorHAnsi" w:eastAsiaTheme="minorEastAsia" w:hAnsiTheme="minorHAnsi" w:cstheme="minorBidi"/>
          <w:kern w:val="2"/>
          <w:sz w:val="24"/>
          <w:szCs w:val="24"/>
          <w14:ligatures w14:val="standardContextual"/>
        </w:rPr>
      </w:pPr>
      <w:hyperlink w:anchor="_Toc211862543" w:history="1">
        <w:r w:rsidRPr="00DD0655">
          <w:rPr>
            <w:rStyle w:val="Hyperlink"/>
            <w:rFonts w:eastAsia="DengXian"/>
          </w:rPr>
          <w:t>10.6.1</w:t>
        </w:r>
        <w:r>
          <w:rPr>
            <w:rFonts w:asciiTheme="minorHAnsi" w:eastAsiaTheme="minorEastAsia" w:hAnsiTheme="minorHAnsi" w:cstheme="minorBidi"/>
            <w:kern w:val="2"/>
            <w:sz w:val="24"/>
            <w:szCs w:val="24"/>
            <w14:ligatures w14:val="standardContextual"/>
          </w:rPr>
          <w:tab/>
        </w:r>
        <w:r w:rsidRPr="00DD0655">
          <w:rPr>
            <w:rStyle w:val="Hyperlink"/>
          </w:rPr>
          <w:t>NR-NTN GNSS resilience</w:t>
        </w:r>
        <w:r>
          <w:rPr>
            <w:webHidden/>
          </w:rPr>
          <w:tab/>
        </w:r>
        <w:r>
          <w:rPr>
            <w:webHidden/>
          </w:rPr>
          <w:fldChar w:fldCharType="begin"/>
        </w:r>
        <w:r>
          <w:rPr>
            <w:webHidden/>
          </w:rPr>
          <w:instrText xml:space="preserve"> PAGEREF _Toc211862543 \h </w:instrText>
        </w:r>
        <w:r>
          <w:rPr>
            <w:webHidden/>
          </w:rPr>
        </w:r>
        <w:r>
          <w:rPr>
            <w:webHidden/>
          </w:rPr>
          <w:fldChar w:fldCharType="separate"/>
        </w:r>
        <w:r>
          <w:rPr>
            <w:webHidden/>
          </w:rPr>
          <w:t>121</w:t>
        </w:r>
        <w:r>
          <w:rPr>
            <w:webHidden/>
          </w:rPr>
          <w:fldChar w:fldCharType="end"/>
        </w:r>
      </w:hyperlink>
    </w:p>
    <w:p w14:paraId="3265966D" w14:textId="560FC0EE" w:rsidR="0015248A" w:rsidRDefault="0015248A">
      <w:pPr>
        <w:pStyle w:val="TOC2"/>
        <w:rPr>
          <w:rFonts w:asciiTheme="minorHAnsi" w:eastAsiaTheme="minorEastAsia" w:hAnsiTheme="minorHAnsi" w:cstheme="minorBidi"/>
          <w:kern w:val="2"/>
          <w:sz w:val="24"/>
          <w:szCs w:val="24"/>
          <w14:ligatures w14:val="standardContextual"/>
        </w:rPr>
      </w:pPr>
      <w:hyperlink w:anchor="_Toc211862544" w:history="1">
        <w:r w:rsidRPr="00DD0655">
          <w:rPr>
            <w:rStyle w:val="Hyperlink"/>
            <w:rFonts w:eastAsia="DengXian"/>
            <w:lang w:eastAsia="zh-CN"/>
          </w:rPr>
          <w:t>10.7</w:t>
        </w:r>
        <w:r>
          <w:rPr>
            <w:rFonts w:asciiTheme="minorHAnsi" w:eastAsiaTheme="minorEastAsia" w:hAnsiTheme="minorHAnsi" w:cstheme="minorBidi"/>
            <w:kern w:val="2"/>
            <w:sz w:val="24"/>
            <w:szCs w:val="24"/>
            <w14:ligatures w14:val="standardContextual"/>
          </w:rPr>
          <w:tab/>
        </w:r>
        <w:r w:rsidRPr="00DD0655">
          <w:rPr>
            <w:rStyle w:val="Hyperlink"/>
            <w:lang w:eastAsia="zh-CN"/>
          </w:rPr>
          <w:t>Non-Terrestrial Networks (NTN) for Internet of Things (IoT) Phase 4</w:t>
        </w:r>
        <w:r>
          <w:rPr>
            <w:webHidden/>
          </w:rPr>
          <w:tab/>
        </w:r>
        <w:r>
          <w:rPr>
            <w:webHidden/>
          </w:rPr>
          <w:fldChar w:fldCharType="begin"/>
        </w:r>
        <w:r>
          <w:rPr>
            <w:webHidden/>
          </w:rPr>
          <w:instrText xml:space="preserve"> PAGEREF _Toc211862544 \h </w:instrText>
        </w:r>
        <w:r>
          <w:rPr>
            <w:webHidden/>
          </w:rPr>
        </w:r>
        <w:r>
          <w:rPr>
            <w:webHidden/>
          </w:rPr>
          <w:fldChar w:fldCharType="separate"/>
        </w:r>
        <w:r>
          <w:rPr>
            <w:webHidden/>
          </w:rPr>
          <w:t>125</w:t>
        </w:r>
        <w:r>
          <w:rPr>
            <w:webHidden/>
          </w:rPr>
          <w:fldChar w:fldCharType="end"/>
        </w:r>
      </w:hyperlink>
    </w:p>
    <w:p w14:paraId="7E4894A2" w14:textId="30619321" w:rsidR="0015248A" w:rsidRDefault="0015248A">
      <w:pPr>
        <w:pStyle w:val="TOC3"/>
        <w:rPr>
          <w:rFonts w:asciiTheme="minorHAnsi" w:eastAsiaTheme="minorEastAsia" w:hAnsiTheme="minorHAnsi" w:cstheme="minorBidi"/>
          <w:kern w:val="2"/>
          <w:sz w:val="24"/>
          <w:szCs w:val="24"/>
          <w14:ligatures w14:val="standardContextual"/>
        </w:rPr>
      </w:pPr>
      <w:hyperlink w:anchor="_Toc211862545" w:history="1">
        <w:r w:rsidRPr="00DD0655">
          <w:rPr>
            <w:rStyle w:val="Hyperlink"/>
            <w:rFonts w:eastAsia="DengXian"/>
          </w:rPr>
          <w:t>10.7.1</w:t>
        </w:r>
        <w:r>
          <w:rPr>
            <w:rFonts w:asciiTheme="minorHAnsi" w:eastAsiaTheme="minorEastAsia" w:hAnsiTheme="minorHAnsi" w:cstheme="minorBidi"/>
            <w:kern w:val="2"/>
            <w:sz w:val="24"/>
            <w:szCs w:val="24"/>
            <w14:ligatures w14:val="standardContextual"/>
          </w:rPr>
          <w:tab/>
        </w:r>
        <w:r w:rsidRPr="00DD0655">
          <w:rPr>
            <w:rStyle w:val="Hyperlink"/>
          </w:rPr>
          <w:t>Semi-persistent scheduling for DL/UL data transmission for voice packets</w:t>
        </w:r>
        <w:r>
          <w:rPr>
            <w:webHidden/>
          </w:rPr>
          <w:tab/>
        </w:r>
        <w:r>
          <w:rPr>
            <w:webHidden/>
          </w:rPr>
          <w:fldChar w:fldCharType="begin"/>
        </w:r>
        <w:r>
          <w:rPr>
            <w:webHidden/>
          </w:rPr>
          <w:instrText xml:space="preserve"> PAGEREF _Toc211862545 \h </w:instrText>
        </w:r>
        <w:r>
          <w:rPr>
            <w:webHidden/>
          </w:rPr>
        </w:r>
        <w:r>
          <w:rPr>
            <w:webHidden/>
          </w:rPr>
          <w:fldChar w:fldCharType="separate"/>
        </w:r>
        <w:r>
          <w:rPr>
            <w:webHidden/>
          </w:rPr>
          <w:t>125</w:t>
        </w:r>
        <w:r>
          <w:rPr>
            <w:webHidden/>
          </w:rPr>
          <w:fldChar w:fldCharType="end"/>
        </w:r>
      </w:hyperlink>
    </w:p>
    <w:p w14:paraId="417AFE2B" w14:textId="33B39C43" w:rsidR="0015248A" w:rsidRDefault="0015248A">
      <w:pPr>
        <w:pStyle w:val="TOC1"/>
        <w:rPr>
          <w:rFonts w:asciiTheme="minorHAnsi" w:eastAsiaTheme="minorEastAsia" w:hAnsiTheme="minorHAnsi" w:cstheme="minorBidi"/>
          <w:kern w:val="2"/>
          <w:sz w:val="24"/>
          <w:szCs w:val="24"/>
          <w14:ligatures w14:val="standardContextual"/>
        </w:rPr>
      </w:pPr>
      <w:hyperlink w:anchor="_Toc211862546" w:history="1">
        <w:r w:rsidRPr="00DD0655">
          <w:rPr>
            <w:rStyle w:val="Hyperlink"/>
            <w:rFonts w:eastAsia="DengXian"/>
            <w:lang w:eastAsia="zh-CN"/>
          </w:rPr>
          <w:t>11</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Rel-20 Study of 6GR</w:t>
        </w:r>
        <w:r>
          <w:rPr>
            <w:webHidden/>
          </w:rPr>
          <w:tab/>
        </w:r>
        <w:r>
          <w:rPr>
            <w:webHidden/>
          </w:rPr>
          <w:fldChar w:fldCharType="begin"/>
        </w:r>
        <w:r>
          <w:rPr>
            <w:webHidden/>
          </w:rPr>
          <w:instrText xml:space="preserve"> PAGEREF _Toc211862546 \h </w:instrText>
        </w:r>
        <w:r>
          <w:rPr>
            <w:webHidden/>
          </w:rPr>
        </w:r>
        <w:r>
          <w:rPr>
            <w:webHidden/>
          </w:rPr>
          <w:fldChar w:fldCharType="separate"/>
        </w:r>
        <w:r>
          <w:rPr>
            <w:webHidden/>
          </w:rPr>
          <w:t>125</w:t>
        </w:r>
        <w:r>
          <w:rPr>
            <w:webHidden/>
          </w:rPr>
          <w:fldChar w:fldCharType="end"/>
        </w:r>
      </w:hyperlink>
    </w:p>
    <w:p w14:paraId="26758014" w14:textId="74A290A0" w:rsidR="0015248A" w:rsidRDefault="0015248A">
      <w:pPr>
        <w:pStyle w:val="TOC2"/>
        <w:rPr>
          <w:rFonts w:asciiTheme="minorHAnsi" w:eastAsiaTheme="minorEastAsia" w:hAnsiTheme="minorHAnsi" w:cstheme="minorBidi"/>
          <w:kern w:val="2"/>
          <w:sz w:val="24"/>
          <w:szCs w:val="24"/>
          <w14:ligatures w14:val="standardContextual"/>
        </w:rPr>
      </w:pPr>
      <w:hyperlink w:anchor="_Toc211862547" w:history="1">
        <w:r w:rsidRPr="00DD0655">
          <w:rPr>
            <w:rStyle w:val="Hyperlink"/>
            <w:rFonts w:eastAsia="SimSun"/>
            <w:lang w:eastAsia="zh-CN"/>
          </w:rPr>
          <w:t>11.1</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Overview of 6GR air interface</w:t>
        </w:r>
        <w:r>
          <w:rPr>
            <w:webHidden/>
          </w:rPr>
          <w:tab/>
        </w:r>
        <w:r>
          <w:rPr>
            <w:webHidden/>
          </w:rPr>
          <w:fldChar w:fldCharType="begin"/>
        </w:r>
        <w:r>
          <w:rPr>
            <w:webHidden/>
          </w:rPr>
          <w:instrText xml:space="preserve"> PAGEREF _Toc211862547 \h </w:instrText>
        </w:r>
        <w:r>
          <w:rPr>
            <w:webHidden/>
          </w:rPr>
        </w:r>
        <w:r>
          <w:rPr>
            <w:webHidden/>
          </w:rPr>
          <w:fldChar w:fldCharType="separate"/>
        </w:r>
        <w:r>
          <w:rPr>
            <w:webHidden/>
          </w:rPr>
          <w:t>125</w:t>
        </w:r>
        <w:r>
          <w:rPr>
            <w:webHidden/>
          </w:rPr>
          <w:fldChar w:fldCharType="end"/>
        </w:r>
      </w:hyperlink>
    </w:p>
    <w:p w14:paraId="04BF4B8C" w14:textId="791D8B9E" w:rsidR="0015248A" w:rsidRDefault="0015248A">
      <w:pPr>
        <w:pStyle w:val="TOC2"/>
        <w:rPr>
          <w:rFonts w:asciiTheme="minorHAnsi" w:eastAsiaTheme="minorEastAsia" w:hAnsiTheme="minorHAnsi" w:cstheme="minorBidi"/>
          <w:kern w:val="2"/>
          <w:sz w:val="24"/>
          <w:szCs w:val="24"/>
          <w14:ligatures w14:val="standardContextual"/>
        </w:rPr>
      </w:pPr>
      <w:hyperlink w:anchor="_Toc211862548" w:history="1">
        <w:r w:rsidRPr="00DD0655">
          <w:rPr>
            <w:rStyle w:val="Hyperlink"/>
            <w:rFonts w:eastAsia="SimSun"/>
            <w:lang w:eastAsia="zh-CN"/>
          </w:rPr>
          <w:t>11.2</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Evaluation assumptions for 6GR air interface</w:t>
        </w:r>
        <w:r>
          <w:rPr>
            <w:webHidden/>
          </w:rPr>
          <w:tab/>
        </w:r>
        <w:r>
          <w:rPr>
            <w:webHidden/>
          </w:rPr>
          <w:fldChar w:fldCharType="begin"/>
        </w:r>
        <w:r>
          <w:rPr>
            <w:webHidden/>
          </w:rPr>
          <w:instrText xml:space="preserve"> PAGEREF _Toc211862548 \h </w:instrText>
        </w:r>
        <w:r>
          <w:rPr>
            <w:webHidden/>
          </w:rPr>
        </w:r>
        <w:r>
          <w:rPr>
            <w:webHidden/>
          </w:rPr>
          <w:fldChar w:fldCharType="separate"/>
        </w:r>
        <w:r>
          <w:rPr>
            <w:webHidden/>
          </w:rPr>
          <w:t>128</w:t>
        </w:r>
        <w:r>
          <w:rPr>
            <w:webHidden/>
          </w:rPr>
          <w:fldChar w:fldCharType="end"/>
        </w:r>
      </w:hyperlink>
    </w:p>
    <w:p w14:paraId="39C1E9E4" w14:textId="1D60F52D" w:rsidR="0015248A" w:rsidRDefault="0015248A">
      <w:pPr>
        <w:pStyle w:val="TOC2"/>
        <w:rPr>
          <w:rFonts w:asciiTheme="minorHAnsi" w:eastAsiaTheme="minorEastAsia" w:hAnsiTheme="minorHAnsi" w:cstheme="minorBidi"/>
          <w:kern w:val="2"/>
          <w:sz w:val="24"/>
          <w:szCs w:val="24"/>
          <w14:ligatures w14:val="standardContextual"/>
        </w:rPr>
      </w:pPr>
      <w:hyperlink w:anchor="_Toc211862549" w:history="1">
        <w:r w:rsidRPr="00DD0655">
          <w:rPr>
            <w:rStyle w:val="Hyperlink"/>
            <w:rFonts w:eastAsia="SimSun"/>
            <w:lang w:eastAsia="zh-CN"/>
          </w:rPr>
          <w:t>11.3</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Waveform and frame structure for 6GR air interface</w:t>
        </w:r>
        <w:r>
          <w:rPr>
            <w:webHidden/>
          </w:rPr>
          <w:tab/>
        </w:r>
        <w:r>
          <w:rPr>
            <w:webHidden/>
          </w:rPr>
          <w:fldChar w:fldCharType="begin"/>
        </w:r>
        <w:r>
          <w:rPr>
            <w:webHidden/>
          </w:rPr>
          <w:instrText xml:space="preserve"> PAGEREF _Toc211862549 \h </w:instrText>
        </w:r>
        <w:r>
          <w:rPr>
            <w:webHidden/>
          </w:rPr>
        </w:r>
        <w:r>
          <w:rPr>
            <w:webHidden/>
          </w:rPr>
          <w:fldChar w:fldCharType="separate"/>
        </w:r>
        <w:r>
          <w:rPr>
            <w:webHidden/>
          </w:rPr>
          <w:t>136</w:t>
        </w:r>
        <w:r>
          <w:rPr>
            <w:webHidden/>
          </w:rPr>
          <w:fldChar w:fldCharType="end"/>
        </w:r>
      </w:hyperlink>
    </w:p>
    <w:p w14:paraId="5F3693DD" w14:textId="14312D89" w:rsidR="0015248A" w:rsidRDefault="0015248A">
      <w:pPr>
        <w:pStyle w:val="TOC3"/>
        <w:rPr>
          <w:rFonts w:asciiTheme="minorHAnsi" w:eastAsiaTheme="minorEastAsia" w:hAnsiTheme="minorHAnsi" w:cstheme="minorBidi"/>
          <w:kern w:val="2"/>
          <w:sz w:val="24"/>
          <w:szCs w:val="24"/>
          <w14:ligatures w14:val="standardContextual"/>
        </w:rPr>
      </w:pPr>
      <w:hyperlink w:anchor="_Toc211862550" w:history="1">
        <w:r w:rsidRPr="00DD0655">
          <w:rPr>
            <w:rStyle w:val="Hyperlink"/>
            <w:rFonts w:eastAsia="SimSun"/>
          </w:rPr>
          <w:t>11.3.1</w:t>
        </w:r>
        <w:r>
          <w:rPr>
            <w:rFonts w:asciiTheme="minorHAnsi" w:eastAsiaTheme="minorEastAsia" w:hAnsiTheme="minorHAnsi" w:cstheme="minorBidi"/>
            <w:kern w:val="2"/>
            <w:sz w:val="24"/>
            <w:szCs w:val="24"/>
            <w14:ligatures w14:val="standardContextual"/>
          </w:rPr>
          <w:tab/>
        </w:r>
        <w:r w:rsidRPr="00DD0655">
          <w:rPr>
            <w:rStyle w:val="Hyperlink"/>
          </w:rPr>
          <w:t>Waveform</w:t>
        </w:r>
        <w:r>
          <w:rPr>
            <w:webHidden/>
          </w:rPr>
          <w:tab/>
        </w:r>
        <w:r>
          <w:rPr>
            <w:webHidden/>
          </w:rPr>
          <w:fldChar w:fldCharType="begin"/>
        </w:r>
        <w:r>
          <w:rPr>
            <w:webHidden/>
          </w:rPr>
          <w:instrText xml:space="preserve"> PAGEREF _Toc211862550 \h </w:instrText>
        </w:r>
        <w:r>
          <w:rPr>
            <w:webHidden/>
          </w:rPr>
        </w:r>
        <w:r>
          <w:rPr>
            <w:webHidden/>
          </w:rPr>
          <w:fldChar w:fldCharType="separate"/>
        </w:r>
        <w:r>
          <w:rPr>
            <w:webHidden/>
          </w:rPr>
          <w:t>136</w:t>
        </w:r>
        <w:r>
          <w:rPr>
            <w:webHidden/>
          </w:rPr>
          <w:fldChar w:fldCharType="end"/>
        </w:r>
      </w:hyperlink>
    </w:p>
    <w:p w14:paraId="4BD35C6D" w14:textId="55FF0A39" w:rsidR="0015248A" w:rsidRDefault="0015248A">
      <w:pPr>
        <w:pStyle w:val="TOC3"/>
        <w:rPr>
          <w:rFonts w:asciiTheme="minorHAnsi" w:eastAsiaTheme="minorEastAsia" w:hAnsiTheme="minorHAnsi" w:cstheme="minorBidi"/>
          <w:kern w:val="2"/>
          <w:sz w:val="24"/>
          <w:szCs w:val="24"/>
          <w14:ligatures w14:val="standardContextual"/>
        </w:rPr>
      </w:pPr>
      <w:hyperlink w:anchor="_Toc211862551" w:history="1">
        <w:r w:rsidRPr="00DD0655">
          <w:rPr>
            <w:rStyle w:val="Hyperlink"/>
            <w:rFonts w:eastAsia="SimSun"/>
          </w:rPr>
          <w:t>11.3.2</w:t>
        </w:r>
        <w:r>
          <w:rPr>
            <w:rFonts w:asciiTheme="minorHAnsi" w:eastAsiaTheme="minorEastAsia" w:hAnsiTheme="minorHAnsi" w:cstheme="minorBidi"/>
            <w:kern w:val="2"/>
            <w:sz w:val="24"/>
            <w:szCs w:val="24"/>
            <w14:ligatures w14:val="standardContextual"/>
          </w:rPr>
          <w:tab/>
        </w:r>
        <w:r w:rsidRPr="00DD0655">
          <w:rPr>
            <w:rStyle w:val="Hyperlink"/>
          </w:rPr>
          <w:t>Frame structure</w:t>
        </w:r>
        <w:r>
          <w:rPr>
            <w:webHidden/>
          </w:rPr>
          <w:tab/>
        </w:r>
        <w:r>
          <w:rPr>
            <w:webHidden/>
          </w:rPr>
          <w:fldChar w:fldCharType="begin"/>
        </w:r>
        <w:r>
          <w:rPr>
            <w:webHidden/>
          </w:rPr>
          <w:instrText xml:space="preserve"> PAGEREF _Toc211862551 \h </w:instrText>
        </w:r>
        <w:r>
          <w:rPr>
            <w:webHidden/>
          </w:rPr>
        </w:r>
        <w:r>
          <w:rPr>
            <w:webHidden/>
          </w:rPr>
          <w:fldChar w:fldCharType="separate"/>
        </w:r>
        <w:r>
          <w:rPr>
            <w:webHidden/>
          </w:rPr>
          <w:t>138</w:t>
        </w:r>
        <w:r>
          <w:rPr>
            <w:webHidden/>
          </w:rPr>
          <w:fldChar w:fldCharType="end"/>
        </w:r>
      </w:hyperlink>
    </w:p>
    <w:p w14:paraId="068DA4F5" w14:textId="17E24821" w:rsidR="0015248A" w:rsidRDefault="0015248A">
      <w:pPr>
        <w:pStyle w:val="TOC2"/>
        <w:rPr>
          <w:rFonts w:asciiTheme="minorHAnsi" w:eastAsiaTheme="minorEastAsia" w:hAnsiTheme="minorHAnsi" w:cstheme="minorBidi"/>
          <w:kern w:val="2"/>
          <w:sz w:val="24"/>
          <w:szCs w:val="24"/>
          <w14:ligatures w14:val="standardContextual"/>
        </w:rPr>
      </w:pPr>
      <w:hyperlink w:anchor="_Toc211862552" w:history="1">
        <w:r w:rsidRPr="00DD0655">
          <w:rPr>
            <w:rStyle w:val="Hyperlink"/>
            <w:rFonts w:eastAsia="SimSun"/>
            <w:lang w:eastAsia="zh-CN"/>
          </w:rPr>
          <w:t>11.4</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Channel coding and modulation for 6GR interface</w:t>
        </w:r>
        <w:r>
          <w:rPr>
            <w:webHidden/>
          </w:rPr>
          <w:tab/>
        </w:r>
        <w:r>
          <w:rPr>
            <w:webHidden/>
          </w:rPr>
          <w:fldChar w:fldCharType="begin"/>
        </w:r>
        <w:r>
          <w:rPr>
            <w:webHidden/>
          </w:rPr>
          <w:instrText xml:space="preserve"> PAGEREF _Toc211862552 \h </w:instrText>
        </w:r>
        <w:r>
          <w:rPr>
            <w:webHidden/>
          </w:rPr>
        </w:r>
        <w:r>
          <w:rPr>
            <w:webHidden/>
          </w:rPr>
          <w:fldChar w:fldCharType="separate"/>
        </w:r>
        <w:r>
          <w:rPr>
            <w:webHidden/>
          </w:rPr>
          <w:t>140</w:t>
        </w:r>
        <w:r>
          <w:rPr>
            <w:webHidden/>
          </w:rPr>
          <w:fldChar w:fldCharType="end"/>
        </w:r>
      </w:hyperlink>
    </w:p>
    <w:p w14:paraId="02FDF8F0" w14:textId="198EC5E9" w:rsidR="0015248A" w:rsidRDefault="0015248A">
      <w:pPr>
        <w:pStyle w:val="TOC3"/>
        <w:rPr>
          <w:rFonts w:asciiTheme="minorHAnsi" w:eastAsiaTheme="minorEastAsia" w:hAnsiTheme="minorHAnsi" w:cstheme="minorBidi"/>
          <w:kern w:val="2"/>
          <w:sz w:val="24"/>
          <w:szCs w:val="24"/>
          <w14:ligatures w14:val="standardContextual"/>
        </w:rPr>
      </w:pPr>
      <w:hyperlink w:anchor="_Toc211862553" w:history="1">
        <w:r w:rsidRPr="00DD0655">
          <w:rPr>
            <w:rStyle w:val="Hyperlink"/>
            <w:rFonts w:eastAsia="SimSun"/>
            <w:lang w:eastAsia="zh-CN"/>
          </w:rPr>
          <w:t>11.4.1</w:t>
        </w:r>
        <w:r>
          <w:rPr>
            <w:rFonts w:asciiTheme="minorHAnsi" w:eastAsiaTheme="minorEastAsia" w:hAnsiTheme="minorHAnsi" w:cstheme="minorBidi"/>
            <w:kern w:val="2"/>
            <w:sz w:val="24"/>
            <w:szCs w:val="24"/>
            <w14:ligatures w14:val="standardContextual"/>
          </w:rPr>
          <w:tab/>
        </w:r>
        <w:r w:rsidRPr="00DD0655">
          <w:rPr>
            <w:rStyle w:val="Hyperlink"/>
          </w:rPr>
          <w:t>Channel coding</w:t>
        </w:r>
        <w:r>
          <w:rPr>
            <w:webHidden/>
          </w:rPr>
          <w:tab/>
        </w:r>
        <w:r>
          <w:rPr>
            <w:webHidden/>
          </w:rPr>
          <w:fldChar w:fldCharType="begin"/>
        </w:r>
        <w:r>
          <w:rPr>
            <w:webHidden/>
          </w:rPr>
          <w:instrText xml:space="preserve"> PAGEREF _Toc211862553 \h </w:instrText>
        </w:r>
        <w:r>
          <w:rPr>
            <w:webHidden/>
          </w:rPr>
        </w:r>
        <w:r>
          <w:rPr>
            <w:webHidden/>
          </w:rPr>
          <w:fldChar w:fldCharType="separate"/>
        </w:r>
        <w:r>
          <w:rPr>
            <w:webHidden/>
          </w:rPr>
          <w:t>140</w:t>
        </w:r>
        <w:r>
          <w:rPr>
            <w:webHidden/>
          </w:rPr>
          <w:fldChar w:fldCharType="end"/>
        </w:r>
      </w:hyperlink>
    </w:p>
    <w:p w14:paraId="6443CFEC" w14:textId="139BC424" w:rsidR="0015248A" w:rsidRDefault="0015248A">
      <w:pPr>
        <w:pStyle w:val="TOC3"/>
        <w:rPr>
          <w:rFonts w:asciiTheme="minorHAnsi" w:eastAsiaTheme="minorEastAsia" w:hAnsiTheme="minorHAnsi" w:cstheme="minorBidi"/>
          <w:kern w:val="2"/>
          <w:sz w:val="24"/>
          <w:szCs w:val="24"/>
          <w14:ligatures w14:val="standardContextual"/>
        </w:rPr>
      </w:pPr>
      <w:hyperlink w:anchor="_Toc211862554" w:history="1">
        <w:r w:rsidRPr="00DD0655">
          <w:rPr>
            <w:rStyle w:val="Hyperlink"/>
            <w:rFonts w:eastAsia="SimSun"/>
          </w:rPr>
          <w:t>11.4.2</w:t>
        </w:r>
        <w:r>
          <w:rPr>
            <w:rFonts w:asciiTheme="minorHAnsi" w:eastAsiaTheme="minorEastAsia" w:hAnsiTheme="minorHAnsi" w:cstheme="minorBidi"/>
            <w:kern w:val="2"/>
            <w:sz w:val="24"/>
            <w:szCs w:val="24"/>
            <w14:ligatures w14:val="standardContextual"/>
          </w:rPr>
          <w:tab/>
        </w:r>
        <w:r w:rsidRPr="00DD0655">
          <w:rPr>
            <w:rStyle w:val="Hyperlink"/>
          </w:rPr>
          <w:t>Modulation, joint channel coding and modulation</w:t>
        </w:r>
        <w:r>
          <w:rPr>
            <w:webHidden/>
          </w:rPr>
          <w:tab/>
        </w:r>
        <w:r>
          <w:rPr>
            <w:webHidden/>
          </w:rPr>
          <w:fldChar w:fldCharType="begin"/>
        </w:r>
        <w:r>
          <w:rPr>
            <w:webHidden/>
          </w:rPr>
          <w:instrText xml:space="preserve"> PAGEREF _Toc211862554 \h </w:instrText>
        </w:r>
        <w:r>
          <w:rPr>
            <w:webHidden/>
          </w:rPr>
        </w:r>
        <w:r>
          <w:rPr>
            <w:webHidden/>
          </w:rPr>
          <w:fldChar w:fldCharType="separate"/>
        </w:r>
        <w:r>
          <w:rPr>
            <w:webHidden/>
          </w:rPr>
          <w:t>142</w:t>
        </w:r>
        <w:r>
          <w:rPr>
            <w:webHidden/>
          </w:rPr>
          <w:fldChar w:fldCharType="end"/>
        </w:r>
      </w:hyperlink>
    </w:p>
    <w:p w14:paraId="188C8E8B" w14:textId="2B84460D" w:rsidR="0015248A" w:rsidRDefault="0015248A">
      <w:pPr>
        <w:pStyle w:val="TOC2"/>
        <w:rPr>
          <w:rFonts w:asciiTheme="minorHAnsi" w:eastAsiaTheme="minorEastAsia" w:hAnsiTheme="minorHAnsi" w:cstheme="minorBidi"/>
          <w:kern w:val="2"/>
          <w:sz w:val="24"/>
          <w:szCs w:val="24"/>
          <w14:ligatures w14:val="standardContextual"/>
        </w:rPr>
      </w:pPr>
      <w:hyperlink w:anchor="_Toc211862555" w:history="1">
        <w:r w:rsidRPr="00DD0655">
          <w:rPr>
            <w:rStyle w:val="Hyperlink"/>
            <w:rFonts w:eastAsia="SimSun"/>
            <w:lang w:eastAsia="zh-CN"/>
          </w:rPr>
          <w:t>11.5</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Energy efficiency</w:t>
        </w:r>
        <w:r>
          <w:rPr>
            <w:webHidden/>
          </w:rPr>
          <w:tab/>
        </w:r>
        <w:r>
          <w:rPr>
            <w:webHidden/>
          </w:rPr>
          <w:fldChar w:fldCharType="begin"/>
        </w:r>
        <w:r>
          <w:rPr>
            <w:webHidden/>
          </w:rPr>
          <w:instrText xml:space="preserve"> PAGEREF _Toc211862555 \h </w:instrText>
        </w:r>
        <w:r>
          <w:rPr>
            <w:webHidden/>
          </w:rPr>
        </w:r>
        <w:r>
          <w:rPr>
            <w:webHidden/>
          </w:rPr>
          <w:fldChar w:fldCharType="separate"/>
        </w:r>
        <w:r>
          <w:rPr>
            <w:webHidden/>
          </w:rPr>
          <w:t>144</w:t>
        </w:r>
        <w:r>
          <w:rPr>
            <w:webHidden/>
          </w:rPr>
          <w:fldChar w:fldCharType="end"/>
        </w:r>
      </w:hyperlink>
    </w:p>
    <w:p w14:paraId="63453400" w14:textId="02C60B2F" w:rsidR="0015248A" w:rsidRDefault="0015248A">
      <w:pPr>
        <w:pStyle w:val="TOC2"/>
        <w:rPr>
          <w:rFonts w:asciiTheme="minorHAnsi" w:eastAsiaTheme="minorEastAsia" w:hAnsiTheme="minorHAnsi" w:cstheme="minorBidi"/>
          <w:kern w:val="2"/>
          <w:sz w:val="24"/>
          <w:szCs w:val="24"/>
          <w14:ligatures w14:val="standardContextual"/>
        </w:rPr>
      </w:pPr>
      <w:hyperlink w:anchor="_Toc211862556" w:history="1">
        <w:r w:rsidRPr="00DD0655">
          <w:rPr>
            <w:rStyle w:val="Hyperlink"/>
            <w:rFonts w:eastAsia="SimSun"/>
            <w:lang w:eastAsia="zh-CN"/>
          </w:rPr>
          <w:t>11.6</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AI/ML in 6GR interface</w:t>
        </w:r>
        <w:r>
          <w:rPr>
            <w:webHidden/>
          </w:rPr>
          <w:tab/>
        </w:r>
        <w:r>
          <w:rPr>
            <w:webHidden/>
          </w:rPr>
          <w:fldChar w:fldCharType="begin"/>
        </w:r>
        <w:r>
          <w:rPr>
            <w:webHidden/>
          </w:rPr>
          <w:instrText xml:space="preserve"> PAGEREF _Toc211862556 \h </w:instrText>
        </w:r>
        <w:r>
          <w:rPr>
            <w:webHidden/>
          </w:rPr>
        </w:r>
        <w:r>
          <w:rPr>
            <w:webHidden/>
          </w:rPr>
          <w:fldChar w:fldCharType="separate"/>
        </w:r>
        <w:r>
          <w:rPr>
            <w:webHidden/>
          </w:rPr>
          <w:t>148</w:t>
        </w:r>
        <w:r>
          <w:rPr>
            <w:webHidden/>
          </w:rPr>
          <w:fldChar w:fldCharType="end"/>
        </w:r>
      </w:hyperlink>
    </w:p>
    <w:p w14:paraId="70E8C51B" w14:textId="32A603C8" w:rsidR="0015248A" w:rsidRDefault="0015248A">
      <w:pPr>
        <w:pStyle w:val="TOC2"/>
        <w:rPr>
          <w:rFonts w:asciiTheme="minorHAnsi" w:eastAsiaTheme="minorEastAsia" w:hAnsiTheme="minorHAnsi" w:cstheme="minorBidi"/>
          <w:kern w:val="2"/>
          <w:sz w:val="24"/>
          <w:szCs w:val="24"/>
          <w14:ligatures w14:val="standardContextual"/>
        </w:rPr>
      </w:pPr>
      <w:hyperlink w:anchor="_Toc211862557" w:history="1">
        <w:r w:rsidRPr="00DD0655">
          <w:rPr>
            <w:rStyle w:val="Hyperlink"/>
            <w:rFonts w:eastAsia="SimSun"/>
            <w:lang w:eastAsia="zh-CN"/>
          </w:rPr>
          <w:t>11.7</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Initial access</w:t>
        </w:r>
        <w:r>
          <w:rPr>
            <w:webHidden/>
          </w:rPr>
          <w:tab/>
        </w:r>
        <w:r>
          <w:rPr>
            <w:webHidden/>
          </w:rPr>
          <w:fldChar w:fldCharType="begin"/>
        </w:r>
        <w:r>
          <w:rPr>
            <w:webHidden/>
          </w:rPr>
          <w:instrText xml:space="preserve"> PAGEREF _Toc211862557 \h </w:instrText>
        </w:r>
        <w:r>
          <w:rPr>
            <w:webHidden/>
          </w:rPr>
        </w:r>
        <w:r>
          <w:rPr>
            <w:webHidden/>
          </w:rPr>
          <w:fldChar w:fldCharType="separate"/>
        </w:r>
        <w:r>
          <w:rPr>
            <w:webHidden/>
          </w:rPr>
          <w:t>150</w:t>
        </w:r>
        <w:r>
          <w:rPr>
            <w:webHidden/>
          </w:rPr>
          <w:fldChar w:fldCharType="end"/>
        </w:r>
      </w:hyperlink>
    </w:p>
    <w:p w14:paraId="2CDE863C" w14:textId="6E33BBD7" w:rsidR="0015248A" w:rsidRDefault="0015248A">
      <w:pPr>
        <w:pStyle w:val="TOC2"/>
        <w:rPr>
          <w:rFonts w:asciiTheme="minorHAnsi" w:eastAsiaTheme="minorEastAsia" w:hAnsiTheme="minorHAnsi" w:cstheme="minorBidi"/>
          <w:kern w:val="2"/>
          <w:sz w:val="24"/>
          <w:szCs w:val="24"/>
          <w14:ligatures w14:val="standardContextual"/>
        </w:rPr>
      </w:pPr>
      <w:hyperlink w:anchor="_Toc211862558" w:history="1">
        <w:r w:rsidRPr="00DD0655">
          <w:rPr>
            <w:rStyle w:val="Hyperlink"/>
            <w:rFonts w:eastAsia="SimSun"/>
            <w:lang w:eastAsia="zh-CN"/>
          </w:rPr>
          <w:t>11.8</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MIMO operation</w:t>
        </w:r>
        <w:r>
          <w:rPr>
            <w:webHidden/>
          </w:rPr>
          <w:tab/>
        </w:r>
        <w:r>
          <w:rPr>
            <w:webHidden/>
          </w:rPr>
          <w:fldChar w:fldCharType="begin"/>
        </w:r>
        <w:r>
          <w:rPr>
            <w:webHidden/>
          </w:rPr>
          <w:instrText xml:space="preserve"> PAGEREF _Toc211862558 \h </w:instrText>
        </w:r>
        <w:r>
          <w:rPr>
            <w:webHidden/>
          </w:rPr>
        </w:r>
        <w:r>
          <w:rPr>
            <w:webHidden/>
          </w:rPr>
          <w:fldChar w:fldCharType="separate"/>
        </w:r>
        <w:r>
          <w:rPr>
            <w:webHidden/>
          </w:rPr>
          <w:t>151</w:t>
        </w:r>
        <w:r>
          <w:rPr>
            <w:webHidden/>
          </w:rPr>
          <w:fldChar w:fldCharType="end"/>
        </w:r>
      </w:hyperlink>
    </w:p>
    <w:p w14:paraId="6FD07526" w14:textId="4B834C18" w:rsidR="0015248A" w:rsidRDefault="0015248A">
      <w:pPr>
        <w:pStyle w:val="TOC2"/>
        <w:rPr>
          <w:rFonts w:asciiTheme="minorHAnsi" w:eastAsiaTheme="minorEastAsia" w:hAnsiTheme="minorHAnsi" w:cstheme="minorBidi"/>
          <w:kern w:val="2"/>
          <w:sz w:val="24"/>
          <w:szCs w:val="24"/>
          <w14:ligatures w14:val="standardContextual"/>
        </w:rPr>
      </w:pPr>
      <w:hyperlink w:anchor="_Toc211862559" w:history="1">
        <w:r w:rsidRPr="00DD0655">
          <w:rPr>
            <w:rStyle w:val="Hyperlink"/>
            <w:rFonts w:eastAsia="SimSun"/>
            <w:lang w:eastAsia="zh-CN"/>
          </w:rPr>
          <w:t>11.9</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Physical layer control, data scheduling and HARQ operation</w:t>
        </w:r>
        <w:r>
          <w:rPr>
            <w:webHidden/>
          </w:rPr>
          <w:tab/>
        </w:r>
        <w:r>
          <w:rPr>
            <w:webHidden/>
          </w:rPr>
          <w:fldChar w:fldCharType="begin"/>
        </w:r>
        <w:r>
          <w:rPr>
            <w:webHidden/>
          </w:rPr>
          <w:instrText xml:space="preserve"> PAGEREF _Toc211862559 \h </w:instrText>
        </w:r>
        <w:r>
          <w:rPr>
            <w:webHidden/>
          </w:rPr>
        </w:r>
        <w:r>
          <w:rPr>
            <w:webHidden/>
          </w:rPr>
          <w:fldChar w:fldCharType="separate"/>
        </w:r>
        <w:r>
          <w:rPr>
            <w:webHidden/>
          </w:rPr>
          <w:t>151</w:t>
        </w:r>
        <w:r>
          <w:rPr>
            <w:webHidden/>
          </w:rPr>
          <w:fldChar w:fldCharType="end"/>
        </w:r>
      </w:hyperlink>
    </w:p>
    <w:p w14:paraId="2B2B2C57" w14:textId="7F9A951E" w:rsidR="0015248A" w:rsidRDefault="0015248A">
      <w:pPr>
        <w:pStyle w:val="TOC2"/>
        <w:rPr>
          <w:rFonts w:asciiTheme="minorHAnsi" w:eastAsiaTheme="minorEastAsia" w:hAnsiTheme="minorHAnsi" w:cstheme="minorBidi"/>
          <w:kern w:val="2"/>
          <w:sz w:val="24"/>
          <w:szCs w:val="24"/>
          <w14:ligatures w14:val="standardContextual"/>
        </w:rPr>
      </w:pPr>
      <w:hyperlink w:anchor="_Toc211862560" w:history="1">
        <w:r w:rsidRPr="00DD0655">
          <w:rPr>
            <w:rStyle w:val="Hyperlink"/>
            <w:rFonts w:eastAsia="SimSun"/>
            <w:lang w:eastAsia="zh-CN"/>
          </w:rPr>
          <w:t>11.10</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Duplexing</w:t>
        </w:r>
        <w:r>
          <w:rPr>
            <w:webHidden/>
          </w:rPr>
          <w:tab/>
        </w:r>
        <w:r>
          <w:rPr>
            <w:webHidden/>
          </w:rPr>
          <w:fldChar w:fldCharType="begin"/>
        </w:r>
        <w:r>
          <w:rPr>
            <w:webHidden/>
          </w:rPr>
          <w:instrText xml:space="preserve"> PAGEREF _Toc211862560 \h </w:instrText>
        </w:r>
        <w:r>
          <w:rPr>
            <w:webHidden/>
          </w:rPr>
        </w:r>
        <w:r>
          <w:rPr>
            <w:webHidden/>
          </w:rPr>
          <w:fldChar w:fldCharType="separate"/>
        </w:r>
        <w:r>
          <w:rPr>
            <w:webHidden/>
          </w:rPr>
          <w:t>151</w:t>
        </w:r>
        <w:r>
          <w:rPr>
            <w:webHidden/>
          </w:rPr>
          <w:fldChar w:fldCharType="end"/>
        </w:r>
      </w:hyperlink>
    </w:p>
    <w:p w14:paraId="3250D10F" w14:textId="37E138D4" w:rsidR="0015248A" w:rsidRDefault="0015248A">
      <w:pPr>
        <w:pStyle w:val="TOC2"/>
        <w:rPr>
          <w:rFonts w:asciiTheme="minorHAnsi" w:eastAsiaTheme="minorEastAsia" w:hAnsiTheme="minorHAnsi" w:cstheme="minorBidi"/>
          <w:kern w:val="2"/>
          <w:sz w:val="24"/>
          <w:szCs w:val="24"/>
          <w14:ligatures w14:val="standardContextual"/>
        </w:rPr>
      </w:pPr>
      <w:hyperlink w:anchor="_Toc211862561" w:history="1">
        <w:r w:rsidRPr="00DD0655">
          <w:rPr>
            <w:rStyle w:val="Hyperlink"/>
            <w:rFonts w:eastAsia="SimSun"/>
            <w:lang w:eastAsia="zh-CN"/>
          </w:rPr>
          <w:t>11.11</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6GR spectrum utilization and aggregation</w:t>
        </w:r>
        <w:r>
          <w:rPr>
            <w:webHidden/>
          </w:rPr>
          <w:tab/>
        </w:r>
        <w:r>
          <w:rPr>
            <w:webHidden/>
          </w:rPr>
          <w:fldChar w:fldCharType="begin"/>
        </w:r>
        <w:r>
          <w:rPr>
            <w:webHidden/>
          </w:rPr>
          <w:instrText xml:space="preserve"> PAGEREF _Toc211862561 \h </w:instrText>
        </w:r>
        <w:r>
          <w:rPr>
            <w:webHidden/>
          </w:rPr>
        </w:r>
        <w:r>
          <w:rPr>
            <w:webHidden/>
          </w:rPr>
          <w:fldChar w:fldCharType="separate"/>
        </w:r>
        <w:r>
          <w:rPr>
            <w:webHidden/>
          </w:rPr>
          <w:t>151</w:t>
        </w:r>
        <w:r>
          <w:rPr>
            <w:webHidden/>
          </w:rPr>
          <w:fldChar w:fldCharType="end"/>
        </w:r>
      </w:hyperlink>
    </w:p>
    <w:p w14:paraId="617102EA" w14:textId="7EF18DCB" w:rsidR="0015248A" w:rsidRDefault="0015248A">
      <w:pPr>
        <w:pStyle w:val="TOC2"/>
        <w:rPr>
          <w:rFonts w:asciiTheme="minorHAnsi" w:eastAsiaTheme="minorEastAsia" w:hAnsiTheme="minorHAnsi" w:cstheme="minorBidi"/>
          <w:kern w:val="2"/>
          <w:sz w:val="24"/>
          <w:szCs w:val="24"/>
          <w14:ligatures w14:val="standardContextual"/>
        </w:rPr>
      </w:pPr>
      <w:hyperlink w:anchor="_Toc211862562" w:history="1">
        <w:r w:rsidRPr="00DD0655">
          <w:rPr>
            <w:rStyle w:val="Hyperlink"/>
            <w:rFonts w:eastAsia="SimSun"/>
            <w:lang w:eastAsia="zh-CN"/>
          </w:rPr>
          <w:t>11.12</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NTN</w:t>
        </w:r>
        <w:r>
          <w:rPr>
            <w:webHidden/>
          </w:rPr>
          <w:tab/>
        </w:r>
        <w:r>
          <w:rPr>
            <w:webHidden/>
          </w:rPr>
          <w:fldChar w:fldCharType="begin"/>
        </w:r>
        <w:r>
          <w:rPr>
            <w:webHidden/>
          </w:rPr>
          <w:instrText xml:space="preserve"> PAGEREF _Toc211862562 \h </w:instrText>
        </w:r>
        <w:r>
          <w:rPr>
            <w:webHidden/>
          </w:rPr>
        </w:r>
        <w:r>
          <w:rPr>
            <w:webHidden/>
          </w:rPr>
          <w:fldChar w:fldCharType="separate"/>
        </w:r>
        <w:r>
          <w:rPr>
            <w:webHidden/>
          </w:rPr>
          <w:t>151</w:t>
        </w:r>
        <w:r>
          <w:rPr>
            <w:webHidden/>
          </w:rPr>
          <w:fldChar w:fldCharType="end"/>
        </w:r>
      </w:hyperlink>
    </w:p>
    <w:p w14:paraId="4789BC60" w14:textId="04A2D134" w:rsidR="0015248A" w:rsidRDefault="0015248A">
      <w:pPr>
        <w:pStyle w:val="TOC2"/>
        <w:rPr>
          <w:rFonts w:asciiTheme="minorHAnsi" w:eastAsiaTheme="minorEastAsia" w:hAnsiTheme="minorHAnsi" w:cstheme="minorBidi"/>
          <w:kern w:val="2"/>
          <w:sz w:val="24"/>
          <w:szCs w:val="24"/>
          <w14:ligatures w14:val="standardContextual"/>
        </w:rPr>
      </w:pPr>
      <w:hyperlink w:anchor="_Toc211862563" w:history="1">
        <w:r w:rsidRPr="00DD0655">
          <w:rPr>
            <w:rStyle w:val="Hyperlink"/>
            <w:rFonts w:eastAsia="SimSun"/>
            <w:lang w:eastAsia="zh-CN"/>
          </w:rPr>
          <w:t>11.13</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Other physical layer signals, channels and procedures</w:t>
        </w:r>
        <w:r>
          <w:rPr>
            <w:webHidden/>
          </w:rPr>
          <w:tab/>
        </w:r>
        <w:r>
          <w:rPr>
            <w:webHidden/>
          </w:rPr>
          <w:fldChar w:fldCharType="begin"/>
        </w:r>
        <w:r>
          <w:rPr>
            <w:webHidden/>
          </w:rPr>
          <w:instrText xml:space="preserve"> PAGEREF _Toc211862563 \h </w:instrText>
        </w:r>
        <w:r>
          <w:rPr>
            <w:webHidden/>
          </w:rPr>
        </w:r>
        <w:r>
          <w:rPr>
            <w:webHidden/>
          </w:rPr>
          <w:fldChar w:fldCharType="separate"/>
        </w:r>
        <w:r>
          <w:rPr>
            <w:webHidden/>
          </w:rPr>
          <w:t>151</w:t>
        </w:r>
        <w:r>
          <w:rPr>
            <w:webHidden/>
          </w:rPr>
          <w:fldChar w:fldCharType="end"/>
        </w:r>
      </w:hyperlink>
    </w:p>
    <w:p w14:paraId="0A0C81E6" w14:textId="59AB38A7" w:rsidR="0015248A" w:rsidRDefault="0015248A">
      <w:pPr>
        <w:pStyle w:val="TOC2"/>
        <w:rPr>
          <w:rFonts w:asciiTheme="minorHAnsi" w:eastAsiaTheme="minorEastAsia" w:hAnsiTheme="minorHAnsi" w:cstheme="minorBidi"/>
          <w:kern w:val="2"/>
          <w:sz w:val="24"/>
          <w:szCs w:val="24"/>
          <w14:ligatures w14:val="standardContextual"/>
        </w:rPr>
      </w:pPr>
      <w:hyperlink w:anchor="_Toc211862564" w:history="1">
        <w:r w:rsidRPr="00DD0655">
          <w:rPr>
            <w:rStyle w:val="Hyperlink"/>
            <w:rFonts w:eastAsia="SimSun"/>
            <w:lang w:eastAsia="zh-CN"/>
          </w:rPr>
          <w:t>11.14</w:t>
        </w:r>
        <w:r>
          <w:rPr>
            <w:rFonts w:asciiTheme="minorHAnsi" w:eastAsiaTheme="minorEastAsia" w:hAnsiTheme="minorHAnsi" w:cstheme="minorBidi"/>
            <w:kern w:val="2"/>
            <w:sz w:val="24"/>
            <w:szCs w:val="24"/>
            <w14:ligatures w14:val="standardContextual"/>
          </w:rPr>
          <w:tab/>
        </w:r>
        <w:r w:rsidRPr="00DD0655">
          <w:rPr>
            <w:rStyle w:val="Hyperlink"/>
            <w:rFonts w:eastAsia="DengXian"/>
            <w:lang w:eastAsia="zh-CN"/>
          </w:rPr>
          <w:t>Sensing</w:t>
        </w:r>
        <w:r>
          <w:rPr>
            <w:webHidden/>
          </w:rPr>
          <w:tab/>
        </w:r>
        <w:r>
          <w:rPr>
            <w:webHidden/>
          </w:rPr>
          <w:fldChar w:fldCharType="begin"/>
        </w:r>
        <w:r>
          <w:rPr>
            <w:webHidden/>
          </w:rPr>
          <w:instrText xml:space="preserve"> PAGEREF _Toc211862564 \h </w:instrText>
        </w:r>
        <w:r>
          <w:rPr>
            <w:webHidden/>
          </w:rPr>
        </w:r>
        <w:r>
          <w:rPr>
            <w:webHidden/>
          </w:rPr>
          <w:fldChar w:fldCharType="separate"/>
        </w:r>
        <w:r>
          <w:rPr>
            <w:webHidden/>
          </w:rPr>
          <w:t>151</w:t>
        </w:r>
        <w:r>
          <w:rPr>
            <w:webHidden/>
          </w:rPr>
          <w:fldChar w:fldCharType="end"/>
        </w:r>
      </w:hyperlink>
    </w:p>
    <w:p w14:paraId="1CE011EC" w14:textId="463DDCC0" w:rsidR="0015248A" w:rsidRDefault="0015248A">
      <w:pPr>
        <w:pStyle w:val="TOC1"/>
        <w:rPr>
          <w:rFonts w:asciiTheme="minorHAnsi" w:eastAsiaTheme="minorEastAsia" w:hAnsiTheme="minorHAnsi" w:cstheme="minorBidi"/>
          <w:kern w:val="2"/>
          <w:sz w:val="24"/>
          <w:szCs w:val="24"/>
          <w14:ligatures w14:val="standardContextual"/>
        </w:rPr>
      </w:pPr>
      <w:hyperlink w:anchor="_Toc211862565" w:history="1">
        <w:r w:rsidRPr="00DD0655">
          <w:rPr>
            <w:rStyle w:val="Hyperlink"/>
            <w:rFonts w:eastAsia="DengXian"/>
          </w:rPr>
          <w:t>12</w:t>
        </w:r>
        <w:r>
          <w:rPr>
            <w:rFonts w:asciiTheme="minorHAnsi" w:eastAsiaTheme="minorEastAsia" w:hAnsiTheme="minorHAnsi" w:cstheme="minorBidi"/>
            <w:kern w:val="2"/>
            <w:sz w:val="24"/>
            <w:szCs w:val="24"/>
            <w14:ligatures w14:val="standardContextual"/>
          </w:rPr>
          <w:tab/>
        </w:r>
        <w:r w:rsidRPr="00DD0655">
          <w:rPr>
            <w:rStyle w:val="Hyperlink"/>
          </w:rPr>
          <w:t>Elections</w:t>
        </w:r>
        <w:r>
          <w:rPr>
            <w:webHidden/>
          </w:rPr>
          <w:tab/>
        </w:r>
        <w:r>
          <w:rPr>
            <w:webHidden/>
          </w:rPr>
          <w:fldChar w:fldCharType="begin"/>
        </w:r>
        <w:r>
          <w:rPr>
            <w:webHidden/>
          </w:rPr>
          <w:instrText xml:space="preserve"> PAGEREF _Toc211862565 \h </w:instrText>
        </w:r>
        <w:r>
          <w:rPr>
            <w:webHidden/>
          </w:rPr>
        </w:r>
        <w:r>
          <w:rPr>
            <w:webHidden/>
          </w:rPr>
          <w:fldChar w:fldCharType="separate"/>
        </w:r>
        <w:r>
          <w:rPr>
            <w:webHidden/>
          </w:rPr>
          <w:t>151</w:t>
        </w:r>
        <w:r>
          <w:rPr>
            <w:webHidden/>
          </w:rPr>
          <w:fldChar w:fldCharType="end"/>
        </w:r>
      </w:hyperlink>
    </w:p>
    <w:p w14:paraId="5B1C5B81" w14:textId="4AF7CB5D" w:rsidR="0015248A" w:rsidRDefault="0015248A">
      <w:pPr>
        <w:pStyle w:val="TOC1"/>
        <w:rPr>
          <w:rFonts w:asciiTheme="minorHAnsi" w:eastAsiaTheme="minorEastAsia" w:hAnsiTheme="minorHAnsi" w:cstheme="minorBidi"/>
          <w:kern w:val="2"/>
          <w:sz w:val="24"/>
          <w:szCs w:val="24"/>
          <w14:ligatures w14:val="standardContextual"/>
        </w:rPr>
      </w:pPr>
      <w:hyperlink w:anchor="_Toc211862566" w:history="1">
        <w:r w:rsidRPr="00DD0655">
          <w:rPr>
            <w:rStyle w:val="Hyperlink"/>
            <w:rFonts w:eastAsia="DengXian"/>
            <w:lang w:eastAsia="zh-CN"/>
          </w:rPr>
          <w:t>13</w:t>
        </w:r>
        <w:r>
          <w:rPr>
            <w:rFonts w:asciiTheme="minorHAnsi" w:eastAsiaTheme="minorEastAsia" w:hAnsiTheme="minorHAnsi" w:cstheme="minorBidi"/>
            <w:kern w:val="2"/>
            <w:sz w:val="24"/>
            <w:szCs w:val="24"/>
            <w14:ligatures w14:val="standardContextual"/>
          </w:rPr>
          <w:tab/>
        </w:r>
        <w:r w:rsidRPr="00DD0655">
          <w:rPr>
            <w:rStyle w:val="Hyperlink"/>
          </w:rPr>
          <w:t>Closing of the meeting (Day 5</w:t>
        </w:r>
        <w:r w:rsidRPr="00DD0655">
          <w:rPr>
            <w:rStyle w:val="Hyperlink"/>
            <w:rFonts w:eastAsia="DengXian"/>
            <w:lang w:eastAsia="zh-CN"/>
          </w:rPr>
          <w:t>,</w:t>
        </w:r>
        <w:r w:rsidRPr="00DD0655">
          <w:rPr>
            <w:rStyle w:val="Hyperlink"/>
          </w:rPr>
          <w:t xml:space="preserve"> 5:00 pm at the latest)</w:t>
        </w:r>
        <w:r>
          <w:rPr>
            <w:webHidden/>
          </w:rPr>
          <w:tab/>
        </w:r>
        <w:r>
          <w:rPr>
            <w:webHidden/>
          </w:rPr>
          <w:fldChar w:fldCharType="begin"/>
        </w:r>
        <w:r>
          <w:rPr>
            <w:webHidden/>
          </w:rPr>
          <w:instrText xml:space="preserve"> PAGEREF _Toc211862566 \h </w:instrText>
        </w:r>
        <w:r>
          <w:rPr>
            <w:webHidden/>
          </w:rPr>
        </w:r>
        <w:r>
          <w:rPr>
            <w:webHidden/>
          </w:rPr>
          <w:fldChar w:fldCharType="separate"/>
        </w:r>
        <w:r>
          <w:rPr>
            <w:webHidden/>
          </w:rPr>
          <w:t>152</w:t>
        </w:r>
        <w:r>
          <w:rPr>
            <w:webHidden/>
          </w:rPr>
          <w:fldChar w:fldCharType="end"/>
        </w:r>
      </w:hyperlink>
    </w:p>
    <w:p w14:paraId="69EF5CB8" w14:textId="6D013724" w:rsidR="0015248A" w:rsidRDefault="0015248A">
      <w:pPr>
        <w:pStyle w:val="TOC1"/>
        <w:tabs>
          <w:tab w:val="left" w:pos="1418"/>
        </w:tabs>
        <w:rPr>
          <w:rFonts w:asciiTheme="minorHAnsi" w:eastAsiaTheme="minorEastAsia" w:hAnsiTheme="minorHAnsi" w:cstheme="minorBidi"/>
          <w:kern w:val="2"/>
          <w:sz w:val="24"/>
          <w:szCs w:val="24"/>
          <w14:ligatures w14:val="standardContextual"/>
        </w:rPr>
      </w:pPr>
      <w:hyperlink w:anchor="_Toc211862567" w:history="1">
        <w:r w:rsidRPr="00DD0655">
          <w:rPr>
            <w:rStyle w:val="Hyperlink"/>
          </w:rPr>
          <w:t>Annex A-1:</w:t>
        </w:r>
        <w:r>
          <w:rPr>
            <w:rFonts w:asciiTheme="minorHAnsi" w:eastAsiaTheme="minorEastAsia" w:hAnsiTheme="minorHAnsi" w:cstheme="minorBidi"/>
            <w:kern w:val="2"/>
            <w:sz w:val="24"/>
            <w:szCs w:val="24"/>
            <w14:ligatures w14:val="standardContextual"/>
          </w:rPr>
          <w:tab/>
        </w:r>
        <w:r w:rsidRPr="00DD0655">
          <w:rPr>
            <w:rStyle w:val="Hyperlink"/>
          </w:rPr>
          <w:t>List of Tdocs at RAN1 #122-bis</w:t>
        </w:r>
        <w:r>
          <w:rPr>
            <w:webHidden/>
          </w:rPr>
          <w:tab/>
        </w:r>
        <w:r>
          <w:rPr>
            <w:webHidden/>
          </w:rPr>
          <w:fldChar w:fldCharType="begin"/>
        </w:r>
        <w:r>
          <w:rPr>
            <w:webHidden/>
          </w:rPr>
          <w:instrText xml:space="preserve"> PAGEREF _Toc211862567 \h </w:instrText>
        </w:r>
        <w:r>
          <w:rPr>
            <w:webHidden/>
          </w:rPr>
        </w:r>
        <w:r>
          <w:rPr>
            <w:webHidden/>
          </w:rPr>
          <w:fldChar w:fldCharType="separate"/>
        </w:r>
        <w:r>
          <w:rPr>
            <w:webHidden/>
          </w:rPr>
          <w:t>153</w:t>
        </w:r>
        <w:r>
          <w:rPr>
            <w:webHidden/>
          </w:rPr>
          <w:fldChar w:fldCharType="end"/>
        </w:r>
      </w:hyperlink>
    </w:p>
    <w:p w14:paraId="1EC4FE86" w14:textId="45B29F6A" w:rsidR="0015248A" w:rsidRDefault="0015248A">
      <w:pPr>
        <w:pStyle w:val="TOC1"/>
        <w:tabs>
          <w:tab w:val="left" w:pos="1418"/>
        </w:tabs>
        <w:rPr>
          <w:rFonts w:asciiTheme="minorHAnsi" w:eastAsiaTheme="minorEastAsia" w:hAnsiTheme="minorHAnsi" w:cstheme="minorBidi"/>
          <w:kern w:val="2"/>
          <w:sz w:val="24"/>
          <w:szCs w:val="24"/>
          <w14:ligatures w14:val="standardContextual"/>
        </w:rPr>
      </w:pPr>
      <w:hyperlink w:anchor="_Toc211862568" w:history="1">
        <w:r w:rsidRPr="00DD0655">
          <w:rPr>
            <w:rStyle w:val="Hyperlink"/>
          </w:rPr>
          <w:t>Annex A-2:</w:t>
        </w:r>
        <w:r>
          <w:rPr>
            <w:rFonts w:asciiTheme="minorHAnsi" w:eastAsiaTheme="minorEastAsia" w:hAnsiTheme="minorHAnsi" w:cstheme="minorBidi"/>
            <w:kern w:val="2"/>
            <w:sz w:val="24"/>
            <w:szCs w:val="24"/>
            <w14:ligatures w14:val="standardContextual"/>
          </w:rPr>
          <w:tab/>
        </w:r>
        <w:r w:rsidRPr="00DD0655">
          <w:rPr>
            <w:rStyle w:val="Hyperlink"/>
          </w:rPr>
          <w:t>RAN1#122-bis Online Session Schedule</w:t>
        </w:r>
        <w:r>
          <w:rPr>
            <w:webHidden/>
          </w:rPr>
          <w:tab/>
        </w:r>
        <w:r>
          <w:rPr>
            <w:webHidden/>
          </w:rPr>
          <w:fldChar w:fldCharType="begin"/>
        </w:r>
        <w:r>
          <w:rPr>
            <w:webHidden/>
          </w:rPr>
          <w:instrText xml:space="preserve"> PAGEREF _Toc211862568 \h </w:instrText>
        </w:r>
        <w:r>
          <w:rPr>
            <w:webHidden/>
          </w:rPr>
        </w:r>
        <w:r>
          <w:rPr>
            <w:webHidden/>
          </w:rPr>
          <w:fldChar w:fldCharType="separate"/>
        </w:r>
        <w:r>
          <w:rPr>
            <w:webHidden/>
          </w:rPr>
          <w:t>154</w:t>
        </w:r>
        <w:r>
          <w:rPr>
            <w:webHidden/>
          </w:rPr>
          <w:fldChar w:fldCharType="end"/>
        </w:r>
      </w:hyperlink>
    </w:p>
    <w:p w14:paraId="066521F1" w14:textId="719184A9"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69" w:history="1">
        <w:r w:rsidRPr="00DD0655">
          <w:rPr>
            <w:rStyle w:val="Hyperlink"/>
          </w:rPr>
          <w:t>Annex B:</w:t>
        </w:r>
        <w:r>
          <w:rPr>
            <w:rFonts w:asciiTheme="minorHAnsi" w:eastAsiaTheme="minorEastAsia" w:hAnsiTheme="minorHAnsi" w:cstheme="minorBidi"/>
            <w:kern w:val="2"/>
            <w:sz w:val="24"/>
            <w:szCs w:val="24"/>
            <w14:ligatures w14:val="standardContextual"/>
          </w:rPr>
          <w:tab/>
        </w:r>
        <w:r w:rsidRPr="00DD0655">
          <w:rPr>
            <w:rStyle w:val="Hyperlink"/>
          </w:rPr>
          <w:t>List of CRs agreed at RAN1 #122-bis</w:t>
        </w:r>
        <w:r>
          <w:rPr>
            <w:webHidden/>
          </w:rPr>
          <w:tab/>
        </w:r>
        <w:r>
          <w:rPr>
            <w:webHidden/>
          </w:rPr>
          <w:fldChar w:fldCharType="begin"/>
        </w:r>
        <w:r>
          <w:rPr>
            <w:webHidden/>
          </w:rPr>
          <w:instrText xml:space="preserve"> PAGEREF _Toc211862569 \h </w:instrText>
        </w:r>
        <w:r>
          <w:rPr>
            <w:webHidden/>
          </w:rPr>
        </w:r>
        <w:r>
          <w:rPr>
            <w:webHidden/>
          </w:rPr>
          <w:fldChar w:fldCharType="separate"/>
        </w:r>
        <w:r>
          <w:rPr>
            <w:webHidden/>
          </w:rPr>
          <w:t>156</w:t>
        </w:r>
        <w:r>
          <w:rPr>
            <w:webHidden/>
          </w:rPr>
          <w:fldChar w:fldCharType="end"/>
        </w:r>
      </w:hyperlink>
    </w:p>
    <w:p w14:paraId="70D3C40F" w14:textId="0E27DA31" w:rsidR="0015248A" w:rsidRDefault="0015248A">
      <w:pPr>
        <w:pStyle w:val="TOC1"/>
        <w:tabs>
          <w:tab w:val="left" w:pos="1418"/>
        </w:tabs>
        <w:rPr>
          <w:rFonts w:asciiTheme="minorHAnsi" w:eastAsiaTheme="minorEastAsia" w:hAnsiTheme="minorHAnsi" w:cstheme="minorBidi"/>
          <w:kern w:val="2"/>
          <w:sz w:val="24"/>
          <w:szCs w:val="24"/>
          <w14:ligatures w14:val="standardContextual"/>
        </w:rPr>
      </w:pPr>
      <w:hyperlink w:anchor="_Toc211862570" w:history="1">
        <w:r w:rsidRPr="00DD0655">
          <w:rPr>
            <w:rStyle w:val="Hyperlink"/>
          </w:rPr>
          <w:t>Annex C</w:t>
        </w:r>
        <w:r w:rsidRPr="00DD0655">
          <w:rPr>
            <w:rStyle w:val="Hyperlink"/>
            <w:rFonts w:eastAsia="MS Mincho"/>
            <w:lang w:eastAsia="ja-JP"/>
          </w:rPr>
          <w:t>-1</w:t>
        </w:r>
        <w:r w:rsidRPr="00DD0655">
          <w:rPr>
            <w:rStyle w:val="Hyperlink"/>
          </w:rPr>
          <w:t>:</w:t>
        </w:r>
        <w:r>
          <w:rPr>
            <w:rFonts w:asciiTheme="minorHAnsi" w:eastAsiaTheme="minorEastAsia" w:hAnsiTheme="minorHAnsi" w:cstheme="minorBidi"/>
            <w:kern w:val="2"/>
            <w:sz w:val="24"/>
            <w:szCs w:val="24"/>
            <w14:ligatures w14:val="standardContextual"/>
          </w:rPr>
          <w:tab/>
        </w:r>
        <w:r w:rsidRPr="00DD0655">
          <w:rPr>
            <w:rStyle w:val="Hyperlink"/>
          </w:rPr>
          <w:t>List of Outgoing LSs</w:t>
        </w:r>
        <w:r w:rsidRPr="00DD0655">
          <w:rPr>
            <w:rStyle w:val="Hyperlink"/>
            <w:rFonts w:eastAsia="MS Mincho"/>
            <w:lang w:eastAsia="ja-JP"/>
          </w:rPr>
          <w:t xml:space="preserve"> from </w:t>
        </w:r>
        <w:r w:rsidRPr="00DD0655">
          <w:rPr>
            <w:rStyle w:val="Hyperlink"/>
          </w:rPr>
          <w:t>RAN1 #122-bis</w:t>
        </w:r>
        <w:r>
          <w:rPr>
            <w:webHidden/>
          </w:rPr>
          <w:tab/>
        </w:r>
        <w:r>
          <w:rPr>
            <w:webHidden/>
          </w:rPr>
          <w:fldChar w:fldCharType="begin"/>
        </w:r>
        <w:r>
          <w:rPr>
            <w:webHidden/>
          </w:rPr>
          <w:instrText xml:space="preserve"> PAGEREF _Toc211862570 \h </w:instrText>
        </w:r>
        <w:r>
          <w:rPr>
            <w:webHidden/>
          </w:rPr>
        </w:r>
        <w:r>
          <w:rPr>
            <w:webHidden/>
          </w:rPr>
          <w:fldChar w:fldCharType="separate"/>
        </w:r>
        <w:r>
          <w:rPr>
            <w:webHidden/>
          </w:rPr>
          <w:t>158</w:t>
        </w:r>
        <w:r>
          <w:rPr>
            <w:webHidden/>
          </w:rPr>
          <w:fldChar w:fldCharType="end"/>
        </w:r>
      </w:hyperlink>
    </w:p>
    <w:p w14:paraId="0715656B" w14:textId="472D4DAA" w:rsidR="0015248A" w:rsidRDefault="0015248A">
      <w:pPr>
        <w:pStyle w:val="TOC1"/>
        <w:tabs>
          <w:tab w:val="left" w:pos="1418"/>
        </w:tabs>
        <w:rPr>
          <w:rFonts w:asciiTheme="minorHAnsi" w:eastAsiaTheme="minorEastAsia" w:hAnsiTheme="minorHAnsi" w:cstheme="minorBidi"/>
          <w:kern w:val="2"/>
          <w:sz w:val="24"/>
          <w:szCs w:val="24"/>
          <w14:ligatures w14:val="standardContextual"/>
        </w:rPr>
      </w:pPr>
      <w:hyperlink w:anchor="_Toc211862571" w:history="1">
        <w:r w:rsidRPr="00DD0655">
          <w:rPr>
            <w:rStyle w:val="Hyperlink"/>
          </w:rPr>
          <w:t xml:space="preserve">Annex </w:t>
        </w:r>
        <w:r w:rsidRPr="00DD0655">
          <w:rPr>
            <w:rStyle w:val="Hyperlink"/>
            <w:rFonts w:eastAsia="MS Mincho"/>
            <w:lang w:eastAsia="ja-JP"/>
          </w:rPr>
          <w:t>C-2</w:t>
        </w:r>
        <w:r w:rsidRPr="00DD0655">
          <w:rPr>
            <w:rStyle w:val="Hyperlink"/>
          </w:rPr>
          <w:t>:</w:t>
        </w:r>
        <w:r>
          <w:rPr>
            <w:rFonts w:asciiTheme="minorHAnsi" w:eastAsiaTheme="minorEastAsia" w:hAnsiTheme="minorHAnsi" w:cstheme="minorBidi"/>
            <w:kern w:val="2"/>
            <w:sz w:val="24"/>
            <w:szCs w:val="24"/>
            <w14:ligatures w14:val="standardContextual"/>
          </w:rPr>
          <w:tab/>
        </w:r>
        <w:r w:rsidRPr="00DD0655">
          <w:rPr>
            <w:rStyle w:val="Hyperlink"/>
          </w:rPr>
          <w:t>List of Incoming LSs</w:t>
        </w:r>
        <w:r w:rsidRPr="00DD0655">
          <w:rPr>
            <w:rStyle w:val="Hyperlink"/>
            <w:rFonts w:eastAsia="MS Mincho"/>
            <w:lang w:eastAsia="ja-JP"/>
          </w:rPr>
          <w:t xml:space="preserve"> from </w:t>
        </w:r>
        <w:r w:rsidRPr="00DD0655">
          <w:rPr>
            <w:rStyle w:val="Hyperlink"/>
          </w:rPr>
          <w:t>RAN1 #122-bis</w:t>
        </w:r>
        <w:r>
          <w:rPr>
            <w:webHidden/>
          </w:rPr>
          <w:tab/>
        </w:r>
        <w:r>
          <w:rPr>
            <w:webHidden/>
          </w:rPr>
          <w:fldChar w:fldCharType="begin"/>
        </w:r>
        <w:r>
          <w:rPr>
            <w:webHidden/>
          </w:rPr>
          <w:instrText xml:space="preserve"> PAGEREF _Toc211862571 \h </w:instrText>
        </w:r>
        <w:r>
          <w:rPr>
            <w:webHidden/>
          </w:rPr>
        </w:r>
        <w:r>
          <w:rPr>
            <w:webHidden/>
          </w:rPr>
          <w:fldChar w:fldCharType="separate"/>
        </w:r>
        <w:r>
          <w:rPr>
            <w:webHidden/>
          </w:rPr>
          <w:t>160</w:t>
        </w:r>
        <w:r>
          <w:rPr>
            <w:webHidden/>
          </w:rPr>
          <w:fldChar w:fldCharType="end"/>
        </w:r>
      </w:hyperlink>
    </w:p>
    <w:p w14:paraId="5AE077FC" w14:textId="4D206E2F"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72" w:history="1">
        <w:r w:rsidRPr="00DD0655">
          <w:rPr>
            <w:rStyle w:val="Hyperlink"/>
          </w:rPr>
          <w:t>Annex D:</w:t>
        </w:r>
        <w:r>
          <w:rPr>
            <w:rFonts w:asciiTheme="minorHAnsi" w:eastAsiaTheme="minorEastAsia" w:hAnsiTheme="minorHAnsi" w:cstheme="minorBidi"/>
            <w:kern w:val="2"/>
            <w:sz w:val="24"/>
            <w:szCs w:val="24"/>
            <w14:ligatures w14:val="standardContextual"/>
          </w:rPr>
          <w:tab/>
        </w:r>
        <w:r w:rsidRPr="00DD0655">
          <w:rPr>
            <w:rStyle w:val="Hyperlink"/>
          </w:rPr>
          <w:t>List of Approved updated WIDs</w:t>
        </w:r>
        <w:r>
          <w:rPr>
            <w:webHidden/>
          </w:rPr>
          <w:tab/>
        </w:r>
        <w:r>
          <w:rPr>
            <w:webHidden/>
          </w:rPr>
          <w:fldChar w:fldCharType="begin"/>
        </w:r>
        <w:r>
          <w:rPr>
            <w:webHidden/>
          </w:rPr>
          <w:instrText xml:space="preserve"> PAGEREF _Toc211862572 \h </w:instrText>
        </w:r>
        <w:r>
          <w:rPr>
            <w:webHidden/>
          </w:rPr>
        </w:r>
        <w:r>
          <w:rPr>
            <w:webHidden/>
          </w:rPr>
          <w:fldChar w:fldCharType="separate"/>
        </w:r>
        <w:r>
          <w:rPr>
            <w:webHidden/>
          </w:rPr>
          <w:t>163</w:t>
        </w:r>
        <w:r>
          <w:rPr>
            <w:webHidden/>
          </w:rPr>
          <w:fldChar w:fldCharType="end"/>
        </w:r>
      </w:hyperlink>
    </w:p>
    <w:p w14:paraId="7067EEA3" w14:textId="265DF663"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73" w:history="1">
        <w:r w:rsidRPr="00DD0655">
          <w:rPr>
            <w:rStyle w:val="Hyperlink"/>
          </w:rPr>
          <w:t>Annex E:</w:t>
        </w:r>
        <w:r>
          <w:rPr>
            <w:rFonts w:asciiTheme="minorHAnsi" w:eastAsiaTheme="minorEastAsia" w:hAnsiTheme="minorHAnsi" w:cstheme="minorBidi"/>
            <w:kern w:val="2"/>
            <w:sz w:val="24"/>
            <w:szCs w:val="24"/>
            <w14:ligatures w14:val="standardContextual"/>
          </w:rPr>
          <w:tab/>
        </w:r>
        <w:r w:rsidRPr="00DD0655">
          <w:rPr>
            <w:rStyle w:val="Hyperlink"/>
          </w:rPr>
          <w:t>List of draft TSs/TRs agreed at RAN1 #122-bis</w:t>
        </w:r>
        <w:r>
          <w:rPr>
            <w:webHidden/>
          </w:rPr>
          <w:tab/>
        </w:r>
        <w:r>
          <w:rPr>
            <w:webHidden/>
          </w:rPr>
          <w:fldChar w:fldCharType="begin"/>
        </w:r>
        <w:r>
          <w:rPr>
            <w:webHidden/>
          </w:rPr>
          <w:instrText xml:space="preserve"> PAGEREF _Toc211862573 \h </w:instrText>
        </w:r>
        <w:r>
          <w:rPr>
            <w:webHidden/>
          </w:rPr>
        </w:r>
        <w:r>
          <w:rPr>
            <w:webHidden/>
          </w:rPr>
          <w:fldChar w:fldCharType="separate"/>
        </w:r>
        <w:r>
          <w:rPr>
            <w:webHidden/>
          </w:rPr>
          <w:t>164</w:t>
        </w:r>
        <w:r>
          <w:rPr>
            <w:webHidden/>
          </w:rPr>
          <w:fldChar w:fldCharType="end"/>
        </w:r>
      </w:hyperlink>
    </w:p>
    <w:p w14:paraId="5E3AD93A" w14:textId="45ADDB84"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74" w:history="1">
        <w:r w:rsidRPr="00DD0655">
          <w:rPr>
            <w:rStyle w:val="Hyperlink"/>
          </w:rPr>
          <w:t>Annex F:</w:t>
        </w:r>
        <w:r>
          <w:rPr>
            <w:rFonts w:asciiTheme="minorHAnsi" w:eastAsiaTheme="minorEastAsia" w:hAnsiTheme="minorHAnsi" w:cstheme="minorBidi"/>
            <w:kern w:val="2"/>
            <w:sz w:val="24"/>
            <w:szCs w:val="24"/>
            <w14:ligatures w14:val="standardContextual"/>
          </w:rPr>
          <w:tab/>
        </w:r>
        <w:r w:rsidRPr="00DD0655">
          <w:rPr>
            <w:rStyle w:val="Hyperlink"/>
          </w:rPr>
          <w:t>List of actions</w:t>
        </w:r>
        <w:r>
          <w:rPr>
            <w:webHidden/>
          </w:rPr>
          <w:tab/>
        </w:r>
        <w:r>
          <w:rPr>
            <w:webHidden/>
          </w:rPr>
          <w:fldChar w:fldCharType="begin"/>
        </w:r>
        <w:r>
          <w:rPr>
            <w:webHidden/>
          </w:rPr>
          <w:instrText xml:space="preserve"> PAGEREF _Toc211862574 \h </w:instrText>
        </w:r>
        <w:r>
          <w:rPr>
            <w:webHidden/>
          </w:rPr>
        </w:r>
        <w:r>
          <w:rPr>
            <w:webHidden/>
          </w:rPr>
          <w:fldChar w:fldCharType="separate"/>
        </w:r>
        <w:r>
          <w:rPr>
            <w:webHidden/>
          </w:rPr>
          <w:t>165</w:t>
        </w:r>
        <w:r>
          <w:rPr>
            <w:webHidden/>
          </w:rPr>
          <w:fldChar w:fldCharType="end"/>
        </w:r>
      </w:hyperlink>
    </w:p>
    <w:p w14:paraId="12AC6336" w14:textId="7C5E769D"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75" w:history="1">
        <w:r w:rsidRPr="00DD0655">
          <w:rPr>
            <w:rStyle w:val="Hyperlink"/>
          </w:rPr>
          <w:t>Annex G:</w:t>
        </w:r>
        <w:r>
          <w:rPr>
            <w:rFonts w:asciiTheme="minorHAnsi" w:eastAsiaTheme="minorEastAsia" w:hAnsiTheme="minorHAnsi" w:cstheme="minorBidi"/>
            <w:kern w:val="2"/>
            <w:sz w:val="24"/>
            <w:szCs w:val="24"/>
            <w14:ligatures w14:val="standardContextual"/>
          </w:rPr>
          <w:tab/>
        </w:r>
        <w:r w:rsidRPr="00DD0655">
          <w:rPr>
            <w:rStyle w:val="Hyperlink"/>
          </w:rPr>
          <w:t>List of participants at RAN1 #122-bis</w:t>
        </w:r>
        <w:r>
          <w:rPr>
            <w:webHidden/>
          </w:rPr>
          <w:tab/>
        </w:r>
        <w:r>
          <w:rPr>
            <w:webHidden/>
          </w:rPr>
          <w:fldChar w:fldCharType="begin"/>
        </w:r>
        <w:r>
          <w:rPr>
            <w:webHidden/>
          </w:rPr>
          <w:instrText xml:space="preserve"> PAGEREF _Toc211862575 \h </w:instrText>
        </w:r>
        <w:r>
          <w:rPr>
            <w:webHidden/>
          </w:rPr>
        </w:r>
        <w:r>
          <w:rPr>
            <w:webHidden/>
          </w:rPr>
          <w:fldChar w:fldCharType="separate"/>
        </w:r>
        <w:r>
          <w:rPr>
            <w:webHidden/>
          </w:rPr>
          <w:t>166</w:t>
        </w:r>
        <w:r>
          <w:rPr>
            <w:webHidden/>
          </w:rPr>
          <w:fldChar w:fldCharType="end"/>
        </w:r>
      </w:hyperlink>
    </w:p>
    <w:p w14:paraId="7A66B99F" w14:textId="6FB74664" w:rsidR="0015248A" w:rsidRDefault="0015248A">
      <w:pPr>
        <w:pStyle w:val="TOC1"/>
        <w:tabs>
          <w:tab w:val="left" w:pos="1134"/>
        </w:tabs>
        <w:rPr>
          <w:rFonts w:asciiTheme="minorHAnsi" w:eastAsiaTheme="minorEastAsia" w:hAnsiTheme="minorHAnsi" w:cstheme="minorBidi"/>
          <w:kern w:val="2"/>
          <w:sz w:val="24"/>
          <w:szCs w:val="24"/>
          <w14:ligatures w14:val="standardContextual"/>
        </w:rPr>
      </w:pPr>
      <w:hyperlink w:anchor="_Toc211862576" w:history="1">
        <w:r w:rsidRPr="00DD0655">
          <w:rPr>
            <w:rStyle w:val="Hyperlink"/>
          </w:rPr>
          <w:t>Annex H:</w:t>
        </w:r>
        <w:r>
          <w:rPr>
            <w:rFonts w:asciiTheme="minorHAnsi" w:eastAsiaTheme="minorEastAsia" w:hAnsiTheme="minorHAnsi" w:cstheme="minorBidi"/>
            <w:kern w:val="2"/>
            <w:sz w:val="24"/>
            <w:szCs w:val="24"/>
            <w14:ligatures w14:val="standardContextual"/>
          </w:rPr>
          <w:tab/>
        </w:r>
        <w:r w:rsidRPr="00DD0655">
          <w:rPr>
            <w:rStyle w:val="Hyperlink"/>
          </w:rPr>
          <w:t xml:space="preserve">TSG RAN WG1 meetings in </w:t>
        </w:r>
        <w:r w:rsidRPr="00DD0655">
          <w:rPr>
            <w:rStyle w:val="Hyperlink"/>
            <w:rFonts w:eastAsia="MS Mincho"/>
            <w:lang w:eastAsia="ja-JP"/>
          </w:rPr>
          <w:t>2025 – 2026</w:t>
        </w:r>
        <w:r>
          <w:rPr>
            <w:webHidden/>
          </w:rPr>
          <w:tab/>
        </w:r>
        <w:r>
          <w:rPr>
            <w:webHidden/>
          </w:rPr>
          <w:fldChar w:fldCharType="begin"/>
        </w:r>
        <w:r>
          <w:rPr>
            <w:webHidden/>
          </w:rPr>
          <w:instrText xml:space="preserve"> PAGEREF _Toc211862576 \h </w:instrText>
        </w:r>
        <w:r>
          <w:rPr>
            <w:webHidden/>
          </w:rPr>
        </w:r>
        <w:r>
          <w:rPr>
            <w:webHidden/>
          </w:rPr>
          <w:fldChar w:fldCharType="separate"/>
        </w:r>
        <w:r>
          <w:rPr>
            <w:webHidden/>
          </w:rPr>
          <w:t>167</w:t>
        </w:r>
        <w:r>
          <w:rPr>
            <w:webHidden/>
          </w:rPr>
          <w:fldChar w:fldCharType="end"/>
        </w:r>
      </w:hyperlink>
    </w:p>
    <w:p w14:paraId="51C5874D" w14:textId="51EC1301" w:rsidR="00666408" w:rsidRPr="009537ED" w:rsidRDefault="0015248A" w:rsidP="007C5763">
      <w:pPr>
        <w:pStyle w:val="TOC1"/>
        <w:tabs>
          <w:tab w:val="left" w:pos="400"/>
          <w:tab w:val="right" w:leader="dot" w:pos="10457"/>
        </w:tabs>
      </w:pPr>
      <w:r>
        <w:fldChar w:fldCharType="end"/>
      </w:r>
    </w:p>
    <w:p w14:paraId="21E4648C" w14:textId="167195EA" w:rsidR="005F6CF6" w:rsidRPr="009537ED" w:rsidRDefault="005F6CF6" w:rsidP="009643F7">
      <w:pPr>
        <w:pBdr>
          <w:bottom w:val="single" w:sz="12" w:space="1" w:color="auto"/>
        </w:pBdr>
        <w:rPr>
          <w:b/>
        </w:rPr>
      </w:pPr>
      <w:r w:rsidRPr="009537ED">
        <w:rPr>
          <w:b/>
        </w:rPr>
        <w:br w:type="page"/>
      </w:r>
      <w:r w:rsidRPr="009537ED">
        <w:rPr>
          <w:b/>
        </w:rPr>
        <w:lastRenderedPageBreak/>
        <w:t>Main</w:t>
      </w:r>
      <w:r w:rsidR="00233210" w:rsidRPr="009537ED">
        <w:rPr>
          <w:b/>
        </w:rPr>
        <w:t xml:space="preserve"> </w:t>
      </w:r>
      <w:r w:rsidRPr="009537ED">
        <w:rPr>
          <w:b/>
        </w:rPr>
        <w:t>facts</w:t>
      </w:r>
      <w:r w:rsidR="00233210" w:rsidRPr="009537ED">
        <w:rPr>
          <w:b/>
        </w:rPr>
        <w:t xml:space="preserve"> </w:t>
      </w:r>
      <w:r w:rsidRPr="009537ED">
        <w:rPr>
          <w:b/>
        </w:rPr>
        <w:t>summary</w:t>
      </w:r>
    </w:p>
    <w:p w14:paraId="51F224F4" w14:textId="77777777" w:rsidR="005F6CF6" w:rsidRPr="009537ED" w:rsidRDefault="005F6CF6" w:rsidP="009643F7">
      <w:pPr>
        <w:rPr>
          <w:rFonts w:eastAsia="SimSun"/>
          <w:kern w:val="2"/>
        </w:rPr>
      </w:pPr>
    </w:p>
    <w:p w14:paraId="7AE1E8B6" w14:textId="3C3ADEB4" w:rsidR="0062331D" w:rsidRPr="005C44A3" w:rsidRDefault="0062331D" w:rsidP="00280335">
      <w:pPr>
        <w:rPr>
          <w:rFonts w:eastAsia="SimSun"/>
          <w:kern w:val="2"/>
        </w:rPr>
      </w:pPr>
      <w:r w:rsidRPr="005C44A3">
        <w:rPr>
          <w:rFonts w:eastAsia="SimSun"/>
          <w:kern w:val="2"/>
        </w:rPr>
        <w:t>The 3GPP TSG WG RAN1</w:t>
      </w:r>
      <w:r w:rsidR="009737FC" w:rsidRPr="005C44A3">
        <w:rPr>
          <w:rFonts w:eastAsia="SimSun"/>
          <w:kern w:val="2"/>
        </w:rPr>
        <w:t>#12</w:t>
      </w:r>
      <w:r w:rsidR="0001438B" w:rsidRPr="005C44A3">
        <w:rPr>
          <w:rFonts w:eastAsia="SimSun"/>
          <w:kern w:val="2"/>
        </w:rPr>
        <w:t>2</w:t>
      </w:r>
      <w:r w:rsidR="00E050F5" w:rsidRPr="005C44A3">
        <w:rPr>
          <w:rFonts w:eastAsia="SimSun"/>
          <w:kern w:val="2"/>
        </w:rPr>
        <w:t>-bis</w:t>
      </w:r>
      <w:r w:rsidRPr="005C44A3">
        <w:rPr>
          <w:rFonts w:eastAsia="SimSun"/>
          <w:kern w:val="2"/>
        </w:rPr>
        <w:t xml:space="preserve"> meeting, </w:t>
      </w:r>
      <w:r w:rsidR="00323902" w:rsidRPr="005C44A3">
        <w:rPr>
          <w:rFonts w:eastAsia="SimSun"/>
          <w:kern w:val="2"/>
        </w:rPr>
        <w:t>hosted by</w:t>
      </w:r>
      <w:r w:rsidR="00C2080D" w:rsidRPr="005C44A3">
        <w:rPr>
          <w:rFonts w:eastAsia="SimSun"/>
          <w:kern w:val="2"/>
        </w:rPr>
        <w:t xml:space="preserve"> ETSI</w:t>
      </w:r>
      <w:r w:rsidRPr="005C44A3">
        <w:rPr>
          <w:rFonts w:eastAsia="SimSun"/>
          <w:kern w:val="2"/>
        </w:rPr>
        <w:t>, was held at the</w:t>
      </w:r>
      <w:r w:rsidR="003443C0" w:rsidRPr="005C44A3">
        <w:t xml:space="preserve"> </w:t>
      </w:r>
      <w:r w:rsidR="00C2080D" w:rsidRPr="005C44A3">
        <w:t>02 Universum,</w:t>
      </w:r>
      <w:r w:rsidR="009737FC" w:rsidRPr="005C44A3">
        <w:t xml:space="preserve"> </w:t>
      </w:r>
      <w:r w:rsidR="00C2080D" w:rsidRPr="005C44A3">
        <w:t>Prague, CZ</w:t>
      </w:r>
      <w:r w:rsidR="0057146E" w:rsidRPr="005C44A3">
        <w:rPr>
          <w:rFonts w:eastAsia="SimSun"/>
          <w:kern w:val="2"/>
        </w:rPr>
        <w:t>.</w:t>
      </w:r>
    </w:p>
    <w:p w14:paraId="47A992E4" w14:textId="56CD9EF5" w:rsidR="0062331D" w:rsidRPr="00181811" w:rsidRDefault="0062331D" w:rsidP="0062331D">
      <w:pPr>
        <w:rPr>
          <w:kern w:val="2"/>
        </w:rPr>
      </w:pPr>
      <w:r w:rsidRPr="005C44A3">
        <w:rPr>
          <w:rFonts w:eastAsia="SimSun"/>
          <w:kern w:val="2"/>
        </w:rPr>
        <w:t xml:space="preserve">The meeting started at 9:00 on Monday </w:t>
      </w:r>
      <w:r w:rsidR="00E050F5" w:rsidRPr="005C44A3">
        <w:rPr>
          <w:rFonts w:eastAsia="SimSun"/>
          <w:kern w:val="2"/>
        </w:rPr>
        <w:t>13</w:t>
      </w:r>
      <w:r w:rsidR="0001438B" w:rsidRPr="005C44A3">
        <w:rPr>
          <w:rFonts w:eastAsia="SimSun"/>
          <w:kern w:val="2"/>
          <w:vertAlign w:val="superscript"/>
        </w:rPr>
        <w:t>th</w:t>
      </w:r>
      <w:r w:rsidR="0001438B" w:rsidRPr="005C44A3">
        <w:rPr>
          <w:rFonts w:eastAsia="SimSun"/>
          <w:kern w:val="2"/>
        </w:rPr>
        <w:t xml:space="preserve"> </w:t>
      </w:r>
      <w:r w:rsidR="00E050F5" w:rsidRPr="005C44A3">
        <w:rPr>
          <w:rFonts w:eastAsia="SimSun"/>
          <w:kern w:val="2"/>
        </w:rPr>
        <w:t>October</w:t>
      </w:r>
      <w:r w:rsidR="00FA08F9" w:rsidRPr="005C44A3">
        <w:rPr>
          <w:rFonts w:eastAsia="SimSun"/>
          <w:kern w:val="2"/>
        </w:rPr>
        <w:t xml:space="preserve"> </w:t>
      </w:r>
      <w:r w:rsidRPr="005C44A3">
        <w:rPr>
          <w:rFonts w:eastAsia="SimSun"/>
          <w:kern w:val="2"/>
        </w:rPr>
        <w:t xml:space="preserve">and finished at </w:t>
      </w:r>
      <w:r w:rsidRPr="005C44A3">
        <w:rPr>
          <w:kern w:val="2"/>
        </w:rPr>
        <w:t>1</w:t>
      </w:r>
      <w:r w:rsidR="00E050F5" w:rsidRPr="005C44A3">
        <w:rPr>
          <w:kern w:val="2"/>
        </w:rPr>
        <w:t>7</w:t>
      </w:r>
      <w:r w:rsidRPr="005C44A3">
        <w:rPr>
          <w:kern w:val="2"/>
        </w:rPr>
        <w:t>:</w:t>
      </w:r>
      <w:r w:rsidR="009A0DBB" w:rsidRPr="005C44A3">
        <w:rPr>
          <w:kern w:val="2"/>
        </w:rPr>
        <w:t>0</w:t>
      </w:r>
      <w:r w:rsidR="00CA69C5" w:rsidRPr="005C44A3">
        <w:rPr>
          <w:kern w:val="2"/>
        </w:rPr>
        <w:t>0</w:t>
      </w:r>
      <w:r w:rsidRPr="005C44A3">
        <w:rPr>
          <w:kern w:val="2"/>
        </w:rPr>
        <w:t xml:space="preserve"> </w:t>
      </w:r>
      <w:r w:rsidR="00CA69C5" w:rsidRPr="005C44A3">
        <w:rPr>
          <w:kern w:val="2"/>
        </w:rPr>
        <w:t xml:space="preserve">(local time) </w:t>
      </w:r>
      <w:r w:rsidRPr="005C44A3">
        <w:rPr>
          <w:kern w:val="2"/>
        </w:rPr>
        <w:t xml:space="preserve">on Friday </w:t>
      </w:r>
      <w:r w:rsidR="00E050F5" w:rsidRPr="005C44A3">
        <w:rPr>
          <w:kern w:val="2"/>
        </w:rPr>
        <w:t>17</w:t>
      </w:r>
      <w:r w:rsidR="0001438B" w:rsidRPr="005C44A3">
        <w:rPr>
          <w:kern w:val="2"/>
          <w:vertAlign w:val="superscript"/>
        </w:rPr>
        <w:t>th</w:t>
      </w:r>
      <w:r w:rsidR="0001438B" w:rsidRPr="005C44A3">
        <w:rPr>
          <w:kern w:val="2"/>
        </w:rPr>
        <w:t xml:space="preserve"> </w:t>
      </w:r>
      <w:r w:rsidR="00E050F5" w:rsidRPr="005C44A3">
        <w:rPr>
          <w:kern w:val="2"/>
        </w:rPr>
        <w:t>October</w:t>
      </w:r>
      <w:r w:rsidR="0001438B" w:rsidRPr="005C44A3">
        <w:rPr>
          <w:kern w:val="2"/>
        </w:rPr>
        <w:t xml:space="preserve"> </w:t>
      </w:r>
      <w:r w:rsidR="00E6735E" w:rsidRPr="005C44A3">
        <w:rPr>
          <w:kern w:val="2"/>
        </w:rPr>
        <w:t>202</w:t>
      </w:r>
      <w:r w:rsidR="000C2829" w:rsidRPr="005C44A3">
        <w:rPr>
          <w:kern w:val="2"/>
        </w:rPr>
        <w:t>5</w:t>
      </w:r>
      <w:r w:rsidRPr="005C44A3">
        <w:rPr>
          <w:kern w:val="2"/>
        </w:rPr>
        <w:t>.</w:t>
      </w:r>
    </w:p>
    <w:p w14:paraId="4F750992" w14:textId="77777777" w:rsidR="0062331D" w:rsidRPr="00CA69C5" w:rsidRDefault="0062331D" w:rsidP="0062331D">
      <w:pPr>
        <w:rPr>
          <w:rFonts w:eastAsia="SimSun"/>
          <w:kern w:val="2"/>
        </w:rPr>
      </w:pPr>
    </w:p>
    <w:p w14:paraId="1197CF28" w14:textId="201AFA76" w:rsidR="0062331D" w:rsidRPr="009A0DBB" w:rsidRDefault="0062331D" w:rsidP="0062331D">
      <w:pPr>
        <w:rPr>
          <w:rFonts w:eastAsia="MS Mincho"/>
          <w:lang w:eastAsia="ja-JP"/>
        </w:rPr>
      </w:pPr>
      <w:r w:rsidRPr="009A0DBB">
        <w:rPr>
          <w:rFonts w:eastAsia="MS Mincho"/>
          <w:lang w:eastAsia="ja-JP"/>
        </w:rPr>
        <w:t xml:space="preserve">The number of attending delegates, having confirmed their participation through the electronic check-in application, was </w:t>
      </w:r>
      <w:r w:rsidR="005C44A3">
        <w:rPr>
          <w:rFonts w:eastAsia="MS Mincho"/>
          <w:b/>
          <w:bCs/>
          <w:lang w:eastAsia="ja-JP"/>
        </w:rPr>
        <w:t>718</w:t>
      </w:r>
      <w:r w:rsidRPr="009A0DBB">
        <w:rPr>
          <w:rFonts w:eastAsia="MS Mincho"/>
          <w:b/>
          <w:lang w:eastAsia="ja-JP"/>
        </w:rPr>
        <w:t>.</w:t>
      </w:r>
    </w:p>
    <w:p w14:paraId="07F2E037" w14:textId="427DE462" w:rsidR="0062331D" w:rsidRPr="009537ED" w:rsidRDefault="0062331D" w:rsidP="0062331D">
      <w:pPr>
        <w:rPr>
          <w:rFonts w:eastAsia="MS Mincho"/>
          <w:lang w:eastAsia="ja-JP"/>
        </w:rPr>
      </w:pPr>
      <w:r w:rsidRPr="009A0DBB">
        <w:rPr>
          <w:rFonts w:eastAsia="MS Mincho"/>
          <w:lang w:eastAsia="ja-JP"/>
        </w:rPr>
        <w:t xml:space="preserve">Note that the number of registered (F2F) was </w:t>
      </w:r>
      <w:r w:rsidR="005C44A3">
        <w:rPr>
          <w:rFonts w:eastAsia="MS Mincho"/>
          <w:lang w:eastAsia="ja-JP"/>
        </w:rPr>
        <w:t>905</w:t>
      </w:r>
      <w:r w:rsidRPr="009A0DBB">
        <w:rPr>
          <w:rFonts w:eastAsia="MS Mincho"/>
          <w:lang w:eastAsia="ja-JP"/>
        </w:rPr>
        <w:t xml:space="preserve">, and the number of registered (online participation) was </w:t>
      </w:r>
      <w:r w:rsidR="005C44A3">
        <w:rPr>
          <w:rFonts w:eastAsia="MS Mincho"/>
          <w:lang w:eastAsia="ja-JP"/>
        </w:rPr>
        <w:t>339</w:t>
      </w:r>
      <w:r w:rsidRPr="009A0DBB">
        <w:rPr>
          <w:rFonts w:eastAsia="MS Mincho"/>
          <w:lang w:eastAsia="ja-JP"/>
        </w:rPr>
        <w:t>.</w:t>
      </w:r>
    </w:p>
    <w:p w14:paraId="013A776F" w14:textId="2D3D3386" w:rsidR="003665D0" w:rsidRPr="009537ED" w:rsidRDefault="003665D0" w:rsidP="003665D0">
      <w:pPr>
        <w:rPr>
          <w:rFonts w:eastAsia="MS Mincho"/>
          <w:lang w:eastAsia="ja-JP"/>
        </w:rPr>
      </w:pPr>
    </w:p>
    <w:p w14:paraId="6124487D" w14:textId="40D0FC8F" w:rsidR="0057146E" w:rsidRPr="009537ED" w:rsidRDefault="00DD4558" w:rsidP="0057146E">
      <w:pPr>
        <w:rPr>
          <w:rFonts w:eastAsia="MS Mincho"/>
          <w:lang w:eastAsia="ja-JP"/>
        </w:rPr>
      </w:pPr>
      <w:r w:rsidRPr="009537ED">
        <w:rPr>
          <w:rFonts w:eastAsia="MS Mincho"/>
          <w:lang w:eastAsia="ja-JP"/>
        </w:rPr>
        <w:t>As RAN1</w:t>
      </w:r>
      <w:r w:rsidR="009737FC">
        <w:rPr>
          <w:rFonts w:eastAsia="MS Mincho"/>
          <w:lang w:eastAsia="ja-JP"/>
        </w:rPr>
        <w:t>#12</w:t>
      </w:r>
      <w:r w:rsidR="0001438B">
        <w:rPr>
          <w:rFonts w:eastAsia="MS Mincho"/>
          <w:lang w:eastAsia="ja-JP"/>
        </w:rPr>
        <w:t>2</w:t>
      </w:r>
      <w:r w:rsidR="00E050F5">
        <w:rPr>
          <w:rFonts w:eastAsia="MS Mincho"/>
          <w:lang w:eastAsia="ja-JP"/>
        </w:rPr>
        <w:t>-bis</w:t>
      </w:r>
      <w:r w:rsidRPr="009537ED">
        <w:rPr>
          <w:rFonts w:eastAsia="MS Mincho"/>
          <w:lang w:eastAsia="ja-JP"/>
        </w:rPr>
        <w:t xml:space="preserve"> was a Face-to-Face meeting with </w:t>
      </w:r>
      <w:r w:rsidR="00E050F5">
        <w:rPr>
          <w:rFonts w:eastAsia="MS Mincho"/>
          <w:lang w:eastAsia="ja-JP"/>
        </w:rPr>
        <w:t>one</w:t>
      </w:r>
      <w:r w:rsidRPr="009537ED">
        <w:rPr>
          <w:rFonts w:eastAsia="MS Mincho"/>
          <w:lang w:eastAsia="ja-JP"/>
        </w:rPr>
        <w:t xml:space="preserve">-way remote participation, GoToWebinar (GTW) </w:t>
      </w:r>
      <w:r w:rsidR="0057146E" w:rsidRPr="009537ED">
        <w:rPr>
          <w:rFonts w:eastAsia="MS Mincho"/>
          <w:lang w:eastAsia="ja-JP"/>
        </w:rPr>
        <w:t>conference calls were set-up for the full duration of the meeting</w:t>
      </w:r>
      <w:r w:rsidR="000C2829">
        <w:rPr>
          <w:rFonts w:eastAsia="MS Mincho"/>
          <w:lang w:eastAsia="ja-JP"/>
        </w:rPr>
        <w:t xml:space="preserve"> and to </w:t>
      </w:r>
      <w:r w:rsidR="000C2829" w:rsidRPr="009537ED">
        <w:rPr>
          <w:rFonts w:eastAsia="MS Mincho"/>
          <w:lang w:eastAsia="ja-JP"/>
        </w:rPr>
        <w:t>the 3 online sessions</w:t>
      </w:r>
      <w:r w:rsidR="000C2829">
        <w:rPr>
          <w:rFonts w:eastAsia="MS Mincho"/>
          <w:lang w:eastAsia="ja-JP"/>
        </w:rPr>
        <w:t xml:space="preserve"> only</w:t>
      </w:r>
      <w:r w:rsidR="0057146E" w:rsidRPr="009537ED">
        <w:rPr>
          <w:rFonts w:eastAsia="MS Mincho"/>
          <w:lang w:eastAsia="ja-JP"/>
        </w:rPr>
        <w:t>.</w:t>
      </w:r>
    </w:p>
    <w:p w14:paraId="28E255A1" w14:textId="77777777" w:rsidR="00DD4558" w:rsidRPr="009537ED" w:rsidRDefault="00DD4558" w:rsidP="00DD4558">
      <w:pPr>
        <w:rPr>
          <w:rFonts w:eastAsia="SimSun"/>
          <w:kern w:val="2"/>
        </w:rPr>
      </w:pPr>
    </w:p>
    <w:p w14:paraId="0DFBC381" w14:textId="69C918AA" w:rsidR="00DD4558" w:rsidRPr="009537ED" w:rsidRDefault="00DD4558" w:rsidP="00DD4558">
      <w:pPr>
        <w:rPr>
          <w:rFonts w:eastAsia="SimSun"/>
          <w:kern w:val="2"/>
        </w:rPr>
      </w:pPr>
      <w:r w:rsidRPr="009537ED">
        <w:rPr>
          <w:rFonts w:eastAsia="SimSun"/>
          <w:kern w:val="2"/>
        </w:rPr>
        <w:t>The schedule of the RAN1</w:t>
      </w:r>
      <w:r w:rsidR="009737FC">
        <w:rPr>
          <w:rFonts w:eastAsia="SimSun"/>
          <w:kern w:val="2"/>
        </w:rPr>
        <w:t>#12</w:t>
      </w:r>
      <w:r w:rsidR="0001438B">
        <w:rPr>
          <w:rFonts w:eastAsia="SimSun"/>
          <w:kern w:val="2"/>
        </w:rPr>
        <w:t>2</w:t>
      </w:r>
      <w:r w:rsidR="00E050F5">
        <w:rPr>
          <w:rFonts w:eastAsia="SimSun"/>
          <w:kern w:val="2"/>
        </w:rPr>
        <w:t>-bis</w:t>
      </w:r>
      <w:r w:rsidR="00FA08F9" w:rsidRPr="009537ED">
        <w:rPr>
          <w:rFonts w:eastAsia="SimSun"/>
          <w:kern w:val="2"/>
        </w:rPr>
        <w:t xml:space="preserve"> </w:t>
      </w:r>
      <w:r w:rsidRPr="009537ED">
        <w:rPr>
          <w:rFonts w:eastAsia="SimSun"/>
          <w:kern w:val="2"/>
        </w:rPr>
        <w:t>Online Sessions is detailed in Annex A-2.</w:t>
      </w:r>
    </w:p>
    <w:p w14:paraId="090C549E" w14:textId="77777777" w:rsidR="00B67B40" w:rsidRPr="009537ED" w:rsidRDefault="00B67B40" w:rsidP="00DD4558">
      <w:pPr>
        <w:rPr>
          <w:rFonts w:eastAsia="SimSun"/>
          <w:kern w:val="2"/>
        </w:rPr>
      </w:pPr>
    </w:p>
    <w:p w14:paraId="1A9556D1" w14:textId="77777777" w:rsidR="00F34318" w:rsidRPr="009537ED" w:rsidRDefault="00F34318">
      <w:pPr>
        <w:rPr>
          <w:rFonts w:eastAsia="SimSun"/>
          <w:kern w:val="2"/>
        </w:rPr>
      </w:pPr>
    </w:p>
    <w:p w14:paraId="107ACE1B" w14:textId="1E9D90EF" w:rsidR="007A5AC0" w:rsidRPr="009537ED" w:rsidRDefault="007A5AC0" w:rsidP="009643F7">
      <w:pPr>
        <w:rPr>
          <w:b/>
        </w:rPr>
      </w:pPr>
      <w:r w:rsidRPr="009537ED">
        <w:rPr>
          <w:b/>
        </w:rPr>
        <w:t>The</w:t>
      </w:r>
      <w:r w:rsidR="00233210" w:rsidRPr="009537ED">
        <w:rPr>
          <w:b/>
        </w:rPr>
        <w:t xml:space="preserve"> </w:t>
      </w:r>
      <w:r w:rsidRPr="009537ED">
        <w:rPr>
          <w:b/>
        </w:rPr>
        <w:t>list</w:t>
      </w:r>
      <w:r w:rsidR="00233210" w:rsidRPr="009537ED">
        <w:rPr>
          <w:b/>
        </w:rPr>
        <w:t xml:space="preserve"> </w:t>
      </w:r>
      <w:r w:rsidRPr="009537ED">
        <w:rPr>
          <w:b/>
        </w:rPr>
        <w:t>of</w:t>
      </w:r>
      <w:r w:rsidR="00233210" w:rsidRPr="009537ED">
        <w:rPr>
          <w:b/>
        </w:rPr>
        <w:t xml:space="preserve"> </w:t>
      </w:r>
      <w:r w:rsidRPr="009537ED">
        <w:rPr>
          <w:b/>
        </w:rPr>
        <w:t>action</w:t>
      </w:r>
      <w:r w:rsidR="00233210" w:rsidRPr="009537ED">
        <w:rPr>
          <w:b/>
        </w:rPr>
        <w:t xml:space="preserve"> </w:t>
      </w:r>
      <w:r w:rsidRPr="009537ED">
        <w:rPr>
          <w:b/>
        </w:rPr>
        <w:t>points</w:t>
      </w:r>
      <w:r w:rsidR="00233210" w:rsidRPr="009537ED">
        <w:rPr>
          <w:b/>
        </w:rPr>
        <w:t xml:space="preserve"> </w:t>
      </w:r>
      <w:r w:rsidRPr="009537ED">
        <w:rPr>
          <w:b/>
        </w:rPr>
        <w:t>that</w:t>
      </w:r>
      <w:r w:rsidR="00233210" w:rsidRPr="009537ED">
        <w:rPr>
          <w:b/>
        </w:rPr>
        <w:t xml:space="preserve"> </w:t>
      </w:r>
      <w:r w:rsidRPr="009537ED">
        <w:rPr>
          <w:b/>
        </w:rPr>
        <w:t>require</w:t>
      </w:r>
      <w:r w:rsidR="00233210" w:rsidRPr="009537ED">
        <w:rPr>
          <w:b/>
        </w:rPr>
        <w:t xml:space="preserve"> </w:t>
      </w:r>
      <w:r w:rsidRPr="009537ED">
        <w:rPr>
          <w:b/>
        </w:rPr>
        <w:t>RAN1</w:t>
      </w:r>
      <w:r w:rsidR="00233210" w:rsidRPr="009537ED">
        <w:rPr>
          <w:b/>
        </w:rPr>
        <w:t xml:space="preserve"> </w:t>
      </w:r>
      <w:r w:rsidR="006051A6" w:rsidRPr="009537ED">
        <w:rPr>
          <w:b/>
        </w:rPr>
        <w:t>post</w:t>
      </w:r>
      <w:r w:rsidR="00233210" w:rsidRPr="009537ED">
        <w:rPr>
          <w:b/>
        </w:rPr>
        <w:t xml:space="preserve"> </w:t>
      </w:r>
      <w:r w:rsidR="006051A6" w:rsidRPr="009537ED">
        <w:rPr>
          <w:b/>
        </w:rPr>
        <w:t>meeting</w:t>
      </w:r>
      <w:r w:rsidR="00233210" w:rsidRPr="009537ED">
        <w:rPr>
          <w:b/>
        </w:rPr>
        <w:t xml:space="preserve"> </w:t>
      </w:r>
      <w:r w:rsidR="006051A6" w:rsidRPr="009537ED">
        <w:rPr>
          <w:b/>
        </w:rPr>
        <w:t>f</w:t>
      </w:r>
      <w:r w:rsidRPr="009537ED">
        <w:rPr>
          <w:b/>
        </w:rPr>
        <w:t>ollow-up</w:t>
      </w:r>
      <w:r w:rsidR="00233210" w:rsidRPr="009537ED">
        <w:rPr>
          <w:b/>
        </w:rPr>
        <w:t xml:space="preserve"> </w:t>
      </w:r>
      <w:r w:rsidRPr="009537ED">
        <w:rPr>
          <w:b/>
        </w:rPr>
        <w:t>is</w:t>
      </w:r>
      <w:r w:rsidR="00233210" w:rsidRPr="009537ED">
        <w:rPr>
          <w:b/>
        </w:rPr>
        <w:t xml:space="preserve"> </w:t>
      </w:r>
      <w:r w:rsidRPr="009537ED">
        <w:rPr>
          <w:b/>
        </w:rPr>
        <w:t>listed</w:t>
      </w:r>
      <w:r w:rsidR="00233210" w:rsidRPr="009537ED">
        <w:rPr>
          <w:b/>
        </w:rPr>
        <w:t xml:space="preserve"> </w:t>
      </w:r>
      <w:r w:rsidRPr="009537ED">
        <w:rPr>
          <w:b/>
        </w:rPr>
        <w:t>in</w:t>
      </w:r>
      <w:r w:rsidR="00233210" w:rsidRPr="009537ED">
        <w:rPr>
          <w:b/>
        </w:rPr>
        <w:t xml:space="preserve"> </w:t>
      </w:r>
      <w:r w:rsidRPr="009537ED">
        <w:rPr>
          <w:b/>
        </w:rPr>
        <w:t>Annex</w:t>
      </w:r>
      <w:r w:rsidR="00233210" w:rsidRPr="009537ED">
        <w:rPr>
          <w:b/>
        </w:rPr>
        <w:t xml:space="preserve"> </w:t>
      </w:r>
      <w:r w:rsidRPr="009537ED">
        <w:rPr>
          <w:b/>
        </w:rPr>
        <w:t>F</w:t>
      </w:r>
      <w:r w:rsidR="00233210" w:rsidRPr="009537ED">
        <w:rPr>
          <w:b/>
        </w:rPr>
        <w:t xml:space="preserve"> </w:t>
      </w:r>
      <w:r w:rsidRPr="009537ED">
        <w:rPr>
          <w:b/>
        </w:rPr>
        <w:t>(end</w:t>
      </w:r>
      <w:r w:rsidR="00233210" w:rsidRPr="009537ED">
        <w:rPr>
          <w:b/>
        </w:rPr>
        <w:t xml:space="preserve"> </w:t>
      </w:r>
      <w:r w:rsidRPr="009537ED">
        <w:rPr>
          <w:b/>
        </w:rPr>
        <w:t>of</w:t>
      </w:r>
      <w:r w:rsidR="00233210" w:rsidRPr="009537ED">
        <w:rPr>
          <w:b/>
        </w:rPr>
        <w:t xml:space="preserve"> </w:t>
      </w:r>
      <w:r w:rsidRPr="009537ED">
        <w:rPr>
          <w:b/>
        </w:rPr>
        <w:t>document).</w:t>
      </w:r>
    </w:p>
    <w:p w14:paraId="5241944F" w14:textId="77777777" w:rsidR="007A5AC0" w:rsidRPr="009537ED" w:rsidRDefault="007A5AC0" w:rsidP="009643F7">
      <w:pPr>
        <w:rPr>
          <w:rFonts w:eastAsia="SimSun"/>
          <w:kern w:val="2"/>
          <w:highlight w:val="yellow"/>
        </w:rPr>
      </w:pPr>
    </w:p>
    <w:p w14:paraId="38E384E0" w14:textId="0BB7B261" w:rsidR="007A5AC0" w:rsidRPr="009537ED" w:rsidRDefault="007A5AC0" w:rsidP="009643F7">
      <w:pPr>
        <w:rPr>
          <w:rFonts w:eastAsia="SimSun"/>
          <w:kern w:val="2"/>
        </w:rPr>
      </w:pPr>
      <w:r w:rsidRPr="00772784">
        <w:rPr>
          <w:rFonts w:eastAsia="SimSun"/>
          <w:kern w:val="2"/>
        </w:rPr>
        <w:t>The</w:t>
      </w:r>
      <w:r w:rsidR="00233210" w:rsidRPr="00772784">
        <w:rPr>
          <w:rFonts w:eastAsia="SimSun"/>
          <w:kern w:val="2"/>
        </w:rPr>
        <w:t xml:space="preserve"> </w:t>
      </w:r>
      <w:r w:rsidRPr="00772784">
        <w:rPr>
          <w:rFonts w:eastAsia="SimSun"/>
          <w:kern w:val="2"/>
        </w:rPr>
        <w:t>number</w:t>
      </w:r>
      <w:r w:rsidR="00233210" w:rsidRPr="00772784">
        <w:rPr>
          <w:rFonts w:eastAsia="SimSun"/>
          <w:kern w:val="2"/>
        </w:rPr>
        <w:t xml:space="preserve"> </w:t>
      </w:r>
      <w:r w:rsidRPr="00772784">
        <w:rPr>
          <w:rFonts w:eastAsia="SimSun"/>
          <w:kern w:val="2"/>
        </w:rPr>
        <w:t>of</w:t>
      </w:r>
      <w:r w:rsidR="00233210" w:rsidRPr="00772784">
        <w:rPr>
          <w:rFonts w:eastAsia="SimSun"/>
          <w:kern w:val="2"/>
        </w:rPr>
        <w:t xml:space="preserve"> </w:t>
      </w:r>
      <w:r w:rsidRPr="00772784">
        <w:rPr>
          <w:rFonts w:eastAsia="SimSun"/>
          <w:kern w:val="2"/>
        </w:rPr>
        <w:t>contribution</w:t>
      </w:r>
      <w:r w:rsidR="006762CB" w:rsidRPr="00772784">
        <w:rPr>
          <w:rFonts w:eastAsia="SimSun"/>
          <w:kern w:val="2"/>
        </w:rPr>
        <w:t>s</w:t>
      </w:r>
      <w:r w:rsidR="00233210" w:rsidRPr="00772784">
        <w:rPr>
          <w:rFonts w:eastAsia="SimSun"/>
          <w:kern w:val="2"/>
        </w:rPr>
        <w:t xml:space="preserve"> </w:t>
      </w:r>
      <w:r w:rsidRPr="00772784">
        <w:rPr>
          <w:rFonts w:eastAsia="SimSun"/>
          <w:kern w:val="2"/>
        </w:rPr>
        <w:t>for</w:t>
      </w:r>
      <w:r w:rsidR="00233210" w:rsidRPr="00772784">
        <w:rPr>
          <w:rFonts w:eastAsia="SimSun"/>
          <w:kern w:val="2"/>
        </w:rPr>
        <w:t xml:space="preserve"> </w:t>
      </w:r>
      <w:r w:rsidRPr="00772784">
        <w:rPr>
          <w:rFonts w:eastAsia="SimSun"/>
          <w:kern w:val="2"/>
        </w:rPr>
        <w:t>this</w:t>
      </w:r>
      <w:r w:rsidR="00233210" w:rsidRPr="00772784">
        <w:rPr>
          <w:rFonts w:eastAsia="SimSun"/>
          <w:kern w:val="2"/>
        </w:rPr>
        <w:t xml:space="preserve"> </w:t>
      </w:r>
      <w:r w:rsidRPr="00772784">
        <w:rPr>
          <w:rFonts w:eastAsia="SimSun"/>
          <w:kern w:val="2"/>
        </w:rPr>
        <w:t>meeting</w:t>
      </w:r>
      <w:r w:rsidR="00233210" w:rsidRPr="00772784">
        <w:rPr>
          <w:rFonts w:eastAsia="SimSun"/>
          <w:kern w:val="2"/>
        </w:rPr>
        <w:t xml:space="preserve"> </w:t>
      </w:r>
      <w:r w:rsidRPr="00772784">
        <w:rPr>
          <w:rFonts w:eastAsia="SimSun"/>
          <w:kern w:val="2"/>
        </w:rPr>
        <w:t>was</w:t>
      </w:r>
      <w:r w:rsidR="00233210" w:rsidRPr="00772784">
        <w:rPr>
          <w:rFonts w:eastAsia="SimSun"/>
          <w:kern w:val="2"/>
        </w:rPr>
        <w:t xml:space="preserve"> </w:t>
      </w:r>
      <w:r w:rsidR="005C44A3">
        <w:rPr>
          <w:rFonts w:eastAsia="SimSun"/>
          <w:kern w:val="2"/>
        </w:rPr>
        <w:t>1499 (excluding post-meeting tdocs)</w:t>
      </w:r>
      <w:r w:rsidR="008D5901" w:rsidRPr="00772784">
        <w:rPr>
          <w:rFonts w:eastAsia="SimSun"/>
          <w:kern w:val="2"/>
        </w:rPr>
        <w:t>.</w:t>
      </w:r>
    </w:p>
    <w:p w14:paraId="0DB4A2F7" w14:textId="77777777" w:rsidR="007A5AC0" w:rsidRPr="009537ED" w:rsidRDefault="007A5AC0" w:rsidP="009643F7">
      <w:pPr>
        <w:rPr>
          <w:highlight w:val="yellow"/>
        </w:rPr>
      </w:pPr>
    </w:p>
    <w:p w14:paraId="57E9C4E0" w14:textId="2F9199BB" w:rsidR="00D016B6" w:rsidRPr="009537ED" w:rsidRDefault="007A5AC0" w:rsidP="009643F7">
      <w:r w:rsidRPr="009537ED">
        <w:t>Note:</w:t>
      </w:r>
      <w:r w:rsidR="00233210" w:rsidRPr="009537ED">
        <w:t xml:space="preserve"> </w:t>
      </w:r>
      <w:r w:rsidRPr="009537ED">
        <w:t>The</w:t>
      </w:r>
      <w:r w:rsidR="00233210" w:rsidRPr="009537ED">
        <w:t xml:space="preserve"> </w:t>
      </w:r>
      <w:r w:rsidRPr="009537ED">
        <w:t>amount</w:t>
      </w:r>
      <w:r w:rsidR="00233210" w:rsidRPr="009537ED">
        <w:t xml:space="preserve"> </w:t>
      </w:r>
      <w:r w:rsidRPr="009537ED">
        <w:t>of</w:t>
      </w:r>
      <w:r w:rsidR="00233210" w:rsidRPr="009537ED">
        <w:t xml:space="preserve"> </w:t>
      </w:r>
      <w:r w:rsidRPr="009537ED">
        <w:t>documents</w:t>
      </w:r>
      <w:r w:rsidR="00233210" w:rsidRPr="009537ED">
        <w:t xml:space="preserve"> </w:t>
      </w:r>
      <w:r w:rsidRPr="009537ED">
        <w:t>includes</w:t>
      </w:r>
      <w:r w:rsidR="00233210" w:rsidRPr="009537ED">
        <w:t xml:space="preserve"> </w:t>
      </w:r>
      <w:r w:rsidRPr="009537ED">
        <w:t>those</w:t>
      </w:r>
      <w:r w:rsidR="00233210" w:rsidRPr="009537ED">
        <w:t xml:space="preserve"> </w:t>
      </w:r>
      <w:r w:rsidRPr="009537ED">
        <w:t>discussed</w:t>
      </w:r>
      <w:r w:rsidR="00233210" w:rsidRPr="009537ED">
        <w:t xml:space="preserve"> </w:t>
      </w:r>
      <w:r w:rsidRPr="009537ED">
        <w:t>during</w:t>
      </w:r>
      <w:r w:rsidR="00233210" w:rsidRPr="009537ED">
        <w:t xml:space="preserve"> </w:t>
      </w:r>
      <w:r w:rsidRPr="009537ED">
        <w:t>the</w:t>
      </w:r>
      <w:r w:rsidR="00233210" w:rsidRPr="009537ED">
        <w:t xml:space="preserve"> </w:t>
      </w:r>
      <w:r w:rsidRPr="009537ED">
        <w:t>email</w:t>
      </w:r>
      <w:r w:rsidR="00233210" w:rsidRPr="009537ED">
        <w:t xml:space="preserve"> </w:t>
      </w:r>
      <w:r w:rsidRPr="009537ED">
        <w:t>discussion</w:t>
      </w:r>
      <w:r w:rsidR="00233210" w:rsidRPr="009537ED">
        <w:t xml:space="preserve"> </w:t>
      </w:r>
      <w:r w:rsidRPr="009537ED">
        <w:t>session</w:t>
      </w:r>
      <w:r w:rsidR="00233210" w:rsidRPr="009537ED">
        <w:t xml:space="preserve"> </w:t>
      </w:r>
      <w:r w:rsidRPr="009537ED">
        <w:t>post</w:t>
      </w:r>
      <w:r w:rsidR="00233210" w:rsidRPr="009537ED">
        <w:t xml:space="preserve"> </w:t>
      </w:r>
      <w:r w:rsidRPr="009537ED">
        <w:t>meeting.</w:t>
      </w:r>
    </w:p>
    <w:p w14:paraId="552EDAB3" w14:textId="77777777" w:rsidR="006762CB" w:rsidRPr="009537ED" w:rsidRDefault="006762CB" w:rsidP="009643F7"/>
    <w:tbl>
      <w:tblPr>
        <w:tblStyle w:val="TableGrid"/>
        <w:tblW w:w="0" w:type="auto"/>
        <w:tblLook w:val="04A0" w:firstRow="1" w:lastRow="0" w:firstColumn="1" w:lastColumn="0" w:noHBand="0" w:noVBand="1"/>
      </w:tblPr>
      <w:tblGrid>
        <w:gridCol w:w="1413"/>
        <w:gridCol w:w="7654"/>
      </w:tblGrid>
      <w:tr w:rsidR="006762CB" w:rsidRPr="009537ED" w14:paraId="6B1ED3FA" w14:textId="77777777" w:rsidTr="006762CB">
        <w:tc>
          <w:tcPr>
            <w:tcW w:w="1413" w:type="dxa"/>
            <w:shd w:val="clear" w:color="auto" w:fill="00FF00"/>
          </w:tcPr>
          <w:p w14:paraId="30F59098" w14:textId="77777777" w:rsidR="006762CB" w:rsidRPr="009537ED" w:rsidRDefault="006762CB" w:rsidP="009643F7">
            <w:pPr>
              <w:rPr>
                <w:rFonts w:ascii="Arial" w:hAnsi="Arial" w:cs="Arial"/>
                <w:sz w:val="16"/>
                <w:szCs w:val="16"/>
              </w:rPr>
            </w:pPr>
          </w:p>
        </w:tc>
        <w:tc>
          <w:tcPr>
            <w:tcW w:w="7654" w:type="dxa"/>
          </w:tcPr>
          <w:p w14:paraId="57B8E465" w14:textId="03AB5AE1" w:rsidR="006762CB" w:rsidRPr="009537ED" w:rsidRDefault="006762C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agreed/approved</w:t>
            </w:r>
          </w:p>
        </w:tc>
      </w:tr>
      <w:tr w:rsidR="00673AAB" w:rsidRPr="009537ED" w14:paraId="4BD5D869" w14:textId="77777777" w:rsidTr="00673AAB">
        <w:tc>
          <w:tcPr>
            <w:tcW w:w="1413" w:type="dxa"/>
            <w:shd w:val="clear" w:color="auto" w:fill="FF0000"/>
          </w:tcPr>
          <w:p w14:paraId="7C1AAD37" w14:textId="77777777" w:rsidR="00673AAB" w:rsidRPr="009537ED" w:rsidRDefault="00673AAB" w:rsidP="009643F7">
            <w:pPr>
              <w:rPr>
                <w:rFonts w:ascii="Arial" w:hAnsi="Arial" w:cs="Arial"/>
                <w:sz w:val="16"/>
                <w:szCs w:val="16"/>
              </w:rPr>
            </w:pPr>
          </w:p>
        </w:tc>
        <w:tc>
          <w:tcPr>
            <w:tcW w:w="7654" w:type="dxa"/>
          </w:tcPr>
          <w:p w14:paraId="2674044E" w14:textId="776551D0" w:rsidR="00673AAB" w:rsidRPr="009537ED" w:rsidRDefault="00673AA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not</w:t>
            </w:r>
            <w:r w:rsidR="00233210" w:rsidRPr="009537ED">
              <w:rPr>
                <w:rFonts w:ascii="Arial" w:hAnsi="Arial" w:cs="Arial"/>
                <w:sz w:val="16"/>
                <w:szCs w:val="16"/>
              </w:rPr>
              <w:t xml:space="preserve"> </w:t>
            </w:r>
            <w:r w:rsidRPr="009537ED">
              <w:rPr>
                <w:rFonts w:ascii="Arial" w:hAnsi="Arial" w:cs="Arial"/>
                <w:sz w:val="16"/>
                <w:szCs w:val="16"/>
              </w:rPr>
              <w:t>pursued</w:t>
            </w:r>
            <w:r w:rsidR="00233210" w:rsidRPr="009537ED">
              <w:rPr>
                <w:rFonts w:ascii="Arial" w:hAnsi="Arial" w:cs="Arial"/>
                <w:sz w:val="16"/>
                <w:szCs w:val="16"/>
              </w:rPr>
              <w:t xml:space="preserve"> </w:t>
            </w:r>
            <w:r w:rsidRPr="009537ED">
              <w:rPr>
                <w:rFonts w:ascii="Arial" w:hAnsi="Arial" w:cs="Arial"/>
                <w:sz w:val="16"/>
                <w:szCs w:val="16"/>
              </w:rPr>
              <w:t>(no</w:t>
            </w:r>
            <w:r w:rsidR="00233210" w:rsidRPr="009537ED">
              <w:rPr>
                <w:rFonts w:ascii="Arial" w:hAnsi="Arial" w:cs="Arial"/>
                <w:sz w:val="16"/>
                <w:szCs w:val="16"/>
              </w:rPr>
              <w:t xml:space="preserve"> </w:t>
            </w:r>
            <w:r w:rsidRPr="009537ED">
              <w:rPr>
                <w:rFonts w:ascii="Arial" w:hAnsi="Arial" w:cs="Arial"/>
                <w:sz w:val="16"/>
                <w:szCs w:val="16"/>
              </w:rPr>
              <w:t>consensus)</w:t>
            </w:r>
          </w:p>
        </w:tc>
      </w:tr>
      <w:tr w:rsidR="006762CB" w:rsidRPr="009537ED" w14:paraId="587FF795" w14:textId="77777777" w:rsidTr="006762CB">
        <w:tc>
          <w:tcPr>
            <w:tcW w:w="1413" w:type="dxa"/>
            <w:shd w:val="clear" w:color="auto" w:fill="FFFF00"/>
          </w:tcPr>
          <w:p w14:paraId="18B6FD22" w14:textId="77777777" w:rsidR="006762CB" w:rsidRPr="009537ED" w:rsidRDefault="006762CB" w:rsidP="009643F7">
            <w:pPr>
              <w:rPr>
                <w:rFonts w:ascii="Arial" w:hAnsi="Arial" w:cs="Arial"/>
                <w:sz w:val="16"/>
                <w:szCs w:val="16"/>
              </w:rPr>
            </w:pPr>
          </w:p>
        </w:tc>
        <w:tc>
          <w:tcPr>
            <w:tcW w:w="7654" w:type="dxa"/>
          </w:tcPr>
          <w:p w14:paraId="3F19B6A0" w14:textId="31163FD2" w:rsidR="006762CB" w:rsidRPr="009537ED" w:rsidRDefault="006762CB" w:rsidP="009643F7">
            <w:pPr>
              <w:rPr>
                <w:rFonts w:ascii="Arial" w:hAnsi="Arial" w:cs="Arial"/>
                <w:sz w:val="16"/>
                <w:szCs w:val="16"/>
              </w:rPr>
            </w:pPr>
            <w:r w:rsidRPr="009537ED">
              <w:rPr>
                <w:rFonts w:ascii="Arial" w:hAnsi="Arial" w:cs="Arial"/>
                <w:sz w:val="16"/>
                <w:szCs w:val="16"/>
              </w:rPr>
              <w:t>Further</w:t>
            </w:r>
            <w:r w:rsidR="00233210" w:rsidRPr="009537ED">
              <w:rPr>
                <w:rFonts w:ascii="Arial" w:hAnsi="Arial" w:cs="Arial"/>
                <w:sz w:val="16"/>
                <w:szCs w:val="16"/>
              </w:rPr>
              <w:t xml:space="preserve"> </w:t>
            </w:r>
            <w:r w:rsidRPr="009537ED">
              <w:rPr>
                <w:rFonts w:ascii="Arial" w:hAnsi="Arial" w:cs="Arial"/>
                <w:sz w:val="16"/>
                <w:szCs w:val="16"/>
              </w:rPr>
              <w:t>discussion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required</w:t>
            </w:r>
            <w:r w:rsidR="00233210" w:rsidRPr="009537ED">
              <w:rPr>
                <w:rFonts w:ascii="Arial" w:hAnsi="Arial" w:cs="Arial"/>
                <w:sz w:val="16"/>
                <w:szCs w:val="16"/>
              </w:rPr>
              <w:t xml:space="preserve"> </w:t>
            </w:r>
            <w:r w:rsidRPr="009537ED">
              <w:rPr>
                <w:rFonts w:ascii="Arial" w:hAnsi="Arial" w:cs="Arial"/>
                <w:sz w:val="16"/>
                <w:szCs w:val="16"/>
              </w:rPr>
              <w:t>–</w:t>
            </w:r>
            <w:r w:rsidR="00233210" w:rsidRPr="009537ED">
              <w:rPr>
                <w:rFonts w:ascii="Arial" w:hAnsi="Arial" w:cs="Arial"/>
                <w:sz w:val="16"/>
                <w:szCs w:val="16"/>
              </w:rPr>
              <w:t xml:space="preserve"> </w:t>
            </w:r>
            <w:r w:rsidRPr="009537ED">
              <w:rPr>
                <w:rFonts w:ascii="Arial" w:hAnsi="Arial" w:cs="Arial"/>
                <w:sz w:val="16"/>
                <w:szCs w:val="16"/>
              </w:rPr>
              <w:t>come-back</w:t>
            </w:r>
            <w:r w:rsidR="00233210" w:rsidRPr="009537ED">
              <w:rPr>
                <w:rFonts w:ascii="Arial" w:hAnsi="Arial" w:cs="Arial"/>
                <w:sz w:val="16"/>
                <w:szCs w:val="16"/>
              </w:rPr>
              <w:t xml:space="preserve"> </w:t>
            </w:r>
            <w:r w:rsidRPr="009537ED">
              <w:rPr>
                <w:rFonts w:ascii="Arial" w:hAnsi="Arial" w:cs="Arial"/>
                <w:sz w:val="16"/>
                <w:szCs w:val="16"/>
              </w:rPr>
              <w:t>needed</w:t>
            </w:r>
          </w:p>
        </w:tc>
      </w:tr>
      <w:tr w:rsidR="006762CB" w:rsidRPr="009537ED" w14:paraId="7FA66CA1" w14:textId="77777777" w:rsidTr="006762CB">
        <w:tc>
          <w:tcPr>
            <w:tcW w:w="1413" w:type="dxa"/>
            <w:shd w:val="clear" w:color="auto" w:fill="808000"/>
          </w:tcPr>
          <w:p w14:paraId="4049F8B4" w14:textId="77777777" w:rsidR="006762CB" w:rsidRPr="009537ED" w:rsidRDefault="006762CB" w:rsidP="009643F7">
            <w:pPr>
              <w:rPr>
                <w:rFonts w:ascii="Arial" w:hAnsi="Arial" w:cs="Arial"/>
                <w:sz w:val="16"/>
                <w:szCs w:val="16"/>
              </w:rPr>
            </w:pPr>
          </w:p>
        </w:tc>
        <w:tc>
          <w:tcPr>
            <w:tcW w:w="7654" w:type="dxa"/>
          </w:tcPr>
          <w:p w14:paraId="70D6E89B" w14:textId="06BF3FC0" w:rsidR="006762CB" w:rsidRPr="009537ED" w:rsidRDefault="006762CB" w:rsidP="009643F7">
            <w:pPr>
              <w:rPr>
                <w:rFonts w:ascii="Arial" w:hAnsi="Arial" w:cs="Arial"/>
                <w:sz w:val="16"/>
                <w:szCs w:val="16"/>
              </w:rPr>
            </w:pPr>
            <w:r w:rsidRPr="009537ED">
              <w:rPr>
                <w:rFonts w:ascii="Arial" w:hAnsi="Arial" w:cs="Arial"/>
                <w:sz w:val="16"/>
                <w:szCs w:val="16"/>
              </w:rPr>
              <w:t>Working</w:t>
            </w:r>
            <w:r w:rsidR="00233210" w:rsidRPr="009537ED">
              <w:rPr>
                <w:rFonts w:ascii="Arial" w:hAnsi="Arial" w:cs="Arial"/>
                <w:sz w:val="16"/>
                <w:szCs w:val="16"/>
              </w:rPr>
              <w:t xml:space="preserve"> </w:t>
            </w:r>
            <w:r w:rsidRPr="009537ED">
              <w:rPr>
                <w:rFonts w:ascii="Arial" w:hAnsi="Arial" w:cs="Arial"/>
                <w:sz w:val="16"/>
                <w:szCs w:val="16"/>
              </w:rPr>
              <w:t>assumption</w:t>
            </w:r>
          </w:p>
        </w:tc>
      </w:tr>
      <w:tr w:rsidR="006762CB" w:rsidRPr="009537ED" w14:paraId="4B9AEEB6" w14:textId="77777777" w:rsidTr="006762CB">
        <w:tc>
          <w:tcPr>
            <w:tcW w:w="1413" w:type="dxa"/>
            <w:shd w:val="clear" w:color="auto" w:fill="FF00FF"/>
          </w:tcPr>
          <w:p w14:paraId="2EA2531A" w14:textId="77777777" w:rsidR="006762CB" w:rsidRPr="009537ED" w:rsidRDefault="006762CB" w:rsidP="009643F7">
            <w:pPr>
              <w:rPr>
                <w:rFonts w:ascii="Arial" w:hAnsi="Arial" w:cs="Arial"/>
                <w:sz w:val="16"/>
                <w:szCs w:val="16"/>
              </w:rPr>
            </w:pPr>
          </w:p>
        </w:tc>
        <w:tc>
          <w:tcPr>
            <w:tcW w:w="7654" w:type="dxa"/>
          </w:tcPr>
          <w:p w14:paraId="245AD49A" w14:textId="480ABDAB" w:rsidR="006762CB" w:rsidRPr="009537ED" w:rsidRDefault="006762CB" w:rsidP="009643F7">
            <w:pPr>
              <w:rPr>
                <w:rFonts w:ascii="Arial" w:hAnsi="Arial" w:cs="Arial"/>
                <w:sz w:val="16"/>
                <w:szCs w:val="16"/>
              </w:rPr>
            </w:pPr>
            <w:r w:rsidRPr="009537ED">
              <w:rPr>
                <w:rFonts w:ascii="Arial" w:hAnsi="Arial" w:cs="Arial"/>
                <w:sz w:val="16"/>
                <w:szCs w:val="16"/>
              </w:rPr>
              <w:t>Specific</w:t>
            </w:r>
            <w:r w:rsidR="00233210" w:rsidRPr="009537ED">
              <w:rPr>
                <w:rFonts w:ascii="Arial" w:hAnsi="Arial" w:cs="Arial"/>
                <w:sz w:val="16"/>
                <w:szCs w:val="16"/>
              </w:rPr>
              <w:t xml:space="preserve"> </w:t>
            </w:r>
            <w:r w:rsidRPr="009537ED">
              <w:rPr>
                <w:rFonts w:ascii="Arial" w:hAnsi="Arial" w:cs="Arial"/>
                <w:sz w:val="16"/>
                <w:szCs w:val="16"/>
              </w:rPr>
              <w:t>action</w:t>
            </w:r>
            <w:r w:rsidR="00233210" w:rsidRPr="009537ED">
              <w:rPr>
                <w:rFonts w:ascii="Arial" w:hAnsi="Arial" w:cs="Arial"/>
                <w:sz w:val="16"/>
                <w:szCs w:val="16"/>
              </w:rPr>
              <w:t xml:space="preserve"> </w:t>
            </w:r>
            <w:r w:rsidRPr="009537ED">
              <w:rPr>
                <w:rFonts w:ascii="Arial" w:hAnsi="Arial" w:cs="Arial"/>
                <w:sz w:val="16"/>
                <w:szCs w:val="16"/>
              </w:rPr>
              <w:t>needed</w:t>
            </w:r>
            <w:r w:rsidR="00233210" w:rsidRPr="009537ED">
              <w:rPr>
                <w:rFonts w:ascii="Arial" w:hAnsi="Arial" w:cs="Arial"/>
                <w:sz w:val="16"/>
                <w:szCs w:val="16"/>
              </w:rPr>
              <w:t xml:space="preserve"> </w:t>
            </w:r>
            <w:r w:rsidRPr="009537ED">
              <w:rPr>
                <w:rFonts w:ascii="Arial" w:hAnsi="Arial" w:cs="Arial"/>
                <w:sz w:val="16"/>
                <w:szCs w:val="16"/>
              </w:rPr>
              <w:t>from</w:t>
            </w:r>
            <w:r w:rsidR="00233210" w:rsidRPr="009537ED">
              <w:rPr>
                <w:rFonts w:ascii="Arial" w:hAnsi="Arial" w:cs="Arial"/>
                <w:sz w:val="16"/>
                <w:szCs w:val="16"/>
              </w:rPr>
              <w:t xml:space="preserve"> </w:t>
            </w:r>
            <w:r w:rsidRPr="009537ED">
              <w:rPr>
                <w:rFonts w:ascii="Arial" w:hAnsi="Arial" w:cs="Arial"/>
                <w:sz w:val="16"/>
                <w:szCs w:val="16"/>
              </w:rPr>
              <w:t>MCC</w:t>
            </w:r>
          </w:p>
        </w:tc>
      </w:tr>
      <w:tr w:rsidR="006762CB" w:rsidRPr="009537ED" w14:paraId="3FBEB7FA" w14:textId="77777777" w:rsidTr="006762CB">
        <w:tc>
          <w:tcPr>
            <w:tcW w:w="1413" w:type="dxa"/>
            <w:shd w:val="clear" w:color="auto" w:fill="00FFFF"/>
          </w:tcPr>
          <w:p w14:paraId="1E474A0E" w14:textId="77777777" w:rsidR="006762CB" w:rsidRPr="009537ED" w:rsidRDefault="006762CB" w:rsidP="009643F7">
            <w:pPr>
              <w:rPr>
                <w:rFonts w:ascii="Arial" w:hAnsi="Arial" w:cs="Arial"/>
                <w:sz w:val="16"/>
                <w:szCs w:val="16"/>
              </w:rPr>
            </w:pPr>
          </w:p>
        </w:tc>
        <w:tc>
          <w:tcPr>
            <w:tcW w:w="7654" w:type="dxa"/>
          </w:tcPr>
          <w:p w14:paraId="2FF0B0E3" w14:textId="12A57BBE" w:rsidR="006762CB" w:rsidRPr="009537ED" w:rsidRDefault="006762C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for</w:t>
            </w:r>
            <w:r w:rsidR="00233210" w:rsidRPr="009537ED">
              <w:rPr>
                <w:rFonts w:ascii="Arial" w:hAnsi="Arial" w:cs="Arial"/>
                <w:sz w:val="16"/>
                <w:szCs w:val="16"/>
              </w:rPr>
              <w:t xml:space="preserve"> </w:t>
            </w:r>
            <w:r w:rsidRPr="009537ED">
              <w:rPr>
                <w:rFonts w:ascii="Arial" w:hAnsi="Arial" w:cs="Arial"/>
                <w:sz w:val="16"/>
                <w:szCs w:val="16"/>
              </w:rPr>
              <w:t>email</w:t>
            </w:r>
            <w:r w:rsidR="00233210" w:rsidRPr="009537ED">
              <w:rPr>
                <w:rFonts w:ascii="Arial" w:hAnsi="Arial" w:cs="Arial"/>
                <w:sz w:val="16"/>
                <w:szCs w:val="16"/>
              </w:rPr>
              <w:t xml:space="preserve"> </w:t>
            </w:r>
            <w:r w:rsidRPr="009537ED">
              <w:rPr>
                <w:rFonts w:ascii="Arial" w:hAnsi="Arial" w:cs="Arial"/>
                <w:sz w:val="16"/>
                <w:szCs w:val="16"/>
              </w:rPr>
              <w:t>discussion/approval</w:t>
            </w:r>
          </w:p>
        </w:tc>
      </w:tr>
    </w:tbl>
    <w:p w14:paraId="6059D7E0" w14:textId="6DAB2E71" w:rsidR="0038212C" w:rsidRPr="009537ED" w:rsidRDefault="0038212C" w:rsidP="009643F7">
      <w:r w:rsidRPr="009537ED">
        <w:br w:type="page"/>
      </w:r>
    </w:p>
    <w:p w14:paraId="262D5BD7" w14:textId="77777777" w:rsidR="007853BE" w:rsidRDefault="007853BE" w:rsidP="002803EC">
      <w:pPr>
        <w:rPr>
          <w:sz w:val="18"/>
        </w:rPr>
      </w:pPr>
    </w:p>
    <w:p w14:paraId="50FEFDBC" w14:textId="77777777" w:rsidR="009048F4" w:rsidRDefault="009048F4" w:rsidP="004331CD">
      <w:pPr>
        <w:pStyle w:val="Heading1"/>
        <w:keepNext w:val="0"/>
        <w:widowControl w:val="0"/>
        <w:numPr>
          <w:ilvl w:val="0"/>
          <w:numId w:val="87"/>
        </w:numPr>
        <w:spacing w:before="360"/>
      </w:pPr>
      <w:bookmarkStart w:id="3" w:name="_Toc210658527"/>
      <w:bookmarkStart w:id="4" w:name="_Toc210658625"/>
      <w:bookmarkStart w:id="5" w:name="_Toc210659342"/>
      <w:bookmarkStart w:id="6" w:name="_Toc211860272"/>
      <w:bookmarkStart w:id="7" w:name="_Toc211860565"/>
      <w:bookmarkStart w:id="8" w:name="_Toc211860790"/>
      <w:bookmarkStart w:id="9" w:name="_Toc211861032"/>
      <w:bookmarkStart w:id="10" w:name="_Toc211861444"/>
      <w:bookmarkStart w:id="11" w:name="_Toc211861617"/>
      <w:bookmarkStart w:id="12" w:name="_Toc211861840"/>
      <w:bookmarkStart w:id="13" w:name="_Toc211861933"/>
      <w:bookmarkStart w:id="14" w:name="_Toc211862332"/>
      <w:bookmarkStart w:id="15" w:name="_Toc211862486"/>
      <w:r w:rsidRPr="00982845">
        <w:t>Opening of the meeting (Day 1: 9:00 am)</w:t>
      </w:r>
      <w:bookmarkEnd w:id="3"/>
      <w:bookmarkEnd w:id="4"/>
      <w:bookmarkEnd w:id="5"/>
      <w:bookmarkEnd w:id="6"/>
      <w:bookmarkEnd w:id="7"/>
      <w:bookmarkEnd w:id="8"/>
      <w:bookmarkEnd w:id="9"/>
      <w:bookmarkEnd w:id="10"/>
      <w:bookmarkEnd w:id="11"/>
      <w:bookmarkEnd w:id="12"/>
      <w:bookmarkEnd w:id="13"/>
      <w:bookmarkEnd w:id="14"/>
      <w:bookmarkEnd w:id="15"/>
    </w:p>
    <w:p w14:paraId="08AA33AB" w14:textId="3D5786FB" w:rsidR="00E050F5" w:rsidRPr="009537ED" w:rsidRDefault="00E050F5" w:rsidP="00E050F5">
      <w:pPr>
        <w:rPr>
          <w:rFonts w:eastAsia="SimSun"/>
          <w:kern w:val="2"/>
        </w:rPr>
      </w:pPr>
      <w:r w:rsidRPr="009537ED">
        <w:rPr>
          <w:rFonts w:eastAsia="SimSun"/>
          <w:kern w:val="2"/>
        </w:rPr>
        <w:t xml:space="preserve">Mr </w:t>
      </w:r>
      <w:r>
        <w:rPr>
          <w:rFonts w:eastAsia="SimSun"/>
          <w:kern w:val="2"/>
        </w:rPr>
        <w:t xml:space="preserve">Xiaodong Xu </w:t>
      </w:r>
      <w:r w:rsidRPr="009537ED">
        <w:rPr>
          <w:rFonts w:eastAsia="SimSun"/>
          <w:kern w:val="2"/>
        </w:rPr>
        <w:t xml:space="preserve">(RAN1 Chair) welcomed the participants of the RAN WG1 </w:t>
      </w:r>
      <w:r>
        <w:rPr>
          <w:rFonts w:eastAsia="SimSun"/>
          <w:kern w:val="2"/>
        </w:rPr>
        <w:t>#122</w:t>
      </w:r>
      <w:r w:rsidR="001579F4">
        <w:rPr>
          <w:rFonts w:eastAsia="SimSun"/>
          <w:kern w:val="2"/>
        </w:rPr>
        <w:t>-bis</w:t>
      </w:r>
      <w:r w:rsidRPr="009537ED">
        <w:rPr>
          <w:rFonts w:eastAsia="SimSun"/>
          <w:kern w:val="2"/>
        </w:rPr>
        <w:t xml:space="preserve"> meeting and opened the meeting at 09:00.</w:t>
      </w:r>
    </w:p>
    <w:p w14:paraId="048CE624" w14:textId="77777777" w:rsidR="00E050F5" w:rsidRPr="009537ED" w:rsidRDefault="00E050F5" w:rsidP="00E050F5">
      <w:pPr>
        <w:rPr>
          <w:rFonts w:eastAsia="SimSun"/>
          <w:kern w:val="2"/>
        </w:rPr>
      </w:pPr>
    </w:p>
    <w:p w14:paraId="5D08A20C" w14:textId="32BBC256" w:rsidR="00E050F5" w:rsidRDefault="007F6C9A" w:rsidP="00E050F5">
      <w:r w:rsidRPr="007F6C9A">
        <w:rPr>
          <w:rFonts w:eastAsia="SimSun"/>
          <w:kern w:val="2"/>
        </w:rPr>
        <w:t>Mattias Frenne</w:t>
      </w:r>
      <w:r w:rsidR="00E050F5" w:rsidRPr="007F6C9A">
        <w:rPr>
          <w:rFonts w:eastAsia="SimSun"/>
          <w:kern w:val="2"/>
        </w:rPr>
        <w:t xml:space="preserve"> from </w:t>
      </w:r>
      <w:r w:rsidRPr="007F6C9A">
        <w:rPr>
          <w:rFonts w:eastAsia="SimSun"/>
          <w:kern w:val="2"/>
        </w:rPr>
        <w:t>Ericsson</w:t>
      </w:r>
      <w:r w:rsidR="00E050F5" w:rsidRPr="007F6C9A">
        <w:rPr>
          <w:rFonts w:eastAsia="SimSun"/>
          <w:kern w:val="2"/>
        </w:rPr>
        <w:t xml:space="preserve"> on behalf of </w:t>
      </w:r>
      <w:r w:rsidR="001579F4" w:rsidRPr="007F6C9A">
        <w:rPr>
          <w:rFonts w:eastAsia="SimSun"/>
          <w:kern w:val="2"/>
        </w:rPr>
        <w:t>ETSI</w:t>
      </w:r>
      <w:r w:rsidR="00E050F5" w:rsidRPr="007F6C9A">
        <w:rPr>
          <w:rFonts w:eastAsia="SimSun"/>
          <w:kern w:val="2"/>
        </w:rPr>
        <w:t xml:space="preserve"> welcomed the </w:t>
      </w:r>
      <w:r w:rsidR="001579F4" w:rsidRPr="007F6C9A">
        <w:rPr>
          <w:rFonts w:eastAsia="SimSun"/>
          <w:kern w:val="2"/>
        </w:rPr>
        <w:t>delegates and</w:t>
      </w:r>
      <w:r w:rsidR="00E050F5" w:rsidRPr="007F6C9A">
        <w:rPr>
          <w:rFonts w:eastAsia="SimSun"/>
          <w:kern w:val="2"/>
        </w:rPr>
        <w:t xml:space="preserve"> detailed the domestic arrangements for the full week.</w:t>
      </w:r>
    </w:p>
    <w:p w14:paraId="36A2053A" w14:textId="77777777" w:rsidR="00E050F5" w:rsidRPr="00E050F5" w:rsidRDefault="00E050F5" w:rsidP="00E050F5"/>
    <w:p w14:paraId="6158F953" w14:textId="77777777" w:rsidR="009048F4" w:rsidRPr="00982845" w:rsidRDefault="009048F4" w:rsidP="004331CD">
      <w:pPr>
        <w:pStyle w:val="Heading2"/>
        <w:widowControl w:val="0"/>
        <w:numPr>
          <w:ilvl w:val="0"/>
          <w:numId w:val="99"/>
        </w:numPr>
      </w:pPr>
      <w:bookmarkStart w:id="16" w:name="_Toc41227832"/>
      <w:bookmarkStart w:id="17" w:name="_Toc125633895"/>
      <w:bookmarkStart w:id="18" w:name="_Toc150174426"/>
      <w:bookmarkStart w:id="19" w:name="_Toc181624590"/>
      <w:bookmarkStart w:id="20" w:name="_Toc189288919"/>
      <w:bookmarkStart w:id="21" w:name="_Toc193461157"/>
      <w:bookmarkStart w:id="22" w:name="_Toc210658528"/>
      <w:bookmarkStart w:id="23" w:name="_Toc210658626"/>
      <w:bookmarkStart w:id="24" w:name="_Toc210659343"/>
      <w:bookmarkStart w:id="25" w:name="_Toc211860273"/>
      <w:bookmarkStart w:id="26" w:name="_Toc211860566"/>
      <w:bookmarkStart w:id="27" w:name="_Toc211860791"/>
      <w:bookmarkStart w:id="28" w:name="_Toc211861033"/>
      <w:bookmarkStart w:id="29" w:name="_Toc211861445"/>
      <w:bookmarkStart w:id="30" w:name="_Toc211861618"/>
      <w:bookmarkStart w:id="31" w:name="_Toc211861841"/>
      <w:bookmarkStart w:id="32" w:name="_Toc211861934"/>
      <w:bookmarkStart w:id="33" w:name="_Toc211862333"/>
      <w:bookmarkStart w:id="34" w:name="_Toc211862487"/>
      <w:r w:rsidRPr="00982845">
        <w:t>Call for IPR</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AF9B713" w14:textId="77777777" w:rsidR="00E050F5" w:rsidRPr="00E050F5" w:rsidRDefault="00E050F5" w:rsidP="00E050F5">
      <w:pPr>
        <w:rPr>
          <w:i/>
        </w:rPr>
      </w:pPr>
      <w:r w:rsidRPr="00E050F5">
        <w:rPr>
          <w:b/>
          <w:bCs/>
          <w:i/>
        </w:rPr>
        <w:t>Members have the obligation</w:t>
      </w:r>
      <w:r w:rsidRPr="00E050F5">
        <w:rPr>
          <w:i/>
        </w:rPr>
        <w:t xml:space="preserve"> under the IPR Policies of their respective Organizational Partners to</w:t>
      </w:r>
      <w:r w:rsidRPr="00E050F5">
        <w:rPr>
          <w:b/>
          <w:bCs/>
          <w:i/>
        </w:rPr>
        <w:t xml:space="preserve"> inform their respective</w:t>
      </w:r>
      <w:r w:rsidRPr="00E050F5">
        <w:rPr>
          <w:i/>
        </w:rPr>
        <w:t xml:space="preserve"> Organizational Partners </w:t>
      </w:r>
      <w:r w:rsidRPr="00E050F5">
        <w:rPr>
          <w:b/>
          <w:bCs/>
          <w:i/>
        </w:rPr>
        <w:t>of Essential IPRs they become aware of</w:t>
      </w:r>
      <w:r w:rsidRPr="00E050F5">
        <w:rPr>
          <w:i/>
        </w:rPr>
        <w:t xml:space="preserve">. </w:t>
      </w:r>
    </w:p>
    <w:p w14:paraId="08F13517" w14:textId="77777777" w:rsidR="00E050F5" w:rsidRPr="00E050F5" w:rsidRDefault="00E050F5" w:rsidP="00E050F5">
      <w:pPr>
        <w:rPr>
          <w:i/>
        </w:rPr>
      </w:pPr>
      <w:r w:rsidRPr="00E050F5">
        <w:rPr>
          <w:i/>
        </w:rPr>
        <w:t>The delegates take note that they are hereby invited:</w:t>
      </w:r>
    </w:p>
    <w:p w14:paraId="288E5719" w14:textId="77777777" w:rsidR="00E050F5" w:rsidRPr="00E050F5" w:rsidRDefault="00E050F5" w:rsidP="00E050F5">
      <w:pPr>
        <w:ind w:left="568" w:hanging="284"/>
        <w:rPr>
          <w:rFonts w:eastAsia="SimSun"/>
          <w:i/>
        </w:rPr>
      </w:pPr>
      <w:r w:rsidRPr="00E050F5">
        <w:rPr>
          <w:rFonts w:eastAsia="SimSun"/>
          <w:i/>
        </w:rPr>
        <w:t>-</w:t>
      </w:r>
      <w:r w:rsidRPr="00E050F5">
        <w:rPr>
          <w:rFonts w:eastAsia="SimSun"/>
          <w:i/>
        </w:rPr>
        <w:tab/>
        <w:t>to investigate whether their organization or any other organization owns IPRs which were, or were likely to become Essential in respect of the work of 3GPP.</w:t>
      </w:r>
    </w:p>
    <w:p w14:paraId="77B02635" w14:textId="77777777" w:rsidR="00E050F5" w:rsidRPr="00E050F5" w:rsidRDefault="00E050F5" w:rsidP="00E050F5">
      <w:pPr>
        <w:ind w:left="568" w:hanging="284"/>
        <w:rPr>
          <w:rFonts w:eastAsia="SimSun"/>
          <w:i/>
        </w:rPr>
      </w:pPr>
      <w:r w:rsidRPr="00E050F5">
        <w:rPr>
          <w:rFonts w:eastAsia="SimSun"/>
          <w:i/>
        </w:rPr>
        <w:t>-</w:t>
      </w:r>
      <w:r w:rsidRPr="00E050F5">
        <w:rPr>
          <w:rFonts w:eastAsia="SimSun"/>
          <w:i/>
        </w:rPr>
        <w:tab/>
        <w:t xml:space="preserve">to notify their respective Organizational Partners of all potential IPRs, e.g., for ETSI, by means of the IPR Information Statement and the Licensing declaration forms (e.g. see the ETSI IPR forms </w:t>
      </w:r>
      <w:hyperlink r:id="rId10" w:history="1">
        <w:r w:rsidRPr="00E050F5">
          <w:rPr>
            <w:rFonts w:eastAsia="SimSun"/>
            <w:i/>
            <w:color w:val="0000FF"/>
            <w:u w:val="single"/>
          </w:rPr>
          <w:t>https://www.etsi.org/intellectual-property-rights/ipr</w:t>
        </w:r>
      </w:hyperlink>
      <w:r w:rsidRPr="00E050F5">
        <w:rPr>
          <w:rFonts w:eastAsia="SimSun"/>
          <w:i/>
        </w:rPr>
        <w:t xml:space="preserve"> ).</w:t>
      </w:r>
    </w:p>
    <w:p w14:paraId="54DB75D1" w14:textId="3BB6AE13" w:rsidR="009048F4" w:rsidRPr="00982845" w:rsidRDefault="00E050F5" w:rsidP="00E050F5">
      <w:pPr>
        <w:rPr>
          <w:rFonts w:eastAsia="DengXian"/>
          <w:lang w:eastAsia="zh-CN"/>
        </w:rPr>
      </w:pPr>
      <w:r w:rsidRPr="00E050F5">
        <w:rPr>
          <w:i/>
        </w:rPr>
        <w:t xml:space="preserve">More information is available via the "Legal" page on the web site: </w:t>
      </w:r>
      <w:hyperlink r:id="rId11" w:history="1">
        <w:r w:rsidRPr="00E050F5">
          <w:rPr>
            <w:i/>
            <w:color w:val="0000FF"/>
            <w:u w:val="single"/>
          </w:rPr>
          <w:t>https://www.3gpp.org/about-3gpp/legal-matters</w:t>
        </w:r>
      </w:hyperlink>
      <w:r w:rsidRPr="00E050F5">
        <w:rPr>
          <w:i/>
        </w:rPr>
        <w:t xml:space="preserve"> .</w:t>
      </w:r>
    </w:p>
    <w:p w14:paraId="0243C5F2" w14:textId="77777777" w:rsidR="009048F4" w:rsidRPr="00982845" w:rsidRDefault="009048F4" w:rsidP="004331CD">
      <w:pPr>
        <w:pStyle w:val="Heading2"/>
        <w:widowControl w:val="0"/>
        <w:numPr>
          <w:ilvl w:val="1"/>
          <w:numId w:val="87"/>
        </w:numPr>
        <w:ind w:left="442" w:hanging="442"/>
      </w:pPr>
      <w:bookmarkStart w:id="35" w:name="_Toc210658529"/>
      <w:bookmarkStart w:id="36" w:name="_Toc210658627"/>
      <w:bookmarkStart w:id="37" w:name="_Toc210659344"/>
      <w:bookmarkStart w:id="38" w:name="_Toc211860274"/>
      <w:bookmarkStart w:id="39" w:name="_Toc211860567"/>
      <w:bookmarkStart w:id="40" w:name="_Toc211860792"/>
      <w:bookmarkStart w:id="41" w:name="_Toc211861034"/>
      <w:bookmarkStart w:id="42" w:name="_Toc211861446"/>
      <w:bookmarkStart w:id="43" w:name="_Toc211861619"/>
      <w:bookmarkStart w:id="44" w:name="_Toc211861842"/>
      <w:bookmarkStart w:id="45" w:name="_Toc211861935"/>
      <w:bookmarkStart w:id="46" w:name="_Toc486195781"/>
      <w:bookmarkStart w:id="47" w:name="_Toc41227833"/>
      <w:bookmarkStart w:id="48" w:name="_Toc125633896"/>
      <w:bookmarkStart w:id="49" w:name="_Toc150174427"/>
      <w:bookmarkStart w:id="50" w:name="_Toc181624591"/>
      <w:bookmarkStart w:id="51" w:name="_Toc189288920"/>
      <w:bookmarkStart w:id="52" w:name="_Toc193461158"/>
      <w:bookmarkStart w:id="53" w:name="_Toc211862334"/>
      <w:bookmarkStart w:id="54" w:name="_Toc211862488"/>
      <w:r w:rsidRPr="00982845">
        <w:t>Competition Law Statement</w:t>
      </w:r>
      <w:bookmarkEnd w:id="35"/>
      <w:bookmarkEnd w:id="36"/>
      <w:bookmarkEnd w:id="37"/>
      <w:bookmarkEnd w:id="38"/>
      <w:bookmarkEnd w:id="39"/>
      <w:bookmarkEnd w:id="40"/>
      <w:bookmarkEnd w:id="41"/>
      <w:bookmarkEnd w:id="42"/>
      <w:bookmarkEnd w:id="43"/>
      <w:bookmarkEnd w:id="44"/>
      <w:bookmarkEnd w:id="45"/>
      <w:bookmarkEnd w:id="53"/>
      <w:bookmarkEnd w:id="54"/>
    </w:p>
    <w:bookmarkEnd w:id="46"/>
    <w:bookmarkEnd w:id="47"/>
    <w:bookmarkEnd w:id="48"/>
    <w:bookmarkEnd w:id="49"/>
    <w:bookmarkEnd w:id="50"/>
    <w:bookmarkEnd w:id="51"/>
    <w:bookmarkEnd w:id="52"/>
    <w:p w14:paraId="70D06714" w14:textId="77777777" w:rsidR="00E050F5" w:rsidRPr="009537ED" w:rsidRDefault="00E050F5" w:rsidP="00E050F5">
      <w:pPr>
        <w:spacing w:line="270" w:lineRule="atLeast"/>
        <w:rPr>
          <w:i/>
          <w:kern w:val="2"/>
        </w:rPr>
      </w:pPr>
      <w:r w:rsidRPr="009537ED">
        <w:rPr>
          <w:rFonts w:eastAsia="MS Mincho"/>
          <w:i/>
          <w:kern w:val="2"/>
        </w:rPr>
        <w:t>The Chair also drew</w:t>
      </w:r>
      <w:r w:rsidRPr="009537ED">
        <w:rPr>
          <w:i/>
          <w:kern w:val="2"/>
        </w:rPr>
        <w:t xml:space="preserve"> Member’s attention to the fact that 3GPP activities are subject to antitrust and competition laws and that compliance with said laws is therefore required of any participant of this WG meeting including the Chair and Vice Chairs. In case of question, please contact your legal counsel.</w:t>
      </w:r>
    </w:p>
    <w:p w14:paraId="060F533E" w14:textId="77777777" w:rsidR="00E050F5" w:rsidRPr="009537ED" w:rsidRDefault="00E050F5" w:rsidP="00E050F5">
      <w:pPr>
        <w:spacing w:line="270" w:lineRule="atLeast"/>
        <w:rPr>
          <w:i/>
          <w:kern w:val="2"/>
        </w:rPr>
      </w:pPr>
      <w:r w:rsidRPr="009537ED">
        <w:rPr>
          <w:i/>
          <w:kern w:val="2"/>
        </w:rPr>
        <w:t>The present meeting will be conducted with strict impartiality and in the interests of 3GPP.</w:t>
      </w:r>
    </w:p>
    <w:p w14:paraId="2A2E1690" w14:textId="14F9376F" w:rsidR="009048F4" w:rsidRPr="00982845" w:rsidRDefault="00E050F5" w:rsidP="00E050F5">
      <w:pPr>
        <w:rPr>
          <w:rFonts w:eastAsia="DengXian"/>
          <w:lang w:eastAsia="zh-CN"/>
        </w:rPr>
      </w:pPr>
      <w:r w:rsidRPr="009537ED">
        <w:rPr>
          <w:i/>
          <w:kern w:val="2"/>
        </w:rPr>
        <w:t>Furthermore, the Chair reminded Members that timely submission of work items/contributions in advance of WG meetings is important to allow for full and fair consideration of such matters.</w:t>
      </w:r>
    </w:p>
    <w:p w14:paraId="45245AFE" w14:textId="77777777" w:rsidR="009048F4" w:rsidRPr="00982845" w:rsidRDefault="009048F4" w:rsidP="004331CD">
      <w:pPr>
        <w:pStyle w:val="Heading2"/>
        <w:widowControl w:val="0"/>
        <w:numPr>
          <w:ilvl w:val="1"/>
          <w:numId w:val="87"/>
        </w:numPr>
        <w:tabs>
          <w:tab w:val="num" w:pos="576"/>
        </w:tabs>
        <w:ind w:left="442" w:hanging="442"/>
      </w:pPr>
      <w:bookmarkStart w:id="55" w:name="_Toc41227834"/>
      <w:bookmarkStart w:id="56" w:name="_Toc125633897"/>
      <w:bookmarkStart w:id="57" w:name="_Toc150174428"/>
      <w:bookmarkStart w:id="58" w:name="_Toc181624592"/>
      <w:bookmarkStart w:id="59" w:name="_Toc189288921"/>
      <w:bookmarkStart w:id="60" w:name="_Toc193461159"/>
      <w:bookmarkStart w:id="61" w:name="_Toc210658530"/>
      <w:bookmarkStart w:id="62" w:name="_Toc210658628"/>
      <w:bookmarkStart w:id="63" w:name="_Toc210659345"/>
      <w:bookmarkStart w:id="64" w:name="_Toc211860275"/>
      <w:bookmarkStart w:id="65" w:name="_Toc211860568"/>
      <w:bookmarkStart w:id="66" w:name="_Toc211860793"/>
      <w:bookmarkStart w:id="67" w:name="_Toc211861035"/>
      <w:bookmarkStart w:id="68" w:name="_Toc211861447"/>
      <w:bookmarkStart w:id="69" w:name="_Toc211861620"/>
      <w:bookmarkStart w:id="70" w:name="_Toc211861843"/>
      <w:bookmarkStart w:id="71" w:name="_Toc211861936"/>
      <w:bookmarkStart w:id="72" w:name="_Toc211862335"/>
      <w:bookmarkStart w:id="73" w:name="_Toc211862489"/>
      <w:r w:rsidRPr="00982845">
        <w:t>Network Usage Conditions</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7BDFE71B" w14:textId="77777777" w:rsidR="00E050F5" w:rsidRPr="009537ED" w:rsidRDefault="00E050F5" w:rsidP="00E050F5">
      <w:pPr>
        <w:rPr>
          <w:rFonts w:eastAsia="SimSun"/>
          <w:i/>
        </w:rPr>
      </w:pPr>
      <w:r w:rsidRPr="009537ED">
        <w:rPr>
          <w:rFonts w:eastAsia="SimSun"/>
          <w:i/>
        </w:rPr>
        <w:t>The PCG has laid down the following network usage conditions:</w:t>
      </w:r>
    </w:p>
    <w:p w14:paraId="57B1ECE5" w14:textId="77777777" w:rsidR="00E050F5" w:rsidRPr="009537ED" w:rsidRDefault="00E050F5" w:rsidP="00E050F5">
      <w:pPr>
        <w:rPr>
          <w:i/>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E050F5" w:rsidRPr="009537ED" w14:paraId="0C0842F7" w14:textId="77777777" w:rsidTr="002E3901">
        <w:tc>
          <w:tcPr>
            <w:tcW w:w="9922" w:type="dxa"/>
          </w:tcPr>
          <w:p w14:paraId="5FD9F138" w14:textId="77777777" w:rsidR="00E050F5" w:rsidRPr="009537ED" w:rsidRDefault="00E050F5" w:rsidP="002E3901">
            <w:pPr>
              <w:widowControl w:val="0"/>
              <w:ind w:left="34"/>
            </w:pPr>
            <w:r w:rsidRPr="009537ED">
              <w:rPr>
                <w:b/>
              </w:rPr>
              <w:t>Users shall not use the network to engage in illegal activities. This includes activities such as copyright violation, hacking, espionage or any other activity that may be prohibited by local laws</w:t>
            </w:r>
            <w:r w:rsidRPr="009537ED">
              <w:t>.</w:t>
            </w:r>
          </w:p>
          <w:p w14:paraId="4707DDFD" w14:textId="77777777" w:rsidR="00E050F5" w:rsidRPr="009537ED" w:rsidRDefault="00E050F5" w:rsidP="002E3901">
            <w:pPr>
              <w:widowControl w:val="0"/>
              <w:ind w:left="34"/>
            </w:pPr>
          </w:p>
          <w:p w14:paraId="13DC1B4A" w14:textId="77777777" w:rsidR="00E050F5" w:rsidRPr="009537ED" w:rsidRDefault="00E050F5" w:rsidP="002E3901">
            <w:pPr>
              <w:widowControl w:val="0"/>
              <w:ind w:left="34"/>
            </w:pPr>
            <w:r w:rsidRPr="009537ED">
              <w:rPr>
                <w:b/>
              </w:rPr>
              <w:t xml:space="preserve">Users shall not engage in non-work related activities that consume excessive bandwidth </w:t>
            </w:r>
            <w:r w:rsidRPr="009537ED">
              <w:t>or cause significant degradation of the performance of the network.</w:t>
            </w:r>
          </w:p>
          <w:p w14:paraId="7E0F9A54" w14:textId="77777777" w:rsidR="00E050F5" w:rsidRPr="009537ED" w:rsidRDefault="00E050F5" w:rsidP="002E3901">
            <w:pPr>
              <w:widowControl w:val="0"/>
              <w:ind w:left="34"/>
            </w:pPr>
            <w:r w:rsidRPr="009537ED">
              <w:t xml:space="preserve">Since the </w:t>
            </w:r>
            <w:r w:rsidRPr="009537ED">
              <w:rPr>
                <w:b/>
              </w:rPr>
              <w:t>network is a shared resource</w:t>
            </w:r>
            <w:r w:rsidRPr="009537ED">
              <w:t xml:space="preserve">,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 should remind end users that the network is a shared resource; the more one user grabs, the less there is for another. Email and its attachments already take up significant bandwidth (certain email programs are not very bandwidth efficient). In case of need the chair can ask the </w:t>
            </w:r>
            <w:r w:rsidRPr="009537ED">
              <w:lastRenderedPageBreak/>
              <w:t>delegates to restrict IT usage to things that are essential for the meeting itself.</w:t>
            </w:r>
          </w:p>
          <w:p w14:paraId="37A08E6A" w14:textId="77777777" w:rsidR="00E050F5" w:rsidRPr="009537ED" w:rsidRDefault="00E050F5" w:rsidP="002E3901">
            <w:pPr>
              <w:widowControl w:val="0"/>
              <w:ind w:left="34"/>
            </w:pPr>
          </w:p>
          <w:p w14:paraId="258442C4" w14:textId="77777777" w:rsidR="00E050F5" w:rsidRPr="009537ED" w:rsidRDefault="00E050F5" w:rsidP="002E3901">
            <w:pPr>
              <w:widowControl w:val="0"/>
              <w:ind w:left="34"/>
              <w:rPr>
                <w:b/>
              </w:rPr>
            </w:pPr>
            <w:r w:rsidRPr="009537ED">
              <w:rPr>
                <w:b/>
              </w:rPr>
              <w:t xml:space="preserve">1. DON’T place your WiFi device in ad-hoc mode </w:t>
            </w:r>
          </w:p>
          <w:p w14:paraId="5E020CE7" w14:textId="77777777" w:rsidR="00E050F5" w:rsidRPr="009537ED" w:rsidRDefault="00E050F5" w:rsidP="002E3901">
            <w:pPr>
              <w:widowControl w:val="0"/>
              <w:ind w:left="34"/>
              <w:rPr>
                <w:b/>
              </w:rPr>
            </w:pPr>
            <w:r w:rsidRPr="009537ED">
              <w:rPr>
                <w:b/>
              </w:rPr>
              <w:t xml:space="preserve">2. DON’T set up a personal hotspot in the meeting room </w:t>
            </w:r>
          </w:p>
          <w:p w14:paraId="0FB5E080" w14:textId="77777777" w:rsidR="00E050F5" w:rsidRPr="009537ED" w:rsidRDefault="00E050F5" w:rsidP="002E3901">
            <w:pPr>
              <w:widowControl w:val="0"/>
              <w:ind w:left="34"/>
              <w:rPr>
                <w:b/>
              </w:rPr>
            </w:pPr>
            <w:r w:rsidRPr="009537ED">
              <w:rPr>
                <w:b/>
              </w:rPr>
              <w:t xml:space="preserve">3. DO try 802.11a if your WiFi device supports it </w:t>
            </w:r>
          </w:p>
          <w:p w14:paraId="4F72352A" w14:textId="77777777" w:rsidR="00E050F5" w:rsidRPr="009537ED" w:rsidRDefault="00E050F5" w:rsidP="002E3901">
            <w:pPr>
              <w:widowControl w:val="0"/>
              <w:ind w:left="34"/>
              <w:rPr>
                <w:b/>
              </w:rPr>
            </w:pPr>
            <w:r w:rsidRPr="009537ED">
              <w:rPr>
                <w:b/>
              </w:rPr>
              <w:t xml:space="preserve">4. DON’T manually allocate an IP address </w:t>
            </w:r>
          </w:p>
          <w:p w14:paraId="6B6E5B9B" w14:textId="77777777" w:rsidR="00E050F5" w:rsidRPr="009537ED" w:rsidRDefault="00E050F5" w:rsidP="002E3901">
            <w:pPr>
              <w:widowControl w:val="0"/>
              <w:ind w:left="34"/>
              <w:rPr>
                <w:b/>
              </w:rPr>
            </w:pPr>
            <w:r w:rsidRPr="009537ED">
              <w:rPr>
                <w:b/>
              </w:rPr>
              <w:t xml:space="preserve">5. DON’T be a bandwidth hog by streaming video, playing online games, or downloading huge files </w:t>
            </w:r>
          </w:p>
          <w:p w14:paraId="03BD30DD" w14:textId="77777777" w:rsidR="00E050F5" w:rsidRPr="009537ED" w:rsidRDefault="00E050F5" w:rsidP="002E3901">
            <w:pPr>
              <w:widowControl w:val="0"/>
              <w:ind w:left="34"/>
            </w:pPr>
            <w:r w:rsidRPr="009537ED">
              <w:rPr>
                <w:b/>
              </w:rPr>
              <w:t>6. DON’T use packet probing software which clogs the local network (e.g., packet sniffers or port scanners)</w:t>
            </w:r>
          </w:p>
        </w:tc>
      </w:tr>
    </w:tbl>
    <w:p w14:paraId="33FDA572" w14:textId="77777777" w:rsidR="00E050F5" w:rsidRPr="009537ED" w:rsidRDefault="00E050F5" w:rsidP="00E050F5">
      <w:pPr>
        <w:rPr>
          <w:rFonts w:eastAsia="MS Mincho"/>
          <w:lang w:eastAsia="ja-JP"/>
        </w:rPr>
      </w:pPr>
    </w:p>
    <w:p w14:paraId="38A5764B" w14:textId="77777777" w:rsidR="009048F4" w:rsidRDefault="009048F4" w:rsidP="004331CD">
      <w:pPr>
        <w:pStyle w:val="Heading2"/>
        <w:widowControl w:val="0"/>
        <w:numPr>
          <w:ilvl w:val="1"/>
          <w:numId w:val="87"/>
        </w:numPr>
        <w:tabs>
          <w:tab w:val="num" w:pos="576"/>
        </w:tabs>
        <w:ind w:left="442" w:hanging="442"/>
      </w:pPr>
      <w:bookmarkStart w:id="74" w:name="_Toc210658531"/>
      <w:bookmarkStart w:id="75" w:name="_Toc210658629"/>
      <w:bookmarkStart w:id="76" w:name="_Toc210659346"/>
      <w:bookmarkStart w:id="77" w:name="_Toc211860276"/>
      <w:bookmarkStart w:id="78" w:name="_Toc211860569"/>
      <w:bookmarkStart w:id="79" w:name="_Toc211860794"/>
      <w:bookmarkStart w:id="80" w:name="_Toc211861036"/>
      <w:bookmarkStart w:id="81" w:name="_Toc211861448"/>
      <w:bookmarkStart w:id="82" w:name="_Toc211861621"/>
      <w:bookmarkStart w:id="83" w:name="_Toc211861844"/>
      <w:bookmarkStart w:id="84" w:name="_Toc211861937"/>
      <w:bookmarkStart w:id="85" w:name="_Toc211862336"/>
      <w:bookmarkStart w:id="86" w:name="_Toc211862490"/>
      <w:r w:rsidRPr="00982845">
        <w:t>Consensus Principles Reminder</w:t>
      </w:r>
      <w:bookmarkEnd w:id="74"/>
      <w:bookmarkEnd w:id="75"/>
      <w:bookmarkEnd w:id="76"/>
      <w:bookmarkEnd w:id="77"/>
      <w:bookmarkEnd w:id="78"/>
      <w:bookmarkEnd w:id="79"/>
      <w:bookmarkEnd w:id="80"/>
      <w:bookmarkEnd w:id="81"/>
      <w:bookmarkEnd w:id="82"/>
      <w:bookmarkEnd w:id="83"/>
      <w:bookmarkEnd w:id="84"/>
      <w:bookmarkEnd w:id="85"/>
      <w:bookmarkEnd w:id="86"/>
    </w:p>
    <w:p w14:paraId="1F8D37F4" w14:textId="77777777" w:rsidR="00E050F5" w:rsidRDefault="00E050F5" w:rsidP="00E050F5">
      <w:r>
        <w:t>Further to PCG decision, please remind the following</w:t>
      </w:r>
    </w:p>
    <w:p w14:paraId="308D860E" w14:textId="07A85B38" w:rsidR="00E050F5" w:rsidRPr="00E050F5" w:rsidRDefault="00E050F5" w:rsidP="00E050F5">
      <w:r w:rsidRPr="00C446DF">
        <w:rPr>
          <w:i/>
          <w:iCs/>
        </w:rPr>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3BE11E44" w14:textId="77777777" w:rsidR="009048F4" w:rsidRPr="00982845" w:rsidRDefault="009048F4" w:rsidP="004331CD">
      <w:pPr>
        <w:pStyle w:val="Heading2"/>
        <w:widowControl w:val="0"/>
        <w:numPr>
          <w:ilvl w:val="1"/>
          <w:numId w:val="87"/>
        </w:numPr>
        <w:tabs>
          <w:tab w:val="num" w:pos="576"/>
        </w:tabs>
        <w:ind w:left="442" w:hanging="442"/>
      </w:pPr>
      <w:bookmarkStart w:id="87" w:name="_Toc210658532"/>
      <w:bookmarkStart w:id="88" w:name="_Toc210658630"/>
      <w:bookmarkStart w:id="89" w:name="_Toc210659347"/>
      <w:bookmarkStart w:id="90" w:name="_Toc211860277"/>
      <w:bookmarkStart w:id="91" w:name="_Toc211860570"/>
      <w:bookmarkStart w:id="92" w:name="_Toc211860795"/>
      <w:bookmarkStart w:id="93" w:name="_Toc211861037"/>
      <w:bookmarkStart w:id="94" w:name="_Toc211861449"/>
      <w:bookmarkStart w:id="95" w:name="_Toc211861622"/>
      <w:bookmarkStart w:id="96" w:name="_Toc211861845"/>
      <w:bookmarkStart w:id="97" w:name="_Toc211861938"/>
      <w:bookmarkStart w:id="98" w:name="_Toc211862337"/>
      <w:bookmarkStart w:id="99" w:name="_Toc211862491"/>
      <w:r w:rsidRPr="00982845">
        <w:t>Streamlined Standards</w:t>
      </w:r>
      <w:bookmarkEnd w:id="87"/>
      <w:bookmarkEnd w:id="88"/>
      <w:bookmarkEnd w:id="89"/>
      <w:bookmarkEnd w:id="90"/>
      <w:bookmarkEnd w:id="91"/>
      <w:bookmarkEnd w:id="92"/>
      <w:bookmarkEnd w:id="93"/>
      <w:bookmarkEnd w:id="94"/>
      <w:bookmarkEnd w:id="95"/>
      <w:bookmarkEnd w:id="96"/>
      <w:bookmarkEnd w:id="97"/>
      <w:bookmarkEnd w:id="98"/>
      <w:bookmarkEnd w:id="99"/>
    </w:p>
    <w:p w14:paraId="1E486136" w14:textId="77777777" w:rsidR="00E050F5" w:rsidRDefault="00E050F5" w:rsidP="00E050F5">
      <w:r>
        <w:t xml:space="preserve">Further to </w:t>
      </w:r>
      <w:r w:rsidRPr="007E4FD7">
        <w:t>RAN endorse</w:t>
      </w:r>
      <w:r>
        <w:t xml:space="preserve">ment in </w:t>
      </w:r>
      <w:r w:rsidRPr="007E4FD7">
        <w:t>RP-250766</w:t>
      </w:r>
      <w:r>
        <w:t xml:space="preserve"> ("</w:t>
      </w:r>
      <w:r w:rsidRPr="007E4FD7">
        <w:t>Lean and Streamlined 6G Standards</w:t>
      </w:r>
      <w:r>
        <w:t>") and as this meeting is the first one for 6G standardization, the following working principle is reminded:</w:t>
      </w:r>
    </w:p>
    <w:p w14:paraId="1DE34CB8" w14:textId="59C6083E" w:rsidR="009048F4" w:rsidRPr="00982845" w:rsidRDefault="00E050F5" w:rsidP="00E050F5">
      <w:pPr>
        <w:rPr>
          <w:rFonts w:eastAsia="DengXian"/>
          <w:lang w:eastAsia="zh-CN"/>
        </w:rPr>
      </w:pPr>
      <w:r w:rsidRPr="009409EF">
        <w:rPr>
          <w:bCs/>
          <w:i/>
          <w:iCs/>
        </w:rPr>
        <w:t>3GPP to create lean and streamlined standards for 6G, e.g., by dimensioning an appropriate set of functionalities, minimizing the adoption of multiple options for the same functionality, avoiding excessive configurations, etc. Any exception to the above shall be well justified.</w:t>
      </w:r>
    </w:p>
    <w:p w14:paraId="3402F367" w14:textId="77777777" w:rsidR="009048F4" w:rsidRDefault="009048F4" w:rsidP="004331CD">
      <w:pPr>
        <w:pStyle w:val="Heading2"/>
        <w:widowControl w:val="0"/>
        <w:numPr>
          <w:ilvl w:val="1"/>
          <w:numId w:val="87"/>
        </w:numPr>
        <w:tabs>
          <w:tab w:val="num" w:pos="576"/>
        </w:tabs>
        <w:ind w:left="442" w:hanging="442"/>
      </w:pPr>
      <w:bookmarkStart w:id="100" w:name="_Toc41227835"/>
      <w:bookmarkStart w:id="101" w:name="_Toc125633898"/>
      <w:bookmarkStart w:id="102" w:name="_Toc150174429"/>
      <w:bookmarkStart w:id="103" w:name="_Toc181624593"/>
      <w:bookmarkStart w:id="104" w:name="_Toc189288922"/>
      <w:bookmarkStart w:id="105" w:name="_Toc193461160"/>
      <w:bookmarkStart w:id="106" w:name="_Toc210658533"/>
      <w:bookmarkStart w:id="107" w:name="_Toc210658631"/>
      <w:bookmarkStart w:id="108" w:name="_Toc210659348"/>
      <w:bookmarkStart w:id="109" w:name="_Toc211860278"/>
      <w:bookmarkStart w:id="110" w:name="_Toc211860571"/>
      <w:bookmarkStart w:id="111" w:name="_Toc211860796"/>
      <w:bookmarkStart w:id="112" w:name="_Toc211861038"/>
      <w:bookmarkStart w:id="113" w:name="_Toc211861450"/>
      <w:bookmarkStart w:id="114" w:name="_Toc211861623"/>
      <w:bookmarkStart w:id="115" w:name="_Toc211861846"/>
      <w:bookmarkStart w:id="116" w:name="_Toc211861939"/>
      <w:bookmarkStart w:id="117" w:name="_Toc211862338"/>
      <w:bookmarkStart w:id="118" w:name="_Toc211862492"/>
      <w:r w:rsidRPr="00982845">
        <w:t>Check-in for Registered Delegates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EA63148" w14:textId="61A2CECB" w:rsidR="00E050F5" w:rsidRDefault="00E050F5" w:rsidP="00E050F5">
      <w:pPr>
        <w:rPr>
          <w:rFonts w:eastAsia="SimSun"/>
          <w:i/>
          <w:color w:val="493118"/>
          <w:sz w:val="18"/>
          <w:szCs w:val="18"/>
          <w:lang w:eastAsia="zh-CN"/>
        </w:rPr>
      </w:pPr>
      <w:r w:rsidRPr="009537ED">
        <w:rPr>
          <w:rFonts w:eastAsia="SimSun"/>
          <w:i/>
          <w:color w:val="493118"/>
          <w:sz w:val="18"/>
          <w:szCs w:val="18"/>
          <w:lang w:eastAsia="zh-CN"/>
        </w:rPr>
        <w:t>The attention of the delegates to this meeting was drawn to the fact that it is not permitted to check in other delegates on their behalf. In the event of technical difficulties preventing check-in, delegates should present themselves in person to the Secretary.</w:t>
      </w:r>
    </w:p>
    <w:p w14:paraId="18F8FE37" w14:textId="77777777" w:rsidR="007C5763" w:rsidRDefault="007C5763" w:rsidP="00E050F5">
      <w:pPr>
        <w:rPr>
          <w:rFonts w:eastAsia="SimSun"/>
          <w:i/>
          <w:color w:val="493118"/>
          <w:sz w:val="18"/>
          <w:szCs w:val="18"/>
          <w:lang w:eastAsia="zh-CN"/>
        </w:rPr>
      </w:pPr>
    </w:p>
    <w:p w14:paraId="08BD5E44" w14:textId="77777777" w:rsidR="00E050F5" w:rsidRPr="00E050F5" w:rsidRDefault="00E050F5" w:rsidP="004331CD">
      <w:pPr>
        <w:pStyle w:val="Heading2"/>
        <w:widowControl w:val="0"/>
        <w:numPr>
          <w:ilvl w:val="1"/>
          <w:numId w:val="87"/>
        </w:numPr>
        <w:tabs>
          <w:tab w:val="num" w:pos="576"/>
        </w:tabs>
        <w:ind w:left="442" w:hanging="442"/>
      </w:pPr>
      <w:bookmarkStart w:id="119" w:name="_Toc210659349"/>
      <w:bookmarkStart w:id="120" w:name="_Toc211860279"/>
      <w:bookmarkStart w:id="121" w:name="_Toc211860572"/>
      <w:bookmarkStart w:id="122" w:name="_Toc211860797"/>
      <w:bookmarkStart w:id="123" w:name="_Toc211861039"/>
      <w:bookmarkStart w:id="124" w:name="_Toc211861451"/>
      <w:bookmarkStart w:id="125" w:name="_Toc211861624"/>
      <w:bookmarkStart w:id="126" w:name="_Toc211861847"/>
      <w:bookmarkStart w:id="127" w:name="_Toc211861940"/>
      <w:bookmarkStart w:id="128" w:name="_Toc211862339"/>
      <w:bookmarkStart w:id="129" w:name="_Toc211862493"/>
      <w:r w:rsidRPr="00E050F5">
        <w:t>Recording of RAN1 Meeting</w:t>
      </w:r>
      <w:bookmarkEnd w:id="119"/>
      <w:bookmarkEnd w:id="120"/>
      <w:bookmarkEnd w:id="121"/>
      <w:bookmarkEnd w:id="122"/>
      <w:bookmarkEnd w:id="123"/>
      <w:bookmarkEnd w:id="124"/>
      <w:bookmarkEnd w:id="125"/>
      <w:bookmarkEnd w:id="126"/>
      <w:bookmarkEnd w:id="127"/>
      <w:bookmarkEnd w:id="128"/>
      <w:bookmarkEnd w:id="129"/>
    </w:p>
    <w:p w14:paraId="6C992581" w14:textId="63D618A3" w:rsidR="009048F4" w:rsidRPr="00982845" w:rsidRDefault="00E050F5" w:rsidP="00E050F5">
      <w:pPr>
        <w:rPr>
          <w:rFonts w:eastAsia="DengXian"/>
          <w:lang w:eastAsia="zh-CN"/>
        </w:rPr>
      </w:pPr>
      <w:r w:rsidRPr="00E050F5">
        <w:rPr>
          <w:b/>
          <w:sz w:val="18"/>
        </w:rPr>
        <w:t>Recording of the GoToWebinar sessions of the present meeting is strictly prohibited.</w:t>
      </w:r>
      <w:r w:rsidRPr="00E050F5">
        <w:rPr>
          <w:sz w:val="18"/>
        </w:rPr>
        <w:t xml:space="preserve"> No individual or entity - including the speakers and/or the authors - may electronically record any portion of the meeting without prior written consent of the Chair and all the RAN1 meeting participants.</w:t>
      </w:r>
    </w:p>
    <w:p w14:paraId="4A40C1B8"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130" w:name="_Toc210658534"/>
      <w:bookmarkStart w:id="131" w:name="_Toc210658632"/>
      <w:bookmarkStart w:id="132" w:name="_Toc210659350"/>
      <w:bookmarkStart w:id="133" w:name="_Toc211860280"/>
      <w:bookmarkStart w:id="134" w:name="_Toc211860573"/>
      <w:bookmarkStart w:id="135" w:name="_Toc211860798"/>
      <w:bookmarkStart w:id="136" w:name="_Toc211861040"/>
      <w:bookmarkStart w:id="137" w:name="_Toc211861452"/>
      <w:bookmarkStart w:id="138" w:name="_Toc211861625"/>
      <w:bookmarkStart w:id="139" w:name="_Toc211861848"/>
      <w:bookmarkStart w:id="140" w:name="_Toc211861941"/>
      <w:bookmarkStart w:id="141" w:name="_Hlk210657877"/>
      <w:bookmarkStart w:id="142" w:name="_Toc211862340"/>
      <w:bookmarkStart w:id="143" w:name="_Toc211862494"/>
      <w:r w:rsidRPr="00982845">
        <w:t>Approval of Agenda</w:t>
      </w:r>
      <w:bookmarkEnd w:id="130"/>
      <w:bookmarkEnd w:id="131"/>
      <w:bookmarkEnd w:id="132"/>
      <w:bookmarkEnd w:id="133"/>
      <w:bookmarkEnd w:id="134"/>
      <w:bookmarkEnd w:id="135"/>
      <w:bookmarkEnd w:id="136"/>
      <w:bookmarkEnd w:id="137"/>
      <w:bookmarkEnd w:id="138"/>
      <w:bookmarkEnd w:id="139"/>
      <w:bookmarkEnd w:id="140"/>
      <w:bookmarkEnd w:id="142"/>
      <w:bookmarkEnd w:id="143"/>
    </w:p>
    <w:p w14:paraId="3154936D" w14:textId="77777777" w:rsidR="009048F4" w:rsidRPr="00982845" w:rsidRDefault="009048F4" w:rsidP="009048F4">
      <w:pPr>
        <w:rPr>
          <w:rFonts w:eastAsia="DengXian"/>
          <w:lang w:eastAsia="zh-CN"/>
        </w:rPr>
      </w:pPr>
    </w:p>
    <w:p w14:paraId="14A87F70" w14:textId="23D666FE" w:rsidR="009048F4" w:rsidRPr="00982845" w:rsidRDefault="004710F9" w:rsidP="009048F4">
      <w:hyperlink r:id="rId12" w:history="1">
        <w:r>
          <w:rPr>
            <w:rStyle w:val="Hyperlink"/>
            <w:highlight w:val="green"/>
          </w:rPr>
          <w:t>R1-2506700</w:t>
        </w:r>
      </w:hyperlink>
      <w:r w:rsidR="009048F4" w:rsidRPr="00982845">
        <w:tab/>
        <w:t>Draft Agenda of RAN1#122bis meeting</w:t>
      </w:r>
      <w:r w:rsidR="009048F4" w:rsidRPr="00982845">
        <w:tab/>
        <w:t>RAN1 Chair</w:t>
      </w:r>
    </w:p>
    <w:p w14:paraId="1F2DA011" w14:textId="24CDC0E4" w:rsidR="009048F4" w:rsidRPr="00982845" w:rsidRDefault="004710F9" w:rsidP="009048F4">
      <w:hyperlink r:id="rId13" w:history="1">
        <w:r>
          <w:rPr>
            <w:rStyle w:val="Hyperlink"/>
            <w:highlight w:val="green"/>
          </w:rPr>
          <w:t>R1-2506703</w:t>
        </w:r>
      </w:hyperlink>
      <w:r w:rsidR="009048F4" w:rsidRPr="00982845">
        <w:tab/>
        <w:t>RAN1#122bis Meeting Timelines, Scope, Process</w:t>
      </w:r>
      <w:r w:rsidR="009048F4" w:rsidRPr="00982845">
        <w:tab/>
        <w:t>RAN1 Chair, ETSI MCC</w:t>
      </w:r>
    </w:p>
    <w:p w14:paraId="34625E61"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144" w:name="_Toc210658535"/>
      <w:bookmarkStart w:id="145" w:name="_Toc210658633"/>
      <w:bookmarkStart w:id="146" w:name="_Toc210659351"/>
      <w:bookmarkStart w:id="147" w:name="_Toc211860281"/>
      <w:bookmarkStart w:id="148" w:name="_Toc211860574"/>
      <w:bookmarkStart w:id="149" w:name="_Toc211860799"/>
      <w:bookmarkStart w:id="150" w:name="_Toc211861041"/>
      <w:bookmarkStart w:id="151" w:name="_Toc211861453"/>
      <w:bookmarkStart w:id="152" w:name="_Toc211861626"/>
      <w:bookmarkStart w:id="153" w:name="_Toc211861849"/>
      <w:bookmarkStart w:id="154" w:name="_Toc211861942"/>
      <w:bookmarkStart w:id="155" w:name="_Toc211862341"/>
      <w:bookmarkStart w:id="156" w:name="_Toc211862495"/>
      <w:r w:rsidRPr="00982845">
        <w:t>Highlights from RAN plenary</w:t>
      </w:r>
      <w:bookmarkEnd w:id="144"/>
      <w:bookmarkEnd w:id="145"/>
      <w:bookmarkEnd w:id="146"/>
      <w:bookmarkEnd w:id="147"/>
      <w:bookmarkEnd w:id="148"/>
      <w:bookmarkEnd w:id="149"/>
      <w:bookmarkEnd w:id="150"/>
      <w:bookmarkEnd w:id="151"/>
      <w:bookmarkEnd w:id="152"/>
      <w:bookmarkEnd w:id="153"/>
      <w:bookmarkEnd w:id="154"/>
      <w:bookmarkEnd w:id="155"/>
      <w:bookmarkEnd w:id="156"/>
    </w:p>
    <w:p w14:paraId="3CCB7D8A" w14:textId="77777777" w:rsidR="009048F4" w:rsidRPr="00982845" w:rsidRDefault="009048F4" w:rsidP="009048F4">
      <w:pPr>
        <w:rPr>
          <w:rFonts w:eastAsia="DengXian"/>
          <w:lang w:eastAsia="zh-CN"/>
        </w:rPr>
      </w:pPr>
    </w:p>
    <w:p w14:paraId="659BE9DA" w14:textId="09F9D488" w:rsidR="009048F4" w:rsidRPr="00982845" w:rsidRDefault="004710F9" w:rsidP="009048F4">
      <w:hyperlink r:id="rId14" w:history="1">
        <w:r>
          <w:rPr>
            <w:rStyle w:val="Hyperlink"/>
          </w:rPr>
          <w:t>R1-2506701</w:t>
        </w:r>
      </w:hyperlink>
      <w:r w:rsidR="009048F4" w:rsidRPr="00982845">
        <w:tab/>
        <w:t>Highlights from RAN#109</w:t>
      </w:r>
      <w:r w:rsidR="009048F4" w:rsidRPr="00982845">
        <w:tab/>
      </w:r>
      <w:r w:rsidR="009048F4" w:rsidRPr="00982845">
        <w:rPr>
          <w:rFonts w:eastAsia="DengXian"/>
          <w:lang w:eastAsia="zh-CN"/>
        </w:rPr>
        <w:tab/>
      </w:r>
      <w:r w:rsidR="009048F4" w:rsidRPr="00982845">
        <w:t>RAN1 Chair</w:t>
      </w:r>
    </w:p>
    <w:p w14:paraId="29673E6B"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157" w:name="_Toc210658536"/>
      <w:bookmarkStart w:id="158" w:name="_Toc210658634"/>
      <w:bookmarkStart w:id="159" w:name="_Toc210659352"/>
      <w:bookmarkStart w:id="160" w:name="_Toc211860282"/>
      <w:bookmarkStart w:id="161" w:name="_Toc211860575"/>
      <w:bookmarkStart w:id="162" w:name="_Toc211860800"/>
      <w:bookmarkStart w:id="163" w:name="_Toc211861042"/>
      <w:bookmarkStart w:id="164" w:name="_Toc211861454"/>
      <w:bookmarkStart w:id="165" w:name="_Toc211861627"/>
      <w:bookmarkStart w:id="166" w:name="_Toc211861850"/>
      <w:bookmarkStart w:id="167" w:name="_Toc211861943"/>
      <w:bookmarkStart w:id="168" w:name="_Toc211862342"/>
      <w:bookmarkStart w:id="169" w:name="_Toc211862496"/>
      <w:r w:rsidRPr="00982845">
        <w:t>Approval of Minutes from previous meetings</w:t>
      </w:r>
      <w:bookmarkEnd w:id="157"/>
      <w:bookmarkEnd w:id="158"/>
      <w:bookmarkEnd w:id="159"/>
      <w:bookmarkEnd w:id="160"/>
      <w:bookmarkEnd w:id="161"/>
      <w:bookmarkEnd w:id="162"/>
      <w:bookmarkEnd w:id="163"/>
      <w:bookmarkEnd w:id="164"/>
      <w:bookmarkEnd w:id="165"/>
      <w:bookmarkEnd w:id="166"/>
      <w:bookmarkEnd w:id="167"/>
      <w:bookmarkEnd w:id="168"/>
      <w:bookmarkEnd w:id="169"/>
    </w:p>
    <w:p w14:paraId="78D249C3" w14:textId="77777777" w:rsidR="009048F4" w:rsidRPr="00982845" w:rsidRDefault="009048F4" w:rsidP="009048F4">
      <w:pPr>
        <w:rPr>
          <w:rFonts w:eastAsia="DengXian"/>
          <w:lang w:eastAsia="zh-CN"/>
        </w:rPr>
      </w:pPr>
    </w:p>
    <w:p w14:paraId="3664B534" w14:textId="38F32BD8" w:rsidR="009048F4" w:rsidRPr="00982845" w:rsidRDefault="004710F9" w:rsidP="009048F4">
      <w:hyperlink r:id="rId15" w:history="1">
        <w:r>
          <w:rPr>
            <w:rStyle w:val="Hyperlink"/>
            <w:highlight w:val="green"/>
          </w:rPr>
          <w:t>R1-2506702</w:t>
        </w:r>
      </w:hyperlink>
      <w:r w:rsidR="009048F4" w:rsidRPr="00982845">
        <w:tab/>
        <w:t>Report of RAN1#122 meeting</w:t>
      </w:r>
      <w:r w:rsidR="009048F4" w:rsidRPr="00982845">
        <w:tab/>
        <w:t>ETSI MCC</w:t>
      </w:r>
    </w:p>
    <w:p w14:paraId="50884D01"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170" w:name="_Toc210658537"/>
      <w:bookmarkStart w:id="171" w:name="_Toc210658635"/>
      <w:bookmarkStart w:id="172" w:name="_Toc210659353"/>
      <w:bookmarkStart w:id="173" w:name="_Toc211860283"/>
      <w:bookmarkStart w:id="174" w:name="_Toc211860576"/>
      <w:bookmarkStart w:id="175" w:name="_Toc211860801"/>
      <w:bookmarkStart w:id="176" w:name="_Toc211861043"/>
      <w:bookmarkStart w:id="177" w:name="_Toc211861455"/>
      <w:bookmarkStart w:id="178" w:name="_Toc211861628"/>
      <w:bookmarkStart w:id="179" w:name="_Toc211861851"/>
      <w:bookmarkStart w:id="180" w:name="_Toc211861944"/>
      <w:bookmarkStart w:id="181" w:name="_Toc211862343"/>
      <w:bookmarkStart w:id="182" w:name="_Toc211862497"/>
      <w:r w:rsidRPr="00982845">
        <w:t>Incoming Liaison Statements</w:t>
      </w:r>
      <w:bookmarkEnd w:id="170"/>
      <w:bookmarkEnd w:id="171"/>
      <w:bookmarkEnd w:id="172"/>
      <w:bookmarkEnd w:id="173"/>
      <w:bookmarkEnd w:id="174"/>
      <w:bookmarkEnd w:id="175"/>
      <w:bookmarkEnd w:id="176"/>
      <w:bookmarkEnd w:id="177"/>
      <w:bookmarkEnd w:id="178"/>
      <w:bookmarkEnd w:id="179"/>
      <w:bookmarkEnd w:id="180"/>
      <w:bookmarkEnd w:id="181"/>
      <w:bookmarkEnd w:id="182"/>
    </w:p>
    <w:p w14:paraId="54CAF34C" w14:textId="77777777" w:rsidR="00383077" w:rsidRDefault="00383077" w:rsidP="00383077">
      <w:pPr>
        <w:rPr>
          <w:rFonts w:eastAsia="DengXian"/>
          <w:lang w:eastAsia="zh-CN"/>
        </w:rPr>
      </w:pPr>
    </w:p>
    <w:p w14:paraId="08E47B63" w14:textId="77777777" w:rsidR="00383077" w:rsidRPr="00B843ED" w:rsidRDefault="00383077" w:rsidP="00383077">
      <w:pPr>
        <w:rPr>
          <w:b/>
          <w:bCs/>
          <w:lang w:eastAsia="x-none"/>
        </w:rPr>
      </w:pPr>
      <w:r w:rsidRPr="00C020F0">
        <w:rPr>
          <w:rFonts w:eastAsia="DengXian" w:hint="eastAsia"/>
          <w:b/>
          <w:bCs/>
          <w:lang w:eastAsia="zh-CN"/>
        </w:rPr>
        <w:t>RAN1</w:t>
      </w:r>
      <w:r w:rsidRPr="00B843ED">
        <w:rPr>
          <w:rFonts w:hint="eastAsia"/>
          <w:b/>
          <w:bCs/>
          <w:lang w:eastAsia="x-none"/>
        </w:rPr>
        <w:t xml:space="preserve"> S</w:t>
      </w:r>
      <w:r w:rsidRPr="00B843ED">
        <w:rPr>
          <w:b/>
          <w:bCs/>
          <w:lang w:eastAsia="x-none"/>
        </w:rPr>
        <w:t>ec</w:t>
      </w:r>
      <w:r w:rsidRPr="00B843ED">
        <w:rPr>
          <w:rFonts w:hint="eastAsia"/>
          <w:b/>
          <w:bCs/>
          <w:lang w:eastAsia="x-none"/>
        </w:rPr>
        <w:t>re</w:t>
      </w:r>
      <w:r w:rsidRPr="00B843ED">
        <w:rPr>
          <w:b/>
          <w:bCs/>
          <w:lang w:eastAsia="x-none"/>
        </w:rPr>
        <w:t>tary</w:t>
      </w:r>
    </w:p>
    <w:p w14:paraId="405E3119" w14:textId="17ECBB0F" w:rsidR="00383077" w:rsidRDefault="004710F9" w:rsidP="00383077">
      <w:hyperlink r:id="rId16" w:history="1">
        <w:r>
          <w:rPr>
            <w:rStyle w:val="Hyperlink"/>
          </w:rPr>
          <w:t>R1-2506729</w:t>
        </w:r>
      </w:hyperlink>
      <w:r w:rsidR="00383077">
        <w:tab/>
        <w:t>LS on please take good care of Carolyn</w:t>
      </w:r>
      <w:r w:rsidR="00383077">
        <w:tab/>
        <w:t>RAN4 Chair (Apple)</w:t>
      </w:r>
    </w:p>
    <w:p w14:paraId="3C5E4673" w14:textId="074E613E" w:rsidR="00A524D8" w:rsidRPr="00C020F0" w:rsidRDefault="00A524D8" w:rsidP="00383077">
      <w:pPr>
        <w:rPr>
          <w:rFonts w:eastAsia="DengXian"/>
          <w:lang w:eastAsia="zh-CN"/>
        </w:rPr>
      </w:pPr>
      <w:r w:rsidRPr="00A524D8">
        <w:rPr>
          <w:b/>
          <w:bCs/>
        </w:rPr>
        <w:t>Decision:</w:t>
      </w:r>
      <w:r>
        <w:t xml:space="preserve"> This was noted.</w:t>
      </w:r>
    </w:p>
    <w:p w14:paraId="788E6565" w14:textId="77777777" w:rsidR="00383077" w:rsidRPr="00BA252F" w:rsidRDefault="00383077" w:rsidP="00383077">
      <w:pPr>
        <w:rPr>
          <w:rFonts w:eastAsia="DengXian"/>
          <w:b/>
          <w:bCs/>
          <w:u w:val="single"/>
          <w:lang w:eastAsia="zh-CN"/>
        </w:rPr>
      </w:pPr>
      <w:r w:rsidRPr="00BA252F">
        <w:rPr>
          <w:rFonts w:eastAsia="DengXian" w:hint="eastAsia"/>
          <w:b/>
          <w:bCs/>
          <w:u w:val="single"/>
          <w:lang w:eastAsia="zh-CN"/>
        </w:rPr>
        <w:t>Relevant Tdoc:</w:t>
      </w:r>
    </w:p>
    <w:p w14:paraId="09D4C151" w14:textId="412C48DC" w:rsidR="00383077" w:rsidRPr="00C020F0" w:rsidRDefault="004710F9" w:rsidP="00383077">
      <w:pPr>
        <w:rPr>
          <w:rFonts w:eastAsia="DengXian"/>
          <w:lang w:eastAsia="zh-CN"/>
        </w:rPr>
      </w:pPr>
      <w:hyperlink r:id="rId17" w:history="1">
        <w:r>
          <w:rPr>
            <w:rStyle w:val="Hyperlink"/>
          </w:rPr>
          <w:t>R1-2507889</w:t>
        </w:r>
      </w:hyperlink>
      <w:r w:rsidR="00383077">
        <w:tab/>
        <w:t>Draft reply LS on please take good care of Carolyn</w:t>
      </w:r>
      <w:r w:rsidR="00383077">
        <w:tab/>
        <w:t>THALES</w:t>
      </w:r>
    </w:p>
    <w:p w14:paraId="342FA61D" w14:textId="7006D01E" w:rsidR="00454479" w:rsidRPr="009A1F7B" w:rsidRDefault="00A524D8" w:rsidP="00454479">
      <w:pPr>
        <w:pBdr>
          <w:bottom w:val="single" w:sz="6" w:space="1" w:color="auto"/>
        </w:pBdr>
        <w:rPr>
          <w:rFonts w:eastAsia="DengXian"/>
          <w:lang w:eastAsia="zh-CN"/>
        </w:rPr>
      </w:pPr>
      <w:r w:rsidRPr="00A524D8">
        <w:rPr>
          <w:b/>
          <w:bCs/>
        </w:rPr>
        <w:t>Decision:</w:t>
      </w:r>
      <w:r w:rsidR="006F4149">
        <w:t xml:space="preserve"> </w:t>
      </w:r>
      <w:r>
        <w:t>This was noted.</w:t>
      </w:r>
    </w:p>
    <w:p w14:paraId="23047716" w14:textId="77777777" w:rsidR="00454479" w:rsidRPr="009A1F7B" w:rsidRDefault="00454479" w:rsidP="00454479">
      <w:pPr>
        <w:rPr>
          <w:rFonts w:eastAsia="DengXian"/>
          <w:lang w:eastAsia="zh-CN"/>
        </w:rPr>
      </w:pPr>
    </w:p>
    <w:p w14:paraId="51E8B24C" w14:textId="41B56003" w:rsidR="000C7094" w:rsidRDefault="004710F9" w:rsidP="000C7094">
      <w:pPr>
        <w:ind w:left="1440" w:hanging="1440"/>
      </w:pPr>
      <w:hyperlink r:id="rId18" w:history="1">
        <w:r>
          <w:rPr>
            <w:rStyle w:val="Hyperlink"/>
          </w:rPr>
          <w:t>R1-2507032</w:t>
        </w:r>
      </w:hyperlink>
      <w:r w:rsidR="000C7094">
        <w:tab/>
        <w:t>LS on Study on Modernization of Specification Format and Procedures for 6G</w:t>
      </w:r>
      <w:r w:rsidR="000C7094">
        <w:tab/>
        <w:t>SA, Nokia, Samsung, CMCC, ETSI MCC</w:t>
      </w:r>
    </w:p>
    <w:p w14:paraId="670CEF64" w14:textId="77777777" w:rsidR="000C7094" w:rsidRPr="004F4A72" w:rsidRDefault="000C7094" w:rsidP="000C7094">
      <w:pPr>
        <w:rPr>
          <w:rFonts w:eastAsia="DengXian"/>
          <w:highlight w:val="cyan"/>
          <w:lang w:eastAsia="zh-CN"/>
        </w:rPr>
      </w:pPr>
      <w:r w:rsidRPr="00CF2D46">
        <w:rPr>
          <w:rFonts w:eastAsia="DengXian"/>
          <w:lang w:eastAsia="zh-CN"/>
        </w:rPr>
        <w:t>TSG SA asks all groups to remind delegates about the ongoing Study on Modernization of Specification Format and Procedures for 6G and to encourage participation to reflect the needs and ways of working of all groups.</w:t>
      </w:r>
      <w:r w:rsidRPr="00CF2D46">
        <w:rPr>
          <w:rFonts w:eastAsia="DengXian" w:hint="eastAsia"/>
          <w:lang w:eastAsia="zh-CN"/>
        </w:rPr>
        <w:t xml:space="preserve"> No RAN1 immediate action is needed.</w:t>
      </w:r>
    </w:p>
    <w:p w14:paraId="5B0D80D9" w14:textId="3F9FB981" w:rsidR="00000558" w:rsidRPr="009A1F7B" w:rsidRDefault="00A524D8" w:rsidP="00000558">
      <w:pPr>
        <w:pBdr>
          <w:bottom w:val="single" w:sz="6" w:space="1" w:color="auto"/>
        </w:pBdr>
        <w:rPr>
          <w:rFonts w:eastAsia="DengXian"/>
          <w:lang w:eastAsia="zh-CN"/>
        </w:rPr>
      </w:pPr>
      <w:r w:rsidRPr="00A524D8">
        <w:rPr>
          <w:b/>
          <w:bCs/>
        </w:rPr>
        <w:t>Decision:</w:t>
      </w:r>
      <w:r>
        <w:t xml:space="preserve"> This was noted.</w:t>
      </w:r>
    </w:p>
    <w:p w14:paraId="3014EB1C" w14:textId="77777777" w:rsidR="00000558" w:rsidRPr="009A1F7B" w:rsidRDefault="00000558" w:rsidP="00000558">
      <w:pPr>
        <w:rPr>
          <w:rFonts w:eastAsia="DengXian"/>
          <w:lang w:eastAsia="zh-CN"/>
        </w:rPr>
      </w:pPr>
    </w:p>
    <w:p w14:paraId="2871396C" w14:textId="77777777" w:rsidR="000C7094" w:rsidRDefault="000C7094" w:rsidP="000C7094">
      <w:pPr>
        <w:ind w:left="1440" w:hanging="1440"/>
        <w:rPr>
          <w:rFonts w:eastAsia="DengXian"/>
          <w:b/>
          <w:bCs/>
          <w:u w:val="single"/>
          <w:lang w:eastAsia="zh-CN"/>
        </w:rPr>
      </w:pPr>
      <w:r w:rsidRPr="00917A6D">
        <w:rPr>
          <w:rFonts w:eastAsia="DengXian" w:hint="eastAsia"/>
          <w:b/>
          <w:bCs/>
          <w:u w:val="single"/>
          <w:lang w:eastAsia="zh-CN"/>
        </w:rPr>
        <w:t>R19 AI/ML</w:t>
      </w:r>
    </w:p>
    <w:p w14:paraId="1AB4BC81" w14:textId="6958B514" w:rsidR="000C7094" w:rsidRPr="0030435B" w:rsidRDefault="004710F9" w:rsidP="000C7094">
      <w:pPr>
        <w:rPr>
          <w:rFonts w:eastAsia="DengXian"/>
          <w:lang w:eastAsia="zh-CN"/>
        </w:rPr>
      </w:pPr>
      <w:hyperlink r:id="rId19" w:history="1">
        <w:r>
          <w:rPr>
            <w:rStyle w:val="Hyperlink"/>
          </w:rPr>
          <w:t>R1-2506715</w:t>
        </w:r>
      </w:hyperlink>
      <w:r w:rsidR="000C7094">
        <w:tab/>
        <w:t>LS on candidate data collection</w:t>
      </w:r>
      <w:r w:rsidR="000C7094">
        <w:tab/>
        <w:t>RAN2, Xiaomi, Ericsson</w:t>
      </w:r>
    </w:p>
    <w:p w14:paraId="22B0534B" w14:textId="77777777" w:rsidR="000C7094" w:rsidRDefault="000C7094" w:rsidP="000C7094">
      <w:pPr>
        <w:rPr>
          <w:rFonts w:eastAsia="DengXian"/>
          <w:highlight w:val="yellow"/>
          <w:lang w:eastAsia="zh-CN"/>
        </w:rPr>
      </w:pPr>
      <w:r w:rsidRPr="00CF2D46">
        <w:rPr>
          <w:rFonts w:eastAsia="DengXian" w:hint="eastAsia"/>
          <w:lang w:eastAsia="zh-CN"/>
        </w:rPr>
        <w:t xml:space="preserve">RAN2 is requesting RAN1 to feedback </w:t>
      </w:r>
      <w:r w:rsidRPr="00CF2D46">
        <w:rPr>
          <w:rFonts w:eastAsia="DengXian"/>
          <w:lang w:eastAsia="zh-CN"/>
        </w:rPr>
        <w:t>if there are any concerns</w:t>
      </w:r>
      <w:r w:rsidRPr="00CF2D46">
        <w:rPr>
          <w:rFonts w:eastAsia="DengXian" w:hint="eastAsia"/>
          <w:lang w:eastAsia="zh-CN"/>
        </w:rPr>
        <w:t xml:space="preserve"> on its agreements for Beam management UE-side data </w:t>
      </w:r>
      <w:r w:rsidRPr="00CF2D46">
        <w:rPr>
          <w:rFonts w:eastAsia="DengXian"/>
          <w:lang w:eastAsia="zh-CN"/>
        </w:rPr>
        <w:t>collection</w:t>
      </w:r>
      <w:r w:rsidRPr="00CF2D46">
        <w:rPr>
          <w:rFonts w:eastAsia="DengXian" w:hint="eastAsia"/>
          <w:lang w:eastAsia="zh-CN"/>
        </w:rPr>
        <w:t>, as well as to provide necessary higher layer parameters for CSI prediction and for AI/ML beam management. RAN1 response needed.</w:t>
      </w:r>
      <w:r w:rsidRPr="00CF2D46">
        <w:rPr>
          <w:rFonts w:eastAsia="DengXian"/>
          <w:lang w:eastAsia="zh-CN"/>
        </w:rPr>
        <w:t xml:space="preserve"> To be handled in agenda item </w:t>
      </w:r>
      <w:r w:rsidRPr="00CF2D46">
        <w:rPr>
          <w:rFonts w:eastAsia="DengXian" w:hint="eastAsia"/>
          <w:lang w:eastAsia="zh-CN"/>
        </w:rPr>
        <w:t>8.1</w:t>
      </w:r>
      <w:r w:rsidRPr="00CF2D46">
        <w:rPr>
          <w:rFonts w:eastAsia="DengXian"/>
          <w:lang w:eastAsia="zh-CN"/>
        </w:rPr>
        <w:t xml:space="preserve">. </w:t>
      </w:r>
      <w:r w:rsidRPr="00CF2D46">
        <w:rPr>
          <w:rFonts w:eastAsia="DengXian" w:hint="eastAsia"/>
          <w:lang w:eastAsia="zh-CN"/>
        </w:rPr>
        <w:t>Moderator Haewook (LGE)</w:t>
      </w:r>
    </w:p>
    <w:p w14:paraId="585A5EBE" w14:textId="1DF18A53" w:rsidR="00CC6826" w:rsidRDefault="00CC6826" w:rsidP="000C7094">
      <w:r w:rsidRPr="00A524D8">
        <w:rPr>
          <w:b/>
          <w:bCs/>
        </w:rPr>
        <w:t>Decision:</w:t>
      </w:r>
      <w:r>
        <w:t xml:space="preserve"> This was noted.</w:t>
      </w:r>
    </w:p>
    <w:p w14:paraId="6A27C19A" w14:textId="77777777" w:rsidR="00CC6826" w:rsidRPr="00AE2725" w:rsidRDefault="00CC6826" w:rsidP="000C7094">
      <w:pPr>
        <w:rPr>
          <w:rFonts w:eastAsia="DengXian"/>
          <w:highlight w:val="cyan"/>
          <w:lang w:eastAsia="zh-CN"/>
        </w:rPr>
      </w:pPr>
    </w:p>
    <w:p w14:paraId="61782116" w14:textId="77777777" w:rsidR="000C7094" w:rsidRPr="0030435B" w:rsidRDefault="000C7094" w:rsidP="000C7094">
      <w:pPr>
        <w:rPr>
          <w:rFonts w:eastAsia="DengXian"/>
          <w:lang w:eastAsia="zh-CN"/>
        </w:rPr>
      </w:pPr>
      <w:r w:rsidRPr="00E205D4">
        <w:rPr>
          <w:rFonts w:eastAsia="DengXian" w:hint="eastAsia"/>
          <w:b/>
          <w:bCs/>
          <w:u w:val="single"/>
          <w:lang w:eastAsia="zh-CN"/>
        </w:rPr>
        <w:t>Relevant Tdocs:</w:t>
      </w:r>
    </w:p>
    <w:p w14:paraId="589A35B6" w14:textId="270AA064" w:rsidR="000C7094" w:rsidRDefault="004710F9" w:rsidP="000C7094">
      <w:hyperlink r:id="rId20" w:history="1">
        <w:r>
          <w:rPr>
            <w:rStyle w:val="Hyperlink"/>
          </w:rPr>
          <w:t>R1-2506767</w:t>
        </w:r>
      </w:hyperlink>
      <w:r w:rsidR="000C7094">
        <w:tab/>
        <w:t>Discussion on candidate data collection</w:t>
      </w:r>
      <w:r w:rsidR="000C7094">
        <w:tab/>
        <w:t>ZTE Corporation, Sanechips</w:t>
      </w:r>
    </w:p>
    <w:p w14:paraId="2F0B7676" w14:textId="331FA42A" w:rsidR="000C7094" w:rsidRDefault="004710F9" w:rsidP="000C7094">
      <w:hyperlink r:id="rId21" w:history="1">
        <w:r>
          <w:rPr>
            <w:rStyle w:val="Hyperlink"/>
          </w:rPr>
          <w:t>R1-2506768</w:t>
        </w:r>
      </w:hyperlink>
      <w:r w:rsidR="000C7094">
        <w:tab/>
        <w:t>Draft LS reply on candidate data collection</w:t>
      </w:r>
      <w:r w:rsidR="000C7094">
        <w:tab/>
        <w:t>ZTE Corporation, Sanechips</w:t>
      </w:r>
    </w:p>
    <w:p w14:paraId="65CC638F" w14:textId="06745445" w:rsidR="000C7094" w:rsidRDefault="004710F9" w:rsidP="000C7094">
      <w:hyperlink r:id="rId22" w:history="1">
        <w:r>
          <w:rPr>
            <w:rStyle w:val="Hyperlink"/>
          </w:rPr>
          <w:t>R1-2506851</w:t>
        </w:r>
      </w:hyperlink>
      <w:r w:rsidR="000C7094">
        <w:tab/>
        <w:t>Draft reply LS on candidate data collection</w:t>
      </w:r>
      <w:r w:rsidR="000C7094">
        <w:tab/>
        <w:t>vivo</w:t>
      </w:r>
    </w:p>
    <w:p w14:paraId="6D1444DB" w14:textId="47EABDA3" w:rsidR="000C7094" w:rsidRDefault="004710F9" w:rsidP="000C7094">
      <w:hyperlink r:id="rId23" w:history="1">
        <w:r>
          <w:rPr>
            <w:rStyle w:val="Hyperlink"/>
          </w:rPr>
          <w:t>R1-2506852</w:t>
        </w:r>
      </w:hyperlink>
      <w:r w:rsidR="000C7094">
        <w:tab/>
        <w:t>Discussion on candidate data collection</w:t>
      </w:r>
      <w:r w:rsidR="000C7094">
        <w:tab/>
        <w:t>vivo</w:t>
      </w:r>
    </w:p>
    <w:p w14:paraId="3DA27294" w14:textId="7B1C89B9" w:rsidR="000C7094" w:rsidRDefault="004710F9" w:rsidP="000C7094">
      <w:hyperlink r:id="rId24" w:history="1">
        <w:r>
          <w:rPr>
            <w:rStyle w:val="Hyperlink"/>
          </w:rPr>
          <w:t>R1-2506999</w:t>
        </w:r>
      </w:hyperlink>
      <w:r w:rsidR="000C7094">
        <w:tab/>
        <w:t>Discussion on LS on candidate data collection</w:t>
      </w:r>
      <w:r w:rsidR="000C7094">
        <w:tab/>
        <w:t>CMCC</w:t>
      </w:r>
    </w:p>
    <w:p w14:paraId="1C127CB2" w14:textId="0CE41038" w:rsidR="000C7094" w:rsidRDefault="004710F9" w:rsidP="000C7094">
      <w:hyperlink r:id="rId25" w:history="1">
        <w:r>
          <w:rPr>
            <w:rStyle w:val="Hyperlink"/>
          </w:rPr>
          <w:t>R1-2507081</w:t>
        </w:r>
      </w:hyperlink>
      <w:r w:rsidR="000C7094">
        <w:tab/>
        <w:t>Draft reply LS on candidate data collection</w:t>
      </w:r>
      <w:r w:rsidR="000C7094">
        <w:tab/>
        <w:t>CATT</w:t>
      </w:r>
    </w:p>
    <w:p w14:paraId="0C4685D8" w14:textId="58EF4ACE" w:rsidR="000C7094" w:rsidRDefault="004710F9" w:rsidP="000C7094">
      <w:hyperlink r:id="rId26" w:history="1">
        <w:r>
          <w:rPr>
            <w:rStyle w:val="Hyperlink"/>
          </w:rPr>
          <w:t>R1-2507157</w:t>
        </w:r>
      </w:hyperlink>
      <w:r w:rsidR="000C7094">
        <w:tab/>
        <w:t>Reply on LS on candidate data collection</w:t>
      </w:r>
      <w:r w:rsidR="000C7094">
        <w:tab/>
        <w:t>OPPO</w:t>
      </w:r>
    </w:p>
    <w:p w14:paraId="08896665" w14:textId="3C70FA7D" w:rsidR="000C7094" w:rsidRDefault="004710F9" w:rsidP="000C7094">
      <w:hyperlink r:id="rId27" w:history="1">
        <w:r>
          <w:rPr>
            <w:rStyle w:val="Hyperlink"/>
          </w:rPr>
          <w:t>R1-2507220</w:t>
        </w:r>
      </w:hyperlink>
      <w:r w:rsidR="000C7094">
        <w:tab/>
        <w:t>Discussion on RAN2 LS on candidate data collection</w:t>
      </w:r>
      <w:r w:rsidR="000C7094">
        <w:tab/>
      </w:r>
      <w:r w:rsidR="000C7094" w:rsidRPr="00CB5022">
        <w:rPr>
          <w:rFonts w:eastAsia="DengXian"/>
          <w:lang w:eastAsia="zh-CN"/>
        </w:rPr>
        <w:tab/>
      </w:r>
      <w:r w:rsidR="000C7094">
        <w:t>Samsung</w:t>
      </w:r>
    </w:p>
    <w:p w14:paraId="1A29E9A4" w14:textId="3078651F" w:rsidR="000C7094" w:rsidRDefault="004710F9" w:rsidP="000C7094">
      <w:pPr>
        <w:rPr>
          <w:rFonts w:eastAsia="DengXian"/>
          <w:lang w:eastAsia="zh-CN"/>
        </w:rPr>
      </w:pPr>
      <w:hyperlink r:id="rId28" w:history="1">
        <w:r>
          <w:rPr>
            <w:rStyle w:val="Hyperlink"/>
          </w:rPr>
          <w:t>R1-2507306</w:t>
        </w:r>
      </w:hyperlink>
      <w:r w:rsidR="000C7094">
        <w:tab/>
        <w:t>Discussion on LS on candidate data collection</w:t>
      </w:r>
      <w:r w:rsidR="000C7094">
        <w:tab/>
        <w:t>NEC</w:t>
      </w:r>
    </w:p>
    <w:p w14:paraId="54F4EDDA" w14:textId="117F7330" w:rsidR="000C7094" w:rsidRDefault="004710F9" w:rsidP="000C7094">
      <w:hyperlink r:id="rId29" w:history="1">
        <w:r>
          <w:rPr>
            <w:rStyle w:val="Hyperlink"/>
          </w:rPr>
          <w:t>R1-2507384</w:t>
        </w:r>
      </w:hyperlink>
      <w:r w:rsidR="000C7094">
        <w:tab/>
        <w:t>Discussion for LS on candidate data collection</w:t>
      </w:r>
      <w:r w:rsidR="000C7094">
        <w:tab/>
        <w:t>Nokia</w:t>
      </w:r>
    </w:p>
    <w:p w14:paraId="5355A3A7" w14:textId="40FDE716" w:rsidR="000C7094" w:rsidRDefault="004710F9" w:rsidP="000C7094">
      <w:pPr>
        <w:rPr>
          <w:rFonts w:eastAsia="DengXian"/>
          <w:lang w:eastAsia="zh-CN"/>
        </w:rPr>
      </w:pPr>
      <w:hyperlink r:id="rId30" w:history="1">
        <w:r>
          <w:rPr>
            <w:rStyle w:val="Hyperlink"/>
          </w:rPr>
          <w:t>R1-2507385</w:t>
        </w:r>
      </w:hyperlink>
      <w:r w:rsidR="000C7094">
        <w:tab/>
        <w:t>Draft LS reply on candidate data collection</w:t>
      </w:r>
      <w:r w:rsidR="000C7094">
        <w:tab/>
        <w:t>Nokia</w:t>
      </w:r>
    </w:p>
    <w:p w14:paraId="1774273F" w14:textId="3A547808" w:rsidR="000C7094" w:rsidRDefault="004710F9" w:rsidP="000C7094">
      <w:hyperlink r:id="rId31" w:history="1">
        <w:r>
          <w:rPr>
            <w:rStyle w:val="Hyperlink"/>
          </w:rPr>
          <w:t>R1-2507393</w:t>
        </w:r>
      </w:hyperlink>
      <w:r w:rsidR="000C7094">
        <w:tab/>
        <w:t>Draft reply LS on candidate data collection</w:t>
      </w:r>
      <w:r w:rsidR="000C7094">
        <w:tab/>
        <w:t>LG Electronics</w:t>
      </w:r>
    </w:p>
    <w:p w14:paraId="5E124CBD" w14:textId="78D05EFD" w:rsidR="000C7094" w:rsidRDefault="004710F9" w:rsidP="000C7094">
      <w:pPr>
        <w:rPr>
          <w:rFonts w:eastAsia="DengXian"/>
          <w:lang w:eastAsia="zh-CN"/>
        </w:rPr>
      </w:pPr>
      <w:hyperlink r:id="rId32" w:history="1">
        <w:r>
          <w:rPr>
            <w:rStyle w:val="Hyperlink"/>
          </w:rPr>
          <w:t>R1-2507431</w:t>
        </w:r>
      </w:hyperlink>
      <w:r w:rsidR="000C7094">
        <w:tab/>
        <w:t>Discussion on the RAN2 LS on candidate data collection</w:t>
      </w:r>
      <w:r w:rsidR="000C7094">
        <w:tab/>
        <w:t>Ericsson</w:t>
      </w:r>
    </w:p>
    <w:p w14:paraId="7F16D8FB" w14:textId="65FB6DFF" w:rsidR="000C7094" w:rsidRPr="00CB5022" w:rsidRDefault="004710F9" w:rsidP="000C7094">
      <w:pPr>
        <w:rPr>
          <w:rFonts w:eastAsia="DengXian"/>
          <w:lang w:eastAsia="zh-CN"/>
        </w:rPr>
      </w:pPr>
      <w:hyperlink r:id="rId33" w:history="1">
        <w:r>
          <w:rPr>
            <w:rStyle w:val="Hyperlink"/>
          </w:rPr>
          <w:t>R1-2507439</w:t>
        </w:r>
      </w:hyperlink>
      <w:r w:rsidR="000C7094">
        <w:tab/>
        <w:t>Draft Reply LS on candidate data collection</w:t>
      </w:r>
      <w:r w:rsidR="000C7094">
        <w:tab/>
        <w:t>Lenovo</w:t>
      </w:r>
    </w:p>
    <w:p w14:paraId="2A8F0BB9" w14:textId="187E7B52" w:rsidR="000C7094" w:rsidRDefault="004710F9" w:rsidP="000C7094">
      <w:hyperlink r:id="rId34" w:history="1">
        <w:r>
          <w:rPr>
            <w:rStyle w:val="Hyperlink"/>
          </w:rPr>
          <w:t>R1-2507523</w:t>
        </w:r>
      </w:hyperlink>
      <w:r w:rsidR="000C7094">
        <w:tab/>
        <w:t>Draft Reply LS on Candidate Data Collection</w:t>
      </w:r>
      <w:r w:rsidR="000C7094">
        <w:tab/>
        <w:t>Google</w:t>
      </w:r>
    </w:p>
    <w:p w14:paraId="4CC17978" w14:textId="0D249FE9" w:rsidR="000C7094" w:rsidRDefault="004710F9" w:rsidP="000C7094">
      <w:hyperlink r:id="rId35" w:history="1">
        <w:r>
          <w:rPr>
            <w:rStyle w:val="Hyperlink"/>
          </w:rPr>
          <w:t>R1-2507647</w:t>
        </w:r>
      </w:hyperlink>
      <w:r w:rsidR="000C7094">
        <w:tab/>
        <w:t>Discussion on RAN2 LS on candidate data collection</w:t>
      </w:r>
      <w:r w:rsidR="000C7094">
        <w:tab/>
        <w:t>Apple</w:t>
      </w:r>
    </w:p>
    <w:p w14:paraId="355DD273" w14:textId="727D7241" w:rsidR="000C7094" w:rsidRDefault="004710F9" w:rsidP="000C7094">
      <w:hyperlink r:id="rId36" w:history="1">
        <w:r>
          <w:rPr>
            <w:rStyle w:val="Hyperlink"/>
          </w:rPr>
          <w:t>R1-2507691</w:t>
        </w:r>
      </w:hyperlink>
      <w:r w:rsidR="000C7094">
        <w:tab/>
        <w:t>Discussion for LS reply on candidate data collection</w:t>
      </w:r>
      <w:r w:rsidR="000C7094">
        <w:tab/>
        <w:t>Qualcomm Incorporated</w:t>
      </w:r>
    </w:p>
    <w:p w14:paraId="6B5F6828" w14:textId="46C468AD" w:rsidR="000C7094" w:rsidRDefault="004710F9" w:rsidP="000C7094">
      <w:hyperlink r:id="rId37" w:history="1">
        <w:r>
          <w:rPr>
            <w:rStyle w:val="Hyperlink"/>
          </w:rPr>
          <w:t>R1-2507773</w:t>
        </w:r>
      </w:hyperlink>
      <w:r w:rsidR="000C7094">
        <w:tab/>
        <w:t>Discussion on RAN2 LS on candidate data collection</w:t>
      </w:r>
      <w:r w:rsidR="000C7094" w:rsidRPr="00CB5022">
        <w:rPr>
          <w:rFonts w:eastAsia="DengXian"/>
          <w:lang w:eastAsia="zh-CN"/>
        </w:rPr>
        <w:tab/>
      </w:r>
      <w:r w:rsidR="000C7094" w:rsidRPr="00CB5022">
        <w:rPr>
          <w:rFonts w:eastAsia="DengXian"/>
          <w:lang w:eastAsia="zh-CN"/>
        </w:rPr>
        <w:tab/>
      </w:r>
      <w:r w:rsidR="000C7094">
        <w:t>Sharp</w:t>
      </w:r>
    </w:p>
    <w:p w14:paraId="462BB354" w14:textId="7FF45AF1" w:rsidR="000C7094" w:rsidRDefault="004710F9" w:rsidP="000C7094">
      <w:hyperlink r:id="rId38" w:history="1">
        <w:r>
          <w:rPr>
            <w:rStyle w:val="Hyperlink"/>
          </w:rPr>
          <w:t>R1-2507928</w:t>
        </w:r>
      </w:hyperlink>
      <w:r w:rsidR="000C7094">
        <w:tab/>
        <w:t>Discussion on the LS reply to RAN2 on candidate data collection</w:t>
      </w:r>
      <w:r w:rsidR="000C7094">
        <w:tab/>
        <w:t>Huawei, HiSilicon</w:t>
      </w:r>
    </w:p>
    <w:p w14:paraId="7FC20930" w14:textId="6FD4A7D8" w:rsidR="00DA03D1" w:rsidRDefault="004710F9" w:rsidP="00DA03D1">
      <w:pPr>
        <w:pBdr>
          <w:bottom w:val="single" w:sz="6" w:space="1" w:color="auto"/>
        </w:pBdr>
        <w:rPr>
          <w:rFonts w:eastAsia="DengXian"/>
          <w:lang w:eastAsia="zh-CN"/>
        </w:rPr>
      </w:pPr>
      <w:hyperlink r:id="rId39" w:history="1">
        <w:r w:rsidRPr="00075F13">
          <w:rPr>
            <w:rStyle w:val="Hyperlink"/>
            <w:rFonts w:eastAsia="DengXian"/>
            <w:highlight w:val="green"/>
            <w:lang w:eastAsia="zh-CN"/>
          </w:rPr>
          <w:t>R1-2508139</w:t>
        </w:r>
      </w:hyperlink>
      <w:r w:rsidR="00A8688C">
        <w:rPr>
          <w:rFonts w:eastAsia="DengXian"/>
          <w:lang w:eastAsia="zh-CN"/>
        </w:rPr>
        <w:tab/>
      </w:r>
      <w:r w:rsidR="00A8688C" w:rsidRPr="00A8688C">
        <w:rPr>
          <w:rFonts w:eastAsia="DengXian"/>
          <w:lang w:eastAsia="zh-CN"/>
        </w:rPr>
        <w:t>[DRAFT] Reply LS on candidate data collection</w:t>
      </w:r>
      <w:r w:rsidR="00A8688C">
        <w:rPr>
          <w:rFonts w:eastAsia="DengXian"/>
          <w:lang w:eastAsia="zh-CN"/>
        </w:rPr>
        <w:tab/>
      </w:r>
      <w:r w:rsidR="00A8688C" w:rsidRPr="00A8688C">
        <w:rPr>
          <w:rFonts w:eastAsia="DengXian"/>
          <w:lang w:eastAsia="zh-CN"/>
        </w:rPr>
        <w:t>Moderator (LG Electronics)</w:t>
      </w:r>
    </w:p>
    <w:p w14:paraId="739189FE" w14:textId="681C7F15" w:rsidR="00075F13" w:rsidRDefault="00075F13" w:rsidP="00DA03D1">
      <w:pPr>
        <w:pBdr>
          <w:bottom w:val="single" w:sz="6" w:space="1" w:color="auto"/>
        </w:pBdr>
        <w:rPr>
          <w:rFonts w:eastAsia="DengXian"/>
          <w:lang w:eastAsia="zh-CN"/>
        </w:rPr>
      </w:pPr>
      <w:r>
        <w:rPr>
          <w:rFonts w:eastAsia="DengXian"/>
          <w:lang w:eastAsia="zh-CN"/>
        </w:rPr>
        <w:t>Decision: This was endorsed.</w:t>
      </w:r>
    </w:p>
    <w:p w14:paraId="7436B3EC" w14:textId="4BBE1B95" w:rsidR="00A8688C" w:rsidRDefault="004710F9" w:rsidP="00DA03D1">
      <w:pPr>
        <w:pBdr>
          <w:bottom w:val="single" w:sz="6" w:space="1" w:color="auto"/>
        </w:pBdr>
        <w:rPr>
          <w:rFonts w:eastAsia="DengXian"/>
          <w:lang w:eastAsia="zh-CN"/>
        </w:rPr>
      </w:pPr>
      <w:hyperlink r:id="rId40" w:history="1">
        <w:r w:rsidRPr="0055655D">
          <w:rPr>
            <w:rStyle w:val="Hyperlink"/>
            <w:rFonts w:eastAsia="DengXian"/>
            <w:highlight w:val="green"/>
            <w:lang w:eastAsia="zh-CN"/>
          </w:rPr>
          <w:t>R1-2508140</w:t>
        </w:r>
      </w:hyperlink>
      <w:r w:rsidR="00A8688C">
        <w:rPr>
          <w:rFonts w:eastAsia="DengXian"/>
          <w:lang w:eastAsia="zh-CN"/>
        </w:rPr>
        <w:tab/>
      </w:r>
      <w:r w:rsidR="00A8688C" w:rsidRPr="00A8688C">
        <w:rPr>
          <w:rFonts w:eastAsia="DengXian"/>
          <w:lang w:eastAsia="zh-CN"/>
        </w:rPr>
        <w:t>Reply LS on candidate data collection</w:t>
      </w:r>
      <w:r w:rsidR="00A8688C">
        <w:rPr>
          <w:rFonts w:eastAsia="DengXian"/>
          <w:lang w:eastAsia="zh-CN"/>
        </w:rPr>
        <w:tab/>
      </w:r>
      <w:r w:rsidR="00A8688C" w:rsidRPr="00A8688C">
        <w:rPr>
          <w:rFonts w:eastAsia="DengXian"/>
          <w:lang w:eastAsia="zh-CN"/>
        </w:rPr>
        <w:t>RAN1, LG Electronics</w:t>
      </w:r>
    </w:p>
    <w:p w14:paraId="05994578" w14:textId="7E1A8FA5" w:rsidR="0055655D" w:rsidRDefault="0055655D" w:rsidP="00DA03D1">
      <w:pPr>
        <w:pBdr>
          <w:bottom w:val="single" w:sz="6" w:space="1" w:color="auto"/>
        </w:pBdr>
        <w:rPr>
          <w:rFonts w:eastAsia="DengXian"/>
          <w:lang w:eastAsia="zh-CN"/>
        </w:rPr>
      </w:pPr>
      <w:r w:rsidRPr="0055655D">
        <w:rPr>
          <w:rFonts w:eastAsia="DengXian"/>
          <w:b/>
          <w:bCs/>
          <w:lang w:eastAsia="zh-CN"/>
        </w:rPr>
        <w:t xml:space="preserve">Decision: </w:t>
      </w:r>
      <w:r>
        <w:rPr>
          <w:rFonts w:eastAsia="DengXian"/>
          <w:lang w:eastAsia="zh-CN"/>
        </w:rPr>
        <w:t>This was approved.</w:t>
      </w:r>
    </w:p>
    <w:p w14:paraId="56540C40" w14:textId="77777777" w:rsidR="00A8688C" w:rsidRPr="009A1F7B" w:rsidRDefault="00A8688C" w:rsidP="00DA03D1">
      <w:pPr>
        <w:pBdr>
          <w:bottom w:val="single" w:sz="6" w:space="1" w:color="auto"/>
        </w:pBdr>
        <w:rPr>
          <w:rFonts w:eastAsia="DengXian"/>
          <w:lang w:eastAsia="zh-CN"/>
        </w:rPr>
      </w:pPr>
    </w:p>
    <w:p w14:paraId="51E76ACD" w14:textId="77777777" w:rsidR="00DA03D1" w:rsidRPr="009A1F7B" w:rsidRDefault="00DA03D1" w:rsidP="00DA03D1">
      <w:pPr>
        <w:rPr>
          <w:rFonts w:eastAsia="DengXian"/>
          <w:lang w:eastAsia="zh-CN"/>
        </w:rPr>
      </w:pPr>
    </w:p>
    <w:p w14:paraId="2F09D8C2" w14:textId="40544498" w:rsidR="000C7094" w:rsidRPr="0030435B" w:rsidRDefault="004710F9" w:rsidP="000C7094">
      <w:pPr>
        <w:rPr>
          <w:rFonts w:eastAsia="DengXian"/>
          <w:lang w:eastAsia="zh-CN"/>
        </w:rPr>
      </w:pPr>
      <w:hyperlink r:id="rId41" w:history="1">
        <w:r>
          <w:rPr>
            <w:rStyle w:val="Hyperlink"/>
          </w:rPr>
          <w:t>R1-2506722</w:t>
        </w:r>
      </w:hyperlink>
      <w:r w:rsidR="000C7094">
        <w:tab/>
        <w:t>LS to RAN1 and RAN3 on NW side data collection</w:t>
      </w:r>
      <w:r w:rsidR="000C7094">
        <w:tab/>
        <w:t>RAN2, ZTE</w:t>
      </w:r>
    </w:p>
    <w:p w14:paraId="27CD4D9D" w14:textId="77777777" w:rsidR="000C7094" w:rsidRDefault="000C7094" w:rsidP="000C7094">
      <w:pPr>
        <w:rPr>
          <w:rFonts w:eastAsia="DengXian"/>
          <w:highlight w:val="yellow"/>
          <w:lang w:eastAsia="zh-CN"/>
        </w:rPr>
      </w:pPr>
      <w:r w:rsidRPr="00CF2D46">
        <w:rPr>
          <w:rFonts w:eastAsia="DengXian" w:hint="eastAsia"/>
          <w:lang w:eastAsia="zh-CN"/>
        </w:rPr>
        <w:t xml:space="preserve">RAN2 is requesting RAN1 to feedback </w:t>
      </w:r>
      <w:r w:rsidRPr="00CF2D46">
        <w:rPr>
          <w:rFonts w:eastAsia="DengXian"/>
          <w:lang w:eastAsia="zh-CN"/>
        </w:rPr>
        <w:t>if there are any concerns</w:t>
      </w:r>
      <w:r w:rsidRPr="00CF2D46">
        <w:rPr>
          <w:rFonts w:eastAsia="DengXian" w:hint="eastAsia"/>
          <w:lang w:eastAsia="zh-CN"/>
        </w:rPr>
        <w:t xml:space="preserve"> on its agreements NW side data </w:t>
      </w:r>
      <w:r w:rsidRPr="00CF2D46">
        <w:rPr>
          <w:rFonts w:eastAsia="DengXian"/>
          <w:lang w:eastAsia="zh-CN"/>
        </w:rPr>
        <w:t>collection</w:t>
      </w:r>
      <w:r w:rsidRPr="00CF2D46">
        <w:rPr>
          <w:rFonts w:eastAsia="DengXian" w:hint="eastAsia"/>
          <w:lang w:eastAsia="zh-CN"/>
        </w:rPr>
        <w:t>, as well as to necessary feedback. RAN1 discussion is needed.</w:t>
      </w:r>
      <w:r w:rsidRPr="00CF2D46">
        <w:rPr>
          <w:rFonts w:eastAsia="DengXian"/>
          <w:lang w:eastAsia="zh-CN"/>
        </w:rPr>
        <w:t xml:space="preserve"> To be handled in agenda item </w:t>
      </w:r>
      <w:r w:rsidRPr="00CF2D46">
        <w:rPr>
          <w:rFonts w:eastAsia="DengXian" w:hint="eastAsia"/>
          <w:lang w:eastAsia="zh-CN"/>
        </w:rPr>
        <w:t>8.1</w:t>
      </w:r>
      <w:r w:rsidRPr="00CF2D46">
        <w:rPr>
          <w:rFonts w:eastAsia="DengXian"/>
          <w:lang w:eastAsia="zh-CN"/>
        </w:rPr>
        <w:t xml:space="preserve">. </w:t>
      </w:r>
      <w:r w:rsidRPr="00CF2D46">
        <w:rPr>
          <w:rFonts w:eastAsia="DengXian" w:hint="eastAsia"/>
          <w:lang w:eastAsia="zh-CN"/>
        </w:rPr>
        <w:t>Moderator Zhe (Samsung)</w:t>
      </w:r>
    </w:p>
    <w:p w14:paraId="73C99A81" w14:textId="18392F2B" w:rsidR="00CC6826" w:rsidRDefault="00CC6826" w:rsidP="000C7094">
      <w:r w:rsidRPr="00A524D8">
        <w:rPr>
          <w:b/>
          <w:bCs/>
        </w:rPr>
        <w:t>Decision:</w:t>
      </w:r>
      <w:r>
        <w:t xml:space="preserve"> This was noted.</w:t>
      </w:r>
    </w:p>
    <w:p w14:paraId="3BC21083" w14:textId="77777777" w:rsidR="00CC6826" w:rsidRPr="004F4A72" w:rsidRDefault="00CC6826" w:rsidP="000C7094">
      <w:pPr>
        <w:rPr>
          <w:rFonts w:eastAsia="DengXian"/>
          <w:highlight w:val="cyan"/>
          <w:lang w:eastAsia="zh-CN"/>
        </w:rPr>
      </w:pPr>
    </w:p>
    <w:p w14:paraId="0A275049" w14:textId="77777777" w:rsidR="000C7094" w:rsidRPr="0030435B" w:rsidRDefault="000C7094" w:rsidP="000C7094">
      <w:pPr>
        <w:rPr>
          <w:rFonts w:eastAsia="DengXian"/>
          <w:lang w:eastAsia="zh-CN"/>
        </w:rPr>
      </w:pPr>
      <w:r w:rsidRPr="00E205D4">
        <w:rPr>
          <w:rFonts w:eastAsia="DengXian" w:hint="eastAsia"/>
          <w:b/>
          <w:bCs/>
          <w:u w:val="single"/>
          <w:lang w:eastAsia="zh-CN"/>
        </w:rPr>
        <w:t>Relevant Tdocs:</w:t>
      </w:r>
    </w:p>
    <w:p w14:paraId="213FC89A" w14:textId="08BD427D" w:rsidR="000C7094" w:rsidRDefault="004710F9" w:rsidP="000C7094">
      <w:hyperlink r:id="rId42" w:history="1">
        <w:r>
          <w:rPr>
            <w:rStyle w:val="Hyperlink"/>
          </w:rPr>
          <w:t>R1-2506765</w:t>
        </w:r>
      </w:hyperlink>
      <w:r w:rsidR="000C7094">
        <w:tab/>
        <w:t>Discussion on NW side data collection</w:t>
      </w:r>
      <w:r w:rsidR="000C7094">
        <w:tab/>
        <w:t>ZTE Corporation, Sanechips</w:t>
      </w:r>
    </w:p>
    <w:p w14:paraId="26FF8BBF" w14:textId="63D567AC" w:rsidR="000C7094" w:rsidRDefault="004710F9" w:rsidP="000C7094">
      <w:hyperlink r:id="rId43" w:history="1">
        <w:r>
          <w:rPr>
            <w:rStyle w:val="Hyperlink"/>
          </w:rPr>
          <w:t>R1-2506766</w:t>
        </w:r>
      </w:hyperlink>
      <w:r w:rsidR="000C7094">
        <w:tab/>
        <w:t>Draft LS reply on NW side data collection</w:t>
      </w:r>
      <w:r w:rsidR="000C7094">
        <w:tab/>
        <w:t>ZTE Corporation, Sanechips</w:t>
      </w:r>
    </w:p>
    <w:p w14:paraId="34A0E306" w14:textId="610B7FCB" w:rsidR="000C7094" w:rsidRDefault="004710F9" w:rsidP="000C7094">
      <w:hyperlink r:id="rId44" w:history="1">
        <w:r>
          <w:rPr>
            <w:rStyle w:val="Hyperlink"/>
          </w:rPr>
          <w:t>R1-2506998</w:t>
        </w:r>
      </w:hyperlink>
      <w:r w:rsidR="000C7094">
        <w:tab/>
        <w:t>Discussion on RAN2’s LS to RAN1 and RAN3 on NW side data collection</w:t>
      </w:r>
      <w:r w:rsidR="000C7094">
        <w:tab/>
        <w:t>CMCC</w:t>
      </w:r>
    </w:p>
    <w:p w14:paraId="1B321F58" w14:textId="10F5CCF2" w:rsidR="000C7094" w:rsidRDefault="004710F9" w:rsidP="000C7094">
      <w:pPr>
        <w:rPr>
          <w:rFonts w:eastAsia="DengXian"/>
          <w:lang w:eastAsia="zh-CN"/>
        </w:rPr>
      </w:pPr>
      <w:hyperlink r:id="rId45" w:history="1">
        <w:r>
          <w:rPr>
            <w:rStyle w:val="Hyperlink"/>
          </w:rPr>
          <w:t>R1-2507226</w:t>
        </w:r>
      </w:hyperlink>
      <w:r w:rsidR="000C7094">
        <w:tab/>
        <w:t>Discussion on RAN2 LS to RAN1 and RAN3 on NW side data collection</w:t>
      </w:r>
      <w:r w:rsidR="000C7094">
        <w:tab/>
        <w:t>Samsung</w:t>
      </w:r>
    </w:p>
    <w:p w14:paraId="6CE9355A" w14:textId="3F3B2312" w:rsidR="000C7094" w:rsidRDefault="004710F9" w:rsidP="000C7094">
      <w:hyperlink r:id="rId46" w:history="1">
        <w:r>
          <w:rPr>
            <w:rStyle w:val="Hyperlink"/>
          </w:rPr>
          <w:t>R1-2507420</w:t>
        </w:r>
      </w:hyperlink>
      <w:r w:rsidR="000C7094">
        <w:tab/>
        <w:t>Discussion on the RAN2 LS on NW side data collection</w:t>
      </w:r>
      <w:r w:rsidR="000C7094">
        <w:tab/>
        <w:t>Ericsson</w:t>
      </w:r>
    </w:p>
    <w:p w14:paraId="49B0BB5A" w14:textId="66698807" w:rsidR="000C7094" w:rsidRDefault="004710F9" w:rsidP="000C7094">
      <w:pPr>
        <w:rPr>
          <w:rFonts w:eastAsia="DengXian"/>
          <w:lang w:eastAsia="zh-CN"/>
        </w:rPr>
      </w:pPr>
      <w:hyperlink r:id="rId47" w:history="1">
        <w:r>
          <w:rPr>
            <w:rStyle w:val="Hyperlink"/>
          </w:rPr>
          <w:t>R1-2507581</w:t>
        </w:r>
      </w:hyperlink>
      <w:r w:rsidR="000C7094">
        <w:tab/>
        <w:t>Discussion for LS reply on NW side data collection</w:t>
      </w:r>
      <w:r w:rsidR="000C7094">
        <w:tab/>
        <w:t>Nokia</w:t>
      </w:r>
    </w:p>
    <w:p w14:paraId="1C1036B3" w14:textId="5F463F9B" w:rsidR="000C7094" w:rsidRDefault="004710F9" w:rsidP="000C7094">
      <w:hyperlink r:id="rId48" w:history="1">
        <w:r>
          <w:rPr>
            <w:rStyle w:val="Hyperlink"/>
          </w:rPr>
          <w:t>R1-2507690</w:t>
        </w:r>
      </w:hyperlink>
      <w:r w:rsidR="000C7094">
        <w:tab/>
        <w:t>Discussion for LS reply on NW side data collection</w:t>
      </w:r>
      <w:r w:rsidR="000C7094">
        <w:tab/>
        <w:t>Qualcomm Incorporated</w:t>
      </w:r>
    </w:p>
    <w:p w14:paraId="350F440D" w14:textId="32B93C27" w:rsidR="000C7094" w:rsidRPr="00EF7606" w:rsidRDefault="004710F9" w:rsidP="000C7094">
      <w:pPr>
        <w:rPr>
          <w:rFonts w:eastAsia="DengXian"/>
          <w:lang w:eastAsia="zh-CN"/>
        </w:rPr>
      </w:pPr>
      <w:hyperlink r:id="rId49" w:history="1">
        <w:r>
          <w:rPr>
            <w:rStyle w:val="Hyperlink"/>
          </w:rPr>
          <w:t>R1-2507930</w:t>
        </w:r>
      </w:hyperlink>
      <w:r w:rsidR="000C7094">
        <w:tab/>
        <w:t>Discussion on the LS reply to RAN2 on NW side data collection</w:t>
      </w:r>
      <w:r w:rsidR="000C7094">
        <w:tab/>
        <w:t>Huawei, HiSilicon</w:t>
      </w:r>
    </w:p>
    <w:p w14:paraId="1F1898CD" w14:textId="77777777" w:rsidR="00DA03D1" w:rsidRPr="009A1F7B" w:rsidRDefault="00DA03D1" w:rsidP="00DA03D1">
      <w:pPr>
        <w:pBdr>
          <w:bottom w:val="single" w:sz="6" w:space="1" w:color="auto"/>
        </w:pBdr>
        <w:rPr>
          <w:rFonts w:eastAsia="DengXian"/>
          <w:lang w:eastAsia="zh-CN"/>
        </w:rPr>
      </w:pPr>
    </w:p>
    <w:p w14:paraId="0DAAC572" w14:textId="77777777" w:rsidR="00DA03D1" w:rsidRPr="009A1F7B" w:rsidRDefault="00DA03D1" w:rsidP="00DA03D1">
      <w:pPr>
        <w:rPr>
          <w:rFonts w:eastAsia="DengXian"/>
          <w:lang w:eastAsia="zh-CN"/>
        </w:rPr>
      </w:pPr>
    </w:p>
    <w:p w14:paraId="42D09F7C" w14:textId="0B476DE2" w:rsidR="000C7094" w:rsidRPr="0030435B" w:rsidRDefault="004710F9" w:rsidP="000C7094">
      <w:pPr>
        <w:ind w:left="1440" w:hanging="1440"/>
        <w:rPr>
          <w:rFonts w:eastAsia="DengXian"/>
          <w:lang w:eastAsia="zh-CN"/>
        </w:rPr>
      </w:pPr>
      <w:hyperlink r:id="rId50" w:history="1">
        <w:r>
          <w:rPr>
            <w:rStyle w:val="Hyperlink"/>
          </w:rPr>
          <w:t>R1-2506720</w:t>
        </w:r>
      </w:hyperlink>
      <w:r w:rsidR="000C7094">
        <w:tab/>
        <w:t>LS on when RRC layer submits periodic CSI inference configuration to lower layer</w:t>
      </w:r>
      <w:r w:rsidR="000C7094">
        <w:tab/>
        <w:t>RAN2, Apple</w:t>
      </w:r>
    </w:p>
    <w:p w14:paraId="5883315C" w14:textId="77777777" w:rsidR="000C7094" w:rsidRDefault="000C7094" w:rsidP="006A05AD">
      <w:pPr>
        <w:rPr>
          <w:highlight w:val="yellow"/>
          <w:lang w:eastAsia="zh-CN"/>
        </w:rPr>
      </w:pPr>
      <w:r w:rsidRPr="00CF2D46">
        <w:rPr>
          <w:rFonts w:hint="eastAsia"/>
          <w:lang w:eastAsia="zh-CN"/>
        </w:rPr>
        <w:t>RAN2 is requesting</w:t>
      </w:r>
      <w:r w:rsidRPr="00CF2D46">
        <w:rPr>
          <w:lang w:eastAsia="zh-CN"/>
        </w:rPr>
        <w:t xml:space="preserve"> RAN1 to reply which option (i.e. Option 1 or Option 2) </w:t>
      </w:r>
      <w:r w:rsidRPr="00CF2D46">
        <w:rPr>
          <w:rFonts w:hint="eastAsia"/>
          <w:lang w:eastAsia="zh-CN"/>
        </w:rPr>
        <w:t xml:space="preserve">of their context </w:t>
      </w:r>
      <w:r w:rsidRPr="00CF2D46">
        <w:rPr>
          <w:lang w:eastAsia="zh-CN"/>
        </w:rPr>
        <w:t>is best</w:t>
      </w:r>
      <w:r w:rsidRPr="00CF2D46">
        <w:rPr>
          <w:rFonts w:hint="eastAsia"/>
          <w:lang w:eastAsia="zh-CN"/>
        </w:rPr>
        <w:t>. RAN1 response is needed.</w:t>
      </w:r>
      <w:r w:rsidRPr="00CF2D46">
        <w:rPr>
          <w:lang w:eastAsia="zh-CN"/>
        </w:rPr>
        <w:t xml:space="preserve"> To be handled in agenda item </w:t>
      </w:r>
      <w:r w:rsidRPr="00CF2D46">
        <w:rPr>
          <w:rFonts w:hint="eastAsia"/>
          <w:lang w:eastAsia="zh-CN"/>
        </w:rPr>
        <w:t>8.1</w:t>
      </w:r>
      <w:r w:rsidRPr="00CF2D46">
        <w:rPr>
          <w:lang w:eastAsia="zh-CN"/>
        </w:rPr>
        <w:t xml:space="preserve">. </w:t>
      </w:r>
      <w:r w:rsidRPr="00CF2D46">
        <w:rPr>
          <w:rFonts w:hint="eastAsia"/>
          <w:lang w:eastAsia="zh-CN"/>
        </w:rPr>
        <w:t>Moderator Zhe (Samsung)</w:t>
      </w:r>
    </w:p>
    <w:p w14:paraId="2CD8E89F" w14:textId="1860D41C" w:rsidR="00635A87" w:rsidRDefault="00635A87" w:rsidP="006A05AD">
      <w:r w:rsidRPr="00A524D8">
        <w:rPr>
          <w:b/>
          <w:bCs/>
        </w:rPr>
        <w:t>Decision:</w:t>
      </w:r>
      <w:r>
        <w:t xml:space="preserve"> This was noted.</w:t>
      </w:r>
    </w:p>
    <w:p w14:paraId="4DF6F5D1" w14:textId="77777777" w:rsidR="00635A87" w:rsidRPr="004F4A72" w:rsidRDefault="00635A87" w:rsidP="006A05AD">
      <w:pPr>
        <w:rPr>
          <w:highlight w:val="cyan"/>
          <w:lang w:eastAsia="zh-CN"/>
        </w:rPr>
      </w:pPr>
    </w:p>
    <w:p w14:paraId="3C09840B" w14:textId="77777777" w:rsidR="000C7094" w:rsidRPr="004435CD" w:rsidRDefault="000C7094" w:rsidP="000C7094">
      <w:pPr>
        <w:rPr>
          <w:rFonts w:eastAsia="DengXian"/>
          <w:lang w:eastAsia="zh-CN"/>
        </w:rPr>
      </w:pPr>
      <w:r w:rsidRPr="00E205D4">
        <w:rPr>
          <w:rFonts w:eastAsia="DengXian" w:hint="eastAsia"/>
          <w:b/>
          <w:bCs/>
          <w:u w:val="single"/>
          <w:lang w:eastAsia="zh-CN"/>
        </w:rPr>
        <w:t>Relevant Tdocs:</w:t>
      </w:r>
    </w:p>
    <w:p w14:paraId="541B69DE" w14:textId="130F5A02" w:rsidR="000C7094" w:rsidRDefault="004710F9" w:rsidP="000C7094">
      <w:pPr>
        <w:rPr>
          <w:rFonts w:eastAsia="DengXian"/>
          <w:lang w:eastAsia="zh-CN"/>
        </w:rPr>
      </w:pPr>
      <w:hyperlink r:id="rId51" w:history="1">
        <w:r>
          <w:rPr>
            <w:rStyle w:val="Hyperlink"/>
          </w:rPr>
          <w:t>R1-2506769</w:t>
        </w:r>
      </w:hyperlink>
      <w:r w:rsidR="000C7094">
        <w:tab/>
        <w:t>Draft LS reply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ZTE Corporation, Sanechips</w:t>
      </w:r>
    </w:p>
    <w:p w14:paraId="3AB95B9D" w14:textId="3A8E7C98" w:rsidR="000C7094" w:rsidRDefault="004710F9" w:rsidP="000C7094">
      <w:hyperlink r:id="rId52" w:history="1">
        <w:r>
          <w:rPr>
            <w:rStyle w:val="Hyperlink"/>
          </w:rPr>
          <w:t>R1-2506853</w:t>
        </w:r>
      </w:hyperlink>
      <w:r w:rsidR="000C7094">
        <w:tab/>
        <w:t>Draft reply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vivo</w:t>
      </w:r>
    </w:p>
    <w:p w14:paraId="73FC7A70" w14:textId="398E333A" w:rsidR="000C7094" w:rsidRDefault="004710F9" w:rsidP="000C7094">
      <w:hyperlink r:id="rId53" w:history="1">
        <w:r>
          <w:rPr>
            <w:rStyle w:val="Hyperlink"/>
          </w:rPr>
          <w:t>R1-2506854</w:t>
        </w:r>
      </w:hyperlink>
      <w:r w:rsidR="000C7094">
        <w:tab/>
        <w:t>Discussion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vivo</w:t>
      </w:r>
    </w:p>
    <w:p w14:paraId="37F203D0" w14:textId="3F2F18D2" w:rsidR="000C7094" w:rsidRDefault="004710F9" w:rsidP="000C7094">
      <w:hyperlink r:id="rId54" w:history="1">
        <w:r>
          <w:rPr>
            <w:rStyle w:val="Hyperlink"/>
          </w:rPr>
          <w:t>R1-2506956</w:t>
        </w:r>
      </w:hyperlink>
      <w:r w:rsidR="000C7094">
        <w:tab/>
        <w:t>Draft reply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Xiaomi</w:t>
      </w:r>
    </w:p>
    <w:p w14:paraId="5A891668" w14:textId="61585FE0" w:rsidR="000C7094" w:rsidRDefault="004710F9" w:rsidP="000C7094">
      <w:pPr>
        <w:rPr>
          <w:rFonts w:eastAsia="DengXian"/>
          <w:lang w:eastAsia="zh-CN"/>
        </w:rPr>
      </w:pPr>
      <w:hyperlink r:id="rId55" w:history="1">
        <w:r>
          <w:rPr>
            <w:rStyle w:val="Hyperlink"/>
          </w:rPr>
          <w:t>R1-2506997</w:t>
        </w:r>
      </w:hyperlink>
      <w:r w:rsidR="000C7094">
        <w:tab/>
        <w:t>Discussion on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CMCC</w:t>
      </w:r>
    </w:p>
    <w:p w14:paraId="582D776F" w14:textId="4D229608" w:rsidR="000C7094" w:rsidRDefault="004710F9" w:rsidP="000C7094">
      <w:hyperlink r:id="rId56" w:history="1">
        <w:r>
          <w:rPr>
            <w:rStyle w:val="Hyperlink"/>
          </w:rPr>
          <w:t>R1-2507088</w:t>
        </w:r>
      </w:hyperlink>
      <w:r w:rsidR="000C7094">
        <w:tab/>
        <w:t>Draft reply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CATT</w:t>
      </w:r>
    </w:p>
    <w:p w14:paraId="634BCD7D" w14:textId="09AC5ED8" w:rsidR="000C7094" w:rsidRDefault="004710F9" w:rsidP="000C7094">
      <w:hyperlink r:id="rId57" w:history="1">
        <w:r>
          <w:rPr>
            <w:rStyle w:val="Hyperlink"/>
          </w:rPr>
          <w:t>R1-2507158</w:t>
        </w:r>
      </w:hyperlink>
      <w:r w:rsidR="000C7094">
        <w:tab/>
        <w:t>Reply on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OPPO</w:t>
      </w:r>
    </w:p>
    <w:p w14:paraId="6E173163" w14:textId="739511A4" w:rsidR="000C7094" w:rsidRDefault="004710F9" w:rsidP="000C7094">
      <w:hyperlink r:id="rId58" w:history="1">
        <w:r>
          <w:rPr>
            <w:rStyle w:val="Hyperlink"/>
          </w:rPr>
          <w:t>R1-2507221</w:t>
        </w:r>
      </w:hyperlink>
      <w:r w:rsidR="000C7094">
        <w:tab/>
        <w:t>Discussion on RAN2 LS on periodic CSI inference configuration to lower layer</w:t>
      </w:r>
      <w:r w:rsidR="000C7094">
        <w:tab/>
        <w:t>Samsung</w:t>
      </w:r>
    </w:p>
    <w:p w14:paraId="0ACEA246" w14:textId="1DCEC82A" w:rsidR="000C7094" w:rsidRDefault="004710F9" w:rsidP="000C7094">
      <w:hyperlink r:id="rId59" w:history="1">
        <w:r>
          <w:rPr>
            <w:rStyle w:val="Hyperlink"/>
          </w:rPr>
          <w:t>R1-2507222</w:t>
        </w:r>
      </w:hyperlink>
      <w:r w:rsidR="000C7094">
        <w:tab/>
        <w:t>Draft LS reply on RAN2 LS on periodic CSI inference configuration to lower layer</w:t>
      </w:r>
      <w:r w:rsidR="000C7094">
        <w:tab/>
        <w:t>Samsung</w:t>
      </w:r>
    </w:p>
    <w:p w14:paraId="3433FBEC" w14:textId="35C8C7DA" w:rsidR="000C7094" w:rsidRPr="0030435B" w:rsidRDefault="004710F9" w:rsidP="000C7094">
      <w:pPr>
        <w:rPr>
          <w:rFonts w:eastAsia="DengXian"/>
          <w:lang w:eastAsia="zh-CN"/>
        </w:rPr>
      </w:pPr>
      <w:hyperlink r:id="rId60" w:history="1">
        <w:r>
          <w:rPr>
            <w:rStyle w:val="Hyperlink"/>
          </w:rPr>
          <w:t>R1-2507307</w:t>
        </w:r>
      </w:hyperlink>
      <w:r w:rsidR="000C7094">
        <w:tab/>
        <w:t>Discussion on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NEC</w:t>
      </w:r>
    </w:p>
    <w:p w14:paraId="495451D1" w14:textId="58624607" w:rsidR="000C7094" w:rsidRDefault="004710F9" w:rsidP="000C7094">
      <w:hyperlink r:id="rId61" w:history="1">
        <w:r>
          <w:rPr>
            <w:rStyle w:val="Hyperlink"/>
          </w:rPr>
          <w:t>R1-2507386</w:t>
        </w:r>
      </w:hyperlink>
      <w:r w:rsidR="000C7094">
        <w:tab/>
        <w:t>Discussion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Nokia</w:t>
      </w:r>
    </w:p>
    <w:p w14:paraId="42D3AAE6" w14:textId="3A34DD9C" w:rsidR="000C7094" w:rsidRDefault="004710F9" w:rsidP="000C7094">
      <w:hyperlink r:id="rId62" w:history="1">
        <w:r>
          <w:rPr>
            <w:rStyle w:val="Hyperlink"/>
          </w:rPr>
          <w:t>R1-2507387</w:t>
        </w:r>
      </w:hyperlink>
      <w:r w:rsidR="000C7094">
        <w:tab/>
        <w:t>Draft LS reply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Nokia</w:t>
      </w:r>
    </w:p>
    <w:p w14:paraId="4D500994" w14:textId="0DA0973B" w:rsidR="000C7094" w:rsidRDefault="004710F9" w:rsidP="000C7094">
      <w:pPr>
        <w:ind w:left="1440" w:hanging="1440"/>
      </w:pPr>
      <w:hyperlink r:id="rId63" w:history="1">
        <w:r>
          <w:rPr>
            <w:rStyle w:val="Hyperlink"/>
          </w:rPr>
          <w:t>R1-2507392</w:t>
        </w:r>
      </w:hyperlink>
      <w:r w:rsidR="000C7094">
        <w:tab/>
        <w:t>Draft reply LS on when RRC layers submits inference configuration to lower layer</w:t>
      </w:r>
      <w:r w:rsidR="000C7094">
        <w:tab/>
        <w:t>LG Electronics</w:t>
      </w:r>
    </w:p>
    <w:p w14:paraId="128C4C4F" w14:textId="777EED71" w:rsidR="000C7094" w:rsidRDefault="004710F9" w:rsidP="000C7094">
      <w:hyperlink r:id="rId64" w:history="1">
        <w:r>
          <w:rPr>
            <w:rStyle w:val="Hyperlink"/>
          </w:rPr>
          <w:t>R1-2507441</w:t>
        </w:r>
      </w:hyperlink>
      <w:r w:rsidR="000C7094">
        <w:tab/>
        <w:t>Draft Reply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Lenovo</w:t>
      </w:r>
    </w:p>
    <w:p w14:paraId="2B582880" w14:textId="0F53559D" w:rsidR="000C7094" w:rsidRDefault="004710F9" w:rsidP="000C7094">
      <w:hyperlink r:id="rId65" w:history="1">
        <w:r>
          <w:rPr>
            <w:rStyle w:val="Hyperlink"/>
          </w:rPr>
          <w:t>R1-2507524</w:t>
        </w:r>
      </w:hyperlink>
      <w:r w:rsidR="000C7094">
        <w:tab/>
        <w:t>Draft Reply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Google</w:t>
      </w:r>
    </w:p>
    <w:p w14:paraId="70167A02" w14:textId="22D6F4C6" w:rsidR="000C7094" w:rsidRDefault="004710F9" w:rsidP="000C7094">
      <w:pPr>
        <w:ind w:left="1440" w:hanging="1440"/>
      </w:pPr>
      <w:hyperlink r:id="rId66" w:history="1">
        <w:r>
          <w:rPr>
            <w:rStyle w:val="Hyperlink"/>
          </w:rPr>
          <w:t>R1-2507645</w:t>
        </w:r>
      </w:hyperlink>
      <w:r w:rsidR="000C7094">
        <w:tab/>
        <w:t>Discussion on RAN2 LS on when RRC layer submits periodic CSI inference configuration to lower layer</w:t>
      </w:r>
      <w:r w:rsidR="000C7094">
        <w:tab/>
        <w:t>Apple</w:t>
      </w:r>
    </w:p>
    <w:p w14:paraId="295391D1" w14:textId="6768BE2D" w:rsidR="000C7094" w:rsidRDefault="004710F9" w:rsidP="000C7094">
      <w:pPr>
        <w:ind w:left="1440" w:hanging="1440"/>
      </w:pPr>
      <w:hyperlink r:id="rId67" w:history="1">
        <w:r>
          <w:rPr>
            <w:rStyle w:val="Hyperlink"/>
          </w:rPr>
          <w:t>R1-2507646</w:t>
        </w:r>
      </w:hyperlink>
      <w:r w:rsidR="000C7094">
        <w:tab/>
        <w:t>Draft reply on RAN2 LS on when RRC layer submits periodic CSI inference configuration to lower layer</w:t>
      </w:r>
      <w:r w:rsidR="000C7094">
        <w:tab/>
        <w:t>Apple</w:t>
      </w:r>
    </w:p>
    <w:p w14:paraId="060DD8C5" w14:textId="3AC814A2" w:rsidR="000C7094" w:rsidRDefault="004710F9" w:rsidP="000C7094">
      <w:pPr>
        <w:ind w:left="1440" w:hanging="1440"/>
        <w:rPr>
          <w:rFonts w:eastAsia="DengXian"/>
          <w:lang w:eastAsia="zh-CN"/>
        </w:rPr>
      </w:pPr>
      <w:hyperlink r:id="rId68" w:history="1">
        <w:r>
          <w:rPr>
            <w:rStyle w:val="Hyperlink"/>
          </w:rPr>
          <w:t>R1-2507689</w:t>
        </w:r>
      </w:hyperlink>
      <w:r w:rsidR="000C7094">
        <w:tab/>
        <w:t>Discussion for LS reply on when RRC layer submits periodic CSI inference configuration to lower layer</w:t>
      </w:r>
      <w:r w:rsidR="000C7094">
        <w:tab/>
        <w:t>Qualcomm Incorporated</w:t>
      </w:r>
    </w:p>
    <w:p w14:paraId="5C41A8E0" w14:textId="18805EED" w:rsidR="000C7094" w:rsidRDefault="004710F9" w:rsidP="000C7094">
      <w:hyperlink r:id="rId69" w:history="1">
        <w:r>
          <w:rPr>
            <w:rStyle w:val="Hyperlink"/>
          </w:rPr>
          <w:t>R1-2507866</w:t>
        </w:r>
      </w:hyperlink>
      <w:r w:rsidR="000C7094">
        <w:tab/>
        <w:t>Discussion on LS on when RRC layer submits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Ericsson</w:t>
      </w:r>
    </w:p>
    <w:p w14:paraId="5DF872C3" w14:textId="40927B91" w:rsidR="000C7094" w:rsidRDefault="004710F9" w:rsidP="000C7094">
      <w:hyperlink r:id="rId70" w:history="1">
        <w:r>
          <w:rPr>
            <w:rStyle w:val="Hyperlink"/>
          </w:rPr>
          <w:t>R1-2507929</w:t>
        </w:r>
      </w:hyperlink>
      <w:r w:rsidR="000C7094">
        <w:tab/>
        <w:t>Discussion on the LS reply to RAN2 on periodic CSI inference configuration to lower layer</w:t>
      </w:r>
      <w:r w:rsidR="000C7094" w:rsidRPr="006E511B">
        <w:rPr>
          <w:rFonts w:eastAsia="DengXian"/>
          <w:lang w:eastAsia="zh-CN"/>
        </w:rPr>
        <w:tab/>
      </w:r>
      <w:r w:rsidR="000C7094" w:rsidRPr="006E511B">
        <w:rPr>
          <w:rFonts w:eastAsia="DengXian"/>
          <w:lang w:eastAsia="zh-CN"/>
        </w:rPr>
        <w:tab/>
      </w:r>
      <w:r w:rsidR="000C7094">
        <w:tab/>
      </w:r>
      <w:r w:rsidR="00603FA3">
        <w:tab/>
      </w:r>
      <w:r w:rsidR="000C7094">
        <w:t>Huawei, HiSilicon</w:t>
      </w:r>
    </w:p>
    <w:p w14:paraId="3EC16F0C" w14:textId="77777777" w:rsidR="00DA03D1" w:rsidRPr="009A1F7B" w:rsidRDefault="00DA03D1" w:rsidP="00DA03D1">
      <w:pPr>
        <w:pBdr>
          <w:bottom w:val="single" w:sz="6" w:space="1" w:color="auto"/>
        </w:pBdr>
        <w:rPr>
          <w:rFonts w:eastAsia="DengXian"/>
          <w:lang w:eastAsia="zh-CN"/>
        </w:rPr>
      </w:pPr>
    </w:p>
    <w:p w14:paraId="1DCDFD06" w14:textId="77777777" w:rsidR="00DA03D1" w:rsidRPr="009A1F7B" w:rsidRDefault="00DA03D1" w:rsidP="00DA03D1">
      <w:pPr>
        <w:rPr>
          <w:rFonts w:eastAsia="DengXian"/>
          <w:lang w:eastAsia="zh-CN"/>
        </w:rPr>
      </w:pPr>
    </w:p>
    <w:p w14:paraId="51207389" w14:textId="6EA7BF48" w:rsidR="000C7094" w:rsidRPr="0030435B" w:rsidRDefault="004710F9" w:rsidP="000C7094">
      <w:pPr>
        <w:rPr>
          <w:rFonts w:eastAsia="DengXian"/>
          <w:lang w:eastAsia="zh-CN"/>
        </w:rPr>
      </w:pPr>
      <w:hyperlink r:id="rId71" w:history="1">
        <w:r>
          <w:rPr>
            <w:rStyle w:val="Hyperlink"/>
          </w:rPr>
          <w:t>R1-2506737</w:t>
        </w:r>
      </w:hyperlink>
      <w:r w:rsidR="000C7094">
        <w:tab/>
        <w:t>LS on the implicit indication of TRP location coordinates via "Associated ID"</w:t>
      </w:r>
      <w:r w:rsidR="000C7094">
        <w:tab/>
        <w:t>RAN2, Qualcomm</w:t>
      </w:r>
    </w:p>
    <w:p w14:paraId="64FD3139" w14:textId="77777777" w:rsidR="000C7094" w:rsidRDefault="000C7094" w:rsidP="000C7094">
      <w:pPr>
        <w:rPr>
          <w:rFonts w:eastAsia="DengXian"/>
          <w:highlight w:val="yellow"/>
          <w:lang w:eastAsia="zh-CN"/>
        </w:rPr>
      </w:pPr>
      <w:r w:rsidRPr="00CF2D46">
        <w:rPr>
          <w:rFonts w:eastAsia="DengXian" w:hint="eastAsia"/>
          <w:lang w:eastAsia="zh-CN"/>
        </w:rPr>
        <w:t>RAN2 is requesting</w:t>
      </w:r>
      <w:r w:rsidRPr="00CF2D46">
        <w:rPr>
          <w:rFonts w:eastAsia="DengXian"/>
          <w:lang w:eastAsia="zh-CN"/>
        </w:rPr>
        <w:t xml:space="preserve"> RAN1 to provide answers</w:t>
      </w:r>
      <w:r w:rsidRPr="00CF2D46">
        <w:rPr>
          <w:rFonts w:eastAsia="DengXian" w:hint="eastAsia"/>
          <w:lang w:eastAsia="zh-CN"/>
        </w:rPr>
        <w:t xml:space="preserve"> to a list of</w:t>
      </w:r>
      <w:r w:rsidRPr="00CF2D46">
        <w:rPr>
          <w:rFonts w:eastAsia="DengXian"/>
          <w:lang w:eastAsia="zh-CN"/>
        </w:rPr>
        <w:t xml:space="preserve"> questions</w:t>
      </w:r>
      <w:r w:rsidRPr="00CF2D46">
        <w:rPr>
          <w:rFonts w:eastAsia="DengXian" w:hint="eastAsia"/>
          <w:lang w:eastAsia="zh-CN"/>
        </w:rPr>
        <w:t>. RAN1 response is needed.</w:t>
      </w:r>
      <w:r w:rsidRPr="00CF2D46">
        <w:rPr>
          <w:rFonts w:eastAsia="DengXian"/>
          <w:lang w:eastAsia="zh-CN"/>
        </w:rPr>
        <w:t xml:space="preserve"> To be handled in agenda item </w:t>
      </w:r>
      <w:r w:rsidRPr="00CF2D46">
        <w:rPr>
          <w:rFonts w:eastAsia="DengXian" w:hint="eastAsia"/>
          <w:lang w:eastAsia="zh-CN"/>
        </w:rPr>
        <w:t>8.1</w:t>
      </w:r>
      <w:r w:rsidRPr="00CF2D46">
        <w:rPr>
          <w:rFonts w:eastAsia="DengXian"/>
          <w:lang w:eastAsia="zh-CN"/>
        </w:rPr>
        <w:t xml:space="preserve">. </w:t>
      </w:r>
      <w:r w:rsidRPr="00CF2D46">
        <w:rPr>
          <w:rFonts w:eastAsia="DengXian" w:hint="eastAsia"/>
          <w:lang w:eastAsia="zh-CN"/>
        </w:rPr>
        <w:t>Moderator Yufei (Ericsson)</w:t>
      </w:r>
    </w:p>
    <w:p w14:paraId="2D9620C0" w14:textId="7373377E" w:rsidR="00823850" w:rsidRDefault="00823850" w:rsidP="000C7094">
      <w:r w:rsidRPr="00A524D8">
        <w:rPr>
          <w:b/>
          <w:bCs/>
        </w:rPr>
        <w:t>Decision:</w:t>
      </w:r>
      <w:r>
        <w:t xml:space="preserve"> This was noted.</w:t>
      </w:r>
    </w:p>
    <w:p w14:paraId="792458E5" w14:textId="77777777" w:rsidR="00823850" w:rsidRPr="004F4A72" w:rsidRDefault="00823850" w:rsidP="000C7094">
      <w:pPr>
        <w:rPr>
          <w:rFonts w:eastAsia="DengXian"/>
          <w:highlight w:val="cyan"/>
          <w:lang w:eastAsia="zh-CN"/>
        </w:rPr>
      </w:pPr>
    </w:p>
    <w:p w14:paraId="60564B78" w14:textId="77777777" w:rsidR="000C7094" w:rsidRPr="004435CD" w:rsidRDefault="000C7094" w:rsidP="000C7094">
      <w:pPr>
        <w:rPr>
          <w:rFonts w:eastAsia="DengXian"/>
          <w:lang w:eastAsia="zh-CN"/>
        </w:rPr>
      </w:pPr>
      <w:r w:rsidRPr="00E205D4">
        <w:rPr>
          <w:rFonts w:eastAsia="DengXian" w:hint="eastAsia"/>
          <w:b/>
          <w:bCs/>
          <w:u w:val="single"/>
          <w:lang w:eastAsia="zh-CN"/>
        </w:rPr>
        <w:t>Relevant Tdocs:</w:t>
      </w:r>
    </w:p>
    <w:p w14:paraId="699A2CC8" w14:textId="616D9EFD" w:rsidR="000C7094" w:rsidRDefault="004710F9" w:rsidP="000C7094">
      <w:pPr>
        <w:ind w:left="1440" w:hanging="1440"/>
      </w:pPr>
      <w:hyperlink r:id="rId72" w:history="1">
        <w:r>
          <w:rPr>
            <w:rStyle w:val="Hyperlink"/>
          </w:rPr>
          <w:t>R1-2506763</w:t>
        </w:r>
      </w:hyperlink>
      <w:r w:rsidR="000C7094">
        <w:tab/>
        <w:t>Discussion on the implicit indication of TRP location coordinates via "Associated ID"</w:t>
      </w:r>
      <w:r w:rsidR="000C7094">
        <w:tab/>
        <w:t>ZTE Corporation, Sanechips</w:t>
      </w:r>
    </w:p>
    <w:p w14:paraId="5AB4EDF7" w14:textId="2BAFEF7F" w:rsidR="000C7094" w:rsidRDefault="004710F9" w:rsidP="000C7094">
      <w:pPr>
        <w:ind w:left="1440" w:hanging="1440"/>
        <w:rPr>
          <w:rFonts w:eastAsia="DengXian"/>
          <w:lang w:eastAsia="zh-CN"/>
        </w:rPr>
      </w:pPr>
      <w:hyperlink r:id="rId73" w:history="1">
        <w:r>
          <w:rPr>
            <w:rStyle w:val="Hyperlink"/>
          </w:rPr>
          <w:t>R1-2506764</w:t>
        </w:r>
      </w:hyperlink>
      <w:r w:rsidR="000C7094">
        <w:tab/>
        <w:t>Draft LS reply on the implicit indication of TRP location coordinates via "Associated ID"</w:t>
      </w:r>
      <w:r w:rsidR="000C7094">
        <w:tab/>
        <w:t>ZTE Corporation, Sanechips</w:t>
      </w:r>
    </w:p>
    <w:p w14:paraId="6A19F97D" w14:textId="392426FE" w:rsidR="000C7094" w:rsidRDefault="004710F9" w:rsidP="000C7094">
      <w:hyperlink r:id="rId74" w:history="1">
        <w:r>
          <w:rPr>
            <w:rStyle w:val="Hyperlink"/>
          </w:rPr>
          <w:t>R1-2506855</w:t>
        </w:r>
      </w:hyperlink>
      <w:r w:rsidR="000C7094">
        <w:tab/>
        <w:t>Draft reply LS on the implicit indication of TRP location coordinates via "Associated ID"</w:t>
      </w:r>
      <w:r w:rsidR="000C7094">
        <w:tab/>
        <w:t>vivo</w:t>
      </w:r>
    </w:p>
    <w:p w14:paraId="01852BAC" w14:textId="75BB4D5E" w:rsidR="000C7094" w:rsidRDefault="004710F9" w:rsidP="000C7094">
      <w:hyperlink r:id="rId75" w:history="1">
        <w:r>
          <w:rPr>
            <w:rStyle w:val="Hyperlink"/>
          </w:rPr>
          <w:t>R1-2506856</w:t>
        </w:r>
      </w:hyperlink>
      <w:r w:rsidR="000C7094">
        <w:tab/>
        <w:t>Discussion on the implicit indication of TRP location coordinates via "Associated ID"</w:t>
      </w:r>
      <w:r w:rsidR="000C7094">
        <w:tab/>
        <w:t>vivo</w:t>
      </w:r>
    </w:p>
    <w:p w14:paraId="6CE9113D" w14:textId="3AE6D7F2" w:rsidR="000C7094" w:rsidRDefault="004710F9" w:rsidP="000C7094">
      <w:hyperlink r:id="rId76" w:history="1">
        <w:r>
          <w:rPr>
            <w:rStyle w:val="Hyperlink"/>
          </w:rPr>
          <w:t>R1-2507087</w:t>
        </w:r>
      </w:hyperlink>
      <w:r w:rsidR="000C7094">
        <w:tab/>
        <w:t>Draft reply LS on the implicit indication of TRP location coordinates via associated ID</w:t>
      </w:r>
      <w:r w:rsidR="000C7094">
        <w:tab/>
        <w:t>CATT</w:t>
      </w:r>
    </w:p>
    <w:p w14:paraId="4447545C" w14:textId="777EFD76" w:rsidR="000C7094" w:rsidRDefault="004710F9" w:rsidP="000C7094">
      <w:pPr>
        <w:ind w:left="1440" w:hanging="1440"/>
      </w:pPr>
      <w:hyperlink r:id="rId77" w:history="1">
        <w:r>
          <w:rPr>
            <w:rStyle w:val="Hyperlink"/>
          </w:rPr>
          <w:t>R1-2507223</w:t>
        </w:r>
      </w:hyperlink>
      <w:r w:rsidR="000C7094">
        <w:tab/>
        <w:t>Discussion on RAN2 LS on LS on the implicit indication of TRP location coordinates via "Associated ID"</w:t>
      </w:r>
      <w:r w:rsidR="000C7094">
        <w:tab/>
        <w:t>Samsung</w:t>
      </w:r>
    </w:p>
    <w:p w14:paraId="7F7C34E5" w14:textId="17720E1D" w:rsidR="000C7094" w:rsidRDefault="004710F9" w:rsidP="000C7094">
      <w:pPr>
        <w:ind w:left="1440" w:hanging="1440"/>
      </w:pPr>
      <w:hyperlink r:id="rId78" w:history="1">
        <w:r>
          <w:rPr>
            <w:rStyle w:val="Hyperlink"/>
          </w:rPr>
          <w:t>R1-2507224</w:t>
        </w:r>
      </w:hyperlink>
      <w:r w:rsidR="000C7094">
        <w:tab/>
        <w:t>Draft LS reply on RAN2 LS on the implicit indication of TRP location coordinates via "Associated ID"</w:t>
      </w:r>
      <w:r w:rsidR="000C7094">
        <w:tab/>
        <w:t>Samsung</w:t>
      </w:r>
    </w:p>
    <w:p w14:paraId="5B062F79" w14:textId="17C2EA34" w:rsidR="000C7094" w:rsidRDefault="004710F9" w:rsidP="000C7094">
      <w:hyperlink r:id="rId79" w:history="1">
        <w:r>
          <w:rPr>
            <w:rStyle w:val="Hyperlink"/>
          </w:rPr>
          <w:t>R1-2507338</w:t>
        </w:r>
      </w:hyperlink>
      <w:r w:rsidR="000C7094">
        <w:tab/>
        <w:t xml:space="preserve">Discussion on the implicit indication of TRP location coordinates via "Associated ID" </w:t>
      </w:r>
      <w:r w:rsidR="000C7094">
        <w:tab/>
        <w:t>Ericsson</w:t>
      </w:r>
    </w:p>
    <w:p w14:paraId="17581F95" w14:textId="3054240A" w:rsidR="000C7094" w:rsidRPr="007972CC" w:rsidRDefault="004710F9" w:rsidP="000C7094">
      <w:pPr>
        <w:rPr>
          <w:rFonts w:eastAsia="DengXian"/>
          <w:lang w:eastAsia="zh-CN"/>
        </w:rPr>
      </w:pPr>
      <w:hyperlink r:id="rId80" w:history="1">
        <w:r>
          <w:rPr>
            <w:rStyle w:val="Hyperlink"/>
          </w:rPr>
          <w:t>R1-2507692</w:t>
        </w:r>
      </w:hyperlink>
      <w:r w:rsidR="000C7094">
        <w:tab/>
        <w:t>Discussion on LS reply for the implicit indication of TRP location coordinates via "Associated ID"</w:t>
      </w:r>
      <w:r w:rsidR="000C7094" w:rsidRPr="006E511B">
        <w:rPr>
          <w:rFonts w:eastAsia="DengXian"/>
          <w:lang w:eastAsia="zh-CN"/>
        </w:rPr>
        <w:tab/>
      </w:r>
      <w:r w:rsidR="000C7094" w:rsidRPr="006E511B">
        <w:rPr>
          <w:rFonts w:eastAsia="DengXian"/>
          <w:lang w:eastAsia="zh-CN"/>
        </w:rPr>
        <w:tab/>
      </w:r>
      <w:r w:rsidR="000C7094">
        <w:tab/>
      </w:r>
      <w:r w:rsidR="00603FA3">
        <w:tab/>
      </w:r>
      <w:r w:rsidR="000C7094">
        <w:t>Qualcomm Incorporated</w:t>
      </w:r>
    </w:p>
    <w:p w14:paraId="2AC05CD0" w14:textId="4D28EEAE" w:rsidR="000C7094" w:rsidRDefault="004710F9" w:rsidP="000C7094">
      <w:pPr>
        <w:ind w:left="1440" w:hanging="1440"/>
      </w:pPr>
      <w:hyperlink r:id="rId81" w:history="1">
        <w:r>
          <w:rPr>
            <w:rStyle w:val="Hyperlink"/>
          </w:rPr>
          <w:t>R1-2507345</w:t>
        </w:r>
      </w:hyperlink>
      <w:r w:rsidR="000C7094">
        <w:tab/>
        <w:t xml:space="preserve">Proposals for reply for RAN2 LS: on the implicit indication of TRP location coordinates via "Associated ID" </w:t>
      </w:r>
      <w:r w:rsidR="000C7094">
        <w:tab/>
        <w:t>InterDigital, Inc.</w:t>
      </w:r>
    </w:p>
    <w:p w14:paraId="30B56E8E" w14:textId="15C3A602" w:rsidR="000C7094" w:rsidRDefault="004710F9" w:rsidP="000C7094">
      <w:pPr>
        <w:rPr>
          <w:rFonts w:eastAsia="DengXian"/>
          <w:lang w:eastAsia="zh-CN"/>
        </w:rPr>
      </w:pPr>
      <w:hyperlink r:id="rId82" w:history="1">
        <w:r>
          <w:rPr>
            <w:rStyle w:val="Hyperlink"/>
          </w:rPr>
          <w:t>R1-2507388</w:t>
        </w:r>
      </w:hyperlink>
      <w:r w:rsidR="000C7094">
        <w:tab/>
        <w:t>Draft LS reply on the implicit indication of TRP location coordinates via "Associated ID"</w:t>
      </w:r>
      <w:r w:rsidR="000C7094">
        <w:tab/>
        <w:t>Nokia</w:t>
      </w:r>
    </w:p>
    <w:p w14:paraId="3B5F1301" w14:textId="64906099" w:rsidR="000C7094" w:rsidRDefault="004710F9" w:rsidP="000C7094">
      <w:hyperlink r:id="rId83" w:history="1">
        <w:r>
          <w:rPr>
            <w:rStyle w:val="Hyperlink"/>
          </w:rPr>
          <w:t>R1-2507644</w:t>
        </w:r>
      </w:hyperlink>
      <w:r w:rsidR="000C7094">
        <w:tab/>
        <w:t>Discussion on RAN2 LS on the implicit indication of TRP location coordinates via "Associated ID"</w:t>
      </w:r>
      <w:r w:rsidR="000C7094" w:rsidRPr="006E511B">
        <w:rPr>
          <w:rFonts w:eastAsia="DengXian"/>
          <w:lang w:eastAsia="zh-CN"/>
        </w:rPr>
        <w:tab/>
      </w:r>
      <w:r w:rsidR="00603FA3">
        <w:rPr>
          <w:rFonts w:eastAsia="DengXian"/>
          <w:lang w:eastAsia="zh-CN"/>
        </w:rPr>
        <w:tab/>
      </w:r>
      <w:r w:rsidR="000C7094">
        <w:tab/>
        <w:t>Apple</w:t>
      </w:r>
    </w:p>
    <w:p w14:paraId="4968E9E6" w14:textId="3D2FC57B" w:rsidR="000C7094" w:rsidRDefault="004710F9" w:rsidP="000C7094">
      <w:pPr>
        <w:ind w:left="1440" w:hanging="1440"/>
      </w:pPr>
      <w:hyperlink r:id="rId84" w:history="1">
        <w:r>
          <w:rPr>
            <w:rStyle w:val="Hyperlink"/>
          </w:rPr>
          <w:t>R1-2507927</w:t>
        </w:r>
      </w:hyperlink>
      <w:r w:rsidR="000C7094">
        <w:tab/>
        <w:t>Discussion on the LS reply to RAN2 on the implicit indication of TRP location coordinates via Associated ID</w:t>
      </w:r>
      <w:r w:rsidR="000C7094">
        <w:tab/>
        <w:t>Huawei, HiSilicon</w:t>
      </w:r>
    </w:p>
    <w:p w14:paraId="22A34EF9" w14:textId="77777777" w:rsidR="00DA03D1" w:rsidRPr="009A1F7B" w:rsidRDefault="00DA03D1" w:rsidP="00DA03D1">
      <w:pPr>
        <w:pBdr>
          <w:bottom w:val="single" w:sz="6" w:space="1" w:color="auto"/>
        </w:pBdr>
        <w:rPr>
          <w:rFonts w:eastAsia="DengXian"/>
          <w:lang w:eastAsia="zh-CN"/>
        </w:rPr>
      </w:pPr>
    </w:p>
    <w:p w14:paraId="6E195DC0" w14:textId="77777777" w:rsidR="00DA03D1" w:rsidRPr="009A1F7B" w:rsidRDefault="00DA03D1" w:rsidP="00DA03D1">
      <w:pPr>
        <w:rPr>
          <w:rFonts w:eastAsia="DengXian"/>
          <w:lang w:eastAsia="zh-CN"/>
        </w:rPr>
      </w:pPr>
    </w:p>
    <w:p w14:paraId="3071A6EB" w14:textId="77777777" w:rsidR="000C7094" w:rsidRPr="00A124DD" w:rsidRDefault="000C7094" w:rsidP="000C7094">
      <w:pPr>
        <w:rPr>
          <w:rFonts w:eastAsia="DengXian"/>
          <w:b/>
          <w:bCs/>
          <w:u w:val="single"/>
          <w:lang w:eastAsia="zh-CN"/>
        </w:rPr>
      </w:pPr>
      <w:r w:rsidRPr="00A124DD">
        <w:rPr>
          <w:rFonts w:eastAsia="DengXian" w:hint="eastAsia"/>
          <w:b/>
          <w:bCs/>
          <w:u w:val="single"/>
          <w:lang w:eastAsia="zh-CN"/>
        </w:rPr>
        <w:t>R19 MIMO</w:t>
      </w:r>
    </w:p>
    <w:p w14:paraId="131D4570" w14:textId="4001140D" w:rsidR="000C7094" w:rsidRPr="00C50572" w:rsidRDefault="004710F9" w:rsidP="000C7094">
      <w:pPr>
        <w:rPr>
          <w:rFonts w:eastAsia="DengXian"/>
          <w:lang w:eastAsia="zh-CN"/>
        </w:rPr>
      </w:pPr>
      <w:hyperlink r:id="rId85" w:history="1">
        <w:r>
          <w:rPr>
            <w:rStyle w:val="Hyperlink"/>
          </w:rPr>
          <w:t>R1-2506721</w:t>
        </w:r>
      </w:hyperlink>
      <w:r w:rsidR="000C7094">
        <w:tab/>
        <w:t>LS on two-TA configuration and UE-initiated CSI reporting</w:t>
      </w:r>
      <w:r w:rsidR="000C7094">
        <w:tab/>
        <w:t>RAN2, Samsung</w:t>
      </w:r>
    </w:p>
    <w:p w14:paraId="64FD98C6" w14:textId="77777777" w:rsidR="000C7094" w:rsidRDefault="000C7094" w:rsidP="000C7094">
      <w:pPr>
        <w:rPr>
          <w:rFonts w:eastAsia="DengXian"/>
          <w:highlight w:val="yellow"/>
          <w:lang w:eastAsia="zh-CN"/>
        </w:rPr>
      </w:pPr>
      <w:r w:rsidRPr="00CF2D46">
        <w:rPr>
          <w:rFonts w:eastAsia="DengXian" w:hint="eastAsia"/>
          <w:lang w:eastAsia="zh-CN"/>
        </w:rPr>
        <w:t>RAN2 is requesting</w:t>
      </w:r>
      <w:r w:rsidRPr="00CF2D46">
        <w:rPr>
          <w:rFonts w:eastAsia="DengXian"/>
          <w:lang w:eastAsia="zh-CN"/>
        </w:rPr>
        <w:t xml:space="preserve"> RAN1 to </w:t>
      </w:r>
      <w:r w:rsidRPr="00CF2D46">
        <w:rPr>
          <w:rFonts w:eastAsia="DengXian" w:hint="eastAsia"/>
          <w:lang w:eastAsia="zh-CN"/>
        </w:rPr>
        <w:t>take its agreement into account. RAN1 discussion is needed.</w:t>
      </w:r>
      <w:r w:rsidRPr="00CF2D46">
        <w:rPr>
          <w:rFonts w:eastAsia="DengXian"/>
          <w:lang w:eastAsia="zh-CN"/>
        </w:rPr>
        <w:t xml:space="preserve"> To be handled in agenda item </w:t>
      </w:r>
      <w:r w:rsidRPr="00CF2D46">
        <w:rPr>
          <w:rFonts w:eastAsia="DengXian" w:hint="eastAsia"/>
          <w:lang w:eastAsia="zh-CN"/>
        </w:rPr>
        <w:t>8.2</w:t>
      </w:r>
      <w:r w:rsidRPr="00CF2D46">
        <w:rPr>
          <w:rFonts w:eastAsia="DengXian"/>
          <w:lang w:eastAsia="zh-CN"/>
        </w:rPr>
        <w:t xml:space="preserve">. </w:t>
      </w:r>
      <w:r w:rsidRPr="00CF2D46">
        <w:rPr>
          <w:rFonts w:eastAsia="DengXian" w:hint="eastAsia"/>
          <w:lang w:eastAsia="zh-CN"/>
        </w:rPr>
        <w:t>Moderator Li (OPPO)</w:t>
      </w:r>
    </w:p>
    <w:p w14:paraId="5CD1FBC6" w14:textId="7EB4B2F8" w:rsidR="00823850" w:rsidRDefault="00823850" w:rsidP="000C7094">
      <w:bookmarkStart w:id="183" w:name="_Hlk211240963"/>
      <w:r w:rsidRPr="00A524D8">
        <w:rPr>
          <w:b/>
          <w:bCs/>
        </w:rPr>
        <w:t>Decision:</w:t>
      </w:r>
      <w:r>
        <w:t xml:space="preserve"> This was noted.</w:t>
      </w:r>
      <w:bookmarkEnd w:id="183"/>
    </w:p>
    <w:p w14:paraId="1D00B63B" w14:textId="77777777" w:rsidR="00823850" w:rsidRPr="00156F9C" w:rsidRDefault="00823850" w:rsidP="000C7094">
      <w:pPr>
        <w:rPr>
          <w:rFonts w:eastAsia="DengXian"/>
          <w:highlight w:val="cyan"/>
          <w:lang w:eastAsia="zh-CN"/>
        </w:rPr>
      </w:pPr>
    </w:p>
    <w:p w14:paraId="6FDAE1E2" w14:textId="77777777" w:rsidR="000C7094" w:rsidRPr="00C50572" w:rsidRDefault="000C7094" w:rsidP="000C7094">
      <w:pPr>
        <w:rPr>
          <w:rFonts w:eastAsia="DengXian"/>
          <w:b/>
          <w:bCs/>
          <w:u w:val="single"/>
          <w:lang w:eastAsia="zh-CN"/>
        </w:rPr>
      </w:pPr>
      <w:r w:rsidRPr="00C50572">
        <w:rPr>
          <w:rFonts w:eastAsia="DengXian" w:hint="eastAsia"/>
          <w:b/>
          <w:bCs/>
          <w:u w:val="single"/>
          <w:lang w:eastAsia="zh-CN"/>
        </w:rPr>
        <w:lastRenderedPageBreak/>
        <w:t>Relevant Tdoc:</w:t>
      </w:r>
    </w:p>
    <w:p w14:paraId="3B1881E7" w14:textId="08617623" w:rsidR="000C7094" w:rsidRDefault="004710F9" w:rsidP="000C7094">
      <w:pPr>
        <w:rPr>
          <w:rFonts w:eastAsia="DengXian"/>
          <w:lang w:eastAsia="zh-CN"/>
        </w:rPr>
      </w:pPr>
      <w:hyperlink r:id="rId86" w:history="1">
        <w:r>
          <w:rPr>
            <w:rStyle w:val="Hyperlink"/>
          </w:rPr>
          <w:t>R1-2507847</w:t>
        </w:r>
      </w:hyperlink>
      <w:r w:rsidR="000C7094">
        <w:tab/>
        <w:t>Discussion on LS on two-TA configuration and UE-initiated CSI reporting</w:t>
      </w:r>
      <w:r w:rsidR="000C7094">
        <w:tab/>
        <w:t>Ericsson</w:t>
      </w:r>
    </w:p>
    <w:p w14:paraId="370819AD" w14:textId="77777777" w:rsidR="00DA03D1" w:rsidRPr="009A1F7B" w:rsidRDefault="00DA03D1" w:rsidP="00DA03D1">
      <w:pPr>
        <w:pBdr>
          <w:bottom w:val="single" w:sz="6" w:space="1" w:color="auto"/>
        </w:pBdr>
        <w:rPr>
          <w:rFonts w:eastAsia="DengXian"/>
          <w:lang w:eastAsia="zh-CN"/>
        </w:rPr>
      </w:pPr>
    </w:p>
    <w:p w14:paraId="4CCDDC70" w14:textId="77777777" w:rsidR="00DA03D1" w:rsidRPr="009A1F7B" w:rsidRDefault="00DA03D1" w:rsidP="00DA03D1">
      <w:pPr>
        <w:rPr>
          <w:rFonts w:eastAsia="DengXian"/>
          <w:lang w:eastAsia="zh-CN"/>
        </w:rPr>
      </w:pPr>
    </w:p>
    <w:p w14:paraId="0238FF64" w14:textId="2113F1A9" w:rsidR="000C7094" w:rsidRDefault="004710F9" w:rsidP="000C7094">
      <w:hyperlink r:id="rId87" w:history="1">
        <w:r>
          <w:rPr>
            <w:rStyle w:val="Hyperlink"/>
          </w:rPr>
          <w:t>R1-2506730</w:t>
        </w:r>
      </w:hyperlink>
      <w:r w:rsidR="000C7094">
        <w:tab/>
        <w:t>LS on event triggered L1-RSRP reporting if eventDetectionTimeWindowLength-r19 is configured</w:t>
      </w:r>
      <w:r w:rsidR="000C7094" w:rsidRPr="006E511B">
        <w:rPr>
          <w:rFonts w:eastAsia="DengXian"/>
          <w:lang w:eastAsia="zh-CN"/>
        </w:rPr>
        <w:tab/>
      </w:r>
      <w:r w:rsidR="000C7094" w:rsidRPr="006E511B">
        <w:rPr>
          <w:rFonts w:eastAsia="DengXian"/>
          <w:lang w:eastAsia="zh-CN"/>
        </w:rPr>
        <w:tab/>
      </w:r>
      <w:r w:rsidR="000C7094">
        <w:tab/>
      </w:r>
      <w:r w:rsidR="00603FA3">
        <w:tab/>
      </w:r>
      <w:r w:rsidR="000C7094">
        <w:t>RAN4, Qualcomm</w:t>
      </w:r>
    </w:p>
    <w:p w14:paraId="5FAA4949" w14:textId="4233CF4C" w:rsidR="000C7094" w:rsidRDefault="000C7094" w:rsidP="000C7094">
      <w:pPr>
        <w:rPr>
          <w:rFonts w:eastAsia="DengXian"/>
          <w:highlight w:val="yellow"/>
          <w:lang w:eastAsia="zh-CN"/>
        </w:rPr>
      </w:pPr>
      <w:r w:rsidRPr="00CF2D46">
        <w:rPr>
          <w:rFonts w:eastAsia="DengXian" w:hint="eastAsia"/>
          <w:lang w:eastAsia="zh-CN"/>
        </w:rPr>
        <w:t>RAN4 is requesting</w:t>
      </w:r>
      <w:r w:rsidRPr="00CF2D46">
        <w:rPr>
          <w:rFonts w:eastAsia="DengXian"/>
          <w:lang w:eastAsia="zh-CN"/>
        </w:rPr>
        <w:t xml:space="preserve"> RAN1 to </w:t>
      </w:r>
      <w:r w:rsidRPr="00CF2D46">
        <w:rPr>
          <w:rFonts w:eastAsia="DengXian" w:hint="eastAsia"/>
          <w:lang w:eastAsia="zh-CN"/>
        </w:rPr>
        <w:t xml:space="preserve">take its agreement into account. </w:t>
      </w:r>
      <w:r w:rsidR="00E508B1" w:rsidRPr="00CF2D46">
        <w:rPr>
          <w:rFonts w:eastAsia="DengXian"/>
          <w:lang w:eastAsia="zh-CN"/>
        </w:rPr>
        <w:t xml:space="preserve">No </w:t>
      </w:r>
      <w:r w:rsidRPr="00CF2D46">
        <w:rPr>
          <w:rFonts w:eastAsia="DengXian" w:hint="eastAsia"/>
          <w:lang w:eastAsia="zh-CN"/>
        </w:rPr>
        <w:t>RAN1 discussion is needed.</w:t>
      </w:r>
    </w:p>
    <w:p w14:paraId="6A4D46F7" w14:textId="6C8749E5" w:rsidR="007C7186" w:rsidRDefault="007C7186" w:rsidP="000C7094">
      <w:pPr>
        <w:rPr>
          <w:rFonts w:eastAsia="DengXian"/>
          <w:highlight w:val="yellow"/>
          <w:lang w:eastAsia="zh-CN"/>
        </w:rPr>
      </w:pPr>
      <w:r w:rsidRPr="00A524D8">
        <w:rPr>
          <w:b/>
          <w:bCs/>
        </w:rPr>
        <w:t>Decision:</w:t>
      </w:r>
      <w:r>
        <w:t xml:space="preserve"> This was noted.</w:t>
      </w:r>
    </w:p>
    <w:p w14:paraId="20D80CAB" w14:textId="77777777" w:rsidR="007C7186" w:rsidRDefault="007C7186" w:rsidP="000C7094">
      <w:pPr>
        <w:rPr>
          <w:rFonts w:eastAsia="DengXian"/>
          <w:highlight w:val="yellow"/>
          <w:lang w:eastAsia="zh-CN"/>
        </w:rPr>
      </w:pPr>
    </w:p>
    <w:p w14:paraId="22CA6AF0" w14:textId="77777777" w:rsidR="000C7094" w:rsidRPr="00E46900" w:rsidRDefault="000C7094" w:rsidP="000C7094">
      <w:pPr>
        <w:rPr>
          <w:rFonts w:eastAsia="DengXian"/>
          <w:b/>
          <w:bCs/>
          <w:u w:val="single"/>
          <w:lang w:eastAsia="zh-CN"/>
        </w:rPr>
      </w:pPr>
      <w:r w:rsidRPr="00E46900">
        <w:rPr>
          <w:rFonts w:eastAsia="DengXian" w:hint="eastAsia"/>
          <w:b/>
          <w:bCs/>
          <w:u w:val="single"/>
          <w:lang w:eastAsia="zh-CN"/>
        </w:rPr>
        <w:t>Relevant Tdoc:</w:t>
      </w:r>
    </w:p>
    <w:p w14:paraId="4A753581" w14:textId="193DFF75" w:rsidR="000C7094" w:rsidRDefault="004710F9" w:rsidP="000C7094">
      <w:pPr>
        <w:ind w:left="1440" w:hanging="1440"/>
      </w:pPr>
      <w:hyperlink r:id="rId88" w:history="1">
        <w:r>
          <w:rPr>
            <w:rStyle w:val="Hyperlink"/>
          </w:rPr>
          <w:t>R1-2507736</w:t>
        </w:r>
      </w:hyperlink>
      <w:r w:rsidR="000C7094">
        <w:tab/>
        <w:t>Reply to LS on event triggered L1-RSRP reporting if eventDetectionTimeWindowLength-r19 is configured</w:t>
      </w:r>
      <w:r w:rsidR="000C7094">
        <w:tab/>
        <w:t>Nokia</w:t>
      </w:r>
    </w:p>
    <w:p w14:paraId="2C71BED0" w14:textId="636F8BA1" w:rsidR="00DA03D1" w:rsidRPr="009A1F7B" w:rsidRDefault="00E508B1" w:rsidP="00E508B1">
      <w:pPr>
        <w:pBdr>
          <w:bottom w:val="single" w:sz="6" w:space="0" w:color="auto"/>
        </w:pBdr>
        <w:rPr>
          <w:rFonts w:eastAsia="DengXian"/>
          <w:lang w:eastAsia="zh-CN"/>
        </w:rPr>
      </w:pPr>
      <w:r w:rsidRPr="00A524D8">
        <w:rPr>
          <w:b/>
          <w:bCs/>
        </w:rPr>
        <w:t>Decision:</w:t>
      </w:r>
      <w:r>
        <w:t xml:space="preserve"> This was noted.</w:t>
      </w:r>
    </w:p>
    <w:p w14:paraId="22B1FD2B" w14:textId="77777777" w:rsidR="00DA03D1" w:rsidRPr="009A1F7B" w:rsidRDefault="00DA03D1" w:rsidP="00DA03D1">
      <w:pPr>
        <w:rPr>
          <w:rFonts w:eastAsia="DengXian"/>
          <w:lang w:eastAsia="zh-CN"/>
        </w:rPr>
      </w:pPr>
    </w:p>
    <w:p w14:paraId="4718EF73" w14:textId="638D894D" w:rsidR="000C7094" w:rsidRPr="00C50572" w:rsidRDefault="004710F9" w:rsidP="000C7094">
      <w:pPr>
        <w:rPr>
          <w:rFonts w:eastAsia="DengXian"/>
          <w:lang w:eastAsia="zh-CN"/>
        </w:rPr>
      </w:pPr>
      <w:hyperlink r:id="rId89" w:history="1">
        <w:r>
          <w:rPr>
            <w:rStyle w:val="Hyperlink"/>
          </w:rPr>
          <w:t>R1-2506727</w:t>
        </w:r>
      </w:hyperlink>
      <w:r w:rsidR="000C7094">
        <w:tab/>
        <w:t>LS on event triggered L1-RSRP reporting</w:t>
      </w:r>
      <w:r w:rsidR="000C7094">
        <w:tab/>
        <w:t>RAN4, ZTE</w:t>
      </w:r>
    </w:p>
    <w:p w14:paraId="22A6E2D9" w14:textId="77777777" w:rsidR="000C7094" w:rsidRDefault="000C7094" w:rsidP="000C7094">
      <w:pPr>
        <w:rPr>
          <w:rFonts w:eastAsia="DengXian"/>
          <w:highlight w:val="yellow"/>
          <w:lang w:eastAsia="zh-CN"/>
        </w:rPr>
      </w:pPr>
      <w:r w:rsidRPr="00CF2D46">
        <w:rPr>
          <w:rFonts w:eastAsia="DengXian" w:hint="eastAsia"/>
          <w:lang w:eastAsia="zh-CN"/>
        </w:rPr>
        <w:t xml:space="preserve">RAN4 is requesting </w:t>
      </w:r>
      <w:r w:rsidRPr="00CF2D46">
        <w:rPr>
          <w:rFonts w:eastAsia="DengXian"/>
          <w:lang w:eastAsia="zh-CN"/>
        </w:rPr>
        <w:t xml:space="preserve">RAN1 to take </w:t>
      </w:r>
      <w:r w:rsidRPr="00CF2D46">
        <w:rPr>
          <w:rFonts w:eastAsia="DengXian" w:hint="eastAsia"/>
          <w:lang w:eastAsia="zh-CN"/>
        </w:rPr>
        <w:t>its agreement</w:t>
      </w:r>
      <w:r w:rsidRPr="00CF2D46">
        <w:rPr>
          <w:rFonts w:eastAsia="DengXian"/>
          <w:lang w:eastAsia="zh-CN"/>
        </w:rPr>
        <w:t xml:space="preserve"> into account and provide feedback if </w:t>
      </w:r>
      <w:r w:rsidRPr="00CF2D46">
        <w:rPr>
          <w:rFonts w:eastAsia="DengXian" w:hint="eastAsia"/>
          <w:lang w:eastAsia="zh-CN"/>
        </w:rPr>
        <w:t>there is any issue with the agreement. RAN1 discussion is needed.</w:t>
      </w:r>
      <w:r w:rsidRPr="00CF2D46">
        <w:rPr>
          <w:rFonts w:eastAsia="DengXian"/>
          <w:lang w:eastAsia="zh-CN"/>
        </w:rPr>
        <w:t xml:space="preserve"> To be handled in agenda item </w:t>
      </w:r>
      <w:r w:rsidRPr="00CF2D46">
        <w:rPr>
          <w:rFonts w:eastAsia="DengXian" w:hint="eastAsia"/>
          <w:lang w:eastAsia="zh-CN"/>
        </w:rPr>
        <w:t>8.2</w:t>
      </w:r>
      <w:r w:rsidRPr="00CF2D46">
        <w:rPr>
          <w:rFonts w:eastAsia="DengXian"/>
          <w:lang w:eastAsia="zh-CN"/>
        </w:rPr>
        <w:t xml:space="preserve">. </w:t>
      </w:r>
      <w:r w:rsidRPr="00CF2D46">
        <w:rPr>
          <w:rFonts w:eastAsia="DengXian" w:hint="eastAsia"/>
          <w:lang w:eastAsia="zh-CN"/>
        </w:rPr>
        <w:t>Moderator Bo (ZTE)</w:t>
      </w:r>
    </w:p>
    <w:p w14:paraId="6DE66D09" w14:textId="4EBAB574" w:rsidR="00E508B1" w:rsidRDefault="00E508B1" w:rsidP="000C7094">
      <w:r w:rsidRPr="00A524D8">
        <w:rPr>
          <w:b/>
          <w:bCs/>
        </w:rPr>
        <w:t>Decision:</w:t>
      </w:r>
      <w:r>
        <w:t xml:space="preserve"> This was noted.</w:t>
      </w:r>
    </w:p>
    <w:p w14:paraId="2495B81E" w14:textId="77777777" w:rsidR="00E508B1" w:rsidRPr="00156F9C" w:rsidRDefault="00E508B1" w:rsidP="000C7094">
      <w:pPr>
        <w:rPr>
          <w:rFonts w:eastAsia="DengXian"/>
          <w:highlight w:val="cyan"/>
          <w:lang w:eastAsia="zh-CN"/>
        </w:rPr>
      </w:pPr>
    </w:p>
    <w:p w14:paraId="77597106" w14:textId="77777777" w:rsidR="000C7094" w:rsidRPr="00C50572" w:rsidRDefault="000C7094" w:rsidP="000C7094">
      <w:pPr>
        <w:rPr>
          <w:rFonts w:eastAsia="DengXian"/>
          <w:b/>
          <w:bCs/>
          <w:u w:val="single"/>
          <w:lang w:eastAsia="zh-CN"/>
        </w:rPr>
      </w:pPr>
      <w:r w:rsidRPr="00E46900">
        <w:rPr>
          <w:rFonts w:eastAsia="DengXian" w:hint="eastAsia"/>
          <w:b/>
          <w:bCs/>
          <w:u w:val="single"/>
          <w:lang w:eastAsia="zh-CN"/>
        </w:rPr>
        <w:t>Relevant Tdocs</w:t>
      </w:r>
    </w:p>
    <w:p w14:paraId="3D51FD59" w14:textId="32D4DB78" w:rsidR="000C7094" w:rsidRDefault="004710F9" w:rsidP="000C7094">
      <w:hyperlink r:id="rId90" w:history="1">
        <w:r>
          <w:rPr>
            <w:rStyle w:val="Hyperlink"/>
          </w:rPr>
          <w:t>R1-2507046</w:t>
        </w:r>
      </w:hyperlink>
      <w:r w:rsidR="000C7094">
        <w:tab/>
        <w:t>Draft reply LS to RAN4 on event triggered L1-RSRP reporting</w:t>
      </w:r>
      <w:r w:rsidR="000C7094">
        <w:tab/>
        <w:t>ZTE Corporation, Sanechips</w:t>
      </w:r>
    </w:p>
    <w:p w14:paraId="0D711714" w14:textId="07E8C124" w:rsidR="000C7094" w:rsidRDefault="004710F9" w:rsidP="000C7094">
      <w:hyperlink r:id="rId91" w:history="1">
        <w:r>
          <w:rPr>
            <w:rStyle w:val="Hyperlink"/>
          </w:rPr>
          <w:t>R1-2507435</w:t>
        </w:r>
      </w:hyperlink>
      <w:r w:rsidR="000C7094">
        <w:tab/>
        <w:t>Draft Reply LS on event triggered L1-RSRP reporting</w:t>
      </w:r>
      <w:r w:rsidR="000C7094">
        <w:tab/>
        <w:t>Lenovo</w:t>
      </w:r>
    </w:p>
    <w:p w14:paraId="468F0247" w14:textId="41E58683" w:rsidR="000C7094" w:rsidRDefault="004710F9" w:rsidP="000C7094">
      <w:hyperlink r:id="rId92" w:history="1">
        <w:r>
          <w:rPr>
            <w:rStyle w:val="Hyperlink"/>
          </w:rPr>
          <w:t>R1-2507576</w:t>
        </w:r>
      </w:hyperlink>
      <w:r w:rsidR="000C7094">
        <w:tab/>
        <w:t>Draft reply of LS on event triggered L1-RSRP reporting</w:t>
      </w:r>
      <w:r w:rsidR="000C7094">
        <w:tab/>
        <w:t>Google</w:t>
      </w:r>
    </w:p>
    <w:p w14:paraId="7757377B" w14:textId="6CF2E814" w:rsidR="000C7094" w:rsidRDefault="004710F9" w:rsidP="000C7094">
      <w:hyperlink r:id="rId93" w:history="1">
        <w:r>
          <w:rPr>
            <w:rStyle w:val="Hyperlink"/>
          </w:rPr>
          <w:t>R1-2507735</w:t>
        </w:r>
      </w:hyperlink>
      <w:r w:rsidR="000C7094">
        <w:tab/>
        <w:t>Reply to LS on event-triggered L1-RSRP reporting</w:t>
      </w:r>
      <w:r w:rsidR="000C7094">
        <w:tab/>
        <w:t>Nokia</w:t>
      </w:r>
    </w:p>
    <w:p w14:paraId="2786031D" w14:textId="77777777" w:rsidR="00DA03D1" w:rsidRPr="009A1F7B" w:rsidRDefault="00DA03D1" w:rsidP="00DA03D1">
      <w:pPr>
        <w:pBdr>
          <w:bottom w:val="single" w:sz="6" w:space="1" w:color="auto"/>
        </w:pBdr>
        <w:rPr>
          <w:rFonts w:eastAsia="DengXian"/>
          <w:lang w:eastAsia="zh-CN"/>
        </w:rPr>
      </w:pPr>
    </w:p>
    <w:p w14:paraId="5B3237FD" w14:textId="77777777" w:rsidR="00DA03D1" w:rsidRPr="009A1F7B" w:rsidRDefault="00DA03D1" w:rsidP="00DA03D1">
      <w:pPr>
        <w:rPr>
          <w:rFonts w:eastAsia="DengXian"/>
          <w:lang w:eastAsia="zh-CN"/>
        </w:rPr>
      </w:pPr>
    </w:p>
    <w:p w14:paraId="3A45415C" w14:textId="1696F245" w:rsidR="000C7094" w:rsidRDefault="004710F9" w:rsidP="000C7094">
      <w:hyperlink r:id="rId94" w:history="1">
        <w:r>
          <w:rPr>
            <w:rStyle w:val="Hyperlink"/>
          </w:rPr>
          <w:t>R1-2506728</w:t>
        </w:r>
      </w:hyperlink>
      <w:r w:rsidR="000C7094">
        <w:tab/>
        <w:t>Reply LS on maximum transmission power for STxMP</w:t>
      </w:r>
      <w:r w:rsidR="000C7094">
        <w:tab/>
        <w:t>RAN4, vivo</w:t>
      </w:r>
    </w:p>
    <w:p w14:paraId="0DE93939" w14:textId="77777777" w:rsidR="000C7094" w:rsidRDefault="000C7094" w:rsidP="000C7094">
      <w:pPr>
        <w:rPr>
          <w:rFonts w:eastAsia="DengXian"/>
          <w:highlight w:val="yellow"/>
          <w:lang w:eastAsia="zh-CN"/>
        </w:rPr>
      </w:pPr>
      <w:r w:rsidRPr="006A05AD">
        <w:rPr>
          <w:rFonts w:eastAsia="DengXian" w:hint="eastAsia"/>
          <w:lang w:eastAsia="zh-CN"/>
        </w:rPr>
        <w:t>RAN4 informs RAN1 about its spec change on receiving corresponding RAN1 LS. No RAN1 action is needed.</w:t>
      </w:r>
    </w:p>
    <w:p w14:paraId="49BF8CE2" w14:textId="366FBCF0" w:rsidR="00DA03D1" w:rsidRPr="009A1F7B" w:rsidRDefault="00563126" w:rsidP="00DA03D1">
      <w:pPr>
        <w:pBdr>
          <w:bottom w:val="single" w:sz="6" w:space="1" w:color="auto"/>
        </w:pBdr>
        <w:rPr>
          <w:rFonts w:eastAsia="DengXian"/>
          <w:lang w:eastAsia="zh-CN"/>
        </w:rPr>
      </w:pPr>
      <w:r w:rsidRPr="00A524D8">
        <w:rPr>
          <w:b/>
          <w:bCs/>
        </w:rPr>
        <w:t>Decision:</w:t>
      </w:r>
      <w:r>
        <w:t xml:space="preserve"> This was noted.</w:t>
      </w:r>
    </w:p>
    <w:p w14:paraId="548C936A" w14:textId="77777777" w:rsidR="00DA03D1" w:rsidRPr="009A1F7B" w:rsidRDefault="00DA03D1" w:rsidP="00DA03D1">
      <w:pPr>
        <w:rPr>
          <w:rFonts w:eastAsia="DengXian"/>
          <w:lang w:eastAsia="zh-CN"/>
        </w:rPr>
      </w:pPr>
    </w:p>
    <w:p w14:paraId="3B2361D9" w14:textId="2B6F6F5A" w:rsidR="000C7094" w:rsidRPr="0077415B" w:rsidRDefault="004710F9" w:rsidP="000C7094">
      <w:pPr>
        <w:rPr>
          <w:rFonts w:eastAsia="DengXian"/>
          <w:lang w:eastAsia="zh-CN"/>
        </w:rPr>
      </w:pPr>
      <w:hyperlink r:id="rId95" w:history="1">
        <w:r>
          <w:rPr>
            <w:rStyle w:val="Hyperlink"/>
          </w:rPr>
          <w:t>R1-2506724</w:t>
        </w:r>
      </w:hyperlink>
      <w:r w:rsidR="000C7094">
        <w:tab/>
        <w:t>LS on per band and per BC capability</w:t>
      </w:r>
      <w:r w:rsidR="000C7094">
        <w:tab/>
        <w:t>RAN2, Samsung, Xiaomi</w:t>
      </w:r>
    </w:p>
    <w:p w14:paraId="576DA5B6" w14:textId="6F2631C6" w:rsidR="000C7094" w:rsidRDefault="000C7094" w:rsidP="000C7094">
      <w:pPr>
        <w:rPr>
          <w:rFonts w:eastAsia="DengXian"/>
          <w:highlight w:val="yellow"/>
          <w:lang w:eastAsia="zh-CN"/>
        </w:rPr>
      </w:pPr>
      <w:r w:rsidRPr="00CF2D46">
        <w:rPr>
          <w:rFonts w:eastAsia="DengXian"/>
          <w:lang w:eastAsia="zh-CN"/>
        </w:rPr>
        <w:t>RAN2</w:t>
      </w:r>
      <w:r w:rsidRPr="00CF2D46">
        <w:rPr>
          <w:rFonts w:eastAsia="DengXian" w:hint="eastAsia"/>
          <w:lang w:eastAsia="zh-CN"/>
        </w:rPr>
        <w:t xml:space="preserve"> is requesting</w:t>
      </w:r>
      <w:r w:rsidRPr="00CF2D46">
        <w:rPr>
          <w:rFonts w:eastAsia="DengXian"/>
          <w:lang w:eastAsia="zh-CN"/>
        </w:rPr>
        <w:t xml:space="preserve"> RAN1 to provide answer </w:t>
      </w:r>
      <w:r w:rsidRPr="00CF2D46">
        <w:rPr>
          <w:rFonts w:eastAsia="DengXian" w:hint="eastAsia"/>
          <w:lang w:eastAsia="zh-CN"/>
        </w:rPr>
        <w:t>to a list of</w:t>
      </w:r>
      <w:r w:rsidRPr="00CF2D46">
        <w:rPr>
          <w:rFonts w:eastAsia="DengXian"/>
          <w:lang w:eastAsia="zh-CN"/>
        </w:rPr>
        <w:t xml:space="preserve"> questions</w:t>
      </w:r>
      <w:r w:rsidRPr="00CF2D46">
        <w:rPr>
          <w:rFonts w:eastAsia="DengXian" w:hint="eastAsia"/>
          <w:lang w:eastAsia="zh-CN"/>
        </w:rPr>
        <w:t xml:space="preserve">, and further </w:t>
      </w:r>
      <w:r w:rsidRPr="00CF2D46">
        <w:rPr>
          <w:rFonts w:eastAsia="DengXian"/>
          <w:lang w:eastAsia="zh-CN"/>
        </w:rPr>
        <w:t>requesting</w:t>
      </w:r>
      <w:r w:rsidRPr="00CF2D46">
        <w:rPr>
          <w:rFonts w:eastAsia="DengXian" w:hint="eastAsia"/>
          <w:lang w:eastAsia="zh-CN"/>
        </w:rPr>
        <w:t xml:space="preserve"> </w:t>
      </w:r>
      <w:r w:rsidRPr="00CF2D46">
        <w:rPr>
          <w:rFonts w:eastAsia="DengXian"/>
          <w:lang w:eastAsia="zh-CN"/>
        </w:rPr>
        <w:t>RAN1 to capture how to handle relationship between per band and per BC capabilities and pre-requis</w:t>
      </w:r>
      <w:r w:rsidRPr="00CF2D46">
        <w:rPr>
          <w:rFonts w:eastAsia="DengXian" w:hint="eastAsia"/>
          <w:lang w:eastAsia="zh-CN"/>
        </w:rPr>
        <w:t>i</w:t>
      </w:r>
      <w:r w:rsidRPr="00CF2D46">
        <w:rPr>
          <w:rFonts w:eastAsia="DengXian"/>
          <w:lang w:eastAsia="zh-CN"/>
        </w:rPr>
        <w:t>te in the feature list If there is no common rule for all per band and per BC capabilities or there is exception for a certain feature group</w:t>
      </w:r>
      <w:r w:rsidRPr="00CF2D46">
        <w:rPr>
          <w:rFonts w:eastAsia="DengXian" w:hint="eastAsia"/>
          <w:lang w:eastAsia="zh-CN"/>
        </w:rPr>
        <w:t xml:space="preserve">. RAN1 discussion is needed. To be handled in Agenda 9.2. Moderator </w:t>
      </w:r>
      <w:r w:rsidR="00D16F0E" w:rsidRPr="00CF2D46">
        <w:rPr>
          <w:rFonts w:eastAsia="DengXian"/>
          <w:lang w:eastAsia="zh-CN"/>
        </w:rPr>
        <w:t xml:space="preserve">to be decided by </w:t>
      </w:r>
      <w:r w:rsidR="00C2146B" w:rsidRPr="00CF2D46">
        <w:rPr>
          <w:rFonts w:eastAsia="DengXian"/>
          <w:lang w:eastAsia="zh-CN"/>
        </w:rPr>
        <w:t>Ralf</w:t>
      </w:r>
      <w:r w:rsidR="00174A45" w:rsidRPr="00CF2D46">
        <w:rPr>
          <w:rFonts w:eastAsia="DengXian"/>
          <w:lang w:eastAsia="zh-CN"/>
        </w:rPr>
        <w:t>.</w:t>
      </w:r>
    </w:p>
    <w:p w14:paraId="001ADC33" w14:textId="316856A7" w:rsidR="00563126" w:rsidRDefault="00563126" w:rsidP="000C7094">
      <w:pPr>
        <w:rPr>
          <w:rFonts w:eastAsia="DengXian"/>
          <w:highlight w:val="yellow"/>
          <w:lang w:eastAsia="zh-CN"/>
        </w:rPr>
      </w:pPr>
      <w:r w:rsidRPr="00A524D8">
        <w:rPr>
          <w:b/>
          <w:bCs/>
        </w:rPr>
        <w:t>Decision:</w:t>
      </w:r>
      <w:r>
        <w:t xml:space="preserve"> This was noted.</w:t>
      </w:r>
    </w:p>
    <w:p w14:paraId="0E536C24" w14:textId="77777777" w:rsidR="00563126" w:rsidRPr="00F202F9" w:rsidRDefault="00563126" w:rsidP="000C7094">
      <w:pPr>
        <w:rPr>
          <w:rFonts w:eastAsia="DengXian"/>
          <w:highlight w:val="yellow"/>
          <w:lang w:eastAsia="zh-CN"/>
        </w:rPr>
      </w:pPr>
    </w:p>
    <w:p w14:paraId="247B15D4" w14:textId="77777777" w:rsidR="000C7094" w:rsidRPr="0077415B" w:rsidRDefault="000C7094" w:rsidP="000C7094">
      <w:pPr>
        <w:rPr>
          <w:rFonts w:eastAsia="DengXian"/>
          <w:b/>
          <w:bCs/>
          <w:u w:val="single"/>
          <w:lang w:eastAsia="zh-CN"/>
        </w:rPr>
      </w:pPr>
      <w:r w:rsidRPr="0077415B">
        <w:rPr>
          <w:rFonts w:eastAsia="DengXian" w:hint="eastAsia"/>
          <w:b/>
          <w:bCs/>
          <w:u w:val="single"/>
          <w:lang w:eastAsia="zh-CN"/>
        </w:rPr>
        <w:lastRenderedPageBreak/>
        <w:t>Relevant Tdocs</w:t>
      </w:r>
    </w:p>
    <w:p w14:paraId="21013046" w14:textId="24F3517A" w:rsidR="000C7094" w:rsidRDefault="004710F9" w:rsidP="000C7094">
      <w:pPr>
        <w:rPr>
          <w:rFonts w:eastAsia="DengXian"/>
          <w:lang w:eastAsia="zh-CN"/>
        </w:rPr>
      </w:pPr>
      <w:hyperlink r:id="rId96" w:history="1">
        <w:r>
          <w:rPr>
            <w:rStyle w:val="Hyperlink"/>
          </w:rPr>
          <w:t>R1-2506867</w:t>
        </w:r>
      </w:hyperlink>
      <w:r w:rsidR="000C7094">
        <w:tab/>
        <w:t>Draft reply LS on per band and per BC capability</w:t>
      </w:r>
      <w:r w:rsidR="000C7094">
        <w:tab/>
        <w:t>vivo</w:t>
      </w:r>
    </w:p>
    <w:p w14:paraId="45A5A121" w14:textId="668D2EB1" w:rsidR="000C7094" w:rsidRDefault="004710F9" w:rsidP="000C7094">
      <w:hyperlink r:id="rId97" w:history="1">
        <w:r>
          <w:rPr>
            <w:rStyle w:val="Hyperlink"/>
          </w:rPr>
          <w:t>R1-2506955</w:t>
        </w:r>
      </w:hyperlink>
      <w:r w:rsidR="000C7094">
        <w:tab/>
        <w:t>Discussion on RAN2 LS on per band and per BC capability</w:t>
      </w:r>
      <w:r w:rsidR="000C7094">
        <w:tab/>
        <w:t>Xiaomi</w:t>
      </w:r>
    </w:p>
    <w:p w14:paraId="7E235590" w14:textId="4318539B" w:rsidR="000C7094" w:rsidRDefault="004710F9" w:rsidP="000C7094">
      <w:pPr>
        <w:rPr>
          <w:rFonts w:eastAsia="DengXian"/>
          <w:lang w:eastAsia="zh-CN"/>
        </w:rPr>
      </w:pPr>
      <w:hyperlink r:id="rId98" w:history="1">
        <w:r>
          <w:rPr>
            <w:rStyle w:val="Hyperlink"/>
          </w:rPr>
          <w:t>R1-2507045</w:t>
        </w:r>
      </w:hyperlink>
      <w:r w:rsidR="000C7094">
        <w:tab/>
        <w:t>Draft reply LS to RAN2 on per band and per BC capability</w:t>
      </w:r>
      <w:r w:rsidR="000C7094">
        <w:tab/>
        <w:t>ZTE Corporation, Sanechips</w:t>
      </w:r>
    </w:p>
    <w:p w14:paraId="2C9668B4" w14:textId="1BAAAC98" w:rsidR="000C7094" w:rsidRDefault="004710F9" w:rsidP="000C7094">
      <w:hyperlink r:id="rId99" w:history="1">
        <w:r>
          <w:rPr>
            <w:rStyle w:val="Hyperlink"/>
          </w:rPr>
          <w:t>R1-2507071</w:t>
        </w:r>
      </w:hyperlink>
      <w:r w:rsidR="000C7094">
        <w:tab/>
        <w:t>Draft reply LS on per band and per BC capability</w:t>
      </w:r>
      <w:r w:rsidR="000C7094">
        <w:tab/>
        <w:t>Spreadtrum, UNISOC</w:t>
      </w:r>
    </w:p>
    <w:p w14:paraId="213B90BE" w14:textId="3E12F940" w:rsidR="000C7094" w:rsidRDefault="004710F9" w:rsidP="000C7094">
      <w:hyperlink r:id="rId100" w:history="1">
        <w:r>
          <w:rPr>
            <w:rStyle w:val="Hyperlink"/>
          </w:rPr>
          <w:t>R1-2507161</w:t>
        </w:r>
      </w:hyperlink>
      <w:r w:rsidR="000C7094">
        <w:tab/>
        <w:t>Discussion on LS on per band and per BC capability</w:t>
      </w:r>
      <w:r w:rsidR="000C7094">
        <w:tab/>
        <w:t>OPPO</w:t>
      </w:r>
    </w:p>
    <w:p w14:paraId="052C8A37" w14:textId="5EF21FF0" w:rsidR="000C7094" w:rsidRDefault="004710F9" w:rsidP="000C7094">
      <w:hyperlink r:id="rId101" w:history="1">
        <w:r>
          <w:rPr>
            <w:rStyle w:val="Hyperlink"/>
          </w:rPr>
          <w:t>R1-2507225</w:t>
        </w:r>
      </w:hyperlink>
      <w:r w:rsidR="000C7094">
        <w:tab/>
        <w:t>Draft reply LS on per band and per BC capability</w:t>
      </w:r>
      <w:r w:rsidR="000C7094">
        <w:tab/>
        <w:t>Samsung</w:t>
      </w:r>
    </w:p>
    <w:p w14:paraId="18BF1482" w14:textId="0C310D72" w:rsidR="000C7094" w:rsidRDefault="004710F9" w:rsidP="000C7094">
      <w:hyperlink r:id="rId102" w:history="1">
        <w:r>
          <w:rPr>
            <w:rStyle w:val="Hyperlink"/>
          </w:rPr>
          <w:t>R1-2507339</w:t>
        </w:r>
      </w:hyperlink>
      <w:r w:rsidR="000C7094">
        <w:tab/>
        <w:t>Discussion on RAN2 LS on per band and per BC capability</w:t>
      </w:r>
      <w:r w:rsidR="000C7094">
        <w:tab/>
        <w:t>Nokia</w:t>
      </w:r>
    </w:p>
    <w:p w14:paraId="75827F5D" w14:textId="2A56211E" w:rsidR="000C7094" w:rsidRDefault="004710F9" w:rsidP="000C7094">
      <w:hyperlink r:id="rId103" w:history="1">
        <w:r>
          <w:rPr>
            <w:rStyle w:val="Hyperlink"/>
          </w:rPr>
          <w:t>R1-2507440</w:t>
        </w:r>
      </w:hyperlink>
      <w:r w:rsidR="000C7094">
        <w:tab/>
        <w:t>Draft Reply LS on per band and per BC capability</w:t>
      </w:r>
      <w:r w:rsidR="000C7094">
        <w:tab/>
        <w:t>Lenovo</w:t>
      </w:r>
    </w:p>
    <w:p w14:paraId="2A5CFF35" w14:textId="46E13CAA" w:rsidR="000C7094" w:rsidRDefault="004710F9" w:rsidP="000C7094">
      <w:hyperlink r:id="rId104" w:history="1">
        <w:r>
          <w:rPr>
            <w:rStyle w:val="Hyperlink"/>
          </w:rPr>
          <w:t>R1-2507869</w:t>
        </w:r>
      </w:hyperlink>
      <w:r w:rsidR="000C7094">
        <w:tab/>
        <w:t>Discussion on LS on per band and per BC capability</w:t>
      </w:r>
      <w:r w:rsidR="000C7094">
        <w:tab/>
        <w:t>Ericsson</w:t>
      </w:r>
    </w:p>
    <w:p w14:paraId="4CB767CC" w14:textId="0E00327C" w:rsidR="000C7094" w:rsidRDefault="004710F9" w:rsidP="000C7094">
      <w:pPr>
        <w:rPr>
          <w:rFonts w:eastAsia="DengXian"/>
          <w:lang w:eastAsia="zh-CN"/>
        </w:rPr>
      </w:pPr>
      <w:hyperlink r:id="rId105" w:history="1">
        <w:r>
          <w:rPr>
            <w:rStyle w:val="Hyperlink"/>
          </w:rPr>
          <w:t>R1-2507933</w:t>
        </w:r>
      </w:hyperlink>
      <w:r w:rsidR="000C7094">
        <w:tab/>
        <w:t>Discussion on per band and per BC capability</w:t>
      </w:r>
      <w:r w:rsidR="000C7094">
        <w:tab/>
        <w:t>Huawei, HiSilicon</w:t>
      </w:r>
    </w:p>
    <w:p w14:paraId="70352670" w14:textId="77777777" w:rsidR="00DA03D1" w:rsidRPr="009A1F7B" w:rsidRDefault="00DA03D1" w:rsidP="00DA03D1">
      <w:pPr>
        <w:pBdr>
          <w:bottom w:val="single" w:sz="6" w:space="1" w:color="auto"/>
        </w:pBdr>
        <w:rPr>
          <w:rFonts w:eastAsia="DengXian"/>
          <w:lang w:eastAsia="zh-CN"/>
        </w:rPr>
      </w:pPr>
    </w:p>
    <w:p w14:paraId="421089A1" w14:textId="77777777" w:rsidR="00DA03D1" w:rsidRPr="009A1F7B" w:rsidRDefault="00DA03D1" w:rsidP="00DA03D1">
      <w:pPr>
        <w:rPr>
          <w:rFonts w:eastAsia="DengXian"/>
          <w:lang w:eastAsia="zh-CN"/>
        </w:rPr>
      </w:pPr>
    </w:p>
    <w:p w14:paraId="6C82D109" w14:textId="77777777" w:rsidR="000C7094" w:rsidRPr="00AA6372" w:rsidRDefault="000C7094" w:rsidP="000C7094">
      <w:pPr>
        <w:rPr>
          <w:rFonts w:eastAsia="DengXian"/>
          <w:b/>
          <w:bCs/>
          <w:u w:val="single"/>
          <w:lang w:val="fr-FR" w:eastAsia="zh-CN"/>
        </w:rPr>
      </w:pPr>
      <w:r w:rsidRPr="00AA6372">
        <w:rPr>
          <w:rFonts w:eastAsia="DengXian" w:hint="eastAsia"/>
          <w:b/>
          <w:bCs/>
          <w:u w:val="single"/>
          <w:lang w:val="fr-FR" w:eastAsia="zh-CN"/>
        </w:rPr>
        <w:t>R19 SBFD</w:t>
      </w:r>
    </w:p>
    <w:p w14:paraId="719A2D4B" w14:textId="690D6152" w:rsidR="000C7094" w:rsidRPr="00A124DD" w:rsidRDefault="004710F9" w:rsidP="000C7094">
      <w:pPr>
        <w:rPr>
          <w:rFonts w:eastAsia="DengXian"/>
          <w:lang w:eastAsia="zh-CN"/>
        </w:rPr>
      </w:pPr>
      <w:hyperlink r:id="rId106" w:history="1">
        <w:r>
          <w:rPr>
            <w:rStyle w:val="Hyperlink"/>
          </w:rPr>
          <w:t>R1-2506719</w:t>
        </w:r>
      </w:hyperlink>
      <w:r w:rsidR="000C7094">
        <w:tab/>
        <w:t>Reply LS on simultaneous configuration of SBFD and DC</w:t>
      </w:r>
      <w:r w:rsidR="000C7094">
        <w:tab/>
        <w:t>RAN2, ZTE</w:t>
      </w:r>
    </w:p>
    <w:p w14:paraId="42C88D28" w14:textId="77777777" w:rsidR="000C7094" w:rsidRPr="00AE2725" w:rsidRDefault="000C7094" w:rsidP="000C7094">
      <w:pPr>
        <w:rPr>
          <w:rFonts w:eastAsia="DengXian"/>
          <w:highlight w:val="cyan"/>
          <w:lang w:eastAsia="zh-CN"/>
        </w:rPr>
      </w:pPr>
      <w:r w:rsidRPr="00CF2D46">
        <w:rPr>
          <w:rFonts w:hint="eastAsia"/>
        </w:rPr>
        <w:t xml:space="preserve">RAN2 is requesting RAN1 to take its conclusion that </w:t>
      </w:r>
      <w:r w:rsidRPr="00CF2D46">
        <w:t>simultaneous configuration of SBFD and DC</w:t>
      </w:r>
      <w:r w:rsidRPr="00CF2D46">
        <w:rPr>
          <w:rFonts w:hint="eastAsia"/>
        </w:rPr>
        <w:t xml:space="preserve"> can be supported with limited specification impact.</w:t>
      </w:r>
      <w:r w:rsidRPr="00CF2D46">
        <w:rPr>
          <w:rFonts w:eastAsia="DengXian" w:hint="eastAsia"/>
          <w:lang w:eastAsia="zh-CN"/>
        </w:rPr>
        <w:t xml:space="preserve"> No RAN1 immediate action is needed.</w:t>
      </w:r>
    </w:p>
    <w:p w14:paraId="65C8203E" w14:textId="51D7269E" w:rsidR="00DA03D1" w:rsidRPr="009A1F7B" w:rsidRDefault="00174A45" w:rsidP="00DA03D1">
      <w:pPr>
        <w:pBdr>
          <w:bottom w:val="single" w:sz="6" w:space="1" w:color="auto"/>
        </w:pBdr>
        <w:rPr>
          <w:rFonts w:eastAsia="DengXian"/>
          <w:lang w:eastAsia="zh-CN"/>
        </w:rPr>
      </w:pPr>
      <w:r w:rsidRPr="00A524D8">
        <w:rPr>
          <w:b/>
          <w:bCs/>
        </w:rPr>
        <w:t>Decision:</w:t>
      </w:r>
      <w:r>
        <w:t xml:space="preserve"> This was noted.</w:t>
      </w:r>
    </w:p>
    <w:p w14:paraId="4989C749" w14:textId="77777777" w:rsidR="00DA03D1" w:rsidRPr="009A1F7B" w:rsidRDefault="00DA03D1" w:rsidP="00DA03D1">
      <w:pPr>
        <w:rPr>
          <w:rFonts w:eastAsia="DengXian"/>
          <w:lang w:eastAsia="zh-CN"/>
        </w:rPr>
      </w:pPr>
    </w:p>
    <w:p w14:paraId="13BA9499" w14:textId="77777777" w:rsidR="000C7094" w:rsidRPr="00707322" w:rsidRDefault="000C7094" w:rsidP="000C7094">
      <w:pPr>
        <w:ind w:left="1440" w:hanging="1440"/>
        <w:rPr>
          <w:rFonts w:eastAsia="DengXian"/>
          <w:b/>
          <w:bCs/>
          <w:u w:val="single"/>
          <w:lang w:eastAsia="zh-CN"/>
        </w:rPr>
      </w:pPr>
      <w:r w:rsidRPr="00707322">
        <w:rPr>
          <w:rFonts w:eastAsia="DengXian" w:hint="eastAsia"/>
          <w:b/>
          <w:bCs/>
          <w:u w:val="single"/>
          <w:lang w:eastAsia="zh-CN"/>
        </w:rPr>
        <w:t>R19 NES</w:t>
      </w:r>
    </w:p>
    <w:p w14:paraId="77E3661B" w14:textId="07DD43A7" w:rsidR="000C7094" w:rsidRPr="00707322" w:rsidRDefault="004710F9" w:rsidP="000C7094">
      <w:pPr>
        <w:rPr>
          <w:rFonts w:eastAsia="DengXian"/>
          <w:lang w:eastAsia="zh-CN"/>
        </w:rPr>
      </w:pPr>
      <w:hyperlink r:id="rId107" w:history="1">
        <w:r>
          <w:rPr>
            <w:rStyle w:val="Hyperlink"/>
          </w:rPr>
          <w:t>R1-2506714</w:t>
        </w:r>
      </w:hyperlink>
      <w:r w:rsidR="000C7094">
        <w:tab/>
        <w:t>LS on RAN2 agreement on SUL support for SIB1 request</w:t>
      </w:r>
      <w:r w:rsidR="000C7094">
        <w:tab/>
        <w:t>RAN2, Samsung</w:t>
      </w:r>
    </w:p>
    <w:p w14:paraId="69D1004F" w14:textId="42059A89" w:rsidR="000C7094" w:rsidRDefault="000C7094" w:rsidP="00174A45">
      <w:pPr>
        <w:jc w:val="both"/>
        <w:rPr>
          <w:rFonts w:eastAsia="DengXian"/>
          <w:lang w:eastAsia="zh-CN"/>
        </w:rPr>
      </w:pPr>
      <w:r w:rsidRPr="00CF2D46">
        <w:rPr>
          <w:rFonts w:eastAsia="DengXian" w:hint="eastAsia"/>
          <w:lang w:eastAsia="zh-CN"/>
        </w:rPr>
        <w:t xml:space="preserve">RAN2 is requesting </w:t>
      </w:r>
      <w:r w:rsidRPr="00CF2D46">
        <w:rPr>
          <w:rFonts w:eastAsia="DengXian"/>
          <w:lang w:eastAsia="zh-CN"/>
        </w:rPr>
        <w:t>RAN1 to inform if there is any concern on the SUL support for SIB1 request</w:t>
      </w:r>
      <w:r w:rsidRPr="00CF2D46">
        <w:rPr>
          <w:rFonts w:eastAsia="DengXian" w:hint="eastAsia"/>
          <w:lang w:eastAsia="zh-CN"/>
        </w:rPr>
        <w:t>.</w:t>
      </w:r>
      <w:r w:rsidRPr="00CF2D46">
        <w:rPr>
          <w:rFonts w:ascii="Arial" w:eastAsia="SimSun" w:hAnsi="Arial" w:cs="Arial" w:hint="eastAsia"/>
          <w:lang w:val="en-US" w:eastAsia="zh-CN" w:bidi="ar"/>
        </w:rPr>
        <w:t xml:space="preserve"> </w:t>
      </w:r>
      <w:r w:rsidRPr="00CF2D46">
        <w:rPr>
          <w:rFonts w:eastAsia="DengXian" w:hint="eastAsia"/>
          <w:lang w:eastAsia="zh-CN"/>
        </w:rPr>
        <w:t xml:space="preserve">RAN1 discussion is needed. </w:t>
      </w:r>
      <w:r w:rsidRPr="00CF2D46">
        <w:rPr>
          <w:rFonts w:eastAsia="DengXian"/>
          <w:lang w:eastAsia="zh-CN"/>
        </w:rPr>
        <w:t xml:space="preserve">To be handled in agenda item </w:t>
      </w:r>
      <w:r w:rsidRPr="00CF2D46">
        <w:rPr>
          <w:rFonts w:eastAsia="DengXian" w:hint="eastAsia"/>
          <w:lang w:eastAsia="zh-CN"/>
        </w:rPr>
        <w:t>8.5</w:t>
      </w:r>
      <w:r w:rsidRPr="00CF2D46">
        <w:rPr>
          <w:rFonts w:eastAsia="DengXian"/>
          <w:lang w:eastAsia="zh-CN"/>
        </w:rPr>
        <w:t xml:space="preserve">. </w:t>
      </w:r>
      <w:r w:rsidRPr="00CF2D46">
        <w:rPr>
          <w:rFonts w:eastAsia="DengXian" w:hint="eastAsia"/>
          <w:lang w:eastAsia="zh-CN"/>
        </w:rPr>
        <w:t xml:space="preserve">Moderator </w:t>
      </w:r>
      <w:r w:rsidR="00174A45" w:rsidRPr="00CF2D46">
        <w:rPr>
          <w:rFonts w:eastAsia="DengXian"/>
          <w:lang w:eastAsia="zh-CN"/>
        </w:rPr>
        <w:t>James (MediaTek</w:t>
      </w:r>
      <w:r w:rsidRPr="00CF2D46">
        <w:rPr>
          <w:rFonts w:eastAsia="DengXian" w:hint="eastAsia"/>
          <w:lang w:eastAsia="zh-CN"/>
        </w:rPr>
        <w:t>).</w:t>
      </w:r>
    </w:p>
    <w:p w14:paraId="573983B3" w14:textId="547E6043" w:rsidR="00174A45" w:rsidRDefault="00174A45" w:rsidP="00174A45">
      <w:pPr>
        <w:jc w:val="both"/>
      </w:pPr>
      <w:r w:rsidRPr="00A524D8">
        <w:rPr>
          <w:b/>
          <w:bCs/>
        </w:rPr>
        <w:t>Decision:</w:t>
      </w:r>
      <w:r>
        <w:t xml:space="preserve"> This was noted.</w:t>
      </w:r>
    </w:p>
    <w:p w14:paraId="6078D917" w14:textId="77777777" w:rsidR="00174A45" w:rsidRDefault="00174A45" w:rsidP="00174A45">
      <w:pPr>
        <w:jc w:val="both"/>
        <w:rPr>
          <w:rFonts w:eastAsia="DengXian"/>
          <w:lang w:eastAsia="zh-CN"/>
        </w:rPr>
      </w:pPr>
    </w:p>
    <w:p w14:paraId="1205C320" w14:textId="77777777" w:rsidR="000C7094" w:rsidRPr="00E16DC0" w:rsidRDefault="000C7094" w:rsidP="000C7094">
      <w:pPr>
        <w:rPr>
          <w:b/>
          <w:bCs/>
          <w:u w:val="single"/>
        </w:rPr>
      </w:pPr>
      <w:r w:rsidRPr="00E16DC0">
        <w:rPr>
          <w:rFonts w:hint="eastAsia"/>
          <w:b/>
          <w:bCs/>
          <w:u w:val="single"/>
        </w:rPr>
        <w:t>Relevant Tdocs:</w:t>
      </w:r>
    </w:p>
    <w:p w14:paraId="021B4FBC" w14:textId="27219B87" w:rsidR="000C7094" w:rsidRDefault="004710F9" w:rsidP="000C7094">
      <w:hyperlink r:id="rId108" w:history="1">
        <w:r>
          <w:rPr>
            <w:rStyle w:val="Hyperlink"/>
          </w:rPr>
          <w:t>R1-2507089</w:t>
        </w:r>
      </w:hyperlink>
      <w:r w:rsidR="000C7094">
        <w:tab/>
        <w:t>Draft reply LS on RAN2 agreement on SUL support for SIB1 request</w:t>
      </w:r>
      <w:r w:rsidR="000C7094">
        <w:tab/>
        <w:t>CATT</w:t>
      </w:r>
    </w:p>
    <w:p w14:paraId="6CCEA01C" w14:textId="34DD958C" w:rsidR="000C7094" w:rsidRDefault="004710F9" w:rsidP="000C7094">
      <w:pPr>
        <w:ind w:left="1440" w:hanging="1440"/>
        <w:rPr>
          <w:rFonts w:eastAsia="DengXian"/>
          <w:lang w:eastAsia="zh-CN"/>
        </w:rPr>
      </w:pPr>
      <w:hyperlink r:id="rId109" w:history="1">
        <w:r>
          <w:rPr>
            <w:rStyle w:val="Hyperlink"/>
          </w:rPr>
          <w:t>R1-2507188</w:t>
        </w:r>
      </w:hyperlink>
      <w:r w:rsidR="000C7094">
        <w:tab/>
        <w:t>Draft reply LS on RAN2 agreement on SUL support for SIB1 request</w:t>
      </w:r>
      <w:r w:rsidR="000C7094">
        <w:tab/>
        <w:t>ZTE Corporation, Sanechips</w:t>
      </w:r>
    </w:p>
    <w:p w14:paraId="4DE13095" w14:textId="358985DC" w:rsidR="000C7094" w:rsidRDefault="004710F9" w:rsidP="000C7094">
      <w:pPr>
        <w:ind w:left="1440" w:hanging="1440"/>
        <w:rPr>
          <w:rFonts w:eastAsia="DengXian"/>
          <w:lang w:eastAsia="zh-CN"/>
        </w:rPr>
      </w:pPr>
      <w:hyperlink r:id="rId110" w:history="1">
        <w:r>
          <w:rPr>
            <w:rStyle w:val="Hyperlink"/>
          </w:rPr>
          <w:t>R1-2507266</w:t>
        </w:r>
      </w:hyperlink>
      <w:r w:rsidR="000C7094">
        <w:tab/>
        <w:t>Discussion on RAN2 agreement on SUL support for SIB1 request</w:t>
      </w:r>
      <w:r w:rsidR="000C7094">
        <w:tab/>
        <w:t>ZTE Corporation, Sanechips</w:t>
      </w:r>
    </w:p>
    <w:p w14:paraId="5311AFF3" w14:textId="0A12F301" w:rsidR="000C7094" w:rsidRDefault="004710F9" w:rsidP="000C7094">
      <w:pPr>
        <w:ind w:left="1440" w:hanging="1440"/>
        <w:rPr>
          <w:rFonts w:eastAsia="DengXian"/>
          <w:lang w:eastAsia="zh-CN"/>
        </w:rPr>
      </w:pPr>
      <w:hyperlink r:id="rId111" w:history="1">
        <w:r>
          <w:rPr>
            <w:rStyle w:val="Hyperlink"/>
          </w:rPr>
          <w:t>R1-2507350</w:t>
        </w:r>
      </w:hyperlink>
      <w:r w:rsidR="000C7094">
        <w:tab/>
        <w:t>Discussion on RAN2 LS on SUL support for SIB1 request</w:t>
      </w:r>
      <w:r w:rsidR="000C7094">
        <w:tab/>
        <w:t>LG Electronics</w:t>
      </w:r>
    </w:p>
    <w:p w14:paraId="3FB0E92A" w14:textId="77777777" w:rsidR="00DA03D1" w:rsidRPr="009A1F7B" w:rsidRDefault="00DA03D1" w:rsidP="00DA03D1">
      <w:pPr>
        <w:pBdr>
          <w:bottom w:val="single" w:sz="6" w:space="1" w:color="auto"/>
        </w:pBdr>
        <w:rPr>
          <w:rFonts w:eastAsia="DengXian"/>
          <w:lang w:eastAsia="zh-CN"/>
        </w:rPr>
      </w:pPr>
    </w:p>
    <w:p w14:paraId="00EDC5D5" w14:textId="77777777" w:rsidR="00DA03D1" w:rsidRPr="009A1F7B" w:rsidRDefault="00DA03D1" w:rsidP="00DA03D1">
      <w:pPr>
        <w:rPr>
          <w:rFonts w:eastAsia="DengXian"/>
          <w:lang w:eastAsia="zh-CN"/>
        </w:rPr>
      </w:pPr>
    </w:p>
    <w:p w14:paraId="23E2421C" w14:textId="77777777" w:rsidR="000C7094" w:rsidRPr="00C22354" w:rsidRDefault="000C7094" w:rsidP="000C7094">
      <w:pPr>
        <w:rPr>
          <w:rFonts w:eastAsia="DengXian"/>
          <w:b/>
          <w:bCs/>
          <w:u w:val="single"/>
          <w:lang w:eastAsia="zh-CN"/>
        </w:rPr>
      </w:pPr>
      <w:r w:rsidRPr="00C22354">
        <w:rPr>
          <w:rFonts w:eastAsia="DengXian" w:hint="eastAsia"/>
          <w:b/>
          <w:bCs/>
          <w:u w:val="single"/>
          <w:lang w:eastAsia="zh-CN"/>
        </w:rPr>
        <w:t>R19 LP-WUS</w:t>
      </w:r>
    </w:p>
    <w:p w14:paraId="3A0EF6BA" w14:textId="16BFF07B" w:rsidR="000C7094" w:rsidRPr="00707322" w:rsidRDefault="004710F9" w:rsidP="000C7094">
      <w:pPr>
        <w:rPr>
          <w:rFonts w:eastAsia="DengXian"/>
          <w:lang w:eastAsia="zh-CN"/>
        </w:rPr>
      </w:pPr>
      <w:hyperlink r:id="rId112" w:history="1">
        <w:r>
          <w:rPr>
            <w:rStyle w:val="Hyperlink"/>
          </w:rPr>
          <w:t>R1-2506723</w:t>
        </w:r>
      </w:hyperlink>
      <w:r w:rsidR="000C7094">
        <w:tab/>
        <w:t>LS on not supporting simultaneous LR and MR operation</w:t>
      </w:r>
      <w:r w:rsidR="000C7094">
        <w:tab/>
        <w:t>RAN2, Apple</w:t>
      </w:r>
    </w:p>
    <w:p w14:paraId="6B1C0D24" w14:textId="77777777" w:rsidR="000C7094" w:rsidRDefault="000C7094" w:rsidP="000C7094">
      <w:pPr>
        <w:rPr>
          <w:rFonts w:eastAsia="DengXian"/>
          <w:highlight w:val="yellow"/>
          <w:lang w:eastAsia="zh-CN"/>
        </w:rPr>
      </w:pPr>
      <w:r w:rsidRPr="00CF2D46">
        <w:rPr>
          <w:rFonts w:hint="eastAsia"/>
        </w:rPr>
        <w:lastRenderedPageBreak/>
        <w:t xml:space="preserve">RAN2 is requesting RAN1 to take its </w:t>
      </w:r>
      <w:r w:rsidRPr="00CF2D46">
        <w:rPr>
          <w:rFonts w:eastAsia="DengXian"/>
          <w:lang w:eastAsia="zh-CN"/>
        </w:rPr>
        <w:t>agreement</w:t>
      </w:r>
      <w:r w:rsidRPr="00CF2D46">
        <w:rPr>
          <w:rFonts w:eastAsia="DengXian" w:hint="eastAsia"/>
          <w:lang w:eastAsia="zh-CN"/>
        </w:rPr>
        <w:t xml:space="preserve"> into account, as well as sharing its understanding on RAN1 agreement</w:t>
      </w:r>
      <w:r w:rsidRPr="00CF2D46">
        <w:rPr>
          <w:rFonts w:hint="eastAsia"/>
        </w:rPr>
        <w:t>.</w:t>
      </w:r>
      <w:r w:rsidRPr="00CF2D46">
        <w:rPr>
          <w:rFonts w:eastAsia="DengXian" w:hint="eastAsia"/>
          <w:lang w:eastAsia="zh-CN"/>
        </w:rPr>
        <w:t xml:space="preserve"> RAN1 discussion is needed. To be handled in Agenda 8.6. Moderator Xin (vivo)</w:t>
      </w:r>
    </w:p>
    <w:p w14:paraId="79D29AEA" w14:textId="1F8E0BC1" w:rsidR="004D52BF" w:rsidRDefault="004D52BF" w:rsidP="000C7094">
      <w:r w:rsidRPr="00A524D8">
        <w:rPr>
          <w:b/>
          <w:bCs/>
        </w:rPr>
        <w:t>Decision:</w:t>
      </w:r>
      <w:r>
        <w:t xml:space="preserve"> This was noted.</w:t>
      </w:r>
    </w:p>
    <w:p w14:paraId="14C15C25" w14:textId="77777777" w:rsidR="004D52BF" w:rsidRPr="00AE2725" w:rsidRDefault="004D52BF" w:rsidP="000C7094">
      <w:pPr>
        <w:rPr>
          <w:rFonts w:eastAsia="DengXian"/>
          <w:highlight w:val="cyan"/>
          <w:lang w:eastAsia="zh-CN"/>
        </w:rPr>
      </w:pPr>
    </w:p>
    <w:p w14:paraId="2E311A89" w14:textId="77777777" w:rsidR="000C7094" w:rsidRPr="00707322" w:rsidRDefault="000C7094" w:rsidP="000C7094">
      <w:pPr>
        <w:rPr>
          <w:rFonts w:eastAsia="DengXian"/>
          <w:b/>
          <w:bCs/>
          <w:u w:val="single"/>
          <w:lang w:eastAsia="zh-CN"/>
        </w:rPr>
      </w:pPr>
      <w:r w:rsidRPr="00707322">
        <w:rPr>
          <w:rFonts w:eastAsia="DengXian" w:hint="eastAsia"/>
          <w:b/>
          <w:bCs/>
          <w:u w:val="single"/>
          <w:lang w:eastAsia="zh-CN"/>
        </w:rPr>
        <w:t>Relevant Tdoc</w:t>
      </w:r>
    </w:p>
    <w:p w14:paraId="2CD3C85F" w14:textId="0B2CB12A" w:rsidR="000C7094" w:rsidRDefault="004710F9" w:rsidP="000C7094">
      <w:hyperlink r:id="rId113" w:history="1">
        <w:r>
          <w:rPr>
            <w:rStyle w:val="Hyperlink"/>
          </w:rPr>
          <w:t>R1-2506868</w:t>
        </w:r>
      </w:hyperlink>
      <w:r w:rsidR="000C7094">
        <w:tab/>
        <w:t>Draft reply LS on not supporting simultaneous LR and MR operation</w:t>
      </w:r>
      <w:r w:rsidR="000C7094">
        <w:tab/>
        <w:t>vivo</w:t>
      </w:r>
    </w:p>
    <w:p w14:paraId="29A84E88" w14:textId="56EC29AB" w:rsidR="00DA03D1" w:rsidRDefault="004710F9" w:rsidP="00DA03D1">
      <w:pPr>
        <w:pBdr>
          <w:bottom w:val="single" w:sz="6" w:space="1" w:color="auto"/>
        </w:pBdr>
        <w:rPr>
          <w:rFonts w:eastAsia="DengXian"/>
          <w:lang w:eastAsia="zh-CN"/>
        </w:rPr>
      </w:pPr>
      <w:hyperlink r:id="rId114" w:history="1">
        <w:r w:rsidRPr="00075F13">
          <w:rPr>
            <w:rStyle w:val="Hyperlink"/>
            <w:rFonts w:eastAsia="DengXian"/>
            <w:highlight w:val="green"/>
            <w:lang w:eastAsia="zh-CN"/>
          </w:rPr>
          <w:t>R1-2508127</w:t>
        </w:r>
      </w:hyperlink>
      <w:r w:rsidR="002741FF">
        <w:rPr>
          <w:rFonts w:eastAsia="DengXian"/>
          <w:lang w:eastAsia="zh-CN"/>
        </w:rPr>
        <w:tab/>
      </w:r>
      <w:r w:rsidR="002741FF" w:rsidRPr="002741FF">
        <w:rPr>
          <w:rFonts w:eastAsia="DengXian"/>
          <w:lang w:eastAsia="zh-CN"/>
        </w:rPr>
        <w:t>Draft reply LS on not supporting simultaneous LR and MR operation</w:t>
      </w:r>
      <w:r w:rsidR="002741FF">
        <w:rPr>
          <w:rFonts w:eastAsia="DengXian"/>
          <w:lang w:eastAsia="zh-CN"/>
        </w:rPr>
        <w:tab/>
      </w:r>
      <w:r w:rsidR="002741FF" w:rsidRPr="002741FF">
        <w:rPr>
          <w:rFonts w:eastAsia="DengXian"/>
          <w:lang w:eastAsia="zh-CN"/>
        </w:rPr>
        <w:t>Moderator (vivo)</w:t>
      </w:r>
    </w:p>
    <w:p w14:paraId="3B852623" w14:textId="1C35A9BE" w:rsidR="00075F13" w:rsidRDefault="00075F13" w:rsidP="00DA03D1">
      <w:pPr>
        <w:pBdr>
          <w:bottom w:val="single" w:sz="6" w:space="1" w:color="auto"/>
        </w:pBdr>
        <w:rPr>
          <w:rFonts w:eastAsia="DengXian"/>
          <w:lang w:eastAsia="zh-CN"/>
        </w:rPr>
      </w:pPr>
      <w:r w:rsidRPr="00075F13">
        <w:rPr>
          <w:rFonts w:eastAsia="DengXian"/>
          <w:b/>
          <w:bCs/>
          <w:lang w:eastAsia="zh-CN"/>
        </w:rPr>
        <w:t>Decision:</w:t>
      </w:r>
      <w:r>
        <w:rPr>
          <w:rFonts w:eastAsia="DengXian"/>
          <w:lang w:eastAsia="zh-CN"/>
        </w:rPr>
        <w:t xml:space="preserve"> This was endorsed.</w:t>
      </w:r>
    </w:p>
    <w:p w14:paraId="4534932A" w14:textId="7D2D0AD2" w:rsidR="002741FF" w:rsidRDefault="004710F9" w:rsidP="00DA03D1">
      <w:pPr>
        <w:pBdr>
          <w:bottom w:val="single" w:sz="6" w:space="1" w:color="auto"/>
        </w:pBdr>
        <w:rPr>
          <w:rFonts w:eastAsia="DengXian"/>
          <w:lang w:eastAsia="zh-CN"/>
        </w:rPr>
      </w:pPr>
      <w:hyperlink r:id="rId115" w:history="1">
        <w:r w:rsidRPr="00291943">
          <w:rPr>
            <w:rStyle w:val="Hyperlink"/>
            <w:rFonts w:eastAsia="DengXian"/>
            <w:highlight w:val="green"/>
            <w:lang w:eastAsia="zh-CN"/>
          </w:rPr>
          <w:t>R1-2508128</w:t>
        </w:r>
      </w:hyperlink>
      <w:r w:rsidR="002741FF">
        <w:rPr>
          <w:rFonts w:eastAsia="DengXian"/>
          <w:lang w:eastAsia="zh-CN"/>
        </w:rPr>
        <w:tab/>
      </w:r>
      <w:r w:rsidR="002741FF" w:rsidRPr="002741FF">
        <w:rPr>
          <w:rFonts w:eastAsia="DengXian"/>
          <w:lang w:eastAsia="zh-CN"/>
        </w:rPr>
        <w:t>Reply LS on not supporting simultaneous LR and MR operation</w:t>
      </w:r>
      <w:r w:rsidR="002741FF">
        <w:rPr>
          <w:rFonts w:eastAsia="DengXian"/>
          <w:lang w:eastAsia="zh-CN"/>
        </w:rPr>
        <w:tab/>
        <w:t>RAN1, Vivo</w:t>
      </w:r>
    </w:p>
    <w:p w14:paraId="341E90CA" w14:textId="77A13239" w:rsidR="00291943" w:rsidRDefault="00291943" w:rsidP="00DA03D1">
      <w:pPr>
        <w:pBdr>
          <w:bottom w:val="single" w:sz="6" w:space="1" w:color="auto"/>
        </w:pBdr>
        <w:rPr>
          <w:rFonts w:eastAsia="DengXian"/>
          <w:lang w:eastAsia="zh-CN"/>
        </w:rPr>
      </w:pPr>
      <w:r w:rsidRPr="00291943">
        <w:rPr>
          <w:rFonts w:eastAsia="DengXian"/>
          <w:b/>
          <w:bCs/>
          <w:lang w:eastAsia="zh-CN"/>
        </w:rPr>
        <w:t xml:space="preserve">Decision: </w:t>
      </w:r>
      <w:r>
        <w:rPr>
          <w:rFonts w:eastAsia="DengXian"/>
          <w:lang w:eastAsia="zh-CN"/>
        </w:rPr>
        <w:t>This was approved.</w:t>
      </w:r>
    </w:p>
    <w:p w14:paraId="1BE7118B" w14:textId="77777777" w:rsidR="002741FF" w:rsidRPr="009A1F7B" w:rsidRDefault="002741FF" w:rsidP="00DA03D1">
      <w:pPr>
        <w:pBdr>
          <w:bottom w:val="single" w:sz="6" w:space="1" w:color="auto"/>
        </w:pBdr>
        <w:rPr>
          <w:rFonts w:eastAsia="DengXian"/>
          <w:lang w:eastAsia="zh-CN"/>
        </w:rPr>
      </w:pPr>
    </w:p>
    <w:p w14:paraId="38D9887B" w14:textId="77777777" w:rsidR="00DA03D1" w:rsidRDefault="00DA03D1" w:rsidP="00DA03D1">
      <w:pPr>
        <w:rPr>
          <w:rFonts w:eastAsia="DengXian"/>
          <w:lang w:eastAsia="zh-CN"/>
        </w:rPr>
      </w:pPr>
    </w:p>
    <w:p w14:paraId="7CE13A55" w14:textId="77777777" w:rsidR="0096703E" w:rsidRPr="009A1F7B" w:rsidRDefault="0096703E" w:rsidP="0096703E">
      <w:pPr>
        <w:rPr>
          <w:rFonts w:eastAsia="DengXian"/>
          <w:lang w:eastAsia="zh-CN"/>
        </w:rPr>
      </w:pPr>
      <w:r w:rsidRPr="00D803C7">
        <w:rPr>
          <w:rFonts w:eastAsia="DengXian" w:hint="eastAsia"/>
          <w:b/>
          <w:bCs/>
          <w:u w:val="single"/>
          <w:lang w:eastAsia="zh-CN"/>
        </w:rPr>
        <w:t xml:space="preserve">R19 </w:t>
      </w:r>
      <w:r>
        <w:rPr>
          <w:rFonts w:eastAsia="DengXian" w:hint="eastAsia"/>
          <w:b/>
          <w:bCs/>
          <w:u w:val="single"/>
          <w:lang w:eastAsia="zh-CN"/>
        </w:rPr>
        <w:t>NR/</w:t>
      </w:r>
      <w:r w:rsidRPr="00D803C7">
        <w:rPr>
          <w:rFonts w:eastAsia="DengXian" w:hint="eastAsia"/>
          <w:b/>
          <w:bCs/>
          <w:u w:val="single"/>
          <w:lang w:eastAsia="zh-CN"/>
        </w:rPr>
        <w:t>IoT-NTN</w:t>
      </w:r>
    </w:p>
    <w:p w14:paraId="6787BFDE" w14:textId="738841D5" w:rsidR="0096703E" w:rsidRPr="00C50572" w:rsidRDefault="004710F9" w:rsidP="0096703E">
      <w:pPr>
        <w:ind w:left="1440" w:hanging="1440"/>
        <w:rPr>
          <w:rFonts w:eastAsia="DengXian"/>
          <w:lang w:eastAsia="zh-CN"/>
        </w:rPr>
      </w:pPr>
      <w:hyperlink r:id="rId116" w:history="1">
        <w:r>
          <w:rPr>
            <w:rStyle w:val="Hyperlink"/>
          </w:rPr>
          <w:t>R1-2506732</w:t>
        </w:r>
      </w:hyperlink>
      <w:r w:rsidR="0096703E">
        <w:tab/>
        <w:t>Reply LS on requirements for phase continuity and power consistency for OCC with PUSCH in NR NTN Ph3</w:t>
      </w:r>
      <w:r w:rsidR="0096703E">
        <w:tab/>
        <w:t>RAN4, vivo</w:t>
      </w:r>
    </w:p>
    <w:p w14:paraId="5DD8A48D" w14:textId="77777777" w:rsidR="0096703E" w:rsidRDefault="0096703E" w:rsidP="0096703E">
      <w:pPr>
        <w:rPr>
          <w:rFonts w:eastAsia="DengXian"/>
          <w:lang w:eastAsia="zh-CN"/>
        </w:rPr>
      </w:pPr>
      <w:r w:rsidRPr="00CF2D46">
        <w:rPr>
          <w:rFonts w:eastAsia="DengXian"/>
          <w:lang w:eastAsia="zh-CN"/>
        </w:rPr>
        <w:t>RAN4 is requesting RAN1 to take its agreement into account. RAN1 was CC-ed. RAN1 discussion is needed. To be handled in agenda item 8.7.2. Moderator Gilles (MediaTek)</w:t>
      </w:r>
    </w:p>
    <w:p w14:paraId="62DE78AA" w14:textId="77777777" w:rsidR="004D52BF" w:rsidRDefault="004D52BF" w:rsidP="004D52BF">
      <w:bookmarkStart w:id="184" w:name="_Hlk211242842"/>
      <w:r w:rsidRPr="00A524D8">
        <w:rPr>
          <w:b/>
          <w:bCs/>
        </w:rPr>
        <w:t>Decision:</w:t>
      </w:r>
      <w:r>
        <w:t xml:space="preserve"> This was noted.</w:t>
      </w:r>
      <w:bookmarkEnd w:id="184"/>
    </w:p>
    <w:p w14:paraId="70E6D74C" w14:textId="77777777" w:rsidR="004D52BF" w:rsidRDefault="004D52BF" w:rsidP="0096703E">
      <w:pPr>
        <w:rPr>
          <w:rFonts w:eastAsia="DengXian"/>
          <w:lang w:eastAsia="zh-CN"/>
        </w:rPr>
      </w:pPr>
    </w:p>
    <w:p w14:paraId="5B2DAD8E" w14:textId="77777777" w:rsidR="0096703E" w:rsidRPr="00AB594F" w:rsidRDefault="0096703E" w:rsidP="0096703E">
      <w:pPr>
        <w:rPr>
          <w:rFonts w:eastAsia="DengXian"/>
          <w:b/>
          <w:bCs/>
          <w:u w:val="single"/>
          <w:lang w:eastAsia="zh-CN"/>
        </w:rPr>
      </w:pPr>
      <w:r w:rsidRPr="00AB594F">
        <w:rPr>
          <w:rFonts w:eastAsia="DengXian" w:hint="eastAsia"/>
          <w:b/>
          <w:bCs/>
          <w:u w:val="single"/>
          <w:lang w:eastAsia="zh-CN"/>
        </w:rPr>
        <w:t>Relevant Tdoc</w:t>
      </w:r>
      <w:r>
        <w:rPr>
          <w:rFonts w:eastAsia="DengXian" w:hint="eastAsia"/>
          <w:b/>
          <w:bCs/>
          <w:u w:val="single"/>
          <w:lang w:eastAsia="zh-CN"/>
        </w:rPr>
        <w:t>:</w:t>
      </w:r>
    </w:p>
    <w:p w14:paraId="026815DA" w14:textId="24A9C615" w:rsidR="0096703E" w:rsidRPr="00C50572" w:rsidRDefault="004710F9" w:rsidP="0096703E">
      <w:pPr>
        <w:ind w:left="1440" w:hanging="1440"/>
        <w:rPr>
          <w:rFonts w:eastAsia="DengXian"/>
          <w:lang w:eastAsia="zh-CN"/>
        </w:rPr>
      </w:pPr>
      <w:hyperlink r:id="rId117" w:history="1">
        <w:r>
          <w:rPr>
            <w:rStyle w:val="Hyperlink"/>
          </w:rPr>
          <w:t>R1-2507688</w:t>
        </w:r>
      </w:hyperlink>
      <w:r w:rsidR="0096703E">
        <w:tab/>
        <w:t>Requirements for phase continuity and power consistency for OCC</w:t>
      </w:r>
      <w:r w:rsidR="0096703E">
        <w:tab/>
        <w:t>Qualcomm Incorporated</w:t>
      </w:r>
    </w:p>
    <w:p w14:paraId="6E1B09EF" w14:textId="77777777" w:rsidR="0096703E" w:rsidRPr="009A1F7B" w:rsidRDefault="0096703E" w:rsidP="0096703E">
      <w:pPr>
        <w:rPr>
          <w:rFonts w:eastAsia="DengXian"/>
          <w:lang w:eastAsia="zh-CN"/>
        </w:rPr>
      </w:pPr>
    </w:p>
    <w:p w14:paraId="72A9A3B5" w14:textId="285DB8DB" w:rsidR="000C7094" w:rsidRPr="00C50572" w:rsidRDefault="004710F9" w:rsidP="000C7094">
      <w:pPr>
        <w:rPr>
          <w:rFonts w:eastAsia="DengXian"/>
          <w:lang w:eastAsia="zh-CN"/>
        </w:rPr>
      </w:pPr>
      <w:hyperlink r:id="rId118" w:history="1">
        <w:r>
          <w:rPr>
            <w:rStyle w:val="Hyperlink"/>
          </w:rPr>
          <w:t>R1-2506717</w:t>
        </w:r>
      </w:hyperlink>
      <w:r w:rsidR="000C7094">
        <w:tab/>
        <w:t>LS on power ramping and RRC configuration for CB-Msg3-EDT</w:t>
      </w:r>
      <w:r w:rsidR="000C7094">
        <w:tab/>
        <w:t>RAN2, Nokia</w:t>
      </w:r>
    </w:p>
    <w:p w14:paraId="70FA3888" w14:textId="128A6063" w:rsidR="000C7094" w:rsidRDefault="006D2498" w:rsidP="000C7094">
      <w:pPr>
        <w:rPr>
          <w:rFonts w:eastAsia="DengXian"/>
          <w:lang w:eastAsia="zh-CN"/>
        </w:rPr>
      </w:pPr>
      <w:r w:rsidRPr="00CF2D46">
        <w:rPr>
          <w:rFonts w:eastAsia="DengXian"/>
          <w:lang w:eastAsia="zh-CN"/>
        </w:rPr>
        <w:t xml:space="preserve">RAN2 is requesting RAN1 to take the above information into account, and providing confirmation regarding RAN1’s questions indicated in the LS </w:t>
      </w:r>
      <w:hyperlink r:id="rId119" w:history="1">
        <w:r w:rsidR="004710F9">
          <w:rPr>
            <w:rStyle w:val="Hyperlink"/>
            <w:rFonts w:eastAsia="DengXian"/>
            <w:lang w:eastAsia="zh-CN"/>
          </w:rPr>
          <w:t>R1-2504959</w:t>
        </w:r>
      </w:hyperlink>
      <w:r w:rsidRPr="00CF2D46">
        <w:rPr>
          <w:rFonts w:eastAsia="DengXian"/>
          <w:lang w:eastAsia="zh-CN"/>
        </w:rPr>
        <w:t>. RAN discussion is needed. To be handled in agenda item 8.7.2. Moderator Gilles (MediaTek).</w:t>
      </w:r>
    </w:p>
    <w:p w14:paraId="13A4F2EB" w14:textId="0DBCBA49" w:rsidR="004D52BF" w:rsidRDefault="00DD0F7E" w:rsidP="000C7094">
      <w:r w:rsidRPr="00A524D8">
        <w:rPr>
          <w:b/>
          <w:bCs/>
        </w:rPr>
        <w:t>Decision:</w:t>
      </w:r>
      <w:r>
        <w:t xml:space="preserve"> This was noted.</w:t>
      </w:r>
    </w:p>
    <w:p w14:paraId="356C8BDA" w14:textId="77777777" w:rsidR="00DD0F7E" w:rsidRPr="00C50572" w:rsidRDefault="00DD0F7E" w:rsidP="000C7094">
      <w:pPr>
        <w:rPr>
          <w:rFonts w:eastAsia="DengXian"/>
          <w:lang w:eastAsia="zh-CN"/>
        </w:rPr>
      </w:pPr>
    </w:p>
    <w:p w14:paraId="4A57BB42" w14:textId="77777777" w:rsidR="000C7094" w:rsidRPr="00C50572" w:rsidRDefault="000C7094" w:rsidP="000C7094">
      <w:pPr>
        <w:rPr>
          <w:rFonts w:eastAsia="DengXian"/>
          <w:lang w:eastAsia="zh-CN"/>
        </w:rPr>
      </w:pPr>
      <w:r w:rsidRPr="005F4DFE">
        <w:rPr>
          <w:rFonts w:eastAsia="DengXian" w:hint="eastAsia"/>
          <w:b/>
          <w:bCs/>
          <w:u w:val="single"/>
          <w:lang w:eastAsia="zh-CN"/>
        </w:rPr>
        <w:t>Relevant Tdocs:</w:t>
      </w:r>
    </w:p>
    <w:p w14:paraId="22B7A493" w14:textId="2D5C1BE8" w:rsidR="000C7094" w:rsidRDefault="004710F9" w:rsidP="000C7094">
      <w:hyperlink r:id="rId120" w:history="1">
        <w:r>
          <w:rPr>
            <w:rStyle w:val="Hyperlink"/>
          </w:rPr>
          <w:t>R1-2506857</w:t>
        </w:r>
      </w:hyperlink>
      <w:r w:rsidR="000C7094">
        <w:tab/>
        <w:t>Draft reply LS on the support of CB-msg3</w:t>
      </w:r>
      <w:r w:rsidR="000C7094">
        <w:tab/>
        <w:t>vivo</w:t>
      </w:r>
    </w:p>
    <w:p w14:paraId="7A316DD2" w14:textId="6ABE56DE" w:rsidR="000C7094" w:rsidRDefault="004710F9" w:rsidP="000C7094">
      <w:hyperlink r:id="rId121" w:history="1">
        <w:r>
          <w:rPr>
            <w:rStyle w:val="Hyperlink"/>
          </w:rPr>
          <w:t>R1-2506858</w:t>
        </w:r>
      </w:hyperlink>
      <w:r w:rsidR="000C7094">
        <w:tab/>
        <w:t>Discussion on the support of CB-msg3</w:t>
      </w:r>
      <w:r w:rsidR="000C7094">
        <w:tab/>
        <w:t>vivo</w:t>
      </w:r>
    </w:p>
    <w:p w14:paraId="554F09FF" w14:textId="5CE08A5B" w:rsidR="000C7094" w:rsidRDefault="004710F9" w:rsidP="000C7094">
      <w:pPr>
        <w:ind w:left="1440" w:hanging="1440"/>
      </w:pPr>
      <w:hyperlink r:id="rId122" w:history="1">
        <w:r>
          <w:rPr>
            <w:rStyle w:val="Hyperlink"/>
          </w:rPr>
          <w:t>R1-2506907</w:t>
        </w:r>
      </w:hyperlink>
      <w:r w:rsidR="000C7094">
        <w:tab/>
        <w:t>Discussion on the LS on power ramping and RRC configuration for CB-Msg3-EDT</w:t>
      </w:r>
      <w:r w:rsidR="000C7094">
        <w:tab/>
        <w:t>ZTE Corporation, Sanechips</w:t>
      </w:r>
    </w:p>
    <w:p w14:paraId="543F6D74" w14:textId="25B20670" w:rsidR="000C7094" w:rsidRDefault="004710F9" w:rsidP="000C7094">
      <w:pPr>
        <w:ind w:left="1440" w:hanging="1440"/>
        <w:rPr>
          <w:rFonts w:eastAsia="DengXian"/>
          <w:lang w:eastAsia="zh-CN"/>
        </w:rPr>
      </w:pPr>
      <w:hyperlink r:id="rId123" w:history="1">
        <w:r>
          <w:rPr>
            <w:rStyle w:val="Hyperlink"/>
          </w:rPr>
          <w:t>R1-2506958</w:t>
        </w:r>
      </w:hyperlink>
      <w:r w:rsidR="000C7094">
        <w:tab/>
        <w:t>Discussion on RAN2 LS on power ramping and RRC configuration for CB-Msg3-EDT</w:t>
      </w:r>
      <w:r w:rsidR="000C7094">
        <w:tab/>
        <w:t>Xiaomi</w:t>
      </w:r>
    </w:p>
    <w:p w14:paraId="2056D19C" w14:textId="4DD764E7" w:rsidR="000C7094" w:rsidRDefault="004710F9" w:rsidP="000C7094">
      <w:hyperlink r:id="rId124" w:history="1">
        <w:r>
          <w:rPr>
            <w:rStyle w:val="Hyperlink"/>
          </w:rPr>
          <w:t>R1-2507083</w:t>
        </w:r>
      </w:hyperlink>
      <w:r w:rsidR="000C7094">
        <w:tab/>
        <w:t>Discussion on LS on power ramping and RRC configuration for CB-Msg3-EDT</w:t>
      </w:r>
      <w:r w:rsidR="000C7094">
        <w:tab/>
        <w:t>CATT</w:t>
      </w:r>
    </w:p>
    <w:p w14:paraId="3DB418AD" w14:textId="506BA38D" w:rsidR="000C7094" w:rsidRDefault="004710F9" w:rsidP="000C7094">
      <w:hyperlink r:id="rId125" w:history="1">
        <w:r>
          <w:rPr>
            <w:rStyle w:val="Hyperlink"/>
          </w:rPr>
          <w:t>R1-2507143</w:t>
        </w:r>
      </w:hyperlink>
      <w:r w:rsidR="000C7094">
        <w:tab/>
        <w:t>Discussion on LS on power ramping and RRC configuration for CB-Msg3-EDT</w:t>
      </w:r>
      <w:r w:rsidR="000C7094">
        <w:tab/>
        <w:t>OPPO</w:t>
      </w:r>
    </w:p>
    <w:p w14:paraId="412377DE" w14:textId="34D36162" w:rsidR="000C7094" w:rsidRDefault="004710F9" w:rsidP="000C7094">
      <w:hyperlink r:id="rId126" w:history="1">
        <w:r>
          <w:rPr>
            <w:rStyle w:val="Hyperlink"/>
          </w:rPr>
          <w:t>R1-2507144</w:t>
        </w:r>
      </w:hyperlink>
      <w:r w:rsidR="000C7094">
        <w:tab/>
        <w:t>Draft reply LS on power ramping and RRC configuration for CB-Msg3-EDT</w:t>
      </w:r>
      <w:r w:rsidR="000C7094">
        <w:tab/>
        <w:t>OPPO</w:t>
      </w:r>
    </w:p>
    <w:p w14:paraId="08BA6362" w14:textId="05F9644C" w:rsidR="000C7094" w:rsidRDefault="004710F9" w:rsidP="000C7094">
      <w:pPr>
        <w:ind w:left="1440" w:hanging="1440"/>
        <w:rPr>
          <w:rFonts w:eastAsia="DengXian"/>
          <w:lang w:eastAsia="zh-CN"/>
        </w:rPr>
      </w:pPr>
      <w:hyperlink r:id="rId127" w:history="1">
        <w:r>
          <w:rPr>
            <w:rStyle w:val="Hyperlink"/>
          </w:rPr>
          <w:t>R1-2507261</w:t>
        </w:r>
      </w:hyperlink>
      <w:r w:rsidR="000C7094">
        <w:tab/>
        <w:t>On RAN2 LS on CB Msg3 EDT for IoT NTN Ph3</w:t>
      </w:r>
      <w:r w:rsidR="000C7094">
        <w:tab/>
        <w:t xml:space="preserve">Ericsson </w:t>
      </w:r>
    </w:p>
    <w:p w14:paraId="71835102" w14:textId="0DF63F78" w:rsidR="000C7094" w:rsidRDefault="004710F9" w:rsidP="000C7094">
      <w:pPr>
        <w:ind w:left="1440" w:hanging="1440"/>
      </w:pPr>
      <w:hyperlink r:id="rId128" w:history="1">
        <w:r>
          <w:rPr>
            <w:rStyle w:val="Hyperlink"/>
          </w:rPr>
          <w:t>R1-2507295</w:t>
        </w:r>
      </w:hyperlink>
      <w:r w:rsidR="000C7094">
        <w:tab/>
        <w:t>Discussion on RAN2 LS on power ramping and RRC configuration for CB-Msg3-EDT</w:t>
      </w:r>
      <w:r w:rsidR="000C7094">
        <w:tab/>
        <w:t>Nokia, Nokia Shanghai Bell</w:t>
      </w:r>
    </w:p>
    <w:p w14:paraId="55C7B296" w14:textId="151DAA95" w:rsidR="000C7094" w:rsidRDefault="004710F9" w:rsidP="000C7094">
      <w:hyperlink r:id="rId129" w:history="1">
        <w:r>
          <w:rPr>
            <w:rStyle w:val="Hyperlink"/>
          </w:rPr>
          <w:t>R1-2507626</w:t>
        </w:r>
      </w:hyperlink>
      <w:r w:rsidR="000C7094">
        <w:tab/>
        <w:t>LS on power ramping and RRC configuration for CB-Msg3-EDT</w:t>
      </w:r>
      <w:r w:rsidR="000C7094">
        <w:tab/>
        <w:t>MediaTek Inc.</w:t>
      </w:r>
    </w:p>
    <w:p w14:paraId="691AFDE1" w14:textId="2ABA0D56" w:rsidR="000C7094" w:rsidRDefault="004710F9" w:rsidP="000C7094">
      <w:hyperlink r:id="rId130" w:history="1">
        <w:r>
          <w:rPr>
            <w:rStyle w:val="Hyperlink"/>
          </w:rPr>
          <w:t>R1-2507685</w:t>
        </w:r>
      </w:hyperlink>
      <w:r w:rsidR="000C7094">
        <w:tab/>
        <w:t>Power ramping and RRC configuration for CB-Msg3-EDT</w:t>
      </w:r>
      <w:r w:rsidR="000C7094">
        <w:tab/>
        <w:t>Qualcomm Incorporated</w:t>
      </w:r>
    </w:p>
    <w:p w14:paraId="4B8A9554" w14:textId="7CCAE294" w:rsidR="000C7094" w:rsidRDefault="004710F9" w:rsidP="000C7094">
      <w:hyperlink r:id="rId131" w:history="1">
        <w:r>
          <w:rPr>
            <w:rStyle w:val="Hyperlink"/>
          </w:rPr>
          <w:t>R1-2507917</w:t>
        </w:r>
      </w:hyperlink>
      <w:r w:rsidR="000C7094">
        <w:tab/>
        <w:t>Discussion on CB-Msg3-EDT</w:t>
      </w:r>
      <w:r w:rsidR="000C7094">
        <w:tab/>
        <w:t>Huawei, HiSilicon</w:t>
      </w:r>
    </w:p>
    <w:p w14:paraId="1E8F8345" w14:textId="6564C099" w:rsidR="000C7094" w:rsidRPr="00C50572" w:rsidRDefault="004710F9" w:rsidP="000C7094">
      <w:pPr>
        <w:rPr>
          <w:rFonts w:eastAsia="DengXian"/>
          <w:lang w:eastAsia="zh-CN"/>
        </w:rPr>
      </w:pPr>
      <w:hyperlink r:id="rId132" w:history="1">
        <w:r>
          <w:rPr>
            <w:rStyle w:val="Hyperlink"/>
          </w:rPr>
          <w:t>R1-2507918</w:t>
        </w:r>
      </w:hyperlink>
      <w:r w:rsidR="000C7094">
        <w:tab/>
        <w:t>Draft LS reply on CB-Msg3-EDT</w:t>
      </w:r>
      <w:r w:rsidR="000C7094">
        <w:tab/>
        <w:t>Huawei, HiSilicon</w:t>
      </w:r>
    </w:p>
    <w:p w14:paraId="2394A34F" w14:textId="77777777" w:rsidR="00DA03D1" w:rsidRPr="009A1F7B" w:rsidRDefault="00DA03D1" w:rsidP="00DA03D1">
      <w:pPr>
        <w:pBdr>
          <w:bottom w:val="single" w:sz="6" w:space="1" w:color="auto"/>
        </w:pBdr>
        <w:rPr>
          <w:rFonts w:eastAsia="DengXian"/>
          <w:lang w:eastAsia="zh-CN"/>
        </w:rPr>
      </w:pPr>
    </w:p>
    <w:p w14:paraId="1849C1DA" w14:textId="10019794" w:rsidR="00DA03D1" w:rsidRDefault="00DA03D1" w:rsidP="00DA03D1">
      <w:pPr>
        <w:rPr>
          <w:rFonts w:eastAsia="DengXian"/>
          <w:lang w:eastAsia="zh-CN"/>
        </w:rPr>
      </w:pPr>
    </w:p>
    <w:p w14:paraId="3E804443" w14:textId="7F5B80E9" w:rsidR="000C7094" w:rsidRPr="00CF2D46" w:rsidRDefault="004710F9" w:rsidP="000C7094">
      <w:pPr>
        <w:ind w:left="1440" w:hanging="1440"/>
        <w:rPr>
          <w:rFonts w:eastAsia="DengXian"/>
          <w:lang w:eastAsia="zh-CN"/>
        </w:rPr>
      </w:pPr>
      <w:hyperlink r:id="rId133" w:history="1">
        <w:r>
          <w:rPr>
            <w:rStyle w:val="Hyperlink"/>
          </w:rPr>
          <w:t>R1-2507051</w:t>
        </w:r>
      </w:hyperlink>
      <w:r w:rsidR="000C7094" w:rsidRPr="00CF2D46">
        <w:tab/>
        <w:t>Remaining issues on CB-RNTI in the LS on CB-Msg3-EDT</w:t>
      </w:r>
      <w:r w:rsidR="000C7094" w:rsidRPr="00CF2D46">
        <w:tab/>
        <w:t>ZTE Corporation, Sanechips</w:t>
      </w:r>
    </w:p>
    <w:p w14:paraId="37D07B8E" w14:textId="6E854C7B" w:rsidR="00DA03D1" w:rsidRDefault="002C21CA" w:rsidP="00DA03D1">
      <w:pPr>
        <w:pBdr>
          <w:bottom w:val="single" w:sz="6" w:space="1" w:color="auto"/>
        </w:pBdr>
        <w:rPr>
          <w:rFonts w:eastAsia="DengXian"/>
          <w:lang w:eastAsia="zh-CN"/>
        </w:rPr>
      </w:pPr>
      <w:r w:rsidRPr="00CF2D46">
        <w:rPr>
          <w:rFonts w:eastAsia="DengXian"/>
          <w:lang w:eastAsia="zh-CN"/>
        </w:rPr>
        <w:t>Corresponding LS has been treated and replied in RAN1#122. Issue raised in this contribution should be discussed in Agenda 8.7.2. Moderator Martin (Sony)</w:t>
      </w:r>
    </w:p>
    <w:p w14:paraId="54D43986" w14:textId="100F6A86" w:rsidR="00E0159C" w:rsidRDefault="00DD0F7E" w:rsidP="00DA03D1">
      <w:pPr>
        <w:pBdr>
          <w:bottom w:val="single" w:sz="6" w:space="1" w:color="auto"/>
        </w:pBdr>
      </w:pPr>
      <w:r w:rsidRPr="00A524D8">
        <w:rPr>
          <w:b/>
          <w:bCs/>
        </w:rPr>
        <w:t>Decision:</w:t>
      </w:r>
      <w:r>
        <w:t xml:space="preserve"> This was noted.</w:t>
      </w:r>
    </w:p>
    <w:p w14:paraId="479E3C5A" w14:textId="77777777" w:rsidR="00DD0F7E" w:rsidRPr="009A1F7B" w:rsidRDefault="00DD0F7E" w:rsidP="00DA03D1">
      <w:pPr>
        <w:pBdr>
          <w:bottom w:val="single" w:sz="6" w:space="1" w:color="auto"/>
        </w:pBdr>
        <w:rPr>
          <w:rFonts w:eastAsia="DengXian"/>
          <w:lang w:eastAsia="zh-CN"/>
        </w:rPr>
      </w:pPr>
    </w:p>
    <w:p w14:paraId="5420CB55" w14:textId="77777777" w:rsidR="00DA03D1" w:rsidRPr="009A1F7B" w:rsidRDefault="00DA03D1" w:rsidP="00DA03D1">
      <w:pPr>
        <w:rPr>
          <w:rFonts w:eastAsia="DengXian"/>
          <w:lang w:eastAsia="zh-CN"/>
        </w:rPr>
      </w:pPr>
    </w:p>
    <w:p w14:paraId="3F135F94" w14:textId="006B0459" w:rsidR="000C7094" w:rsidRPr="00C50572" w:rsidRDefault="004710F9" w:rsidP="000C7094">
      <w:pPr>
        <w:rPr>
          <w:rFonts w:eastAsia="DengXian"/>
          <w:lang w:eastAsia="zh-CN"/>
        </w:rPr>
      </w:pPr>
      <w:hyperlink r:id="rId134" w:history="1">
        <w:r>
          <w:rPr>
            <w:rStyle w:val="Hyperlink"/>
          </w:rPr>
          <w:t>R1-2506718</w:t>
        </w:r>
      </w:hyperlink>
      <w:r w:rsidR="000C7094">
        <w:tab/>
        <w:t>LS on OCC for IoT-NTN TDD mode</w:t>
      </w:r>
      <w:r w:rsidR="000C7094">
        <w:tab/>
        <w:t>RAN2, Huawei</w:t>
      </w:r>
    </w:p>
    <w:p w14:paraId="65467AF1" w14:textId="34B7643D" w:rsidR="000C7094" w:rsidRDefault="002C21CA" w:rsidP="000C7094">
      <w:pPr>
        <w:rPr>
          <w:rFonts w:eastAsia="DengXian"/>
          <w:lang w:eastAsia="zh-CN"/>
        </w:rPr>
      </w:pPr>
      <w:r w:rsidRPr="00CF2D46">
        <w:rPr>
          <w:rFonts w:eastAsia="DengXian"/>
          <w:lang w:eastAsia="zh-CN"/>
        </w:rPr>
        <w:t>RAN2 respectfully asks RAN1 to provide feedback if OCC defined for IoT NTN Rel-19 can be supported for IoT NTN TDD mode. RAN1 discussion is needed while keeping in mind that Internet of Things (IoT) Phase 3 and IoT-NTN TDD mode belong to different items, the outputs from one item can’t be simply applied to another one even when it is feasible according to MCC procedure. To be handled in agenda item 8.7.2 Moderator Shin (Huawei).</w:t>
      </w:r>
    </w:p>
    <w:p w14:paraId="034DC00E" w14:textId="58CD78EE" w:rsidR="00DD0F7E" w:rsidRDefault="00DD0F7E" w:rsidP="000C7094">
      <w:r w:rsidRPr="00A524D8">
        <w:rPr>
          <w:b/>
          <w:bCs/>
        </w:rPr>
        <w:t>Decision:</w:t>
      </w:r>
      <w:r>
        <w:t xml:space="preserve"> This was noted.</w:t>
      </w:r>
    </w:p>
    <w:p w14:paraId="7942BB11" w14:textId="77777777" w:rsidR="00DD0F7E" w:rsidRPr="009D7F95" w:rsidRDefault="00DD0F7E" w:rsidP="000C7094">
      <w:pPr>
        <w:rPr>
          <w:rFonts w:eastAsia="DengXian"/>
          <w:lang w:eastAsia="zh-CN"/>
        </w:rPr>
      </w:pPr>
    </w:p>
    <w:p w14:paraId="5BE76902" w14:textId="77777777" w:rsidR="000C7094" w:rsidRPr="00C50572" w:rsidRDefault="000C7094" w:rsidP="000C7094">
      <w:pPr>
        <w:rPr>
          <w:rFonts w:eastAsia="DengXian"/>
          <w:b/>
          <w:bCs/>
          <w:u w:val="single"/>
          <w:lang w:eastAsia="zh-CN"/>
        </w:rPr>
      </w:pPr>
      <w:r w:rsidRPr="00C50572">
        <w:rPr>
          <w:rFonts w:eastAsia="DengXian" w:hint="eastAsia"/>
          <w:b/>
          <w:bCs/>
          <w:u w:val="single"/>
          <w:lang w:eastAsia="zh-CN"/>
        </w:rPr>
        <w:t>Relevant Tdocs</w:t>
      </w:r>
    </w:p>
    <w:p w14:paraId="57B45C6C" w14:textId="3F94584D" w:rsidR="000C7094" w:rsidRDefault="004710F9" w:rsidP="000C7094">
      <w:hyperlink r:id="rId135" w:history="1">
        <w:r>
          <w:rPr>
            <w:rStyle w:val="Hyperlink"/>
          </w:rPr>
          <w:t>R1-2506859</w:t>
        </w:r>
      </w:hyperlink>
      <w:r w:rsidR="000C7094">
        <w:tab/>
        <w:t>Draft reply LS on OCC support for IoT NTN TDD</w:t>
      </w:r>
      <w:r w:rsidR="000C7094">
        <w:tab/>
        <w:t>vivo</w:t>
      </w:r>
    </w:p>
    <w:p w14:paraId="3D4A8E40" w14:textId="29829A65" w:rsidR="000C7094" w:rsidRDefault="004710F9" w:rsidP="000C7094">
      <w:hyperlink r:id="rId136" w:history="1">
        <w:r>
          <w:rPr>
            <w:rStyle w:val="Hyperlink"/>
          </w:rPr>
          <w:t>R1-2506860</w:t>
        </w:r>
      </w:hyperlink>
      <w:r w:rsidR="000C7094">
        <w:tab/>
        <w:t>Discussion on OCC support for IoT NTN TDD</w:t>
      </w:r>
      <w:r w:rsidR="000C7094">
        <w:tab/>
        <w:t>vivo</w:t>
      </w:r>
    </w:p>
    <w:p w14:paraId="7040001E" w14:textId="07832075" w:rsidR="000C7094" w:rsidRDefault="004710F9" w:rsidP="000C7094">
      <w:hyperlink r:id="rId137" w:history="1">
        <w:r>
          <w:rPr>
            <w:rStyle w:val="Hyperlink"/>
          </w:rPr>
          <w:t>R1-2506908</w:t>
        </w:r>
      </w:hyperlink>
      <w:r w:rsidR="000C7094">
        <w:tab/>
        <w:t>Discussion on the LS on OCC for IoT-NTN TDD mode</w:t>
      </w:r>
      <w:r w:rsidR="000C7094">
        <w:tab/>
        <w:t>ZTE Corporation, Sanechips</w:t>
      </w:r>
    </w:p>
    <w:p w14:paraId="62517B0E" w14:textId="20C53AEB" w:rsidR="000C7094" w:rsidRDefault="004710F9" w:rsidP="000C7094">
      <w:hyperlink r:id="rId138" w:history="1">
        <w:r>
          <w:rPr>
            <w:rStyle w:val="Hyperlink"/>
          </w:rPr>
          <w:t>R1-2506954</w:t>
        </w:r>
      </w:hyperlink>
      <w:r w:rsidR="000C7094">
        <w:tab/>
        <w:t>Discussion on the LS on OCC for IoT-NTN TDD mode</w:t>
      </w:r>
      <w:r w:rsidR="000C7094">
        <w:tab/>
        <w:t>xiaomi</w:t>
      </w:r>
    </w:p>
    <w:p w14:paraId="6AEAA12C" w14:textId="5C93119A" w:rsidR="000C7094" w:rsidRDefault="004710F9" w:rsidP="000C7094">
      <w:hyperlink r:id="rId139" w:history="1">
        <w:r>
          <w:rPr>
            <w:rStyle w:val="Hyperlink"/>
          </w:rPr>
          <w:t>R1-2507084</w:t>
        </w:r>
      </w:hyperlink>
      <w:r w:rsidR="000C7094">
        <w:tab/>
        <w:t>Discussion on LS on OCC for IoT-NTN TDD mode</w:t>
      </w:r>
      <w:r w:rsidR="000C7094">
        <w:tab/>
        <w:t>CATT</w:t>
      </w:r>
    </w:p>
    <w:p w14:paraId="46361410" w14:textId="003673D3" w:rsidR="000C7094" w:rsidRDefault="004710F9" w:rsidP="000C7094">
      <w:hyperlink r:id="rId140" w:history="1">
        <w:r>
          <w:rPr>
            <w:rStyle w:val="Hyperlink"/>
          </w:rPr>
          <w:t>R1-2507145</w:t>
        </w:r>
      </w:hyperlink>
      <w:r w:rsidR="000C7094">
        <w:tab/>
        <w:t>Discussion on LS on OCC for IoT-NTN TDD mode</w:t>
      </w:r>
      <w:r w:rsidR="000C7094">
        <w:tab/>
        <w:t>OPPO</w:t>
      </w:r>
    </w:p>
    <w:p w14:paraId="23AC860D" w14:textId="78D4C11F" w:rsidR="000C7094" w:rsidRDefault="004710F9" w:rsidP="000C7094">
      <w:hyperlink r:id="rId141" w:history="1">
        <w:r>
          <w:rPr>
            <w:rStyle w:val="Hyperlink"/>
          </w:rPr>
          <w:t>R1-2507146</w:t>
        </w:r>
      </w:hyperlink>
      <w:r w:rsidR="000C7094">
        <w:tab/>
        <w:t>Draft reply LS on OCC for IoT-NTN TDD mode</w:t>
      </w:r>
      <w:r w:rsidR="000C7094">
        <w:tab/>
        <w:t>OPPO</w:t>
      </w:r>
    </w:p>
    <w:p w14:paraId="2C9F6B34" w14:textId="70EE490F" w:rsidR="000C7094" w:rsidRDefault="004710F9" w:rsidP="000C7094">
      <w:hyperlink r:id="rId142" w:history="1">
        <w:r>
          <w:rPr>
            <w:rStyle w:val="Hyperlink"/>
          </w:rPr>
          <w:t>R1-2507262</w:t>
        </w:r>
      </w:hyperlink>
      <w:r w:rsidR="000C7094">
        <w:tab/>
        <w:t>On RAN2 LS on OCC for IoT-NTN TDD mode</w:t>
      </w:r>
      <w:r w:rsidR="000C7094">
        <w:tab/>
        <w:t>Ericsson</w:t>
      </w:r>
    </w:p>
    <w:p w14:paraId="7AE0727E" w14:textId="42EDD42B" w:rsidR="000C7094" w:rsidRDefault="004710F9" w:rsidP="000C7094">
      <w:pPr>
        <w:ind w:left="1440" w:hanging="1440"/>
        <w:rPr>
          <w:rFonts w:eastAsia="DengXian"/>
          <w:lang w:eastAsia="zh-CN"/>
        </w:rPr>
      </w:pPr>
      <w:hyperlink r:id="rId143" w:history="1">
        <w:r>
          <w:rPr>
            <w:rStyle w:val="Hyperlink"/>
          </w:rPr>
          <w:t>R1-2507296</w:t>
        </w:r>
      </w:hyperlink>
      <w:r w:rsidR="000C7094">
        <w:tab/>
        <w:t>Discussion on RAN2 LS on OCC for IoT-NTN TDD mode</w:t>
      </w:r>
      <w:r w:rsidR="000C7094">
        <w:tab/>
        <w:t>Nokia, Nokia Shanghai Bell</w:t>
      </w:r>
    </w:p>
    <w:p w14:paraId="0F954C5B" w14:textId="324F7C57" w:rsidR="000C7094" w:rsidRDefault="004710F9" w:rsidP="000C7094">
      <w:hyperlink r:id="rId144" w:history="1">
        <w:r>
          <w:rPr>
            <w:rStyle w:val="Hyperlink"/>
          </w:rPr>
          <w:t>R1-2507686</w:t>
        </w:r>
      </w:hyperlink>
      <w:r w:rsidR="000C7094">
        <w:tab/>
        <w:t>OCC for IoT-NTN TDD mode</w:t>
      </w:r>
      <w:r w:rsidR="000C7094">
        <w:tab/>
        <w:t>Qualcomm Incorporated</w:t>
      </w:r>
    </w:p>
    <w:p w14:paraId="6D9EE6D8" w14:textId="6973DF22" w:rsidR="000C7094" w:rsidRDefault="004710F9" w:rsidP="000C7094">
      <w:hyperlink r:id="rId145" w:history="1">
        <w:r>
          <w:rPr>
            <w:rStyle w:val="Hyperlink"/>
          </w:rPr>
          <w:t>R1-2507915</w:t>
        </w:r>
      </w:hyperlink>
      <w:r w:rsidR="000C7094">
        <w:tab/>
        <w:t>Discussion on OCC for IoT-NTN TDD mode</w:t>
      </w:r>
      <w:r w:rsidR="000C7094">
        <w:tab/>
        <w:t>Huawei, HiSilicon</w:t>
      </w:r>
    </w:p>
    <w:p w14:paraId="040AD79F" w14:textId="0D8CC025" w:rsidR="000C7094" w:rsidRDefault="004710F9" w:rsidP="000C7094">
      <w:hyperlink r:id="rId146" w:history="1">
        <w:r>
          <w:rPr>
            <w:rStyle w:val="Hyperlink"/>
          </w:rPr>
          <w:t>R1-2507916</w:t>
        </w:r>
      </w:hyperlink>
      <w:r w:rsidR="000C7094">
        <w:tab/>
        <w:t>Draft LS reply on OCC for IoT-NTN TDD mode</w:t>
      </w:r>
      <w:r w:rsidR="000C7094">
        <w:tab/>
        <w:t>Huawei, HiSilicon</w:t>
      </w:r>
    </w:p>
    <w:p w14:paraId="477EBD8F" w14:textId="77777777" w:rsidR="00DA03D1" w:rsidRPr="009A1F7B" w:rsidRDefault="00DA03D1" w:rsidP="00DA03D1">
      <w:pPr>
        <w:pBdr>
          <w:bottom w:val="single" w:sz="6" w:space="1" w:color="auto"/>
        </w:pBdr>
        <w:rPr>
          <w:rFonts w:eastAsia="DengXian"/>
          <w:lang w:eastAsia="zh-CN"/>
        </w:rPr>
      </w:pPr>
    </w:p>
    <w:p w14:paraId="643B0445" w14:textId="77777777" w:rsidR="00DA03D1" w:rsidRDefault="00DA03D1" w:rsidP="00DA03D1">
      <w:pPr>
        <w:rPr>
          <w:rFonts w:eastAsia="DengXian"/>
          <w:lang w:eastAsia="zh-CN"/>
        </w:rPr>
      </w:pPr>
    </w:p>
    <w:p w14:paraId="393AA193" w14:textId="73B927FA" w:rsidR="000C7094" w:rsidRPr="00C50572" w:rsidRDefault="004710F9" w:rsidP="000C7094">
      <w:pPr>
        <w:rPr>
          <w:rFonts w:eastAsia="DengXian"/>
          <w:lang w:eastAsia="zh-CN"/>
        </w:rPr>
      </w:pPr>
      <w:hyperlink r:id="rId147" w:history="1">
        <w:r>
          <w:rPr>
            <w:rStyle w:val="Hyperlink"/>
          </w:rPr>
          <w:t>R1-2506731</w:t>
        </w:r>
      </w:hyperlink>
      <w:r w:rsidR="000C7094">
        <w:tab/>
        <w:t>LS Reply on precompensation for NB-IoT NTN TDD mode</w:t>
      </w:r>
      <w:r w:rsidR="000C7094">
        <w:tab/>
        <w:t>RAN4, Iridium Satellite LLC</w:t>
      </w:r>
    </w:p>
    <w:p w14:paraId="195547C4" w14:textId="7FCA09D1" w:rsidR="000C7094" w:rsidRDefault="002C21CA" w:rsidP="000C7094">
      <w:pPr>
        <w:rPr>
          <w:rFonts w:eastAsia="DengXian"/>
          <w:lang w:eastAsia="zh-CN"/>
        </w:rPr>
      </w:pPr>
      <w:r w:rsidRPr="00CF2D46">
        <w:rPr>
          <w:rFonts w:eastAsia="DengXian"/>
          <w:lang w:eastAsia="zh-CN"/>
        </w:rPr>
        <w:t>RAN4 asks RAN1 if the included TS change is in accordance with the RAN1 agreement; if it is, no action is needed from RAN1. If it is not, RAN4 respectfully asks for further guidance from RAN1. RAN1 discussion is needed. To be handled in agenda item 8.7. Moderator Alberto (Qualcomm).</w:t>
      </w:r>
    </w:p>
    <w:p w14:paraId="2B8A2FC4" w14:textId="30117BBF" w:rsidR="00DD0F7E" w:rsidRDefault="00DD0F7E" w:rsidP="000C7094">
      <w:r w:rsidRPr="00A524D8">
        <w:rPr>
          <w:b/>
          <w:bCs/>
        </w:rPr>
        <w:t>Decision:</w:t>
      </w:r>
      <w:r>
        <w:t xml:space="preserve"> This was noted.</w:t>
      </w:r>
    </w:p>
    <w:p w14:paraId="2C6781A2" w14:textId="77777777" w:rsidR="00DD0F7E" w:rsidRDefault="00DD0F7E" w:rsidP="000C7094">
      <w:pPr>
        <w:rPr>
          <w:rFonts w:eastAsia="DengXian"/>
          <w:lang w:eastAsia="zh-CN"/>
        </w:rPr>
      </w:pPr>
    </w:p>
    <w:p w14:paraId="77AEE8FD" w14:textId="77777777" w:rsidR="000C7094" w:rsidRPr="00734456" w:rsidRDefault="000C7094" w:rsidP="000C7094">
      <w:pPr>
        <w:rPr>
          <w:rFonts w:eastAsia="DengXian"/>
          <w:b/>
          <w:bCs/>
          <w:u w:val="single"/>
          <w:lang w:eastAsia="zh-CN"/>
        </w:rPr>
      </w:pPr>
      <w:r w:rsidRPr="00734456">
        <w:rPr>
          <w:rFonts w:eastAsia="DengXian" w:hint="eastAsia"/>
          <w:b/>
          <w:bCs/>
          <w:u w:val="single"/>
          <w:lang w:eastAsia="zh-CN"/>
        </w:rPr>
        <w:t>Relevant Tdocs</w:t>
      </w:r>
      <w:r>
        <w:rPr>
          <w:rFonts w:eastAsia="DengXian" w:hint="eastAsia"/>
          <w:b/>
          <w:bCs/>
          <w:u w:val="single"/>
          <w:lang w:eastAsia="zh-CN"/>
        </w:rPr>
        <w:t>:</w:t>
      </w:r>
    </w:p>
    <w:p w14:paraId="0C2D3A5C" w14:textId="6E5BB681" w:rsidR="000C7094" w:rsidRDefault="004710F9" w:rsidP="000C7094">
      <w:hyperlink r:id="rId148" w:history="1">
        <w:r>
          <w:rPr>
            <w:rStyle w:val="Hyperlink"/>
          </w:rPr>
          <w:t>R1-2506864</w:t>
        </w:r>
      </w:hyperlink>
      <w:r w:rsidR="000C7094">
        <w:tab/>
        <w:t>Draft reply LS on pre-compensation for IoT TDD mode</w:t>
      </w:r>
      <w:r w:rsidR="000C7094">
        <w:tab/>
        <w:t>vivo</w:t>
      </w:r>
    </w:p>
    <w:p w14:paraId="3E24860E" w14:textId="7F9F0807" w:rsidR="000C7094" w:rsidRDefault="004710F9" w:rsidP="000C7094">
      <w:hyperlink r:id="rId149" w:history="1">
        <w:r>
          <w:rPr>
            <w:rStyle w:val="Hyperlink"/>
          </w:rPr>
          <w:t>R1-2506865</w:t>
        </w:r>
      </w:hyperlink>
      <w:r w:rsidR="000C7094">
        <w:tab/>
        <w:t>Discussion on pre-compensation for IoT TDD mode</w:t>
      </w:r>
      <w:r w:rsidR="000C7094">
        <w:tab/>
        <w:t>vivo</w:t>
      </w:r>
    </w:p>
    <w:p w14:paraId="1A37AE7D" w14:textId="30A58E46" w:rsidR="000C7094" w:rsidRDefault="004710F9" w:rsidP="000C7094">
      <w:pPr>
        <w:ind w:left="1440" w:hanging="1440"/>
      </w:pPr>
      <w:hyperlink r:id="rId150" w:history="1">
        <w:r>
          <w:rPr>
            <w:rStyle w:val="Hyperlink"/>
          </w:rPr>
          <w:t>R1-2506909</w:t>
        </w:r>
      </w:hyperlink>
      <w:r w:rsidR="000C7094">
        <w:tab/>
        <w:t>Discussion on the LS Reply on precompensation for NB-IoT NTN TDD mode</w:t>
      </w:r>
      <w:r w:rsidR="000C7094">
        <w:tab/>
        <w:t>ZTE Corporation, Sanechips</w:t>
      </w:r>
    </w:p>
    <w:p w14:paraId="652DBE5C" w14:textId="06179539" w:rsidR="000C7094" w:rsidRDefault="004710F9" w:rsidP="000C7094">
      <w:hyperlink r:id="rId151" w:history="1">
        <w:r>
          <w:rPr>
            <w:rStyle w:val="Hyperlink"/>
          </w:rPr>
          <w:t>R1-2507086</w:t>
        </w:r>
      </w:hyperlink>
      <w:r w:rsidR="000C7094">
        <w:tab/>
        <w:t>Discussion on LS Reply on precompensation for NB-IoT NTN TDD mode</w:t>
      </w:r>
      <w:r w:rsidR="000C7094">
        <w:tab/>
        <w:t>CATT</w:t>
      </w:r>
    </w:p>
    <w:p w14:paraId="26ECBE2B" w14:textId="17C0D854" w:rsidR="000C7094" w:rsidRDefault="004710F9" w:rsidP="000C7094">
      <w:hyperlink r:id="rId152" w:history="1">
        <w:r>
          <w:rPr>
            <w:rStyle w:val="Hyperlink"/>
          </w:rPr>
          <w:t>R1-2507147</w:t>
        </w:r>
      </w:hyperlink>
      <w:r w:rsidR="000C7094">
        <w:tab/>
        <w:t>Discussion on LS Reply on precompensation for NB-IoT NTN TDD mode</w:t>
      </w:r>
      <w:r w:rsidR="000C7094">
        <w:tab/>
        <w:t>OPPO</w:t>
      </w:r>
    </w:p>
    <w:p w14:paraId="63483CEE" w14:textId="64BF04F0" w:rsidR="000C7094" w:rsidRDefault="004710F9" w:rsidP="000C7094">
      <w:hyperlink r:id="rId153" w:history="1">
        <w:r>
          <w:rPr>
            <w:rStyle w:val="Hyperlink"/>
          </w:rPr>
          <w:t>R1-2507148</w:t>
        </w:r>
      </w:hyperlink>
      <w:r w:rsidR="000C7094">
        <w:tab/>
        <w:t>Draft reply on LS on precompensation for NB-IoT NTN TDD mode</w:t>
      </w:r>
      <w:r w:rsidR="000C7094">
        <w:tab/>
        <w:t>OPPO</w:t>
      </w:r>
    </w:p>
    <w:p w14:paraId="655650F9" w14:textId="0E1C06C4" w:rsidR="000C7094" w:rsidRDefault="004710F9" w:rsidP="000C7094">
      <w:hyperlink r:id="rId154" w:history="1">
        <w:r>
          <w:rPr>
            <w:rStyle w:val="Hyperlink"/>
          </w:rPr>
          <w:t>R1-2507684</w:t>
        </w:r>
      </w:hyperlink>
      <w:r w:rsidR="000C7094">
        <w:tab/>
        <w:t>Precompensation for IoT-NTN TDD mode</w:t>
      </w:r>
      <w:r w:rsidR="000C7094">
        <w:tab/>
        <w:t>Qualcomm Incorporated</w:t>
      </w:r>
    </w:p>
    <w:p w14:paraId="4CB2A2A2" w14:textId="77777777" w:rsidR="00DA03D1" w:rsidRPr="009A1F7B" w:rsidRDefault="00DA03D1" w:rsidP="00DA03D1">
      <w:pPr>
        <w:pBdr>
          <w:bottom w:val="single" w:sz="6" w:space="1" w:color="auto"/>
        </w:pBdr>
        <w:rPr>
          <w:rFonts w:eastAsia="DengXian"/>
          <w:lang w:eastAsia="zh-CN"/>
        </w:rPr>
      </w:pPr>
    </w:p>
    <w:p w14:paraId="7C160B65" w14:textId="77777777" w:rsidR="00DA03D1" w:rsidRPr="009A1F7B" w:rsidRDefault="00DA03D1" w:rsidP="00DA03D1">
      <w:pPr>
        <w:rPr>
          <w:rFonts w:eastAsia="DengXian"/>
          <w:lang w:eastAsia="zh-CN"/>
        </w:rPr>
      </w:pPr>
    </w:p>
    <w:p w14:paraId="28BEC6EE" w14:textId="77777777" w:rsidR="000C7094" w:rsidRPr="000E32E4" w:rsidRDefault="000C7094" w:rsidP="000C7094">
      <w:pPr>
        <w:rPr>
          <w:rFonts w:eastAsia="DengXian"/>
          <w:b/>
          <w:bCs/>
          <w:u w:val="single"/>
          <w:lang w:eastAsia="zh-CN"/>
        </w:rPr>
      </w:pPr>
      <w:r w:rsidRPr="000E32E4">
        <w:rPr>
          <w:rFonts w:eastAsia="DengXian" w:hint="eastAsia"/>
          <w:b/>
          <w:bCs/>
          <w:u w:val="single"/>
          <w:lang w:eastAsia="zh-CN"/>
        </w:rPr>
        <w:t>Release 18 NR-NTN and Mobile-IAB</w:t>
      </w:r>
    </w:p>
    <w:p w14:paraId="39E26AF5" w14:textId="4FE9D1C4" w:rsidR="000C7094" w:rsidRPr="00C612CE" w:rsidRDefault="004710F9" w:rsidP="000C7094">
      <w:hyperlink r:id="rId155" w:history="1">
        <w:r>
          <w:rPr>
            <w:rStyle w:val="Hyperlink"/>
          </w:rPr>
          <w:t>R1-2505120</w:t>
        </w:r>
      </w:hyperlink>
      <w:r w:rsidR="000C7094" w:rsidRPr="00C612CE">
        <w:tab/>
        <w:t>LS on RACH-less handover</w:t>
      </w:r>
      <w:r w:rsidR="000C7094" w:rsidRPr="00C612CE">
        <w:tab/>
        <w:t>RAN2, NEC</w:t>
      </w:r>
    </w:p>
    <w:p w14:paraId="3E2E1252" w14:textId="450D366D" w:rsidR="000C7094" w:rsidRDefault="000C7094" w:rsidP="000C7094">
      <w:pPr>
        <w:rPr>
          <w:rFonts w:eastAsia="DengXian"/>
          <w:lang w:eastAsia="zh-CN"/>
        </w:rPr>
      </w:pPr>
      <w:r w:rsidRPr="00CF2D46">
        <w:rPr>
          <w:rFonts w:eastAsia="DengXian" w:hint="eastAsia"/>
          <w:lang w:eastAsia="zh-CN"/>
        </w:rPr>
        <w:t xml:space="preserve">In RAN1#122, RAN2 is requesting RAN1 to take its decision made in TEI into consideration </w:t>
      </w:r>
      <w:r w:rsidRPr="00CF2D46">
        <w:rPr>
          <w:lang w:eastAsia="x-none"/>
        </w:rPr>
        <w:t>that RACH-less handover applies to NTN UEs and TN UEs (including UEs on mobile IAB)</w:t>
      </w:r>
      <w:r w:rsidRPr="00CF2D46">
        <w:rPr>
          <w:rFonts w:eastAsia="DengXian" w:hint="eastAsia"/>
          <w:lang w:eastAsia="zh-CN"/>
        </w:rPr>
        <w:t>, the discussion was postpone</w:t>
      </w:r>
      <w:r w:rsidRPr="00CF2D46">
        <w:rPr>
          <w:rFonts w:hint="eastAsia"/>
        </w:rPr>
        <w:t>d to this meeting.</w:t>
      </w:r>
      <w:r w:rsidRPr="00CF2D46">
        <w:rPr>
          <w:lang w:eastAsia="x-none"/>
        </w:rPr>
        <w:t xml:space="preserve"> To be handled in agenda item </w:t>
      </w:r>
      <w:r w:rsidRPr="00CF2D46">
        <w:rPr>
          <w:rFonts w:eastAsia="DengXian" w:hint="eastAsia"/>
          <w:lang w:eastAsia="zh-CN"/>
        </w:rPr>
        <w:t>7</w:t>
      </w:r>
      <w:r w:rsidRPr="00CF2D46">
        <w:rPr>
          <w:lang w:eastAsia="x-none"/>
        </w:rPr>
        <w:t xml:space="preserve">. </w:t>
      </w:r>
      <w:r w:rsidRPr="00CF2D46">
        <w:rPr>
          <w:rFonts w:eastAsia="DengXian" w:hint="eastAsia"/>
          <w:lang w:eastAsia="zh-CN"/>
        </w:rPr>
        <w:t xml:space="preserve">Moderator </w:t>
      </w:r>
      <w:r w:rsidR="00DD0F7E" w:rsidRPr="00CF2D46">
        <w:rPr>
          <w:rFonts w:eastAsia="DengXian"/>
          <w:lang w:eastAsia="zh-CN"/>
        </w:rPr>
        <w:t>Yingchao (NEC)</w:t>
      </w:r>
    </w:p>
    <w:p w14:paraId="73C242DB" w14:textId="7E8BC0AB" w:rsidR="00E71307" w:rsidRDefault="00E71307" w:rsidP="000C7094">
      <w:r w:rsidRPr="00A524D8">
        <w:rPr>
          <w:b/>
          <w:bCs/>
        </w:rPr>
        <w:t>Decision:</w:t>
      </w:r>
      <w:r>
        <w:t xml:space="preserve"> This was noted.</w:t>
      </w:r>
    </w:p>
    <w:p w14:paraId="19D8CCB5" w14:textId="77777777" w:rsidR="00E71307" w:rsidRDefault="00E71307" w:rsidP="000C7094">
      <w:pPr>
        <w:rPr>
          <w:rFonts w:eastAsia="DengXian"/>
          <w:lang w:eastAsia="zh-CN"/>
        </w:rPr>
      </w:pPr>
    </w:p>
    <w:p w14:paraId="08819B0D" w14:textId="77777777" w:rsidR="000C7094" w:rsidRPr="000E32E4" w:rsidRDefault="000C7094" w:rsidP="000C7094">
      <w:pPr>
        <w:rPr>
          <w:rFonts w:eastAsia="DengXian"/>
          <w:b/>
          <w:bCs/>
          <w:u w:val="single"/>
          <w:lang w:eastAsia="zh-CN"/>
        </w:rPr>
      </w:pPr>
      <w:r w:rsidRPr="000E32E4">
        <w:rPr>
          <w:rFonts w:eastAsia="DengXian" w:hint="eastAsia"/>
          <w:b/>
          <w:bCs/>
          <w:u w:val="single"/>
          <w:lang w:eastAsia="zh-CN"/>
        </w:rPr>
        <w:t>Relevant Tdoc(s)</w:t>
      </w:r>
    </w:p>
    <w:p w14:paraId="6F25EB3B" w14:textId="13DB9A8C" w:rsidR="000C7094" w:rsidRDefault="004710F9" w:rsidP="000C7094">
      <w:hyperlink r:id="rId156" w:history="1">
        <w:r>
          <w:rPr>
            <w:rStyle w:val="Hyperlink"/>
          </w:rPr>
          <w:t>R1-2506861</w:t>
        </w:r>
      </w:hyperlink>
      <w:r w:rsidR="000C7094">
        <w:tab/>
        <w:t>Discussion on the support of RACH-less handover</w:t>
      </w:r>
      <w:r w:rsidR="000C7094">
        <w:tab/>
        <w:t>vivo</w:t>
      </w:r>
    </w:p>
    <w:p w14:paraId="1CBE2867" w14:textId="318A591D" w:rsidR="000C7094" w:rsidRDefault="004710F9" w:rsidP="000C7094">
      <w:hyperlink r:id="rId157" w:history="1">
        <w:r>
          <w:rPr>
            <w:rStyle w:val="Hyperlink"/>
          </w:rPr>
          <w:t>R1-2507309</w:t>
        </w:r>
      </w:hyperlink>
      <w:r w:rsidR="000C7094">
        <w:tab/>
        <w:t>Discussion on RAN2 LS on RACH-less handover</w:t>
      </w:r>
      <w:r w:rsidR="000C7094">
        <w:tab/>
        <w:t>NEC</w:t>
      </w:r>
    </w:p>
    <w:p w14:paraId="4620B589" w14:textId="406BF21E" w:rsidR="000C7094" w:rsidRDefault="004710F9" w:rsidP="000C7094">
      <w:hyperlink r:id="rId158" w:history="1">
        <w:r>
          <w:rPr>
            <w:rStyle w:val="Hyperlink"/>
          </w:rPr>
          <w:t>R1-2507890</w:t>
        </w:r>
      </w:hyperlink>
      <w:r w:rsidR="000C7094">
        <w:tab/>
        <w:t>On RAN2 LS on RACH-less handover</w:t>
      </w:r>
      <w:r w:rsidR="000C7094">
        <w:tab/>
        <w:t>Ericsson</w:t>
      </w:r>
    </w:p>
    <w:p w14:paraId="3639DF7E" w14:textId="77777777" w:rsidR="00DA03D1" w:rsidRPr="009A1F7B" w:rsidRDefault="00DA03D1" w:rsidP="00DA03D1">
      <w:pPr>
        <w:pBdr>
          <w:bottom w:val="single" w:sz="6" w:space="1" w:color="auto"/>
        </w:pBdr>
        <w:rPr>
          <w:rFonts w:eastAsia="DengXian"/>
          <w:lang w:eastAsia="zh-CN"/>
        </w:rPr>
      </w:pPr>
    </w:p>
    <w:p w14:paraId="653FBA6A" w14:textId="77777777" w:rsidR="00DA03D1" w:rsidRPr="009A1F7B" w:rsidRDefault="00DA03D1" w:rsidP="00DA03D1">
      <w:pPr>
        <w:rPr>
          <w:rFonts w:eastAsia="DengXian"/>
          <w:lang w:eastAsia="zh-CN"/>
        </w:rPr>
      </w:pPr>
    </w:p>
    <w:p w14:paraId="2566F6F1" w14:textId="77777777" w:rsidR="000C7094" w:rsidRPr="000E32E4" w:rsidRDefault="000C7094" w:rsidP="000C7094">
      <w:pPr>
        <w:rPr>
          <w:rFonts w:eastAsia="DengXian"/>
          <w:b/>
          <w:bCs/>
          <w:u w:val="single"/>
          <w:lang w:val="en-US" w:eastAsia="zh-CN"/>
        </w:rPr>
      </w:pPr>
      <w:r w:rsidRPr="000E32E4">
        <w:rPr>
          <w:rFonts w:eastAsia="DengXian" w:hint="eastAsia"/>
          <w:b/>
          <w:bCs/>
          <w:u w:val="single"/>
          <w:lang w:val="en-US" w:eastAsia="zh-CN"/>
        </w:rPr>
        <w:t>R19 TEI</w:t>
      </w:r>
    </w:p>
    <w:p w14:paraId="7A1C4CEB" w14:textId="79AB08AE" w:rsidR="000C7094" w:rsidRPr="00C50572" w:rsidRDefault="004710F9" w:rsidP="000C7094">
      <w:pPr>
        <w:rPr>
          <w:rFonts w:eastAsia="DengXian"/>
          <w:lang w:eastAsia="zh-CN"/>
        </w:rPr>
      </w:pPr>
      <w:hyperlink r:id="rId159" w:history="1">
        <w:r>
          <w:rPr>
            <w:rStyle w:val="Hyperlink"/>
          </w:rPr>
          <w:t>R1-2506716</w:t>
        </w:r>
      </w:hyperlink>
      <w:r w:rsidR="000C7094">
        <w:tab/>
        <w:t>LS on early CSI acquisition for L3 handover</w:t>
      </w:r>
      <w:r w:rsidR="000C7094">
        <w:tab/>
        <w:t>RAN2, Huawei</w:t>
      </w:r>
    </w:p>
    <w:p w14:paraId="2ABFDD9E" w14:textId="3AE3A7B7" w:rsidR="000C7094" w:rsidRDefault="000C7094" w:rsidP="000C7094">
      <w:pPr>
        <w:rPr>
          <w:rFonts w:eastAsia="DengXian"/>
          <w:highlight w:val="yellow"/>
          <w:lang w:eastAsia="zh-CN"/>
        </w:rPr>
      </w:pPr>
      <w:r w:rsidRPr="00CF2D46">
        <w:rPr>
          <w:rFonts w:eastAsia="DengXian" w:hint="eastAsia"/>
          <w:lang w:eastAsia="zh-CN"/>
        </w:rPr>
        <w:t xml:space="preserve">RAN2 is requesting </w:t>
      </w:r>
      <w:r w:rsidRPr="00CF2D46">
        <w:rPr>
          <w:lang w:eastAsia="x-none"/>
        </w:rPr>
        <w:t>RAN1 to check if it is OK to support early CSI acquisition for L3 handover by re-using the early CSI acquisition framework for LTM and update the RAN1 spec if needed</w:t>
      </w:r>
      <w:r w:rsidRPr="00CF2D46">
        <w:rPr>
          <w:rFonts w:eastAsia="DengXian" w:hint="eastAsia"/>
          <w:lang w:eastAsia="zh-CN"/>
        </w:rPr>
        <w:t xml:space="preserve">. RAN1 discussion is needed. To be handled in LTM of Agenda 8.8. Moderator </w:t>
      </w:r>
      <w:r w:rsidR="002B0019" w:rsidRPr="00CF2D46">
        <w:rPr>
          <w:rFonts w:eastAsia="DengXian"/>
          <w:lang w:eastAsia="zh-CN"/>
        </w:rPr>
        <w:t>Hong (Apple)</w:t>
      </w:r>
    </w:p>
    <w:p w14:paraId="021A8DEB" w14:textId="4FC32C77" w:rsidR="00E71307" w:rsidRDefault="00E71307" w:rsidP="000C7094">
      <w:r w:rsidRPr="00A524D8">
        <w:rPr>
          <w:b/>
          <w:bCs/>
        </w:rPr>
        <w:t>Decision:</w:t>
      </w:r>
      <w:r>
        <w:t xml:space="preserve"> This was noted.</w:t>
      </w:r>
    </w:p>
    <w:p w14:paraId="769ACFC3" w14:textId="77777777" w:rsidR="00E71307" w:rsidRDefault="00E71307" w:rsidP="000C7094">
      <w:pPr>
        <w:rPr>
          <w:rFonts w:eastAsia="DengXian"/>
          <w:highlight w:val="yellow"/>
          <w:lang w:eastAsia="zh-CN"/>
        </w:rPr>
      </w:pPr>
    </w:p>
    <w:p w14:paraId="1DA5AED2" w14:textId="77777777" w:rsidR="000C7094" w:rsidRPr="00C50572" w:rsidRDefault="000C7094" w:rsidP="000C7094">
      <w:pPr>
        <w:rPr>
          <w:rFonts w:eastAsia="DengXian"/>
          <w:b/>
          <w:bCs/>
          <w:u w:val="single"/>
          <w:lang w:eastAsia="zh-CN"/>
        </w:rPr>
      </w:pPr>
      <w:r w:rsidRPr="00AA6372">
        <w:rPr>
          <w:rFonts w:eastAsia="DengXian" w:hint="eastAsia"/>
          <w:b/>
          <w:bCs/>
          <w:u w:val="single"/>
          <w:lang w:eastAsia="zh-CN"/>
        </w:rPr>
        <w:lastRenderedPageBreak/>
        <w:t>Relevant Tdocs</w:t>
      </w:r>
    </w:p>
    <w:p w14:paraId="78307F82" w14:textId="0E584C1E" w:rsidR="000C7094" w:rsidRDefault="004710F9" w:rsidP="000C7094">
      <w:hyperlink r:id="rId160" w:history="1">
        <w:r>
          <w:rPr>
            <w:rStyle w:val="Hyperlink"/>
          </w:rPr>
          <w:t>R1-2506866</w:t>
        </w:r>
      </w:hyperlink>
      <w:r w:rsidR="000C7094">
        <w:tab/>
        <w:t>Discussion on early CSI acquisition for L3 handover</w:t>
      </w:r>
      <w:r w:rsidR="000C7094">
        <w:tab/>
        <w:t>vivo</w:t>
      </w:r>
    </w:p>
    <w:p w14:paraId="77989A88" w14:textId="5B274492" w:rsidR="000C7094" w:rsidRDefault="004710F9" w:rsidP="000C7094">
      <w:hyperlink r:id="rId161" w:history="1">
        <w:r>
          <w:rPr>
            <w:rStyle w:val="Hyperlink"/>
          </w:rPr>
          <w:t>R1-2507043</w:t>
        </w:r>
      </w:hyperlink>
      <w:r w:rsidR="000C7094">
        <w:tab/>
        <w:t>Draft reply LS to RAN2 on early CSI acquisition for L3 handover</w:t>
      </w:r>
      <w:r w:rsidR="000C7094">
        <w:tab/>
        <w:t>ZTE Corporation, Sanechips</w:t>
      </w:r>
    </w:p>
    <w:p w14:paraId="346D3A6F" w14:textId="776ED3A0" w:rsidR="000C7094" w:rsidRDefault="004710F9" w:rsidP="000C7094">
      <w:hyperlink r:id="rId162" w:history="1">
        <w:r>
          <w:rPr>
            <w:rStyle w:val="Hyperlink"/>
          </w:rPr>
          <w:t>R1-2507044</w:t>
        </w:r>
      </w:hyperlink>
      <w:r w:rsidR="000C7094">
        <w:tab/>
        <w:t>Discussion on early CSI acquisition for L3 handover</w:t>
      </w:r>
      <w:r w:rsidR="000C7094">
        <w:tab/>
        <w:t>ZTE Corporation, Sanechips</w:t>
      </w:r>
    </w:p>
    <w:p w14:paraId="5D6784DF" w14:textId="55460F26" w:rsidR="000C7094" w:rsidRDefault="004710F9" w:rsidP="000C7094">
      <w:hyperlink r:id="rId163" w:history="1">
        <w:r>
          <w:rPr>
            <w:rStyle w:val="Hyperlink"/>
          </w:rPr>
          <w:t>R1-2507069</w:t>
        </w:r>
      </w:hyperlink>
      <w:r w:rsidR="000C7094">
        <w:tab/>
        <w:t>Discussion on LS on support for early CSI acquisition for L3 handover</w:t>
      </w:r>
      <w:r w:rsidR="000C7094">
        <w:tab/>
        <w:t>Nokia</w:t>
      </w:r>
    </w:p>
    <w:p w14:paraId="676142F7" w14:textId="16C637EB" w:rsidR="000C7094" w:rsidRDefault="004710F9" w:rsidP="000C7094">
      <w:hyperlink r:id="rId164" w:history="1">
        <w:r>
          <w:rPr>
            <w:rStyle w:val="Hyperlink"/>
          </w:rPr>
          <w:t>R1-2507070</w:t>
        </w:r>
      </w:hyperlink>
      <w:r w:rsidR="000C7094">
        <w:tab/>
        <w:t>Draft reply LS on early CSI acquisition for L3 handover</w:t>
      </w:r>
      <w:r w:rsidR="000C7094">
        <w:tab/>
        <w:t>Spreadtrum, UNISOC</w:t>
      </w:r>
    </w:p>
    <w:p w14:paraId="1952E369" w14:textId="7011BB83" w:rsidR="000C7094" w:rsidRDefault="004710F9" w:rsidP="000C7094">
      <w:pPr>
        <w:rPr>
          <w:rFonts w:eastAsia="DengXian"/>
          <w:lang w:eastAsia="zh-CN"/>
        </w:rPr>
      </w:pPr>
      <w:hyperlink r:id="rId165" w:history="1">
        <w:r>
          <w:rPr>
            <w:rStyle w:val="Hyperlink"/>
          </w:rPr>
          <w:t>R1-2507082</w:t>
        </w:r>
      </w:hyperlink>
      <w:r w:rsidR="000C7094">
        <w:tab/>
        <w:t>Draft reply LS on early CSI acquisition for L3 handover</w:t>
      </w:r>
      <w:r w:rsidR="000C7094">
        <w:tab/>
        <w:t>CATT</w:t>
      </w:r>
    </w:p>
    <w:p w14:paraId="1BEAF948" w14:textId="426EED7F" w:rsidR="000C7094" w:rsidRDefault="004710F9" w:rsidP="000C7094">
      <w:hyperlink r:id="rId166" w:history="1">
        <w:r>
          <w:rPr>
            <w:rStyle w:val="Hyperlink"/>
          </w:rPr>
          <w:t>R1-2507219</w:t>
        </w:r>
      </w:hyperlink>
      <w:r w:rsidR="000C7094">
        <w:tab/>
        <w:t>Discussion on RAN2 LS on early CSI acquisition for L3 handover</w:t>
      </w:r>
      <w:r w:rsidR="000C7094">
        <w:tab/>
        <w:t>Samsung</w:t>
      </w:r>
    </w:p>
    <w:p w14:paraId="2069F33C" w14:textId="17FA8775" w:rsidR="000C7094" w:rsidRDefault="004710F9" w:rsidP="000C7094">
      <w:hyperlink r:id="rId167" w:history="1">
        <w:r>
          <w:rPr>
            <w:rStyle w:val="Hyperlink"/>
          </w:rPr>
          <w:t>R1-2507348</w:t>
        </w:r>
      </w:hyperlink>
      <w:r w:rsidR="000C7094">
        <w:tab/>
        <w:t>Discussion on LS on early CSI acquisition for L3 handover</w:t>
      </w:r>
      <w:r w:rsidR="000C7094">
        <w:tab/>
        <w:t>Ericsson</w:t>
      </w:r>
    </w:p>
    <w:p w14:paraId="1BA5017E" w14:textId="77CEA508" w:rsidR="000C7094" w:rsidRDefault="004710F9" w:rsidP="000C7094">
      <w:hyperlink r:id="rId168" w:history="1">
        <w:r>
          <w:rPr>
            <w:rStyle w:val="Hyperlink"/>
          </w:rPr>
          <w:t>R1-2507403</w:t>
        </w:r>
      </w:hyperlink>
      <w:r w:rsidR="000C7094">
        <w:tab/>
        <w:t>Introduction of Rel-19 early CSI acquisition for L3 handover to TS 38.214 [EarlyCSI_L3HO]</w:t>
      </w:r>
      <w:r w:rsidR="000C7094" w:rsidRPr="006E511B">
        <w:rPr>
          <w:rFonts w:eastAsia="DengXian"/>
          <w:lang w:eastAsia="zh-CN"/>
        </w:rPr>
        <w:tab/>
      </w:r>
      <w:r w:rsidR="000C7094" w:rsidRPr="006E511B">
        <w:rPr>
          <w:rFonts w:eastAsia="DengXian"/>
          <w:lang w:eastAsia="zh-CN"/>
        </w:rPr>
        <w:tab/>
      </w:r>
      <w:r w:rsidR="00000558">
        <w:rPr>
          <w:rFonts w:eastAsia="DengXian"/>
          <w:lang w:eastAsia="zh-CN"/>
        </w:rPr>
        <w:tab/>
      </w:r>
      <w:r w:rsidR="000C7094">
        <w:tab/>
        <w:t>Huawei, HiSilicon, Ericsson</w:t>
      </w:r>
    </w:p>
    <w:p w14:paraId="2436F732" w14:textId="4D180766" w:rsidR="000C7094" w:rsidRDefault="004710F9" w:rsidP="000C7094">
      <w:hyperlink r:id="rId169" w:history="1">
        <w:r>
          <w:rPr>
            <w:rStyle w:val="Hyperlink"/>
          </w:rPr>
          <w:t>R1-2507404</w:t>
        </w:r>
      </w:hyperlink>
      <w:r w:rsidR="000C7094">
        <w:tab/>
        <w:t>Introduction of Rel-19 early CSI acquisition for L3 handover to TS 38.212 [EarlyCSI_L3HO]</w:t>
      </w:r>
      <w:r w:rsidR="000C7094" w:rsidRPr="006E511B">
        <w:rPr>
          <w:rFonts w:eastAsia="DengXian"/>
          <w:lang w:eastAsia="zh-CN"/>
        </w:rPr>
        <w:tab/>
      </w:r>
      <w:r w:rsidR="000C7094" w:rsidRPr="006E511B">
        <w:rPr>
          <w:rFonts w:eastAsia="DengXian"/>
          <w:lang w:eastAsia="zh-CN"/>
        </w:rPr>
        <w:tab/>
      </w:r>
      <w:r w:rsidR="000C7094">
        <w:tab/>
      </w:r>
      <w:r w:rsidR="00000558">
        <w:tab/>
      </w:r>
      <w:r w:rsidR="000C7094">
        <w:t>Huawei, HiSilicon, Ericsson</w:t>
      </w:r>
    </w:p>
    <w:p w14:paraId="6BB60A62" w14:textId="20D0FFE2" w:rsidR="000C7094" w:rsidRDefault="004710F9" w:rsidP="000C7094">
      <w:pPr>
        <w:ind w:left="1440" w:hanging="1440"/>
      </w:pPr>
      <w:hyperlink r:id="rId170" w:history="1">
        <w:r>
          <w:rPr>
            <w:rStyle w:val="Hyperlink"/>
          </w:rPr>
          <w:t>R1-2507924</w:t>
        </w:r>
      </w:hyperlink>
      <w:r w:rsidR="000C7094">
        <w:tab/>
        <w:t>Discussion on the RAN2 LS on early CSI acquisition for L3 handover [EarlyCSI_L3HO]</w:t>
      </w:r>
      <w:r w:rsidR="000C7094">
        <w:tab/>
        <w:t>Huawei, HiSilicon</w:t>
      </w:r>
    </w:p>
    <w:p w14:paraId="41B94DE8" w14:textId="1FD9BAC9" w:rsidR="000C7094" w:rsidRDefault="004710F9" w:rsidP="000C7094">
      <w:hyperlink r:id="rId171" w:history="1">
        <w:r>
          <w:rPr>
            <w:rStyle w:val="Hyperlink"/>
          </w:rPr>
          <w:t>R1-2507925</w:t>
        </w:r>
      </w:hyperlink>
      <w:r w:rsidR="000C7094">
        <w:tab/>
        <w:t>Draft reply LS on early CSI acquisition for L3 handover [EarlyCSI_L3HO]</w:t>
      </w:r>
      <w:r w:rsidR="000C7094">
        <w:tab/>
        <w:t>Huawei, HiSilicon</w:t>
      </w:r>
    </w:p>
    <w:p w14:paraId="5B6D4F32" w14:textId="72E16A05" w:rsidR="00DA03D1" w:rsidRDefault="004710F9" w:rsidP="00DA03D1">
      <w:pPr>
        <w:pBdr>
          <w:bottom w:val="single" w:sz="6" w:space="1" w:color="auto"/>
        </w:pBdr>
        <w:rPr>
          <w:rFonts w:eastAsia="DengXian"/>
          <w:lang w:eastAsia="zh-CN"/>
        </w:rPr>
      </w:pPr>
      <w:hyperlink r:id="rId172" w:history="1">
        <w:r>
          <w:rPr>
            <w:rStyle w:val="Hyperlink"/>
            <w:rFonts w:eastAsia="DengXian"/>
            <w:lang w:eastAsia="zh-CN"/>
          </w:rPr>
          <w:t>R1-2508168</w:t>
        </w:r>
      </w:hyperlink>
      <w:r w:rsidR="00242BA1">
        <w:rPr>
          <w:rFonts w:eastAsia="DengXian"/>
          <w:lang w:eastAsia="zh-CN"/>
        </w:rPr>
        <w:tab/>
      </w:r>
      <w:r w:rsidR="00242BA1" w:rsidRPr="00242BA1">
        <w:rPr>
          <w:rFonts w:eastAsia="DengXian"/>
          <w:lang w:eastAsia="zh-CN"/>
        </w:rPr>
        <w:t>Reply LS on early CSI acquisition for L3 handover [EarlyCSI_L3HO]</w:t>
      </w:r>
      <w:r w:rsidR="00242BA1">
        <w:rPr>
          <w:rFonts w:eastAsia="DengXian"/>
          <w:lang w:eastAsia="zh-CN"/>
        </w:rPr>
        <w:tab/>
      </w:r>
      <w:r w:rsidR="00242BA1" w:rsidRPr="00242BA1">
        <w:rPr>
          <w:rFonts w:eastAsia="DengXian"/>
          <w:lang w:eastAsia="zh-CN"/>
        </w:rPr>
        <w:t>RAN1, Huawei</w:t>
      </w:r>
    </w:p>
    <w:p w14:paraId="42B46896" w14:textId="77777777" w:rsidR="00242BA1" w:rsidRPr="009A1F7B" w:rsidRDefault="00242BA1" w:rsidP="00DA03D1">
      <w:pPr>
        <w:pBdr>
          <w:bottom w:val="single" w:sz="6" w:space="1" w:color="auto"/>
        </w:pBdr>
        <w:rPr>
          <w:rFonts w:eastAsia="DengXian"/>
          <w:lang w:eastAsia="zh-CN"/>
        </w:rPr>
      </w:pPr>
    </w:p>
    <w:p w14:paraId="0B8423A8" w14:textId="77777777" w:rsidR="00DA03D1" w:rsidRPr="009A1F7B" w:rsidRDefault="00DA03D1" w:rsidP="00DA03D1">
      <w:pPr>
        <w:rPr>
          <w:rFonts w:eastAsia="DengXian"/>
          <w:lang w:eastAsia="zh-CN"/>
        </w:rPr>
      </w:pPr>
    </w:p>
    <w:p w14:paraId="0662E80A" w14:textId="77777777" w:rsidR="000C7094" w:rsidRDefault="000C7094" w:rsidP="000C7094">
      <w:pPr>
        <w:rPr>
          <w:rFonts w:eastAsia="DengXian"/>
          <w:b/>
          <w:bCs/>
          <w:u w:val="single"/>
          <w:lang w:eastAsia="zh-CN"/>
        </w:rPr>
      </w:pPr>
      <w:r w:rsidRPr="00A078B6">
        <w:rPr>
          <w:b/>
          <w:bCs/>
          <w:u w:val="single"/>
          <w:lang w:eastAsia="x-none"/>
        </w:rPr>
        <w:t>Incoming LSs where RAN1 was cc-ed</w:t>
      </w:r>
    </w:p>
    <w:p w14:paraId="76B0B2AA" w14:textId="0CB06FA0" w:rsidR="000C7094" w:rsidRPr="00B0404C" w:rsidRDefault="000C7094" w:rsidP="000C7094">
      <w:pPr>
        <w:rPr>
          <w:rFonts w:eastAsia="DengXian"/>
          <w:lang w:eastAsia="zh-CN"/>
        </w:rPr>
      </w:pPr>
    </w:p>
    <w:p w14:paraId="73F04AA2" w14:textId="2E3F5995" w:rsidR="000C7094" w:rsidRPr="0030435B" w:rsidRDefault="004710F9" w:rsidP="000C7094">
      <w:pPr>
        <w:rPr>
          <w:rFonts w:eastAsia="DengXian"/>
          <w:lang w:eastAsia="zh-CN"/>
        </w:rPr>
      </w:pPr>
      <w:hyperlink r:id="rId173" w:history="1">
        <w:r>
          <w:rPr>
            <w:rStyle w:val="Hyperlink"/>
          </w:rPr>
          <w:t>R1-2506706</w:t>
        </w:r>
      </w:hyperlink>
      <w:r w:rsidR="000C7094">
        <w:tab/>
        <w:t>Reply LS on signalling feasibility of dataset and parameter sharing</w:t>
      </w:r>
      <w:r w:rsidR="000C7094">
        <w:tab/>
        <w:t>SA5, Huawei</w:t>
      </w:r>
    </w:p>
    <w:p w14:paraId="203140B8" w14:textId="5E88EA84" w:rsidR="000C7094" w:rsidRPr="0030435B" w:rsidRDefault="004710F9" w:rsidP="000C7094">
      <w:pPr>
        <w:rPr>
          <w:rFonts w:eastAsia="DengXian"/>
          <w:lang w:eastAsia="zh-CN"/>
        </w:rPr>
      </w:pPr>
      <w:hyperlink r:id="rId174" w:history="1">
        <w:r>
          <w:rPr>
            <w:rStyle w:val="Hyperlink"/>
          </w:rPr>
          <w:t>R1-2506711</w:t>
        </w:r>
      </w:hyperlink>
      <w:r w:rsidR="000C7094">
        <w:tab/>
        <w:t>Reply LS on signalling feasibility of dataset and parameter sharing</w:t>
      </w:r>
      <w:r w:rsidR="000C7094">
        <w:tab/>
        <w:t>SA2, Samsung</w:t>
      </w:r>
    </w:p>
    <w:p w14:paraId="5A7EF61E" w14:textId="3138E525" w:rsidR="000C7094" w:rsidRDefault="004710F9" w:rsidP="000C7094">
      <w:hyperlink r:id="rId175" w:history="1">
        <w:r>
          <w:rPr>
            <w:rStyle w:val="Hyperlink"/>
          </w:rPr>
          <w:t>R1-2506712</w:t>
        </w:r>
      </w:hyperlink>
      <w:r w:rsidR="000C7094">
        <w:tab/>
        <w:t>LS on UE data collection and data transfer</w:t>
      </w:r>
      <w:r w:rsidR="000C7094">
        <w:tab/>
        <w:t>SA2, Nokia</w:t>
      </w:r>
    </w:p>
    <w:p w14:paraId="58CA4BB3" w14:textId="75C106C0" w:rsidR="000C7094" w:rsidRPr="00EF7606" w:rsidRDefault="004710F9" w:rsidP="000C7094">
      <w:pPr>
        <w:rPr>
          <w:rFonts w:eastAsia="DengXian"/>
          <w:lang w:eastAsia="zh-CN"/>
        </w:rPr>
      </w:pPr>
      <w:hyperlink r:id="rId176" w:history="1">
        <w:r>
          <w:rPr>
            <w:rStyle w:val="Hyperlink"/>
          </w:rPr>
          <w:t>R1-2506726</w:t>
        </w:r>
      </w:hyperlink>
      <w:r w:rsidR="000C7094">
        <w:tab/>
        <w:t>Reply LS on AI/ML functionality activation</w:t>
      </w:r>
      <w:r w:rsidR="000C7094">
        <w:tab/>
        <w:t>RAN2, Apple</w:t>
      </w:r>
    </w:p>
    <w:p w14:paraId="626A48C6" w14:textId="34A40FF5" w:rsidR="000C7094" w:rsidRDefault="004710F9" w:rsidP="000C7094">
      <w:hyperlink r:id="rId177" w:history="1">
        <w:r>
          <w:rPr>
            <w:rStyle w:val="Hyperlink"/>
          </w:rPr>
          <w:t>R1-2506735</w:t>
        </w:r>
      </w:hyperlink>
      <w:r w:rsidR="000C7094">
        <w:tab/>
        <w:t>LS on definition of CSI-RS based L1 intra/inter-frequency measurement</w:t>
      </w:r>
      <w:r w:rsidR="000C7094">
        <w:tab/>
        <w:t>RAN4, Apple</w:t>
      </w:r>
    </w:p>
    <w:p w14:paraId="4139AA9B" w14:textId="2BBA1B9D" w:rsidR="000C7094" w:rsidRPr="0077415B" w:rsidRDefault="004710F9" w:rsidP="000C7094">
      <w:pPr>
        <w:rPr>
          <w:rFonts w:eastAsia="DengXian"/>
          <w:lang w:eastAsia="zh-CN"/>
        </w:rPr>
      </w:pPr>
      <w:hyperlink r:id="rId178" w:history="1">
        <w:r>
          <w:rPr>
            <w:rStyle w:val="Hyperlink"/>
          </w:rPr>
          <w:t>R1-2506713</w:t>
        </w:r>
      </w:hyperlink>
      <w:r w:rsidR="000C7094">
        <w:tab/>
        <w:t>LS on allocation of CN assigned subgroup ID for LP-WUS</w:t>
      </w:r>
      <w:r w:rsidR="000C7094">
        <w:tab/>
        <w:t>RAN3, NTT DOCOMO</w:t>
      </w:r>
    </w:p>
    <w:p w14:paraId="6F5EB373" w14:textId="41C0E85D" w:rsidR="000C7094" w:rsidRPr="006561B8" w:rsidRDefault="004710F9" w:rsidP="000C7094">
      <w:pPr>
        <w:rPr>
          <w:rFonts w:eastAsia="DengXian"/>
          <w:lang w:eastAsia="zh-CN"/>
        </w:rPr>
      </w:pPr>
      <w:hyperlink r:id="rId179" w:history="1">
        <w:r>
          <w:rPr>
            <w:rStyle w:val="Hyperlink"/>
          </w:rPr>
          <w:t>R1-2506704</w:t>
        </w:r>
      </w:hyperlink>
      <w:r w:rsidR="000C7094">
        <w:tab/>
        <w:t>Reply LS to SA4 on the RAN simulation assumptions for ULBC</w:t>
      </w:r>
      <w:r w:rsidR="000C7094">
        <w:tab/>
        <w:t>CT1, Qualcomm</w:t>
      </w:r>
    </w:p>
    <w:p w14:paraId="59FB8E4E" w14:textId="0D72552B" w:rsidR="000C7094" w:rsidRPr="006561B8" w:rsidRDefault="004710F9" w:rsidP="000C7094">
      <w:pPr>
        <w:rPr>
          <w:rFonts w:eastAsia="DengXian"/>
          <w:lang w:eastAsia="zh-CN"/>
        </w:rPr>
      </w:pPr>
      <w:hyperlink r:id="rId180" w:history="1">
        <w:r>
          <w:rPr>
            <w:rStyle w:val="Hyperlink"/>
          </w:rPr>
          <w:t>R1-2506708</w:t>
        </w:r>
      </w:hyperlink>
      <w:r w:rsidR="000C7094">
        <w:tab/>
        <w:t>Reply LS on the RAN simulation assumptions for ULBC</w:t>
      </w:r>
      <w:r w:rsidR="000C7094">
        <w:tab/>
        <w:t>SA2, Qualcomm</w:t>
      </w:r>
    </w:p>
    <w:p w14:paraId="6C2A9DF8" w14:textId="0228F6EB" w:rsidR="000C7094" w:rsidRPr="006561B8" w:rsidRDefault="004710F9" w:rsidP="000C7094">
      <w:pPr>
        <w:rPr>
          <w:rFonts w:eastAsia="DengXian"/>
          <w:lang w:eastAsia="zh-CN"/>
        </w:rPr>
      </w:pPr>
      <w:hyperlink r:id="rId181" w:history="1">
        <w:r>
          <w:rPr>
            <w:rStyle w:val="Hyperlink"/>
          </w:rPr>
          <w:t>R1-2506736</w:t>
        </w:r>
      </w:hyperlink>
      <w:r w:rsidR="000C7094">
        <w:tab/>
        <w:t>Response LS on the RAN simulation assumptions for ULBC</w:t>
      </w:r>
      <w:r w:rsidR="000C7094">
        <w:tab/>
        <w:t>RAN4, Xiaomi</w:t>
      </w:r>
    </w:p>
    <w:p w14:paraId="719042F2" w14:textId="789B2464" w:rsidR="000C7094" w:rsidRDefault="004710F9" w:rsidP="000C7094">
      <w:hyperlink r:id="rId182" w:history="1">
        <w:r>
          <w:rPr>
            <w:rStyle w:val="Hyperlink"/>
          </w:rPr>
          <w:t>R1-2507035</w:t>
        </w:r>
      </w:hyperlink>
      <w:r w:rsidR="000C7094">
        <w:tab/>
        <w:t>LS on bundling period and SPS for ULBC</w:t>
      </w:r>
      <w:r w:rsidR="000C7094">
        <w:tab/>
        <w:t>SA4, Qualcomm</w:t>
      </w:r>
    </w:p>
    <w:p w14:paraId="35AAEF9C" w14:textId="2886588B" w:rsidR="000C7094" w:rsidRPr="00C50572" w:rsidRDefault="004710F9" w:rsidP="000C7094">
      <w:pPr>
        <w:rPr>
          <w:rFonts w:eastAsia="DengXian"/>
          <w:lang w:eastAsia="zh-CN"/>
        </w:rPr>
      </w:pPr>
      <w:hyperlink r:id="rId183" w:history="1">
        <w:r>
          <w:rPr>
            <w:rStyle w:val="Hyperlink"/>
          </w:rPr>
          <w:t>R1-2506733</w:t>
        </w:r>
      </w:hyperlink>
      <w:r w:rsidR="000C7094" w:rsidRPr="00C23104">
        <w:tab/>
        <w:t>LS on Rel-19 RAN4 UE feature list for NR (version 2)</w:t>
      </w:r>
      <w:r w:rsidR="000C7094" w:rsidRPr="00C23104">
        <w:tab/>
        <w:t>RAN4, CMCC</w:t>
      </w:r>
    </w:p>
    <w:p w14:paraId="7B5AF11E" w14:textId="7CCEBEE8" w:rsidR="000C7094" w:rsidRPr="00C23104" w:rsidRDefault="004710F9" w:rsidP="000C7094">
      <w:hyperlink r:id="rId184" w:history="1">
        <w:r>
          <w:rPr>
            <w:rStyle w:val="Hyperlink"/>
          </w:rPr>
          <w:t>R1-2506734</w:t>
        </w:r>
      </w:hyperlink>
      <w:r w:rsidR="000C7094" w:rsidRPr="00C23104">
        <w:tab/>
        <w:t>LS on Release Independence of 6Rx</w:t>
      </w:r>
      <w:r w:rsidR="000C7094" w:rsidRPr="00C23104">
        <w:tab/>
        <w:t>RAN4, T-Mobile USA</w:t>
      </w:r>
    </w:p>
    <w:p w14:paraId="54556D51" w14:textId="4CF3340F" w:rsidR="000C7094" w:rsidRDefault="004710F9" w:rsidP="000C7094">
      <w:hyperlink r:id="rId185" w:history="1">
        <w:r>
          <w:rPr>
            <w:rStyle w:val="Hyperlink"/>
          </w:rPr>
          <w:t>R1-2506725</w:t>
        </w:r>
      </w:hyperlink>
      <w:r w:rsidR="000C7094">
        <w:tab/>
        <w:t>LS on CQI reporting for CB-Msg3-EDT</w:t>
      </w:r>
      <w:r w:rsidR="000C7094">
        <w:tab/>
        <w:t>RAN2, Samsung</w:t>
      </w:r>
    </w:p>
    <w:p w14:paraId="4386C8E9" w14:textId="1693FA76" w:rsidR="000C7094" w:rsidRPr="007E7006" w:rsidRDefault="004710F9" w:rsidP="000C7094">
      <w:pPr>
        <w:rPr>
          <w:rFonts w:eastAsia="DengXian"/>
          <w:lang w:eastAsia="zh-CN"/>
        </w:rPr>
      </w:pPr>
      <w:hyperlink r:id="rId186" w:history="1">
        <w:r>
          <w:rPr>
            <w:rStyle w:val="Hyperlink"/>
          </w:rPr>
          <w:t>R1-2506705</w:t>
        </w:r>
      </w:hyperlink>
      <w:r w:rsidR="000C7094">
        <w:tab/>
        <w:t>LS on the maximum supported AIoT NAS container length</w:t>
      </w:r>
      <w:r w:rsidR="000C7094">
        <w:tab/>
        <w:t>CT1, Lenovo</w:t>
      </w:r>
    </w:p>
    <w:p w14:paraId="517F9D8C" w14:textId="7B94FAFF" w:rsidR="000C7094" w:rsidRPr="007E7006" w:rsidRDefault="004710F9" w:rsidP="000C7094">
      <w:pPr>
        <w:rPr>
          <w:rFonts w:eastAsia="DengXian"/>
          <w:lang w:eastAsia="zh-CN"/>
        </w:rPr>
      </w:pPr>
      <w:hyperlink r:id="rId187" w:history="1">
        <w:r>
          <w:rPr>
            <w:rStyle w:val="Hyperlink"/>
          </w:rPr>
          <w:t>R1-2506709</w:t>
        </w:r>
      </w:hyperlink>
      <w:r w:rsidR="000C7094">
        <w:tab/>
        <w:t>Reply LS to Reply LS on the removal of service type information</w:t>
      </w:r>
      <w:r w:rsidR="000C7094">
        <w:tab/>
        <w:t>SA2, LG Electronics</w:t>
      </w:r>
      <w:r w:rsidR="000C7094" w:rsidRPr="0051519D">
        <w:t xml:space="preserve"> </w:t>
      </w:r>
    </w:p>
    <w:p w14:paraId="513EC222" w14:textId="22C39A0C" w:rsidR="000C7094" w:rsidRDefault="004710F9" w:rsidP="000C7094">
      <w:hyperlink r:id="rId188" w:history="1">
        <w:r>
          <w:rPr>
            <w:rStyle w:val="Hyperlink"/>
          </w:rPr>
          <w:t>R1-2506710</w:t>
        </w:r>
      </w:hyperlink>
      <w:r w:rsidR="000C7094">
        <w:tab/>
        <w:t>LS on AIoT Device Permanent ID Length</w:t>
      </w:r>
      <w:r w:rsidR="000C7094">
        <w:tab/>
        <w:t>SA2, Huawei</w:t>
      </w:r>
    </w:p>
    <w:p w14:paraId="032E1C6D" w14:textId="77777777" w:rsidR="00816F51" w:rsidRPr="007E7006" w:rsidRDefault="00816F51" w:rsidP="000C7094">
      <w:pPr>
        <w:rPr>
          <w:rFonts w:eastAsia="DengXian"/>
          <w:lang w:eastAsia="zh-CN"/>
        </w:rPr>
      </w:pPr>
    </w:p>
    <w:p w14:paraId="69B6EBBD" w14:textId="67B70937" w:rsidR="00DA03D1" w:rsidRPr="009A1F7B" w:rsidRDefault="00816F51" w:rsidP="00DA03D1">
      <w:pPr>
        <w:pBdr>
          <w:bottom w:val="single" w:sz="6" w:space="1" w:color="auto"/>
        </w:pBdr>
        <w:rPr>
          <w:rFonts w:eastAsia="DengXian"/>
          <w:lang w:eastAsia="zh-CN"/>
        </w:rPr>
      </w:pPr>
      <w:r w:rsidRPr="00816F51">
        <w:rPr>
          <w:rFonts w:eastAsia="DengXian"/>
          <w:b/>
          <w:bCs/>
          <w:lang w:eastAsia="zh-CN"/>
        </w:rPr>
        <w:t>Decision:</w:t>
      </w:r>
      <w:r>
        <w:rPr>
          <w:rFonts w:eastAsia="DengXian"/>
          <w:lang w:eastAsia="zh-CN"/>
        </w:rPr>
        <w:t xml:space="preserve"> </w:t>
      </w:r>
      <w:r w:rsidRPr="00816F51">
        <w:rPr>
          <w:rFonts w:eastAsia="DengXian"/>
          <w:lang w:eastAsia="zh-CN"/>
        </w:rPr>
        <w:t>All incoming LSs were noted, with no RAN1 action required.</w:t>
      </w:r>
    </w:p>
    <w:p w14:paraId="297EB024" w14:textId="77777777" w:rsidR="00DA03D1" w:rsidRPr="009A1F7B" w:rsidRDefault="00DA03D1" w:rsidP="00DA03D1">
      <w:pPr>
        <w:rPr>
          <w:rFonts w:eastAsia="DengXian"/>
          <w:lang w:eastAsia="zh-CN"/>
        </w:rPr>
      </w:pPr>
    </w:p>
    <w:p w14:paraId="5F7A1C51" w14:textId="77777777" w:rsidR="000C7094" w:rsidRPr="00707322" w:rsidRDefault="000C7094" w:rsidP="000C7094">
      <w:pPr>
        <w:rPr>
          <w:rFonts w:eastAsia="DengXian"/>
          <w:b/>
          <w:bCs/>
          <w:u w:val="single"/>
          <w:lang w:eastAsia="zh-CN"/>
        </w:rPr>
      </w:pPr>
      <w:r w:rsidRPr="00917A6D">
        <w:rPr>
          <w:rFonts w:hint="eastAsia"/>
          <w:b/>
          <w:bCs/>
          <w:u w:val="single"/>
          <w:lang w:eastAsia="x-none"/>
        </w:rPr>
        <w:t>R20 IoT-NTN</w:t>
      </w:r>
    </w:p>
    <w:p w14:paraId="6A9D39F9" w14:textId="2F057EAD" w:rsidR="000C7094" w:rsidRDefault="004710F9" w:rsidP="000C7094">
      <w:pPr>
        <w:ind w:left="1440" w:hanging="1440"/>
        <w:rPr>
          <w:rFonts w:eastAsia="DengXian"/>
          <w:lang w:eastAsia="zh-CN"/>
        </w:rPr>
      </w:pPr>
      <w:hyperlink r:id="rId189" w:history="1">
        <w:r>
          <w:rPr>
            <w:rStyle w:val="Hyperlink"/>
          </w:rPr>
          <w:t>R1-2506707</w:t>
        </w:r>
      </w:hyperlink>
      <w:r w:rsidR="000C7094">
        <w:tab/>
        <w:t>LS on issues related to support of IMS voice over NB-IoT NTN connected to EPC</w:t>
      </w:r>
      <w:r w:rsidR="000C7094">
        <w:tab/>
        <w:t>SA2, Qualcomm</w:t>
      </w:r>
    </w:p>
    <w:p w14:paraId="2CC5EA89" w14:textId="77777777" w:rsidR="000C7094" w:rsidRDefault="000C7094" w:rsidP="000C7094">
      <w:pPr>
        <w:rPr>
          <w:rFonts w:eastAsia="DengXian"/>
          <w:highlight w:val="yellow"/>
          <w:lang w:eastAsia="zh-CN"/>
        </w:rPr>
      </w:pPr>
      <w:r w:rsidRPr="00CF2D46">
        <w:rPr>
          <w:rFonts w:eastAsia="DengXian" w:hint="eastAsia"/>
          <w:lang w:eastAsia="zh-CN"/>
        </w:rPr>
        <w:t>SA2</w:t>
      </w:r>
      <w:r w:rsidRPr="00CF2D46">
        <w:rPr>
          <w:rFonts w:hint="eastAsia"/>
          <w:lang w:eastAsia="x-none"/>
        </w:rPr>
        <w:t xml:space="preserve"> is </w:t>
      </w:r>
      <w:r w:rsidRPr="00CF2D46">
        <w:rPr>
          <w:rFonts w:eastAsia="DengXian" w:hint="eastAsia"/>
          <w:lang w:eastAsia="zh-CN"/>
        </w:rPr>
        <w:t>checking if</w:t>
      </w:r>
      <w:r w:rsidRPr="00CF2D46">
        <w:rPr>
          <w:rFonts w:hint="eastAsia"/>
          <w:lang w:eastAsia="x-none"/>
        </w:rPr>
        <w:t xml:space="preserve"> </w:t>
      </w:r>
      <w:r w:rsidRPr="00CF2D46">
        <w:rPr>
          <w:lang w:eastAsia="x-none"/>
        </w:rPr>
        <w:t xml:space="preserve">RAN1 </w:t>
      </w:r>
      <w:r w:rsidRPr="00CF2D46">
        <w:rPr>
          <w:rFonts w:eastAsia="DengXian" w:hint="eastAsia"/>
          <w:lang w:eastAsia="zh-CN"/>
        </w:rPr>
        <w:t>can provide answer to question 2</w:t>
      </w:r>
      <w:r w:rsidRPr="00CF2D46">
        <w:rPr>
          <w:rFonts w:hint="eastAsia"/>
          <w:lang w:eastAsia="x-none"/>
        </w:rPr>
        <w:t xml:space="preserve">. </w:t>
      </w:r>
      <w:r w:rsidRPr="00CF2D46">
        <w:rPr>
          <w:lang w:eastAsia="x-none"/>
        </w:rPr>
        <w:t xml:space="preserve">To be handled in agenda item </w:t>
      </w:r>
      <w:r w:rsidRPr="00CF2D46">
        <w:rPr>
          <w:rFonts w:eastAsia="DengXian" w:hint="eastAsia"/>
          <w:lang w:eastAsia="zh-CN"/>
        </w:rPr>
        <w:t>5 because corresponding item is not started yet in RAN1</w:t>
      </w:r>
      <w:r w:rsidRPr="00CF2D46">
        <w:rPr>
          <w:lang w:eastAsia="x-none"/>
        </w:rPr>
        <w:t xml:space="preserve">. </w:t>
      </w:r>
      <w:r w:rsidRPr="00CF2D46">
        <w:rPr>
          <w:rFonts w:eastAsia="DengXian" w:hint="eastAsia"/>
          <w:lang w:eastAsia="zh-CN"/>
        </w:rPr>
        <w:t>Moderator Alberto (Qualcomm).</w:t>
      </w:r>
    </w:p>
    <w:p w14:paraId="723FFEBF" w14:textId="1C1CD662" w:rsidR="00E71307" w:rsidRDefault="00E71307" w:rsidP="000C7094">
      <w:r w:rsidRPr="00A524D8">
        <w:rPr>
          <w:b/>
          <w:bCs/>
        </w:rPr>
        <w:t>Decision:</w:t>
      </w:r>
      <w:r>
        <w:t xml:space="preserve"> This was noted.</w:t>
      </w:r>
    </w:p>
    <w:p w14:paraId="097277F2" w14:textId="77777777" w:rsidR="00CD03E8" w:rsidRPr="00E45A45" w:rsidRDefault="00CD03E8" w:rsidP="00CD03E8">
      <w:pPr>
        <w:rPr>
          <w:rFonts w:eastAsia="DengXian"/>
          <w:highlight w:val="green"/>
          <w:lang w:eastAsia="zh-CN"/>
        </w:rPr>
      </w:pPr>
      <w:r w:rsidRPr="00E45A45">
        <w:rPr>
          <w:rFonts w:eastAsia="DengXian" w:hint="eastAsia"/>
          <w:highlight w:val="green"/>
          <w:lang w:eastAsia="zh-CN"/>
        </w:rPr>
        <w:t>Agreement</w:t>
      </w:r>
    </w:p>
    <w:p w14:paraId="0770426E" w14:textId="77777777" w:rsidR="00CD03E8" w:rsidRDefault="00CD03E8" w:rsidP="00CD03E8">
      <w:pPr>
        <w:rPr>
          <w:rFonts w:eastAsiaTheme="minorEastAsia"/>
          <w:color w:val="000000" w:themeColor="text1"/>
          <w:lang w:val="en-US" w:eastAsia="zh-CN"/>
        </w:rPr>
      </w:pPr>
      <w:r>
        <w:rPr>
          <w:rFonts w:eastAsiaTheme="minorEastAsia" w:hint="eastAsia"/>
          <w:color w:val="000000" w:themeColor="text1"/>
          <w:lang w:val="en-US" w:eastAsia="zh-CN"/>
        </w:rPr>
        <w:t>R</w:t>
      </w:r>
      <w:r w:rsidRPr="00E45A45">
        <w:rPr>
          <w:color w:val="000000" w:themeColor="text1"/>
          <w:lang w:val="en-US"/>
        </w:rPr>
        <w:t>eply to Q2 of R1-2506707</w:t>
      </w:r>
      <w:r>
        <w:rPr>
          <w:rFonts w:eastAsiaTheme="minorEastAsia" w:hint="eastAsia"/>
          <w:color w:val="000000" w:themeColor="text1"/>
          <w:lang w:val="en-US" w:eastAsia="zh-CN"/>
        </w:rPr>
        <w:t xml:space="preserve"> as the following: </w:t>
      </w:r>
    </w:p>
    <w:tbl>
      <w:tblPr>
        <w:tblStyle w:val="TableGrid"/>
        <w:tblW w:w="0" w:type="auto"/>
        <w:tblLook w:val="04A0" w:firstRow="1" w:lastRow="0" w:firstColumn="1" w:lastColumn="0" w:noHBand="0" w:noVBand="1"/>
      </w:tblPr>
      <w:tblGrid>
        <w:gridCol w:w="9631"/>
      </w:tblGrid>
      <w:tr w:rsidR="00CD03E8" w14:paraId="1CF36306" w14:textId="77777777" w:rsidTr="00233CF5">
        <w:tc>
          <w:tcPr>
            <w:tcW w:w="9631" w:type="dxa"/>
          </w:tcPr>
          <w:p w14:paraId="78B11C52" w14:textId="77777777" w:rsidR="00CD03E8" w:rsidRPr="00B45F85" w:rsidRDefault="00CD03E8" w:rsidP="00233CF5">
            <w:pPr>
              <w:rPr>
                <w:color w:val="000000" w:themeColor="text1"/>
                <w:lang w:val="en-US"/>
              </w:rPr>
            </w:pPr>
            <w:r w:rsidRPr="00B45F85">
              <w:rPr>
                <w:color w:val="000000" w:themeColor="text1"/>
                <w:lang w:val="en-US"/>
              </w:rPr>
              <w:t xml:space="preserve">Assuming line-of-sight condition for the duration of the call, no change in large scale parameters (e.g. </w:t>
            </w:r>
            <w:r>
              <w:rPr>
                <w:color w:val="000000" w:themeColor="text1"/>
                <w:lang w:val="en-US"/>
              </w:rPr>
              <w:t xml:space="preserve">fixed </w:t>
            </w:r>
            <w:r w:rsidRPr="00B45F85">
              <w:rPr>
                <w:color w:val="000000" w:themeColor="text1"/>
                <w:lang w:val="en-US"/>
              </w:rPr>
              <w:t>shadowing), and using an NTN TDL-C channel model (which is a channel model previously used by RAN1 and SA4 evaluations), the probability of having 16</w:t>
            </w:r>
            <w:r>
              <w:rPr>
                <w:color w:val="000000" w:themeColor="text1"/>
                <w:lang w:val="en-US"/>
              </w:rPr>
              <w:t xml:space="preserve"> or </w:t>
            </w:r>
            <w:r w:rsidRPr="00B45F85">
              <w:rPr>
                <w:color w:val="000000" w:themeColor="text1"/>
                <w:lang w:val="en-US"/>
              </w:rPr>
              <w:t>64 packets consecutively lost is negligible under typical operating conditions (e.g. up to 10% packet error rate)</w:t>
            </w:r>
          </w:p>
          <w:p w14:paraId="3D9875FE" w14:textId="77777777" w:rsidR="00CD03E8" w:rsidRDefault="00CD03E8" w:rsidP="00233CF5">
            <w:pPr>
              <w:rPr>
                <w:rFonts w:eastAsiaTheme="minorEastAsia"/>
                <w:color w:val="000000" w:themeColor="text1"/>
                <w:lang w:val="en-US" w:eastAsia="zh-CN"/>
              </w:rPr>
            </w:pPr>
            <w:r w:rsidRPr="00B45F85">
              <w:rPr>
                <w:color w:val="000000" w:themeColor="text1"/>
                <w:lang w:val="en-US"/>
              </w:rPr>
              <w:t>For the case of line-of-sight not being guaranteed for the duration of the call, an intermittent blockage (e.g. according to the land mobile satellite channel model in TR 38.811) may still occur in practice, in which case the probability of having 16</w:t>
            </w:r>
            <w:r>
              <w:rPr>
                <w:color w:val="000000" w:themeColor="text1"/>
                <w:lang w:val="en-US"/>
              </w:rPr>
              <w:t xml:space="preserve"> or </w:t>
            </w:r>
            <w:r w:rsidRPr="00B45F85">
              <w:rPr>
                <w:color w:val="000000" w:themeColor="text1"/>
                <w:lang w:val="en-US"/>
              </w:rPr>
              <w:t>64 packets consecutively lost may not be negligible. RAN1 has not reached consensus on whether to consider this case.</w:t>
            </w:r>
          </w:p>
        </w:tc>
      </w:tr>
    </w:tbl>
    <w:p w14:paraId="402A972D" w14:textId="77777777" w:rsidR="00CD03E8" w:rsidRDefault="00CD03E8" w:rsidP="00CD03E8">
      <w:pPr>
        <w:rPr>
          <w:rFonts w:eastAsiaTheme="minorEastAsia"/>
          <w:color w:val="000000" w:themeColor="text1"/>
          <w:lang w:val="en-US" w:eastAsia="zh-CN"/>
        </w:rPr>
      </w:pPr>
    </w:p>
    <w:p w14:paraId="3CF66374" w14:textId="77777777" w:rsidR="00CD03E8" w:rsidRPr="00514D11" w:rsidRDefault="00CD03E8" w:rsidP="00CD03E8">
      <w:pPr>
        <w:rPr>
          <w:rFonts w:eastAsiaTheme="minorEastAsia"/>
          <w:color w:val="000000" w:themeColor="text1"/>
          <w:highlight w:val="green"/>
          <w:lang w:val="en-US" w:eastAsia="zh-CN"/>
        </w:rPr>
      </w:pPr>
      <w:r w:rsidRPr="00514D11">
        <w:rPr>
          <w:rFonts w:eastAsiaTheme="minorEastAsia" w:hint="eastAsia"/>
          <w:color w:val="000000" w:themeColor="text1"/>
          <w:highlight w:val="green"/>
          <w:lang w:val="en-US" w:eastAsia="zh-CN"/>
        </w:rPr>
        <w:t>Agreement</w:t>
      </w:r>
    </w:p>
    <w:p w14:paraId="53522544" w14:textId="77777777" w:rsidR="00CD03E8" w:rsidRDefault="00CD03E8" w:rsidP="00CD03E8">
      <w:pPr>
        <w:rPr>
          <w:rFonts w:eastAsiaTheme="minorEastAsia"/>
          <w:color w:val="000000" w:themeColor="text1"/>
          <w:lang w:val="en-US" w:eastAsia="zh-CN"/>
        </w:rPr>
      </w:pPr>
      <w:r w:rsidRPr="00650E72">
        <w:rPr>
          <w:rFonts w:eastAsiaTheme="minorEastAsia" w:hint="eastAsia"/>
          <w:color w:val="000000" w:themeColor="text1"/>
          <w:lang w:val="en-US" w:eastAsia="zh-CN"/>
        </w:rPr>
        <w:t>Draft LS R1-2508095 is end</w:t>
      </w:r>
      <w:r>
        <w:rPr>
          <w:rFonts w:eastAsiaTheme="minorEastAsia" w:hint="eastAsia"/>
          <w:color w:val="000000" w:themeColor="text1"/>
          <w:lang w:val="en-US" w:eastAsia="zh-CN"/>
        </w:rPr>
        <w:t>orsed in principle.</w:t>
      </w:r>
    </w:p>
    <w:p w14:paraId="116C9086" w14:textId="77777777" w:rsidR="00CD03E8" w:rsidRPr="00514D11" w:rsidRDefault="00CD03E8" w:rsidP="00CD03E8">
      <w:pPr>
        <w:rPr>
          <w:rFonts w:eastAsiaTheme="minorEastAsia"/>
          <w:color w:val="000000" w:themeColor="text1"/>
          <w:highlight w:val="green"/>
          <w:lang w:val="en-US" w:eastAsia="zh-CN"/>
        </w:rPr>
      </w:pPr>
      <w:r w:rsidRPr="00514D11">
        <w:rPr>
          <w:rFonts w:eastAsiaTheme="minorEastAsia" w:hint="eastAsia"/>
          <w:color w:val="000000" w:themeColor="text1"/>
          <w:highlight w:val="green"/>
          <w:lang w:val="en-US" w:eastAsia="zh-CN"/>
        </w:rPr>
        <w:t>Agreement</w:t>
      </w:r>
    </w:p>
    <w:p w14:paraId="0CF130F6" w14:textId="77777777" w:rsidR="00CD03E8" w:rsidRPr="00650E72" w:rsidRDefault="00CD03E8" w:rsidP="00CD03E8">
      <w:pPr>
        <w:rPr>
          <w:rFonts w:eastAsiaTheme="minorEastAsia"/>
          <w:color w:val="000000" w:themeColor="text1"/>
          <w:lang w:val="en-US" w:eastAsia="zh-CN"/>
        </w:rPr>
      </w:pPr>
      <w:r>
        <w:rPr>
          <w:rFonts w:eastAsiaTheme="minorEastAsia" w:hint="eastAsia"/>
          <w:color w:val="000000" w:themeColor="text1"/>
          <w:lang w:val="en-US" w:eastAsia="zh-CN"/>
        </w:rPr>
        <w:t xml:space="preserve">Final LS </w:t>
      </w:r>
      <w:r w:rsidRPr="00650E72">
        <w:rPr>
          <w:rFonts w:eastAsiaTheme="minorEastAsia" w:hint="eastAsia"/>
          <w:color w:val="000000" w:themeColor="text1"/>
          <w:lang w:val="en-US" w:eastAsia="zh-CN"/>
        </w:rPr>
        <w:t>R1-250809</w:t>
      </w:r>
      <w:r>
        <w:rPr>
          <w:rFonts w:eastAsiaTheme="minorEastAsia" w:hint="eastAsia"/>
          <w:color w:val="000000" w:themeColor="text1"/>
          <w:lang w:val="en-US" w:eastAsia="zh-CN"/>
        </w:rPr>
        <w:t>6</w:t>
      </w:r>
      <w:r w:rsidRPr="00650E72">
        <w:rPr>
          <w:rFonts w:eastAsiaTheme="minorEastAsia" w:hint="eastAsia"/>
          <w:color w:val="000000" w:themeColor="text1"/>
          <w:lang w:val="en-US" w:eastAsia="zh-CN"/>
        </w:rPr>
        <w:t xml:space="preserve"> is end</w:t>
      </w:r>
      <w:r>
        <w:rPr>
          <w:rFonts w:eastAsiaTheme="minorEastAsia" w:hint="eastAsia"/>
          <w:color w:val="000000" w:themeColor="text1"/>
          <w:lang w:val="en-US" w:eastAsia="zh-CN"/>
        </w:rPr>
        <w:t>orsed</w:t>
      </w:r>
    </w:p>
    <w:p w14:paraId="108D1A17" w14:textId="77777777" w:rsidR="00E71307" w:rsidRPr="00156F9C" w:rsidRDefault="00E71307" w:rsidP="000C7094">
      <w:pPr>
        <w:rPr>
          <w:rFonts w:eastAsia="DengXian"/>
          <w:highlight w:val="cyan"/>
          <w:lang w:eastAsia="zh-CN"/>
        </w:rPr>
      </w:pPr>
    </w:p>
    <w:p w14:paraId="3FC364E2" w14:textId="77777777" w:rsidR="000C7094" w:rsidRPr="00707322" w:rsidRDefault="000C7094" w:rsidP="000C7094">
      <w:pPr>
        <w:rPr>
          <w:rFonts w:eastAsia="DengXian"/>
          <w:b/>
          <w:bCs/>
          <w:u w:val="single"/>
          <w:lang w:eastAsia="zh-CN"/>
        </w:rPr>
      </w:pPr>
      <w:r w:rsidRPr="00707322">
        <w:rPr>
          <w:rFonts w:eastAsia="DengXian" w:hint="eastAsia"/>
          <w:b/>
          <w:bCs/>
          <w:u w:val="single"/>
          <w:lang w:eastAsia="zh-CN"/>
        </w:rPr>
        <w:t>Relevant Tdocs:</w:t>
      </w:r>
    </w:p>
    <w:p w14:paraId="46020725" w14:textId="033DADC1" w:rsidR="000C7094" w:rsidRDefault="004710F9" w:rsidP="000C7094">
      <w:hyperlink r:id="rId190" w:history="1">
        <w:r>
          <w:rPr>
            <w:rStyle w:val="Hyperlink"/>
          </w:rPr>
          <w:t>R1-2506862</w:t>
        </w:r>
      </w:hyperlink>
      <w:r w:rsidR="000C7094">
        <w:tab/>
        <w:t>Draft reply LS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tab/>
      </w:r>
      <w:r w:rsidR="000C7094">
        <w:tab/>
        <w:t>vivo</w:t>
      </w:r>
    </w:p>
    <w:p w14:paraId="56D8F680" w14:textId="3C9A7C82" w:rsidR="000C7094" w:rsidRDefault="004710F9" w:rsidP="000C7094">
      <w:hyperlink r:id="rId191" w:history="1">
        <w:r>
          <w:rPr>
            <w:rStyle w:val="Hyperlink"/>
          </w:rPr>
          <w:t>R1-2506863</w:t>
        </w:r>
      </w:hyperlink>
      <w:r w:rsidR="000C7094">
        <w:tab/>
        <w:t>Discussion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tab/>
      </w:r>
      <w:r w:rsidR="000C7094">
        <w:tab/>
        <w:t>vivo, Spreadtrum</w:t>
      </w:r>
    </w:p>
    <w:p w14:paraId="5C756118" w14:textId="5567FACB" w:rsidR="000C7094" w:rsidRDefault="004710F9" w:rsidP="000C7094">
      <w:hyperlink r:id="rId192" w:history="1">
        <w:r>
          <w:rPr>
            <w:rStyle w:val="Hyperlink"/>
          </w:rPr>
          <w:t>R1-2506906</w:t>
        </w:r>
      </w:hyperlink>
      <w:r w:rsidR="000C7094">
        <w:tab/>
        <w:t>Discussion on the LS on issues related to support of IMS voice over NB-IoT NTN connected to EPC</w:t>
      </w:r>
      <w:r w:rsidR="000C7094" w:rsidRPr="006E511B">
        <w:rPr>
          <w:rFonts w:eastAsia="DengXian"/>
          <w:lang w:eastAsia="zh-CN"/>
        </w:rPr>
        <w:tab/>
      </w:r>
      <w:r w:rsidR="000C7094">
        <w:tab/>
      </w:r>
      <w:r w:rsidR="000C7094">
        <w:tab/>
        <w:t>ZTE Corporation, Sanechips</w:t>
      </w:r>
    </w:p>
    <w:p w14:paraId="1E1AB255" w14:textId="5D7F4F55" w:rsidR="000C7094" w:rsidRDefault="004710F9" w:rsidP="000C7094">
      <w:hyperlink r:id="rId193" w:history="1">
        <w:r>
          <w:rPr>
            <w:rStyle w:val="Hyperlink"/>
          </w:rPr>
          <w:t>R1-2506957</w:t>
        </w:r>
      </w:hyperlink>
      <w:r w:rsidR="000C7094">
        <w:tab/>
        <w:t>Discussion on SA2 LS on the support of IMS voice over NB-IoT NTN connected to EPC</w:t>
      </w:r>
      <w:r w:rsidR="000C7094">
        <w:tab/>
        <w:t>Xiaomi</w:t>
      </w:r>
    </w:p>
    <w:p w14:paraId="01382DD7" w14:textId="3CE3312B" w:rsidR="000C7094" w:rsidRDefault="004710F9" w:rsidP="000C7094">
      <w:hyperlink r:id="rId194" w:history="1">
        <w:r>
          <w:rPr>
            <w:rStyle w:val="Hyperlink"/>
          </w:rPr>
          <w:t>R1-2507085</w:t>
        </w:r>
      </w:hyperlink>
      <w:r w:rsidR="000C7094">
        <w:tab/>
        <w:t>Discussion on LS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tab/>
      </w:r>
      <w:r w:rsidR="000C7094">
        <w:tab/>
        <w:t>CATT</w:t>
      </w:r>
    </w:p>
    <w:p w14:paraId="6343451B" w14:textId="704C9DF4" w:rsidR="000C7094" w:rsidRDefault="004710F9" w:rsidP="000C7094">
      <w:hyperlink r:id="rId195" w:history="1">
        <w:r>
          <w:rPr>
            <w:rStyle w:val="Hyperlink"/>
          </w:rPr>
          <w:t>R1-2507141</w:t>
        </w:r>
      </w:hyperlink>
      <w:r w:rsidR="000C7094">
        <w:tab/>
        <w:t>Discussion on LS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tab/>
      </w:r>
      <w:r w:rsidR="000C7094">
        <w:tab/>
        <w:t>OPPO</w:t>
      </w:r>
    </w:p>
    <w:p w14:paraId="26BEF8E6" w14:textId="466DB525" w:rsidR="000C7094" w:rsidRDefault="004710F9" w:rsidP="000C7094">
      <w:hyperlink r:id="rId196" w:history="1">
        <w:r>
          <w:rPr>
            <w:rStyle w:val="Hyperlink"/>
          </w:rPr>
          <w:t>R1-2507142</w:t>
        </w:r>
      </w:hyperlink>
      <w:r w:rsidR="000C7094">
        <w:tab/>
        <w:t>Draft reply LS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tab/>
      </w:r>
      <w:r w:rsidR="000C7094">
        <w:tab/>
        <w:t>OPPO</w:t>
      </w:r>
    </w:p>
    <w:p w14:paraId="075F5791" w14:textId="076F804A" w:rsidR="000C7094" w:rsidRDefault="004710F9" w:rsidP="000C7094">
      <w:pPr>
        <w:ind w:left="1440" w:hanging="1440"/>
      </w:pPr>
      <w:hyperlink r:id="rId197" w:history="1">
        <w:r>
          <w:rPr>
            <w:rStyle w:val="Hyperlink"/>
          </w:rPr>
          <w:t>R1-2507218</w:t>
        </w:r>
      </w:hyperlink>
      <w:r w:rsidR="000C7094">
        <w:tab/>
        <w:t>Discussion on SA2 LS for issues related to support of IMS voice over NB-IoT NTN connected to EPC</w:t>
      </w:r>
      <w:r w:rsidR="000C7094">
        <w:tab/>
        <w:t>Samsung</w:t>
      </w:r>
    </w:p>
    <w:p w14:paraId="6FAEF824" w14:textId="331FA6A7" w:rsidR="000C7094" w:rsidRDefault="000C7094" w:rsidP="000C7094">
      <w:pPr>
        <w:rPr>
          <w:rFonts w:eastAsia="DengXian"/>
          <w:lang w:eastAsia="zh-CN"/>
        </w:rPr>
      </w:pPr>
      <w:r>
        <w:t>R1-2</w:t>
      </w:r>
      <w:r>
        <w:tab/>
        <w:t>507297</w:t>
      </w:r>
      <w:r>
        <w:tab/>
        <w:t>Discussion on SA2 LS on issues related to support of IMS voice over NB-IoT NTN connected to EPC</w:t>
      </w:r>
      <w:r w:rsidRPr="006E511B">
        <w:rPr>
          <w:rFonts w:eastAsia="DengXian"/>
          <w:lang w:eastAsia="zh-CN"/>
        </w:rPr>
        <w:tab/>
      </w:r>
      <w:r>
        <w:tab/>
      </w:r>
      <w:r w:rsidR="00DA03D1">
        <w:tab/>
      </w:r>
      <w:r>
        <w:t>Nokia, Nokia Shanghai Bell</w:t>
      </w:r>
    </w:p>
    <w:p w14:paraId="26726C33" w14:textId="14B1F422" w:rsidR="000C7094" w:rsidRDefault="004710F9" w:rsidP="000C7094">
      <w:hyperlink r:id="rId198" w:history="1">
        <w:r>
          <w:rPr>
            <w:rStyle w:val="Hyperlink"/>
          </w:rPr>
          <w:t>R1-2507320</w:t>
        </w:r>
      </w:hyperlink>
      <w:r w:rsidR="000C7094">
        <w:tab/>
        <w:t>Discussion on SA2 LS on issues related to support of IMS voice over NB-IoT NTN connected to EPC</w:t>
      </w:r>
      <w:r w:rsidR="000C7094" w:rsidRPr="006E511B">
        <w:rPr>
          <w:rFonts w:eastAsia="DengXian"/>
          <w:lang w:eastAsia="zh-CN"/>
        </w:rPr>
        <w:tab/>
      </w:r>
      <w:r w:rsidR="000C7094">
        <w:rPr>
          <w:rFonts w:eastAsia="DengXian"/>
          <w:lang w:eastAsia="zh-CN"/>
        </w:rPr>
        <w:tab/>
      </w:r>
      <w:r w:rsidR="000C7094">
        <w:tab/>
        <w:t>NEC</w:t>
      </w:r>
    </w:p>
    <w:p w14:paraId="0EADA265" w14:textId="458CB913" w:rsidR="000C7094" w:rsidRDefault="004710F9" w:rsidP="000C7094">
      <w:pPr>
        <w:rPr>
          <w:rFonts w:eastAsia="DengXian"/>
          <w:lang w:eastAsia="zh-CN"/>
        </w:rPr>
      </w:pPr>
      <w:hyperlink r:id="rId199" w:history="1">
        <w:r>
          <w:rPr>
            <w:rStyle w:val="Hyperlink"/>
          </w:rPr>
          <w:t>R1-2507687</w:t>
        </w:r>
      </w:hyperlink>
      <w:r w:rsidR="000C7094">
        <w:tab/>
        <w:t>IMS voice over NB-IoT NTN</w:t>
      </w:r>
      <w:r w:rsidR="000C7094">
        <w:tab/>
        <w:t>Qualcomm Incorporated</w:t>
      </w:r>
    </w:p>
    <w:p w14:paraId="363BA335" w14:textId="0EA1F5B0" w:rsidR="000C7094" w:rsidRDefault="004710F9" w:rsidP="000C7094">
      <w:hyperlink r:id="rId200" w:history="1">
        <w:r>
          <w:rPr>
            <w:rStyle w:val="Hyperlink"/>
          </w:rPr>
          <w:t>R1-2507919</w:t>
        </w:r>
      </w:hyperlink>
      <w:r w:rsidR="000C7094">
        <w:tab/>
        <w:t>Discussion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rPr>
          <w:rFonts w:eastAsia="DengXian"/>
          <w:lang w:eastAsia="zh-CN"/>
        </w:rPr>
        <w:tab/>
      </w:r>
      <w:r w:rsidR="000C7094">
        <w:tab/>
        <w:t>Huawei, HiSilicon</w:t>
      </w:r>
    </w:p>
    <w:p w14:paraId="28F0E9AB" w14:textId="2D208512" w:rsidR="000C7094" w:rsidRDefault="004710F9" w:rsidP="000C7094">
      <w:pPr>
        <w:rPr>
          <w:rFonts w:eastAsia="DengXian"/>
          <w:lang w:eastAsia="zh-CN"/>
        </w:rPr>
      </w:pPr>
      <w:hyperlink r:id="rId201" w:history="1">
        <w:r>
          <w:rPr>
            <w:rStyle w:val="Hyperlink"/>
          </w:rPr>
          <w:t>R1-2507920</w:t>
        </w:r>
      </w:hyperlink>
      <w:r w:rsidR="000C7094">
        <w:tab/>
        <w:t>Draft LS reply on issues related to support of IMS voice over NB-IoT NTN connected to EPC</w:t>
      </w:r>
      <w:r w:rsidR="000C7094" w:rsidRPr="006E511B">
        <w:rPr>
          <w:rFonts w:eastAsia="DengXian"/>
          <w:lang w:eastAsia="zh-CN"/>
        </w:rPr>
        <w:tab/>
      </w:r>
      <w:r w:rsidR="000C7094" w:rsidRPr="006E511B">
        <w:rPr>
          <w:rFonts w:eastAsia="DengXian"/>
          <w:lang w:eastAsia="zh-CN"/>
        </w:rPr>
        <w:tab/>
      </w:r>
      <w:r w:rsidR="000C7094">
        <w:rPr>
          <w:rFonts w:eastAsia="DengXian"/>
          <w:lang w:eastAsia="zh-CN"/>
        </w:rPr>
        <w:tab/>
      </w:r>
      <w:r w:rsidR="000C7094">
        <w:tab/>
        <w:t>Huawei, HiSilicon</w:t>
      </w:r>
    </w:p>
    <w:p w14:paraId="7484360C" w14:textId="4DAF7857" w:rsidR="00383077" w:rsidRDefault="004710F9" w:rsidP="000C7094">
      <w:hyperlink r:id="rId202" w:history="1">
        <w:r>
          <w:rPr>
            <w:rStyle w:val="Hyperlink"/>
          </w:rPr>
          <w:t>R1-2507263</w:t>
        </w:r>
      </w:hyperlink>
      <w:r w:rsidR="000C7094">
        <w:tab/>
        <w:t>On SA2 LS on IMS voice over NB-IoT NTN</w:t>
      </w:r>
      <w:r w:rsidR="000C7094">
        <w:tab/>
        <w:t>Ericsson</w:t>
      </w:r>
    </w:p>
    <w:p w14:paraId="02907FE0" w14:textId="389631FB" w:rsidR="009048F4" w:rsidRDefault="004710F9" w:rsidP="00870318">
      <w:pPr>
        <w:ind w:left="1440" w:hanging="1440"/>
        <w:rPr>
          <w:rFonts w:eastAsia="DengXian"/>
          <w:lang w:eastAsia="zh-CN"/>
        </w:rPr>
      </w:pPr>
      <w:hyperlink r:id="rId203" w:history="1">
        <w:r>
          <w:rPr>
            <w:rStyle w:val="Hyperlink"/>
            <w:rFonts w:eastAsia="DengXian"/>
            <w:lang w:eastAsia="zh-CN"/>
          </w:rPr>
          <w:t>R1-2507987</w:t>
        </w:r>
      </w:hyperlink>
      <w:r w:rsidR="00A4594D">
        <w:rPr>
          <w:rFonts w:eastAsia="DengXian"/>
          <w:lang w:eastAsia="zh-CN"/>
        </w:rPr>
        <w:tab/>
      </w:r>
      <w:r w:rsidR="00A4594D" w:rsidRPr="00A4594D">
        <w:rPr>
          <w:rFonts w:eastAsia="DengXian"/>
          <w:lang w:eastAsia="zh-CN"/>
        </w:rPr>
        <w:t>Moderator summary #1: Reply LS on CB-msg3-EDT on IoT-NTN uplink capacity and throughput enhancements</w:t>
      </w:r>
      <w:r w:rsidR="00A4594D">
        <w:rPr>
          <w:rFonts w:eastAsia="DengXian"/>
          <w:lang w:eastAsia="zh-CN"/>
        </w:rPr>
        <w:tab/>
      </w:r>
      <w:r w:rsidR="00A4594D" w:rsidRPr="00A4594D">
        <w:rPr>
          <w:rFonts w:eastAsia="DengXian"/>
          <w:lang w:eastAsia="zh-CN"/>
        </w:rPr>
        <w:t>Moderator (MediaTek)</w:t>
      </w:r>
    </w:p>
    <w:p w14:paraId="56822E4C" w14:textId="3A57E971" w:rsidR="00A4594D" w:rsidRDefault="004710F9" w:rsidP="00870318">
      <w:pPr>
        <w:ind w:left="1440" w:hanging="1440"/>
        <w:rPr>
          <w:rFonts w:eastAsia="DengXian"/>
          <w:lang w:eastAsia="zh-CN"/>
        </w:rPr>
      </w:pPr>
      <w:hyperlink r:id="rId204" w:history="1">
        <w:r>
          <w:rPr>
            <w:rStyle w:val="Hyperlink"/>
            <w:rFonts w:eastAsia="DengXian"/>
            <w:lang w:eastAsia="zh-CN"/>
          </w:rPr>
          <w:t>R1-2507988</w:t>
        </w:r>
      </w:hyperlink>
      <w:r w:rsidR="00A4594D">
        <w:rPr>
          <w:rFonts w:eastAsia="DengXian"/>
          <w:lang w:eastAsia="zh-CN"/>
        </w:rPr>
        <w:tab/>
      </w:r>
      <w:r w:rsidR="00A4594D" w:rsidRPr="00A4594D">
        <w:rPr>
          <w:rFonts w:eastAsia="DengXian"/>
          <w:lang w:eastAsia="zh-CN"/>
        </w:rPr>
        <w:t>Moderator summary #2: Reply LS on CB-msg3-EDT on IoT-NTN uplink capacity and throughput enhancements</w:t>
      </w:r>
      <w:r w:rsidR="00A4594D">
        <w:rPr>
          <w:rFonts w:eastAsia="DengXian"/>
          <w:lang w:eastAsia="zh-CN"/>
        </w:rPr>
        <w:tab/>
      </w:r>
      <w:r w:rsidR="00A4594D" w:rsidRPr="00A4594D">
        <w:rPr>
          <w:rFonts w:eastAsia="DengXian"/>
          <w:lang w:eastAsia="zh-CN"/>
        </w:rPr>
        <w:t>Moderator (MediaTek)</w:t>
      </w:r>
    </w:p>
    <w:p w14:paraId="217007EC" w14:textId="1AF7DF91" w:rsidR="00870318" w:rsidRDefault="004710F9" w:rsidP="00870318">
      <w:pPr>
        <w:rPr>
          <w:rFonts w:eastAsia="DengXian"/>
          <w:lang w:eastAsia="zh-CN"/>
        </w:rPr>
      </w:pPr>
      <w:hyperlink r:id="rId205" w:history="1">
        <w:r>
          <w:rPr>
            <w:rStyle w:val="Hyperlink"/>
            <w:rFonts w:eastAsia="DengXian"/>
            <w:lang w:eastAsia="zh-CN"/>
          </w:rPr>
          <w:t>R1-2507992</w:t>
        </w:r>
      </w:hyperlink>
      <w:r w:rsidR="00870318">
        <w:rPr>
          <w:rFonts w:eastAsia="DengXian"/>
          <w:lang w:eastAsia="zh-CN"/>
        </w:rPr>
        <w:tab/>
      </w:r>
      <w:r w:rsidR="00870318" w:rsidRPr="00870318">
        <w:rPr>
          <w:rFonts w:eastAsia="DengXian"/>
          <w:lang w:eastAsia="zh-CN"/>
        </w:rPr>
        <w:t>Feature lead summary #1 for IMS voice over NB-IoT NTN</w:t>
      </w:r>
      <w:r w:rsidR="00870318">
        <w:rPr>
          <w:rFonts w:eastAsia="DengXian"/>
          <w:lang w:eastAsia="zh-CN"/>
        </w:rPr>
        <w:tab/>
      </w:r>
      <w:r w:rsidR="00870318" w:rsidRPr="00870318">
        <w:rPr>
          <w:rFonts w:eastAsia="DengXian"/>
          <w:lang w:eastAsia="zh-CN"/>
        </w:rPr>
        <w:t>Moderator (Qualcomm)</w:t>
      </w:r>
    </w:p>
    <w:p w14:paraId="520E3D4A" w14:textId="19039AEB" w:rsidR="00870318" w:rsidRDefault="004710F9" w:rsidP="009048F4">
      <w:pPr>
        <w:rPr>
          <w:rFonts w:eastAsia="DengXian"/>
          <w:lang w:eastAsia="zh-CN"/>
        </w:rPr>
      </w:pPr>
      <w:hyperlink r:id="rId206" w:history="1">
        <w:r>
          <w:rPr>
            <w:rStyle w:val="Hyperlink"/>
            <w:rFonts w:eastAsia="DengXian"/>
            <w:lang w:eastAsia="zh-CN"/>
          </w:rPr>
          <w:t>R1-2508005</w:t>
        </w:r>
      </w:hyperlink>
      <w:r w:rsidR="002705D7">
        <w:rPr>
          <w:rFonts w:eastAsia="DengXian"/>
          <w:lang w:eastAsia="zh-CN"/>
        </w:rPr>
        <w:tab/>
      </w:r>
      <w:r w:rsidR="002705D7" w:rsidRPr="002705D7">
        <w:rPr>
          <w:rFonts w:eastAsia="DengXian"/>
          <w:lang w:eastAsia="zh-CN"/>
        </w:rPr>
        <w:t>Summary#1 on OCC for IoT-NTN TDD mode</w:t>
      </w:r>
      <w:r w:rsidR="002705D7">
        <w:rPr>
          <w:rFonts w:eastAsia="DengXian"/>
          <w:lang w:eastAsia="zh-CN"/>
        </w:rPr>
        <w:tab/>
      </w:r>
      <w:r w:rsidR="002705D7" w:rsidRPr="002705D7">
        <w:rPr>
          <w:rFonts w:eastAsia="DengXian"/>
          <w:lang w:eastAsia="zh-CN"/>
        </w:rPr>
        <w:t>Huawei, HiSilicon</w:t>
      </w:r>
    </w:p>
    <w:p w14:paraId="6CF44915" w14:textId="2D163C23" w:rsidR="002705D7" w:rsidRDefault="004710F9" w:rsidP="009048F4">
      <w:pPr>
        <w:rPr>
          <w:rFonts w:eastAsia="DengXian"/>
          <w:lang w:eastAsia="zh-CN"/>
        </w:rPr>
      </w:pPr>
      <w:hyperlink r:id="rId207" w:history="1">
        <w:r>
          <w:rPr>
            <w:rStyle w:val="Hyperlink"/>
            <w:rFonts w:eastAsia="DengXian"/>
            <w:lang w:eastAsia="zh-CN"/>
          </w:rPr>
          <w:t>R1-2508006</w:t>
        </w:r>
      </w:hyperlink>
      <w:r w:rsidR="002705D7">
        <w:rPr>
          <w:rFonts w:eastAsia="DengXian"/>
          <w:lang w:eastAsia="zh-CN"/>
        </w:rPr>
        <w:tab/>
      </w:r>
      <w:r w:rsidR="002705D7" w:rsidRPr="002705D7">
        <w:rPr>
          <w:rFonts w:eastAsia="DengXian"/>
          <w:lang w:eastAsia="zh-CN"/>
        </w:rPr>
        <w:t>Draft Reply LS on OCC for IoT-NTN TDD mode</w:t>
      </w:r>
      <w:r w:rsidR="002705D7">
        <w:rPr>
          <w:rFonts w:eastAsia="DengXian"/>
          <w:lang w:eastAsia="zh-CN"/>
        </w:rPr>
        <w:tab/>
      </w:r>
      <w:r w:rsidR="002705D7" w:rsidRPr="002705D7">
        <w:rPr>
          <w:rFonts w:eastAsia="DengXian"/>
          <w:lang w:eastAsia="zh-CN"/>
        </w:rPr>
        <w:t>Huawei, HiSilicon</w:t>
      </w:r>
    </w:p>
    <w:p w14:paraId="73F8CCEF" w14:textId="71F1F38E" w:rsidR="00061D78" w:rsidRDefault="004710F9" w:rsidP="009048F4">
      <w:pPr>
        <w:rPr>
          <w:rFonts w:eastAsia="DengXian"/>
          <w:lang w:eastAsia="zh-CN"/>
        </w:rPr>
      </w:pPr>
      <w:hyperlink r:id="rId208" w:history="1">
        <w:r>
          <w:rPr>
            <w:rStyle w:val="Hyperlink"/>
            <w:rFonts w:eastAsia="DengXian"/>
            <w:lang w:eastAsia="zh-CN"/>
          </w:rPr>
          <w:t>R1-2508050</w:t>
        </w:r>
      </w:hyperlink>
      <w:r w:rsidR="00061D78">
        <w:rPr>
          <w:rFonts w:eastAsia="DengXian"/>
          <w:lang w:eastAsia="zh-CN"/>
        </w:rPr>
        <w:tab/>
      </w:r>
      <w:r w:rsidR="00061D78" w:rsidRPr="00870318">
        <w:rPr>
          <w:rFonts w:eastAsia="DengXian"/>
          <w:lang w:eastAsia="zh-CN"/>
        </w:rPr>
        <w:t>Feature lead summary #</w:t>
      </w:r>
      <w:r w:rsidR="00061D78">
        <w:rPr>
          <w:rFonts w:eastAsia="DengXian"/>
          <w:lang w:eastAsia="zh-CN"/>
        </w:rPr>
        <w:t>2</w:t>
      </w:r>
      <w:r w:rsidR="00061D78" w:rsidRPr="00870318">
        <w:rPr>
          <w:rFonts w:eastAsia="DengXian"/>
          <w:lang w:eastAsia="zh-CN"/>
        </w:rPr>
        <w:t xml:space="preserve"> for IMS voice over NB-IoT NTN</w:t>
      </w:r>
      <w:r w:rsidR="00061D78">
        <w:rPr>
          <w:rFonts w:eastAsia="DengXian"/>
          <w:lang w:eastAsia="zh-CN"/>
        </w:rPr>
        <w:tab/>
      </w:r>
      <w:r w:rsidR="00061D78" w:rsidRPr="00870318">
        <w:rPr>
          <w:rFonts w:eastAsia="DengXian"/>
          <w:lang w:eastAsia="zh-CN"/>
        </w:rPr>
        <w:t>Moderator (Qualcomm)</w:t>
      </w:r>
    </w:p>
    <w:p w14:paraId="7AE78376" w14:textId="77777777" w:rsidR="006049B5" w:rsidRPr="009A1F7B" w:rsidRDefault="006049B5" w:rsidP="006049B5">
      <w:pPr>
        <w:pBdr>
          <w:bottom w:val="single" w:sz="6" w:space="1" w:color="auto"/>
        </w:pBdr>
        <w:rPr>
          <w:rFonts w:eastAsia="DengXian"/>
          <w:lang w:eastAsia="zh-CN"/>
        </w:rPr>
      </w:pPr>
    </w:p>
    <w:p w14:paraId="1EAB4F70" w14:textId="77777777" w:rsidR="006049B5" w:rsidRPr="009A1F7B" w:rsidRDefault="006049B5" w:rsidP="006049B5">
      <w:pPr>
        <w:rPr>
          <w:rFonts w:eastAsia="DengXian"/>
          <w:lang w:eastAsia="zh-CN"/>
        </w:rPr>
      </w:pPr>
    </w:p>
    <w:p w14:paraId="2D13420C" w14:textId="576F1CCB" w:rsidR="006049B5" w:rsidRDefault="004710F9" w:rsidP="006049B5">
      <w:pPr>
        <w:rPr>
          <w:rFonts w:eastAsia="DengXian"/>
          <w:lang w:eastAsia="zh-CN"/>
        </w:rPr>
      </w:pPr>
      <w:hyperlink r:id="rId209" w:history="1">
        <w:r>
          <w:rPr>
            <w:rStyle w:val="Hyperlink"/>
            <w:rFonts w:eastAsia="DengXian"/>
            <w:highlight w:val="green"/>
            <w:lang w:eastAsia="zh-CN"/>
          </w:rPr>
          <w:t>R1-2508095</w:t>
        </w:r>
      </w:hyperlink>
      <w:r w:rsidR="006049B5">
        <w:rPr>
          <w:rFonts w:eastAsia="DengXian"/>
          <w:lang w:eastAsia="zh-CN"/>
        </w:rPr>
        <w:tab/>
      </w:r>
      <w:r w:rsidR="006049B5" w:rsidRPr="006049B5">
        <w:rPr>
          <w:rFonts w:eastAsia="DengXian"/>
          <w:lang w:eastAsia="zh-CN"/>
        </w:rPr>
        <w:t>[DRAFT] Reply LS on issues related to support of IMS voice over NB-IoT NTN connected to EPC</w:t>
      </w:r>
      <w:r w:rsidR="006049B5">
        <w:rPr>
          <w:rFonts w:eastAsia="DengXian"/>
          <w:lang w:eastAsia="zh-CN"/>
        </w:rPr>
        <w:tab/>
      </w:r>
      <w:r w:rsidR="006049B5">
        <w:rPr>
          <w:rFonts w:eastAsia="DengXian"/>
          <w:lang w:eastAsia="zh-CN"/>
        </w:rPr>
        <w:tab/>
      </w:r>
      <w:r w:rsidR="006049B5">
        <w:rPr>
          <w:rFonts w:eastAsia="DengXian"/>
          <w:lang w:eastAsia="zh-CN"/>
        </w:rPr>
        <w:tab/>
      </w:r>
      <w:r w:rsidR="006049B5" w:rsidRPr="006049B5">
        <w:rPr>
          <w:rFonts w:eastAsia="DengXian"/>
          <w:lang w:eastAsia="zh-CN"/>
        </w:rPr>
        <w:t>RAN1, Qualcomm</w:t>
      </w:r>
    </w:p>
    <w:p w14:paraId="6E60E6EF" w14:textId="6531DE90" w:rsidR="004569D0" w:rsidRDefault="004569D0" w:rsidP="006049B5">
      <w:pPr>
        <w:rPr>
          <w:rFonts w:eastAsia="DengXian"/>
          <w:lang w:eastAsia="zh-CN"/>
        </w:rPr>
      </w:pPr>
      <w:r w:rsidRPr="004569D0">
        <w:rPr>
          <w:rFonts w:eastAsia="DengXian"/>
          <w:b/>
          <w:bCs/>
          <w:lang w:eastAsia="zh-CN"/>
        </w:rPr>
        <w:t>Decision:</w:t>
      </w:r>
      <w:r>
        <w:rPr>
          <w:rFonts w:eastAsia="DengXian"/>
          <w:lang w:eastAsia="zh-CN"/>
        </w:rPr>
        <w:t xml:space="preserve"> This was endorsed.</w:t>
      </w:r>
    </w:p>
    <w:p w14:paraId="3DEAACC4" w14:textId="22F7C098" w:rsidR="006049B5" w:rsidRDefault="004710F9" w:rsidP="006049B5">
      <w:pPr>
        <w:rPr>
          <w:rFonts w:eastAsia="DengXian"/>
          <w:lang w:eastAsia="zh-CN"/>
        </w:rPr>
      </w:pPr>
      <w:hyperlink r:id="rId210" w:history="1">
        <w:r>
          <w:rPr>
            <w:rStyle w:val="Hyperlink"/>
            <w:rFonts w:eastAsia="DengXian"/>
            <w:highlight w:val="green"/>
            <w:lang w:eastAsia="zh-CN"/>
          </w:rPr>
          <w:t>R1-2508096</w:t>
        </w:r>
      </w:hyperlink>
      <w:r w:rsidR="006049B5">
        <w:rPr>
          <w:rFonts w:eastAsia="DengXian"/>
          <w:lang w:eastAsia="zh-CN"/>
        </w:rPr>
        <w:tab/>
      </w:r>
      <w:r w:rsidR="006049B5" w:rsidRPr="006049B5">
        <w:rPr>
          <w:rFonts w:eastAsia="DengXian"/>
          <w:lang w:eastAsia="zh-CN"/>
        </w:rPr>
        <w:t>Reply LS on issues related to support of IMS voice over NB-IoT NTN connected to EPC</w:t>
      </w:r>
      <w:r w:rsidR="006049B5">
        <w:rPr>
          <w:rFonts w:eastAsia="DengXian"/>
          <w:lang w:eastAsia="zh-CN"/>
        </w:rPr>
        <w:tab/>
      </w:r>
      <w:r w:rsidR="006049B5" w:rsidRPr="006049B5">
        <w:rPr>
          <w:rFonts w:eastAsia="DengXian"/>
          <w:lang w:eastAsia="zh-CN"/>
        </w:rPr>
        <w:t>RAN1, Qualcomm</w:t>
      </w:r>
    </w:p>
    <w:p w14:paraId="37D2EDFD" w14:textId="17977F6E" w:rsidR="00CF0259" w:rsidRPr="009A1F7B" w:rsidRDefault="004569D0" w:rsidP="00CF0259">
      <w:pPr>
        <w:pBdr>
          <w:bottom w:val="single" w:sz="6" w:space="1" w:color="auto"/>
        </w:pBdr>
        <w:rPr>
          <w:rFonts w:eastAsia="DengXian"/>
          <w:lang w:eastAsia="zh-CN"/>
        </w:rPr>
      </w:pPr>
      <w:r w:rsidRPr="004569D0">
        <w:rPr>
          <w:rFonts w:eastAsia="DengXian"/>
          <w:b/>
          <w:bCs/>
          <w:lang w:eastAsia="zh-CN"/>
        </w:rPr>
        <w:t>Decision:</w:t>
      </w:r>
      <w:r>
        <w:rPr>
          <w:rFonts w:eastAsia="DengXian"/>
          <w:lang w:eastAsia="zh-CN"/>
        </w:rPr>
        <w:t xml:space="preserve"> This was approved.</w:t>
      </w:r>
    </w:p>
    <w:p w14:paraId="3200DF00" w14:textId="77777777" w:rsidR="00CF0259" w:rsidRPr="009A1F7B" w:rsidRDefault="00CF0259" w:rsidP="00CF0259">
      <w:pPr>
        <w:rPr>
          <w:rFonts w:eastAsia="DengXian"/>
          <w:lang w:eastAsia="zh-CN"/>
        </w:rPr>
      </w:pPr>
    </w:p>
    <w:p w14:paraId="5B86E05B" w14:textId="1E6BF5DC" w:rsidR="00CF0259" w:rsidRDefault="004710F9" w:rsidP="00CF0259">
      <w:hyperlink r:id="rId211" w:history="1">
        <w:r w:rsidRPr="00075F13">
          <w:rPr>
            <w:rStyle w:val="Hyperlink"/>
            <w:highlight w:val="green"/>
          </w:rPr>
          <w:t>R1-2508109</w:t>
        </w:r>
      </w:hyperlink>
      <w:r w:rsidR="00CF0259">
        <w:tab/>
      </w:r>
      <w:bookmarkStart w:id="185" w:name="_Hlk211420068"/>
      <w:r w:rsidR="00CF0259" w:rsidRPr="00CF0259">
        <w:t>Draft Reply LS on OCC for IoT-NTN TDD mode</w:t>
      </w:r>
      <w:r w:rsidR="00CF0259">
        <w:tab/>
      </w:r>
      <w:r w:rsidR="00CF0259" w:rsidRPr="00CF0259">
        <w:t>Huawei, HiSilicon</w:t>
      </w:r>
      <w:bookmarkEnd w:id="185"/>
    </w:p>
    <w:p w14:paraId="4DB4A23C" w14:textId="25C0BAB4" w:rsidR="00075F13" w:rsidRDefault="00075F13" w:rsidP="00CF0259">
      <w:pPr>
        <w:rPr>
          <w:lang w:eastAsia="zh-CN"/>
        </w:rPr>
      </w:pPr>
      <w:r w:rsidRPr="004569D0">
        <w:rPr>
          <w:rFonts w:eastAsia="DengXian"/>
          <w:b/>
          <w:bCs/>
          <w:lang w:eastAsia="zh-CN"/>
        </w:rPr>
        <w:t>Decision:</w:t>
      </w:r>
      <w:r>
        <w:rPr>
          <w:rFonts w:eastAsia="DengXian"/>
          <w:lang w:eastAsia="zh-CN"/>
        </w:rPr>
        <w:t xml:space="preserve"> This was endorsed.</w:t>
      </w:r>
    </w:p>
    <w:p w14:paraId="74FD3862" w14:textId="24AEC1AC" w:rsidR="00CF0259" w:rsidRDefault="004710F9" w:rsidP="00CF0259">
      <w:hyperlink r:id="rId212" w:history="1">
        <w:r w:rsidRPr="004F6240">
          <w:rPr>
            <w:rStyle w:val="Hyperlink"/>
            <w:highlight w:val="green"/>
          </w:rPr>
          <w:t>R1-2508110</w:t>
        </w:r>
      </w:hyperlink>
      <w:r w:rsidR="00CF0259">
        <w:tab/>
      </w:r>
      <w:r w:rsidR="00CF0259" w:rsidRPr="00CF0259">
        <w:t>Reply LS on OCC for IoT-NTN TDD mode</w:t>
      </w:r>
      <w:r w:rsidR="00CF0259" w:rsidRPr="00CF0259">
        <w:tab/>
      </w:r>
      <w:r w:rsidR="00CF0259">
        <w:t xml:space="preserve">RAN1, </w:t>
      </w:r>
      <w:r w:rsidR="00CF0259" w:rsidRPr="00CF0259">
        <w:t>Huawei, HiSilicon</w:t>
      </w:r>
    </w:p>
    <w:p w14:paraId="18EDCC2C" w14:textId="49DBE000" w:rsidR="004F6240" w:rsidRDefault="004F6240" w:rsidP="00CF0259">
      <w:pPr>
        <w:rPr>
          <w:lang w:eastAsia="zh-CN"/>
        </w:rPr>
      </w:pPr>
      <w:r w:rsidRPr="00E07064">
        <w:rPr>
          <w:b/>
          <w:bCs/>
          <w:highlight w:val="green"/>
        </w:rPr>
        <w:t>Decision:</w:t>
      </w:r>
      <w:r w:rsidRPr="00E07064">
        <w:rPr>
          <w:b/>
          <w:bCs/>
        </w:rPr>
        <w:t xml:space="preserve"> </w:t>
      </w:r>
      <w:r>
        <w:t>This was approved.</w:t>
      </w:r>
    </w:p>
    <w:p w14:paraId="4F5E6DF8" w14:textId="77777777" w:rsidR="00CF0259" w:rsidRPr="00982845" w:rsidRDefault="00CF0259" w:rsidP="006049B5">
      <w:pPr>
        <w:rPr>
          <w:rFonts w:eastAsia="DengXian"/>
          <w:lang w:eastAsia="zh-CN"/>
        </w:rPr>
      </w:pPr>
    </w:p>
    <w:p w14:paraId="7C867017" w14:textId="77777777" w:rsidR="009048F4" w:rsidRPr="00982845" w:rsidRDefault="009048F4" w:rsidP="004331CD">
      <w:pPr>
        <w:pStyle w:val="Heading1"/>
        <w:keepNext w:val="0"/>
        <w:widowControl w:val="0"/>
        <w:numPr>
          <w:ilvl w:val="0"/>
          <w:numId w:val="87"/>
        </w:numPr>
        <w:tabs>
          <w:tab w:val="num" w:pos="432"/>
        </w:tabs>
        <w:spacing w:before="360"/>
        <w:ind w:left="432" w:hanging="432"/>
      </w:pPr>
      <w:bookmarkStart w:id="186" w:name="_Toc210658538"/>
      <w:bookmarkStart w:id="187" w:name="_Toc210658636"/>
      <w:bookmarkStart w:id="188" w:name="_Toc210659354"/>
      <w:bookmarkStart w:id="189" w:name="_Toc211860284"/>
      <w:bookmarkStart w:id="190" w:name="_Toc211860577"/>
      <w:bookmarkStart w:id="191" w:name="_Toc211860802"/>
      <w:bookmarkStart w:id="192" w:name="_Toc211861044"/>
      <w:bookmarkStart w:id="193" w:name="_Toc211861456"/>
      <w:bookmarkStart w:id="194" w:name="_Toc211861629"/>
      <w:bookmarkStart w:id="195" w:name="_Toc211861852"/>
      <w:bookmarkStart w:id="196" w:name="_Toc211861945"/>
      <w:bookmarkStart w:id="197" w:name="_Toc211862344"/>
      <w:bookmarkStart w:id="198" w:name="_Toc211862498"/>
      <w:r w:rsidRPr="00982845">
        <w:t>Pre-Rel-19 E-UTRA Maintenance</w:t>
      </w:r>
      <w:bookmarkStart w:id="199" w:name="_Toc95481737"/>
      <w:bookmarkEnd w:id="186"/>
      <w:bookmarkEnd w:id="187"/>
      <w:bookmarkEnd w:id="188"/>
      <w:bookmarkEnd w:id="189"/>
      <w:bookmarkEnd w:id="190"/>
      <w:bookmarkEnd w:id="191"/>
      <w:bookmarkEnd w:id="192"/>
      <w:bookmarkEnd w:id="193"/>
      <w:bookmarkEnd w:id="194"/>
      <w:bookmarkEnd w:id="195"/>
      <w:bookmarkEnd w:id="196"/>
      <w:bookmarkEnd w:id="197"/>
      <w:bookmarkEnd w:id="198"/>
    </w:p>
    <w:p w14:paraId="4C8719A5" w14:textId="77777777" w:rsidR="009048F4" w:rsidRPr="00982845" w:rsidRDefault="009048F4" w:rsidP="009048F4">
      <w:pPr>
        <w:rPr>
          <w:i/>
          <w:lang w:eastAsia="x-none"/>
        </w:rPr>
      </w:pPr>
      <w:r w:rsidRPr="00982845">
        <w:rPr>
          <w:b/>
          <w:i/>
          <w:color w:val="FF0000"/>
          <w:u w:val="single"/>
          <w:lang w:eastAsia="x-none"/>
        </w:rPr>
        <w:t>Only essential corrections</w:t>
      </w:r>
      <w:r w:rsidRPr="00982845">
        <w:rPr>
          <w:i/>
          <w:lang w:eastAsia="x-none"/>
        </w:rPr>
        <w:t xml:space="preserve"> – a rejected draft CR will be marked in </w:t>
      </w:r>
      <w:r w:rsidRPr="00982845">
        <w:rPr>
          <w:i/>
          <w:highlight w:val="red"/>
          <w:lang w:eastAsia="x-none"/>
        </w:rPr>
        <w:t>red</w:t>
      </w:r>
    </w:p>
    <w:p w14:paraId="75EFA016" w14:textId="77777777" w:rsidR="009048F4" w:rsidRPr="00982845" w:rsidRDefault="009048F4" w:rsidP="009048F4">
      <w:pPr>
        <w:rPr>
          <w:rFonts w:eastAsia="DengXian"/>
          <w:b/>
          <w:i/>
          <w:iCs/>
          <w:lang w:eastAsia="zh-CN"/>
        </w:rPr>
      </w:pPr>
      <w:r w:rsidRPr="00982845">
        <w:rPr>
          <w:b/>
          <w:i/>
          <w:iCs/>
          <w:color w:val="FF0000"/>
          <w:u w:val="single"/>
        </w:rPr>
        <w:t>For maintenance on RAN1 specifications, individual draft CRs are to be submitted.</w:t>
      </w:r>
      <w:r w:rsidRPr="00982845">
        <w:rPr>
          <w:b/>
          <w:i/>
          <w:iCs/>
        </w:rPr>
        <w:t xml:space="preserve"> Final endorsed CR will be sourced by “Moderator (company name)” and other co-sourcing companies (if any).</w:t>
      </w:r>
    </w:p>
    <w:p w14:paraId="04DD6155" w14:textId="77777777" w:rsidR="009048F4" w:rsidRDefault="009048F4" w:rsidP="009048F4">
      <w:pPr>
        <w:rPr>
          <w:rFonts w:eastAsia="DengXian"/>
          <w:b/>
          <w:i/>
          <w:iCs/>
          <w:lang w:eastAsia="zh-CN"/>
        </w:rPr>
      </w:pPr>
    </w:p>
    <w:p w14:paraId="3A321E33" w14:textId="2FBD5190" w:rsidR="000C7094" w:rsidRDefault="000C7094" w:rsidP="009048F4">
      <w:pPr>
        <w:rPr>
          <w:b/>
          <w:lang w:eastAsia="ko-KR"/>
        </w:rPr>
      </w:pPr>
      <w:r w:rsidRPr="00CF2D46">
        <w:rPr>
          <w:rFonts w:eastAsia="DengXian"/>
          <w:b/>
          <w:lang w:eastAsia="zh-CN"/>
        </w:rPr>
        <w:t xml:space="preserve">Maintenance issues on </w:t>
      </w:r>
      <w:r w:rsidRPr="00CF2D46">
        <w:rPr>
          <w:rFonts w:eastAsia="DengXian" w:hint="eastAsia"/>
          <w:b/>
          <w:lang w:eastAsia="zh-CN"/>
        </w:rPr>
        <w:t xml:space="preserve">Pre-Rel-19 E-UTRA </w:t>
      </w:r>
      <w:r w:rsidRPr="00CF2D46">
        <w:rPr>
          <w:rFonts w:eastAsia="DengXian"/>
          <w:b/>
          <w:lang w:eastAsia="zh-CN"/>
        </w:rPr>
        <w:t xml:space="preserve">will be discussed in RAN1 </w:t>
      </w:r>
      <w:r w:rsidRPr="00CF2D46">
        <w:rPr>
          <w:rFonts w:eastAsia="DengXian" w:hint="eastAsia"/>
          <w:b/>
          <w:lang w:eastAsia="zh-CN"/>
        </w:rPr>
        <w:t>adhoc1</w:t>
      </w:r>
      <w:r w:rsidRPr="00CF2D46">
        <w:rPr>
          <w:rFonts w:eastAsia="DengXian"/>
          <w:b/>
          <w:lang w:eastAsia="zh-CN"/>
        </w:rPr>
        <w:t xml:space="preserve"> session </w:t>
      </w:r>
      <w:r w:rsidRPr="00CF2D46">
        <w:rPr>
          <w:b/>
          <w:lang w:eastAsia="ko-KR"/>
        </w:rPr>
        <w:t xml:space="preserve">(chaired by </w:t>
      </w:r>
      <w:r w:rsidRPr="00CF2D46">
        <w:rPr>
          <w:rFonts w:eastAsia="DengXian" w:hint="eastAsia"/>
          <w:b/>
          <w:lang w:eastAsia="zh-CN"/>
        </w:rPr>
        <w:t>Sorour</w:t>
      </w:r>
      <w:r w:rsidRPr="00CF2D46">
        <w:rPr>
          <w:b/>
          <w:lang w:eastAsia="ko-KR"/>
        </w:rPr>
        <w:t>).</w:t>
      </w:r>
    </w:p>
    <w:p w14:paraId="14F6C7CE" w14:textId="58B1A1C0" w:rsidR="003E6387" w:rsidRDefault="004710F9" w:rsidP="009048F4">
      <w:pPr>
        <w:rPr>
          <w:b/>
          <w:lang w:eastAsia="ko-KR"/>
        </w:rPr>
      </w:pPr>
      <w:hyperlink r:id="rId213" w:history="1">
        <w:r w:rsidRPr="00075F13">
          <w:rPr>
            <w:rStyle w:val="Hyperlink"/>
            <w:b/>
            <w:highlight w:val="green"/>
            <w:lang w:eastAsia="ko-KR"/>
          </w:rPr>
          <w:t>R1-2508146</w:t>
        </w:r>
      </w:hyperlink>
      <w:r w:rsidR="003E6387">
        <w:rPr>
          <w:b/>
          <w:lang w:eastAsia="ko-KR"/>
        </w:rPr>
        <w:tab/>
      </w:r>
      <w:r w:rsidR="003E6387" w:rsidRPr="003E6387">
        <w:rPr>
          <w:b/>
          <w:lang w:eastAsia="ko-KR"/>
        </w:rPr>
        <w:t>Session Notes of AI 6</w:t>
      </w:r>
      <w:r w:rsidR="003E6387">
        <w:rPr>
          <w:b/>
          <w:lang w:eastAsia="ko-KR"/>
        </w:rPr>
        <w:tab/>
      </w:r>
      <w:r w:rsidR="003E6387" w:rsidRPr="003E6387">
        <w:rPr>
          <w:b/>
          <w:lang w:eastAsia="ko-KR"/>
        </w:rPr>
        <w:t>Ad-Hoc Chair (Ericsson)</w:t>
      </w:r>
    </w:p>
    <w:p w14:paraId="12122E8E" w14:textId="69C48BB3" w:rsidR="003E6387"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726B7A11" w14:textId="77777777" w:rsidR="00075F13" w:rsidRPr="00982845" w:rsidRDefault="00075F13" w:rsidP="009048F4">
      <w:pPr>
        <w:rPr>
          <w:rFonts w:eastAsia="DengXian"/>
          <w:b/>
          <w:i/>
          <w:iCs/>
          <w:lang w:eastAsia="zh-CN"/>
        </w:rPr>
      </w:pPr>
    </w:p>
    <w:p w14:paraId="3BEBBEBD" w14:textId="1F5A65FF" w:rsidR="009048F4" w:rsidRPr="00982845" w:rsidRDefault="004710F9" w:rsidP="009048F4">
      <w:hyperlink r:id="rId214" w:history="1">
        <w:r>
          <w:rPr>
            <w:rStyle w:val="Hyperlink"/>
          </w:rPr>
          <w:t>R1-2507365</w:t>
        </w:r>
      </w:hyperlink>
      <w:r w:rsidR="009048F4" w:rsidRPr="00982845">
        <w:tab/>
        <w:t>On TA command adjust timing for NB-IoT NTN</w:t>
      </w:r>
      <w:r w:rsidR="009048F4" w:rsidRPr="00982845">
        <w:tab/>
        <w:t>Ericsson</w:t>
      </w:r>
    </w:p>
    <w:p w14:paraId="5E012FBA" w14:textId="60A57441" w:rsidR="009048F4" w:rsidRPr="00982845" w:rsidRDefault="004710F9" w:rsidP="009048F4">
      <w:hyperlink r:id="rId215" w:history="1">
        <w:r>
          <w:rPr>
            <w:rStyle w:val="Hyperlink"/>
          </w:rPr>
          <w:t>R1-2507622</w:t>
        </w:r>
      </w:hyperlink>
      <w:r w:rsidR="009048F4" w:rsidRPr="00982845">
        <w:tab/>
        <w:t>Alignment CR for MAC-CE TA command in IoT NTN</w:t>
      </w:r>
      <w:r w:rsidR="009048F4" w:rsidRPr="00982845">
        <w:tab/>
        <w:t>MediaTek Inc.</w:t>
      </w:r>
    </w:p>
    <w:p w14:paraId="6E90CEF4" w14:textId="09C9832A" w:rsidR="009048F4" w:rsidRPr="00982845" w:rsidRDefault="004710F9" w:rsidP="009048F4">
      <w:hyperlink r:id="rId216" w:history="1">
        <w:r>
          <w:rPr>
            <w:rStyle w:val="Hyperlink"/>
          </w:rPr>
          <w:t>R1-2507623</w:t>
        </w:r>
      </w:hyperlink>
      <w:r w:rsidR="009048F4" w:rsidRPr="00982845">
        <w:tab/>
        <w:t>Discussion on interference randomnization for non-anchor carrier</w:t>
      </w:r>
      <w:r w:rsidR="009048F4" w:rsidRPr="00982845">
        <w:tab/>
        <w:t>MediaTek Inc.</w:t>
      </w:r>
    </w:p>
    <w:p w14:paraId="4460656B" w14:textId="77777777" w:rsidR="009048F4" w:rsidRPr="00982845" w:rsidRDefault="009048F4" w:rsidP="009048F4">
      <w:pPr>
        <w:rPr>
          <w:rFonts w:eastAsia="DengXian"/>
          <w:b/>
          <w:i/>
          <w:iCs/>
          <w:lang w:eastAsia="zh-CN"/>
        </w:rPr>
      </w:pPr>
    </w:p>
    <w:p w14:paraId="411FA099" w14:textId="77777777" w:rsidR="009048F4" w:rsidRPr="00982845" w:rsidRDefault="009048F4" w:rsidP="004331CD">
      <w:pPr>
        <w:pStyle w:val="Heading1"/>
        <w:keepNext w:val="0"/>
        <w:widowControl w:val="0"/>
        <w:numPr>
          <w:ilvl w:val="0"/>
          <w:numId w:val="87"/>
        </w:numPr>
        <w:tabs>
          <w:tab w:val="num" w:pos="432"/>
        </w:tabs>
        <w:spacing w:before="360"/>
        <w:ind w:left="432" w:hanging="432"/>
      </w:pPr>
      <w:bookmarkStart w:id="200" w:name="_Toc210658539"/>
      <w:bookmarkStart w:id="201" w:name="_Toc210658637"/>
      <w:bookmarkStart w:id="202" w:name="_Toc210659355"/>
      <w:bookmarkStart w:id="203" w:name="_Toc211860285"/>
      <w:bookmarkStart w:id="204" w:name="_Toc211860578"/>
      <w:bookmarkStart w:id="205" w:name="_Toc211860803"/>
      <w:bookmarkStart w:id="206" w:name="_Toc211861045"/>
      <w:bookmarkStart w:id="207" w:name="_Toc211861457"/>
      <w:bookmarkStart w:id="208" w:name="_Toc211861630"/>
      <w:bookmarkStart w:id="209" w:name="_Toc211861853"/>
      <w:bookmarkStart w:id="210" w:name="_Toc211861946"/>
      <w:bookmarkStart w:id="211" w:name="_Toc211862345"/>
      <w:bookmarkStart w:id="212" w:name="_Toc211862499"/>
      <w:r w:rsidRPr="00982845">
        <w:t>Pre-Rel-19 NR Maintenance</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7560E88B" w14:textId="77777777" w:rsidR="009048F4" w:rsidRPr="00982845" w:rsidRDefault="009048F4" w:rsidP="009048F4">
      <w:pPr>
        <w:rPr>
          <w:i/>
          <w:lang w:eastAsia="x-none"/>
        </w:rPr>
      </w:pPr>
      <w:r w:rsidRPr="00982845">
        <w:rPr>
          <w:b/>
          <w:i/>
          <w:color w:val="FF0000"/>
          <w:u w:val="single"/>
          <w:lang w:eastAsia="x-none"/>
        </w:rPr>
        <w:t>Only essential corrections</w:t>
      </w:r>
      <w:r w:rsidRPr="00982845">
        <w:rPr>
          <w:i/>
          <w:lang w:eastAsia="x-none"/>
        </w:rPr>
        <w:t xml:space="preserve"> – a rejected draft CR will be marked in </w:t>
      </w:r>
      <w:r w:rsidRPr="00982845">
        <w:rPr>
          <w:i/>
          <w:highlight w:val="red"/>
          <w:lang w:eastAsia="x-none"/>
        </w:rPr>
        <w:t>red</w:t>
      </w:r>
    </w:p>
    <w:p w14:paraId="21C609F8" w14:textId="77777777" w:rsidR="009048F4" w:rsidRPr="00982845" w:rsidRDefault="009048F4" w:rsidP="009048F4">
      <w:pPr>
        <w:rPr>
          <w:rFonts w:eastAsia="DengXian"/>
          <w:b/>
          <w:i/>
          <w:iCs/>
          <w:lang w:eastAsia="zh-CN"/>
        </w:rPr>
      </w:pPr>
      <w:r w:rsidRPr="00982845">
        <w:rPr>
          <w:b/>
          <w:i/>
          <w:iCs/>
          <w:color w:val="FF0000"/>
          <w:u w:val="single"/>
        </w:rPr>
        <w:t>For maintenance on RAN1 specifications, individual draft CRs are to be submitted.</w:t>
      </w:r>
      <w:r w:rsidRPr="00982845">
        <w:rPr>
          <w:b/>
          <w:i/>
          <w:iCs/>
          <w:u w:val="single"/>
        </w:rPr>
        <w:t xml:space="preserve"> </w:t>
      </w:r>
      <w:r w:rsidRPr="00982845">
        <w:rPr>
          <w:b/>
          <w:i/>
          <w:color w:val="FF0000"/>
          <w:u w:val="single"/>
          <w:lang w:eastAsia="x-none"/>
        </w:rPr>
        <w:t xml:space="preserve">For more efficient review, please use/fill the </w:t>
      </w:r>
      <w:r w:rsidRPr="00982845">
        <w:rPr>
          <w:b/>
          <w:i/>
          <w:color w:val="FF0000"/>
          <w:u w:val="single"/>
          <w:lang w:eastAsia="ko-KR"/>
        </w:rPr>
        <w:t xml:space="preserve">release and </w:t>
      </w:r>
      <w:r w:rsidRPr="00982845">
        <w:rPr>
          <w:b/>
          <w:i/>
          <w:color w:val="FF0000"/>
          <w:u w:val="single"/>
          <w:lang w:eastAsia="x-none"/>
        </w:rPr>
        <w:t>WI code fields when requesting tdoc numbers for draft CRs.</w:t>
      </w:r>
      <w:r w:rsidRPr="00982845">
        <w:rPr>
          <w:b/>
          <w:i/>
          <w:color w:val="FF0000"/>
          <w:u w:val="single"/>
          <w:lang w:eastAsia="ko-KR"/>
        </w:rPr>
        <w:t xml:space="preserve"> </w:t>
      </w:r>
      <w:r w:rsidRPr="00982845">
        <w:rPr>
          <w:b/>
          <w:i/>
          <w:iCs/>
        </w:rPr>
        <w:t>Final endorsed CR will be sourced by “Moderator (company name)” and other co-sourcing companies (if any).</w:t>
      </w:r>
    </w:p>
    <w:p w14:paraId="4579311B" w14:textId="77777777" w:rsidR="009048F4" w:rsidRDefault="009048F4" w:rsidP="009048F4">
      <w:pPr>
        <w:rPr>
          <w:rFonts w:eastAsia="DengXian"/>
          <w:b/>
          <w:i/>
          <w:iCs/>
          <w:lang w:eastAsia="zh-CN"/>
        </w:rPr>
      </w:pPr>
    </w:p>
    <w:p w14:paraId="4D854866" w14:textId="0D375CE1" w:rsidR="008E6A5D" w:rsidRDefault="008E6A5D" w:rsidP="009048F4">
      <w:pPr>
        <w:rPr>
          <w:b/>
          <w:lang w:eastAsia="ko-KR"/>
        </w:rPr>
      </w:pPr>
      <w:r w:rsidRPr="00075F13">
        <w:rPr>
          <w:rFonts w:eastAsia="DengXian"/>
          <w:b/>
          <w:lang w:eastAsia="zh-CN"/>
        </w:rPr>
        <w:t xml:space="preserve">Maintenance issues on </w:t>
      </w:r>
      <w:r w:rsidRPr="00075F13">
        <w:rPr>
          <w:rFonts w:eastAsia="DengXian" w:hint="eastAsia"/>
          <w:b/>
          <w:lang w:eastAsia="zh-CN"/>
        </w:rPr>
        <w:t xml:space="preserve">Pre-Rel-19 NR </w:t>
      </w:r>
      <w:r w:rsidRPr="00075F13">
        <w:rPr>
          <w:rFonts w:eastAsia="DengXian"/>
          <w:b/>
          <w:lang w:eastAsia="zh-CN"/>
        </w:rPr>
        <w:t xml:space="preserve">will be discussed in RAN1 </w:t>
      </w:r>
      <w:r w:rsidRPr="00075F13">
        <w:rPr>
          <w:rFonts w:eastAsia="DengXian" w:hint="eastAsia"/>
          <w:b/>
          <w:lang w:eastAsia="zh-CN"/>
        </w:rPr>
        <w:t>adhoc1</w:t>
      </w:r>
      <w:r w:rsidRPr="00075F13">
        <w:rPr>
          <w:rFonts w:eastAsia="DengXian"/>
          <w:b/>
          <w:lang w:eastAsia="zh-CN"/>
        </w:rPr>
        <w:t xml:space="preserve"> session </w:t>
      </w:r>
      <w:r w:rsidRPr="00075F13">
        <w:rPr>
          <w:b/>
          <w:lang w:eastAsia="ko-KR"/>
        </w:rPr>
        <w:t xml:space="preserve">(chaired by </w:t>
      </w:r>
      <w:r w:rsidRPr="00075F13">
        <w:rPr>
          <w:rFonts w:eastAsia="DengXian" w:hint="eastAsia"/>
          <w:b/>
          <w:lang w:eastAsia="zh-CN"/>
        </w:rPr>
        <w:t>Sorour</w:t>
      </w:r>
      <w:r w:rsidRPr="00075F13">
        <w:rPr>
          <w:b/>
          <w:lang w:eastAsia="ko-KR"/>
        </w:rPr>
        <w:t>).</w:t>
      </w:r>
    </w:p>
    <w:p w14:paraId="0DF1B6D1" w14:textId="3FA24585" w:rsidR="003E6387" w:rsidRDefault="004710F9" w:rsidP="009048F4">
      <w:pPr>
        <w:rPr>
          <w:rFonts w:eastAsia="DengXian"/>
          <w:b/>
          <w:lang w:eastAsia="zh-CN"/>
        </w:rPr>
      </w:pPr>
      <w:hyperlink r:id="rId217" w:history="1">
        <w:r w:rsidRPr="00075F13">
          <w:rPr>
            <w:rStyle w:val="Hyperlink"/>
            <w:rFonts w:eastAsia="DengXian"/>
            <w:b/>
            <w:highlight w:val="green"/>
            <w:lang w:eastAsia="zh-CN"/>
          </w:rPr>
          <w:t>R1-2508147</w:t>
        </w:r>
      </w:hyperlink>
      <w:r w:rsidR="003E6387">
        <w:rPr>
          <w:rFonts w:eastAsia="DengXian"/>
          <w:b/>
          <w:lang w:eastAsia="zh-CN"/>
        </w:rPr>
        <w:tab/>
      </w:r>
      <w:r w:rsidR="003E6387" w:rsidRPr="003E6387">
        <w:rPr>
          <w:rFonts w:eastAsia="DengXian"/>
          <w:b/>
          <w:lang w:eastAsia="zh-CN"/>
        </w:rPr>
        <w:t>Session Notes of AI 7</w:t>
      </w:r>
      <w:r w:rsidR="003E6387">
        <w:rPr>
          <w:rFonts w:eastAsia="DengXian"/>
          <w:b/>
          <w:lang w:eastAsia="zh-CN"/>
        </w:rPr>
        <w:tab/>
      </w:r>
      <w:r w:rsidR="003E6387" w:rsidRPr="003E6387">
        <w:rPr>
          <w:b/>
          <w:lang w:eastAsia="ko-KR"/>
        </w:rPr>
        <w:t>Ad-Hoc Chair (Ericsson)</w:t>
      </w:r>
    </w:p>
    <w:p w14:paraId="36F18826" w14:textId="737F2367" w:rsidR="003E6387" w:rsidRDefault="00075F13" w:rsidP="009048F4">
      <w:pPr>
        <w:rPr>
          <w:rFonts w:eastAsia="DengXian"/>
          <w:bCs/>
          <w:lang w:eastAsia="zh-CN"/>
        </w:rPr>
      </w:pPr>
      <w:bookmarkStart w:id="213" w:name="_Hlk211853857"/>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bookmarkEnd w:id="213"/>
    </w:p>
    <w:p w14:paraId="3F670AD3" w14:textId="77777777" w:rsidR="00075F13" w:rsidRDefault="00075F13" w:rsidP="009048F4">
      <w:pPr>
        <w:rPr>
          <w:rFonts w:eastAsia="DengXian"/>
          <w:bCs/>
          <w:lang w:eastAsia="zh-CN"/>
        </w:rPr>
      </w:pPr>
    </w:p>
    <w:p w14:paraId="464420EA" w14:textId="77777777" w:rsidR="00075F13" w:rsidRDefault="00075F13" w:rsidP="00075F13">
      <w:pPr>
        <w:rPr>
          <w:bCs/>
        </w:rPr>
      </w:pPr>
      <w:r w:rsidRPr="009C0688">
        <w:rPr>
          <w:bCs/>
          <w:highlight w:val="green"/>
        </w:rPr>
        <w:t>Agreement:</w:t>
      </w:r>
    </w:p>
    <w:p w14:paraId="3EAF8993" w14:textId="77777777" w:rsidR="00075F13" w:rsidRDefault="00075F13" w:rsidP="00075F13">
      <w:pPr>
        <w:rPr>
          <w:bCs/>
        </w:rPr>
      </w:pPr>
      <w:r>
        <w:rPr>
          <w:bCs/>
        </w:rPr>
        <w:t xml:space="preserve">The draft LS captured in R1-2507194 is endorsed in principle with the following update (addition of </w:t>
      </w:r>
      <w:r w:rsidRPr="00F565A3">
        <w:rPr>
          <w:bCs/>
          <w:color w:val="FF0000"/>
        </w:rPr>
        <w:t>37.355</w:t>
      </w:r>
      <w:r>
        <w:rPr>
          <w:bCs/>
        </w:rPr>
        <w:t>):</w:t>
      </w:r>
    </w:p>
    <w:p w14:paraId="6F3D9AB3" w14:textId="77777777" w:rsidR="00075F13" w:rsidRDefault="00075F13" w:rsidP="00075F13">
      <w:pPr>
        <w:rPr>
          <w:bCs/>
          <w:iCs/>
          <w:lang w:val="en-US"/>
        </w:rPr>
      </w:pPr>
      <w:r>
        <w:rPr>
          <w:bCs/>
          <w:iCs/>
          <w:lang w:val="en-US"/>
        </w:rPr>
        <w:t>“</w:t>
      </w:r>
      <w:r w:rsidRPr="005B4007">
        <w:rPr>
          <w:bCs/>
          <w:iCs/>
          <w:lang w:val="en-US"/>
        </w:rPr>
        <w:t>As this agreement is related to RAN2 specification (38.306, 38.331</w:t>
      </w:r>
      <w:r>
        <w:rPr>
          <w:bCs/>
          <w:iCs/>
          <w:lang w:val="en-US"/>
        </w:rPr>
        <w:t xml:space="preserve">, </w:t>
      </w:r>
      <w:r w:rsidRPr="005B4007">
        <w:rPr>
          <w:bCs/>
          <w:iCs/>
          <w:color w:val="FF0000"/>
          <w:lang w:val="en-US"/>
        </w:rPr>
        <w:t>37.355</w:t>
      </w:r>
      <w:r w:rsidRPr="005B4007">
        <w:rPr>
          <w:bCs/>
          <w:iCs/>
          <w:lang w:val="en-US"/>
        </w:rPr>
        <w:t>), this liaison informs RAN2 about this agreement.</w:t>
      </w:r>
    </w:p>
    <w:p w14:paraId="661AD187" w14:textId="2964BE1D" w:rsidR="00075F13" w:rsidRDefault="00075F13" w:rsidP="00075F13">
      <w:pPr>
        <w:rPr>
          <w:bCs/>
          <w:iCs/>
          <w:lang w:val="en-US"/>
        </w:rPr>
      </w:pPr>
      <w:r>
        <w:rPr>
          <w:bCs/>
          <w:iCs/>
          <w:lang w:val="en-US"/>
        </w:rPr>
        <w:t xml:space="preserve">The final LS </w:t>
      </w:r>
      <w:r w:rsidRPr="000F1D2B">
        <w:rPr>
          <w:bCs/>
          <w:iCs/>
          <w:lang w:val="en-US"/>
        </w:rPr>
        <w:t>in R1-2508188</w:t>
      </w:r>
      <w:r>
        <w:rPr>
          <w:bCs/>
          <w:iCs/>
          <w:lang w:val="en-US"/>
        </w:rPr>
        <w:t xml:space="preserve"> is </w:t>
      </w:r>
      <w:r w:rsidRPr="00135449">
        <w:rPr>
          <w:bCs/>
          <w:iCs/>
          <w:highlight w:val="green"/>
          <w:lang w:val="en-US"/>
        </w:rPr>
        <w:t>endorsed</w:t>
      </w:r>
      <w:r>
        <w:rPr>
          <w:bCs/>
          <w:iCs/>
          <w:lang w:val="en-US"/>
        </w:rPr>
        <w:t>.</w:t>
      </w:r>
    </w:p>
    <w:p w14:paraId="3111CAA6" w14:textId="77777777" w:rsidR="00FA7E84" w:rsidRDefault="00FA7E84" w:rsidP="00FA7E84">
      <w:pPr>
        <w:rPr>
          <w:bCs/>
        </w:rPr>
      </w:pPr>
      <w:r w:rsidRPr="00642097">
        <w:rPr>
          <w:bCs/>
          <w:highlight w:val="green"/>
        </w:rPr>
        <w:t>Agreement:</w:t>
      </w:r>
    </w:p>
    <w:p w14:paraId="12981135" w14:textId="77777777" w:rsidR="00FA7E84" w:rsidRDefault="00FA7E84" w:rsidP="00FA7E84">
      <w:pPr>
        <w:pStyle w:val="3GPPNormalText"/>
      </w:pPr>
      <w:r>
        <w:t xml:space="preserve">The draft LS in R1-2508123 in endorsed in principle. The final </w:t>
      </w:r>
      <w:r w:rsidRPr="0059486E">
        <w:t>LS in R1-2508124</w:t>
      </w:r>
      <w:r>
        <w:t xml:space="preserve"> is </w:t>
      </w:r>
      <w:r w:rsidRPr="0059486E">
        <w:rPr>
          <w:highlight w:val="green"/>
        </w:rPr>
        <w:t>endorsed</w:t>
      </w:r>
      <w:r>
        <w:t>.</w:t>
      </w:r>
    </w:p>
    <w:p w14:paraId="1F735981" w14:textId="77777777" w:rsidR="00FA7E84" w:rsidRDefault="00FA7E84" w:rsidP="00FA7E84">
      <w:pPr>
        <w:rPr>
          <w:bCs/>
        </w:rPr>
      </w:pPr>
      <w:r w:rsidRPr="00B622DC">
        <w:rPr>
          <w:bCs/>
          <w:highlight w:val="green"/>
        </w:rPr>
        <w:t>Agreement:</w:t>
      </w:r>
    </w:p>
    <w:p w14:paraId="7CFFA499" w14:textId="273D6A14" w:rsidR="00FA7E84" w:rsidRDefault="00FA7E84" w:rsidP="00FA7E84">
      <w:pPr>
        <w:rPr>
          <w:rFonts w:eastAsia="DengXian"/>
          <w:bCs/>
          <w:lang w:eastAsia="zh-CN"/>
        </w:rPr>
      </w:pPr>
      <w:r>
        <w:rPr>
          <w:bCs/>
        </w:rPr>
        <w:t xml:space="preserve">The TP in R1-2507921 for TS38.212 is endorsed in principle as </w:t>
      </w:r>
      <w:r w:rsidRPr="003B2634">
        <w:rPr>
          <w:b/>
          <w:color w:val="FF0000"/>
        </w:rPr>
        <w:t>Alignment CR</w:t>
      </w:r>
      <w:r>
        <w:rPr>
          <w:bCs/>
        </w:rPr>
        <w:t>.</w:t>
      </w:r>
    </w:p>
    <w:p w14:paraId="225EB595" w14:textId="77777777" w:rsidR="00FA7E84" w:rsidRPr="00033653" w:rsidRDefault="00FA7E84" w:rsidP="00FA7E84">
      <w:pPr>
        <w:rPr>
          <w:b/>
        </w:rPr>
      </w:pPr>
      <w:r w:rsidRPr="00033653">
        <w:rPr>
          <w:b/>
          <w:highlight w:val="green"/>
        </w:rPr>
        <w:t>Agreement:</w:t>
      </w:r>
    </w:p>
    <w:p w14:paraId="2668DBCA" w14:textId="77777777" w:rsidR="00FA7E84" w:rsidRDefault="00FA7E84" w:rsidP="00FA7E84">
      <w:pPr>
        <w:rPr>
          <w:bCs/>
        </w:rPr>
      </w:pPr>
      <w:r w:rsidRPr="00033653">
        <w:rPr>
          <w:bCs/>
        </w:rPr>
        <w:t xml:space="preserve">The draft CR R1-2506779 </w:t>
      </w:r>
      <w:r>
        <w:rPr>
          <w:bCs/>
        </w:rPr>
        <w:t xml:space="preserve">is endorsed in principle as </w:t>
      </w:r>
      <w:r w:rsidRPr="00143E36">
        <w:rPr>
          <w:b/>
          <w:color w:val="FF0000"/>
        </w:rPr>
        <w:t xml:space="preserve">Alignment CR </w:t>
      </w:r>
      <w:r>
        <w:rPr>
          <w:bCs/>
        </w:rPr>
        <w:t xml:space="preserve">for 38.211. </w:t>
      </w:r>
    </w:p>
    <w:p w14:paraId="1FC492E0" w14:textId="77777777" w:rsidR="00FA7E84" w:rsidRPr="00033653" w:rsidRDefault="00FA7E84" w:rsidP="00FA7E84">
      <w:pPr>
        <w:rPr>
          <w:bCs/>
        </w:rPr>
      </w:pPr>
      <w:r>
        <w:rPr>
          <w:bCs/>
        </w:rPr>
        <w:t xml:space="preserve">Note: In </w:t>
      </w:r>
      <w:r w:rsidRPr="00033653">
        <w:rPr>
          <w:bCs/>
        </w:rPr>
        <w:t>R1-2506779</w:t>
      </w:r>
      <w:r>
        <w:rPr>
          <w:bCs/>
        </w:rPr>
        <w:t xml:space="preserve">, in third line of the equation, “PUSCH” should be used instead of “layer” in </w:t>
      </w:r>
      <m:oMath>
        <m:sSubSup>
          <m:sSubSupPr>
            <m:ctrlPr>
              <w:rPr>
                <w:rFonts w:ascii="Cambria Math" w:hAnsi="Cambria Math"/>
                <w:i/>
                <w:sz w:val="24"/>
                <w:lang w:val="zh-CN"/>
              </w:rPr>
            </m:ctrlPr>
          </m:sSubSupPr>
          <m:e>
            <m:r>
              <w:rPr>
                <w:rFonts w:ascii="Cambria Math" w:hAnsi="Cambria Math"/>
              </w:rPr>
              <m:t>M</m:t>
            </m:r>
          </m:e>
          <m:sub>
            <m:r>
              <w:rPr>
                <w:rFonts w:ascii="Cambria Math" w:hAnsi="Cambria Math"/>
              </w:rPr>
              <m:t>sc</m:t>
            </m:r>
          </m:sub>
          <m:sup>
            <m:r>
              <w:rPr>
                <w:rFonts w:ascii="Cambria Math" w:hAnsi="Cambria Math"/>
              </w:rPr>
              <m:t>layer</m:t>
            </m:r>
          </m:sup>
        </m:sSubSup>
      </m:oMath>
      <w:r>
        <w:rPr>
          <w:bCs/>
        </w:rPr>
        <w:t>.</w:t>
      </w:r>
    </w:p>
    <w:p w14:paraId="6E78A2DC" w14:textId="77777777" w:rsidR="00FA7E84" w:rsidRDefault="00FA7E84" w:rsidP="00FA7E84">
      <w:pPr>
        <w:rPr>
          <w:bCs/>
        </w:rPr>
      </w:pPr>
      <w:r w:rsidRPr="0096496D">
        <w:rPr>
          <w:bCs/>
          <w:highlight w:val="green"/>
        </w:rPr>
        <w:t>Agreement:</w:t>
      </w:r>
    </w:p>
    <w:p w14:paraId="250CB774" w14:textId="77777777" w:rsidR="00FA7E84" w:rsidRDefault="00FA7E84" w:rsidP="00FA7E84">
      <w:pPr>
        <w:rPr>
          <w:bCs/>
        </w:rPr>
      </w:pPr>
      <w:r>
        <w:rPr>
          <w:bCs/>
        </w:rPr>
        <w:t xml:space="preserve">The draft CR in R1-2507200 is endorsed in principle for Rel-17 as </w:t>
      </w:r>
      <w:r w:rsidRPr="009F3F72">
        <w:rPr>
          <w:b/>
          <w:color w:val="FF0000"/>
        </w:rPr>
        <w:t>Alignment CR</w:t>
      </w:r>
      <w:r>
        <w:rPr>
          <w:bCs/>
        </w:rPr>
        <w:t xml:space="preserve"> for TS38.213 , clause 16.5.2.2 with the following update </w:t>
      </w:r>
      <w:r w:rsidRPr="00A60721">
        <w:rPr>
          <w:bCs/>
          <w:color w:val="FF0000"/>
        </w:rPr>
        <w:t>“, and sets</w:t>
      </w:r>
      <w:r>
        <w:rPr>
          <w:bCs/>
        </w:rPr>
        <w:t>”. Mirror CRs are needed for Rel-18 and Rel-19.</w:t>
      </w:r>
    </w:p>
    <w:p w14:paraId="6FFEC6CA" w14:textId="77777777" w:rsidR="00FA7E84" w:rsidRDefault="00FA7E84" w:rsidP="00FA7E84">
      <w:pPr>
        <w:rPr>
          <w:bCs/>
        </w:rPr>
      </w:pPr>
      <w:r w:rsidRPr="00F843C1">
        <w:rPr>
          <w:bCs/>
        </w:rPr>
        <w:lastRenderedPageBreak/>
        <w:t>-</w:t>
      </w:r>
      <w:r w:rsidRPr="00F843C1">
        <w:rPr>
          <w:bCs/>
        </w:rPr>
        <w:tab/>
        <w:t xml:space="preserve">For </w:t>
      </w:r>
      <w:r w:rsidRPr="00F843C1">
        <w:rPr>
          <w:bCs/>
          <w:lang w:val="en-US"/>
        </w:rPr>
        <w:t xml:space="preserve">the </w:t>
      </w:r>
      <w:r w:rsidRPr="0096496D">
        <w:rPr>
          <w:bCs/>
          <w:lang w:val="en-US"/>
        </w:rPr>
        <w:t xml:space="preserve">pseudo-code for the </w:t>
      </w:r>
      <w:r w:rsidRPr="0096496D">
        <w:rPr>
          <w:bCs/>
        </w:rPr>
        <w:t xml:space="preserve">HARQ-ACK codebook </w:t>
      </w:r>
      <w:r w:rsidRPr="0096496D">
        <w:rPr>
          <w:bCs/>
          <w:lang w:val="en-US"/>
        </w:rPr>
        <w:t xml:space="preserve">generation </w:t>
      </w:r>
      <w:r w:rsidRPr="0096496D">
        <w:rPr>
          <w:bCs/>
        </w:rPr>
        <w:t>in clause 16.5.2.1</w:t>
      </w:r>
      <w:r w:rsidRPr="0096496D">
        <w:rPr>
          <w:bCs/>
          <w:lang w:val="en-US"/>
        </w:rPr>
        <w:t xml:space="preserve">, </w:t>
      </w:r>
      <w:r w:rsidRPr="0096496D">
        <w:rPr>
          <w:bCs/>
        </w:rPr>
        <w:t xml:space="preserve">after the completion of the </w:t>
      </w:r>
      <m:oMath>
        <m:r>
          <w:rPr>
            <w:rFonts w:ascii="Cambria Math"/>
          </w:rPr>
          <m:t>m</m:t>
        </m:r>
      </m:oMath>
      <w:r w:rsidRPr="0096496D">
        <w:rPr>
          <w:bCs/>
          <w:lang w:val="en-US"/>
        </w:rPr>
        <w:t xml:space="preserve"> loop, the UE sets </w:t>
      </w:r>
      <m:oMath>
        <m:r>
          <w:ins w:id="214" w:author="ZTE" w:date="2025-09-26T16:08:00Z">
            <w:rPr>
              <w:rFonts w:ascii="Cambria Math" w:hAnsi="Cambria Math"/>
              <w:lang w:val="en-US" w:eastAsia="zh-CN"/>
            </w:rPr>
            <m:t>j=j+1</m:t>
          </w:ins>
        </m:r>
      </m:oMath>
      <w:ins w:id="215" w:author="ZTE" w:date="2025-09-26T16:08:00Z">
        <w:r w:rsidRPr="0096496D">
          <w:rPr>
            <w:bCs/>
            <w:color w:val="FF0000"/>
            <w:lang w:val="en-US"/>
          </w:rPr>
          <w:t xml:space="preserve"> if </w:t>
        </w:r>
      </w:ins>
      <m:oMath>
        <m:sSub>
          <m:sSubPr>
            <m:ctrlPr>
              <w:ins w:id="216" w:author="ZTE" w:date="2025-09-26T16:09:00Z">
                <w:rPr>
                  <w:rFonts w:ascii="Cambria Math" w:hAnsi="Cambria Math"/>
                  <w:i/>
                  <w:lang w:val="zh-CN"/>
                </w:rPr>
              </w:ins>
            </m:ctrlPr>
          </m:sSubPr>
          <m:e>
            <m:r>
              <w:ins w:id="217" w:author="ZTE" w:date="2025-09-26T16:09:00Z">
                <w:rPr>
                  <w:rFonts w:ascii="Cambria Math"/>
                </w:rPr>
                <m:t>V</m:t>
              </w:ins>
            </m:r>
          </m:e>
          <m:sub>
            <m:r>
              <w:ins w:id="218" w:author="ZTE" w:date="2025-09-26T16:09:00Z">
                <w:rPr>
                  <w:rFonts w:ascii="Cambria Math"/>
                </w:rPr>
                <m:t>temp</m:t>
              </w:ins>
            </m:r>
          </m:sub>
        </m:sSub>
        <m:r>
          <w:ins w:id="219" w:author="ZTE" w:date="2025-09-26T16:11:00Z">
            <w:rPr>
              <w:rFonts w:ascii="Cambria Math"/>
            </w:rPr>
            <m:t>&gt;</m:t>
          </w:ins>
        </m:r>
        <m:sSubSup>
          <m:sSubSupPr>
            <m:ctrlPr>
              <w:ins w:id="220" w:author="ZTE" w:date="2025-09-26T16:09:00Z">
                <w:rPr>
                  <w:rFonts w:ascii="Cambria Math" w:hAnsi="Cambria Math"/>
                  <w:i/>
                  <w:lang w:val="zh-CN"/>
                </w:rPr>
              </w:ins>
            </m:ctrlPr>
          </m:sSubSupPr>
          <m:e>
            <m:r>
              <w:ins w:id="221" w:author="ZTE" w:date="2025-09-26T16:09:00Z">
                <w:rPr>
                  <w:rFonts w:ascii="Cambria Math"/>
                </w:rPr>
                <m:t>V</m:t>
              </w:ins>
            </m:r>
          </m:e>
          <m:sub>
            <m:r>
              <w:ins w:id="222" w:author="ZTE" w:date="2025-09-26T16:09:00Z">
                <m:rPr>
                  <m:sty m:val="p"/>
                </m:rPr>
                <w:rPr>
                  <w:rFonts w:ascii="Cambria Math"/>
                  <w:lang w:val="en-US"/>
                </w:rPr>
                <m:t>T</m:t>
              </w:ins>
            </m:r>
            <m:r>
              <w:ins w:id="223" w:author="ZTE" w:date="2025-09-26T16:09:00Z">
                <m:rPr>
                  <m:sty m:val="p"/>
                </m:rPr>
                <w:rPr>
                  <w:rFonts w:ascii="Cambria Math"/>
                  <w:lang w:val="en-US"/>
                </w:rPr>
                <m:t>-</m:t>
              </w:ins>
            </m:r>
            <m:r>
              <w:ins w:id="224" w:author="ZTE" w:date="2025-09-26T16:09:00Z">
                <m:rPr>
                  <m:sty m:val="p"/>
                </m:rPr>
                <w:rPr>
                  <w:rFonts w:ascii="Cambria Math"/>
                </w:rPr>
                <m:t>SAI</m:t>
              </w:ins>
            </m:r>
            <m:ctrlPr>
              <w:ins w:id="225" w:author="ZTE" w:date="2025-09-26T16:09:00Z">
                <w:rPr>
                  <w:rFonts w:ascii="Cambria Math" w:hAnsi="Cambria Math"/>
                  <w:lang w:val="zh-CN"/>
                </w:rPr>
              </w:ins>
            </m:ctrlPr>
          </m:sub>
          <m:sup>
            <m:r>
              <w:ins w:id="226" w:author="ZTE" w:date="2025-09-26T16:09:00Z">
                <m:rPr>
                  <m:sty m:val="p"/>
                </m:rPr>
                <w:rPr>
                  <w:rFonts w:ascii="Cambria Math"/>
                </w:rPr>
                <m:t>UL</m:t>
              </w:ins>
            </m:r>
            <m:ctrlPr>
              <w:ins w:id="227" w:author="ZTE" w:date="2025-09-26T16:09:00Z">
                <w:rPr>
                  <w:rFonts w:ascii="Cambria Math" w:hAnsi="Cambria Math"/>
                  <w:lang w:val="zh-CN"/>
                </w:rPr>
              </w:ins>
            </m:ctrlPr>
          </m:sup>
        </m:sSubSup>
      </m:oMath>
      <w:ins w:id="228" w:author="ZTE" w:date="2025-09-26T16:08:00Z">
        <w:r w:rsidRPr="0096496D">
          <w:rPr>
            <w:bCs/>
            <w:lang w:val="en-US"/>
          </w:rPr>
          <w:t>,</w:t>
        </w:r>
      </w:ins>
      <w:r w:rsidRPr="0096496D">
        <w:rPr>
          <w:bCs/>
          <w:lang w:val="en-US"/>
        </w:rPr>
        <w:t xml:space="preserve"> </w:t>
      </w:r>
      <w:r w:rsidRPr="0096496D">
        <w:rPr>
          <w:bCs/>
          <w:color w:val="FF0000"/>
          <w:u w:val="single"/>
          <w:lang w:val="en-US"/>
        </w:rPr>
        <w:t>and sets</w:t>
      </w:r>
      <w:ins w:id="229" w:author="ZTE" w:date="2025-09-26T16:10:00Z">
        <w:r w:rsidRPr="0096496D">
          <w:rPr>
            <w:bCs/>
            <w:lang w:val="en-US"/>
          </w:rPr>
          <w:t xml:space="preserve"> </w:t>
        </w:r>
      </w:ins>
      <m:oMath>
        <m:sSub>
          <m:sSubPr>
            <m:ctrlPr>
              <w:rPr>
                <w:rFonts w:ascii="Cambria Math" w:hAnsi="Cambria Math"/>
                <w:i/>
                <w:lang w:val="zh-CN"/>
              </w:rPr>
            </m:ctrlPr>
          </m:sSubPr>
          <m:e>
            <m:r>
              <w:rPr>
                <w:rFonts w:ascii="Cambria Math"/>
              </w:rPr>
              <m:t>V</m:t>
            </m:r>
          </m:e>
          <m:sub>
            <m:r>
              <w:rPr>
                <w:rFonts w:ascii="Cambria Math"/>
              </w:rPr>
              <m:t>temp</m:t>
            </m:r>
          </m:sub>
        </m:sSub>
        <m:r>
          <w:rPr>
            <w:rFonts w:ascii="Cambria Math"/>
          </w:rPr>
          <m:t>=</m:t>
        </m:r>
        <m:sSubSup>
          <m:sSubSupPr>
            <m:ctrlPr>
              <w:rPr>
                <w:rFonts w:ascii="Cambria Math" w:hAnsi="Cambria Math"/>
                <w:i/>
                <w:lang w:val="zh-CN"/>
              </w:rPr>
            </m:ctrlPr>
          </m:sSubSupPr>
          <m:e>
            <m:r>
              <w:rPr>
                <w:rFonts w:ascii="Cambria Math"/>
              </w:rPr>
              <m:t>V</m:t>
            </m:r>
          </m:e>
          <m:sub>
            <m:r>
              <m:rPr>
                <m:nor/>
              </m:rPr>
              <w:rPr>
                <w:rFonts w:ascii="Cambria Math"/>
                <w:lang w:val="en-US"/>
              </w:rPr>
              <m:t>T-</m:t>
            </m:r>
            <m:r>
              <m:rPr>
                <m:nor/>
              </m:rPr>
              <w:rPr>
                <w:rFonts w:ascii="Cambria Math"/>
              </w:rPr>
              <m:t>SAI</m:t>
            </m:r>
            <m:ctrlPr>
              <w:rPr>
                <w:rFonts w:ascii="Cambria Math" w:hAnsi="Cambria Math"/>
                <w:lang w:val="zh-CN"/>
              </w:rPr>
            </m:ctrlPr>
          </m:sub>
          <m:sup>
            <m:r>
              <m:rPr>
                <m:nor/>
              </m:rPr>
              <w:rPr>
                <w:rFonts w:ascii="Cambria Math"/>
              </w:rPr>
              <m:t>UL</m:t>
            </m:r>
            <m:ctrlPr>
              <w:rPr>
                <w:rFonts w:ascii="Cambria Math" w:hAnsi="Cambria Math"/>
                <w:lang w:val="zh-CN"/>
              </w:rPr>
            </m:ctrlPr>
          </m:sup>
        </m:sSubSup>
      </m:oMath>
      <w:ins w:id="230" w:author="ZTE" w:date="2025-09-28T09:59:00Z">
        <w:r w:rsidRPr="0096496D">
          <w:rPr>
            <w:bCs/>
            <w:lang w:val="en-US"/>
          </w:rPr>
          <w:t xml:space="preserve">, </w:t>
        </w:r>
      </w:ins>
      <w:r w:rsidRPr="0096496D">
        <w:rPr>
          <w:bCs/>
          <w:lang w:val="en-US"/>
        </w:rPr>
        <w:t>where</w:t>
      </w:r>
      <w:r w:rsidRPr="00F843C1">
        <w:rPr>
          <w:bCs/>
          <w:lang w:val="en-US"/>
        </w:rPr>
        <w:t xml:space="preserve"> </w:t>
      </w:r>
      <m:oMath>
        <m:sSubSup>
          <m:sSubSupPr>
            <m:ctrlPr>
              <w:rPr>
                <w:rFonts w:ascii="Cambria Math" w:hAnsi="Cambria Math"/>
                <w:i/>
                <w:lang w:val="zh-CN"/>
              </w:rPr>
            </m:ctrlPr>
          </m:sSubSupPr>
          <m:e>
            <m:r>
              <w:rPr>
                <w:rFonts w:ascii="Cambria Math"/>
              </w:rPr>
              <m:t>V</m:t>
            </m:r>
          </m:e>
          <m:sub>
            <m:r>
              <m:rPr>
                <m:nor/>
              </m:rPr>
              <w:rPr>
                <w:rFonts w:ascii="Cambria Math"/>
                <w:lang w:val="en-US"/>
              </w:rPr>
              <m:t>T-</m:t>
            </m:r>
            <m:r>
              <m:rPr>
                <m:nor/>
              </m:rPr>
              <w:rPr>
                <w:rFonts w:ascii="Cambria Math"/>
              </w:rPr>
              <m:t>SAI</m:t>
            </m:r>
            <m:ctrlPr>
              <w:rPr>
                <w:rFonts w:ascii="Cambria Math" w:hAnsi="Cambria Math"/>
                <w:lang w:val="zh-CN"/>
              </w:rPr>
            </m:ctrlPr>
          </m:sub>
          <m:sup>
            <m:r>
              <m:rPr>
                <m:nor/>
              </m:rPr>
              <w:rPr>
                <w:rFonts w:ascii="Cambria Math"/>
              </w:rPr>
              <m:t>UL</m:t>
            </m:r>
            <m:ctrlPr>
              <w:rPr>
                <w:rFonts w:ascii="Cambria Math" w:hAnsi="Cambria Math"/>
                <w:lang w:val="zh-CN"/>
              </w:rPr>
            </m:ctrlPr>
          </m:sup>
        </m:sSubSup>
      </m:oMath>
      <w:r w:rsidRPr="00F843C1">
        <w:rPr>
          <w:bCs/>
        </w:rPr>
        <w:t xml:space="preserve"> is the value of the SAI </w:t>
      </w:r>
      <w:r w:rsidRPr="00F843C1">
        <w:rPr>
          <w:bCs/>
          <w:lang w:val="en-US"/>
        </w:rPr>
        <w:t xml:space="preserve">field in the </w:t>
      </w:r>
      <w:r w:rsidRPr="00F843C1">
        <w:rPr>
          <w:bCs/>
        </w:rPr>
        <w:t>DCI format</w:t>
      </w:r>
      <w:r w:rsidRPr="00F843C1">
        <w:rPr>
          <w:bCs/>
          <w:lang w:val="en-US"/>
        </w:rPr>
        <w:t xml:space="preserve"> </w:t>
      </w:r>
      <w:r w:rsidRPr="00F843C1">
        <w:rPr>
          <w:bCs/>
        </w:rPr>
        <w:t>according to Table 16.5.2.2-1.</w:t>
      </w:r>
    </w:p>
    <w:p w14:paraId="39FB689E" w14:textId="77777777" w:rsidR="00FA7E84" w:rsidRDefault="00FA7E84" w:rsidP="00FA7E84">
      <w:pPr>
        <w:rPr>
          <w:bCs/>
        </w:rPr>
      </w:pPr>
      <w:r w:rsidRPr="00DB24D0">
        <w:rPr>
          <w:bCs/>
          <w:highlight w:val="green"/>
        </w:rPr>
        <w:t>Agreement:</w:t>
      </w:r>
    </w:p>
    <w:p w14:paraId="7CE940D9" w14:textId="77777777" w:rsidR="00FA7E84" w:rsidRDefault="00FA7E84" w:rsidP="00FA7E84">
      <w:pPr>
        <w:rPr>
          <w:bCs/>
        </w:rPr>
      </w:pPr>
      <w:r>
        <w:rPr>
          <w:bCs/>
        </w:rPr>
        <w:t xml:space="preserve">The draft CR in R1-2507923 is endorsed in principle as </w:t>
      </w:r>
      <w:r w:rsidRPr="00B0337E">
        <w:rPr>
          <w:b/>
          <w:color w:val="FF0000"/>
        </w:rPr>
        <w:t>Alignment CR</w:t>
      </w:r>
      <w:r>
        <w:rPr>
          <w:bCs/>
        </w:rPr>
        <w:t xml:space="preserve"> for TS38.214 for Rel-17.</w:t>
      </w:r>
    </w:p>
    <w:p w14:paraId="367499F3" w14:textId="77777777" w:rsidR="00FA7E84" w:rsidRDefault="00FA7E84" w:rsidP="00FA7E84">
      <w:pPr>
        <w:rPr>
          <w:bCs/>
        </w:rPr>
      </w:pPr>
      <w:r w:rsidRPr="001B4316">
        <w:rPr>
          <w:bCs/>
          <w:highlight w:val="green"/>
        </w:rPr>
        <w:t>Agreement:</w:t>
      </w:r>
    </w:p>
    <w:p w14:paraId="3242E03C" w14:textId="77777777" w:rsidR="00FA7E84" w:rsidRDefault="00FA7E84" w:rsidP="00FA7E84">
      <w:pPr>
        <w:rPr>
          <w:bCs/>
        </w:rPr>
      </w:pPr>
      <w:r>
        <w:rPr>
          <w:bCs/>
        </w:rPr>
        <w:t>The draft CR in R1-2508145 is endorsed in principle for Rel-18 with the following change in cover page for the consequences:</w:t>
      </w:r>
    </w:p>
    <w:p w14:paraId="4AA13949" w14:textId="77777777" w:rsidR="00FA7E84" w:rsidRPr="004105E6" w:rsidRDefault="00FA7E84" w:rsidP="00FA7E84">
      <w:pPr>
        <w:rPr>
          <w:bCs/>
        </w:rPr>
      </w:pPr>
      <w:r>
        <w:rPr>
          <w:bCs/>
        </w:rPr>
        <w:t xml:space="preserve">“Ambiguity in applied </w:t>
      </w:r>
      <w:r w:rsidRPr="004105E6">
        <w:rPr>
          <w:bCs/>
        </w:rPr>
        <w:t>SSSG switching”</w:t>
      </w:r>
    </w:p>
    <w:p w14:paraId="157BDF54" w14:textId="261F770B" w:rsidR="00FA7E84" w:rsidRDefault="00FA7E84" w:rsidP="00FA7E84">
      <w:pPr>
        <w:rPr>
          <w:bCs/>
        </w:rPr>
      </w:pPr>
      <w:r w:rsidRPr="004105E6">
        <w:rPr>
          <w:bCs/>
        </w:rPr>
        <w:t>The final CRs for Rel-18 and Rel-19 (mirror of Rel-18) in R1-2508192 and R1-2508193, respectively</w:t>
      </w:r>
      <w:r>
        <w:rPr>
          <w:bCs/>
        </w:rPr>
        <w:t xml:space="preserve">, are </w:t>
      </w:r>
      <w:r w:rsidRPr="00135449">
        <w:rPr>
          <w:bCs/>
          <w:highlight w:val="green"/>
        </w:rPr>
        <w:t>endorsed.</w:t>
      </w:r>
      <w:r>
        <w:rPr>
          <w:bCs/>
        </w:rPr>
        <w:t xml:space="preserve"> </w:t>
      </w:r>
    </w:p>
    <w:p w14:paraId="0074B4C4" w14:textId="77777777" w:rsidR="00FA7E84" w:rsidRDefault="00FA7E84" w:rsidP="00FA7E84">
      <w:pPr>
        <w:rPr>
          <w:bCs/>
        </w:rPr>
      </w:pPr>
      <w:r w:rsidRPr="00F93D5B">
        <w:rPr>
          <w:bCs/>
          <w:highlight w:val="green"/>
        </w:rPr>
        <w:t>Agreement:</w:t>
      </w:r>
    </w:p>
    <w:p w14:paraId="18477E2D" w14:textId="77777777" w:rsidR="00FA7E84" w:rsidRPr="00130131" w:rsidRDefault="00FA7E84" w:rsidP="00FA7E84">
      <w:pPr>
        <w:rPr>
          <w:bCs/>
        </w:rPr>
      </w:pPr>
      <w:r>
        <w:rPr>
          <w:bCs/>
        </w:rPr>
        <w:t xml:space="preserve">The draft CR in R1-2507340 is endorsed in principle as </w:t>
      </w:r>
      <w:r w:rsidRPr="00135449">
        <w:rPr>
          <w:b/>
          <w:color w:val="FF0000"/>
        </w:rPr>
        <w:t>Alignment CR</w:t>
      </w:r>
      <w:r>
        <w:rPr>
          <w:bCs/>
        </w:rPr>
        <w:t xml:space="preserve"> for TS38.213 Clause 17.2 for Rel-17.</w:t>
      </w:r>
    </w:p>
    <w:p w14:paraId="5380BB92" w14:textId="77777777" w:rsidR="009258A9" w:rsidRDefault="009258A9" w:rsidP="009258A9">
      <w:pPr>
        <w:rPr>
          <w:bCs/>
        </w:rPr>
      </w:pPr>
      <w:r w:rsidRPr="00E70BAD">
        <w:rPr>
          <w:bCs/>
          <w:highlight w:val="green"/>
        </w:rPr>
        <w:t>Agreement:</w:t>
      </w:r>
    </w:p>
    <w:p w14:paraId="0CA8BF50" w14:textId="77777777" w:rsidR="009258A9" w:rsidRDefault="009258A9" w:rsidP="009258A9">
      <w:pPr>
        <w:rPr>
          <w:bCs/>
        </w:rPr>
      </w:pPr>
      <w:r>
        <w:rPr>
          <w:bCs/>
        </w:rPr>
        <w:t>The draft CR R1-2508126 fo</w:t>
      </w:r>
      <w:r w:rsidRPr="001A76F3">
        <w:rPr>
          <w:bCs/>
        </w:rPr>
        <w:t>r Rel-18 is endorsed</w:t>
      </w:r>
      <w:r>
        <w:rPr>
          <w:bCs/>
        </w:rPr>
        <w:t xml:space="preserve"> in principle</w:t>
      </w:r>
      <w:r w:rsidRPr="001A76F3">
        <w:rPr>
          <w:bCs/>
        </w:rPr>
        <w:t xml:space="preserve">. </w:t>
      </w:r>
    </w:p>
    <w:p w14:paraId="40C0096C" w14:textId="77777777" w:rsidR="009258A9" w:rsidRDefault="009258A9" w:rsidP="009258A9">
      <w:pPr>
        <w:rPr>
          <w:bCs/>
        </w:rPr>
      </w:pPr>
      <w:r w:rsidRPr="001A76F3">
        <w:rPr>
          <w:bCs/>
        </w:rPr>
        <w:t>Final CRs for Rel-18 and Rel-19 (mirror of Rel-18 CR) in R1-2508135 and R1-2508136, respectively</w:t>
      </w:r>
      <w:r>
        <w:rPr>
          <w:bCs/>
        </w:rPr>
        <w:t xml:space="preserve">, are </w:t>
      </w:r>
      <w:r w:rsidRPr="00E70BAD">
        <w:rPr>
          <w:bCs/>
          <w:highlight w:val="green"/>
        </w:rPr>
        <w:t>endorsed</w:t>
      </w:r>
      <w:r>
        <w:rPr>
          <w:bCs/>
        </w:rPr>
        <w:t>.</w:t>
      </w:r>
    </w:p>
    <w:p w14:paraId="3B0EA441" w14:textId="77777777" w:rsidR="009258A9" w:rsidRDefault="009258A9" w:rsidP="009258A9">
      <w:pPr>
        <w:rPr>
          <w:bCs/>
        </w:rPr>
      </w:pPr>
      <w:r w:rsidRPr="002B7075">
        <w:rPr>
          <w:bCs/>
          <w:highlight w:val="green"/>
        </w:rPr>
        <w:t>Agreement:</w:t>
      </w:r>
    </w:p>
    <w:p w14:paraId="3BC03186" w14:textId="77777777" w:rsidR="009258A9" w:rsidRDefault="009258A9" w:rsidP="009258A9">
      <w:pPr>
        <w:rPr>
          <w:bCs/>
        </w:rPr>
      </w:pPr>
      <w:r>
        <w:rPr>
          <w:bCs/>
        </w:rPr>
        <w:t xml:space="preserve">The draft CR in R1-2507926 for TS38.213 for Rel-18 is endorsed in principle as </w:t>
      </w:r>
      <w:r w:rsidRPr="00E70BAD">
        <w:rPr>
          <w:b/>
          <w:color w:val="FF0000"/>
        </w:rPr>
        <w:t>Alignment CR</w:t>
      </w:r>
      <w:r>
        <w:rPr>
          <w:bCs/>
        </w:rPr>
        <w:t>.</w:t>
      </w:r>
    </w:p>
    <w:p w14:paraId="42D07635" w14:textId="77777777" w:rsidR="009258A9" w:rsidRDefault="009258A9" w:rsidP="009258A9">
      <w:pPr>
        <w:rPr>
          <w:bCs/>
        </w:rPr>
      </w:pPr>
      <w:r w:rsidRPr="00731589">
        <w:rPr>
          <w:bCs/>
          <w:highlight w:val="green"/>
        </w:rPr>
        <w:t>Agreement:</w:t>
      </w:r>
    </w:p>
    <w:p w14:paraId="5253A738" w14:textId="77777777" w:rsidR="009258A9" w:rsidRDefault="009258A9" w:rsidP="009258A9">
      <w:pPr>
        <w:rPr>
          <w:bCs/>
        </w:rPr>
      </w:pPr>
      <w:r>
        <w:rPr>
          <w:bCs/>
        </w:rPr>
        <w:t xml:space="preserve">The draft CR for TS 38.213 in R1-2506869 </w:t>
      </w:r>
      <w:r w:rsidRPr="0002050A">
        <w:rPr>
          <w:bCs/>
        </w:rPr>
        <w:t>for Rel-18 is endorsed</w:t>
      </w:r>
      <w:r>
        <w:rPr>
          <w:bCs/>
        </w:rPr>
        <w:t xml:space="preserve"> in principle</w:t>
      </w:r>
      <w:r w:rsidRPr="0002050A">
        <w:rPr>
          <w:bCs/>
        </w:rPr>
        <w:t xml:space="preserve">. </w:t>
      </w:r>
    </w:p>
    <w:p w14:paraId="6E42F29F" w14:textId="77777777" w:rsidR="009258A9" w:rsidRDefault="009258A9" w:rsidP="009258A9">
      <w:pPr>
        <w:rPr>
          <w:bCs/>
        </w:rPr>
      </w:pPr>
      <w:r w:rsidRPr="0002050A">
        <w:rPr>
          <w:bCs/>
        </w:rPr>
        <w:t xml:space="preserve">Final CR for Rel-18 and Rel-19 (mirror of Rel-18) are </w:t>
      </w:r>
      <w:r w:rsidRPr="0059486E">
        <w:rPr>
          <w:bCs/>
          <w:highlight w:val="green"/>
        </w:rPr>
        <w:t>endorsed</w:t>
      </w:r>
      <w:r w:rsidRPr="0002050A">
        <w:rPr>
          <w:bCs/>
        </w:rPr>
        <w:t xml:space="preserve"> in R1-2508143 and R1-2508144, respectively.</w:t>
      </w:r>
    </w:p>
    <w:p w14:paraId="1F9AD902" w14:textId="77777777" w:rsidR="009258A9" w:rsidRDefault="009258A9" w:rsidP="009258A9">
      <w:pPr>
        <w:rPr>
          <w:bCs/>
        </w:rPr>
      </w:pPr>
      <w:r w:rsidRPr="00731589">
        <w:rPr>
          <w:bCs/>
          <w:highlight w:val="green"/>
        </w:rPr>
        <w:t>Agreement:</w:t>
      </w:r>
    </w:p>
    <w:p w14:paraId="1283DC53" w14:textId="77777777" w:rsidR="009258A9" w:rsidRDefault="009258A9" w:rsidP="009258A9">
      <w:pPr>
        <w:rPr>
          <w:bCs/>
        </w:rPr>
      </w:pPr>
      <w:r>
        <w:rPr>
          <w:bCs/>
        </w:rPr>
        <w:t>The draft CR in R1-2506960 for TS38.214 for Rel-18 is endorsed in principle with the following change:</w:t>
      </w:r>
    </w:p>
    <w:p w14:paraId="67A81146" w14:textId="77777777" w:rsidR="009258A9" w:rsidRDefault="009258A9" w:rsidP="009258A9">
      <w:pPr>
        <w:numPr>
          <w:ilvl w:val="0"/>
          <w:numId w:val="134"/>
        </w:numPr>
        <w:overflowPunct/>
        <w:autoSpaceDE/>
        <w:autoSpaceDN/>
        <w:adjustRightInd/>
        <w:spacing w:after="0"/>
        <w:textAlignment w:val="auto"/>
        <w:rPr>
          <w:bCs/>
        </w:rPr>
      </w:pPr>
      <w:r>
        <w:rPr>
          <w:bCs/>
        </w:rPr>
        <w:t>Remove in the proposed TP “-r17” and “-18”.</w:t>
      </w:r>
    </w:p>
    <w:p w14:paraId="35ABA251" w14:textId="77777777" w:rsidR="009258A9" w:rsidRPr="00130131" w:rsidRDefault="009258A9" w:rsidP="009258A9">
      <w:pPr>
        <w:rPr>
          <w:bCs/>
        </w:rPr>
      </w:pPr>
      <w:r w:rsidRPr="00F34B79">
        <w:rPr>
          <w:bCs/>
        </w:rPr>
        <w:t xml:space="preserve">Final CR for Rel-18 and Rel-19 (mirror of Rel-18) are </w:t>
      </w:r>
      <w:r w:rsidRPr="00A15A23">
        <w:rPr>
          <w:bCs/>
          <w:highlight w:val="green"/>
        </w:rPr>
        <w:t>endorsed</w:t>
      </w:r>
      <w:r w:rsidRPr="00F34B79">
        <w:rPr>
          <w:bCs/>
        </w:rPr>
        <w:t xml:space="preserve"> in R1-2508166 and R1-2508167, respectively</w:t>
      </w:r>
      <w:r>
        <w:rPr>
          <w:bCs/>
        </w:rPr>
        <w:t>.</w:t>
      </w:r>
    </w:p>
    <w:p w14:paraId="230883DD" w14:textId="77777777" w:rsidR="009258A9" w:rsidRDefault="009258A9" w:rsidP="009258A9">
      <w:pPr>
        <w:rPr>
          <w:bCs/>
        </w:rPr>
      </w:pPr>
      <w:r w:rsidRPr="00CF2AE9">
        <w:rPr>
          <w:bCs/>
          <w:highlight w:val="green"/>
        </w:rPr>
        <w:t>Agreement:</w:t>
      </w:r>
    </w:p>
    <w:p w14:paraId="18B76BB0" w14:textId="77777777" w:rsidR="009258A9" w:rsidRDefault="009258A9" w:rsidP="009258A9">
      <w:pPr>
        <w:rPr>
          <w:bCs/>
        </w:rPr>
      </w:pPr>
      <w:r>
        <w:rPr>
          <w:bCs/>
        </w:rPr>
        <w:t xml:space="preserve">The draft CR for TS 38.213 in R1-2508177 </w:t>
      </w:r>
      <w:r w:rsidRPr="0002050A">
        <w:rPr>
          <w:bCs/>
        </w:rPr>
        <w:t>for Rel-18 is endorsed</w:t>
      </w:r>
      <w:r>
        <w:rPr>
          <w:bCs/>
        </w:rPr>
        <w:t xml:space="preserve"> in principle</w:t>
      </w:r>
      <w:r w:rsidRPr="0002050A">
        <w:rPr>
          <w:bCs/>
        </w:rPr>
        <w:t xml:space="preserve">. </w:t>
      </w:r>
    </w:p>
    <w:p w14:paraId="4FAAED78" w14:textId="77777777" w:rsidR="009258A9" w:rsidRPr="00130131" w:rsidRDefault="009258A9" w:rsidP="009258A9">
      <w:pPr>
        <w:rPr>
          <w:bCs/>
        </w:rPr>
      </w:pPr>
      <w:r w:rsidRPr="0002050A">
        <w:rPr>
          <w:bCs/>
        </w:rPr>
        <w:t xml:space="preserve">Final CR for Rel-18 and Rel-19 (mirror of Rel-18) are </w:t>
      </w:r>
      <w:r w:rsidRPr="00A15A23">
        <w:rPr>
          <w:bCs/>
          <w:highlight w:val="green"/>
        </w:rPr>
        <w:t>endorsed</w:t>
      </w:r>
      <w:r w:rsidRPr="0002050A">
        <w:rPr>
          <w:bCs/>
        </w:rPr>
        <w:t xml:space="preserve"> in </w:t>
      </w:r>
      <w:r w:rsidRPr="005F6260">
        <w:rPr>
          <w:bCs/>
        </w:rPr>
        <w:t>R1-2508194</w:t>
      </w:r>
      <w:r>
        <w:rPr>
          <w:bCs/>
        </w:rPr>
        <w:t xml:space="preserve"> </w:t>
      </w:r>
      <w:r w:rsidRPr="006B7153">
        <w:rPr>
          <w:bCs/>
        </w:rPr>
        <w:t>and</w:t>
      </w:r>
      <w:r>
        <w:rPr>
          <w:bCs/>
        </w:rPr>
        <w:t xml:space="preserve"> </w:t>
      </w:r>
      <w:r w:rsidRPr="005F6260">
        <w:rPr>
          <w:bCs/>
        </w:rPr>
        <w:t>R1-250819</w:t>
      </w:r>
      <w:r>
        <w:rPr>
          <w:bCs/>
        </w:rPr>
        <w:t>5,</w:t>
      </w:r>
      <w:r w:rsidRPr="0002050A">
        <w:rPr>
          <w:bCs/>
        </w:rPr>
        <w:t xml:space="preserve"> respectively.</w:t>
      </w:r>
    </w:p>
    <w:p w14:paraId="76F1E4DE" w14:textId="77777777" w:rsidR="009258A9" w:rsidRDefault="009258A9" w:rsidP="009258A9">
      <w:pPr>
        <w:rPr>
          <w:bCs/>
        </w:rPr>
      </w:pPr>
      <w:r w:rsidRPr="00CF2AE9">
        <w:rPr>
          <w:bCs/>
          <w:highlight w:val="green"/>
        </w:rPr>
        <w:t>Agreement:</w:t>
      </w:r>
    </w:p>
    <w:p w14:paraId="38E6084B" w14:textId="77777777" w:rsidR="009258A9" w:rsidRDefault="009258A9" w:rsidP="009258A9">
      <w:pPr>
        <w:rPr>
          <w:bCs/>
        </w:rPr>
      </w:pPr>
      <w:r>
        <w:rPr>
          <w:bCs/>
        </w:rPr>
        <w:t>The draft CR R1-2508165 is endorsed as Alignment CR for TS 38.213 for Rel-18.</w:t>
      </w:r>
    </w:p>
    <w:p w14:paraId="3F4C39CC" w14:textId="77777777" w:rsidR="009258A9" w:rsidRDefault="009258A9" w:rsidP="009258A9">
      <w:pPr>
        <w:rPr>
          <w:bCs/>
        </w:rPr>
      </w:pPr>
      <w:r w:rsidRPr="0027339A">
        <w:rPr>
          <w:bCs/>
          <w:highlight w:val="green"/>
        </w:rPr>
        <w:t>Agreement:</w:t>
      </w:r>
    </w:p>
    <w:p w14:paraId="6A523002" w14:textId="77777777" w:rsidR="009258A9" w:rsidRDefault="009258A9" w:rsidP="009258A9">
      <w:pPr>
        <w:rPr>
          <w:bCs/>
        </w:rPr>
      </w:pPr>
      <w:r>
        <w:rPr>
          <w:bCs/>
        </w:rPr>
        <w:t xml:space="preserve">The draft CR in R1-2507132 is endorsed in principle as </w:t>
      </w:r>
      <w:r w:rsidRPr="00A15A23">
        <w:rPr>
          <w:b/>
          <w:color w:val="FF0000"/>
        </w:rPr>
        <w:t>Alignment CR</w:t>
      </w:r>
      <w:r>
        <w:rPr>
          <w:bCs/>
        </w:rPr>
        <w:t xml:space="preserve"> for TS38.214, Rel-18.</w:t>
      </w:r>
    </w:p>
    <w:p w14:paraId="6602127D" w14:textId="77777777" w:rsidR="009258A9" w:rsidRDefault="009258A9" w:rsidP="009258A9">
      <w:pPr>
        <w:rPr>
          <w:rFonts w:eastAsia="DengXian"/>
          <w:bCs/>
          <w:lang w:eastAsia="zh-CN"/>
        </w:rPr>
      </w:pPr>
      <w:r w:rsidRPr="00D62950">
        <w:rPr>
          <w:rFonts w:eastAsia="DengXian"/>
          <w:bCs/>
          <w:highlight w:val="green"/>
          <w:lang w:eastAsia="zh-CN"/>
        </w:rPr>
        <w:t>Agreement:</w:t>
      </w:r>
    </w:p>
    <w:p w14:paraId="788C2E62" w14:textId="77777777" w:rsidR="009258A9" w:rsidRPr="006D526B" w:rsidRDefault="009258A9" w:rsidP="009258A9">
      <w:pPr>
        <w:rPr>
          <w:rFonts w:eastAsia="DengXian"/>
          <w:bCs/>
          <w:lang w:eastAsia="zh-CN"/>
        </w:rPr>
      </w:pPr>
      <w:r>
        <w:rPr>
          <w:bCs/>
        </w:rPr>
        <w:t xml:space="preserve">The draft CR in R1-2507514 for TS38.214 for Rel-18 is </w:t>
      </w:r>
      <w:r w:rsidRPr="006D526B">
        <w:rPr>
          <w:bCs/>
        </w:rPr>
        <w:t>endorsed in principle</w:t>
      </w:r>
    </w:p>
    <w:p w14:paraId="34DC51CD" w14:textId="77777777" w:rsidR="009258A9" w:rsidRPr="00130131" w:rsidRDefault="009258A9" w:rsidP="009258A9">
      <w:pPr>
        <w:rPr>
          <w:bCs/>
        </w:rPr>
      </w:pPr>
      <w:r w:rsidRPr="006D526B">
        <w:rPr>
          <w:bCs/>
        </w:rPr>
        <w:t xml:space="preserve">Final CR for Rel-18 and Rel-19 (mirror of Rel-18) are </w:t>
      </w:r>
      <w:r w:rsidRPr="00A15A23">
        <w:rPr>
          <w:bCs/>
          <w:highlight w:val="green"/>
        </w:rPr>
        <w:t>endorsed</w:t>
      </w:r>
      <w:r w:rsidRPr="006D526B">
        <w:rPr>
          <w:bCs/>
        </w:rPr>
        <w:t xml:space="preserve"> in R1-2508180 and R1-2508181, respectively</w:t>
      </w:r>
      <w:r>
        <w:rPr>
          <w:bCs/>
        </w:rPr>
        <w:t>.</w:t>
      </w:r>
    </w:p>
    <w:p w14:paraId="24012AD6" w14:textId="77777777" w:rsidR="009258A9" w:rsidRDefault="009258A9" w:rsidP="009258A9">
      <w:pPr>
        <w:rPr>
          <w:rFonts w:eastAsia="DengXian"/>
          <w:bCs/>
          <w:lang w:eastAsia="zh-CN"/>
        </w:rPr>
      </w:pPr>
      <w:r w:rsidRPr="00D62950">
        <w:rPr>
          <w:rFonts w:eastAsia="DengXian"/>
          <w:bCs/>
          <w:highlight w:val="green"/>
          <w:lang w:eastAsia="zh-CN"/>
        </w:rPr>
        <w:t>Agreement:</w:t>
      </w:r>
    </w:p>
    <w:p w14:paraId="5BD518D3" w14:textId="77777777" w:rsidR="009258A9" w:rsidRDefault="009258A9" w:rsidP="009258A9">
      <w:pPr>
        <w:rPr>
          <w:rFonts w:eastAsia="DengXian"/>
          <w:bCs/>
          <w:lang w:eastAsia="zh-CN"/>
        </w:rPr>
      </w:pPr>
      <w:r>
        <w:rPr>
          <w:bCs/>
        </w:rPr>
        <w:t>The draft CR in R1-2507093 for TS38.211 for Rel-18 is endorsed in principle</w:t>
      </w:r>
    </w:p>
    <w:p w14:paraId="192642A0" w14:textId="77777777" w:rsidR="009258A9" w:rsidRPr="00130131" w:rsidRDefault="009258A9" w:rsidP="009258A9">
      <w:pPr>
        <w:rPr>
          <w:bCs/>
        </w:rPr>
      </w:pPr>
      <w:r>
        <w:rPr>
          <w:bCs/>
        </w:rPr>
        <w:t xml:space="preserve">Final CR for Rel-18 and Rel-19 (mirror of Rel-18) are </w:t>
      </w:r>
      <w:r w:rsidRPr="00A15A23">
        <w:rPr>
          <w:bCs/>
          <w:highlight w:val="green"/>
        </w:rPr>
        <w:t>endorsed</w:t>
      </w:r>
      <w:r>
        <w:rPr>
          <w:bCs/>
        </w:rPr>
        <w:t xml:space="preserve"> in </w:t>
      </w:r>
      <w:r w:rsidRPr="00D80297">
        <w:rPr>
          <w:bCs/>
        </w:rPr>
        <w:t>R1-2508196</w:t>
      </w:r>
      <w:r>
        <w:rPr>
          <w:bCs/>
        </w:rPr>
        <w:t xml:space="preserve"> and </w:t>
      </w:r>
      <w:r w:rsidRPr="00D80297">
        <w:rPr>
          <w:bCs/>
        </w:rPr>
        <w:t>R1-250819</w:t>
      </w:r>
      <w:r>
        <w:rPr>
          <w:bCs/>
        </w:rPr>
        <w:t>7, respectively.</w:t>
      </w:r>
    </w:p>
    <w:p w14:paraId="6BD6C425" w14:textId="77777777" w:rsidR="009258A9" w:rsidRDefault="009258A9" w:rsidP="009258A9">
      <w:pPr>
        <w:ind w:left="1440" w:hanging="1440"/>
        <w:rPr>
          <w:bCs/>
        </w:rPr>
      </w:pPr>
    </w:p>
    <w:p w14:paraId="555DB39F" w14:textId="698D9003" w:rsidR="009048F4" w:rsidRPr="00982845" w:rsidRDefault="004710F9" w:rsidP="009048F4">
      <w:hyperlink r:id="rId218" w:history="1">
        <w:r>
          <w:rPr>
            <w:rStyle w:val="Hyperlink"/>
          </w:rPr>
          <w:t>R1-2506779</w:t>
        </w:r>
      </w:hyperlink>
      <w:r w:rsidR="009048F4" w:rsidRPr="00982845">
        <w:tab/>
        <w:t>Draft CR on DFT operation for a PUSCH with PTRS</w:t>
      </w:r>
      <w:r w:rsidR="009048F4" w:rsidRPr="00982845">
        <w:tab/>
        <w:t>ZTE Corporation, Sanechips</w:t>
      </w:r>
    </w:p>
    <w:p w14:paraId="06C0BA4D" w14:textId="473E8C24" w:rsidR="009048F4" w:rsidRDefault="004710F9" w:rsidP="009048F4">
      <w:hyperlink r:id="rId219" w:history="1">
        <w:r>
          <w:rPr>
            <w:rStyle w:val="Hyperlink"/>
            <w:highlight w:val="green"/>
          </w:rPr>
          <w:t>R1-2506869</w:t>
        </w:r>
      </w:hyperlink>
      <w:r w:rsidR="009048F4" w:rsidRPr="00982845">
        <w:tab/>
        <w:t>Draft CR on two TAG operation (Rel-18)</w:t>
      </w:r>
      <w:r w:rsidR="009048F4" w:rsidRPr="00982845">
        <w:tab/>
        <w:t>vivo</w:t>
      </w:r>
    </w:p>
    <w:p w14:paraId="2C47369E" w14:textId="3D597285" w:rsidR="001E7624" w:rsidRPr="00982845" w:rsidRDefault="001E7624" w:rsidP="009048F4">
      <w:r w:rsidRPr="001E7624">
        <w:rPr>
          <w:b/>
          <w:bCs/>
        </w:rPr>
        <w:t>Decision:</w:t>
      </w:r>
      <w:r>
        <w:t xml:space="preserve"> This was endorsed.</w:t>
      </w:r>
    </w:p>
    <w:p w14:paraId="2AB7BFCA" w14:textId="4A866C9A" w:rsidR="009048F4" w:rsidRDefault="004710F9" w:rsidP="009048F4">
      <w:hyperlink r:id="rId220" w:history="1">
        <w:r>
          <w:rPr>
            <w:rStyle w:val="Hyperlink"/>
            <w:highlight w:val="green"/>
          </w:rPr>
          <w:t>R1-2506870</w:t>
        </w:r>
      </w:hyperlink>
      <w:r w:rsidR="009048F4" w:rsidRPr="00982845">
        <w:tab/>
        <w:t>Draft CR on two TAG operation (Rel-19 mirror)</w:t>
      </w:r>
      <w:r w:rsidR="009048F4" w:rsidRPr="00982845">
        <w:tab/>
        <w:t>vivo</w:t>
      </w:r>
    </w:p>
    <w:p w14:paraId="26C67430" w14:textId="782AACFA" w:rsidR="001E7624" w:rsidRDefault="001E7624" w:rsidP="009048F4">
      <w:r w:rsidRPr="001E7624">
        <w:rPr>
          <w:b/>
          <w:bCs/>
        </w:rPr>
        <w:t>Decision:</w:t>
      </w:r>
      <w:r>
        <w:t xml:space="preserve"> This was endorsed.</w:t>
      </w:r>
    </w:p>
    <w:p w14:paraId="7726774A" w14:textId="77633F6E" w:rsidR="001E7624" w:rsidRDefault="004710F9" w:rsidP="009048F4">
      <w:hyperlink r:id="rId221" w:history="1">
        <w:r w:rsidRPr="00D601A3">
          <w:rPr>
            <w:rStyle w:val="Hyperlink"/>
            <w:highlight w:val="green"/>
          </w:rPr>
          <w:t>R1-2508143</w:t>
        </w:r>
      </w:hyperlink>
      <w:r w:rsidR="001E7624">
        <w:tab/>
      </w:r>
      <w:r w:rsidR="001E7624" w:rsidRPr="001E7624">
        <w:t>CR on two TAG operation (Rel-18)</w:t>
      </w:r>
      <w:r w:rsidR="001E7624">
        <w:tab/>
      </w:r>
      <w:r w:rsidR="001E7624">
        <w:tab/>
      </w:r>
      <w:r w:rsidR="001E7624" w:rsidRPr="001E7624">
        <w:t>Vivo, ZTE, Samsung, NTT DOCOMO, INC.</w:t>
      </w:r>
    </w:p>
    <w:p w14:paraId="1DAC7E9C" w14:textId="2E75FE3B" w:rsidR="00D601A3" w:rsidRDefault="00D601A3" w:rsidP="009048F4">
      <w:r w:rsidRPr="00D601A3">
        <w:rPr>
          <w:b/>
          <w:bCs/>
        </w:rPr>
        <w:t xml:space="preserve">Decision: </w:t>
      </w:r>
      <w:r>
        <w:t>This was agreed.</w:t>
      </w:r>
    </w:p>
    <w:p w14:paraId="5494CEF2" w14:textId="26DB7C01" w:rsidR="001E7624" w:rsidRDefault="004710F9" w:rsidP="009048F4">
      <w:hyperlink r:id="rId222" w:history="1">
        <w:r w:rsidRPr="00D601A3">
          <w:rPr>
            <w:rStyle w:val="Hyperlink"/>
            <w:highlight w:val="green"/>
          </w:rPr>
          <w:t>R1-2508144</w:t>
        </w:r>
      </w:hyperlink>
      <w:r w:rsidR="001E7624">
        <w:tab/>
      </w:r>
      <w:r w:rsidR="001E7624" w:rsidRPr="001E7624">
        <w:t>CR on two TAG operation (Rel-19 mirror)</w:t>
      </w:r>
      <w:r w:rsidR="001E7624">
        <w:tab/>
      </w:r>
      <w:r w:rsidR="001E7624" w:rsidRPr="001E7624">
        <w:t>Vivo, ZTE, Samsung, NTT DOCOMO, INC.</w:t>
      </w:r>
    </w:p>
    <w:p w14:paraId="4107A585" w14:textId="212414B9" w:rsidR="00D601A3" w:rsidRPr="00982845" w:rsidRDefault="00D601A3" w:rsidP="009048F4">
      <w:r w:rsidRPr="00D601A3">
        <w:rPr>
          <w:b/>
          <w:bCs/>
        </w:rPr>
        <w:t xml:space="preserve">Decision: </w:t>
      </w:r>
      <w:r>
        <w:t>This was agreed.</w:t>
      </w:r>
    </w:p>
    <w:p w14:paraId="66457B7A" w14:textId="60737A8D" w:rsidR="009048F4" w:rsidRPr="00982845" w:rsidRDefault="004710F9" w:rsidP="009048F4">
      <w:hyperlink r:id="rId223" w:history="1">
        <w:r>
          <w:rPr>
            <w:rStyle w:val="Hyperlink"/>
          </w:rPr>
          <w:t>R1-2506959</w:t>
        </w:r>
      </w:hyperlink>
      <w:r w:rsidR="009048F4" w:rsidRPr="00982845">
        <w:tab/>
        <w:t>Discussion on PDCCH monitoring behaviours for SSSG switching</w:t>
      </w:r>
      <w:r w:rsidR="009048F4" w:rsidRPr="00982845">
        <w:tab/>
        <w:t>Xiaomi</w:t>
      </w:r>
    </w:p>
    <w:p w14:paraId="129EE205" w14:textId="2D7B3CA8" w:rsidR="009048F4" w:rsidRPr="00982845" w:rsidRDefault="004710F9" w:rsidP="009048F4">
      <w:hyperlink r:id="rId224" w:history="1">
        <w:r>
          <w:rPr>
            <w:rStyle w:val="Hyperlink"/>
          </w:rPr>
          <w:t>R1-2506960</w:t>
        </w:r>
      </w:hyperlink>
      <w:r w:rsidR="009048F4" w:rsidRPr="00982845">
        <w:tab/>
        <w:t>Draft CR on SFN-scheme dynamic switching for Rel-18 in TS 38.214</w:t>
      </w:r>
      <w:r w:rsidR="009048F4" w:rsidRPr="00982845">
        <w:tab/>
        <w:t>Xiaomi</w:t>
      </w:r>
    </w:p>
    <w:p w14:paraId="7451A677" w14:textId="7B6D5F71" w:rsidR="009048F4" w:rsidRPr="00982845" w:rsidRDefault="004710F9" w:rsidP="009048F4">
      <w:hyperlink r:id="rId225" w:history="1">
        <w:r>
          <w:rPr>
            <w:rStyle w:val="Hyperlink"/>
          </w:rPr>
          <w:t>R1-2507047</w:t>
        </w:r>
      </w:hyperlink>
      <w:r w:rsidR="009048F4" w:rsidRPr="00982845">
        <w:tab/>
        <w:t>Draft CR on parameters for enhanced DMRS in TS 38.211</w:t>
      </w:r>
      <w:r w:rsidR="009048F4" w:rsidRPr="00982845">
        <w:tab/>
        <w:t>ZTE Corporation, Sanechips</w:t>
      </w:r>
    </w:p>
    <w:p w14:paraId="7B6C1C76" w14:textId="59F5B704" w:rsidR="009048F4" w:rsidRPr="00982845" w:rsidRDefault="004710F9" w:rsidP="009048F4">
      <w:hyperlink r:id="rId226" w:history="1">
        <w:r>
          <w:rPr>
            <w:rStyle w:val="Hyperlink"/>
          </w:rPr>
          <w:t>R1-2507048</w:t>
        </w:r>
      </w:hyperlink>
      <w:r w:rsidR="009048F4" w:rsidRPr="00982845">
        <w:tab/>
        <w:t>Draft CR on two TAs for MDCI in TS 38.213</w:t>
      </w:r>
      <w:r w:rsidR="009048F4" w:rsidRPr="00982845">
        <w:tab/>
        <w:t>ZTE Corporation, Sanechips</w:t>
      </w:r>
    </w:p>
    <w:p w14:paraId="7D8CD72B" w14:textId="48A1EDF4" w:rsidR="009048F4" w:rsidRPr="00982845" w:rsidRDefault="004710F9" w:rsidP="009048F4">
      <w:hyperlink r:id="rId227" w:history="1">
        <w:r>
          <w:rPr>
            <w:rStyle w:val="Hyperlink"/>
          </w:rPr>
          <w:t>R1-2507049</w:t>
        </w:r>
      </w:hyperlink>
      <w:r w:rsidR="009048F4" w:rsidRPr="00982845">
        <w:tab/>
        <w:t>Draft CR on power scaling for STxMP in TS 38.213</w:t>
      </w:r>
      <w:r w:rsidR="009048F4" w:rsidRPr="00982845">
        <w:tab/>
        <w:t>ZTE Corporation, Sanechips</w:t>
      </w:r>
    </w:p>
    <w:p w14:paraId="1F279A03" w14:textId="39C24223" w:rsidR="009048F4" w:rsidRPr="00982845" w:rsidRDefault="004710F9" w:rsidP="009048F4">
      <w:hyperlink r:id="rId228" w:history="1">
        <w:r>
          <w:rPr>
            <w:rStyle w:val="Hyperlink"/>
          </w:rPr>
          <w:t>R1-2507050</w:t>
        </w:r>
      </w:hyperlink>
      <w:r w:rsidR="009048F4" w:rsidRPr="00982845">
        <w:tab/>
        <w:t>Draft CR on the indicated TCI-state and UL-TCI state in TS 38.213</w:t>
      </w:r>
      <w:r w:rsidR="009048F4" w:rsidRPr="00982845">
        <w:tab/>
        <w:t>ZTE Corporation, Sanechips</w:t>
      </w:r>
    </w:p>
    <w:p w14:paraId="4D4C35A3" w14:textId="580C92A1" w:rsidR="009048F4" w:rsidRPr="00982845" w:rsidRDefault="004710F9" w:rsidP="009048F4">
      <w:hyperlink r:id="rId229" w:history="1">
        <w:r>
          <w:rPr>
            <w:rStyle w:val="Hyperlink"/>
          </w:rPr>
          <w:t>R1-2507090</w:t>
        </w:r>
      </w:hyperlink>
      <w:r w:rsidR="009048F4" w:rsidRPr="00982845">
        <w:tab/>
        <w:t>Correction on power control for SRS antenna switching</w:t>
      </w:r>
      <w:r w:rsidR="009048F4" w:rsidRPr="00982845">
        <w:tab/>
        <w:t>CATT</w:t>
      </w:r>
    </w:p>
    <w:p w14:paraId="7FB2922A" w14:textId="233917CE" w:rsidR="009048F4" w:rsidRPr="00982845" w:rsidRDefault="004710F9" w:rsidP="009048F4">
      <w:hyperlink r:id="rId230" w:history="1">
        <w:r>
          <w:rPr>
            <w:rStyle w:val="Hyperlink"/>
          </w:rPr>
          <w:t>R1-2507091</w:t>
        </w:r>
      </w:hyperlink>
      <w:r w:rsidR="009048F4" w:rsidRPr="00982845">
        <w:tab/>
        <w:t>Correction on determination of power control adjustment state for UL transmission</w:t>
      </w:r>
      <w:r w:rsidR="009048F4" w:rsidRPr="00982845">
        <w:tab/>
        <w:t>CATT</w:t>
      </w:r>
    </w:p>
    <w:p w14:paraId="009E614E" w14:textId="61FA0597" w:rsidR="009048F4" w:rsidRPr="00982845" w:rsidRDefault="004710F9" w:rsidP="009048F4">
      <w:hyperlink r:id="rId231" w:history="1">
        <w:r>
          <w:rPr>
            <w:rStyle w:val="Hyperlink"/>
          </w:rPr>
          <w:t>R1-2507092</w:t>
        </w:r>
      </w:hyperlink>
      <w:r w:rsidR="009048F4" w:rsidRPr="00982845">
        <w:tab/>
        <w:t>Correction on determination of power control parameters during link recovery procedures</w:t>
      </w:r>
      <w:r w:rsidR="009048F4" w:rsidRPr="00982845">
        <w:tab/>
        <w:t>CATT</w:t>
      </w:r>
    </w:p>
    <w:p w14:paraId="57078D2E" w14:textId="7D9F068D" w:rsidR="009048F4" w:rsidRPr="00982845" w:rsidRDefault="004710F9" w:rsidP="009048F4">
      <w:hyperlink r:id="rId232" w:history="1">
        <w:r>
          <w:rPr>
            <w:rStyle w:val="Hyperlink"/>
          </w:rPr>
          <w:t>R1-2507093</w:t>
        </w:r>
      </w:hyperlink>
      <w:r w:rsidR="009048F4" w:rsidRPr="00982845">
        <w:tab/>
        <w:t>Draft CR on determination of cyclic shift for PRACH transmission in 2TA</w:t>
      </w:r>
      <w:r w:rsidR="009048F4" w:rsidRPr="00982845">
        <w:tab/>
        <w:t>CATT</w:t>
      </w:r>
    </w:p>
    <w:p w14:paraId="57BFFF1E" w14:textId="6A965CE8" w:rsidR="009048F4" w:rsidRPr="00982845" w:rsidRDefault="004710F9" w:rsidP="009048F4">
      <w:hyperlink r:id="rId233" w:history="1">
        <w:r>
          <w:rPr>
            <w:rStyle w:val="Hyperlink"/>
          </w:rPr>
          <w:t>R1-2507132</w:t>
        </w:r>
      </w:hyperlink>
      <w:r w:rsidR="009048F4" w:rsidRPr="00982845">
        <w:tab/>
        <w:t>Draft CR for priority formula for doppler codebook</w:t>
      </w:r>
      <w:r w:rsidR="009048F4" w:rsidRPr="00982845">
        <w:tab/>
        <w:t>OPPO</w:t>
      </w:r>
    </w:p>
    <w:p w14:paraId="7BAB0C4B" w14:textId="2C1012F5" w:rsidR="009048F4" w:rsidRPr="00982845" w:rsidRDefault="004710F9" w:rsidP="009048F4">
      <w:hyperlink r:id="rId234" w:history="1">
        <w:r>
          <w:rPr>
            <w:rStyle w:val="Hyperlink"/>
          </w:rPr>
          <w:t>R1-2507133</w:t>
        </w:r>
      </w:hyperlink>
      <w:r w:rsidR="009048F4" w:rsidRPr="00982845">
        <w:tab/>
        <w:t>Draft CR for RACH-less handover</w:t>
      </w:r>
      <w:r w:rsidR="009048F4" w:rsidRPr="00982845">
        <w:tab/>
        <w:t>OPPO</w:t>
      </w:r>
    </w:p>
    <w:p w14:paraId="6C0396C0" w14:textId="6EC0629E" w:rsidR="009048F4" w:rsidRPr="00982845" w:rsidRDefault="004710F9" w:rsidP="009048F4">
      <w:hyperlink r:id="rId235" w:history="1">
        <w:r>
          <w:rPr>
            <w:rStyle w:val="Hyperlink"/>
          </w:rPr>
          <w:t>R1-2507194</w:t>
        </w:r>
      </w:hyperlink>
      <w:r w:rsidR="009048F4" w:rsidRPr="00982845">
        <w:tab/>
        <w:t>UE features for positioning SRS frequency hopping for RedCap UE</w:t>
      </w:r>
      <w:r w:rsidR="009048F4" w:rsidRPr="00982845">
        <w:tab/>
        <w:t>ZTE Corporation, Sanechips</w:t>
      </w:r>
    </w:p>
    <w:p w14:paraId="60BB272E" w14:textId="170F33FB" w:rsidR="009048F4" w:rsidRPr="00982845" w:rsidRDefault="004710F9" w:rsidP="009048F4">
      <w:hyperlink r:id="rId236" w:history="1">
        <w:r>
          <w:rPr>
            <w:rStyle w:val="Hyperlink"/>
          </w:rPr>
          <w:t>R1-2507200</w:t>
        </w:r>
      </w:hyperlink>
      <w:r w:rsidR="009048F4" w:rsidRPr="00982845">
        <w:tab/>
        <w:t>Draft CR on Type-2 HARQ-ACK codebook for sidelink</w:t>
      </w:r>
      <w:r w:rsidR="009048F4" w:rsidRPr="00982845">
        <w:tab/>
        <w:t>ZTE Corporation, Sanechips</w:t>
      </w:r>
    </w:p>
    <w:p w14:paraId="06DAEB0D" w14:textId="50164E7F" w:rsidR="009048F4" w:rsidRPr="00982845" w:rsidRDefault="004710F9" w:rsidP="009048F4">
      <w:hyperlink r:id="rId237" w:history="1">
        <w:r>
          <w:rPr>
            <w:rStyle w:val="Hyperlink"/>
          </w:rPr>
          <w:t>R1-2507310</w:t>
        </w:r>
      </w:hyperlink>
      <w:r w:rsidR="009048F4" w:rsidRPr="00982845">
        <w:tab/>
        <w:t>Draft CR for TS 38.213 on RACH-less handover LS</w:t>
      </w:r>
      <w:r w:rsidR="009048F4" w:rsidRPr="00982845">
        <w:tab/>
        <w:t>NEC</w:t>
      </w:r>
    </w:p>
    <w:p w14:paraId="17781550" w14:textId="0A8968CB" w:rsidR="009048F4" w:rsidRPr="00982845" w:rsidRDefault="004710F9" w:rsidP="009048F4">
      <w:hyperlink r:id="rId238" w:history="1">
        <w:r>
          <w:rPr>
            <w:rStyle w:val="Hyperlink"/>
          </w:rPr>
          <w:t>R1-2507314</w:t>
        </w:r>
      </w:hyperlink>
      <w:r w:rsidR="009048F4" w:rsidRPr="00982845">
        <w:tab/>
        <w:t>Corrections on Type-2 HARQ-ACK codebook in Rel-17</w:t>
      </w:r>
      <w:r w:rsidR="009048F4" w:rsidRPr="00982845">
        <w:tab/>
        <w:t>NEC</w:t>
      </w:r>
    </w:p>
    <w:p w14:paraId="74D64B64" w14:textId="0B634ADA" w:rsidR="009048F4" w:rsidRPr="00982845" w:rsidRDefault="004710F9" w:rsidP="009048F4">
      <w:hyperlink r:id="rId239" w:history="1">
        <w:r>
          <w:rPr>
            <w:rStyle w:val="Hyperlink"/>
          </w:rPr>
          <w:t>R1-2507317</w:t>
        </w:r>
      </w:hyperlink>
      <w:r w:rsidR="009048F4" w:rsidRPr="00982845">
        <w:tab/>
        <w:t>Draft CR on priority formula for predicted CSI in TS38.214</w:t>
      </w:r>
      <w:r w:rsidR="009048F4" w:rsidRPr="00982845">
        <w:tab/>
        <w:t>NEC</w:t>
      </w:r>
    </w:p>
    <w:p w14:paraId="5C173768" w14:textId="0869BCB8" w:rsidR="009048F4" w:rsidRPr="00982845" w:rsidRDefault="004710F9" w:rsidP="009048F4">
      <w:hyperlink r:id="rId240" w:history="1">
        <w:r>
          <w:rPr>
            <w:rStyle w:val="Hyperlink"/>
          </w:rPr>
          <w:t>R1-2507318</w:t>
        </w:r>
      </w:hyperlink>
      <w:r w:rsidR="009048F4" w:rsidRPr="00982845">
        <w:tab/>
        <w:t>Draft CR on PUSCH ports mapping for multi-panel SFN in TS38.214</w:t>
      </w:r>
      <w:r w:rsidR="009048F4" w:rsidRPr="00982845">
        <w:tab/>
        <w:t>NEC</w:t>
      </w:r>
    </w:p>
    <w:p w14:paraId="01B58932" w14:textId="3E8E15FB" w:rsidR="009048F4" w:rsidRPr="00982845" w:rsidRDefault="004710F9" w:rsidP="009048F4">
      <w:hyperlink r:id="rId241" w:history="1">
        <w:r>
          <w:rPr>
            <w:rStyle w:val="Hyperlink"/>
          </w:rPr>
          <w:t>R1-2507319</w:t>
        </w:r>
      </w:hyperlink>
      <w:r w:rsidR="009048F4" w:rsidRPr="00982845">
        <w:tab/>
        <w:t>Draft CR on SRS ports mapping in one symbol in TS38.214</w:t>
      </w:r>
      <w:r w:rsidR="009048F4" w:rsidRPr="00982845">
        <w:tab/>
        <w:t>NEC</w:t>
      </w:r>
    </w:p>
    <w:p w14:paraId="2C5CF2AC" w14:textId="2FA30704" w:rsidR="009048F4" w:rsidRPr="00982845" w:rsidRDefault="004710F9" w:rsidP="009048F4">
      <w:hyperlink r:id="rId242" w:history="1">
        <w:r>
          <w:rPr>
            <w:rStyle w:val="Hyperlink"/>
          </w:rPr>
          <w:t>R1-2507340</w:t>
        </w:r>
      </w:hyperlink>
      <w:r w:rsidR="009048F4" w:rsidRPr="00982845">
        <w:tab/>
        <w:t>Correction to the RedCap HD-UE PRACH vs. DL RS prioritization procedure</w:t>
      </w:r>
      <w:r w:rsidR="009048F4" w:rsidRPr="00982845">
        <w:tab/>
        <w:t>Nokia</w:t>
      </w:r>
    </w:p>
    <w:p w14:paraId="04D66A1C" w14:textId="07CC7D53" w:rsidR="009048F4" w:rsidRPr="00982845" w:rsidRDefault="004710F9" w:rsidP="009048F4">
      <w:hyperlink r:id="rId243" w:history="1">
        <w:r>
          <w:rPr>
            <w:rStyle w:val="Hyperlink"/>
          </w:rPr>
          <w:t>R1-2507349</w:t>
        </w:r>
      </w:hyperlink>
      <w:r w:rsidR="009048F4" w:rsidRPr="00982845">
        <w:tab/>
        <w:t>On per-band capabilities for inter-frequency LTM</w:t>
      </w:r>
      <w:r w:rsidR="009048F4" w:rsidRPr="00982845">
        <w:tab/>
        <w:t>Ericsson</w:t>
      </w:r>
    </w:p>
    <w:p w14:paraId="30B17270" w14:textId="3CBBB950" w:rsidR="009048F4" w:rsidRPr="00982845" w:rsidRDefault="004710F9" w:rsidP="009048F4">
      <w:hyperlink r:id="rId244" w:history="1">
        <w:r>
          <w:rPr>
            <w:rStyle w:val="Hyperlink"/>
          </w:rPr>
          <w:t>R1-2507351</w:t>
        </w:r>
      </w:hyperlink>
      <w:r w:rsidR="009048F4" w:rsidRPr="00982845">
        <w:tab/>
        <w:t>Draft CR on HARQ-ACK bit ordering for multi-PDSCH scheduling</w:t>
      </w:r>
      <w:r w:rsidR="009048F4" w:rsidRPr="00982845">
        <w:tab/>
        <w:t>LG Electronics, Xiaomi</w:t>
      </w:r>
    </w:p>
    <w:p w14:paraId="22800A5B" w14:textId="0DEF2B9F" w:rsidR="009048F4" w:rsidRPr="00982845" w:rsidRDefault="004710F9" w:rsidP="009048F4">
      <w:hyperlink r:id="rId245" w:history="1">
        <w:r>
          <w:rPr>
            <w:rStyle w:val="Hyperlink"/>
          </w:rPr>
          <w:t>R1-2507448</w:t>
        </w:r>
      </w:hyperlink>
      <w:r w:rsidR="009048F4" w:rsidRPr="00982845">
        <w:tab/>
        <w:t>Aperiodic SRS Frequency Hopping Discussion</w:t>
      </w:r>
      <w:r w:rsidR="009048F4" w:rsidRPr="00982845">
        <w:tab/>
        <w:t>Ofinno</w:t>
      </w:r>
    </w:p>
    <w:p w14:paraId="251A0C78" w14:textId="4E06956E" w:rsidR="009048F4" w:rsidRPr="00982845" w:rsidRDefault="004710F9" w:rsidP="009048F4">
      <w:hyperlink r:id="rId246" w:history="1">
        <w:r>
          <w:rPr>
            <w:rStyle w:val="Hyperlink"/>
          </w:rPr>
          <w:t>R1-2507449</w:t>
        </w:r>
      </w:hyperlink>
      <w:r w:rsidR="009048F4" w:rsidRPr="00982845">
        <w:tab/>
        <w:t>Draft CR on AP positioning SRS frequency hopping</w:t>
      </w:r>
      <w:r w:rsidR="009048F4" w:rsidRPr="00982845">
        <w:tab/>
        <w:t>Ofinno</w:t>
      </w:r>
    </w:p>
    <w:p w14:paraId="735D0F0A" w14:textId="47DBC703" w:rsidR="009048F4" w:rsidRPr="00982845" w:rsidRDefault="004710F9" w:rsidP="009048F4">
      <w:hyperlink r:id="rId247" w:history="1">
        <w:r>
          <w:rPr>
            <w:rStyle w:val="Hyperlink"/>
          </w:rPr>
          <w:t>R1-2507450</w:t>
        </w:r>
      </w:hyperlink>
      <w:r w:rsidR="009048F4" w:rsidRPr="00982845">
        <w:tab/>
        <w:t>Sequence generation for uplink DM-RS in NTN RACH-less HO or RACH-less LTM in TS 38.211</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Ofinno</w:t>
      </w:r>
    </w:p>
    <w:p w14:paraId="5416DC5B" w14:textId="6268A1FB" w:rsidR="009048F4" w:rsidRPr="00982845" w:rsidRDefault="004710F9" w:rsidP="009048F4">
      <w:hyperlink r:id="rId248" w:history="1">
        <w:r>
          <w:rPr>
            <w:rStyle w:val="Hyperlink"/>
          </w:rPr>
          <w:t>R1-2507451</w:t>
        </w:r>
      </w:hyperlink>
      <w:r w:rsidR="009048F4" w:rsidRPr="00982845">
        <w:tab/>
        <w:t>Draft CR on PDCCH skipping after successful RAR reception in a contention-free random access</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Ofinno</w:t>
      </w:r>
    </w:p>
    <w:p w14:paraId="0C10744A" w14:textId="3FBC15E2" w:rsidR="009048F4" w:rsidRPr="00982845" w:rsidRDefault="004710F9" w:rsidP="009048F4">
      <w:hyperlink r:id="rId249" w:history="1">
        <w:r>
          <w:rPr>
            <w:rStyle w:val="Hyperlink"/>
          </w:rPr>
          <w:t>R1-2507514</w:t>
        </w:r>
      </w:hyperlink>
      <w:r w:rsidR="009048F4" w:rsidRPr="00982845">
        <w:tab/>
        <w:t>Draft CR on TDCP Report Configuration</w:t>
      </w:r>
      <w:r w:rsidR="009048F4" w:rsidRPr="00982845">
        <w:tab/>
        <w:t>Google</w:t>
      </w:r>
    </w:p>
    <w:p w14:paraId="6E49FD91" w14:textId="54600023" w:rsidR="009048F4" w:rsidRPr="00982845" w:rsidRDefault="004710F9" w:rsidP="009048F4">
      <w:hyperlink r:id="rId250" w:history="1">
        <w:r>
          <w:rPr>
            <w:rStyle w:val="Hyperlink"/>
          </w:rPr>
          <w:t>R1-2507563</w:t>
        </w:r>
      </w:hyperlink>
      <w:r w:rsidR="009048F4" w:rsidRPr="00982845">
        <w:tab/>
        <w:t>Discussions on CSI-RS resources counting for beam management</w:t>
      </w:r>
      <w:r w:rsidR="009048F4" w:rsidRPr="00982845">
        <w:tab/>
        <w:t>Sharp</w:t>
      </w:r>
    </w:p>
    <w:p w14:paraId="279196D8" w14:textId="322E03B8" w:rsidR="009048F4" w:rsidRPr="00982845" w:rsidRDefault="004710F9" w:rsidP="009048F4">
      <w:hyperlink r:id="rId251" w:history="1">
        <w:r>
          <w:rPr>
            <w:rStyle w:val="Hyperlink"/>
          </w:rPr>
          <w:t>R1-2507564</w:t>
        </w:r>
      </w:hyperlink>
      <w:r w:rsidR="009048F4" w:rsidRPr="00982845">
        <w:tab/>
        <w:t>Draft CR on CSI-RS resources counting for beam management</w:t>
      </w:r>
      <w:r w:rsidR="009048F4" w:rsidRPr="00982845">
        <w:tab/>
        <w:t>Sharp</w:t>
      </w:r>
    </w:p>
    <w:p w14:paraId="175496FE" w14:textId="7CC04F7F" w:rsidR="009048F4" w:rsidRPr="00982845" w:rsidRDefault="004710F9" w:rsidP="009048F4">
      <w:hyperlink r:id="rId252" w:history="1">
        <w:r>
          <w:rPr>
            <w:rStyle w:val="Hyperlink"/>
          </w:rPr>
          <w:t>R1-2507565</w:t>
        </w:r>
      </w:hyperlink>
      <w:r w:rsidR="009048F4" w:rsidRPr="00982845">
        <w:tab/>
        <w:t>Discussions on CSI report priority and CPU occupation for P3 procedure</w:t>
      </w:r>
      <w:r w:rsidR="009048F4" w:rsidRPr="00982845">
        <w:tab/>
        <w:t>Sharp</w:t>
      </w:r>
    </w:p>
    <w:bookmarkStart w:id="231" w:name="_Hlk211508924"/>
    <w:p w14:paraId="23313C6E" w14:textId="3646923A" w:rsidR="009048F4" w:rsidRDefault="004710F9" w:rsidP="009048F4">
      <w:r>
        <w:rPr>
          <w:color w:val="0000FF"/>
          <w:highlight w:val="green"/>
        </w:rPr>
        <w:fldChar w:fldCharType="begin"/>
      </w:r>
      <w:r w:rsidRPr="004710F9">
        <w:rPr>
          <w:color w:val="0000FF"/>
          <w:highlight w:val="green"/>
        </w:rPr>
        <w:instrText>HYPERLINK "https://www.3gpp.org/ftp/tsg_ran/WG1_RL1/TSGR1_122b/Docs/R1-2507693"</w:instrText>
      </w:r>
      <w:r>
        <w:rPr>
          <w:color w:val="0000FF"/>
          <w:highlight w:val="green"/>
        </w:rPr>
      </w:r>
      <w:r>
        <w:rPr>
          <w:color w:val="0000FF"/>
          <w:highlight w:val="green"/>
        </w:rPr>
        <w:fldChar w:fldCharType="separate"/>
      </w:r>
      <w:r>
        <w:rPr>
          <w:rStyle w:val="Hyperlink"/>
          <w:highlight w:val="green"/>
        </w:rPr>
        <w:t>R1-2507693</w:t>
      </w:r>
      <w:r>
        <w:rPr>
          <w:highlight w:val="green"/>
        </w:rPr>
        <w:fldChar w:fldCharType="end"/>
      </w:r>
      <w:r w:rsidR="009048F4" w:rsidRPr="00982845">
        <w:tab/>
        <w:t>Determination of SSSG index in a newly activated SCell</w:t>
      </w:r>
      <w:r w:rsidR="009048F4" w:rsidRPr="00982845">
        <w:tab/>
        <w:t>Qualcomm Incorporated</w:t>
      </w:r>
      <w:bookmarkEnd w:id="231"/>
    </w:p>
    <w:p w14:paraId="76062190" w14:textId="2CE237AE" w:rsidR="001E080C" w:rsidRDefault="001E080C" w:rsidP="009048F4">
      <w:r w:rsidRPr="001E080C">
        <w:rPr>
          <w:highlight w:val="green"/>
        </w:rPr>
        <w:t>Decision:</w:t>
      </w:r>
      <w:r>
        <w:t xml:space="preserve"> This was endorsed in principle. </w:t>
      </w:r>
      <w:r w:rsidRPr="001E080C">
        <w:t xml:space="preserve">It was stated to comeback with refining the TP for final endorsement. </w:t>
      </w:r>
    </w:p>
    <w:p w14:paraId="075AC1B2" w14:textId="57BFB701" w:rsidR="00C01B74" w:rsidRPr="00982845" w:rsidRDefault="004710F9" w:rsidP="009048F4">
      <w:hyperlink r:id="rId253" w:history="1">
        <w:r>
          <w:rPr>
            <w:rStyle w:val="Hyperlink"/>
          </w:rPr>
          <w:t>R1-2508145</w:t>
        </w:r>
      </w:hyperlink>
      <w:r w:rsidR="00C01B74">
        <w:tab/>
      </w:r>
      <w:r w:rsidR="00C01B74" w:rsidRPr="00C01B74">
        <w:t>draftCR_38213 SSSGSwitch_SCell</w:t>
      </w:r>
      <w:r w:rsidR="00C01B74">
        <w:tab/>
      </w:r>
      <w:r w:rsidR="00C01B74">
        <w:tab/>
        <w:t>Qualcomm</w:t>
      </w:r>
    </w:p>
    <w:p w14:paraId="32E81D9B" w14:textId="51168E2D" w:rsidR="009048F4" w:rsidRDefault="004710F9" w:rsidP="009048F4">
      <w:hyperlink r:id="rId254" w:history="1">
        <w:r>
          <w:rPr>
            <w:rStyle w:val="Hyperlink"/>
          </w:rPr>
          <w:t>R1-2507785</w:t>
        </w:r>
      </w:hyperlink>
      <w:r w:rsidR="009048F4" w:rsidRPr="00982845">
        <w:tab/>
        <w:t>Discussion on UL and DL reciprocity modelling</w:t>
      </w:r>
      <w:r w:rsidR="009048F4" w:rsidRPr="00982845">
        <w:tab/>
        <w:t>Ericsson</w:t>
      </w:r>
    </w:p>
    <w:p w14:paraId="0DC48E64" w14:textId="40AB5BF4" w:rsidR="009048F4" w:rsidRDefault="004710F9" w:rsidP="009048F4">
      <w:hyperlink r:id="rId255" w:history="1">
        <w:r>
          <w:rPr>
            <w:rStyle w:val="Hyperlink"/>
          </w:rPr>
          <w:t>R1-2507786</w:t>
        </w:r>
      </w:hyperlink>
      <w:r w:rsidR="009048F4" w:rsidRPr="00982845">
        <w:tab/>
        <w:t>Draft CR on UL and DL reciprocity modelling</w:t>
      </w:r>
      <w:r w:rsidR="009048F4" w:rsidRPr="00982845">
        <w:tab/>
        <w:t>Ericsson</w:t>
      </w:r>
    </w:p>
    <w:p w14:paraId="37771C7E" w14:textId="2285579D" w:rsidR="00E3496E" w:rsidRDefault="00E3496E" w:rsidP="009048F4">
      <w:r w:rsidRPr="00E3496E">
        <w:rPr>
          <w:b/>
          <w:bCs/>
        </w:rPr>
        <w:t>Decision:</w:t>
      </w:r>
      <w:r>
        <w:t xml:space="preserve"> This was revised to </w:t>
      </w:r>
      <w:hyperlink r:id="rId256" w:history="1">
        <w:r w:rsidR="004710F9">
          <w:rPr>
            <w:rStyle w:val="Hyperlink"/>
          </w:rPr>
          <w:t>R1-2507786</w:t>
        </w:r>
      </w:hyperlink>
      <w:r>
        <w:t>.</w:t>
      </w:r>
    </w:p>
    <w:p w14:paraId="6B017D88" w14:textId="22E91DCF" w:rsidR="00E3496E" w:rsidRDefault="004710F9" w:rsidP="009048F4">
      <w:hyperlink r:id="rId257" w:history="1">
        <w:r>
          <w:rPr>
            <w:rStyle w:val="Hyperlink"/>
          </w:rPr>
          <w:t>R1-2508101</w:t>
        </w:r>
      </w:hyperlink>
      <w:r w:rsidR="00E3496E" w:rsidRPr="00982845">
        <w:tab/>
        <w:t>Draft CR on UL and DL reciprocity modelling</w:t>
      </w:r>
      <w:r w:rsidR="00E3496E" w:rsidRPr="00982845">
        <w:tab/>
        <w:t>Ericsson</w:t>
      </w:r>
    </w:p>
    <w:p w14:paraId="11A9ACF4" w14:textId="743255C0" w:rsidR="00E3496E" w:rsidRDefault="00E3496E" w:rsidP="009048F4">
      <w:bookmarkStart w:id="232" w:name="_Hlk211536440"/>
      <w:r w:rsidRPr="00E3496E">
        <w:rPr>
          <w:b/>
          <w:bCs/>
        </w:rPr>
        <w:t>Decision:</w:t>
      </w:r>
      <w:r>
        <w:t xml:space="preserve"> This is a revision of </w:t>
      </w:r>
      <w:hyperlink r:id="rId258" w:history="1">
        <w:bookmarkEnd w:id="232"/>
        <w:r w:rsidR="004710F9">
          <w:rPr>
            <w:rStyle w:val="Hyperlink"/>
          </w:rPr>
          <w:t>R1-2507786</w:t>
        </w:r>
      </w:hyperlink>
      <w:r>
        <w:t>.</w:t>
      </w:r>
      <w:r w:rsidR="009D34DD">
        <w:t xml:space="preserve"> This is revised to </w:t>
      </w:r>
      <w:r w:rsidR="009D34DD" w:rsidRPr="009D34DD">
        <w:t>R1-2508171</w:t>
      </w:r>
      <w:r w:rsidR="009D34DD">
        <w:t>.</w:t>
      </w:r>
    </w:p>
    <w:p w14:paraId="6DBEEC34" w14:textId="62A3D430" w:rsidR="009D34DD" w:rsidRDefault="004710F9" w:rsidP="009048F4">
      <w:hyperlink r:id="rId259" w:history="1">
        <w:r>
          <w:rPr>
            <w:rStyle w:val="Hyperlink"/>
          </w:rPr>
          <w:t>R1-2508171</w:t>
        </w:r>
      </w:hyperlink>
      <w:r w:rsidR="009D34DD">
        <w:tab/>
      </w:r>
      <w:r w:rsidR="009D34DD" w:rsidRPr="009D34DD">
        <w:t>Draft CR on UL and DL reciprocity modelling</w:t>
      </w:r>
      <w:r w:rsidR="009D34DD" w:rsidRPr="009D34DD">
        <w:tab/>
        <w:t>Ericsson</w:t>
      </w:r>
    </w:p>
    <w:p w14:paraId="74BCFDFE" w14:textId="15A7C2EF" w:rsidR="009D34DD" w:rsidRPr="00982845" w:rsidRDefault="009D34DD" w:rsidP="009048F4">
      <w:r w:rsidRPr="00E3496E">
        <w:rPr>
          <w:b/>
          <w:bCs/>
        </w:rPr>
        <w:t>Decision:</w:t>
      </w:r>
      <w:r>
        <w:t xml:space="preserve"> This is a revision of </w:t>
      </w:r>
      <w:hyperlink r:id="rId260" w:history="1">
        <w:r w:rsidR="004710F9">
          <w:rPr>
            <w:rStyle w:val="Hyperlink"/>
          </w:rPr>
          <w:t>R1-2508101</w:t>
        </w:r>
      </w:hyperlink>
      <w:r w:rsidR="003D6B30">
        <w:t>.</w:t>
      </w:r>
    </w:p>
    <w:p w14:paraId="489745F4" w14:textId="1D84C42F" w:rsidR="009048F4" w:rsidRPr="00982845" w:rsidRDefault="004710F9" w:rsidP="009048F4">
      <w:hyperlink r:id="rId261" w:history="1">
        <w:r>
          <w:rPr>
            <w:rStyle w:val="Hyperlink"/>
          </w:rPr>
          <w:t>R1-2507788</w:t>
        </w:r>
      </w:hyperlink>
      <w:r w:rsidR="009048F4" w:rsidRPr="00982845">
        <w:tab/>
        <w:t>Draft CR on SRI in STxMP SFN non-codebook PUSCH</w:t>
      </w:r>
      <w:r w:rsidR="009048F4" w:rsidRPr="00982845">
        <w:tab/>
        <w:t>NTT DOCOMO, INC.</w:t>
      </w:r>
    </w:p>
    <w:p w14:paraId="6E63813F" w14:textId="681F2B33" w:rsidR="009048F4" w:rsidRPr="00982845" w:rsidRDefault="004710F9" w:rsidP="009048F4">
      <w:hyperlink r:id="rId262" w:history="1">
        <w:r>
          <w:rPr>
            <w:rStyle w:val="Hyperlink"/>
          </w:rPr>
          <w:t>R1-2507789</w:t>
        </w:r>
      </w:hyperlink>
      <w:r w:rsidR="009048F4" w:rsidRPr="00982845">
        <w:tab/>
        <w:t>Draft CR on SRI in STxMP SFN non-codebook PUSCH</w:t>
      </w:r>
      <w:r w:rsidR="009048F4" w:rsidRPr="00982845">
        <w:tab/>
        <w:t>NTT DOCOMO, INC.</w:t>
      </w:r>
    </w:p>
    <w:p w14:paraId="7A624565" w14:textId="76902820" w:rsidR="009048F4" w:rsidRDefault="004710F9" w:rsidP="009048F4">
      <w:hyperlink r:id="rId263" w:history="1">
        <w:r>
          <w:rPr>
            <w:rStyle w:val="Hyperlink"/>
          </w:rPr>
          <w:t>R1-2507870</w:t>
        </w:r>
      </w:hyperlink>
      <w:r w:rsidR="009048F4" w:rsidRPr="00982845">
        <w:tab/>
        <w:t>Draft CR on simultaneous BWP operation for LTM PRACH and legacy BWP operation</w:t>
      </w:r>
      <w:r w:rsidR="009048F4" w:rsidRPr="00982845">
        <w:tab/>
        <w:t>MediaTek Inc.</w:t>
      </w:r>
    </w:p>
    <w:p w14:paraId="22D6237A" w14:textId="77777777" w:rsidR="00FA7E84" w:rsidRPr="00B622DC" w:rsidRDefault="00FA7E84" w:rsidP="00FA7E84">
      <w:pPr>
        <w:rPr>
          <w:b/>
          <w:bCs/>
          <w:lang w:eastAsia="zh-TW"/>
        </w:rPr>
      </w:pPr>
      <w:r w:rsidRPr="00B622DC">
        <w:rPr>
          <w:b/>
          <w:bCs/>
          <w:lang w:eastAsia="zh-TW"/>
        </w:rPr>
        <w:t>Conclusion:</w:t>
      </w:r>
    </w:p>
    <w:p w14:paraId="0C1BC6CE" w14:textId="77777777" w:rsidR="00FA7E84" w:rsidRDefault="00FA7E84" w:rsidP="00FA7E84">
      <w:pPr>
        <w:rPr>
          <w:bCs/>
        </w:rPr>
      </w:pPr>
      <w:r>
        <w:rPr>
          <w:lang w:eastAsia="zh-TW"/>
        </w:rPr>
        <w:t>It is RAN1 common understanding that LTM PRACH triggered by PDCCH order outside active BWP and legacy BWP change operation do not run simultaneously</w:t>
      </w:r>
      <w:r>
        <w:rPr>
          <w:rFonts w:hint="eastAsia"/>
          <w:lang w:eastAsia="zh-TW"/>
        </w:rPr>
        <w:t xml:space="preserve"> in the same band</w:t>
      </w:r>
      <w:r>
        <w:rPr>
          <w:lang w:eastAsia="zh-TW"/>
        </w:rPr>
        <w:t>.</w:t>
      </w:r>
    </w:p>
    <w:p w14:paraId="270D291B" w14:textId="55FE58B8" w:rsidR="009048F4" w:rsidRPr="00982845" w:rsidRDefault="004710F9" w:rsidP="009048F4">
      <w:pPr>
        <w:rPr>
          <w:rFonts w:eastAsia="DengXian"/>
          <w:color w:val="AEAAAA"/>
          <w:lang w:eastAsia="zh-CN"/>
        </w:rPr>
      </w:pPr>
      <w:hyperlink r:id="rId264" w:history="1">
        <w:r>
          <w:rPr>
            <w:rStyle w:val="Hyperlink"/>
          </w:rPr>
          <w:t>R1-2507891</w:t>
        </w:r>
      </w:hyperlink>
      <w:r w:rsidR="009048F4" w:rsidRPr="00982845">
        <w:rPr>
          <w:color w:val="AEAAAA"/>
        </w:rPr>
        <w:tab/>
        <w:t>Draft Rel-18 CR for RACH-less handover</w:t>
      </w:r>
      <w:r w:rsidR="009048F4" w:rsidRPr="00982845">
        <w:rPr>
          <w:color w:val="AEAAAA"/>
        </w:rPr>
        <w:tab/>
        <w:t>Ericsson</w:t>
      </w:r>
    </w:p>
    <w:p w14:paraId="3EEEBC90" w14:textId="77777777" w:rsidR="009048F4" w:rsidRPr="00982845" w:rsidRDefault="009048F4" w:rsidP="009048F4">
      <w:pPr>
        <w:rPr>
          <w:rFonts w:eastAsia="DengXian"/>
          <w:color w:val="AEAAAA"/>
          <w:lang w:eastAsia="zh-CN"/>
        </w:rPr>
      </w:pPr>
      <w:r w:rsidRPr="00982845">
        <w:rPr>
          <w:rFonts w:eastAsia="DengXian"/>
          <w:color w:val="AEAAAA"/>
          <w:lang w:eastAsia="zh-CN"/>
        </w:rPr>
        <w:tab/>
      </w:r>
      <w:r w:rsidRPr="00982845">
        <w:rPr>
          <w:rFonts w:eastAsia="DengXian"/>
          <w:color w:val="AEAAAA"/>
          <w:lang w:eastAsia="zh-CN"/>
        </w:rPr>
        <w:tab/>
      </w:r>
      <w:r w:rsidRPr="00982845">
        <w:rPr>
          <w:rFonts w:eastAsia="DengXian"/>
          <w:color w:val="AEAAAA"/>
          <w:highlight w:val="yellow"/>
          <w:lang w:eastAsia="zh-CN"/>
        </w:rPr>
        <w:t>(Withdrawn)</w:t>
      </w:r>
    </w:p>
    <w:p w14:paraId="67C4AC4A" w14:textId="067B264D" w:rsidR="009048F4" w:rsidRPr="00982845" w:rsidRDefault="004710F9" w:rsidP="009048F4">
      <w:pPr>
        <w:rPr>
          <w:rFonts w:eastAsia="DengXian"/>
          <w:color w:val="AEAAAA"/>
          <w:lang w:eastAsia="zh-CN"/>
        </w:rPr>
      </w:pPr>
      <w:hyperlink r:id="rId265" w:history="1">
        <w:r>
          <w:rPr>
            <w:rStyle w:val="Hyperlink"/>
          </w:rPr>
          <w:t>R1-2507892</w:t>
        </w:r>
      </w:hyperlink>
      <w:r w:rsidR="009048F4" w:rsidRPr="00982845">
        <w:rPr>
          <w:color w:val="AEAAAA"/>
        </w:rPr>
        <w:tab/>
        <w:t>Draft Rel-19 CR for RACH-less handover</w:t>
      </w:r>
      <w:r w:rsidR="009048F4" w:rsidRPr="00982845">
        <w:rPr>
          <w:color w:val="AEAAAA"/>
        </w:rPr>
        <w:tab/>
        <w:t>Ericsson</w:t>
      </w:r>
    </w:p>
    <w:p w14:paraId="7F1273C3" w14:textId="77777777" w:rsidR="009048F4" w:rsidRPr="00982845" w:rsidRDefault="009048F4" w:rsidP="009048F4">
      <w:pPr>
        <w:ind w:left="720" w:firstLine="720"/>
        <w:rPr>
          <w:rFonts w:eastAsia="DengXian"/>
          <w:color w:val="AEAAAA"/>
          <w:lang w:eastAsia="zh-CN"/>
        </w:rPr>
      </w:pPr>
      <w:r w:rsidRPr="00982845">
        <w:rPr>
          <w:rFonts w:eastAsia="DengXian"/>
          <w:color w:val="AEAAAA"/>
          <w:highlight w:val="yellow"/>
          <w:lang w:eastAsia="zh-CN"/>
        </w:rPr>
        <w:t>(Withdrawn)</w:t>
      </w:r>
    </w:p>
    <w:p w14:paraId="01EFFABA" w14:textId="0101419F" w:rsidR="009048F4" w:rsidRPr="00982845" w:rsidRDefault="004710F9" w:rsidP="009048F4">
      <w:hyperlink r:id="rId266" w:history="1">
        <w:r>
          <w:rPr>
            <w:rStyle w:val="Hyperlink"/>
          </w:rPr>
          <w:t>R1-2507893</w:t>
        </w:r>
      </w:hyperlink>
      <w:r w:rsidR="009048F4" w:rsidRPr="00982845">
        <w:tab/>
        <w:t>Draft Rel-18 CR for RACH-less handover</w:t>
      </w:r>
      <w:r w:rsidR="009048F4" w:rsidRPr="00982845">
        <w:tab/>
        <w:t>Ericsson</w:t>
      </w:r>
    </w:p>
    <w:p w14:paraId="6E7260D9" w14:textId="69FAF297" w:rsidR="009048F4" w:rsidRPr="00982845" w:rsidRDefault="004710F9" w:rsidP="009048F4">
      <w:hyperlink r:id="rId267" w:history="1">
        <w:r>
          <w:rPr>
            <w:rStyle w:val="Hyperlink"/>
          </w:rPr>
          <w:t>R1-2507894</w:t>
        </w:r>
      </w:hyperlink>
      <w:r w:rsidR="009048F4" w:rsidRPr="00982845">
        <w:tab/>
        <w:t>Draft Rel-19 CR for RACH-less handover</w:t>
      </w:r>
      <w:r w:rsidR="009048F4" w:rsidRPr="00982845">
        <w:tab/>
        <w:t>Ericsson</w:t>
      </w:r>
    </w:p>
    <w:p w14:paraId="34FA5647" w14:textId="38C357DC" w:rsidR="009048F4" w:rsidRPr="00982845" w:rsidRDefault="004710F9" w:rsidP="009048F4">
      <w:hyperlink r:id="rId268" w:history="1">
        <w:r>
          <w:rPr>
            <w:rStyle w:val="Hyperlink"/>
          </w:rPr>
          <w:t>R1-2507912</w:t>
        </w:r>
      </w:hyperlink>
      <w:r w:rsidR="009048F4" w:rsidRPr="00982845">
        <w:tab/>
        <w:t>Discussion on aperiodic SRS with frequency hopping</w:t>
      </w:r>
      <w:r w:rsidR="009048F4" w:rsidRPr="00982845">
        <w:tab/>
        <w:t>Huawei, HiSilicon</w:t>
      </w:r>
    </w:p>
    <w:p w14:paraId="02CCAC80" w14:textId="4184E8B9" w:rsidR="009048F4" w:rsidRDefault="004710F9" w:rsidP="009048F4">
      <w:hyperlink r:id="rId269" w:history="1">
        <w:r>
          <w:rPr>
            <w:rStyle w:val="Hyperlink"/>
          </w:rPr>
          <w:t>R1-2507913</w:t>
        </w:r>
      </w:hyperlink>
      <w:r w:rsidR="009048F4" w:rsidRPr="00982845">
        <w:tab/>
        <w:t>DraftCR on correction to aperiodic SRS with frequency hopping</w:t>
      </w:r>
      <w:r w:rsidR="009048F4" w:rsidRPr="00982845">
        <w:tab/>
        <w:t>Huawei, HiSilicon</w:t>
      </w:r>
    </w:p>
    <w:p w14:paraId="4CBC6E1B" w14:textId="4CCBB964" w:rsidR="0025699B" w:rsidRDefault="00E3421C" w:rsidP="009048F4">
      <w:r w:rsidRPr="00E3421C">
        <w:rPr>
          <w:b/>
          <w:bCs/>
        </w:rPr>
        <w:t xml:space="preserve">Decision: </w:t>
      </w:r>
      <w:r>
        <w:t xml:space="preserve">This was revised to </w:t>
      </w:r>
      <w:hyperlink r:id="rId270" w:history="1">
        <w:r w:rsidR="004710F9">
          <w:rPr>
            <w:rStyle w:val="Hyperlink"/>
          </w:rPr>
          <w:t>R1-2508126</w:t>
        </w:r>
      </w:hyperlink>
      <w:r w:rsidR="00817989">
        <w:t>.</w:t>
      </w:r>
    </w:p>
    <w:p w14:paraId="2D183C03" w14:textId="75605278" w:rsidR="00E3421C" w:rsidRDefault="004710F9" w:rsidP="009048F4">
      <w:hyperlink r:id="rId271" w:history="1">
        <w:r>
          <w:rPr>
            <w:rStyle w:val="Hyperlink"/>
            <w:highlight w:val="green"/>
          </w:rPr>
          <w:t>R1-2508126</w:t>
        </w:r>
      </w:hyperlink>
      <w:r w:rsidR="00E3421C">
        <w:tab/>
      </w:r>
      <w:r w:rsidR="00E3421C" w:rsidRPr="00E3421C">
        <w:t>DraftCR on correction to aperiodic SRS with frequency hopping</w:t>
      </w:r>
      <w:r w:rsidR="00E3421C">
        <w:tab/>
      </w:r>
      <w:r w:rsidR="00E3421C" w:rsidRPr="00E3421C">
        <w:t>Huawei, HiSilicon, Ofinno, Samsung</w:t>
      </w:r>
    </w:p>
    <w:p w14:paraId="4A859E7A" w14:textId="446C043D" w:rsidR="00E3421C" w:rsidRDefault="00E3421C" w:rsidP="009048F4">
      <w:r w:rsidRPr="00E3421C">
        <w:rPr>
          <w:b/>
          <w:bCs/>
        </w:rPr>
        <w:t xml:space="preserve">Decision: </w:t>
      </w:r>
      <w:r>
        <w:t xml:space="preserve">This is the revision of </w:t>
      </w:r>
      <w:hyperlink r:id="rId272" w:history="1">
        <w:r w:rsidR="004710F9">
          <w:rPr>
            <w:rStyle w:val="Hyperlink"/>
          </w:rPr>
          <w:t>R1-2507913</w:t>
        </w:r>
      </w:hyperlink>
      <w:r>
        <w:t>. This was endorsed.</w:t>
      </w:r>
    </w:p>
    <w:p w14:paraId="0CA55A07" w14:textId="3AF93C3B" w:rsidR="00E3421C" w:rsidRDefault="004710F9" w:rsidP="009048F4">
      <w:hyperlink r:id="rId273" w:history="1">
        <w:r w:rsidRPr="00991491">
          <w:rPr>
            <w:rStyle w:val="Hyperlink"/>
            <w:highlight w:val="green"/>
          </w:rPr>
          <w:t>R1-2508135</w:t>
        </w:r>
      </w:hyperlink>
      <w:r w:rsidR="00E3421C">
        <w:tab/>
      </w:r>
      <w:r w:rsidR="00E3421C" w:rsidRPr="00E3421C">
        <w:t>Correction to aperiodic SRS with frequency hopping</w:t>
      </w:r>
      <w:r w:rsidR="00E3421C">
        <w:tab/>
      </w:r>
      <w:r w:rsidR="00E3421C" w:rsidRPr="00E3421C">
        <w:t>Huawei, HiSilicon, Ofinno, Samsung</w:t>
      </w:r>
      <w:r w:rsidR="0025699B">
        <w:t xml:space="preserve">, </w:t>
      </w:r>
      <w:r w:rsidR="0025699B" w:rsidRPr="0025699B">
        <w:t>ZTE Corporation, Sanechips</w:t>
      </w:r>
    </w:p>
    <w:p w14:paraId="30B3E2E0" w14:textId="1C1581C3" w:rsidR="00991491" w:rsidRDefault="00991491" w:rsidP="009048F4">
      <w:r w:rsidRPr="00991491">
        <w:rPr>
          <w:b/>
          <w:bCs/>
        </w:rPr>
        <w:t xml:space="preserve">Decision: </w:t>
      </w:r>
      <w:r>
        <w:t>This was agreed.</w:t>
      </w:r>
    </w:p>
    <w:p w14:paraId="5B106B88" w14:textId="798774EB" w:rsidR="00E3421C" w:rsidRDefault="004710F9" w:rsidP="009048F4">
      <w:hyperlink r:id="rId274" w:history="1">
        <w:r>
          <w:rPr>
            <w:rStyle w:val="Hyperlink"/>
          </w:rPr>
          <w:t>R1-2508136</w:t>
        </w:r>
      </w:hyperlink>
      <w:r w:rsidR="00E3421C">
        <w:tab/>
      </w:r>
      <w:r w:rsidR="00E3421C" w:rsidRPr="00E3421C">
        <w:t>Correction to aperiodic SRS with frequency hopping</w:t>
      </w:r>
      <w:r w:rsidR="00E3421C">
        <w:tab/>
      </w:r>
      <w:r w:rsidR="0025699B" w:rsidRPr="0025699B">
        <w:t>Huawei, HiSilicon, Ofinno, Samsung, ZTE Corporation, Sanechips</w:t>
      </w:r>
    </w:p>
    <w:p w14:paraId="62468E62" w14:textId="4098651B" w:rsidR="00991491" w:rsidRPr="00982845" w:rsidRDefault="00991491" w:rsidP="009048F4">
      <w:r w:rsidRPr="00991491">
        <w:rPr>
          <w:b/>
          <w:bCs/>
        </w:rPr>
        <w:t xml:space="preserve">Decision: </w:t>
      </w:r>
      <w:r>
        <w:t>This was agreed.</w:t>
      </w:r>
    </w:p>
    <w:p w14:paraId="010261A7" w14:textId="16470D29" w:rsidR="009048F4" w:rsidRPr="00982845" w:rsidRDefault="004710F9" w:rsidP="009048F4">
      <w:hyperlink r:id="rId275" w:history="1">
        <w:r>
          <w:rPr>
            <w:rStyle w:val="Hyperlink"/>
          </w:rPr>
          <w:t>R1-2507914</w:t>
        </w:r>
      </w:hyperlink>
      <w:r w:rsidR="009048F4" w:rsidRPr="00982845">
        <w:tab/>
        <w:t>Discussion on UE capabilities for UTW</w:t>
      </w:r>
      <w:r w:rsidR="009048F4" w:rsidRPr="00982845">
        <w:tab/>
        <w:t>Huawei, HiSilicon</w:t>
      </w:r>
    </w:p>
    <w:p w14:paraId="5368EB28" w14:textId="63FFFB46" w:rsidR="009048F4" w:rsidRPr="00982845" w:rsidRDefault="004710F9" w:rsidP="009048F4">
      <w:hyperlink r:id="rId276" w:history="1">
        <w:r>
          <w:rPr>
            <w:rStyle w:val="Hyperlink"/>
          </w:rPr>
          <w:t>R1-2507921</w:t>
        </w:r>
      </w:hyperlink>
      <w:r w:rsidR="009048F4" w:rsidRPr="00982845">
        <w:tab/>
        <w:t>Correction to L1-RSRP reporting in UCI for LTM in TS38.212</w:t>
      </w:r>
      <w:r w:rsidR="009048F4" w:rsidRPr="00982845">
        <w:tab/>
        <w:t>Huawei, HiSilicon</w:t>
      </w:r>
    </w:p>
    <w:p w14:paraId="7B1243CD" w14:textId="1FF9C1CD" w:rsidR="009048F4" w:rsidRPr="00982845" w:rsidRDefault="004710F9" w:rsidP="009048F4">
      <w:hyperlink r:id="rId277" w:history="1">
        <w:r>
          <w:rPr>
            <w:rStyle w:val="Hyperlink"/>
          </w:rPr>
          <w:t>R1-2507923</w:t>
        </w:r>
      </w:hyperlink>
      <w:r w:rsidR="009048F4" w:rsidRPr="00982845">
        <w:tab/>
        <w:t>Correction on HARQ process for Rel-17 52_71GHz spectrum</w:t>
      </w:r>
      <w:r w:rsidR="009048F4" w:rsidRPr="00982845">
        <w:tab/>
        <w:t>Huawei, HiSilicon</w:t>
      </w:r>
    </w:p>
    <w:p w14:paraId="06BFFA40" w14:textId="6BA308CD" w:rsidR="009048F4" w:rsidRPr="00982845" w:rsidRDefault="004710F9" w:rsidP="009048F4">
      <w:hyperlink r:id="rId278" w:history="1">
        <w:r>
          <w:rPr>
            <w:rStyle w:val="Hyperlink"/>
          </w:rPr>
          <w:t>R1-2507926</w:t>
        </w:r>
      </w:hyperlink>
      <w:r w:rsidR="009048F4" w:rsidRPr="00982845">
        <w:tab/>
        <w:t>Correction on higher layer parameter for Rel-18 DSS to Rel-18</w:t>
      </w:r>
      <w:r w:rsidR="009048F4" w:rsidRPr="00982845">
        <w:tab/>
        <w:t>Huawei, HiSilicon</w:t>
      </w:r>
    </w:p>
    <w:p w14:paraId="0DF01696" w14:textId="42AE6135" w:rsidR="009048F4" w:rsidRPr="00982845" w:rsidRDefault="004710F9" w:rsidP="009048F4">
      <w:hyperlink r:id="rId279" w:history="1">
        <w:r>
          <w:rPr>
            <w:rStyle w:val="Hyperlink"/>
          </w:rPr>
          <w:t>R1-2507931</w:t>
        </w:r>
      </w:hyperlink>
      <w:r w:rsidR="009048F4" w:rsidRPr="00982845">
        <w:tab/>
        <w:t>Correction on the condition for the number of UL PTRS ports in 38.214</w:t>
      </w:r>
      <w:r w:rsidR="009048F4" w:rsidRPr="00982845">
        <w:tab/>
        <w:t>Huawei, HiSilicon</w:t>
      </w:r>
    </w:p>
    <w:p w14:paraId="4E9F27D9" w14:textId="26EC1893" w:rsidR="009048F4" w:rsidRDefault="004710F9" w:rsidP="009048F4">
      <w:pPr>
        <w:ind w:left="1440" w:hanging="1440"/>
      </w:pPr>
      <w:hyperlink r:id="rId280" w:history="1">
        <w:r>
          <w:rPr>
            <w:rStyle w:val="Hyperlink"/>
          </w:rPr>
          <w:t>R1-2507932</w:t>
        </w:r>
      </w:hyperlink>
      <w:r w:rsidR="009048F4" w:rsidRPr="00982845">
        <w:tab/>
      </w:r>
      <w:bookmarkStart w:id="233" w:name="_Hlk211325634"/>
      <w:r w:rsidR="009048F4" w:rsidRPr="00982845">
        <w:t>Correction on PRACH sequence generation and baseband signal generation in 38.211</w:t>
      </w:r>
      <w:r w:rsidR="009048F4" w:rsidRPr="00982845">
        <w:tab/>
        <w:t>Huawei, HiSilicon</w:t>
      </w:r>
      <w:bookmarkEnd w:id="233"/>
    </w:p>
    <w:p w14:paraId="2B34D2CE" w14:textId="2B142AB9" w:rsidR="00505544" w:rsidRDefault="00505544" w:rsidP="009048F4">
      <w:pPr>
        <w:ind w:left="1440" w:hanging="1440"/>
      </w:pPr>
      <w:r w:rsidRPr="00505544">
        <w:rPr>
          <w:b/>
          <w:bCs/>
        </w:rPr>
        <w:t>Decision:</w:t>
      </w:r>
      <w:r>
        <w:t xml:space="preserve"> This was revised to </w:t>
      </w:r>
      <w:hyperlink r:id="rId281" w:history="1">
        <w:r w:rsidR="004710F9">
          <w:rPr>
            <w:rStyle w:val="Hyperlink"/>
          </w:rPr>
          <w:t>R1-2508076</w:t>
        </w:r>
      </w:hyperlink>
      <w:r>
        <w:t>.</w:t>
      </w:r>
    </w:p>
    <w:p w14:paraId="4142BA95" w14:textId="2B93BD3B" w:rsidR="00505544" w:rsidRDefault="004710F9" w:rsidP="009048F4">
      <w:pPr>
        <w:ind w:left="1440" w:hanging="1440"/>
      </w:pPr>
      <w:hyperlink r:id="rId282" w:history="1">
        <w:r>
          <w:rPr>
            <w:rStyle w:val="Hyperlink"/>
          </w:rPr>
          <w:t>R1-2508076</w:t>
        </w:r>
      </w:hyperlink>
      <w:r w:rsidR="00505544">
        <w:tab/>
      </w:r>
      <w:r w:rsidR="00505544" w:rsidRPr="00982845">
        <w:t>Correction on PRACH sequence generation and baseband signal generation in 38.211</w:t>
      </w:r>
      <w:r w:rsidR="00505544" w:rsidRPr="00982845">
        <w:tab/>
        <w:t>Huawei, HiSilicon</w:t>
      </w:r>
    </w:p>
    <w:p w14:paraId="11C72BE0" w14:textId="071475DC" w:rsidR="00505544" w:rsidRPr="00982845" w:rsidRDefault="00505544" w:rsidP="009048F4">
      <w:pPr>
        <w:ind w:left="1440" w:hanging="1440"/>
      </w:pPr>
      <w:r w:rsidRPr="00505544">
        <w:rPr>
          <w:b/>
          <w:bCs/>
        </w:rPr>
        <w:t>Decision:</w:t>
      </w:r>
      <w:r>
        <w:t xml:space="preserve"> This is a revision of </w:t>
      </w:r>
      <w:hyperlink r:id="rId283" w:history="1">
        <w:r w:rsidR="004710F9">
          <w:rPr>
            <w:rStyle w:val="Hyperlink"/>
          </w:rPr>
          <w:t>R1-2507932</w:t>
        </w:r>
      </w:hyperlink>
      <w:r>
        <w:t>.</w:t>
      </w:r>
    </w:p>
    <w:p w14:paraId="4AC881E1" w14:textId="77EFFBC6" w:rsidR="009048F4" w:rsidRPr="00982845" w:rsidRDefault="004710F9" w:rsidP="009048F4">
      <w:hyperlink r:id="rId284" w:history="1">
        <w:r>
          <w:rPr>
            <w:rStyle w:val="Hyperlink"/>
          </w:rPr>
          <w:t>R1-2507934</w:t>
        </w:r>
      </w:hyperlink>
      <w:r w:rsidR="009048F4" w:rsidRPr="00982845">
        <w:tab/>
        <w:t>Discussion on the lowest numbered resource block for PRACH baseband signal generation</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Huawei, HiSilicon</w:t>
      </w:r>
    </w:p>
    <w:p w14:paraId="092B6A9C" w14:textId="0A191A45" w:rsidR="009048F4" w:rsidRDefault="004710F9" w:rsidP="009048F4">
      <w:hyperlink r:id="rId285" w:history="1">
        <w:r>
          <w:rPr>
            <w:rStyle w:val="Hyperlink"/>
          </w:rPr>
          <w:t>R1-2507935</w:t>
        </w:r>
      </w:hyperlink>
      <w:r w:rsidR="009048F4" w:rsidRPr="00982845">
        <w:tab/>
        <w:t>Correction on the lowest numbered resource block for PRACH baseband signal generation in 38.211</w:t>
      </w:r>
      <w:r w:rsidR="009048F4" w:rsidRPr="00982845">
        <w:tab/>
      </w:r>
      <w:r w:rsidR="009048F4" w:rsidRPr="00982845">
        <w:rPr>
          <w:rFonts w:eastAsia="DengXian"/>
          <w:lang w:eastAsia="zh-CN"/>
        </w:rPr>
        <w:tab/>
      </w:r>
      <w:r w:rsidR="009048F4" w:rsidRPr="00982845">
        <w:t>Huawei, HiSilicon</w:t>
      </w:r>
    </w:p>
    <w:p w14:paraId="5A71A892" w14:textId="7314D5BA" w:rsidR="00505544" w:rsidRDefault="00505544" w:rsidP="009048F4">
      <w:r w:rsidRPr="00505544">
        <w:rPr>
          <w:b/>
          <w:bCs/>
        </w:rPr>
        <w:t>Decision:</w:t>
      </w:r>
      <w:r>
        <w:t xml:space="preserve"> This was revised to </w:t>
      </w:r>
      <w:hyperlink r:id="rId286" w:history="1">
        <w:r w:rsidR="004710F9">
          <w:rPr>
            <w:rStyle w:val="Hyperlink"/>
          </w:rPr>
          <w:t>R1-2508077</w:t>
        </w:r>
      </w:hyperlink>
      <w:r>
        <w:t>.</w:t>
      </w:r>
    </w:p>
    <w:p w14:paraId="32C6B9F5" w14:textId="02E3D097" w:rsidR="00505544" w:rsidRDefault="004710F9" w:rsidP="009048F4">
      <w:hyperlink r:id="rId287" w:history="1">
        <w:r>
          <w:rPr>
            <w:rStyle w:val="Hyperlink"/>
          </w:rPr>
          <w:t>R1-2508077</w:t>
        </w:r>
      </w:hyperlink>
      <w:r w:rsidR="00505544">
        <w:tab/>
      </w:r>
      <w:r w:rsidR="00505544" w:rsidRPr="00982845">
        <w:t>Correction on the lowest numbered resource block for PRACH baseband signal generation in 38.211</w:t>
      </w:r>
      <w:r w:rsidR="00505544" w:rsidRPr="00982845">
        <w:tab/>
      </w:r>
      <w:r w:rsidR="00505544" w:rsidRPr="00982845">
        <w:rPr>
          <w:rFonts w:eastAsia="DengXian"/>
          <w:lang w:eastAsia="zh-CN"/>
        </w:rPr>
        <w:tab/>
      </w:r>
      <w:r w:rsidR="00505544" w:rsidRPr="00982845">
        <w:t>Huawei, HiSilicon</w:t>
      </w:r>
    </w:p>
    <w:p w14:paraId="20942582" w14:textId="0CA9EB59" w:rsidR="00505544" w:rsidRPr="00982845" w:rsidRDefault="00505544" w:rsidP="009048F4">
      <w:r w:rsidRPr="00505544">
        <w:rPr>
          <w:b/>
          <w:bCs/>
        </w:rPr>
        <w:t>Decision:</w:t>
      </w:r>
      <w:r>
        <w:t xml:space="preserve"> This is a revision of </w:t>
      </w:r>
      <w:hyperlink r:id="rId288" w:history="1">
        <w:r w:rsidR="004710F9">
          <w:rPr>
            <w:rStyle w:val="Hyperlink"/>
          </w:rPr>
          <w:t>R1-2507935</w:t>
        </w:r>
      </w:hyperlink>
      <w:r>
        <w:t>.</w:t>
      </w:r>
    </w:p>
    <w:p w14:paraId="61A59C4A" w14:textId="1C9F4D8B" w:rsidR="009048F4" w:rsidRDefault="004710F9" w:rsidP="009048F4">
      <w:pPr>
        <w:rPr>
          <w:rFonts w:eastAsia="DengXian"/>
          <w:lang w:eastAsia="zh-CN"/>
        </w:rPr>
      </w:pPr>
      <w:hyperlink r:id="rId289" w:history="1">
        <w:r>
          <w:rPr>
            <w:rStyle w:val="Hyperlink"/>
            <w:rFonts w:eastAsia="DengXian"/>
            <w:lang w:eastAsia="zh-CN"/>
          </w:rPr>
          <w:t>R1-2508059</w:t>
        </w:r>
      </w:hyperlink>
      <w:r w:rsidR="00ED1E2C">
        <w:rPr>
          <w:rFonts w:eastAsia="DengXian"/>
          <w:lang w:eastAsia="zh-CN"/>
        </w:rPr>
        <w:tab/>
      </w:r>
      <w:r w:rsidR="00ED1E2C" w:rsidRPr="00ED1E2C">
        <w:rPr>
          <w:rFonts w:eastAsia="DengXian"/>
          <w:lang w:eastAsia="zh-CN"/>
        </w:rPr>
        <w:t>Summary for RACH-less HO</w:t>
      </w:r>
      <w:r w:rsidR="00ED1E2C">
        <w:rPr>
          <w:rFonts w:eastAsia="DengXian"/>
          <w:lang w:eastAsia="zh-CN"/>
        </w:rPr>
        <w:tab/>
      </w:r>
      <w:r w:rsidR="00ED1E2C" w:rsidRPr="00ED1E2C">
        <w:rPr>
          <w:rFonts w:eastAsia="DengXian"/>
          <w:lang w:eastAsia="zh-CN"/>
        </w:rPr>
        <w:t>Moderator (NEC)</w:t>
      </w:r>
    </w:p>
    <w:p w14:paraId="79D5A05D" w14:textId="4922F3E5" w:rsidR="00ED1E2C" w:rsidRDefault="004710F9" w:rsidP="009048F4">
      <w:pPr>
        <w:rPr>
          <w:rFonts w:eastAsia="DengXian"/>
          <w:lang w:eastAsia="zh-CN"/>
        </w:rPr>
      </w:pPr>
      <w:hyperlink r:id="rId290" w:history="1">
        <w:r>
          <w:rPr>
            <w:rStyle w:val="Hyperlink"/>
            <w:rFonts w:eastAsia="DengXian"/>
            <w:lang w:eastAsia="zh-CN"/>
          </w:rPr>
          <w:t>R1-2508098</w:t>
        </w:r>
      </w:hyperlink>
      <w:r w:rsidR="00C06999">
        <w:rPr>
          <w:rFonts w:eastAsia="DengXian"/>
          <w:lang w:eastAsia="zh-CN"/>
        </w:rPr>
        <w:tab/>
      </w:r>
      <w:r w:rsidR="00C06999" w:rsidRPr="00C06999">
        <w:rPr>
          <w:rFonts w:eastAsia="DengXian"/>
          <w:lang w:eastAsia="zh-CN"/>
        </w:rPr>
        <w:t>Summary #2 for RACH-less HO</w:t>
      </w:r>
      <w:r w:rsidR="00C06999">
        <w:rPr>
          <w:rFonts w:eastAsia="DengXian"/>
          <w:lang w:eastAsia="zh-CN"/>
        </w:rPr>
        <w:tab/>
      </w:r>
      <w:r w:rsidR="00C06999" w:rsidRPr="00C06999">
        <w:rPr>
          <w:rFonts w:eastAsia="DengXian"/>
          <w:lang w:eastAsia="zh-CN"/>
        </w:rPr>
        <w:t>Moderator (NEC)</w:t>
      </w:r>
    </w:p>
    <w:p w14:paraId="4F0F8716" w14:textId="5B073F69" w:rsidR="00C06999" w:rsidRDefault="004710F9" w:rsidP="009048F4">
      <w:pPr>
        <w:rPr>
          <w:rFonts w:eastAsia="DengXian"/>
          <w:lang w:eastAsia="zh-CN"/>
        </w:rPr>
      </w:pPr>
      <w:hyperlink r:id="rId291" w:history="1">
        <w:r>
          <w:rPr>
            <w:rStyle w:val="Hyperlink"/>
            <w:rFonts w:eastAsia="DengXian"/>
            <w:lang w:eastAsia="zh-CN"/>
          </w:rPr>
          <w:t>R1-2508119</w:t>
        </w:r>
      </w:hyperlink>
      <w:r w:rsidR="00917A31">
        <w:rPr>
          <w:rFonts w:eastAsia="DengXian"/>
          <w:lang w:eastAsia="zh-CN"/>
        </w:rPr>
        <w:tab/>
      </w:r>
      <w:r w:rsidR="00AF12DD" w:rsidRPr="00AF12DD">
        <w:rPr>
          <w:rFonts w:eastAsia="DengXian"/>
          <w:lang w:eastAsia="zh-CN"/>
        </w:rPr>
        <w:t>Discussion on PDCCH monitoring behaviors for SSSG switching</w:t>
      </w:r>
      <w:r w:rsidR="00917A31">
        <w:rPr>
          <w:rFonts w:eastAsia="DengXian"/>
          <w:lang w:eastAsia="zh-CN"/>
        </w:rPr>
        <w:tab/>
      </w:r>
      <w:r w:rsidR="00917A31" w:rsidRPr="00917A31">
        <w:rPr>
          <w:rFonts w:eastAsia="DengXian"/>
          <w:lang w:eastAsia="zh-CN"/>
        </w:rPr>
        <w:t>Xiaomi</w:t>
      </w:r>
    </w:p>
    <w:p w14:paraId="0E3B04EA" w14:textId="2C2E7F52" w:rsidR="00917A31" w:rsidRDefault="004710F9" w:rsidP="009048F4">
      <w:pPr>
        <w:rPr>
          <w:rFonts w:eastAsia="DengXian"/>
          <w:lang w:eastAsia="zh-CN"/>
        </w:rPr>
      </w:pPr>
      <w:hyperlink r:id="rId292" w:history="1">
        <w:r>
          <w:rPr>
            <w:rStyle w:val="Hyperlink"/>
            <w:rFonts w:eastAsia="DengXian"/>
            <w:lang w:eastAsia="zh-CN"/>
          </w:rPr>
          <w:t>R1-2508120</w:t>
        </w:r>
      </w:hyperlink>
      <w:r w:rsidR="00917A31">
        <w:rPr>
          <w:rFonts w:eastAsia="DengXian"/>
          <w:lang w:eastAsia="zh-CN"/>
        </w:rPr>
        <w:tab/>
      </w:r>
      <w:r w:rsidR="00917A31" w:rsidRPr="00C06999">
        <w:rPr>
          <w:rFonts w:eastAsia="DengXian"/>
          <w:lang w:eastAsia="zh-CN"/>
        </w:rPr>
        <w:t>Summary #</w:t>
      </w:r>
      <w:r w:rsidR="00917A31">
        <w:rPr>
          <w:rFonts w:eastAsia="DengXian"/>
          <w:lang w:eastAsia="zh-CN"/>
        </w:rPr>
        <w:t>3</w:t>
      </w:r>
      <w:r w:rsidR="00917A31" w:rsidRPr="00C06999">
        <w:rPr>
          <w:rFonts w:eastAsia="DengXian"/>
          <w:lang w:eastAsia="zh-CN"/>
        </w:rPr>
        <w:t xml:space="preserve"> for RACH-less HO</w:t>
      </w:r>
      <w:r w:rsidR="00917A31">
        <w:rPr>
          <w:rFonts w:eastAsia="DengXian"/>
          <w:lang w:eastAsia="zh-CN"/>
        </w:rPr>
        <w:tab/>
      </w:r>
      <w:r w:rsidR="00917A31" w:rsidRPr="00C06999">
        <w:rPr>
          <w:rFonts w:eastAsia="DengXian"/>
          <w:lang w:eastAsia="zh-CN"/>
        </w:rPr>
        <w:t>Moderator (NEC)</w:t>
      </w:r>
    </w:p>
    <w:p w14:paraId="689D50D0" w14:textId="7AB938D1" w:rsidR="003F122A" w:rsidRDefault="004710F9" w:rsidP="009048F4">
      <w:pPr>
        <w:rPr>
          <w:rFonts w:eastAsia="DengXian"/>
          <w:lang w:eastAsia="zh-CN"/>
        </w:rPr>
      </w:pPr>
      <w:hyperlink r:id="rId293" w:history="1">
        <w:r>
          <w:rPr>
            <w:rStyle w:val="Hyperlink"/>
            <w:rFonts w:eastAsia="DengXian"/>
            <w:lang w:eastAsia="zh-CN"/>
          </w:rPr>
          <w:t>R1-2508123</w:t>
        </w:r>
      </w:hyperlink>
      <w:r w:rsidR="003F122A">
        <w:rPr>
          <w:rFonts w:eastAsia="DengXian"/>
          <w:lang w:eastAsia="zh-CN"/>
        </w:rPr>
        <w:tab/>
      </w:r>
      <w:r w:rsidR="003F122A" w:rsidRPr="003F122A">
        <w:rPr>
          <w:rFonts w:eastAsia="DengXian"/>
          <w:lang w:eastAsia="zh-CN"/>
        </w:rPr>
        <w:t>Draft LS on per-band UE capabilities for LTM</w:t>
      </w:r>
      <w:r w:rsidR="003F122A">
        <w:rPr>
          <w:rFonts w:eastAsia="DengXian"/>
          <w:lang w:eastAsia="zh-CN"/>
        </w:rPr>
        <w:tab/>
        <w:t>Ericsson</w:t>
      </w:r>
    </w:p>
    <w:p w14:paraId="7DC5EB72" w14:textId="14981B17" w:rsidR="003F122A" w:rsidRDefault="004710F9" w:rsidP="009048F4">
      <w:pPr>
        <w:rPr>
          <w:rFonts w:eastAsia="DengXian"/>
          <w:lang w:eastAsia="zh-CN"/>
        </w:rPr>
      </w:pPr>
      <w:hyperlink r:id="rId294" w:history="1">
        <w:r w:rsidRPr="00C759A0">
          <w:rPr>
            <w:rStyle w:val="Hyperlink"/>
            <w:rFonts w:eastAsia="DengXian"/>
            <w:highlight w:val="green"/>
            <w:lang w:eastAsia="zh-CN"/>
          </w:rPr>
          <w:t>R1-2508124</w:t>
        </w:r>
      </w:hyperlink>
      <w:r w:rsidR="003F122A">
        <w:rPr>
          <w:rFonts w:eastAsia="DengXian"/>
          <w:lang w:eastAsia="zh-CN"/>
        </w:rPr>
        <w:tab/>
      </w:r>
      <w:r w:rsidR="003F122A" w:rsidRPr="003F122A">
        <w:rPr>
          <w:rFonts w:eastAsia="DengXian"/>
          <w:lang w:eastAsia="zh-CN"/>
        </w:rPr>
        <w:t>LS on per-band UE capabilities for LTM</w:t>
      </w:r>
      <w:r w:rsidR="003F122A">
        <w:rPr>
          <w:rFonts w:eastAsia="DengXian"/>
          <w:lang w:eastAsia="zh-CN"/>
        </w:rPr>
        <w:tab/>
        <w:t>RAN1, Ericsson</w:t>
      </w:r>
    </w:p>
    <w:p w14:paraId="0D20F446" w14:textId="516178C8" w:rsidR="00C759A0" w:rsidRDefault="00C759A0" w:rsidP="009048F4">
      <w:pPr>
        <w:rPr>
          <w:rFonts w:eastAsia="DengXian"/>
          <w:lang w:eastAsia="zh-CN"/>
        </w:rPr>
      </w:pPr>
      <w:r w:rsidRPr="00C759A0">
        <w:rPr>
          <w:rFonts w:eastAsia="DengXian"/>
          <w:b/>
          <w:bCs/>
          <w:lang w:eastAsia="zh-CN"/>
        </w:rPr>
        <w:t xml:space="preserve">Decision: </w:t>
      </w:r>
      <w:r>
        <w:rPr>
          <w:rFonts w:eastAsia="DengXian"/>
          <w:lang w:eastAsia="zh-CN"/>
        </w:rPr>
        <w:t>This was approved.</w:t>
      </w:r>
    </w:p>
    <w:p w14:paraId="0AAABAE7" w14:textId="33396732" w:rsidR="003F122A" w:rsidRDefault="004710F9" w:rsidP="009048F4">
      <w:pPr>
        <w:rPr>
          <w:rFonts w:eastAsia="DengXian"/>
          <w:lang w:eastAsia="zh-CN"/>
        </w:rPr>
      </w:pPr>
      <w:hyperlink r:id="rId295" w:history="1">
        <w:r>
          <w:rPr>
            <w:rStyle w:val="Hyperlink"/>
            <w:rFonts w:eastAsia="DengXian"/>
            <w:lang w:eastAsia="zh-CN"/>
          </w:rPr>
          <w:t>R1-2508134</w:t>
        </w:r>
      </w:hyperlink>
      <w:r w:rsidR="0096431F">
        <w:rPr>
          <w:rFonts w:eastAsia="DengXian"/>
          <w:lang w:eastAsia="zh-CN"/>
        </w:rPr>
        <w:tab/>
      </w:r>
      <w:r w:rsidR="0096431F" w:rsidRPr="0096431F">
        <w:rPr>
          <w:rFonts w:eastAsia="DengXian"/>
          <w:lang w:eastAsia="zh-CN"/>
        </w:rPr>
        <w:t>Summary of draft CR discussion on HARQ-ACK bit ordering for multi-PDSCH scheduling</w:t>
      </w:r>
      <w:r w:rsidR="0096431F">
        <w:rPr>
          <w:rFonts w:eastAsia="DengXian"/>
          <w:lang w:eastAsia="zh-CN"/>
        </w:rPr>
        <w:tab/>
      </w:r>
      <w:r w:rsidR="0096431F">
        <w:rPr>
          <w:rFonts w:eastAsia="DengXian"/>
          <w:lang w:eastAsia="zh-CN"/>
        </w:rPr>
        <w:tab/>
      </w:r>
      <w:r w:rsidR="0096431F">
        <w:rPr>
          <w:rFonts w:eastAsia="DengXian"/>
          <w:lang w:eastAsia="zh-CN"/>
        </w:rPr>
        <w:tab/>
      </w:r>
      <w:r w:rsidR="0096431F">
        <w:rPr>
          <w:rFonts w:eastAsia="DengXian"/>
          <w:lang w:eastAsia="zh-CN"/>
        </w:rPr>
        <w:tab/>
      </w:r>
      <w:r w:rsidR="0096431F" w:rsidRPr="0096431F">
        <w:rPr>
          <w:rFonts w:eastAsia="DengXian"/>
          <w:lang w:eastAsia="zh-CN"/>
        </w:rPr>
        <w:t>Moderator (LG Electronics)</w:t>
      </w:r>
    </w:p>
    <w:p w14:paraId="4F5DCD4A" w14:textId="3CF76457" w:rsidR="0096431F" w:rsidRDefault="004710F9" w:rsidP="009048F4">
      <w:pPr>
        <w:rPr>
          <w:rFonts w:eastAsia="DengXian"/>
          <w:lang w:eastAsia="zh-CN"/>
        </w:rPr>
      </w:pPr>
      <w:hyperlink r:id="rId296" w:history="1">
        <w:r>
          <w:rPr>
            <w:rStyle w:val="Hyperlink"/>
            <w:rFonts w:eastAsia="DengXian"/>
            <w:lang w:eastAsia="zh-CN"/>
          </w:rPr>
          <w:t>R1-2508165</w:t>
        </w:r>
      </w:hyperlink>
      <w:r w:rsidR="00DA2C51">
        <w:rPr>
          <w:rFonts w:eastAsia="DengXian"/>
          <w:lang w:eastAsia="zh-CN"/>
        </w:rPr>
        <w:tab/>
      </w:r>
      <w:r w:rsidR="00DA2C51" w:rsidRPr="00DA2C51">
        <w:rPr>
          <w:rFonts w:eastAsia="DengXian"/>
          <w:lang w:eastAsia="zh-CN"/>
        </w:rPr>
        <w:t>Draft CR on the indicated TCI-state and UL-TCI state in TS 38.213</w:t>
      </w:r>
      <w:r w:rsidR="00DA2C51">
        <w:rPr>
          <w:rFonts w:eastAsia="DengXian"/>
          <w:lang w:eastAsia="zh-CN"/>
        </w:rPr>
        <w:tab/>
      </w:r>
      <w:r w:rsidR="00DA2C51" w:rsidRPr="00DA2C51">
        <w:rPr>
          <w:rFonts w:eastAsia="DengXian"/>
          <w:lang w:eastAsia="zh-CN"/>
        </w:rPr>
        <w:t>ZTE Corporation, Sanechips, Samsung</w:t>
      </w:r>
    </w:p>
    <w:p w14:paraId="3381E2A2" w14:textId="34D34D92" w:rsidR="00DA2C51" w:rsidRDefault="004710F9" w:rsidP="009048F4">
      <w:pPr>
        <w:rPr>
          <w:rFonts w:eastAsia="DengXian"/>
          <w:lang w:eastAsia="zh-CN"/>
        </w:rPr>
      </w:pPr>
      <w:hyperlink r:id="rId297" w:history="1">
        <w:r w:rsidRPr="00D601A3">
          <w:rPr>
            <w:rStyle w:val="Hyperlink"/>
            <w:rFonts w:eastAsia="DengXian"/>
            <w:highlight w:val="green"/>
            <w:lang w:eastAsia="zh-CN"/>
          </w:rPr>
          <w:t>R1-2508166</w:t>
        </w:r>
      </w:hyperlink>
      <w:r w:rsidR="008B150F">
        <w:rPr>
          <w:rFonts w:eastAsia="DengXian"/>
          <w:lang w:eastAsia="zh-CN"/>
        </w:rPr>
        <w:tab/>
      </w:r>
      <w:r w:rsidR="008B150F" w:rsidRPr="008B150F">
        <w:rPr>
          <w:rFonts w:eastAsia="DengXian"/>
          <w:lang w:eastAsia="zh-CN"/>
        </w:rPr>
        <w:t>CR on SFN-scheme dynamic switching for Rel-18 in TS 38.214</w:t>
      </w:r>
      <w:r w:rsidR="008B150F">
        <w:rPr>
          <w:rFonts w:eastAsia="DengXian"/>
          <w:lang w:eastAsia="zh-CN"/>
        </w:rPr>
        <w:tab/>
      </w:r>
      <w:r w:rsidR="008B150F" w:rsidRPr="008B150F">
        <w:rPr>
          <w:rFonts w:eastAsia="DengXian"/>
          <w:lang w:eastAsia="zh-CN"/>
        </w:rPr>
        <w:t>Xiaomi, Huawei, HiSilicon, Samsung</w:t>
      </w:r>
    </w:p>
    <w:p w14:paraId="7BE2398E" w14:textId="0F16FA30" w:rsidR="00D601A3" w:rsidRDefault="00D601A3" w:rsidP="009048F4">
      <w:pPr>
        <w:rPr>
          <w:rFonts w:eastAsia="DengXian"/>
          <w:lang w:eastAsia="zh-CN"/>
        </w:rPr>
      </w:pPr>
      <w:r w:rsidRPr="00D601A3">
        <w:rPr>
          <w:rFonts w:eastAsia="DengXian"/>
          <w:b/>
          <w:bCs/>
          <w:lang w:eastAsia="zh-CN"/>
        </w:rPr>
        <w:t xml:space="preserve">Decision: </w:t>
      </w:r>
      <w:r>
        <w:rPr>
          <w:rFonts w:eastAsia="DengXian"/>
          <w:lang w:eastAsia="zh-CN"/>
        </w:rPr>
        <w:t>This was agreed.</w:t>
      </w:r>
    </w:p>
    <w:p w14:paraId="18F28281" w14:textId="70B3240E" w:rsidR="008B150F" w:rsidRDefault="004710F9" w:rsidP="009048F4">
      <w:pPr>
        <w:rPr>
          <w:rFonts w:eastAsia="DengXian"/>
          <w:lang w:eastAsia="zh-CN"/>
        </w:rPr>
      </w:pPr>
      <w:hyperlink r:id="rId298" w:history="1">
        <w:r w:rsidRPr="00D601A3">
          <w:rPr>
            <w:rStyle w:val="Hyperlink"/>
            <w:rFonts w:eastAsia="DengXian"/>
            <w:highlight w:val="green"/>
            <w:lang w:eastAsia="zh-CN"/>
          </w:rPr>
          <w:t>R1-2508167</w:t>
        </w:r>
      </w:hyperlink>
      <w:r w:rsidR="008B150F">
        <w:rPr>
          <w:rFonts w:eastAsia="DengXian"/>
          <w:lang w:eastAsia="zh-CN"/>
        </w:rPr>
        <w:tab/>
      </w:r>
      <w:r w:rsidR="008B150F" w:rsidRPr="008B150F">
        <w:rPr>
          <w:rFonts w:eastAsia="DengXian"/>
          <w:lang w:eastAsia="zh-CN"/>
        </w:rPr>
        <w:t>CR on SFN-scheme dynamic switching for Rel-19 in TS 38.214</w:t>
      </w:r>
      <w:r w:rsidR="008B150F">
        <w:rPr>
          <w:rFonts w:eastAsia="DengXian"/>
          <w:lang w:eastAsia="zh-CN"/>
        </w:rPr>
        <w:tab/>
      </w:r>
      <w:r w:rsidR="008B150F" w:rsidRPr="008B150F">
        <w:rPr>
          <w:rFonts w:eastAsia="DengXian"/>
          <w:lang w:eastAsia="zh-CN"/>
        </w:rPr>
        <w:t xml:space="preserve">Xiaomi, Huawei, </w:t>
      </w:r>
      <w:bookmarkStart w:id="234" w:name="_Hlk211602471"/>
      <w:r w:rsidR="008B150F" w:rsidRPr="008B150F">
        <w:rPr>
          <w:rFonts w:eastAsia="DengXian"/>
          <w:lang w:eastAsia="zh-CN"/>
        </w:rPr>
        <w:t>HiSilicon</w:t>
      </w:r>
      <w:bookmarkEnd w:id="234"/>
      <w:r w:rsidR="008B150F" w:rsidRPr="008B150F">
        <w:rPr>
          <w:rFonts w:eastAsia="DengXian"/>
          <w:lang w:eastAsia="zh-CN"/>
        </w:rPr>
        <w:t>, Samsung</w:t>
      </w:r>
    </w:p>
    <w:p w14:paraId="3DC39F50" w14:textId="3086727C" w:rsidR="00D601A3" w:rsidRDefault="00D601A3" w:rsidP="009048F4">
      <w:pPr>
        <w:rPr>
          <w:rFonts w:eastAsia="DengXian"/>
          <w:lang w:eastAsia="zh-CN"/>
        </w:rPr>
      </w:pPr>
      <w:r w:rsidRPr="00D601A3">
        <w:rPr>
          <w:rFonts w:eastAsia="DengXian"/>
          <w:b/>
          <w:bCs/>
          <w:lang w:eastAsia="zh-CN"/>
        </w:rPr>
        <w:t xml:space="preserve">Decision: </w:t>
      </w:r>
      <w:r>
        <w:rPr>
          <w:rFonts w:eastAsia="DengXian"/>
          <w:lang w:eastAsia="zh-CN"/>
        </w:rPr>
        <w:t>This was agreed.</w:t>
      </w:r>
    </w:p>
    <w:p w14:paraId="43CA5551" w14:textId="79BFE8EE" w:rsidR="008B150F" w:rsidRDefault="004710F9" w:rsidP="009048F4">
      <w:pPr>
        <w:rPr>
          <w:rFonts w:eastAsia="DengXian"/>
          <w:lang w:eastAsia="zh-CN"/>
        </w:rPr>
      </w:pPr>
      <w:hyperlink r:id="rId299" w:history="1">
        <w:r>
          <w:rPr>
            <w:rStyle w:val="Hyperlink"/>
            <w:rFonts w:eastAsia="DengXian"/>
            <w:lang w:eastAsia="zh-CN"/>
          </w:rPr>
          <w:t>R1-2508177</w:t>
        </w:r>
      </w:hyperlink>
      <w:r w:rsidR="006B1790">
        <w:rPr>
          <w:rFonts w:eastAsia="DengXian"/>
          <w:lang w:eastAsia="zh-CN"/>
        </w:rPr>
        <w:tab/>
      </w:r>
      <w:r w:rsidR="006B1790" w:rsidRPr="006B1790">
        <w:rPr>
          <w:rFonts w:eastAsia="DengXian"/>
          <w:lang w:eastAsia="zh-CN"/>
        </w:rPr>
        <w:t>Draft CR on power scaling for STxMP in TS 38.213</w:t>
      </w:r>
      <w:r w:rsidR="006B1790">
        <w:rPr>
          <w:rFonts w:eastAsia="DengXian"/>
          <w:lang w:eastAsia="zh-CN"/>
        </w:rPr>
        <w:tab/>
      </w:r>
      <w:r w:rsidR="006B1790" w:rsidRPr="006B1790">
        <w:rPr>
          <w:rFonts w:eastAsia="DengXian"/>
          <w:lang w:eastAsia="zh-CN"/>
        </w:rPr>
        <w:t>ZTE Corporation, Sanechips, Samsung, Qualcomm</w:t>
      </w:r>
    </w:p>
    <w:p w14:paraId="7FA8465D" w14:textId="0FCA270A" w:rsidR="006B1790" w:rsidRDefault="004710F9" w:rsidP="009048F4">
      <w:pPr>
        <w:rPr>
          <w:rFonts w:eastAsia="DengXian"/>
          <w:lang w:eastAsia="zh-CN"/>
        </w:rPr>
      </w:pPr>
      <w:hyperlink r:id="rId300" w:history="1">
        <w:r w:rsidRPr="004E0E75">
          <w:rPr>
            <w:rStyle w:val="Hyperlink"/>
            <w:rFonts w:eastAsia="DengXian"/>
            <w:highlight w:val="green"/>
            <w:lang w:eastAsia="zh-CN"/>
          </w:rPr>
          <w:t>R1-2508180</w:t>
        </w:r>
      </w:hyperlink>
      <w:r w:rsidR="00F374B8">
        <w:rPr>
          <w:rFonts w:eastAsia="DengXian"/>
          <w:lang w:eastAsia="zh-CN"/>
        </w:rPr>
        <w:tab/>
      </w:r>
      <w:r w:rsidR="00F374B8" w:rsidRPr="00F374B8">
        <w:rPr>
          <w:rFonts w:eastAsia="DengXian"/>
          <w:lang w:eastAsia="zh-CN"/>
        </w:rPr>
        <w:t>CR on TDCP Report Configuration – Rel-18</w:t>
      </w:r>
      <w:r w:rsidR="00F374B8">
        <w:rPr>
          <w:rFonts w:eastAsia="DengXian"/>
          <w:lang w:eastAsia="zh-CN"/>
        </w:rPr>
        <w:tab/>
      </w:r>
      <w:r w:rsidR="00F374B8">
        <w:rPr>
          <w:rFonts w:eastAsia="DengXian"/>
          <w:lang w:eastAsia="zh-CN"/>
        </w:rPr>
        <w:tab/>
      </w:r>
      <w:r w:rsidR="00F374B8" w:rsidRPr="00F374B8">
        <w:rPr>
          <w:rFonts w:eastAsia="DengXian"/>
          <w:lang w:eastAsia="zh-CN"/>
        </w:rPr>
        <w:t>Google, Samsung</w:t>
      </w:r>
    </w:p>
    <w:p w14:paraId="0DFBCF9A" w14:textId="405C2F20" w:rsidR="004E0E75" w:rsidRDefault="004E0E75" w:rsidP="009048F4">
      <w:pPr>
        <w:rPr>
          <w:rFonts w:eastAsia="DengXian"/>
          <w:lang w:eastAsia="zh-CN"/>
        </w:rPr>
      </w:pPr>
      <w:r w:rsidRPr="004E0E75">
        <w:rPr>
          <w:rFonts w:eastAsia="DengXian"/>
          <w:b/>
          <w:bCs/>
          <w:lang w:eastAsia="zh-CN"/>
        </w:rPr>
        <w:t>Decision:</w:t>
      </w:r>
      <w:r>
        <w:rPr>
          <w:rFonts w:eastAsia="DengXian"/>
          <w:lang w:eastAsia="zh-CN"/>
        </w:rPr>
        <w:t xml:space="preserve"> This was agreed.</w:t>
      </w:r>
    </w:p>
    <w:p w14:paraId="1E30B0E5" w14:textId="53DFDB8C" w:rsidR="00F374B8" w:rsidRDefault="004710F9" w:rsidP="009048F4">
      <w:pPr>
        <w:rPr>
          <w:rFonts w:eastAsia="DengXian"/>
          <w:lang w:eastAsia="zh-CN"/>
        </w:rPr>
      </w:pPr>
      <w:hyperlink r:id="rId301" w:history="1">
        <w:r w:rsidRPr="004E0E75">
          <w:rPr>
            <w:rStyle w:val="Hyperlink"/>
            <w:rFonts w:eastAsia="DengXian"/>
            <w:highlight w:val="green"/>
            <w:lang w:eastAsia="zh-CN"/>
          </w:rPr>
          <w:t>R1-2508181</w:t>
        </w:r>
      </w:hyperlink>
      <w:r w:rsidR="00F374B8">
        <w:rPr>
          <w:rFonts w:eastAsia="DengXian"/>
          <w:lang w:eastAsia="zh-CN"/>
        </w:rPr>
        <w:tab/>
      </w:r>
      <w:r w:rsidR="00F374B8" w:rsidRPr="00F374B8">
        <w:rPr>
          <w:rFonts w:eastAsia="DengXian"/>
          <w:lang w:eastAsia="zh-CN"/>
        </w:rPr>
        <w:t>CR on TDCP Report Configuration – Rel-19</w:t>
      </w:r>
      <w:r w:rsidR="00F374B8">
        <w:rPr>
          <w:rFonts w:eastAsia="DengXian"/>
          <w:lang w:eastAsia="zh-CN"/>
        </w:rPr>
        <w:tab/>
      </w:r>
      <w:r w:rsidR="00F374B8">
        <w:rPr>
          <w:rFonts w:eastAsia="DengXian"/>
          <w:lang w:eastAsia="zh-CN"/>
        </w:rPr>
        <w:tab/>
      </w:r>
      <w:r w:rsidR="00F374B8" w:rsidRPr="00F374B8">
        <w:rPr>
          <w:rFonts w:eastAsia="DengXian"/>
          <w:lang w:eastAsia="zh-CN"/>
        </w:rPr>
        <w:t>Google, Samsung</w:t>
      </w:r>
    </w:p>
    <w:p w14:paraId="35535356" w14:textId="59FC89A0" w:rsidR="004E0E75" w:rsidRDefault="004E0E75" w:rsidP="009048F4">
      <w:pPr>
        <w:rPr>
          <w:rFonts w:eastAsia="DengXian"/>
          <w:lang w:eastAsia="zh-CN"/>
        </w:rPr>
      </w:pPr>
      <w:r w:rsidRPr="004E0E75">
        <w:rPr>
          <w:rFonts w:eastAsia="DengXian"/>
          <w:b/>
          <w:bCs/>
          <w:lang w:eastAsia="zh-CN"/>
        </w:rPr>
        <w:t xml:space="preserve">Decision: </w:t>
      </w:r>
      <w:r>
        <w:rPr>
          <w:rFonts w:eastAsia="DengXian"/>
          <w:lang w:eastAsia="zh-CN"/>
        </w:rPr>
        <w:t>This was agreed.</w:t>
      </w:r>
    </w:p>
    <w:p w14:paraId="466885FD" w14:textId="1B75B2B9" w:rsidR="009C14D9" w:rsidRDefault="004710F9" w:rsidP="009048F4">
      <w:pPr>
        <w:rPr>
          <w:rFonts w:eastAsia="DengXian"/>
          <w:lang w:eastAsia="zh-CN"/>
        </w:rPr>
      </w:pPr>
      <w:hyperlink r:id="rId302" w:history="1">
        <w:r>
          <w:rPr>
            <w:rStyle w:val="Hyperlink"/>
            <w:rFonts w:eastAsia="DengXian"/>
            <w:highlight w:val="red"/>
            <w:lang w:eastAsia="zh-CN"/>
          </w:rPr>
          <w:t>R1-2508182</w:t>
        </w:r>
      </w:hyperlink>
      <w:r w:rsidR="009C14D9" w:rsidRPr="009C14D9">
        <w:rPr>
          <w:rFonts w:eastAsia="DengXian"/>
          <w:lang w:eastAsia="zh-CN"/>
        </w:rPr>
        <w:tab/>
        <w:t>LS on UE features for positioning SRS frequency hopping within UTW for RedCap UE</w:t>
      </w:r>
      <w:r w:rsidR="009C14D9">
        <w:rPr>
          <w:rFonts w:eastAsia="DengXian"/>
          <w:lang w:eastAsia="zh-CN"/>
        </w:rPr>
        <w:tab/>
      </w:r>
      <w:r w:rsidR="00D95E23">
        <w:rPr>
          <w:rFonts w:eastAsia="DengXian"/>
          <w:lang w:eastAsia="zh-CN"/>
        </w:rPr>
        <w:tab/>
      </w:r>
      <w:r w:rsidR="00D95E23">
        <w:rPr>
          <w:rFonts w:eastAsia="DengXian"/>
          <w:lang w:eastAsia="zh-CN"/>
        </w:rPr>
        <w:tab/>
      </w:r>
      <w:r w:rsidR="00D95E23">
        <w:rPr>
          <w:rFonts w:eastAsia="DengXian"/>
          <w:lang w:eastAsia="zh-CN"/>
        </w:rPr>
        <w:tab/>
      </w:r>
      <w:r w:rsidR="00D95E23">
        <w:rPr>
          <w:rFonts w:eastAsia="DengXian"/>
          <w:lang w:eastAsia="zh-CN"/>
        </w:rPr>
        <w:tab/>
      </w:r>
      <w:r w:rsidR="009C14D9" w:rsidRPr="009C14D9">
        <w:rPr>
          <w:rFonts w:eastAsia="DengXian"/>
          <w:lang w:eastAsia="zh-CN"/>
        </w:rPr>
        <w:t>RAN1, ZTE Corporation</w:t>
      </w:r>
    </w:p>
    <w:p w14:paraId="062259AE" w14:textId="7E38A619" w:rsidR="009C14D9" w:rsidRDefault="009C14D9" w:rsidP="009048F4">
      <w:pPr>
        <w:rPr>
          <w:rFonts w:eastAsia="DengXian"/>
          <w:lang w:eastAsia="zh-CN"/>
        </w:rPr>
      </w:pPr>
      <w:r w:rsidRPr="009C14D9">
        <w:rPr>
          <w:rFonts w:eastAsia="DengXian"/>
          <w:b/>
          <w:bCs/>
          <w:lang w:eastAsia="zh-CN"/>
        </w:rPr>
        <w:t>Decision</w:t>
      </w:r>
      <w:r>
        <w:rPr>
          <w:rFonts w:eastAsia="DengXian"/>
          <w:lang w:eastAsia="zh-CN"/>
        </w:rPr>
        <w:t>: This was withdrawn.</w:t>
      </w:r>
    </w:p>
    <w:p w14:paraId="7B1CDFD0" w14:textId="3A0331E3" w:rsidR="00F374B8" w:rsidRDefault="004710F9" w:rsidP="009048F4">
      <w:pPr>
        <w:rPr>
          <w:rFonts w:eastAsia="DengXian"/>
          <w:lang w:eastAsia="zh-CN"/>
        </w:rPr>
      </w:pPr>
      <w:hyperlink r:id="rId303" w:history="1">
        <w:r>
          <w:rPr>
            <w:rStyle w:val="Hyperlink"/>
            <w:rFonts w:eastAsia="DengXian"/>
            <w:highlight w:val="green"/>
            <w:lang w:eastAsia="zh-CN"/>
          </w:rPr>
          <w:t>R1-2508188</w:t>
        </w:r>
      </w:hyperlink>
      <w:r w:rsidR="00E72F04">
        <w:rPr>
          <w:rFonts w:eastAsia="DengXian"/>
          <w:lang w:eastAsia="zh-CN"/>
        </w:rPr>
        <w:tab/>
      </w:r>
      <w:r w:rsidR="00E72F04" w:rsidRPr="00E72F04">
        <w:rPr>
          <w:rFonts w:eastAsia="DengXian"/>
          <w:lang w:eastAsia="zh-CN"/>
        </w:rPr>
        <w:t>LS on UE features for positioning SRS frequency hopping within UTW for RedCap UE</w:t>
      </w:r>
      <w:r w:rsidR="00E72F04">
        <w:rPr>
          <w:rFonts w:eastAsia="DengXian"/>
          <w:lang w:eastAsia="zh-CN"/>
        </w:rPr>
        <w:tab/>
      </w:r>
      <w:r w:rsidR="00E72F04">
        <w:rPr>
          <w:rFonts w:eastAsia="DengXian"/>
          <w:lang w:eastAsia="zh-CN"/>
        </w:rPr>
        <w:tab/>
      </w:r>
      <w:r w:rsidR="00E72F04">
        <w:rPr>
          <w:rFonts w:eastAsia="DengXian"/>
          <w:lang w:eastAsia="zh-CN"/>
        </w:rPr>
        <w:tab/>
      </w:r>
      <w:r w:rsidR="00E72F04" w:rsidRPr="00E72F04">
        <w:rPr>
          <w:rFonts w:eastAsia="DengXian"/>
          <w:lang w:eastAsia="zh-CN"/>
        </w:rPr>
        <w:tab/>
      </w:r>
      <w:r w:rsidR="00E72F04" w:rsidRPr="00E72F04">
        <w:rPr>
          <w:rFonts w:eastAsia="DengXian"/>
          <w:lang w:eastAsia="zh-CN"/>
        </w:rPr>
        <w:tab/>
        <w:t>RAN1</w:t>
      </w:r>
      <w:r w:rsidR="00E72F04">
        <w:rPr>
          <w:rFonts w:eastAsia="DengXian"/>
          <w:lang w:val="en-US" w:eastAsia="zh-CN"/>
        </w:rPr>
        <w:t xml:space="preserve">, </w:t>
      </w:r>
      <w:r w:rsidR="00E72F04" w:rsidRPr="00E72F04">
        <w:rPr>
          <w:rFonts w:eastAsia="DengXian"/>
          <w:lang w:eastAsia="zh-CN"/>
        </w:rPr>
        <w:t>ZTE Corporation</w:t>
      </w:r>
    </w:p>
    <w:p w14:paraId="49ACE257" w14:textId="49280011" w:rsidR="00D95E23" w:rsidRDefault="00D95E23" w:rsidP="009048F4">
      <w:pPr>
        <w:rPr>
          <w:rFonts w:eastAsia="DengXian"/>
          <w:lang w:eastAsia="zh-CN"/>
        </w:rPr>
      </w:pPr>
      <w:r w:rsidRPr="00D95E23">
        <w:rPr>
          <w:rFonts w:eastAsia="DengXian"/>
          <w:b/>
          <w:bCs/>
          <w:lang w:eastAsia="zh-CN"/>
        </w:rPr>
        <w:t xml:space="preserve">Decision: </w:t>
      </w:r>
      <w:r>
        <w:rPr>
          <w:rFonts w:eastAsia="DengXian"/>
          <w:lang w:eastAsia="zh-CN"/>
        </w:rPr>
        <w:t>This was approved.</w:t>
      </w:r>
    </w:p>
    <w:p w14:paraId="471D1BAF" w14:textId="322356E7" w:rsidR="00E72F04" w:rsidRDefault="004710F9" w:rsidP="009048F4">
      <w:pPr>
        <w:rPr>
          <w:rFonts w:eastAsia="DengXian"/>
          <w:lang w:eastAsia="zh-CN"/>
        </w:rPr>
      </w:pPr>
      <w:hyperlink r:id="rId304" w:history="1">
        <w:r w:rsidRPr="0075138E">
          <w:rPr>
            <w:rStyle w:val="Hyperlink"/>
            <w:rFonts w:eastAsia="DengXian"/>
            <w:highlight w:val="green"/>
            <w:lang w:eastAsia="zh-CN"/>
          </w:rPr>
          <w:t>R1-2508192</w:t>
        </w:r>
      </w:hyperlink>
      <w:r w:rsidR="00415F2F">
        <w:rPr>
          <w:rFonts w:eastAsia="DengXian"/>
          <w:lang w:eastAsia="zh-CN"/>
        </w:rPr>
        <w:tab/>
      </w:r>
      <w:r w:rsidR="00415F2F" w:rsidRPr="00415F2F">
        <w:rPr>
          <w:rFonts w:eastAsia="DengXian"/>
          <w:lang w:eastAsia="zh-CN"/>
        </w:rPr>
        <w:t>Determination of SSSG index in a newly activated SCell</w:t>
      </w:r>
      <w:r w:rsidR="00415F2F">
        <w:rPr>
          <w:rFonts w:eastAsia="DengXian"/>
          <w:lang w:eastAsia="zh-CN"/>
        </w:rPr>
        <w:tab/>
      </w:r>
      <w:r w:rsidR="00415F2F" w:rsidRPr="00415F2F">
        <w:rPr>
          <w:rFonts w:eastAsia="DengXian"/>
          <w:lang w:eastAsia="zh-CN"/>
        </w:rPr>
        <w:t>Qualcomm Incorporated, Samsung</w:t>
      </w:r>
    </w:p>
    <w:p w14:paraId="541E3133" w14:textId="78AD3915" w:rsidR="0075138E" w:rsidRDefault="0075138E"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3592282F" w14:textId="3958F3B3" w:rsidR="00415F2F" w:rsidRDefault="004710F9" w:rsidP="009048F4">
      <w:pPr>
        <w:rPr>
          <w:rFonts w:eastAsia="DengXian"/>
          <w:lang w:eastAsia="zh-CN"/>
        </w:rPr>
      </w:pPr>
      <w:hyperlink r:id="rId305" w:history="1">
        <w:r w:rsidRPr="0075138E">
          <w:rPr>
            <w:rStyle w:val="Hyperlink"/>
            <w:rFonts w:eastAsia="DengXian"/>
            <w:highlight w:val="green"/>
            <w:lang w:eastAsia="zh-CN"/>
          </w:rPr>
          <w:t>R1-2508193</w:t>
        </w:r>
      </w:hyperlink>
      <w:r w:rsidR="00415F2F">
        <w:rPr>
          <w:rFonts w:eastAsia="DengXian"/>
          <w:lang w:eastAsia="zh-CN"/>
        </w:rPr>
        <w:tab/>
      </w:r>
      <w:r w:rsidR="00415F2F" w:rsidRPr="00415F2F">
        <w:rPr>
          <w:rFonts w:eastAsia="DengXian"/>
          <w:lang w:eastAsia="zh-CN"/>
        </w:rPr>
        <w:t>Determination of SSSG index in a newly activated SCell</w:t>
      </w:r>
      <w:r w:rsidR="00415F2F">
        <w:rPr>
          <w:rFonts w:eastAsia="DengXian"/>
          <w:lang w:eastAsia="zh-CN"/>
        </w:rPr>
        <w:tab/>
      </w:r>
      <w:r w:rsidR="00415F2F" w:rsidRPr="00415F2F">
        <w:rPr>
          <w:rFonts w:eastAsia="DengXian"/>
          <w:lang w:eastAsia="zh-CN"/>
        </w:rPr>
        <w:t>Qualcomm Incorporated, Samsung</w:t>
      </w:r>
    </w:p>
    <w:p w14:paraId="7963C96C" w14:textId="04332CCD" w:rsidR="0075138E" w:rsidRDefault="0075138E"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2A1A2242" w14:textId="7839717F" w:rsidR="0075138E" w:rsidRDefault="0075138E" w:rsidP="009048F4">
      <w:pPr>
        <w:rPr>
          <w:rFonts w:eastAsia="DengXian"/>
          <w:lang w:eastAsia="zh-CN"/>
        </w:rPr>
      </w:pPr>
      <w:hyperlink r:id="rId306" w:history="1">
        <w:r w:rsidRPr="00C86D29">
          <w:rPr>
            <w:rStyle w:val="Hyperlink"/>
            <w:rFonts w:eastAsia="DengXian"/>
            <w:highlight w:val="green"/>
            <w:lang w:eastAsia="zh-CN"/>
          </w:rPr>
          <w:t>R1-2508194</w:t>
        </w:r>
      </w:hyperlink>
      <w:r>
        <w:rPr>
          <w:rFonts w:eastAsia="DengXian"/>
          <w:lang w:eastAsia="zh-CN"/>
        </w:rPr>
        <w:tab/>
      </w:r>
      <w:r w:rsidR="00C86D29" w:rsidRPr="00C86D29">
        <w:rPr>
          <w:rFonts w:eastAsia="DengXian"/>
          <w:lang w:eastAsia="zh-CN"/>
        </w:rPr>
        <w:t>CR on power scaling for STxMP in TS 38.213</w:t>
      </w:r>
      <w:r w:rsidR="00C86D29">
        <w:rPr>
          <w:rFonts w:eastAsia="DengXian"/>
          <w:lang w:eastAsia="zh-CN"/>
        </w:rPr>
        <w:tab/>
      </w:r>
      <w:r w:rsidR="00C86D29" w:rsidRPr="00C86D29">
        <w:rPr>
          <w:rFonts w:eastAsia="DengXian"/>
          <w:lang w:eastAsia="zh-CN"/>
        </w:rPr>
        <w:t>ZTE Corporation, Sanechips, Samsung, Qualcomm</w:t>
      </w:r>
    </w:p>
    <w:p w14:paraId="5ED699E3" w14:textId="69DA771F" w:rsidR="00C86D29" w:rsidRDefault="00C86D29"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1BE6066B" w14:textId="59AA17D2" w:rsidR="0075138E" w:rsidRDefault="0075138E" w:rsidP="009048F4">
      <w:pPr>
        <w:rPr>
          <w:rFonts w:eastAsia="DengXian"/>
          <w:lang w:eastAsia="zh-CN"/>
        </w:rPr>
      </w:pPr>
      <w:hyperlink r:id="rId307" w:history="1">
        <w:r w:rsidRPr="00C86D29">
          <w:rPr>
            <w:rStyle w:val="Hyperlink"/>
            <w:rFonts w:eastAsia="DengXian"/>
            <w:highlight w:val="green"/>
            <w:lang w:eastAsia="zh-CN"/>
          </w:rPr>
          <w:t>R1-2508195</w:t>
        </w:r>
      </w:hyperlink>
      <w:r>
        <w:rPr>
          <w:rFonts w:eastAsia="DengXian"/>
          <w:lang w:eastAsia="zh-CN"/>
        </w:rPr>
        <w:tab/>
      </w:r>
      <w:r w:rsidR="00C86D29" w:rsidRPr="00C86D29">
        <w:rPr>
          <w:rFonts w:eastAsia="DengXian"/>
          <w:lang w:eastAsia="zh-CN"/>
        </w:rPr>
        <w:t>CR on power scaling for STxMP in TS 38.213</w:t>
      </w:r>
      <w:r w:rsidR="00C86D29">
        <w:rPr>
          <w:rFonts w:eastAsia="DengXian"/>
          <w:lang w:eastAsia="zh-CN"/>
        </w:rPr>
        <w:tab/>
      </w:r>
      <w:r w:rsidR="00C86D29" w:rsidRPr="00C86D29">
        <w:rPr>
          <w:rFonts w:eastAsia="DengXian"/>
          <w:lang w:eastAsia="zh-CN"/>
        </w:rPr>
        <w:t>ZTE Corporation, Sanechips, Samsung, Qualcomm</w:t>
      </w:r>
    </w:p>
    <w:p w14:paraId="04A2030E" w14:textId="565BE0CA" w:rsidR="00C86D29" w:rsidRDefault="00C86D29"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319FC04E" w14:textId="6FBBB4EA" w:rsidR="00415F2F" w:rsidRDefault="004710F9" w:rsidP="009048F4">
      <w:pPr>
        <w:rPr>
          <w:rFonts w:eastAsia="DengXian"/>
          <w:lang w:eastAsia="zh-CN"/>
        </w:rPr>
      </w:pPr>
      <w:hyperlink r:id="rId308" w:history="1">
        <w:r w:rsidRPr="00C86D29">
          <w:rPr>
            <w:rStyle w:val="Hyperlink"/>
            <w:rFonts w:eastAsia="DengXian"/>
            <w:highlight w:val="green"/>
            <w:lang w:eastAsia="zh-CN"/>
          </w:rPr>
          <w:t>R1-2508196</w:t>
        </w:r>
      </w:hyperlink>
      <w:r w:rsidR="002E5268">
        <w:rPr>
          <w:rFonts w:eastAsia="DengXian"/>
          <w:lang w:eastAsia="zh-CN"/>
        </w:rPr>
        <w:tab/>
      </w:r>
      <w:r w:rsidR="002E5268" w:rsidRPr="002E5268">
        <w:rPr>
          <w:rFonts w:eastAsia="DengXian"/>
          <w:lang w:eastAsia="zh-CN"/>
        </w:rPr>
        <w:t>CR on determination of cyclic shift for PRACH transmission in 2TA</w:t>
      </w:r>
      <w:r w:rsidR="002E5268">
        <w:rPr>
          <w:rFonts w:eastAsia="DengXian"/>
          <w:lang w:eastAsia="zh-CN"/>
        </w:rPr>
        <w:tab/>
      </w:r>
      <w:r w:rsidR="002E5268" w:rsidRPr="002E5268">
        <w:rPr>
          <w:rFonts w:eastAsia="DengXian"/>
          <w:lang w:eastAsia="zh-CN"/>
        </w:rPr>
        <w:t>CATT, Huawei, HiSilicon, Samsung</w:t>
      </w:r>
    </w:p>
    <w:p w14:paraId="15E5A5CB" w14:textId="26162A4C" w:rsidR="00C86D29" w:rsidRDefault="00C86D29"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36CD4079" w14:textId="2BA2CA8F" w:rsidR="002E5268" w:rsidRDefault="004710F9" w:rsidP="009048F4">
      <w:pPr>
        <w:rPr>
          <w:rFonts w:eastAsia="DengXian"/>
          <w:lang w:eastAsia="zh-CN"/>
        </w:rPr>
      </w:pPr>
      <w:hyperlink r:id="rId309" w:history="1">
        <w:r w:rsidRPr="00C86D29">
          <w:rPr>
            <w:rStyle w:val="Hyperlink"/>
            <w:rFonts w:eastAsia="DengXian"/>
            <w:highlight w:val="green"/>
            <w:lang w:eastAsia="zh-CN"/>
          </w:rPr>
          <w:t>R1-2508197</w:t>
        </w:r>
      </w:hyperlink>
      <w:r w:rsidR="002E5268">
        <w:rPr>
          <w:rFonts w:eastAsia="DengXian"/>
          <w:lang w:eastAsia="zh-CN"/>
        </w:rPr>
        <w:tab/>
      </w:r>
      <w:r w:rsidR="002E5268" w:rsidRPr="002E5268">
        <w:rPr>
          <w:rFonts w:eastAsia="DengXian"/>
          <w:lang w:eastAsia="zh-CN"/>
        </w:rPr>
        <w:t>CR on determination of cyclic shift for PRACH transmission in 2TA</w:t>
      </w:r>
      <w:r w:rsidR="002E5268">
        <w:rPr>
          <w:rFonts w:eastAsia="DengXian"/>
          <w:lang w:eastAsia="zh-CN"/>
        </w:rPr>
        <w:tab/>
      </w:r>
      <w:r w:rsidR="002E5268" w:rsidRPr="002E5268">
        <w:rPr>
          <w:rFonts w:eastAsia="DengXian"/>
          <w:lang w:eastAsia="zh-CN"/>
        </w:rPr>
        <w:t>CATT, Huawei, HiSilicon, Samsung</w:t>
      </w:r>
    </w:p>
    <w:p w14:paraId="126CD0B9" w14:textId="73901149" w:rsidR="00C86D29" w:rsidRDefault="00C86D29" w:rsidP="009048F4">
      <w:pPr>
        <w:rPr>
          <w:rFonts w:eastAsia="DengXian"/>
          <w:lang w:eastAsia="zh-CN"/>
        </w:rPr>
      </w:pPr>
      <w:r w:rsidRPr="0075138E">
        <w:rPr>
          <w:rFonts w:eastAsia="DengXian"/>
          <w:b/>
          <w:bCs/>
          <w:lang w:eastAsia="zh-CN"/>
        </w:rPr>
        <w:t>Decision:</w:t>
      </w:r>
      <w:r>
        <w:rPr>
          <w:rFonts w:eastAsia="DengXian"/>
          <w:lang w:eastAsia="zh-CN"/>
        </w:rPr>
        <w:t xml:space="preserve"> This was agreed.</w:t>
      </w:r>
    </w:p>
    <w:p w14:paraId="493C4C48" w14:textId="77777777" w:rsidR="002E5268" w:rsidRPr="00982845" w:rsidRDefault="002E5268" w:rsidP="009048F4">
      <w:pPr>
        <w:rPr>
          <w:rFonts w:eastAsia="DengXian"/>
          <w:lang w:eastAsia="zh-CN"/>
        </w:rPr>
      </w:pPr>
    </w:p>
    <w:p w14:paraId="579969BE" w14:textId="77777777" w:rsidR="009048F4" w:rsidRPr="00982845" w:rsidRDefault="009048F4" w:rsidP="004331CD">
      <w:pPr>
        <w:pStyle w:val="Heading1"/>
        <w:keepNext w:val="0"/>
        <w:widowControl w:val="0"/>
        <w:numPr>
          <w:ilvl w:val="0"/>
          <w:numId w:val="87"/>
        </w:numPr>
        <w:tabs>
          <w:tab w:val="num" w:pos="432"/>
        </w:tabs>
        <w:spacing w:before="360"/>
        <w:ind w:left="432" w:hanging="432"/>
      </w:pPr>
      <w:bookmarkStart w:id="235" w:name="_Toc210658540"/>
      <w:bookmarkStart w:id="236" w:name="_Toc210658638"/>
      <w:bookmarkStart w:id="237" w:name="_Toc210659356"/>
      <w:bookmarkStart w:id="238" w:name="_Toc211860286"/>
      <w:bookmarkStart w:id="239" w:name="_Toc211860579"/>
      <w:bookmarkStart w:id="240" w:name="_Toc211860804"/>
      <w:bookmarkStart w:id="241" w:name="_Toc211861046"/>
      <w:bookmarkStart w:id="242" w:name="_Toc211861458"/>
      <w:bookmarkStart w:id="243" w:name="_Toc211861631"/>
      <w:bookmarkStart w:id="244" w:name="_Toc211861854"/>
      <w:bookmarkStart w:id="245" w:name="_Toc211861947"/>
      <w:bookmarkStart w:id="246" w:name="_Toc211862346"/>
      <w:bookmarkStart w:id="247" w:name="_Toc211862500"/>
      <w:r w:rsidRPr="00982845">
        <w:t>Maintenance on Rel-19 NR and E-UTRA</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337A8AF8" w14:textId="77777777" w:rsidR="009048F4" w:rsidRPr="00982845" w:rsidRDefault="009048F4" w:rsidP="009048F4">
      <w:pPr>
        <w:rPr>
          <w:b/>
          <w:i/>
          <w:iCs/>
          <w:color w:val="FF0000"/>
        </w:rPr>
      </w:pPr>
      <w:r w:rsidRPr="00982845">
        <w:rPr>
          <w:b/>
          <w:i/>
          <w:iCs/>
          <w:color w:val="FF0000"/>
        </w:rPr>
        <w:t>The maximum number of contribution</w:t>
      </w:r>
      <w:r w:rsidRPr="00982845">
        <w:rPr>
          <w:rFonts w:eastAsia="DengXian"/>
          <w:b/>
          <w:i/>
          <w:iCs/>
          <w:color w:val="FF0000"/>
          <w:lang w:eastAsia="zh-CN"/>
        </w:rPr>
        <w:t>s</w:t>
      </w:r>
      <w:r w:rsidRPr="00982845">
        <w:rPr>
          <w:b/>
          <w:i/>
          <w:iCs/>
          <w:color w:val="FF0000"/>
        </w:rPr>
        <w:t xml:space="preserve"> per company/organization/university is limited to 1 per agenda item unless stated otherwise.</w:t>
      </w:r>
    </w:p>
    <w:p w14:paraId="7F3229FA" w14:textId="77777777" w:rsidR="009048F4" w:rsidRPr="00982845" w:rsidRDefault="009048F4" w:rsidP="009048F4">
      <w:pPr>
        <w:rPr>
          <w:b/>
          <w:i/>
          <w:iCs/>
          <w:color w:val="FF0000"/>
        </w:rPr>
      </w:pPr>
      <w:r w:rsidRPr="00982845">
        <w:rPr>
          <w:b/>
          <w:i/>
          <w:iCs/>
          <w:color w:val="FF0000"/>
        </w:rPr>
        <w:t xml:space="preserve"> </w:t>
      </w:r>
    </w:p>
    <w:p w14:paraId="42814C83" w14:textId="77777777" w:rsidR="009048F4" w:rsidRPr="00982845" w:rsidRDefault="009048F4" w:rsidP="009048F4">
      <w:pPr>
        <w:rPr>
          <w:b/>
          <w:i/>
          <w:iCs/>
          <w:color w:val="FF0000"/>
        </w:rPr>
      </w:pPr>
      <w:r w:rsidRPr="00982845">
        <w:rPr>
          <w:b/>
          <w:i/>
          <w:iCs/>
          <w:color w:val="FF0000"/>
        </w:rPr>
        <w:t>For Rel-1</w:t>
      </w:r>
      <w:r w:rsidRPr="00982845">
        <w:rPr>
          <w:rFonts w:eastAsia="DengXian"/>
          <w:b/>
          <w:i/>
          <w:iCs/>
          <w:color w:val="FF0000"/>
          <w:lang w:eastAsia="zh-CN"/>
        </w:rPr>
        <w:t>9</w:t>
      </w:r>
      <w:r w:rsidRPr="00982845">
        <w:rPr>
          <w:b/>
          <w:i/>
          <w:iCs/>
          <w:color w:val="FF0000"/>
        </w:rPr>
        <w:t xml:space="preserve"> maintenance, </w:t>
      </w:r>
      <w:r w:rsidRPr="00982845">
        <w:rPr>
          <w:b/>
          <w:i/>
          <w:iCs/>
          <w:color w:val="FF0000"/>
          <w:u w:val="single"/>
        </w:rPr>
        <w:t>only essential corrections</w:t>
      </w:r>
      <w:r w:rsidRPr="00982845">
        <w:rPr>
          <w:b/>
          <w:i/>
          <w:iCs/>
          <w:color w:val="FF0000"/>
        </w:rPr>
        <w:t xml:space="preserve"> will be considered. Only text proposals are to be submitted (</w:t>
      </w:r>
      <w:r w:rsidRPr="00982845">
        <w:rPr>
          <w:b/>
          <w:i/>
          <w:iCs/>
          <w:color w:val="FF0000"/>
          <w:u w:val="single"/>
        </w:rPr>
        <w:t>no individual draft CRs</w:t>
      </w:r>
      <w:r w:rsidRPr="00982845">
        <w:rPr>
          <w:b/>
          <w:i/>
          <w:iCs/>
          <w:color w:val="FF0000"/>
        </w:rPr>
        <w:t xml:space="preserve">, please!). </w:t>
      </w:r>
    </w:p>
    <w:p w14:paraId="75611E9E" w14:textId="77777777" w:rsidR="009048F4" w:rsidRPr="00982845" w:rsidRDefault="009048F4" w:rsidP="004331CD">
      <w:pPr>
        <w:numPr>
          <w:ilvl w:val="0"/>
          <w:numId w:val="86"/>
        </w:numPr>
        <w:rPr>
          <w:b/>
          <w:i/>
          <w:iCs/>
          <w:color w:val="FF0000"/>
        </w:rPr>
      </w:pPr>
      <w:r w:rsidRPr="00982845">
        <w:rPr>
          <w:b/>
          <w:i/>
          <w:iCs/>
          <w:color w:val="FF0000"/>
        </w:rPr>
        <w:t>For each text proposal, companies are to provide relevant information (e.g. reason for change, summary of change, consequences if not approved) in a clear and concise manner</w:t>
      </w:r>
    </w:p>
    <w:p w14:paraId="29E09C38" w14:textId="77777777" w:rsidR="009048F4" w:rsidRPr="00982845" w:rsidRDefault="009048F4" w:rsidP="004331CD">
      <w:pPr>
        <w:numPr>
          <w:ilvl w:val="0"/>
          <w:numId w:val="86"/>
        </w:numPr>
        <w:rPr>
          <w:b/>
          <w:i/>
          <w:iCs/>
          <w:color w:val="FF0000"/>
        </w:rPr>
      </w:pPr>
      <w:r w:rsidRPr="00982845">
        <w:rPr>
          <w:b/>
          <w:i/>
          <w:iCs/>
          <w:color w:val="FF0000"/>
        </w:rPr>
        <w:t>Editors to prepare final CRs</w:t>
      </w:r>
    </w:p>
    <w:p w14:paraId="28D5DDE5" w14:textId="77777777" w:rsidR="009048F4" w:rsidRPr="00982845" w:rsidRDefault="009048F4" w:rsidP="009048F4">
      <w:pPr>
        <w:rPr>
          <w:rFonts w:eastAsia="DengXian"/>
          <w:b/>
          <w:i/>
          <w:iCs/>
          <w:color w:val="FF0000"/>
          <w:lang w:eastAsia="zh-CN"/>
        </w:rPr>
      </w:pPr>
    </w:p>
    <w:p w14:paraId="2FAE73F5" w14:textId="77777777" w:rsidR="009048F4" w:rsidRPr="00982845" w:rsidRDefault="009048F4" w:rsidP="004331CD">
      <w:pPr>
        <w:pStyle w:val="Heading2"/>
        <w:widowControl w:val="0"/>
        <w:numPr>
          <w:ilvl w:val="1"/>
          <w:numId w:val="88"/>
        </w:numPr>
        <w:ind w:left="454" w:hanging="454"/>
        <w:rPr>
          <w:rFonts w:eastAsia="DengXian"/>
          <w:lang w:eastAsia="zh-CN"/>
        </w:rPr>
      </w:pPr>
      <w:bookmarkStart w:id="248" w:name="_Toc197093391"/>
      <w:bookmarkStart w:id="249" w:name="_Toc210658541"/>
      <w:bookmarkStart w:id="250" w:name="_Toc210658639"/>
      <w:bookmarkStart w:id="251" w:name="_Toc210659357"/>
      <w:bookmarkStart w:id="252" w:name="_Toc211860287"/>
      <w:bookmarkStart w:id="253" w:name="_Toc211860580"/>
      <w:bookmarkStart w:id="254" w:name="_Toc211860805"/>
      <w:bookmarkStart w:id="255" w:name="_Toc211861047"/>
      <w:bookmarkStart w:id="256" w:name="_Toc211861459"/>
      <w:bookmarkStart w:id="257" w:name="_Toc211861632"/>
      <w:bookmarkStart w:id="258" w:name="_Toc211861855"/>
      <w:bookmarkStart w:id="259" w:name="_Toc211861948"/>
      <w:bookmarkStart w:id="260" w:name="_Toc211862347"/>
      <w:bookmarkStart w:id="261" w:name="_Toc211862501"/>
      <w:r w:rsidRPr="00982845">
        <w:rPr>
          <w:rFonts w:eastAsia="DengXian"/>
          <w:color w:val="000000"/>
          <w:lang w:eastAsia="zh-CN"/>
        </w:rPr>
        <w:lastRenderedPageBreak/>
        <w:t>Maintenance on</w:t>
      </w:r>
      <w:r w:rsidRPr="00982845">
        <w:t xml:space="preserve"> Artificial Intelligence (AI)/Machine Learning (ML) for NR Air Interface</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52A348B5" w14:textId="77777777" w:rsidR="009048F4" w:rsidRPr="00982845" w:rsidRDefault="009048F4" w:rsidP="009048F4">
      <w:pPr>
        <w:rPr>
          <w:rFonts w:eastAsia="DengXian"/>
          <w:lang w:eastAsia="zh-CN"/>
        </w:rPr>
      </w:pPr>
      <w:r w:rsidRPr="00982845">
        <w:rPr>
          <w:rFonts w:eastAsia="DengXian"/>
          <w:i/>
          <w:iCs/>
          <w:lang w:eastAsia="zh-CN"/>
        </w:rPr>
        <w:t>Note: Maximum one contribution. For efficient review, please use the following sections in your contribution corresponding to the maintenance issues, if any:</w:t>
      </w:r>
    </w:p>
    <w:p w14:paraId="5D292543" w14:textId="77777777" w:rsidR="009048F4" w:rsidRPr="00982845" w:rsidRDefault="009048F4" w:rsidP="004331CD">
      <w:pPr>
        <w:numPr>
          <w:ilvl w:val="0"/>
          <w:numId w:val="91"/>
        </w:numPr>
        <w:rPr>
          <w:rFonts w:eastAsia="DengXian"/>
          <w:lang w:eastAsia="zh-CN"/>
        </w:rPr>
      </w:pPr>
      <w:r w:rsidRPr="00982845">
        <w:rPr>
          <w:rFonts w:eastAsia="DengXian"/>
          <w:i/>
          <w:iCs/>
          <w:lang w:eastAsia="zh-CN"/>
        </w:rPr>
        <w:t>Specification support for beam management</w:t>
      </w:r>
    </w:p>
    <w:p w14:paraId="0E876F8F" w14:textId="77777777" w:rsidR="009048F4" w:rsidRPr="00982845" w:rsidRDefault="009048F4" w:rsidP="004331CD">
      <w:pPr>
        <w:numPr>
          <w:ilvl w:val="0"/>
          <w:numId w:val="91"/>
        </w:numPr>
        <w:rPr>
          <w:rFonts w:eastAsia="DengXian"/>
          <w:lang w:eastAsia="zh-CN"/>
        </w:rPr>
      </w:pPr>
      <w:r w:rsidRPr="00982845">
        <w:rPr>
          <w:rFonts w:eastAsia="DengXian"/>
          <w:i/>
          <w:iCs/>
          <w:lang w:eastAsia="zh-CN"/>
        </w:rPr>
        <w:t>Specification support for positioning accuracy enhancements</w:t>
      </w:r>
    </w:p>
    <w:p w14:paraId="7CCF69DB" w14:textId="77777777" w:rsidR="009048F4" w:rsidRPr="00982845" w:rsidRDefault="009048F4" w:rsidP="004331CD">
      <w:pPr>
        <w:numPr>
          <w:ilvl w:val="0"/>
          <w:numId w:val="91"/>
        </w:numPr>
        <w:rPr>
          <w:rFonts w:eastAsia="DengXian"/>
          <w:lang w:eastAsia="zh-CN"/>
        </w:rPr>
      </w:pPr>
      <w:r w:rsidRPr="00982845">
        <w:rPr>
          <w:rFonts w:eastAsia="DengXian"/>
          <w:i/>
          <w:iCs/>
          <w:lang w:eastAsia="zh-CN"/>
        </w:rPr>
        <w:t>Specification support for CSI prediction</w:t>
      </w:r>
    </w:p>
    <w:p w14:paraId="7B141C32" w14:textId="77777777" w:rsidR="008E6A5D" w:rsidRPr="003138E5" w:rsidRDefault="008E6A5D" w:rsidP="008E6A5D">
      <w:pPr>
        <w:rPr>
          <w:b/>
          <w:lang w:val="fr-FR" w:eastAsia="x-none"/>
        </w:rPr>
      </w:pPr>
      <w:r w:rsidRPr="003138E5">
        <w:rPr>
          <w:lang w:val="fr-FR" w:eastAsia="x-none"/>
        </w:rPr>
        <w:t>[1</w:t>
      </w:r>
      <w:r w:rsidRPr="003138E5">
        <w:rPr>
          <w:rFonts w:eastAsia="DengXian" w:hint="eastAsia"/>
          <w:lang w:val="fr-FR" w:eastAsia="zh-CN"/>
        </w:rPr>
        <w:t>22bis</w:t>
      </w:r>
      <w:r w:rsidRPr="003138E5">
        <w:rPr>
          <w:lang w:val="fr-FR" w:eastAsia="x-none"/>
        </w:rPr>
        <w:t>-R1</w:t>
      </w:r>
      <w:r w:rsidRPr="003138E5">
        <w:rPr>
          <w:rFonts w:eastAsia="DengXian" w:hint="eastAsia"/>
          <w:lang w:val="fr-FR" w:eastAsia="zh-CN"/>
        </w:rPr>
        <w:t>9</w:t>
      </w:r>
      <w:r w:rsidRPr="003138E5">
        <w:rPr>
          <w:lang w:val="fr-FR" w:eastAsia="x-none"/>
        </w:rPr>
        <w:t>-</w:t>
      </w:r>
      <w:r w:rsidRPr="003138E5">
        <w:rPr>
          <w:rFonts w:eastAsia="DengXian" w:hint="eastAsia"/>
          <w:lang w:val="fr-FR" w:eastAsia="zh-CN"/>
        </w:rPr>
        <w:t>AI/ML</w:t>
      </w:r>
      <w:r w:rsidRPr="003138E5">
        <w:rPr>
          <w:lang w:val="fr-FR" w:eastAsia="x-none"/>
        </w:rPr>
        <w:t xml:space="preserve">] Email discussion on </w:t>
      </w:r>
      <w:r w:rsidRPr="003138E5">
        <w:rPr>
          <w:rFonts w:eastAsia="DengXian" w:hint="eastAsia"/>
          <w:lang w:val="fr-FR" w:eastAsia="zh-CN"/>
        </w:rPr>
        <w:t>AI/ML</w:t>
      </w:r>
      <w:r w:rsidRPr="003138E5">
        <w:rPr>
          <w:lang w:val="fr-FR" w:eastAsia="x-none"/>
        </w:rPr>
        <w:t xml:space="preserve"> – </w:t>
      </w:r>
      <w:r w:rsidRPr="003138E5">
        <w:rPr>
          <w:rFonts w:eastAsia="DengXian" w:hint="eastAsia"/>
          <w:lang w:val="fr-FR" w:eastAsia="zh-CN"/>
        </w:rPr>
        <w:t>Juan</w:t>
      </w:r>
      <w:r w:rsidRPr="003138E5">
        <w:rPr>
          <w:lang w:val="fr-FR" w:eastAsia="x-none"/>
        </w:rPr>
        <w:t xml:space="preserve"> (</w:t>
      </w:r>
      <w:r w:rsidRPr="003138E5">
        <w:rPr>
          <w:rFonts w:eastAsia="DengXian" w:hint="eastAsia"/>
          <w:lang w:val="fr-FR" w:eastAsia="zh-CN"/>
        </w:rPr>
        <w:t>Qualcomm</w:t>
      </w:r>
      <w:r w:rsidRPr="003138E5">
        <w:rPr>
          <w:lang w:val="fr-FR" w:eastAsia="x-none"/>
        </w:rPr>
        <w:t>)</w:t>
      </w:r>
    </w:p>
    <w:p w14:paraId="3C1CFD81" w14:textId="403AC1C7" w:rsidR="009048F4" w:rsidRDefault="008E6A5D" w:rsidP="0053599D">
      <w:pPr>
        <w:rPr>
          <w:rFonts w:eastAsia="DengXian"/>
          <w:lang w:eastAsia="zh-CN"/>
        </w:rPr>
      </w:pPr>
      <w:r w:rsidRPr="003138E5">
        <w:t>To be used for sharing updates on online/offline schedule, details on what is to be discussed in online/offline sessions, tdoc number of the moderator summary for online session, etc</w:t>
      </w:r>
      <w:r w:rsidRPr="008E6A5D">
        <w:t xml:space="preserve"> </w:t>
      </w:r>
    </w:p>
    <w:p w14:paraId="120D55A8" w14:textId="095ECAD1" w:rsidR="002468CC" w:rsidRPr="002468CC" w:rsidRDefault="004710F9" w:rsidP="009048F4">
      <w:pPr>
        <w:rPr>
          <w:rFonts w:eastAsia="DengXian"/>
          <w:b/>
          <w:bCs/>
          <w:lang w:eastAsia="zh-CN"/>
        </w:rPr>
      </w:pPr>
      <w:hyperlink r:id="rId310" w:history="1">
        <w:r w:rsidRPr="00075F13">
          <w:rPr>
            <w:rStyle w:val="Hyperlink"/>
            <w:rFonts w:eastAsia="DengXian"/>
            <w:b/>
            <w:bCs/>
            <w:highlight w:val="green"/>
            <w:lang w:eastAsia="zh-CN"/>
          </w:rPr>
          <w:t>R1-2508148</w:t>
        </w:r>
      </w:hyperlink>
      <w:r w:rsidR="002468CC">
        <w:rPr>
          <w:rFonts w:eastAsia="DengXian"/>
          <w:b/>
          <w:bCs/>
          <w:lang w:eastAsia="zh-CN"/>
        </w:rPr>
        <w:tab/>
      </w:r>
      <w:r w:rsidR="002468CC" w:rsidRPr="002468CC">
        <w:rPr>
          <w:rFonts w:eastAsia="DengXian"/>
          <w:b/>
          <w:bCs/>
          <w:lang w:eastAsia="zh-CN"/>
        </w:rPr>
        <w:t>Session Notes of AI 8.1</w:t>
      </w:r>
      <w:r w:rsidR="002468CC">
        <w:rPr>
          <w:rFonts w:eastAsia="DengXian"/>
          <w:b/>
          <w:bCs/>
          <w:lang w:eastAsia="zh-CN"/>
        </w:rPr>
        <w:tab/>
      </w:r>
      <w:r w:rsidR="002468CC" w:rsidRPr="002468CC">
        <w:rPr>
          <w:rFonts w:eastAsia="DengXian"/>
          <w:b/>
          <w:bCs/>
          <w:lang w:eastAsia="zh-CN"/>
        </w:rPr>
        <w:t>Ad-Hoc Chair (Ericsson)</w:t>
      </w:r>
    </w:p>
    <w:p w14:paraId="09CDE233" w14:textId="4B897BD7" w:rsidR="002468CC"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65D10CF2" w14:textId="77777777" w:rsidR="00075F13" w:rsidRPr="00982845" w:rsidRDefault="00075F13" w:rsidP="009048F4">
      <w:pPr>
        <w:rPr>
          <w:rFonts w:eastAsia="DengXian"/>
          <w:lang w:eastAsia="zh-CN"/>
        </w:rPr>
      </w:pPr>
    </w:p>
    <w:p w14:paraId="3F361CF3" w14:textId="7A951F63" w:rsidR="009048F4" w:rsidRPr="00982845" w:rsidRDefault="004710F9" w:rsidP="009048F4">
      <w:hyperlink r:id="rId311" w:history="1">
        <w:r>
          <w:rPr>
            <w:rStyle w:val="Hyperlink"/>
          </w:rPr>
          <w:t>R1-2506760</w:t>
        </w:r>
      </w:hyperlink>
      <w:r w:rsidR="009048F4" w:rsidRPr="00982845">
        <w:tab/>
        <w:t>Remaining Issues of Rel-19 AI/ML for NR Air Interface</w:t>
      </w:r>
      <w:r w:rsidR="009048F4" w:rsidRPr="00982845">
        <w:tab/>
        <w:t>Ericsson</w:t>
      </w:r>
    </w:p>
    <w:p w14:paraId="1A015D03" w14:textId="2C235802" w:rsidR="009048F4" w:rsidRPr="00982845" w:rsidRDefault="004710F9" w:rsidP="009048F4">
      <w:hyperlink r:id="rId312" w:history="1">
        <w:r>
          <w:rPr>
            <w:rStyle w:val="Hyperlink"/>
          </w:rPr>
          <w:t>R1-2506770</w:t>
        </w:r>
      </w:hyperlink>
      <w:r w:rsidR="009048F4" w:rsidRPr="00982845">
        <w:tab/>
        <w:t>Discussion on maintenance of AI for Air Interface</w:t>
      </w:r>
      <w:r w:rsidR="009048F4" w:rsidRPr="00982845">
        <w:tab/>
        <w:t>ZTE Corporation, Sanechips</w:t>
      </w:r>
    </w:p>
    <w:p w14:paraId="415A018C" w14:textId="2CFA19FE" w:rsidR="009048F4" w:rsidRPr="00982845" w:rsidRDefault="004710F9" w:rsidP="009048F4">
      <w:hyperlink r:id="rId313" w:history="1">
        <w:r>
          <w:rPr>
            <w:rStyle w:val="Hyperlink"/>
          </w:rPr>
          <w:t>R1-2506871</w:t>
        </w:r>
      </w:hyperlink>
      <w:r w:rsidR="009048F4" w:rsidRPr="00982845">
        <w:tab/>
        <w:t>Maintenance on AI/ML for NR Air Interface</w:t>
      </w:r>
      <w:r w:rsidR="009048F4" w:rsidRPr="00982845">
        <w:tab/>
        <w:t>vivo</w:t>
      </w:r>
    </w:p>
    <w:p w14:paraId="34FA404F" w14:textId="0718D216" w:rsidR="009048F4" w:rsidRPr="00982845" w:rsidRDefault="004710F9" w:rsidP="009048F4">
      <w:hyperlink r:id="rId314" w:history="1">
        <w:r>
          <w:rPr>
            <w:rStyle w:val="Hyperlink"/>
          </w:rPr>
          <w:t>R1-2506934</w:t>
        </w:r>
      </w:hyperlink>
      <w:r w:rsidR="009048F4" w:rsidRPr="00982845">
        <w:tab/>
        <w:t>Maintenance of Rel-19 AI/ML for air interface</w:t>
      </w:r>
      <w:r w:rsidR="009048F4" w:rsidRPr="00982845">
        <w:tab/>
        <w:t>Huawei, HiSilicon</w:t>
      </w:r>
    </w:p>
    <w:p w14:paraId="7F81F87A" w14:textId="1F16B1E3" w:rsidR="009048F4" w:rsidRPr="00982845" w:rsidRDefault="004710F9" w:rsidP="009048F4">
      <w:hyperlink r:id="rId315" w:history="1">
        <w:r>
          <w:rPr>
            <w:rStyle w:val="Hyperlink"/>
          </w:rPr>
          <w:t>R1-2506961</w:t>
        </w:r>
      </w:hyperlink>
      <w:r w:rsidR="009048F4" w:rsidRPr="00982845">
        <w:tab/>
        <w:t>Maintenance on AI/ML for NR Air Interface</w:t>
      </w:r>
      <w:r w:rsidR="009048F4" w:rsidRPr="00982845">
        <w:tab/>
        <w:t>Xiaomi</w:t>
      </w:r>
    </w:p>
    <w:p w14:paraId="38266219" w14:textId="48B06FDE" w:rsidR="009048F4" w:rsidRPr="00982845" w:rsidRDefault="004710F9" w:rsidP="009048F4">
      <w:hyperlink r:id="rId316" w:history="1">
        <w:r>
          <w:rPr>
            <w:rStyle w:val="Hyperlink"/>
          </w:rPr>
          <w:t>R1-2507000</w:t>
        </w:r>
      </w:hyperlink>
      <w:r w:rsidR="009048F4" w:rsidRPr="00982845">
        <w:tab/>
        <w:t>Maintenance of specification support for AI/ML for NR Air Interface</w:t>
      </w:r>
      <w:r w:rsidR="009048F4" w:rsidRPr="00982845">
        <w:tab/>
        <w:t>CMCC</w:t>
      </w:r>
    </w:p>
    <w:p w14:paraId="338E23A3" w14:textId="46E97A18" w:rsidR="009048F4" w:rsidRPr="00982845" w:rsidRDefault="004710F9" w:rsidP="009048F4">
      <w:hyperlink r:id="rId317" w:history="1">
        <w:r>
          <w:rPr>
            <w:rStyle w:val="Hyperlink"/>
          </w:rPr>
          <w:t>R1-2507094</w:t>
        </w:r>
      </w:hyperlink>
      <w:r w:rsidR="009048F4" w:rsidRPr="00982845">
        <w:tab/>
        <w:t>Remaining issues on AI/ML for NR air interface</w:t>
      </w:r>
      <w:r w:rsidR="009048F4" w:rsidRPr="00982845">
        <w:tab/>
        <w:t>CATT</w:t>
      </w:r>
    </w:p>
    <w:p w14:paraId="6EF9F3C9" w14:textId="1AAFD272" w:rsidR="009048F4" w:rsidRPr="00982845" w:rsidRDefault="004710F9" w:rsidP="009048F4">
      <w:hyperlink r:id="rId318" w:history="1">
        <w:r>
          <w:rPr>
            <w:rStyle w:val="Hyperlink"/>
          </w:rPr>
          <w:t>R1-2507155</w:t>
        </w:r>
      </w:hyperlink>
      <w:r w:rsidR="009048F4" w:rsidRPr="00982845">
        <w:tab/>
        <w:t>Maintenance on Rel-19 AI/ML for NR air interface</w:t>
      </w:r>
      <w:r w:rsidR="009048F4" w:rsidRPr="00982845">
        <w:tab/>
        <w:t>OPPO</w:t>
      </w:r>
    </w:p>
    <w:p w14:paraId="060A627B" w14:textId="41BFC947" w:rsidR="009048F4" w:rsidRPr="00982845" w:rsidRDefault="004710F9" w:rsidP="009048F4">
      <w:hyperlink r:id="rId319" w:history="1">
        <w:r>
          <w:rPr>
            <w:rStyle w:val="Hyperlink"/>
          </w:rPr>
          <w:t>R1-2507227</w:t>
        </w:r>
      </w:hyperlink>
      <w:r w:rsidR="009048F4" w:rsidRPr="00982845">
        <w:tab/>
        <w:t>Remaining issue on AI/ML for NR Air Interface</w:t>
      </w:r>
      <w:r w:rsidR="009048F4" w:rsidRPr="00982845">
        <w:tab/>
        <w:t>Samsung</w:t>
      </w:r>
    </w:p>
    <w:p w14:paraId="5770B0EB" w14:textId="128754FD" w:rsidR="009048F4" w:rsidRPr="00982845" w:rsidRDefault="004710F9" w:rsidP="009048F4">
      <w:hyperlink r:id="rId320" w:history="1">
        <w:r>
          <w:rPr>
            <w:rStyle w:val="Hyperlink"/>
          </w:rPr>
          <w:t>R1-2507277</w:t>
        </w:r>
      </w:hyperlink>
      <w:r w:rsidR="009048F4" w:rsidRPr="00982845">
        <w:tab/>
        <w:t>Remaining issues on AI/ML for air interface in Rel-19</w:t>
      </w:r>
      <w:r w:rsidR="009048F4" w:rsidRPr="00982845">
        <w:tab/>
        <w:t>Fujitsu</w:t>
      </w:r>
    </w:p>
    <w:p w14:paraId="194015F8" w14:textId="625C89B3" w:rsidR="009048F4" w:rsidRPr="00982845" w:rsidRDefault="004710F9" w:rsidP="009048F4">
      <w:hyperlink r:id="rId321" w:history="1">
        <w:r>
          <w:rPr>
            <w:rStyle w:val="Hyperlink"/>
          </w:rPr>
          <w:t>R1-2507302</w:t>
        </w:r>
      </w:hyperlink>
      <w:r w:rsidR="009048F4" w:rsidRPr="00982845">
        <w:tab/>
        <w:t>Remaining Issues on AIML for NR Air Interface</w:t>
      </w:r>
      <w:r w:rsidR="009048F4" w:rsidRPr="00982845">
        <w:tab/>
        <w:t>NEC</w:t>
      </w:r>
    </w:p>
    <w:p w14:paraId="4A978277" w14:textId="1EBC8FDA" w:rsidR="009048F4" w:rsidRPr="00982845" w:rsidRDefault="004710F9" w:rsidP="009048F4">
      <w:hyperlink r:id="rId322" w:history="1">
        <w:r>
          <w:rPr>
            <w:rStyle w:val="Hyperlink"/>
          </w:rPr>
          <w:t>R1-2507374</w:t>
        </w:r>
      </w:hyperlink>
      <w:r w:rsidR="009048F4" w:rsidRPr="00982845">
        <w:tab/>
        <w:t>Discussion on AI/ML maintenance in 5G NR interface</w:t>
      </w:r>
      <w:r w:rsidR="009048F4" w:rsidRPr="00982845">
        <w:tab/>
        <w:t>Panasonic</w:t>
      </w:r>
    </w:p>
    <w:p w14:paraId="3174F1FD" w14:textId="1D7A2C08" w:rsidR="009048F4" w:rsidRPr="00982845" w:rsidRDefault="004710F9" w:rsidP="009048F4">
      <w:hyperlink r:id="rId323" w:history="1">
        <w:r>
          <w:rPr>
            <w:rStyle w:val="Hyperlink"/>
          </w:rPr>
          <w:t>R1-2507383</w:t>
        </w:r>
      </w:hyperlink>
      <w:r w:rsidR="009048F4" w:rsidRPr="00982845">
        <w:tab/>
        <w:t>Maintenance on AI/ML for NR Air Interface</w:t>
      </w:r>
      <w:r w:rsidR="009048F4" w:rsidRPr="00982845">
        <w:tab/>
        <w:t>Nokia</w:t>
      </w:r>
    </w:p>
    <w:p w14:paraId="6E7439D2" w14:textId="136BEAA5" w:rsidR="009048F4" w:rsidRPr="00982845" w:rsidRDefault="004710F9" w:rsidP="009048F4">
      <w:hyperlink r:id="rId324" w:history="1">
        <w:r>
          <w:rPr>
            <w:rStyle w:val="Hyperlink"/>
          </w:rPr>
          <w:t>R1-2507394</w:t>
        </w:r>
      </w:hyperlink>
      <w:r w:rsidR="009048F4" w:rsidRPr="00982845">
        <w:tab/>
        <w:t>Maintenance on AI/ML for NR Air interface</w:t>
      </w:r>
      <w:r w:rsidR="009048F4" w:rsidRPr="00982845">
        <w:tab/>
        <w:t>LG Electronics</w:t>
      </w:r>
    </w:p>
    <w:p w14:paraId="7BDB0EFE" w14:textId="3D609C58" w:rsidR="009048F4" w:rsidRPr="00982845" w:rsidRDefault="004710F9" w:rsidP="009048F4">
      <w:hyperlink r:id="rId325" w:history="1">
        <w:r>
          <w:rPr>
            <w:rStyle w:val="Hyperlink"/>
          </w:rPr>
          <w:t>R1-2507442</w:t>
        </w:r>
      </w:hyperlink>
      <w:r w:rsidR="009048F4" w:rsidRPr="00982845">
        <w:tab/>
        <w:t>Maintenance on Artificial Intelligence (AI)/Machine Learning (ML) for NR Air Interface</w:t>
      </w:r>
      <w:r w:rsidR="009048F4" w:rsidRPr="00982845">
        <w:tab/>
        <w:t>Lenovo</w:t>
      </w:r>
    </w:p>
    <w:p w14:paraId="1DDB2115" w14:textId="7298B99D" w:rsidR="009048F4" w:rsidRPr="00982845" w:rsidRDefault="004710F9" w:rsidP="009048F4">
      <w:hyperlink r:id="rId326" w:history="1">
        <w:r>
          <w:rPr>
            <w:rStyle w:val="Hyperlink"/>
          </w:rPr>
          <w:t>R1-2507452</w:t>
        </w:r>
      </w:hyperlink>
      <w:r w:rsidR="009048F4" w:rsidRPr="00982845">
        <w:tab/>
        <w:t>Maintenance of AI beam management</w:t>
      </w:r>
      <w:r w:rsidR="009048F4" w:rsidRPr="00982845">
        <w:tab/>
        <w:t>Ofinno</w:t>
      </w:r>
    </w:p>
    <w:p w14:paraId="7A90F160" w14:textId="41CAAA62" w:rsidR="009048F4" w:rsidRPr="00982845" w:rsidRDefault="004710F9" w:rsidP="009048F4">
      <w:hyperlink r:id="rId327" w:history="1">
        <w:r>
          <w:rPr>
            <w:rStyle w:val="Hyperlink"/>
          </w:rPr>
          <w:t>R1-2507515</w:t>
        </w:r>
      </w:hyperlink>
      <w:r w:rsidR="009048F4" w:rsidRPr="00982845">
        <w:tab/>
        <w:t>Maintenance for AI/ML for NR Air Interface</w:t>
      </w:r>
      <w:r w:rsidR="009048F4" w:rsidRPr="00982845">
        <w:tab/>
        <w:t>Google</w:t>
      </w:r>
    </w:p>
    <w:p w14:paraId="2588EC68" w14:textId="4C47A691" w:rsidR="009048F4" w:rsidRPr="00982845" w:rsidRDefault="004710F9" w:rsidP="009048F4">
      <w:hyperlink r:id="rId328" w:history="1">
        <w:r>
          <w:rPr>
            <w:rStyle w:val="Hyperlink"/>
          </w:rPr>
          <w:t>R1-2507582</w:t>
        </w:r>
      </w:hyperlink>
      <w:r w:rsidR="009048F4" w:rsidRPr="00982845">
        <w:tab/>
        <w:t>Maintenance on Rel-19 AI/ML</w:t>
      </w:r>
      <w:r w:rsidR="009048F4" w:rsidRPr="00982845">
        <w:tab/>
        <w:t>InterDigital, Inc.</w:t>
      </w:r>
    </w:p>
    <w:p w14:paraId="10E2276D" w14:textId="1D014E11" w:rsidR="009048F4" w:rsidRPr="00982845" w:rsidRDefault="004710F9" w:rsidP="009048F4">
      <w:hyperlink r:id="rId329" w:history="1">
        <w:r>
          <w:rPr>
            <w:rStyle w:val="Hyperlink"/>
          </w:rPr>
          <w:t>R1-2507648</w:t>
        </w:r>
      </w:hyperlink>
      <w:r w:rsidR="009048F4" w:rsidRPr="00982845">
        <w:tab/>
        <w:t>Remaining issues for R19 AI/ML for NR air interface</w:t>
      </w:r>
      <w:r w:rsidR="009048F4" w:rsidRPr="00982845">
        <w:tab/>
        <w:t>Apple</w:t>
      </w:r>
    </w:p>
    <w:p w14:paraId="4F0F4BAD" w14:textId="2C7FD75B" w:rsidR="009048F4" w:rsidRPr="00982845" w:rsidRDefault="004710F9" w:rsidP="009048F4">
      <w:hyperlink r:id="rId330" w:history="1">
        <w:r>
          <w:rPr>
            <w:rStyle w:val="Hyperlink"/>
          </w:rPr>
          <w:t>R1-2507694</w:t>
        </w:r>
      </w:hyperlink>
      <w:r w:rsidR="009048F4" w:rsidRPr="00982845">
        <w:tab/>
        <w:t>Maintenance on AI/ML for NR air interface</w:t>
      </w:r>
      <w:r w:rsidR="009048F4" w:rsidRPr="00982845">
        <w:tab/>
        <w:t>Qualcomm Incorporated</w:t>
      </w:r>
    </w:p>
    <w:p w14:paraId="18D705D7" w14:textId="48F835E3" w:rsidR="009048F4" w:rsidRPr="00982845" w:rsidRDefault="004710F9" w:rsidP="009048F4">
      <w:hyperlink r:id="rId331" w:history="1">
        <w:r>
          <w:rPr>
            <w:rStyle w:val="Hyperlink"/>
          </w:rPr>
          <w:t>R1-2507774</w:t>
        </w:r>
      </w:hyperlink>
      <w:r w:rsidR="009048F4" w:rsidRPr="00982845">
        <w:tab/>
        <w:t>Maintenance on AI/ML for NR Air Interface</w:t>
      </w:r>
      <w:r w:rsidR="009048F4" w:rsidRPr="00982845">
        <w:tab/>
        <w:t>Sharp</w:t>
      </w:r>
    </w:p>
    <w:p w14:paraId="0C07C25B" w14:textId="4AC207DB" w:rsidR="009048F4" w:rsidRPr="00982845" w:rsidRDefault="004710F9" w:rsidP="009048F4">
      <w:hyperlink r:id="rId332" w:history="1">
        <w:r>
          <w:rPr>
            <w:rStyle w:val="Hyperlink"/>
          </w:rPr>
          <w:t>R1-2507832</w:t>
        </w:r>
      </w:hyperlink>
      <w:r w:rsidR="009048F4" w:rsidRPr="00982845">
        <w:tab/>
        <w:t>Remaining issues on AI/ML for air interface in Rel-19</w:t>
      </w:r>
      <w:r w:rsidR="009048F4" w:rsidRPr="00982845">
        <w:tab/>
        <w:t>Quectel</w:t>
      </w:r>
    </w:p>
    <w:p w14:paraId="20B7C7D8" w14:textId="245F0D86" w:rsidR="009048F4" w:rsidRPr="00982845" w:rsidRDefault="004710F9" w:rsidP="009048F4">
      <w:hyperlink r:id="rId333" w:history="1">
        <w:r>
          <w:rPr>
            <w:rStyle w:val="Hyperlink"/>
          </w:rPr>
          <w:t>R1-2507865</w:t>
        </w:r>
      </w:hyperlink>
      <w:r w:rsidR="009048F4" w:rsidRPr="00982845">
        <w:tab/>
        <w:t>Remaining issues on AI PHY</w:t>
      </w:r>
      <w:r w:rsidR="009048F4" w:rsidRPr="00982845">
        <w:tab/>
        <w:t>ASUSTeK</w:t>
      </w:r>
    </w:p>
    <w:p w14:paraId="457A7871" w14:textId="4D6B84E8" w:rsidR="009048F4" w:rsidRDefault="004710F9" w:rsidP="009048F4">
      <w:pPr>
        <w:rPr>
          <w:rFonts w:eastAsia="DengXian"/>
          <w:lang w:eastAsia="zh-CN"/>
        </w:rPr>
      </w:pPr>
      <w:hyperlink r:id="rId334" w:history="1">
        <w:r>
          <w:rPr>
            <w:rStyle w:val="Hyperlink"/>
            <w:rFonts w:eastAsia="DengXian"/>
            <w:lang w:eastAsia="zh-CN"/>
          </w:rPr>
          <w:t>R1-2507998</w:t>
        </w:r>
      </w:hyperlink>
      <w:r w:rsidR="00625F0B">
        <w:rPr>
          <w:rFonts w:eastAsia="DengXian"/>
          <w:lang w:eastAsia="zh-CN"/>
        </w:rPr>
        <w:tab/>
      </w:r>
      <w:r w:rsidR="00625F0B" w:rsidRPr="00625F0B">
        <w:rPr>
          <w:rFonts w:eastAsia="DengXian"/>
          <w:lang w:eastAsia="zh-CN"/>
        </w:rPr>
        <w:t>FL summary #0 for AI/ML in beam management</w:t>
      </w:r>
      <w:r w:rsidR="00625F0B">
        <w:rPr>
          <w:rFonts w:eastAsia="DengXian"/>
          <w:lang w:eastAsia="zh-CN"/>
        </w:rPr>
        <w:tab/>
      </w:r>
      <w:r w:rsidR="00625F0B" w:rsidRPr="00625F0B">
        <w:rPr>
          <w:rFonts w:eastAsia="DengXian"/>
          <w:lang w:eastAsia="zh-CN"/>
        </w:rPr>
        <w:t>Moderator (Samsung)</w:t>
      </w:r>
    </w:p>
    <w:p w14:paraId="4A4F1459" w14:textId="77777777" w:rsidR="00322996" w:rsidRPr="00D72596" w:rsidRDefault="00322996" w:rsidP="00322996">
      <w:pPr>
        <w:pStyle w:val="3GPPNormalText"/>
        <w:rPr>
          <w:rFonts w:eastAsia="SimHei"/>
          <w:b/>
          <w:bCs/>
          <w:iCs/>
          <w:color w:val="000000"/>
          <w:sz w:val="20"/>
          <w:szCs w:val="22"/>
        </w:rPr>
      </w:pPr>
      <w:r w:rsidRPr="00D72596">
        <w:rPr>
          <w:b/>
          <w:bCs/>
          <w:sz w:val="20"/>
          <w:szCs w:val="22"/>
          <w:highlight w:val="green"/>
        </w:rPr>
        <w:t>Agreement:</w:t>
      </w:r>
    </w:p>
    <w:p w14:paraId="56CC6EA0" w14:textId="77777777" w:rsidR="00322996" w:rsidRDefault="00322996" w:rsidP="00322996">
      <w:pPr>
        <w:tabs>
          <w:tab w:val="right" w:pos="9638"/>
        </w:tabs>
        <w:spacing w:line="288" w:lineRule="auto"/>
        <w:jc w:val="both"/>
        <w:rPr>
          <w:rFonts w:eastAsia="SimSun"/>
          <w:lang w:eastAsia="zh-CN"/>
        </w:rPr>
      </w:pPr>
      <w:r>
        <w:rPr>
          <w:rFonts w:eastAsia="SimSun"/>
          <w:lang w:eastAsia="zh-CN"/>
        </w:rPr>
        <w:t>The following TP for TS 38.214 Clause 5.2.1.4.3b is endorsed.</w:t>
      </w:r>
    </w:p>
    <w:p w14:paraId="7BBCD739" w14:textId="77777777" w:rsidR="00322996" w:rsidRDefault="00322996" w:rsidP="00322996">
      <w:pPr>
        <w:spacing w:beforeLines="50" w:before="120" w:line="288" w:lineRule="auto"/>
        <w:jc w:val="both"/>
        <w:rPr>
          <w:b/>
          <w:bCs/>
        </w:rPr>
      </w:pPr>
      <w:r>
        <w:rPr>
          <w:b/>
          <w:bCs/>
        </w:rPr>
        <w:t>Reason for change:</w:t>
      </w:r>
      <w:r>
        <w:t xml:space="preserve"> The slot of transmission occasion for monitoring is unclear for the linkage of the corresponding CSI report for inference.</w:t>
      </w:r>
    </w:p>
    <w:p w14:paraId="1699A384" w14:textId="77777777" w:rsidR="00322996" w:rsidRDefault="00322996" w:rsidP="00322996">
      <w:pPr>
        <w:spacing w:line="288" w:lineRule="auto"/>
        <w:jc w:val="both"/>
        <w:rPr>
          <w:b/>
          <w:bCs/>
        </w:rPr>
      </w:pPr>
      <w:r>
        <w:rPr>
          <w:b/>
          <w:bCs/>
        </w:rPr>
        <w:t xml:space="preserve">Summary of change: </w:t>
      </w:r>
      <w:r>
        <w:t>Clarify the first slot of transmission occasion for monitoring is used for the linkage.</w:t>
      </w:r>
    </w:p>
    <w:p w14:paraId="1F22B188" w14:textId="77777777" w:rsidR="00322996" w:rsidRDefault="00322996" w:rsidP="00322996">
      <w:pPr>
        <w:spacing w:line="288" w:lineRule="auto"/>
        <w:jc w:val="both"/>
        <w:rPr>
          <w:b/>
          <w:bCs/>
        </w:rPr>
      </w:pPr>
      <w:r>
        <w:rPr>
          <w:b/>
          <w:bCs/>
        </w:rPr>
        <w:t>Consequences if not approved:</w:t>
      </w:r>
      <w:r>
        <w:t xml:space="preserve"> gNB and UE may have different understanding on the linkage.</w:t>
      </w:r>
    </w:p>
    <w:tbl>
      <w:tblPr>
        <w:tblStyle w:val="TableGrid"/>
        <w:tblW w:w="0" w:type="auto"/>
        <w:tblLook w:val="04A0" w:firstRow="1" w:lastRow="0" w:firstColumn="1" w:lastColumn="0" w:noHBand="0" w:noVBand="1"/>
      </w:tblPr>
      <w:tblGrid>
        <w:gridCol w:w="9530"/>
      </w:tblGrid>
      <w:tr w:rsidR="00322996" w14:paraId="7F160F47" w14:textId="77777777" w:rsidTr="00233CF5">
        <w:trPr>
          <w:trHeight w:val="2542"/>
        </w:trPr>
        <w:tc>
          <w:tcPr>
            <w:tcW w:w="9530" w:type="dxa"/>
          </w:tcPr>
          <w:p w14:paraId="11017930" w14:textId="77777777" w:rsidR="00322996" w:rsidRPr="00541015" w:rsidRDefault="00322996" w:rsidP="004C1926">
            <w:pPr>
              <w:rPr>
                <w:rFonts w:eastAsia="SimSun"/>
                <w:lang w:val="en-US" w:eastAsia="zh-CN"/>
              </w:rPr>
            </w:pPr>
            <w:bookmarkStart w:id="262" w:name="_Toc211860288"/>
            <w:bookmarkStart w:id="263" w:name="_Toc211860581"/>
            <w:r w:rsidRPr="004C1926">
              <w:rPr>
                <w:rFonts w:hint="eastAsia"/>
              </w:rPr>
              <w:t>T</w:t>
            </w:r>
            <w:r w:rsidRPr="004C1926">
              <w:t>S 38.214</w:t>
            </w:r>
            <w:r>
              <w:rPr>
                <w:rFonts w:eastAsia="SimSun"/>
                <w:sz w:val="22"/>
                <w:lang w:val="en-US" w:eastAsia="zh-CN"/>
              </w:rPr>
              <w:t xml:space="preserve"> </w:t>
            </w:r>
            <w:r w:rsidRPr="00541015">
              <w:rPr>
                <w:rFonts w:eastAsia="SimSun"/>
                <w:lang w:val="en-US" w:eastAsia="zh-CN"/>
              </w:rPr>
              <w:t>Clause 5.2.1.4.3b</w:t>
            </w:r>
            <w:r w:rsidRPr="00541015">
              <w:rPr>
                <w:rFonts w:eastAsia="SimSun"/>
                <w:lang w:val="en-US" w:eastAsia="zh-CN"/>
              </w:rPr>
              <w:tab/>
              <w:t>RS-PAI Reporting</w:t>
            </w:r>
            <w:bookmarkEnd w:id="262"/>
            <w:bookmarkEnd w:id="263"/>
          </w:p>
          <w:p w14:paraId="0092E48F" w14:textId="77777777" w:rsidR="00322996" w:rsidRPr="00541015" w:rsidRDefault="00322996" w:rsidP="00233CF5">
            <w:pPr>
              <w:rPr>
                <w:rFonts w:eastAsia="SimSun"/>
                <w:color w:val="C00000"/>
                <w:sz w:val="16"/>
                <w:szCs w:val="16"/>
                <w:lang w:eastAsia="zh-CN"/>
              </w:rPr>
            </w:pPr>
            <w:r w:rsidRPr="00541015">
              <w:rPr>
                <w:rFonts w:eastAsia="SimSun" w:hint="eastAsia"/>
                <w:color w:val="C00000"/>
                <w:sz w:val="16"/>
                <w:szCs w:val="16"/>
                <w:lang w:eastAsia="zh-CN"/>
              </w:rPr>
              <w:t>&lt;</w:t>
            </w:r>
            <w:r w:rsidRPr="00541015">
              <w:rPr>
                <w:rFonts w:eastAsia="SimSun"/>
                <w:color w:val="C00000"/>
                <w:sz w:val="16"/>
                <w:szCs w:val="16"/>
                <w:lang w:eastAsia="zh-CN"/>
              </w:rPr>
              <w:t>omitted texts&gt;</w:t>
            </w:r>
          </w:p>
          <w:p w14:paraId="1E56E551" w14:textId="77777777" w:rsidR="00322996" w:rsidRPr="00541015" w:rsidRDefault="00322996" w:rsidP="00233CF5">
            <w:pPr>
              <w:ind w:left="851" w:hanging="284"/>
              <w:jc w:val="both"/>
              <w:rPr>
                <w:rFonts w:eastAsia="SimSun"/>
                <w:sz w:val="16"/>
                <w:szCs w:val="16"/>
                <w:lang w:val="en-US"/>
              </w:rPr>
            </w:pPr>
            <w:r w:rsidRPr="00541015">
              <w:rPr>
                <w:rFonts w:eastAsia="Microsoft YaHei"/>
                <w:sz w:val="16"/>
                <w:szCs w:val="16"/>
                <w:lang w:val="en-US"/>
              </w:rPr>
              <w:t>-</w:t>
            </w:r>
            <w:r w:rsidRPr="00541015">
              <w:rPr>
                <w:rFonts w:eastAsia="Microsoft YaHei"/>
                <w:sz w:val="16"/>
                <w:szCs w:val="16"/>
                <w:lang w:val="en-US"/>
              </w:rPr>
              <w:tab/>
            </w:r>
            <w:r w:rsidRPr="00541015">
              <w:rPr>
                <w:rFonts w:eastAsia="SimSun"/>
                <w:sz w:val="16"/>
                <w:szCs w:val="16"/>
                <w:lang w:val="en-US"/>
              </w:rPr>
              <w:t xml:space="preserve">check a condition : </w:t>
            </w:r>
          </w:p>
          <w:p w14:paraId="06A82414" w14:textId="77777777" w:rsidR="00322996" w:rsidRPr="00541015" w:rsidRDefault="00322996" w:rsidP="00233CF5">
            <w:pPr>
              <w:ind w:left="1135" w:hanging="284"/>
              <w:jc w:val="both"/>
              <w:rPr>
                <w:rFonts w:eastAsia="SimSun"/>
                <w:sz w:val="16"/>
                <w:szCs w:val="16"/>
                <w:lang w:val="en-US"/>
              </w:rPr>
            </w:pPr>
            <w:r w:rsidRPr="00541015">
              <w:rPr>
                <w:rFonts w:eastAsia="Microsoft YaHei"/>
                <w:sz w:val="16"/>
                <w:szCs w:val="16"/>
                <w:lang w:val="en-US"/>
              </w:rPr>
              <w:t>-</w:t>
            </w:r>
            <w:r w:rsidRPr="00541015">
              <w:rPr>
                <w:rFonts w:eastAsia="Microsoft YaHei"/>
                <w:sz w:val="16"/>
                <w:szCs w:val="16"/>
                <w:lang w:val="en-US"/>
              </w:rPr>
              <w:tab/>
              <w:t xml:space="preserve">for the </w:t>
            </w:r>
            <w:r w:rsidRPr="00541015">
              <w:rPr>
                <w:rFonts w:eastAsia="SimSun"/>
                <w:sz w:val="16"/>
                <w:szCs w:val="16"/>
              </w:rPr>
              <w:t xml:space="preserve">transmission occasion </w:t>
            </w:r>
            <w:r w:rsidRPr="00541015">
              <w:rPr>
                <w:rFonts w:eastAsia="SimSun"/>
                <w:sz w:val="16"/>
                <w:szCs w:val="16"/>
                <w:lang w:val="en-US"/>
              </w:rPr>
              <w:t>of the second CSI Reporting Setting</w:t>
            </w:r>
            <w:r w:rsidRPr="00541015">
              <w:rPr>
                <w:rFonts w:eastAsia="SimSun"/>
                <w:sz w:val="16"/>
                <w:szCs w:val="16"/>
              </w:rPr>
              <w:t xml:space="preserve">, there is a linked </w:t>
            </w:r>
            <w:r w:rsidRPr="00541015">
              <w:rPr>
                <w:rFonts w:eastAsia="SimSun"/>
                <w:sz w:val="16"/>
                <w:szCs w:val="16"/>
                <w:lang w:val="en-US"/>
              </w:rPr>
              <w:t>report of the first CSI Reporting Setting</w:t>
            </w:r>
            <w:r w:rsidRPr="00541015">
              <w:rPr>
                <w:rFonts w:eastAsia="SimSun"/>
                <w:sz w:val="16"/>
                <w:szCs w:val="16"/>
              </w:rPr>
              <w:t>. W</w:t>
            </w:r>
            <w:r w:rsidRPr="00541015">
              <w:rPr>
                <w:rFonts w:eastAsia="SimSun"/>
                <w:sz w:val="16"/>
                <w:szCs w:val="16"/>
                <w:lang w:val="en-US"/>
              </w:rPr>
              <w:t xml:space="preserve">hen </w:t>
            </w:r>
            <w:r w:rsidRPr="00541015">
              <w:rPr>
                <w:rFonts w:eastAsia="SimSun"/>
                <w:i/>
                <w:iCs/>
                <w:sz w:val="16"/>
                <w:szCs w:val="16"/>
                <w:lang w:val="en-US"/>
              </w:rPr>
              <w:t>nroftimeinstance-r19</w:t>
            </w:r>
            <w:r w:rsidRPr="00541015">
              <w:rPr>
                <w:rFonts w:eastAsia="SimSun"/>
                <w:sz w:val="16"/>
                <w:szCs w:val="16"/>
                <w:lang w:val="en-US"/>
              </w:rPr>
              <w:t xml:space="preserve"> is not configured in the first Reporting Setting, the linking is determined if CSI reference resource of a report of the first CSI Reporting Setting has a minimal slot offset, no larger than 64 slots, from the </w:t>
            </w:r>
            <w:r w:rsidRPr="00541015">
              <w:rPr>
                <w:rFonts w:eastAsia="SimSun"/>
                <w:color w:val="C00000"/>
                <w:sz w:val="16"/>
                <w:szCs w:val="16"/>
                <w:lang w:val="en-US"/>
              </w:rPr>
              <w:t>first</w:t>
            </w:r>
            <w:r w:rsidRPr="00541015">
              <w:rPr>
                <w:rFonts w:eastAsia="SimSun"/>
                <w:sz w:val="16"/>
                <w:szCs w:val="16"/>
                <w:lang w:val="en-US"/>
              </w:rPr>
              <w:t xml:space="preserve"> slot of the transmission occasion </w:t>
            </w:r>
            <w:r w:rsidRPr="00541015">
              <w:rPr>
                <w:rFonts w:eastAsia="SimSun"/>
                <w:sz w:val="16"/>
                <w:szCs w:val="16"/>
              </w:rPr>
              <w:t xml:space="preserve">of the corresponding Resource Set for channel measurement of the </w:t>
            </w:r>
            <w:r w:rsidRPr="00541015">
              <w:rPr>
                <w:rFonts w:eastAsia="SimSun"/>
                <w:sz w:val="16"/>
                <w:szCs w:val="16"/>
                <w:lang w:val="en-US"/>
              </w:rPr>
              <w:t xml:space="preserve">second CSI Reporting Setting. When </w:t>
            </w:r>
            <w:r w:rsidRPr="00541015">
              <w:rPr>
                <w:rFonts w:eastAsia="SimSun"/>
                <w:i/>
                <w:iCs/>
                <w:sz w:val="16"/>
                <w:szCs w:val="16"/>
                <w:lang w:val="en-US"/>
              </w:rPr>
              <w:t>nroftimeinstance-r19</w:t>
            </w:r>
            <w:r w:rsidRPr="00541015">
              <w:rPr>
                <w:rFonts w:eastAsia="SimSun"/>
                <w:sz w:val="16"/>
                <w:szCs w:val="16"/>
                <w:lang w:val="en-US"/>
              </w:rPr>
              <w:t xml:space="preserve"> is configured in the first Reporting Setting, </w:t>
            </w:r>
            <w:r w:rsidRPr="00541015">
              <w:rPr>
                <w:rFonts w:eastAsia="SimSun"/>
                <w:i/>
                <w:iCs/>
                <w:sz w:val="16"/>
                <w:szCs w:val="16"/>
                <w:lang w:val="en-US"/>
              </w:rPr>
              <w:t>timeinstanceformonitoring-r19</w:t>
            </w:r>
            <w:r w:rsidRPr="00541015">
              <w:rPr>
                <w:rFonts w:eastAsia="SimSun"/>
                <w:sz w:val="16"/>
                <w:szCs w:val="16"/>
                <w:lang w:val="en-US"/>
              </w:rPr>
              <w:t xml:space="preserve"> configured in the second CSI Reporting Setting indicates the </w:t>
            </w:r>
            <w:r w:rsidRPr="00541015">
              <w:rPr>
                <w:rFonts w:eastAsia="SimSun"/>
                <w:i/>
                <w:iCs/>
                <w:sz w:val="16"/>
                <w:szCs w:val="16"/>
                <w:lang w:val="en-US"/>
              </w:rPr>
              <w:t>timeinstanceformonitoring-r19</w:t>
            </w:r>
            <w:r w:rsidRPr="00541015">
              <w:rPr>
                <w:rFonts w:eastAsia="SimSun"/>
                <w:sz w:val="16"/>
                <w:szCs w:val="16"/>
                <w:lang w:val="en-US"/>
              </w:rPr>
              <w:t>-th</w:t>
            </w:r>
            <w:r w:rsidRPr="00541015">
              <w:rPr>
                <w:rFonts w:eastAsia="SimSun"/>
                <w:i/>
                <w:iCs/>
                <w:sz w:val="16"/>
                <w:szCs w:val="16"/>
                <w:lang w:val="en-US"/>
              </w:rPr>
              <w:t xml:space="preserve"> </w:t>
            </w:r>
            <w:r w:rsidRPr="00541015">
              <w:rPr>
                <w:rFonts w:eastAsia="SimSun"/>
                <w:sz w:val="16"/>
                <w:szCs w:val="16"/>
                <w:lang w:val="en-US"/>
              </w:rPr>
              <w:t xml:space="preserve">time instance among </w:t>
            </w:r>
            <w:r w:rsidRPr="00541015">
              <w:rPr>
                <w:rFonts w:eastAsia="SimSun"/>
                <w:i/>
                <w:iCs/>
                <w:sz w:val="16"/>
                <w:szCs w:val="16"/>
                <w:lang w:val="en-US"/>
              </w:rPr>
              <w:t>nroftimeinstance-r19</w:t>
            </w:r>
            <w:r w:rsidRPr="00541015">
              <w:rPr>
                <w:rFonts w:eastAsia="SimSun"/>
                <w:sz w:val="16"/>
                <w:szCs w:val="16"/>
                <w:lang w:val="en-US"/>
              </w:rPr>
              <w:t xml:space="preserve"> time instance(s), and the linking is determined if the slot corresponding to the time instance indicated by </w:t>
            </w:r>
            <w:r w:rsidRPr="00541015">
              <w:rPr>
                <w:rFonts w:eastAsia="SimSun"/>
                <w:i/>
                <w:iCs/>
                <w:sz w:val="16"/>
                <w:szCs w:val="16"/>
                <w:lang w:val="en-US"/>
              </w:rPr>
              <w:t>timeinstanceformonitoring-r19</w:t>
            </w:r>
            <w:r w:rsidRPr="00541015">
              <w:rPr>
                <w:rFonts w:eastAsia="SimSun"/>
                <w:sz w:val="16"/>
                <w:szCs w:val="16"/>
                <w:lang w:val="en-US"/>
              </w:rPr>
              <w:t xml:space="preserve"> of a report of the first CSI Reporting Setting has a minimal slot offset, no larger than 64 slots, from the </w:t>
            </w:r>
            <w:r w:rsidRPr="00541015">
              <w:rPr>
                <w:rFonts w:eastAsia="SimSun"/>
                <w:color w:val="C00000"/>
                <w:sz w:val="16"/>
                <w:szCs w:val="16"/>
                <w:lang w:val="en-US"/>
              </w:rPr>
              <w:t>first</w:t>
            </w:r>
            <w:r w:rsidRPr="00541015">
              <w:rPr>
                <w:rFonts w:eastAsia="SimSun"/>
                <w:sz w:val="16"/>
                <w:szCs w:val="16"/>
                <w:lang w:val="en-US"/>
              </w:rPr>
              <w:t xml:space="preserve"> slot of the transmission occasion </w:t>
            </w:r>
            <w:r w:rsidRPr="00541015">
              <w:rPr>
                <w:rFonts w:eastAsia="SimSun"/>
                <w:sz w:val="16"/>
                <w:szCs w:val="16"/>
              </w:rPr>
              <w:t xml:space="preserve">of the corresponding Resource Set for channel measurement of the </w:t>
            </w:r>
            <w:r w:rsidRPr="00541015">
              <w:rPr>
                <w:rFonts w:eastAsia="SimSun"/>
                <w:sz w:val="16"/>
                <w:szCs w:val="16"/>
                <w:lang w:val="en-US"/>
              </w:rPr>
              <w:t>second CSI Reporting Setting;</w:t>
            </w:r>
          </w:p>
          <w:p w14:paraId="7B7CD576" w14:textId="77777777" w:rsidR="00322996" w:rsidRDefault="00322996" w:rsidP="00233CF5">
            <w:pPr>
              <w:jc w:val="both"/>
              <w:rPr>
                <w:rFonts w:eastAsia="SimSun"/>
                <w:color w:val="C00000"/>
                <w:lang w:eastAsia="zh-CN"/>
              </w:rPr>
            </w:pPr>
            <w:r w:rsidRPr="00541015">
              <w:rPr>
                <w:rFonts w:eastAsia="SimSun" w:hint="eastAsia"/>
                <w:color w:val="C00000"/>
                <w:sz w:val="16"/>
                <w:szCs w:val="16"/>
                <w:lang w:eastAsia="zh-CN"/>
              </w:rPr>
              <w:t>&lt;</w:t>
            </w:r>
            <w:r w:rsidRPr="00541015">
              <w:rPr>
                <w:rFonts w:eastAsia="SimSun"/>
                <w:color w:val="C00000"/>
                <w:sz w:val="16"/>
                <w:szCs w:val="16"/>
                <w:lang w:eastAsia="zh-CN"/>
              </w:rPr>
              <w:t>omitted texts&gt;</w:t>
            </w:r>
          </w:p>
        </w:tc>
      </w:tr>
    </w:tbl>
    <w:p w14:paraId="0C5525AF" w14:textId="77777777" w:rsidR="00322996" w:rsidRDefault="00322996" w:rsidP="00322996">
      <w:pPr>
        <w:spacing w:afterLines="50" w:after="120"/>
        <w:jc w:val="both"/>
        <w:rPr>
          <w:rFonts w:eastAsia="SimSun" w:cs="Calibri"/>
          <w:bCs/>
          <w:lang w:val="en-US" w:eastAsia="zh-CN"/>
        </w:rPr>
      </w:pPr>
    </w:p>
    <w:p w14:paraId="39936D09" w14:textId="77777777" w:rsidR="00322996" w:rsidRPr="000F418B" w:rsidRDefault="00322996" w:rsidP="00322996">
      <w:pPr>
        <w:spacing w:afterLines="50" w:after="120"/>
        <w:jc w:val="both"/>
        <w:rPr>
          <w:rFonts w:eastAsia="SimSun" w:cs="Calibri"/>
          <w:bCs/>
          <w:lang w:val="en-US" w:eastAsia="zh-CN"/>
        </w:rPr>
      </w:pPr>
    </w:p>
    <w:p w14:paraId="67CAD087" w14:textId="77777777" w:rsidR="00322996" w:rsidRPr="00D72596" w:rsidRDefault="00322996" w:rsidP="00322996">
      <w:pPr>
        <w:pStyle w:val="3GPPNormalText"/>
        <w:rPr>
          <w:rFonts w:eastAsia="SimHei"/>
          <w:b/>
          <w:bCs/>
          <w:iCs/>
          <w:color w:val="000000"/>
          <w:sz w:val="20"/>
          <w:szCs w:val="22"/>
        </w:rPr>
      </w:pPr>
      <w:r w:rsidRPr="00D72596">
        <w:rPr>
          <w:b/>
          <w:bCs/>
          <w:sz w:val="20"/>
          <w:szCs w:val="22"/>
          <w:highlight w:val="green"/>
        </w:rPr>
        <w:t>Agreement:</w:t>
      </w:r>
    </w:p>
    <w:p w14:paraId="6AAEB836" w14:textId="77777777" w:rsidR="00322996" w:rsidRDefault="00322996" w:rsidP="00322996">
      <w:pPr>
        <w:spacing w:line="288" w:lineRule="auto"/>
        <w:jc w:val="both"/>
        <w:rPr>
          <w:rFonts w:eastAsia="SimHei"/>
          <w:bCs/>
          <w:iCs/>
          <w:color w:val="000000"/>
          <w:lang w:val="en-US" w:eastAsia="zh-CN"/>
        </w:rPr>
      </w:pPr>
      <w:r>
        <w:rPr>
          <w:rFonts w:eastAsia="SimHei"/>
          <w:bCs/>
          <w:iCs/>
          <w:color w:val="000000"/>
          <w:lang w:val="en-US" w:eastAsia="zh-CN"/>
        </w:rPr>
        <w:t xml:space="preserve">The following TP for 38.214 </w:t>
      </w:r>
      <w:r w:rsidRPr="00036367">
        <w:rPr>
          <w:rFonts w:eastAsia="SimHei"/>
          <w:bCs/>
          <w:iCs/>
          <w:color w:val="000000"/>
          <w:lang w:val="en-US" w:eastAsia="zh-CN"/>
        </w:rPr>
        <w:t xml:space="preserve">Clause </w:t>
      </w:r>
      <w:r>
        <w:rPr>
          <w:rFonts w:eastAsia="SimHei"/>
          <w:bCs/>
          <w:iCs/>
          <w:color w:val="000000"/>
          <w:lang w:val="en-US" w:eastAsia="zh-CN"/>
        </w:rPr>
        <w:t>6</w:t>
      </w:r>
      <w:r w:rsidRPr="00036367">
        <w:rPr>
          <w:rFonts w:eastAsia="SimHei"/>
          <w:bCs/>
          <w:iCs/>
          <w:color w:val="000000"/>
          <w:lang w:val="en-US" w:eastAsia="zh-CN"/>
        </w:rPr>
        <w:t>.2.1.3</w:t>
      </w:r>
      <w:r>
        <w:rPr>
          <w:rFonts w:eastAsia="SimHei"/>
          <w:bCs/>
          <w:iCs/>
          <w:color w:val="000000"/>
          <w:lang w:val="en-US" w:eastAsia="zh-CN"/>
        </w:rPr>
        <w:t xml:space="preserve"> is endorsed.</w:t>
      </w:r>
    </w:p>
    <w:p w14:paraId="4BDDE268" w14:textId="77777777" w:rsidR="00322996" w:rsidRPr="009C2AC2" w:rsidRDefault="00322996" w:rsidP="00322996">
      <w:pPr>
        <w:spacing w:beforeLines="50" w:before="120" w:line="288" w:lineRule="auto"/>
        <w:jc w:val="both"/>
        <w:rPr>
          <w:b/>
          <w:bCs/>
        </w:rPr>
      </w:pPr>
      <w:r w:rsidRPr="00CD3411">
        <w:rPr>
          <w:b/>
          <w:bCs/>
        </w:rPr>
        <w:t>Reason for change:</w:t>
      </w:r>
      <w:r w:rsidRPr="00CD3411">
        <w:t xml:space="preserve"> P-CRI/P-SSBRI/RS-PAI/P-L1-RSRP is missing in the </w:t>
      </w:r>
      <w:r w:rsidRPr="009E5D54">
        <w:t>prioritization rules between a transmission of SRS and transmissi</w:t>
      </w:r>
      <w:r w:rsidRPr="009C2AC2">
        <w:t>on of a physical signal/channel.</w:t>
      </w:r>
    </w:p>
    <w:p w14:paraId="1A43941D" w14:textId="77777777" w:rsidR="00322996" w:rsidRPr="009C2AC2" w:rsidRDefault="00322996" w:rsidP="00322996">
      <w:pPr>
        <w:spacing w:line="288" w:lineRule="auto"/>
        <w:jc w:val="both"/>
        <w:rPr>
          <w:b/>
          <w:bCs/>
        </w:rPr>
      </w:pPr>
      <w:r w:rsidRPr="009C2AC2">
        <w:rPr>
          <w:b/>
          <w:bCs/>
        </w:rPr>
        <w:t>Summary of change</w:t>
      </w:r>
      <w:r w:rsidRPr="009C2AC2">
        <w:t>: Add</w:t>
      </w:r>
      <w:r w:rsidRPr="009C2AC2">
        <w:rPr>
          <w:b/>
          <w:bCs/>
        </w:rPr>
        <w:t xml:space="preserve"> </w:t>
      </w:r>
      <w:r w:rsidRPr="009C2AC2">
        <w:t>P-CRI/P-SSBRI/RS-PAI/P-L1-RSRP in the prioritization rules.</w:t>
      </w:r>
    </w:p>
    <w:p w14:paraId="2D95D854" w14:textId="77777777" w:rsidR="00322996" w:rsidRDefault="00322996" w:rsidP="00322996">
      <w:pPr>
        <w:spacing w:line="288" w:lineRule="auto"/>
        <w:jc w:val="both"/>
        <w:rPr>
          <w:rFonts w:eastAsia="SimSun" w:cs="Times"/>
          <w:b/>
          <w:bCs/>
          <w:lang w:eastAsia="zh-CN"/>
        </w:rPr>
      </w:pPr>
      <w:r w:rsidRPr="009C2AC2">
        <w:rPr>
          <w:b/>
          <w:bCs/>
        </w:rPr>
        <w:t>Consequences if not approved:</w:t>
      </w:r>
      <w:r w:rsidRPr="009C2AC2">
        <w:t xml:space="preserve"> the pri</w:t>
      </w:r>
      <w:r w:rsidRPr="009E5D54">
        <w:t>oritization rules bet</w:t>
      </w:r>
      <w:r w:rsidRPr="009C2AC2">
        <w:t>ween a transmission of SRS and transmission of a physical signal/channel with P-CRI/P-SSBRI/RS-PAI/P-L1-RSRP is unclear.</w:t>
      </w:r>
    </w:p>
    <w:tbl>
      <w:tblPr>
        <w:tblStyle w:val="TableGrid"/>
        <w:tblW w:w="0" w:type="auto"/>
        <w:tblLook w:val="04A0" w:firstRow="1" w:lastRow="0" w:firstColumn="1" w:lastColumn="0" w:noHBand="0" w:noVBand="1"/>
      </w:tblPr>
      <w:tblGrid>
        <w:gridCol w:w="9493"/>
      </w:tblGrid>
      <w:tr w:rsidR="00322996" w14:paraId="0D7556EA" w14:textId="77777777" w:rsidTr="00233CF5">
        <w:tc>
          <w:tcPr>
            <w:tcW w:w="9493" w:type="dxa"/>
          </w:tcPr>
          <w:p w14:paraId="6898E668" w14:textId="77777777" w:rsidR="00322996" w:rsidRPr="00541015" w:rsidRDefault="00322996" w:rsidP="004C1926">
            <w:r w:rsidRPr="00541015">
              <w:t>6.2.1.3</w:t>
            </w:r>
            <w:r w:rsidRPr="00541015">
              <w:tab/>
              <w:t>UE sounding procedure between component carriers</w:t>
            </w:r>
          </w:p>
          <w:p w14:paraId="4CCC0018" w14:textId="77777777" w:rsidR="00322996" w:rsidRPr="00541015" w:rsidRDefault="00322996" w:rsidP="00233CF5">
            <w:pPr>
              <w:pStyle w:val="0Maintext"/>
              <w:spacing w:before="120" w:after="120" w:afterAutospacing="0" w:line="240" w:lineRule="auto"/>
              <w:ind w:firstLine="0"/>
              <w:jc w:val="center"/>
              <w:rPr>
                <w:color w:val="C00000"/>
                <w:sz w:val="16"/>
                <w:szCs w:val="16"/>
              </w:rPr>
            </w:pPr>
            <w:r w:rsidRPr="00541015">
              <w:rPr>
                <w:color w:val="C00000"/>
                <w:sz w:val="16"/>
                <w:szCs w:val="16"/>
              </w:rPr>
              <w:t>&lt;omitted text&gt;</w:t>
            </w:r>
          </w:p>
          <w:p w14:paraId="492C6A2A" w14:textId="77777777" w:rsidR="00322996" w:rsidRPr="00541015" w:rsidRDefault="00322996" w:rsidP="00233CF5">
            <w:pPr>
              <w:spacing w:before="120" w:after="120"/>
              <w:rPr>
                <w:color w:val="000000"/>
                <w:sz w:val="16"/>
                <w:szCs w:val="16"/>
              </w:rPr>
            </w:pPr>
            <w:r w:rsidRPr="00541015">
              <w:rPr>
                <w:sz w:val="16"/>
                <w:szCs w:val="16"/>
              </w:rPr>
              <w:t xml:space="preserve">The following prioritization rules shall be applied in case of collision between a transmission of SRS over carrier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1</m:t>
                  </m:r>
                </m:sub>
              </m:sSub>
              <m:r>
                <w:rPr>
                  <w:rFonts w:ascii="Cambria Math" w:hAnsi="Cambria Math"/>
                  <w:sz w:val="16"/>
                  <w:szCs w:val="16"/>
                  <w:u w:val="single"/>
                </w:rPr>
                <m:t xml:space="preserve"> </m:t>
              </m:r>
            </m:oMath>
            <w:r w:rsidRPr="00541015">
              <w:rPr>
                <w:sz w:val="16"/>
                <w:szCs w:val="16"/>
              </w:rPr>
              <w:t xml:space="preserve"> and transmission of a physical signal/channel over a carrier of a serving cell in set </w:t>
            </w:r>
            <m:oMath>
              <m:r>
                <w:rPr>
                  <w:rFonts w:ascii="Cambria Math" w:hAnsi="Cambria Math"/>
                  <w:sz w:val="16"/>
                  <w:szCs w:val="16"/>
                </w:rPr>
                <m:t>S</m:t>
              </m:r>
              <m:d>
                <m:dPr>
                  <m:ctrlPr>
                    <w:rPr>
                      <w:rFonts w:ascii="Cambria Math" w:hAnsi="Cambria Math" w:cs="Calibri"/>
                      <w:i/>
                      <w:iCs/>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2</m:t>
                      </m:r>
                    </m:sub>
                  </m:sSub>
                </m:e>
              </m:d>
            </m:oMath>
          </w:p>
          <w:p w14:paraId="47F1B81B" w14:textId="77777777" w:rsidR="00322996" w:rsidRPr="00541015" w:rsidRDefault="00322996" w:rsidP="00233CF5">
            <w:pPr>
              <w:pStyle w:val="B1"/>
              <w:spacing w:before="120" w:after="120"/>
              <w:rPr>
                <w:sz w:val="16"/>
                <w:szCs w:val="16"/>
              </w:rPr>
            </w:pPr>
            <w:r w:rsidRPr="00541015">
              <w:rPr>
                <w:sz w:val="16"/>
                <w:szCs w:val="16"/>
              </w:rPr>
              <w:t>-</w:t>
            </w:r>
            <w:r w:rsidRPr="00541015">
              <w:rPr>
                <w:sz w:val="16"/>
                <w:szCs w:val="16"/>
              </w:rPr>
              <w:tab/>
              <w:t xml:space="preserve">the UE shall not transmit SRS whenever SRS transmission (including any interruption due to uplink or downlink RF retuning time [11, TS 38.133] as defined by higher layer parameters </w:t>
            </w:r>
            <w:r w:rsidRPr="00541015">
              <w:rPr>
                <w:i/>
                <w:sz w:val="16"/>
                <w:szCs w:val="16"/>
              </w:rPr>
              <w:t>switchingTimeUL</w:t>
            </w:r>
            <w:r w:rsidRPr="00541015">
              <w:rPr>
                <w:sz w:val="16"/>
                <w:szCs w:val="16"/>
              </w:rPr>
              <w:t xml:space="preserve"> and </w:t>
            </w:r>
            <w:r w:rsidRPr="00541015">
              <w:rPr>
                <w:i/>
                <w:sz w:val="16"/>
                <w:szCs w:val="16"/>
              </w:rPr>
              <w:t>switchingTimeDL</w:t>
            </w:r>
            <w:r w:rsidRPr="00541015">
              <w:rPr>
                <w:sz w:val="16"/>
                <w:szCs w:val="16"/>
              </w:rPr>
              <w:t xml:space="preserve"> of </w:t>
            </w:r>
            <w:r w:rsidRPr="00541015">
              <w:rPr>
                <w:i/>
                <w:sz w:val="16"/>
                <w:szCs w:val="16"/>
              </w:rPr>
              <w:t>SRS-SwitchingTimeNR)</w:t>
            </w:r>
            <w:r w:rsidRPr="00541015">
              <w:rPr>
                <w:sz w:val="16"/>
                <w:szCs w:val="16"/>
              </w:rPr>
              <w:t xml:space="preserve"> on the carrier of the serving cell </w:t>
            </w:r>
            <m:oMath>
              <m:sSub>
                <m:sSubPr>
                  <m:ctrlPr>
                    <w:rPr>
                      <w:rFonts w:ascii="Cambria Math" w:eastAsia="Batang" w:hAnsi="Cambria Math"/>
                      <w:i/>
                      <w:sz w:val="16"/>
                      <w:szCs w:val="16"/>
                    </w:rPr>
                  </m:ctrlPr>
                </m:sSubPr>
                <m:e>
                  <m:r>
                    <w:rPr>
                      <w:rFonts w:ascii="Cambria Math" w:eastAsia="Batang" w:hAnsi="Cambria Math"/>
                      <w:sz w:val="16"/>
                      <w:szCs w:val="16"/>
                    </w:rPr>
                    <m:t>c</m:t>
                  </m:r>
                </m:e>
                <m:sub>
                  <m:r>
                    <w:rPr>
                      <w:rFonts w:ascii="Cambria Math" w:eastAsia="Batang" w:hAnsi="Cambria Math"/>
                      <w:sz w:val="16"/>
                      <w:szCs w:val="16"/>
                    </w:rPr>
                    <m:t>1</m:t>
                  </m:r>
                </m:sub>
              </m:sSub>
            </m:oMath>
            <w:r w:rsidRPr="00541015">
              <w:rPr>
                <w:iCs/>
                <w:sz w:val="16"/>
                <w:szCs w:val="16"/>
              </w:rPr>
              <w:t xml:space="preserve"> </w:t>
            </w:r>
            <w:r w:rsidRPr="00541015">
              <w:rPr>
                <w:sz w:val="16"/>
                <w:szCs w:val="16"/>
              </w:rPr>
              <w:t>and PUSCH/PUCCH transmission carrying HARQ-ACK/positive SR/</w:t>
            </w:r>
            <w:r w:rsidRPr="00541015">
              <w:rPr>
                <w:sz w:val="16"/>
                <w:szCs w:val="16"/>
                <w:lang w:eastAsia="ja-JP"/>
              </w:rPr>
              <w:t>RI/CRI</w:t>
            </w:r>
            <w:r w:rsidRPr="00541015">
              <w:rPr>
                <w:rFonts w:hint="eastAsia"/>
                <w:sz w:val="16"/>
                <w:szCs w:val="16"/>
                <w:lang w:eastAsia="zh-CN"/>
              </w:rPr>
              <w:t>/SSBRI</w:t>
            </w:r>
            <w:r w:rsidRPr="00541015">
              <w:rPr>
                <w:color w:val="C00000"/>
                <w:sz w:val="16"/>
                <w:szCs w:val="16"/>
                <w:lang w:eastAsia="zh-CN"/>
              </w:rPr>
              <w:t>/P-CRI/P-SSBRI/RS-PAI</w:t>
            </w:r>
            <w:r w:rsidRPr="00541015">
              <w:rPr>
                <w:sz w:val="16"/>
                <w:szCs w:val="16"/>
              </w:rPr>
              <w:t xml:space="preserve"> and/or PRACH </w:t>
            </w:r>
            <w:r w:rsidRPr="00541015">
              <w:rPr>
                <w:rFonts w:eastAsia="Calibri"/>
                <w:sz w:val="16"/>
                <w:szCs w:val="16"/>
                <w:lang w:val="en-US"/>
              </w:rPr>
              <w:t xml:space="preserve">on a carrier of a serving cell in set </w:t>
            </w:r>
            <m:oMath>
              <m:r>
                <w:rPr>
                  <w:rFonts w:ascii="Cambria Math" w:eastAsia="Calibri" w:hAnsi="Cambria Math"/>
                  <w:sz w:val="16"/>
                  <w:szCs w:val="16"/>
                </w:rPr>
                <m:t>S</m:t>
              </m:r>
              <m:d>
                <m:dPr>
                  <m:ctrlPr>
                    <w:rPr>
                      <w:rFonts w:ascii="Cambria Math" w:hAnsi="Cambria Math"/>
                      <w:i/>
                      <w:iCs/>
                      <w:sz w:val="16"/>
                      <w:szCs w:val="16"/>
                    </w:rPr>
                  </m:ctrlPr>
                </m:dPr>
                <m:e>
                  <m:sSub>
                    <m:sSubPr>
                      <m:ctrlPr>
                        <w:rPr>
                          <w:rFonts w:ascii="Cambria Math" w:hAnsi="Cambria Math"/>
                          <w:i/>
                          <w:sz w:val="16"/>
                          <w:szCs w:val="16"/>
                        </w:rPr>
                      </m:ctrlPr>
                    </m:sSubPr>
                    <m:e>
                      <m:r>
                        <w:rPr>
                          <w:rFonts w:ascii="Cambria Math" w:eastAsia="Calibri" w:hAnsi="Cambria Math"/>
                          <w:sz w:val="16"/>
                          <w:szCs w:val="16"/>
                        </w:rPr>
                        <m:t>c</m:t>
                      </m:r>
                    </m:e>
                    <m:sub>
                      <m:r>
                        <w:rPr>
                          <w:rFonts w:ascii="Cambria Math" w:eastAsia="Calibri" w:hAnsi="Cambria Math"/>
                          <w:sz w:val="16"/>
                          <w:szCs w:val="16"/>
                        </w:rPr>
                        <m:t>2</m:t>
                      </m:r>
                    </m:sub>
                  </m:sSub>
                </m:e>
              </m:d>
              <m:r>
                <w:rPr>
                  <w:rFonts w:ascii="Cambria Math" w:eastAsia="Calibri" w:hAnsi="Cambria Math"/>
                  <w:sz w:val="16"/>
                  <w:szCs w:val="16"/>
                  <w:lang w:val="en-US"/>
                </w:rPr>
                <m:t xml:space="preserve"> </m:t>
              </m:r>
            </m:oMath>
            <w:r w:rsidRPr="00541015">
              <w:rPr>
                <w:sz w:val="16"/>
                <w:szCs w:val="16"/>
              </w:rPr>
              <w:t>happen to overlap in the same symbol</w:t>
            </w:r>
          </w:p>
          <w:p w14:paraId="1F30BE66" w14:textId="77777777" w:rsidR="00322996" w:rsidRPr="00541015" w:rsidRDefault="00322996" w:rsidP="00233CF5">
            <w:pPr>
              <w:pStyle w:val="B1"/>
              <w:spacing w:before="120" w:after="120"/>
              <w:rPr>
                <w:sz w:val="16"/>
                <w:szCs w:val="16"/>
              </w:rPr>
            </w:pPr>
            <w:r w:rsidRPr="00541015">
              <w:rPr>
                <w:sz w:val="16"/>
                <w:szCs w:val="16"/>
              </w:rPr>
              <w:t>-</w:t>
            </w:r>
            <w:r w:rsidRPr="00541015">
              <w:rPr>
                <w:sz w:val="16"/>
                <w:szCs w:val="16"/>
              </w:rPr>
              <w:tab/>
              <w:t>the UE shall not transmit a periodic/semi-persistent SRS whenever periodic/semi-persistent</w:t>
            </w:r>
            <w:r w:rsidRPr="00541015">
              <w:rPr>
                <w:color w:val="FF0000"/>
                <w:sz w:val="16"/>
                <w:szCs w:val="16"/>
              </w:rPr>
              <w:t xml:space="preserve"> </w:t>
            </w:r>
            <w:r w:rsidRPr="00541015">
              <w:rPr>
                <w:sz w:val="16"/>
                <w:szCs w:val="16"/>
              </w:rPr>
              <w:t xml:space="preserve">SRS transmission (including any interruption due to uplink or downlink RF retuning time [11, TS 38.133] as defined by higher layer parameters </w:t>
            </w:r>
            <w:r w:rsidRPr="00541015">
              <w:rPr>
                <w:i/>
                <w:sz w:val="16"/>
                <w:szCs w:val="16"/>
              </w:rPr>
              <w:t>switchingTimeUL</w:t>
            </w:r>
            <w:r w:rsidRPr="00541015">
              <w:rPr>
                <w:sz w:val="16"/>
                <w:szCs w:val="16"/>
              </w:rPr>
              <w:t xml:space="preserve"> and </w:t>
            </w:r>
            <w:r w:rsidRPr="00541015">
              <w:rPr>
                <w:i/>
                <w:sz w:val="16"/>
                <w:szCs w:val="16"/>
              </w:rPr>
              <w:t>switchingTimeDL</w:t>
            </w:r>
            <w:r w:rsidRPr="00541015">
              <w:rPr>
                <w:sz w:val="16"/>
                <w:szCs w:val="16"/>
              </w:rPr>
              <w:t xml:space="preserve"> of </w:t>
            </w:r>
            <w:r w:rsidRPr="00541015">
              <w:rPr>
                <w:i/>
                <w:sz w:val="16"/>
                <w:szCs w:val="16"/>
              </w:rPr>
              <w:t>SRS-SwitchingTimeNR)</w:t>
            </w:r>
            <w:r w:rsidRPr="00541015">
              <w:rPr>
                <w:sz w:val="16"/>
                <w:szCs w:val="16"/>
              </w:rPr>
              <w:t xml:space="preserve"> on the carrier of the serving cell</w:t>
            </w:r>
            <w:r w:rsidRPr="00541015">
              <w:rPr>
                <w:color w:val="000000"/>
                <w:sz w:val="16"/>
                <w:szCs w:val="16"/>
              </w:rPr>
              <w:t xml:space="preserve"> </w:t>
            </w:r>
            <m:oMath>
              <m:sSub>
                <m:sSubPr>
                  <m:ctrlPr>
                    <w:rPr>
                      <w:rFonts w:ascii="Cambria Math" w:eastAsia="Batang" w:hAnsi="Cambria Math"/>
                      <w:i/>
                      <w:sz w:val="16"/>
                      <w:szCs w:val="16"/>
                    </w:rPr>
                  </m:ctrlPr>
                </m:sSubPr>
                <m:e>
                  <m:r>
                    <w:rPr>
                      <w:rFonts w:ascii="Cambria Math" w:eastAsia="Batang" w:hAnsi="Cambria Math"/>
                      <w:sz w:val="16"/>
                      <w:szCs w:val="16"/>
                    </w:rPr>
                    <m:t>c</m:t>
                  </m:r>
                </m:e>
                <m:sub>
                  <m:r>
                    <w:rPr>
                      <w:rFonts w:ascii="Cambria Math" w:eastAsia="Batang" w:hAnsi="Cambria Math"/>
                      <w:sz w:val="16"/>
                      <w:szCs w:val="16"/>
                    </w:rPr>
                    <m:t>1</m:t>
                  </m:r>
                </m:sub>
              </m:sSub>
            </m:oMath>
            <w:r w:rsidRPr="00541015">
              <w:rPr>
                <w:sz w:val="16"/>
                <w:szCs w:val="16"/>
              </w:rPr>
              <w:t xml:space="preserve"> and PUSCH transmission carrying aperiodic CSI on a carrier of a serving cell in set </w:t>
            </w:r>
            <m:oMath>
              <m:r>
                <w:rPr>
                  <w:rFonts w:ascii="Cambria Math" w:hAnsi="Cambria Math"/>
                  <w:sz w:val="16"/>
                  <w:szCs w:val="16"/>
                </w:rPr>
                <m:t>S</m:t>
              </m:r>
              <m:d>
                <m:dPr>
                  <m:ctrlPr>
                    <w:rPr>
                      <w:rFonts w:ascii="Cambria Math" w:hAnsi="Cambria Math"/>
                      <w:i/>
                      <w:iCs/>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2</m:t>
                      </m:r>
                    </m:sub>
                  </m:sSub>
                </m:e>
              </m:d>
            </m:oMath>
            <w:r w:rsidRPr="00541015">
              <w:rPr>
                <w:iCs/>
                <w:sz w:val="16"/>
                <w:szCs w:val="16"/>
              </w:rPr>
              <w:t xml:space="preserve"> </w:t>
            </w:r>
            <w:r w:rsidRPr="00541015">
              <w:rPr>
                <w:sz w:val="16"/>
                <w:szCs w:val="16"/>
              </w:rPr>
              <w:t>happen to overlap in the same symbol</w:t>
            </w:r>
          </w:p>
          <w:p w14:paraId="2C0519AF" w14:textId="77777777" w:rsidR="00322996" w:rsidRPr="00541015" w:rsidRDefault="00322996" w:rsidP="00233CF5">
            <w:pPr>
              <w:pStyle w:val="B1"/>
              <w:spacing w:before="120" w:after="120"/>
              <w:rPr>
                <w:sz w:val="16"/>
                <w:szCs w:val="16"/>
              </w:rPr>
            </w:pPr>
            <w:r w:rsidRPr="00541015">
              <w:rPr>
                <w:sz w:val="16"/>
                <w:szCs w:val="16"/>
              </w:rPr>
              <w:t>-</w:t>
            </w:r>
            <w:r w:rsidRPr="00541015">
              <w:rPr>
                <w:sz w:val="16"/>
                <w:szCs w:val="16"/>
              </w:rPr>
              <w:tab/>
              <w:t>the UE shall drop PUCCH/PUSCH transmission carrying periodic/semi-persistent CSI comprising only CQI/PMI</w:t>
            </w:r>
            <w:r w:rsidRPr="00541015">
              <w:rPr>
                <w:rFonts w:hint="eastAsia"/>
                <w:sz w:val="16"/>
                <w:szCs w:val="16"/>
                <w:lang w:eastAsia="zh-CN"/>
              </w:rPr>
              <w:t>/L1-RSRP/L1-SINR</w:t>
            </w:r>
            <w:r w:rsidRPr="00541015">
              <w:rPr>
                <w:color w:val="C00000"/>
                <w:sz w:val="16"/>
                <w:szCs w:val="16"/>
                <w:lang w:eastAsia="zh-CN"/>
              </w:rPr>
              <w:t>/P-L1-RSRP</w:t>
            </w:r>
            <w:r w:rsidRPr="00541015">
              <w:rPr>
                <w:sz w:val="16"/>
                <w:szCs w:val="16"/>
              </w:rPr>
              <w:t xml:space="preserve">, and/or SRS transmission on a carrier of a serving cell in set </w:t>
            </w:r>
            <m:oMath>
              <m:r>
                <w:rPr>
                  <w:rFonts w:ascii="Cambria Math" w:hAnsi="Cambria Math"/>
                  <w:sz w:val="16"/>
                  <w:szCs w:val="16"/>
                </w:rPr>
                <m:t>S</m:t>
              </m:r>
              <m:d>
                <m:dPr>
                  <m:ctrlPr>
                    <w:rPr>
                      <w:rFonts w:ascii="Cambria Math" w:hAnsi="Cambria Math"/>
                      <w:i/>
                      <w:iCs/>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2</m:t>
                      </m:r>
                    </m:sub>
                  </m:sSub>
                </m:e>
              </m:d>
            </m:oMath>
            <w:r w:rsidRPr="00541015">
              <w:rPr>
                <w:iCs/>
                <w:sz w:val="16"/>
                <w:szCs w:val="16"/>
              </w:rPr>
              <w:t xml:space="preserve"> </w:t>
            </w:r>
            <w:r w:rsidRPr="00541015">
              <w:rPr>
                <w:sz w:val="16"/>
                <w:szCs w:val="16"/>
              </w:rPr>
              <w:t xml:space="preserve">configured for PUSCH/PUCCH transmission whenever the transmission and SRS transmission (including any interruption due to uplink or downlink RF retuning time [11, TS 38.133] as defined by higher layer parameters </w:t>
            </w:r>
            <w:r w:rsidRPr="00541015">
              <w:rPr>
                <w:i/>
                <w:sz w:val="16"/>
                <w:szCs w:val="16"/>
              </w:rPr>
              <w:t>switchingTimeUL</w:t>
            </w:r>
            <w:r w:rsidRPr="00541015">
              <w:rPr>
                <w:sz w:val="16"/>
                <w:szCs w:val="16"/>
              </w:rPr>
              <w:t xml:space="preserve"> and </w:t>
            </w:r>
            <w:r w:rsidRPr="00541015">
              <w:rPr>
                <w:i/>
                <w:sz w:val="16"/>
                <w:szCs w:val="16"/>
              </w:rPr>
              <w:t>switchingTimeDL</w:t>
            </w:r>
            <w:r w:rsidRPr="00541015">
              <w:rPr>
                <w:sz w:val="16"/>
                <w:szCs w:val="16"/>
              </w:rPr>
              <w:t xml:space="preserve"> of </w:t>
            </w:r>
            <w:r w:rsidRPr="00541015">
              <w:rPr>
                <w:i/>
                <w:sz w:val="16"/>
                <w:szCs w:val="16"/>
              </w:rPr>
              <w:t>SRS-SwitchingTimeNR)</w:t>
            </w:r>
            <w:r w:rsidRPr="00541015">
              <w:rPr>
                <w:sz w:val="16"/>
                <w:szCs w:val="16"/>
              </w:rPr>
              <w:t xml:space="preserve"> on the </w:t>
            </w:r>
            <w:r w:rsidRPr="00541015">
              <w:rPr>
                <w:color w:val="000000"/>
                <w:sz w:val="16"/>
                <w:szCs w:val="16"/>
              </w:rPr>
              <w:t>carrier of the</w:t>
            </w:r>
            <w:r w:rsidRPr="00541015">
              <w:rPr>
                <w:sz w:val="16"/>
                <w:szCs w:val="16"/>
              </w:rPr>
              <w:t xml:space="preserve"> serving cell</w:t>
            </w:r>
            <w:r w:rsidRPr="00541015">
              <w:rPr>
                <w:color w:val="000000"/>
                <w:sz w:val="16"/>
                <w:szCs w:val="16"/>
              </w:rPr>
              <w:t xml:space="preserve"> </w:t>
            </w:r>
            <m:oMath>
              <m:sSub>
                <m:sSubPr>
                  <m:ctrlPr>
                    <w:rPr>
                      <w:rFonts w:ascii="Cambria Math" w:eastAsia="Batang" w:hAnsi="Cambria Math"/>
                      <w:i/>
                      <w:sz w:val="16"/>
                      <w:szCs w:val="16"/>
                    </w:rPr>
                  </m:ctrlPr>
                </m:sSubPr>
                <m:e>
                  <m:r>
                    <w:rPr>
                      <w:rFonts w:ascii="Cambria Math" w:eastAsia="Batang" w:hAnsi="Cambria Math"/>
                      <w:sz w:val="16"/>
                      <w:szCs w:val="16"/>
                    </w:rPr>
                    <m:t>c</m:t>
                  </m:r>
                </m:e>
                <m:sub>
                  <m:r>
                    <w:rPr>
                      <w:rFonts w:ascii="Cambria Math" w:eastAsia="Batang" w:hAnsi="Cambria Math"/>
                      <w:sz w:val="16"/>
                      <w:szCs w:val="16"/>
                    </w:rPr>
                    <m:t>1</m:t>
                  </m:r>
                </m:sub>
              </m:sSub>
            </m:oMath>
            <w:r w:rsidRPr="00541015">
              <w:rPr>
                <w:sz w:val="16"/>
                <w:szCs w:val="16"/>
              </w:rPr>
              <w:t xml:space="preserve"> happen to overlap in the same symbol</w:t>
            </w:r>
          </w:p>
          <w:p w14:paraId="5AB7251D" w14:textId="77777777" w:rsidR="00322996" w:rsidRPr="00541015" w:rsidRDefault="00322996" w:rsidP="00233CF5">
            <w:pPr>
              <w:pStyle w:val="B1"/>
              <w:spacing w:before="120" w:after="120"/>
              <w:rPr>
                <w:rFonts w:ascii="Times" w:hAnsi="Times"/>
                <w:sz w:val="16"/>
                <w:szCs w:val="16"/>
              </w:rPr>
            </w:pPr>
            <w:r w:rsidRPr="00541015">
              <w:rPr>
                <w:sz w:val="16"/>
                <w:szCs w:val="16"/>
              </w:rPr>
              <w:lastRenderedPageBreak/>
              <w:t>-</w:t>
            </w:r>
            <w:r w:rsidRPr="00541015">
              <w:rPr>
                <w:sz w:val="16"/>
                <w:szCs w:val="16"/>
              </w:rPr>
              <w:tab/>
              <w:t>the UE shall drop PUSCH transmission carrying aperiodic CSI comprising only CQI/PMI</w:t>
            </w:r>
            <w:r w:rsidRPr="00541015">
              <w:rPr>
                <w:rFonts w:hint="eastAsia"/>
                <w:sz w:val="16"/>
                <w:szCs w:val="16"/>
                <w:lang w:eastAsia="zh-CN"/>
              </w:rPr>
              <w:t>/L1-RSRP/L1-SINR</w:t>
            </w:r>
            <w:r w:rsidRPr="00541015">
              <w:rPr>
                <w:sz w:val="16"/>
                <w:szCs w:val="16"/>
                <w:lang w:eastAsia="zh-CN"/>
              </w:rPr>
              <w:t>/TDCP/cjtc-Dd/cjtc-F/cjtc-Dd-F/cjtc-P</w:t>
            </w:r>
            <w:r w:rsidRPr="00541015">
              <w:rPr>
                <w:color w:val="C00000"/>
                <w:sz w:val="16"/>
                <w:szCs w:val="16"/>
                <w:lang w:eastAsia="zh-CN"/>
              </w:rPr>
              <w:t>/P-L1-RSRP</w:t>
            </w:r>
            <w:r w:rsidRPr="00541015">
              <w:rPr>
                <w:color w:val="C00000"/>
                <w:sz w:val="16"/>
                <w:szCs w:val="16"/>
              </w:rPr>
              <w:t xml:space="preserve"> </w:t>
            </w:r>
            <w:r w:rsidRPr="00541015">
              <w:rPr>
                <w:sz w:val="16"/>
                <w:szCs w:val="16"/>
              </w:rPr>
              <w:t xml:space="preserve">on a carrier of a serving cell in set </w:t>
            </w:r>
            <m:oMath>
              <m:r>
                <w:rPr>
                  <w:rFonts w:ascii="Cambria Math" w:hAnsi="Cambria Math"/>
                  <w:sz w:val="16"/>
                  <w:szCs w:val="16"/>
                </w:rPr>
                <m:t>S</m:t>
              </m:r>
              <m:d>
                <m:dPr>
                  <m:ctrlPr>
                    <w:rPr>
                      <w:rFonts w:ascii="Cambria Math" w:hAnsi="Cambria Math"/>
                      <w:i/>
                      <w:iCs/>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2</m:t>
                      </m:r>
                    </m:sub>
                  </m:sSub>
                </m:e>
              </m:d>
              <m:r>
                <w:rPr>
                  <w:rFonts w:ascii="Cambria Math" w:hAnsi="Cambria Math"/>
                  <w:sz w:val="16"/>
                  <w:szCs w:val="16"/>
                </w:rPr>
                <m:t xml:space="preserve"> </m:t>
              </m:r>
            </m:oMath>
            <w:r w:rsidRPr="00541015">
              <w:rPr>
                <w:sz w:val="16"/>
                <w:szCs w:val="16"/>
              </w:rPr>
              <w:t xml:space="preserve">whenever the transmission and aperiodic SRS transmission (including any interruption due to uplink or downlink RF retuning time [11, TS 38.133]) as defined by higher layer parameters </w:t>
            </w:r>
            <w:r w:rsidRPr="00541015">
              <w:rPr>
                <w:i/>
                <w:sz w:val="16"/>
                <w:szCs w:val="16"/>
              </w:rPr>
              <w:t>switchingTimeUL</w:t>
            </w:r>
            <w:r w:rsidRPr="00541015">
              <w:rPr>
                <w:sz w:val="16"/>
                <w:szCs w:val="16"/>
              </w:rPr>
              <w:t xml:space="preserve"> and </w:t>
            </w:r>
            <w:r w:rsidRPr="00541015">
              <w:rPr>
                <w:i/>
                <w:sz w:val="16"/>
                <w:szCs w:val="16"/>
              </w:rPr>
              <w:t>switchingTimeDL</w:t>
            </w:r>
            <w:r w:rsidRPr="00541015">
              <w:rPr>
                <w:sz w:val="16"/>
                <w:szCs w:val="16"/>
              </w:rPr>
              <w:t xml:space="preserve"> of </w:t>
            </w:r>
            <w:r w:rsidRPr="00541015">
              <w:rPr>
                <w:i/>
                <w:sz w:val="16"/>
                <w:szCs w:val="16"/>
              </w:rPr>
              <w:t>SRS-SwitchingTimeNR)</w:t>
            </w:r>
            <w:r w:rsidRPr="00541015">
              <w:rPr>
                <w:sz w:val="16"/>
                <w:szCs w:val="16"/>
              </w:rPr>
              <w:t xml:space="preserve"> on the carrier of the serving cell </w:t>
            </w:r>
            <m:oMath>
              <m:sSub>
                <m:sSubPr>
                  <m:ctrlPr>
                    <w:rPr>
                      <w:rFonts w:ascii="Cambria Math" w:eastAsia="Batang" w:hAnsi="Cambria Math"/>
                      <w:i/>
                      <w:sz w:val="16"/>
                      <w:szCs w:val="16"/>
                    </w:rPr>
                  </m:ctrlPr>
                </m:sSubPr>
                <m:e>
                  <m:r>
                    <w:rPr>
                      <w:rFonts w:ascii="Cambria Math" w:eastAsia="Batang" w:hAnsi="Cambria Math"/>
                      <w:sz w:val="16"/>
                      <w:szCs w:val="16"/>
                    </w:rPr>
                    <m:t>c</m:t>
                  </m:r>
                </m:e>
                <m:sub>
                  <m:r>
                    <w:rPr>
                      <w:rFonts w:ascii="Cambria Math" w:eastAsia="Batang" w:hAnsi="Cambria Math"/>
                      <w:sz w:val="16"/>
                      <w:szCs w:val="16"/>
                    </w:rPr>
                    <m:t>1</m:t>
                  </m:r>
                </m:sub>
              </m:sSub>
            </m:oMath>
            <w:r w:rsidRPr="00541015">
              <w:rPr>
                <w:sz w:val="16"/>
                <w:szCs w:val="16"/>
              </w:rPr>
              <w:t xml:space="preserve"> happen to overlap in the same symbol</w:t>
            </w:r>
            <w:r w:rsidRPr="00541015">
              <w:rPr>
                <w:rFonts w:ascii="Times" w:hAnsi="Times"/>
                <w:sz w:val="16"/>
                <w:szCs w:val="16"/>
              </w:rPr>
              <w:t>.</w:t>
            </w:r>
          </w:p>
          <w:p w14:paraId="3F17C1DF" w14:textId="77777777" w:rsidR="00322996" w:rsidRPr="003471E5" w:rsidRDefault="00322996" w:rsidP="00233CF5">
            <w:pPr>
              <w:pStyle w:val="0Maintext"/>
              <w:spacing w:before="120" w:after="120" w:afterAutospacing="0" w:line="240" w:lineRule="auto"/>
              <w:ind w:firstLine="0"/>
              <w:jc w:val="center"/>
              <w:rPr>
                <w:color w:val="C00000"/>
              </w:rPr>
            </w:pPr>
            <w:r w:rsidRPr="00541015">
              <w:rPr>
                <w:color w:val="C00000"/>
                <w:sz w:val="16"/>
                <w:szCs w:val="16"/>
              </w:rPr>
              <w:t>&lt;omitted text&gt;</w:t>
            </w:r>
          </w:p>
        </w:tc>
      </w:tr>
    </w:tbl>
    <w:p w14:paraId="69940CBF" w14:textId="77777777" w:rsidR="00322996" w:rsidRDefault="00322996" w:rsidP="00322996">
      <w:pPr>
        <w:pStyle w:val="0Maintext"/>
        <w:spacing w:after="120" w:afterAutospacing="0" w:line="240" w:lineRule="auto"/>
        <w:ind w:firstLine="0"/>
      </w:pPr>
    </w:p>
    <w:p w14:paraId="4B12B741" w14:textId="77777777" w:rsidR="00322996" w:rsidRPr="00D72596" w:rsidRDefault="00322996" w:rsidP="00322996">
      <w:pPr>
        <w:pStyle w:val="3GPPNormalText"/>
        <w:rPr>
          <w:rFonts w:eastAsia="SimHei"/>
          <w:b/>
          <w:bCs/>
          <w:iCs/>
          <w:color w:val="000000"/>
          <w:sz w:val="20"/>
          <w:szCs w:val="22"/>
        </w:rPr>
      </w:pPr>
      <w:r w:rsidRPr="00D72596">
        <w:rPr>
          <w:b/>
          <w:bCs/>
          <w:sz w:val="20"/>
          <w:szCs w:val="22"/>
          <w:highlight w:val="green"/>
        </w:rPr>
        <w:t>Agreement:</w:t>
      </w:r>
    </w:p>
    <w:p w14:paraId="280D13F4" w14:textId="77777777" w:rsidR="00322996" w:rsidRDefault="00322996" w:rsidP="00322996">
      <w:pPr>
        <w:pStyle w:val="0Maintext"/>
        <w:spacing w:after="120" w:afterAutospacing="0" w:line="240" w:lineRule="auto"/>
        <w:ind w:firstLine="0"/>
        <w:rPr>
          <w:rFonts w:eastAsia="SimHei" w:cs="Times New Roman"/>
          <w:bCs/>
          <w:iCs/>
          <w:color w:val="000000"/>
        </w:rPr>
      </w:pPr>
      <w:r>
        <w:rPr>
          <w:rFonts w:eastAsia="SimHei" w:cs="Times New Roman"/>
          <w:bCs/>
          <w:iCs/>
          <w:color w:val="000000"/>
        </w:rPr>
        <w:t xml:space="preserve">The following TP for 38.214 </w:t>
      </w:r>
      <w:r w:rsidRPr="00036367">
        <w:rPr>
          <w:rFonts w:eastAsia="SimHei"/>
          <w:bCs/>
          <w:iCs/>
          <w:color w:val="000000"/>
        </w:rPr>
        <w:t xml:space="preserve">Clause </w:t>
      </w:r>
      <w:r>
        <w:rPr>
          <w:rFonts w:eastAsia="SimHei"/>
          <w:bCs/>
          <w:iCs/>
          <w:color w:val="000000"/>
        </w:rPr>
        <w:t>6</w:t>
      </w:r>
      <w:r w:rsidRPr="00036367">
        <w:rPr>
          <w:rFonts w:eastAsia="SimHei"/>
          <w:bCs/>
          <w:iCs/>
          <w:color w:val="000000"/>
        </w:rPr>
        <w:t>.2.1</w:t>
      </w:r>
      <w:r>
        <w:rPr>
          <w:rFonts w:eastAsia="SimHei" w:cs="Times New Roman"/>
          <w:bCs/>
          <w:iCs/>
          <w:color w:val="000000"/>
        </w:rPr>
        <w:t xml:space="preserve"> is endorsed.</w:t>
      </w:r>
    </w:p>
    <w:p w14:paraId="18C33B3B" w14:textId="77777777" w:rsidR="00322996" w:rsidRPr="009C2AC2" w:rsidRDefault="00322996" w:rsidP="00322996">
      <w:pPr>
        <w:spacing w:beforeLines="50" w:before="120" w:line="288" w:lineRule="auto"/>
        <w:jc w:val="both"/>
        <w:rPr>
          <w:b/>
          <w:bCs/>
        </w:rPr>
      </w:pPr>
      <w:r w:rsidRPr="00CD3411">
        <w:rPr>
          <w:b/>
          <w:bCs/>
        </w:rPr>
        <w:t>Reason for change:</w:t>
      </w:r>
      <w:r w:rsidRPr="00CD3411">
        <w:t xml:space="preserve"> P-CRI/P-SSBRI/RS-PAI/P-L1-RSRP is missing in the </w:t>
      </w:r>
      <w:r>
        <w:t>collision handling</w:t>
      </w:r>
      <w:r w:rsidRPr="009E5D54">
        <w:t xml:space="preserve"> </w:t>
      </w:r>
      <w:r>
        <w:t xml:space="preserve">procedure </w:t>
      </w:r>
      <w:r w:rsidRPr="009E5D54">
        <w:t>between a transmission of SRS and transmissi</w:t>
      </w:r>
      <w:r w:rsidRPr="009C2AC2">
        <w:t>on of a physical signal/channel.</w:t>
      </w:r>
    </w:p>
    <w:p w14:paraId="14C3F3C5" w14:textId="77777777" w:rsidR="00322996" w:rsidRPr="009C2AC2" w:rsidRDefault="00322996" w:rsidP="00322996">
      <w:pPr>
        <w:spacing w:line="288" w:lineRule="auto"/>
        <w:jc w:val="both"/>
        <w:rPr>
          <w:b/>
          <w:bCs/>
        </w:rPr>
      </w:pPr>
      <w:r w:rsidRPr="009C2AC2">
        <w:rPr>
          <w:b/>
          <w:bCs/>
        </w:rPr>
        <w:t>Summary of change</w:t>
      </w:r>
      <w:r w:rsidRPr="009C2AC2">
        <w:t>: Add</w:t>
      </w:r>
      <w:r w:rsidRPr="009C2AC2">
        <w:rPr>
          <w:b/>
          <w:bCs/>
        </w:rPr>
        <w:t xml:space="preserve"> </w:t>
      </w:r>
      <w:r w:rsidRPr="009C2AC2">
        <w:t xml:space="preserve">P-CRI/P-SSBRI/RS-PAI/P-L1-RSRP in the </w:t>
      </w:r>
      <w:r>
        <w:t>collision handling procedure</w:t>
      </w:r>
      <w:r w:rsidRPr="009C2AC2">
        <w:t>.</w:t>
      </w:r>
    </w:p>
    <w:p w14:paraId="3C6B7BEC" w14:textId="77777777" w:rsidR="00322996" w:rsidRDefault="00322996" w:rsidP="00322996">
      <w:pPr>
        <w:spacing w:line="288" w:lineRule="auto"/>
        <w:jc w:val="both"/>
        <w:rPr>
          <w:rFonts w:eastAsia="SimSun" w:cs="Times"/>
          <w:b/>
          <w:bCs/>
          <w:lang w:eastAsia="zh-CN"/>
        </w:rPr>
      </w:pPr>
      <w:r w:rsidRPr="009C2AC2">
        <w:rPr>
          <w:b/>
          <w:bCs/>
        </w:rPr>
        <w:t>Consequences if not approved:</w:t>
      </w:r>
      <w:r w:rsidRPr="009C2AC2">
        <w:t xml:space="preserve"> </w:t>
      </w:r>
      <w:r w:rsidRPr="00DC64D5">
        <w:t>the collision handling procedure between a transmission of SRS and transmission of a physical signal/channel</w:t>
      </w:r>
      <w:r w:rsidRPr="009C2AC2">
        <w:t xml:space="preserve"> P-CRI/P-SSBRI/RS-PAI/P-L1-RSRP is unclear.</w:t>
      </w:r>
    </w:p>
    <w:tbl>
      <w:tblPr>
        <w:tblStyle w:val="TableGrid"/>
        <w:tblW w:w="0" w:type="auto"/>
        <w:tblLook w:val="04A0" w:firstRow="1" w:lastRow="0" w:firstColumn="1" w:lastColumn="0" w:noHBand="0" w:noVBand="1"/>
      </w:tblPr>
      <w:tblGrid>
        <w:gridCol w:w="9493"/>
      </w:tblGrid>
      <w:tr w:rsidR="00322996" w14:paraId="06DDABA2" w14:textId="77777777" w:rsidTr="00233CF5">
        <w:tc>
          <w:tcPr>
            <w:tcW w:w="9493" w:type="dxa"/>
          </w:tcPr>
          <w:p w14:paraId="027DDEC9" w14:textId="77777777" w:rsidR="00322996" w:rsidRPr="00541015" w:rsidRDefault="00322996" w:rsidP="004C1926">
            <w:pPr>
              <w:rPr>
                <w:lang w:val="en-US"/>
              </w:rPr>
            </w:pPr>
            <w:r w:rsidRPr="00541015">
              <w:rPr>
                <w:lang w:val="en-US"/>
              </w:rPr>
              <w:t>6.2.1</w:t>
            </w:r>
            <w:r w:rsidRPr="00541015">
              <w:rPr>
                <w:lang w:val="en-US"/>
              </w:rPr>
              <w:tab/>
              <w:t>UE sounding procedure</w:t>
            </w:r>
          </w:p>
          <w:p w14:paraId="31D87486" w14:textId="77777777" w:rsidR="00322996" w:rsidRPr="00541015" w:rsidRDefault="00322996" w:rsidP="00233CF5">
            <w:pPr>
              <w:spacing w:before="120" w:after="120"/>
              <w:jc w:val="center"/>
              <w:rPr>
                <w:color w:val="C00000"/>
                <w:sz w:val="16"/>
                <w:szCs w:val="16"/>
              </w:rPr>
            </w:pPr>
            <w:r w:rsidRPr="00541015">
              <w:rPr>
                <w:color w:val="C00000"/>
                <w:sz w:val="16"/>
                <w:szCs w:val="16"/>
              </w:rPr>
              <w:t>&lt;omitted text&gt;</w:t>
            </w:r>
          </w:p>
          <w:p w14:paraId="57FB18AA" w14:textId="77777777" w:rsidR="00322996" w:rsidRPr="00541015" w:rsidRDefault="00322996" w:rsidP="00233CF5">
            <w:pPr>
              <w:spacing w:before="120" w:after="120"/>
              <w:rPr>
                <w:sz w:val="16"/>
                <w:szCs w:val="16"/>
              </w:rPr>
            </w:pPr>
            <w:r w:rsidRPr="00541015">
              <w:rPr>
                <w:sz w:val="16"/>
                <w:szCs w:val="16"/>
              </w:rPr>
              <w:t>For PUCCH and SRS on the same carrier, a UE shall not transmit SRS when semi-persistent or periodic SRS is configured in the same symbol(s) with PUCCH carrying only CSI report(s), or only L1-RSRP report(s), or only L1-SINR report(s)</w:t>
            </w:r>
            <w:r w:rsidRPr="00541015">
              <w:rPr>
                <w:color w:val="C00000"/>
                <w:sz w:val="16"/>
                <w:szCs w:val="16"/>
              </w:rPr>
              <w:t>, or only P-CRI/P-SSBRI/P-L1-RSRP report(s), or only RS-PAI report(s)</w:t>
            </w:r>
            <w:r w:rsidRPr="00541015">
              <w:rPr>
                <w:sz w:val="16"/>
                <w:szCs w:val="16"/>
              </w:rPr>
              <w:t>. A UE shall not transmit SRS when semi-persistent or periodic SRS is configured or aperiodic SRS is triggered to be transmitted in the same symbol(s) with PUCCH carrying HARQ-ACK, link recovery request (as defined in clause 9.2.4 of [6, 38.213]) and/or SR. In the case that SRS is not transmitted due to overlap with PUCCH, only the SRS symbol(s) that overlap with PUCCH symbol(s) are dropped. PUCCH shall not be transmitted when aperiodic SRS is triggered to be transmitted to overlap in the same symbol with PUCCH carrying semi-persistent/periodic CSI report(s) or semi-persistent/periodic L1-RSRP report(s) only, or only L1-SINR report(s)</w:t>
            </w:r>
            <w:r w:rsidRPr="00541015">
              <w:rPr>
                <w:color w:val="C00000"/>
                <w:sz w:val="16"/>
                <w:szCs w:val="16"/>
              </w:rPr>
              <w:t xml:space="preserve">, or only P-CRI/P-SSBRI/P-L1-RSRP report(s), or only RS-PAI report(s) </w:t>
            </w:r>
            <w:r w:rsidRPr="00541015">
              <w:rPr>
                <w:rFonts w:hint="eastAsia"/>
                <w:sz w:val="16"/>
                <w:szCs w:val="16"/>
              </w:rPr>
              <w:t xml:space="preserve">and </w:t>
            </w:r>
            <w:r w:rsidRPr="00541015">
              <w:rPr>
                <w:sz w:val="16"/>
                <w:szCs w:val="16"/>
              </w:rPr>
              <w:t xml:space="preserve">the PUCCH starts no earlier than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 xml:space="preserve">proc,2 </m:t>
                  </m:r>
                </m:sub>
              </m:sSub>
            </m:oMath>
            <w:r w:rsidRPr="00541015">
              <w:rPr>
                <w:sz w:val="16"/>
                <w:szCs w:val="16"/>
              </w:rPr>
              <w:t xml:space="preserve"> after the last symbol of the PDCCH carrying the triggering command for the aperiodic SRS, where </w:t>
            </w:r>
            <m:oMath>
              <m:sSub>
                <m:sSubPr>
                  <m:ctrlPr>
                    <w:rPr>
                      <w:rFonts w:ascii="Cambria Math" w:hAnsi="Cambria Math"/>
                      <w:i/>
                      <w:iCs/>
                      <w:sz w:val="16"/>
                      <w:szCs w:val="16"/>
                    </w:rPr>
                  </m:ctrlPr>
                </m:sSubPr>
                <m:e>
                  <m:r>
                    <w:rPr>
                      <w:rFonts w:ascii="Cambria Math" w:hAnsi="Cambria Math"/>
                      <w:sz w:val="16"/>
                      <w:szCs w:val="16"/>
                    </w:rPr>
                    <m:t>T</m:t>
                  </m:r>
                </m:e>
                <m:sub>
                  <m:r>
                    <m:rPr>
                      <m:sty m:val="p"/>
                    </m:rPr>
                    <w:rPr>
                      <w:rFonts w:ascii="Cambria Math" w:hAnsi="Cambria Math"/>
                      <w:sz w:val="16"/>
                      <w:szCs w:val="16"/>
                    </w:rPr>
                    <m:t>proc,2</m:t>
                  </m:r>
                </m:sub>
              </m:sSub>
            </m:oMath>
            <w:r w:rsidRPr="00541015">
              <w:rPr>
                <w:sz w:val="16"/>
                <w:szCs w:val="16"/>
              </w:rPr>
              <w:t xml:space="preserve"> is the PUSCH preparation time for the corresponding UE processing capability assuming </w:t>
            </w:r>
            <m:oMath>
              <m:sSub>
                <m:sSubPr>
                  <m:ctrlPr>
                    <w:rPr>
                      <w:rFonts w:ascii="Cambria Math" w:hAnsi="Cambria Math"/>
                      <w:i/>
                      <w:iCs/>
                      <w:sz w:val="16"/>
                      <w:szCs w:val="16"/>
                    </w:rPr>
                  </m:ctrlPr>
                </m:sSubPr>
                <m:e>
                  <m:r>
                    <w:rPr>
                      <w:rFonts w:ascii="Cambria Math" w:hAnsi="Cambria Math"/>
                      <w:sz w:val="16"/>
                      <w:szCs w:val="16"/>
                    </w:rPr>
                    <m:t>d</m:t>
                  </m:r>
                </m:e>
                <m:sub>
                  <m:r>
                    <m:rPr>
                      <m:sty m:val="p"/>
                    </m:rPr>
                    <w:rPr>
                      <w:rFonts w:ascii="Cambria Math" w:hAnsi="Cambria Math"/>
                      <w:sz w:val="16"/>
                      <w:szCs w:val="16"/>
                    </w:rPr>
                    <m:t>2,1</m:t>
                  </m:r>
                </m:sub>
              </m:sSub>
              <m:r>
                <w:rPr>
                  <w:rFonts w:ascii="Cambria Math" w:hAnsi="Cambria Math"/>
                  <w:sz w:val="16"/>
                  <w:szCs w:val="16"/>
                </w:rPr>
                <m:t>=1</m:t>
              </m:r>
            </m:oMath>
            <w:r w:rsidRPr="00541015">
              <w:rPr>
                <w:sz w:val="16"/>
                <w:szCs w:val="16"/>
              </w:rPr>
              <w:t xml:space="preserve"> and </w:t>
            </w:r>
            <m:oMath>
              <m:r>
                <w:rPr>
                  <w:rFonts w:ascii="Cambria Math" w:hAnsi="Cambria Math"/>
                  <w:sz w:val="16"/>
                  <w:szCs w:val="16"/>
                </w:rPr>
                <m:t>μ</m:t>
              </m:r>
            </m:oMath>
            <w:r w:rsidRPr="00541015">
              <w:rPr>
                <w:sz w:val="16"/>
                <w:szCs w:val="16"/>
              </w:rPr>
              <w:t xml:space="preserve"> corresponds to the smallest SCS configuration between the SCS configuration of the PDCCH carrying the triggering command and the SCS configuration of the PUCCH. </w:t>
            </w:r>
          </w:p>
          <w:p w14:paraId="56EE1663" w14:textId="77777777" w:rsidR="00322996" w:rsidRPr="003471E5" w:rsidRDefault="00322996" w:rsidP="00233CF5">
            <w:pPr>
              <w:spacing w:before="120" w:after="120"/>
              <w:jc w:val="center"/>
              <w:rPr>
                <w:color w:val="C00000"/>
              </w:rPr>
            </w:pPr>
            <w:r w:rsidRPr="00541015">
              <w:rPr>
                <w:color w:val="C00000"/>
                <w:sz w:val="16"/>
                <w:szCs w:val="16"/>
              </w:rPr>
              <w:t>&lt;omitted text&gt;</w:t>
            </w:r>
          </w:p>
        </w:tc>
      </w:tr>
    </w:tbl>
    <w:p w14:paraId="17EB1ACA" w14:textId="77777777" w:rsidR="00322996" w:rsidRPr="00B82163" w:rsidRDefault="00322996" w:rsidP="00322996">
      <w:pPr>
        <w:rPr>
          <w:lang w:val="en-US" w:eastAsia="x-none"/>
        </w:rPr>
      </w:pPr>
    </w:p>
    <w:p w14:paraId="316F7ABF" w14:textId="77777777" w:rsidR="00322996" w:rsidRPr="00D72596" w:rsidRDefault="00322996" w:rsidP="00322996">
      <w:pPr>
        <w:pStyle w:val="3GPPNormalText"/>
        <w:rPr>
          <w:b/>
          <w:bCs/>
          <w:sz w:val="20"/>
          <w:szCs w:val="22"/>
        </w:rPr>
      </w:pPr>
      <w:r w:rsidRPr="00D72596">
        <w:rPr>
          <w:b/>
          <w:bCs/>
          <w:sz w:val="20"/>
          <w:szCs w:val="22"/>
          <w:highlight w:val="green"/>
        </w:rPr>
        <w:t>Agreement:</w:t>
      </w:r>
    </w:p>
    <w:p w14:paraId="1CC4BBAE" w14:textId="77777777" w:rsidR="00322996" w:rsidRDefault="00322996" w:rsidP="00322996">
      <w:pPr>
        <w:contextualSpacing/>
        <w:jc w:val="both"/>
        <w:rPr>
          <w:lang w:val="en-US"/>
        </w:rPr>
      </w:pPr>
      <w:r>
        <w:rPr>
          <w:lang w:val="en-US" w:eastAsia="x-none"/>
        </w:rPr>
        <w:t xml:space="preserve">Regarding the RAN2 LS from </w:t>
      </w:r>
      <w:r w:rsidRPr="007B1FE8">
        <w:rPr>
          <w:rFonts w:eastAsia="SimSun"/>
          <w:lang w:val="en-US" w:eastAsia="zh-CN"/>
        </w:rPr>
        <w:t>R1-2506715</w:t>
      </w:r>
      <w:r>
        <w:rPr>
          <w:rFonts w:eastAsia="SimSun"/>
          <w:lang w:val="en-US" w:eastAsia="zh-CN"/>
        </w:rPr>
        <w:t xml:space="preserve">, </w:t>
      </w:r>
      <w:r>
        <w:rPr>
          <w:lang w:val="en-US"/>
        </w:rPr>
        <w:t>for the UE-side candidate data collection configuration for BM-Case2, include the following IEs along with the already agreed IEs in RAN2:</w:t>
      </w:r>
    </w:p>
    <w:p w14:paraId="4260CC94" w14:textId="77777777" w:rsidR="00322996" w:rsidRDefault="00322996" w:rsidP="00322996">
      <w:pPr>
        <w:overflowPunct/>
        <w:autoSpaceDE/>
        <w:autoSpaceDN/>
        <w:adjustRightInd/>
        <w:snapToGrid w:val="0"/>
        <w:spacing w:after="0"/>
        <w:ind w:left="360" w:hanging="360"/>
        <w:jc w:val="both"/>
        <w:textAlignment w:val="auto"/>
        <w:rPr>
          <w:rFonts w:eastAsia="SimHei"/>
          <w:iCs/>
          <w:color w:val="000000"/>
          <w:lang w:val="en-US" w:eastAsia="zh-CN"/>
        </w:rPr>
      </w:pPr>
      <w:r>
        <w:rPr>
          <w:rFonts w:eastAsia="SimHei"/>
          <w:i/>
          <w:color w:val="000000"/>
          <w:lang w:val="en-US" w:eastAsia="zh-CN"/>
        </w:rPr>
        <w:t>TimeGap-r19</w:t>
      </w:r>
      <w:r>
        <w:rPr>
          <w:rFonts w:eastAsia="SimHei"/>
          <w:iCs/>
          <w:color w:val="000000"/>
          <w:lang w:val="en-US" w:eastAsia="zh-CN"/>
        </w:rPr>
        <w:t>, i.e., the expected time gap between two consecutive predicted time instances and between the reference time and the earliest predicted time instance.</w:t>
      </w:r>
    </w:p>
    <w:p w14:paraId="47E22916" w14:textId="16951B1A" w:rsidR="00322996" w:rsidRDefault="00322996" w:rsidP="00322996">
      <w:pPr>
        <w:rPr>
          <w:rFonts w:eastAsia="DengXian"/>
          <w:lang w:eastAsia="zh-CN"/>
        </w:rPr>
      </w:pPr>
      <w:r>
        <w:rPr>
          <w:rFonts w:eastAsia="SimHei"/>
          <w:i/>
          <w:color w:val="000000"/>
          <w:lang w:val="en-US" w:eastAsia="zh-CN"/>
        </w:rPr>
        <w:t>nroftimeinstance-r19</w:t>
      </w:r>
      <w:r>
        <w:rPr>
          <w:rFonts w:eastAsia="SimHei"/>
          <w:iCs/>
          <w:color w:val="000000"/>
          <w:lang w:val="en-US" w:eastAsia="zh-CN"/>
        </w:rPr>
        <w:t>, i.e., number of expected predicted time instances.</w:t>
      </w:r>
    </w:p>
    <w:p w14:paraId="1F646915" w14:textId="6027511B" w:rsidR="00625F0B" w:rsidRDefault="004710F9" w:rsidP="009048F4">
      <w:pPr>
        <w:rPr>
          <w:rFonts w:eastAsia="DengXian"/>
          <w:lang w:eastAsia="zh-CN"/>
        </w:rPr>
      </w:pPr>
      <w:hyperlink r:id="rId335" w:history="1">
        <w:r>
          <w:rPr>
            <w:rStyle w:val="Hyperlink"/>
            <w:rFonts w:eastAsia="DengXian"/>
            <w:lang w:eastAsia="zh-CN"/>
          </w:rPr>
          <w:t>R1-2507999</w:t>
        </w:r>
      </w:hyperlink>
      <w:r w:rsidR="00625F0B">
        <w:rPr>
          <w:rFonts w:eastAsia="DengXian"/>
          <w:lang w:eastAsia="zh-CN"/>
        </w:rPr>
        <w:tab/>
      </w:r>
      <w:r w:rsidR="00625F0B" w:rsidRPr="00625F0B">
        <w:rPr>
          <w:rFonts w:eastAsia="DengXian"/>
          <w:lang w:eastAsia="zh-CN"/>
        </w:rPr>
        <w:t>FL summary #1 for AI/ML in beam management</w:t>
      </w:r>
      <w:r w:rsidR="00625F0B">
        <w:rPr>
          <w:rFonts w:eastAsia="DengXian"/>
          <w:lang w:eastAsia="zh-CN"/>
        </w:rPr>
        <w:tab/>
      </w:r>
      <w:r w:rsidR="00625F0B" w:rsidRPr="00625F0B">
        <w:rPr>
          <w:rFonts w:eastAsia="DengXian"/>
          <w:lang w:eastAsia="zh-CN"/>
        </w:rPr>
        <w:t>Moderator (Samsung)</w:t>
      </w:r>
    </w:p>
    <w:p w14:paraId="49C7B864" w14:textId="77777777" w:rsidR="00DE0249" w:rsidRPr="00B72137" w:rsidRDefault="00DE0249" w:rsidP="00DE0249">
      <w:pPr>
        <w:pStyle w:val="3GPPNormalText"/>
        <w:rPr>
          <w:b/>
          <w:bCs/>
        </w:rPr>
      </w:pPr>
      <w:r w:rsidRPr="00B72137">
        <w:rPr>
          <w:b/>
          <w:bCs/>
          <w:highlight w:val="green"/>
        </w:rPr>
        <w:t>Agreement</w:t>
      </w:r>
    </w:p>
    <w:p w14:paraId="0DF9ACD2" w14:textId="77777777" w:rsidR="00DE0249" w:rsidRDefault="00DE0249" w:rsidP="00DE0249">
      <w:pPr>
        <w:rPr>
          <w:rFonts w:eastAsia="SimSun"/>
          <w:lang w:val="en-US" w:eastAsia="zh-CN"/>
        </w:rPr>
      </w:pPr>
      <w:r>
        <w:rPr>
          <w:rFonts w:eastAsia="SimSun"/>
          <w:lang w:val="x-none" w:eastAsia="zh-CN"/>
        </w:rPr>
        <w:t xml:space="preserve">Regarding the RAN2 LS </w:t>
      </w:r>
      <w:r>
        <w:rPr>
          <w:rFonts w:eastAsia="SimSun"/>
          <w:lang w:val="en-US" w:eastAsia="zh-CN"/>
        </w:rPr>
        <w:t>R1-2506720, the answer to the question in the LS is as below:</w:t>
      </w:r>
    </w:p>
    <w:tbl>
      <w:tblPr>
        <w:tblStyle w:val="TableGrid"/>
        <w:tblW w:w="0" w:type="auto"/>
        <w:tblLook w:val="04A0" w:firstRow="1" w:lastRow="0" w:firstColumn="1" w:lastColumn="0" w:noHBand="0" w:noVBand="1"/>
      </w:tblPr>
      <w:tblGrid>
        <w:gridCol w:w="9629"/>
      </w:tblGrid>
      <w:tr w:rsidR="00DE0249" w14:paraId="023296CB" w14:textId="77777777" w:rsidTr="00233CF5">
        <w:tc>
          <w:tcPr>
            <w:tcW w:w="9629" w:type="dxa"/>
          </w:tcPr>
          <w:p w14:paraId="3E67BB9F" w14:textId="77777777" w:rsidR="00DE0249" w:rsidRDefault="00DE0249" w:rsidP="00233CF5">
            <w:pPr>
              <w:snapToGrid w:val="0"/>
              <w:jc w:val="both"/>
              <w:rPr>
                <w:rFonts w:cstheme="minorHAnsi"/>
                <w:lang w:val="en-US" w:eastAsia="zh-CN"/>
              </w:rPr>
            </w:pPr>
            <w:r>
              <w:rPr>
                <w:rFonts w:cstheme="minorHAnsi"/>
                <w:lang w:val="en-US" w:eastAsia="zh-CN"/>
              </w:rPr>
              <w:t xml:space="preserve">From RAN1 perspective, Option 2 </w:t>
            </w:r>
            <w:r w:rsidRPr="00246C7E">
              <w:rPr>
                <w:rFonts w:cstheme="minorHAnsi"/>
                <w:strike/>
                <w:color w:val="FF0000"/>
                <w:lang w:val="en-US" w:eastAsia="zh-CN"/>
              </w:rPr>
              <w:t>is best option and</w:t>
            </w:r>
            <w:r w:rsidRPr="00246C7E">
              <w:rPr>
                <w:rFonts w:cstheme="minorHAnsi"/>
                <w:color w:val="FF0000"/>
                <w:lang w:val="en-US" w:eastAsia="zh-CN"/>
              </w:rPr>
              <w:t xml:space="preserve"> </w:t>
            </w:r>
            <w:r>
              <w:rPr>
                <w:rFonts w:cstheme="minorHAnsi"/>
                <w:lang w:val="en-US" w:eastAsia="zh-CN"/>
              </w:rPr>
              <w:t>can resolve the issue.</w:t>
            </w:r>
          </w:p>
          <w:p w14:paraId="2C95999B" w14:textId="77777777" w:rsidR="00DE0249" w:rsidRDefault="00DE0249" w:rsidP="00DE0249">
            <w:pPr>
              <w:overflowPunct/>
              <w:autoSpaceDE/>
              <w:autoSpaceDN/>
              <w:adjustRightInd/>
              <w:snapToGrid w:val="0"/>
              <w:spacing w:after="0"/>
              <w:ind w:left="360" w:hanging="360"/>
              <w:jc w:val="both"/>
              <w:textAlignment w:val="auto"/>
              <w:rPr>
                <w:rFonts w:eastAsia="SimSun"/>
                <w:lang w:val="en-US" w:eastAsia="zh-CN"/>
              </w:rPr>
            </w:pPr>
            <w:r>
              <w:rPr>
                <w:rFonts w:eastAsia="SimHei"/>
                <w:iCs/>
                <w:color w:val="000000"/>
                <w:lang w:val="en-US" w:eastAsia="zh-CN"/>
              </w:rPr>
              <w:t>No additional RAN 1 impact was identified for Option 2.</w:t>
            </w:r>
          </w:p>
        </w:tc>
      </w:tr>
    </w:tbl>
    <w:p w14:paraId="7F998EAA" w14:textId="77777777" w:rsidR="00DE0249" w:rsidRDefault="00DE0249" w:rsidP="00DE0249">
      <w:pPr>
        <w:spacing w:afterLines="50" w:after="120"/>
        <w:jc w:val="both"/>
        <w:rPr>
          <w:rFonts w:eastAsia="SimSun" w:cs="Calibri"/>
          <w:bCs/>
          <w:lang w:val="en-US" w:eastAsia="zh-CN"/>
        </w:rPr>
      </w:pPr>
    </w:p>
    <w:p w14:paraId="41030B9D" w14:textId="77777777" w:rsidR="00DE0249" w:rsidRDefault="00DE0249" w:rsidP="00DE0249">
      <w:pPr>
        <w:pStyle w:val="3GPPNormalText"/>
        <w:rPr>
          <w:rFonts w:eastAsia="SimHei"/>
          <w:iCs/>
          <w:color w:val="000000"/>
        </w:rPr>
      </w:pPr>
      <w:r w:rsidRPr="00B72137">
        <w:rPr>
          <w:b/>
          <w:bCs/>
          <w:highlight w:val="green"/>
        </w:rPr>
        <w:t>Agreement</w:t>
      </w:r>
      <w:r w:rsidRPr="00F20CE1">
        <w:rPr>
          <w:highlight w:val="green"/>
        </w:rPr>
        <w:t>:</w:t>
      </w:r>
    </w:p>
    <w:p w14:paraId="2CE1699E" w14:textId="77777777" w:rsidR="00DE0249" w:rsidRDefault="00DE0249" w:rsidP="00DE0249">
      <w:pPr>
        <w:tabs>
          <w:tab w:val="right" w:pos="9638"/>
        </w:tabs>
        <w:spacing w:line="288" w:lineRule="auto"/>
        <w:jc w:val="both"/>
        <w:rPr>
          <w:rFonts w:eastAsia="SimSun"/>
          <w:lang w:eastAsia="zh-CN"/>
        </w:rPr>
      </w:pPr>
      <w:r>
        <w:rPr>
          <w:rFonts w:eastAsia="SimSun"/>
          <w:lang w:eastAsia="zh-CN"/>
        </w:rPr>
        <w:t xml:space="preserve">The following TP for TS 38.214 Clause </w:t>
      </w:r>
      <w:r w:rsidRPr="00E13AAC">
        <w:rPr>
          <w:rFonts w:eastAsia="SimSun"/>
          <w:lang w:eastAsia="zh-CN"/>
        </w:rPr>
        <w:t>5.2.1.4.2</w:t>
      </w:r>
      <w:r>
        <w:rPr>
          <w:rFonts w:eastAsia="SimSun"/>
          <w:lang w:eastAsia="zh-CN"/>
        </w:rPr>
        <w:t xml:space="preserve"> is endorsed.</w:t>
      </w:r>
    </w:p>
    <w:p w14:paraId="5E9D953C" w14:textId="77777777" w:rsidR="00DE0249" w:rsidRDefault="00DE0249" w:rsidP="00DE0249">
      <w:pPr>
        <w:jc w:val="both"/>
        <w:rPr>
          <w:b/>
          <w:bCs/>
        </w:rPr>
      </w:pPr>
      <w:r>
        <w:rPr>
          <w:b/>
          <w:bCs/>
        </w:rPr>
        <w:t>Reason for change:</w:t>
      </w:r>
      <w:r>
        <w:t xml:space="preserve"> T</w:t>
      </w:r>
      <w:r w:rsidRPr="00DA2AED">
        <w:t>he configuration restriction of AP RS resource set with no more than 16 resources</w:t>
      </w:r>
      <w:r>
        <w:t xml:space="preserve"> is too restrictive for </w:t>
      </w:r>
      <w:r w:rsidRPr="004F54E7">
        <w:t xml:space="preserve">Set A </w:t>
      </w:r>
      <w:r>
        <w:t>for inference</w:t>
      </w:r>
      <w:r w:rsidRPr="00DA2AED">
        <w:t>.</w:t>
      </w:r>
    </w:p>
    <w:p w14:paraId="5E72F989" w14:textId="77777777" w:rsidR="00DE0249" w:rsidRDefault="00DE0249" w:rsidP="00DE0249">
      <w:pPr>
        <w:jc w:val="both"/>
        <w:rPr>
          <w:b/>
          <w:bCs/>
        </w:rPr>
      </w:pPr>
      <w:r>
        <w:rPr>
          <w:b/>
          <w:bCs/>
        </w:rPr>
        <w:t xml:space="preserve">Summary of change: </w:t>
      </w:r>
      <w:r w:rsidRPr="0032704E">
        <w:t xml:space="preserve">For Set A for inference, </w:t>
      </w:r>
      <w:r>
        <w:t>r</w:t>
      </w:r>
      <w:r w:rsidRPr="0032704E">
        <w:rPr>
          <w:rFonts w:hint="eastAsia"/>
        </w:rPr>
        <w:t>elax</w:t>
      </w:r>
      <w:r>
        <w:t xml:space="preserve"> the configuration restriction of AP RS resource set with no more than 16 resources.</w:t>
      </w:r>
    </w:p>
    <w:p w14:paraId="7BDBD555" w14:textId="77777777" w:rsidR="00DE0249" w:rsidRDefault="00DE0249" w:rsidP="00DE0249">
      <w:pPr>
        <w:jc w:val="both"/>
        <w:rPr>
          <w:b/>
          <w:bCs/>
        </w:rPr>
      </w:pPr>
      <w:r>
        <w:rPr>
          <w:b/>
          <w:bCs/>
        </w:rPr>
        <w:lastRenderedPageBreak/>
        <w:t>Consequences if not approved:</w:t>
      </w:r>
      <w:r>
        <w:t xml:space="preserve"> The configuration of more than 16 resource within </w:t>
      </w:r>
      <w:r w:rsidRPr="004F54E7">
        <w:t xml:space="preserve">Set A </w:t>
      </w:r>
      <w:r>
        <w:t>for inference is not possible.</w:t>
      </w:r>
    </w:p>
    <w:tbl>
      <w:tblPr>
        <w:tblStyle w:val="TableGrid"/>
        <w:tblW w:w="0" w:type="auto"/>
        <w:tblLook w:val="04A0" w:firstRow="1" w:lastRow="0" w:firstColumn="1" w:lastColumn="0" w:noHBand="0" w:noVBand="1"/>
      </w:tblPr>
      <w:tblGrid>
        <w:gridCol w:w="9530"/>
      </w:tblGrid>
      <w:tr w:rsidR="00DE0249" w14:paraId="0BF8B22C" w14:textId="77777777" w:rsidTr="00233CF5">
        <w:trPr>
          <w:trHeight w:val="2542"/>
        </w:trPr>
        <w:tc>
          <w:tcPr>
            <w:tcW w:w="9530" w:type="dxa"/>
          </w:tcPr>
          <w:p w14:paraId="3B94128B" w14:textId="77777777" w:rsidR="00DE0249" w:rsidRPr="00541015" w:rsidRDefault="00DE0249" w:rsidP="004C1926">
            <w:pPr>
              <w:rPr>
                <w:rFonts w:eastAsia="SimSun"/>
                <w:lang w:val="en-US" w:eastAsia="zh-CN"/>
              </w:rPr>
            </w:pPr>
            <w:bookmarkStart w:id="264" w:name="_Toc211860289"/>
            <w:r w:rsidRPr="00541015">
              <w:rPr>
                <w:rFonts w:eastAsia="SimSun" w:hint="eastAsia"/>
                <w:lang w:val="en-US" w:eastAsia="zh-CN"/>
              </w:rPr>
              <w:t>T</w:t>
            </w:r>
            <w:r w:rsidRPr="00541015">
              <w:rPr>
                <w:rFonts w:eastAsia="SimSun"/>
                <w:lang w:val="en-US" w:eastAsia="zh-CN"/>
              </w:rPr>
              <w:t>S 38.214 Clause 5.2.1.4.2 Report quantity configurations</w:t>
            </w:r>
            <w:bookmarkEnd w:id="264"/>
          </w:p>
          <w:p w14:paraId="3A98314B" w14:textId="77777777" w:rsidR="00DE0249" w:rsidRPr="00541015" w:rsidRDefault="00DE0249" w:rsidP="00233CF5">
            <w:pPr>
              <w:rPr>
                <w:rFonts w:eastAsia="SimSun"/>
                <w:color w:val="C00000"/>
                <w:sz w:val="16"/>
                <w:szCs w:val="16"/>
                <w:lang w:eastAsia="zh-CN"/>
              </w:rPr>
            </w:pPr>
            <w:r w:rsidRPr="00541015">
              <w:rPr>
                <w:rFonts w:eastAsia="SimSun" w:hint="eastAsia"/>
                <w:color w:val="C00000"/>
                <w:sz w:val="16"/>
                <w:szCs w:val="16"/>
                <w:lang w:eastAsia="zh-CN"/>
              </w:rPr>
              <w:t>&lt;</w:t>
            </w:r>
            <w:r w:rsidRPr="00541015">
              <w:rPr>
                <w:rFonts w:eastAsia="SimSun"/>
                <w:color w:val="C00000"/>
                <w:sz w:val="16"/>
                <w:szCs w:val="16"/>
                <w:lang w:eastAsia="zh-CN"/>
              </w:rPr>
              <w:t>omitted texts&gt;</w:t>
            </w:r>
          </w:p>
          <w:p w14:paraId="7BA7D911" w14:textId="77777777" w:rsidR="00DE0249" w:rsidRPr="00541015" w:rsidRDefault="00DE0249" w:rsidP="00233CF5">
            <w:pPr>
              <w:rPr>
                <w:rFonts w:eastAsia="DengXian"/>
                <w:color w:val="000000"/>
                <w:sz w:val="16"/>
                <w:szCs w:val="16"/>
                <w:lang w:eastAsia="zh-CN"/>
              </w:rPr>
            </w:pPr>
            <w:r w:rsidRPr="00541015">
              <w:rPr>
                <w:rFonts w:eastAsia="MS Mincho"/>
                <w:color w:val="000000"/>
                <w:sz w:val="16"/>
                <w:szCs w:val="16"/>
              </w:rPr>
              <w:t xml:space="preserve">If the UE is configured with a </w:t>
            </w:r>
            <w:r w:rsidRPr="00541015">
              <w:rPr>
                <w:rFonts w:eastAsia="MS Mincho"/>
                <w:i/>
                <w:color w:val="000000"/>
                <w:sz w:val="16"/>
                <w:szCs w:val="16"/>
              </w:rPr>
              <w:t>CSI-ReportConfig</w:t>
            </w:r>
            <w:r w:rsidRPr="00541015">
              <w:rPr>
                <w:rFonts w:eastAsia="MS Mincho"/>
                <w:color w:val="000000"/>
                <w:sz w:val="16"/>
                <w:szCs w:val="16"/>
              </w:rPr>
              <w:t xml:space="preserve"> with the higher layer parameter </w:t>
            </w:r>
            <w:r w:rsidRPr="00541015">
              <w:rPr>
                <w:rFonts w:eastAsia="MS Mincho"/>
                <w:i/>
                <w:color w:val="000000"/>
                <w:sz w:val="16"/>
                <w:szCs w:val="16"/>
              </w:rPr>
              <w:t>reportQuantity</w:t>
            </w:r>
            <w:r w:rsidRPr="00541015">
              <w:rPr>
                <w:rFonts w:eastAsia="MS Mincho"/>
                <w:color w:val="000000"/>
                <w:sz w:val="16"/>
                <w:szCs w:val="16"/>
              </w:rPr>
              <w:t xml:space="preserve"> set to '</w:t>
            </w:r>
            <w:r w:rsidRPr="00541015">
              <w:rPr>
                <w:rFonts w:eastAsia="SimSun"/>
                <w:sz w:val="16"/>
                <w:szCs w:val="16"/>
              </w:rPr>
              <w:t>cri-RI-LI-PMI-CQI</w:t>
            </w:r>
            <w:r w:rsidRPr="00541015">
              <w:rPr>
                <w:rFonts w:eastAsia="MS Mincho"/>
                <w:color w:val="000000"/>
                <w:sz w:val="16"/>
                <w:szCs w:val="16"/>
              </w:rPr>
              <w:t>',</w:t>
            </w:r>
            <w:r w:rsidRPr="00541015">
              <w:rPr>
                <w:rFonts w:eastAsia="DengXian" w:hint="eastAsia"/>
                <w:color w:val="000000"/>
                <w:sz w:val="16"/>
                <w:szCs w:val="16"/>
                <w:lang w:eastAsia="zh-CN"/>
              </w:rPr>
              <w:t xml:space="preserve"> UE does </w:t>
            </w:r>
            <w:r w:rsidRPr="00541015">
              <w:rPr>
                <w:rFonts w:eastAsia="DengXian"/>
                <w:color w:val="000000"/>
                <w:sz w:val="16"/>
                <w:szCs w:val="16"/>
                <w:lang w:eastAsia="zh-CN"/>
              </w:rPr>
              <w:t xml:space="preserve">not expect </w:t>
            </w:r>
            <w:r w:rsidRPr="00541015">
              <w:rPr>
                <w:rFonts w:eastAsia="DengXian" w:hint="eastAsia"/>
                <w:color w:val="000000"/>
                <w:sz w:val="16"/>
                <w:szCs w:val="16"/>
                <w:lang w:eastAsia="zh-CN"/>
              </w:rPr>
              <w:t xml:space="preserve">the </w:t>
            </w:r>
            <w:r w:rsidRPr="00541015">
              <w:rPr>
                <w:rFonts w:eastAsia="MS Mincho"/>
                <w:i/>
                <w:sz w:val="16"/>
                <w:szCs w:val="16"/>
              </w:rPr>
              <w:t>CSI-ReportConfig</w:t>
            </w:r>
            <w:r w:rsidRPr="00541015">
              <w:rPr>
                <w:rFonts w:eastAsia="MS Mincho"/>
                <w:sz w:val="16"/>
                <w:szCs w:val="16"/>
              </w:rPr>
              <w:t xml:space="preserve"> to be configured with </w:t>
            </w:r>
            <w:r w:rsidRPr="00541015">
              <w:rPr>
                <w:rFonts w:eastAsia="SimSun"/>
                <w:sz w:val="16"/>
                <w:szCs w:val="16"/>
              </w:rPr>
              <w:t xml:space="preserve">higher layer parameter </w:t>
            </w:r>
            <w:r w:rsidRPr="00541015">
              <w:rPr>
                <w:rFonts w:eastAsia="SimSun"/>
                <w:i/>
                <w:sz w:val="16"/>
                <w:szCs w:val="16"/>
              </w:rPr>
              <w:t>codebookType</w:t>
            </w:r>
            <w:r w:rsidRPr="00541015">
              <w:rPr>
                <w:rFonts w:eastAsia="SimSun"/>
                <w:sz w:val="16"/>
                <w:szCs w:val="16"/>
              </w:rPr>
              <w:t xml:space="preserve"> set to </w:t>
            </w:r>
            <w:r w:rsidRPr="00541015">
              <w:rPr>
                <w:rFonts w:eastAsia="DengXian"/>
                <w:color w:val="000000"/>
                <w:sz w:val="16"/>
                <w:szCs w:val="16"/>
                <w:lang w:eastAsia="zh-CN"/>
              </w:rPr>
              <w:t>'</w:t>
            </w:r>
            <w:r w:rsidRPr="00541015">
              <w:rPr>
                <w:rFonts w:eastAsia="DengXian"/>
                <w:i/>
                <w:color w:val="000000"/>
                <w:sz w:val="16"/>
                <w:szCs w:val="16"/>
                <w:lang w:eastAsia="zh-CN"/>
              </w:rPr>
              <w:t>typeII-r16</w:t>
            </w:r>
            <w:r w:rsidRPr="00541015">
              <w:rPr>
                <w:rFonts w:eastAsia="DengXian"/>
                <w:color w:val="000000"/>
                <w:sz w:val="16"/>
                <w:szCs w:val="16"/>
                <w:lang w:eastAsia="zh-CN"/>
              </w:rPr>
              <w:t>' or '</w:t>
            </w:r>
            <w:r w:rsidRPr="00541015">
              <w:rPr>
                <w:rFonts w:eastAsia="DengXian"/>
                <w:i/>
                <w:color w:val="000000"/>
                <w:sz w:val="16"/>
                <w:szCs w:val="16"/>
                <w:lang w:eastAsia="zh-CN"/>
              </w:rPr>
              <w:t>typeII-PortSelection-r16</w:t>
            </w:r>
            <w:r w:rsidRPr="00541015">
              <w:rPr>
                <w:rFonts w:eastAsia="DengXian"/>
                <w:color w:val="000000"/>
                <w:sz w:val="16"/>
                <w:szCs w:val="16"/>
                <w:lang w:eastAsia="zh-CN"/>
              </w:rPr>
              <w:t>', '</w:t>
            </w:r>
            <w:r w:rsidRPr="00541015">
              <w:rPr>
                <w:rFonts w:eastAsia="DengXian"/>
                <w:i/>
                <w:color w:val="000000"/>
                <w:sz w:val="16"/>
                <w:szCs w:val="16"/>
                <w:lang w:eastAsia="zh-CN"/>
              </w:rPr>
              <w:t>typeII-PortSelection-r17'</w:t>
            </w:r>
            <w:r w:rsidRPr="00541015">
              <w:rPr>
                <w:rFonts w:eastAsia="DengXian"/>
                <w:iCs/>
                <w:color w:val="000000"/>
                <w:sz w:val="16"/>
                <w:szCs w:val="16"/>
                <w:lang w:eastAsia="zh-CN"/>
              </w:rPr>
              <w:t xml:space="preserve">, </w:t>
            </w:r>
            <w:r w:rsidRPr="00541015">
              <w:rPr>
                <w:rFonts w:eastAsia="MS Mincho"/>
                <w:color w:val="000000"/>
                <w:sz w:val="16"/>
                <w:szCs w:val="16"/>
              </w:rPr>
              <w:t xml:space="preserve">'typeII-CJT-r18', 'typeII-CJT-PortSelection-r18', 'typeII-Doppler-r18', 'typeII-Doppler-PortSelection-r18', </w:t>
            </w:r>
            <w:r w:rsidRPr="00541015">
              <w:rPr>
                <w:rFonts w:eastAsia="DengXian"/>
                <w:color w:val="000000"/>
                <w:sz w:val="16"/>
                <w:szCs w:val="16"/>
                <w:lang w:eastAsia="zh-CN"/>
              </w:rPr>
              <w:t>'e</w:t>
            </w:r>
            <w:r w:rsidRPr="00541015">
              <w:rPr>
                <w:rFonts w:eastAsia="DengXian"/>
                <w:iCs/>
                <w:color w:val="000000"/>
                <w:sz w:val="16"/>
                <w:szCs w:val="16"/>
                <w:lang w:eastAsia="zh-CN"/>
              </w:rPr>
              <w:t>TypeII-r19</w:t>
            </w:r>
            <w:r w:rsidRPr="00541015">
              <w:rPr>
                <w:rFonts w:eastAsia="DengXian"/>
                <w:color w:val="000000"/>
                <w:sz w:val="16"/>
                <w:szCs w:val="16"/>
                <w:lang w:eastAsia="zh-CN"/>
              </w:rPr>
              <w:t>', '</w:t>
            </w:r>
            <w:r w:rsidRPr="00541015">
              <w:rPr>
                <w:rFonts w:eastAsia="DengXian"/>
                <w:iCs/>
                <w:color w:val="000000"/>
                <w:sz w:val="16"/>
                <w:szCs w:val="16"/>
                <w:lang w:eastAsia="zh-CN"/>
              </w:rPr>
              <w:t xml:space="preserve">TypeII-FePortSelection-r19' or </w:t>
            </w:r>
            <w:r w:rsidRPr="00541015">
              <w:rPr>
                <w:rFonts w:eastAsia="MS Mincho"/>
                <w:color w:val="000000"/>
                <w:sz w:val="16"/>
                <w:szCs w:val="16"/>
              </w:rPr>
              <w:t>'typeII-Doppler-r19'</w:t>
            </w:r>
            <w:r w:rsidRPr="00541015">
              <w:rPr>
                <w:rFonts w:eastAsia="DengXian" w:hint="eastAsia"/>
                <w:color w:val="000000"/>
                <w:sz w:val="16"/>
                <w:szCs w:val="16"/>
                <w:lang w:eastAsia="zh-CN"/>
              </w:rPr>
              <w:t>.</w:t>
            </w:r>
          </w:p>
          <w:p w14:paraId="713F64AC" w14:textId="77777777" w:rsidR="00DE0249" w:rsidRPr="00541015" w:rsidRDefault="00DE0249" w:rsidP="00233CF5">
            <w:pPr>
              <w:rPr>
                <w:rFonts w:eastAsia="MS Mincho"/>
                <w:color w:val="000000"/>
                <w:sz w:val="16"/>
                <w:szCs w:val="16"/>
              </w:rPr>
            </w:pPr>
            <w:r w:rsidRPr="00541015">
              <w:rPr>
                <w:rFonts w:eastAsia="MS Mincho"/>
                <w:color w:val="000000"/>
                <w:sz w:val="16"/>
                <w:szCs w:val="16"/>
              </w:rPr>
              <w:t xml:space="preserve">If the UE is configured with a </w:t>
            </w:r>
            <w:r w:rsidRPr="00541015">
              <w:rPr>
                <w:rFonts w:eastAsia="MS Mincho"/>
                <w:i/>
                <w:color w:val="000000"/>
                <w:sz w:val="16"/>
                <w:szCs w:val="16"/>
              </w:rPr>
              <w:t>CSI-ReportConfig</w:t>
            </w:r>
            <w:r w:rsidRPr="00541015">
              <w:rPr>
                <w:rFonts w:eastAsia="MS Mincho"/>
                <w:color w:val="000000"/>
                <w:sz w:val="16"/>
                <w:szCs w:val="16"/>
              </w:rPr>
              <w:t xml:space="preserve"> with higher layer parameter </w:t>
            </w:r>
            <w:r w:rsidRPr="00541015">
              <w:rPr>
                <w:rFonts w:eastAsia="MS Mincho"/>
                <w:i/>
                <w:color w:val="000000"/>
                <w:sz w:val="16"/>
                <w:szCs w:val="16"/>
              </w:rPr>
              <w:t>reportQuantity</w:t>
            </w:r>
            <w:r w:rsidRPr="00541015">
              <w:rPr>
                <w:rFonts w:eastAsia="MS Mincho"/>
                <w:color w:val="000000"/>
                <w:sz w:val="16"/>
                <w:szCs w:val="16"/>
              </w:rPr>
              <w:t xml:space="preserve"> set to '</w:t>
            </w:r>
            <w:r w:rsidRPr="00541015">
              <w:rPr>
                <w:rFonts w:eastAsia="SimSun"/>
                <w:sz w:val="16"/>
                <w:szCs w:val="16"/>
              </w:rPr>
              <w:t>cri-RSRP</w:t>
            </w:r>
            <w:r w:rsidRPr="00541015">
              <w:rPr>
                <w:rFonts w:eastAsia="MS Mincho"/>
                <w:color w:val="000000"/>
                <w:sz w:val="16"/>
                <w:szCs w:val="16"/>
              </w:rPr>
              <w:t xml:space="preserve">', 'cri-SINR', 'none', </w:t>
            </w:r>
            <w:r w:rsidRPr="00541015">
              <w:rPr>
                <w:rFonts w:eastAsia="SimSun"/>
                <w:iCs/>
                <w:sz w:val="16"/>
                <w:szCs w:val="16"/>
              </w:rPr>
              <w:t>'cri-RSRP- Index', 'cri-SIN</w:t>
            </w:r>
            <w:r w:rsidRPr="00541015">
              <w:rPr>
                <w:rFonts w:eastAsia="SimSun"/>
                <w:iCs/>
                <w:color w:val="000000" w:themeColor="text1"/>
                <w:sz w:val="16"/>
                <w:szCs w:val="16"/>
              </w:rPr>
              <w:t xml:space="preserve">R- Index, </w:t>
            </w:r>
            <w:r w:rsidRPr="00541015">
              <w:rPr>
                <w:rFonts w:eastAsia="SimSun"/>
                <w:color w:val="000000" w:themeColor="text1"/>
                <w:sz w:val="16"/>
                <w:szCs w:val="16"/>
              </w:rPr>
              <w:t>'p-cri-r19', 'p-cri-RSRP-r19', 'p-ssb-index-r19', 'p-ssb-index-RSRP-r19', or ‘rs-pai-r19',</w:t>
            </w:r>
            <w:r w:rsidRPr="00541015">
              <w:rPr>
                <w:rFonts w:eastAsia="MS Mincho"/>
                <w:color w:val="000000" w:themeColor="text1"/>
                <w:sz w:val="16"/>
                <w:szCs w:val="16"/>
              </w:rPr>
              <w:t xml:space="preserve"> and the </w:t>
            </w:r>
            <w:r w:rsidRPr="00541015">
              <w:rPr>
                <w:rFonts w:eastAsia="MS Mincho"/>
                <w:i/>
                <w:color w:val="000000" w:themeColor="text1"/>
                <w:sz w:val="16"/>
                <w:szCs w:val="16"/>
              </w:rPr>
              <w:t>CSI-ReportConfig</w:t>
            </w:r>
            <w:r w:rsidRPr="00541015">
              <w:rPr>
                <w:rFonts w:eastAsia="MS Mincho"/>
                <w:color w:val="000000" w:themeColor="text1"/>
                <w:sz w:val="16"/>
                <w:szCs w:val="16"/>
              </w:rPr>
              <w:t xml:space="preserve"> is linked to a reso</w:t>
            </w:r>
            <w:r w:rsidRPr="00541015">
              <w:rPr>
                <w:rFonts w:eastAsia="MS Mincho"/>
                <w:color w:val="000000"/>
                <w:sz w:val="16"/>
                <w:szCs w:val="16"/>
              </w:rPr>
              <w:t xml:space="preserve">urce setting </w:t>
            </w:r>
            <w:r w:rsidRPr="00541015">
              <w:rPr>
                <w:rFonts w:eastAsia="MS Mincho" w:hint="eastAsia"/>
                <w:color w:val="C00000"/>
                <w:sz w:val="16"/>
                <w:szCs w:val="16"/>
                <w:u w:val="single"/>
              </w:rPr>
              <w:t>not</w:t>
            </w:r>
            <w:r w:rsidRPr="00541015">
              <w:rPr>
                <w:rFonts w:eastAsia="MS Mincho"/>
                <w:color w:val="C00000"/>
                <w:sz w:val="16"/>
                <w:szCs w:val="16"/>
                <w:u w:val="single"/>
              </w:rPr>
              <w:t xml:space="preserve"> configured by </w:t>
            </w:r>
            <w:r w:rsidRPr="00541015">
              <w:rPr>
                <w:rFonts w:eastAsia="MS Mincho"/>
                <w:i/>
                <w:iCs/>
                <w:color w:val="C00000"/>
                <w:sz w:val="16"/>
                <w:szCs w:val="16"/>
                <w:u w:val="single"/>
              </w:rPr>
              <w:t>resourcesForSetA-r19</w:t>
            </w:r>
            <w:r w:rsidRPr="00541015">
              <w:rPr>
                <w:rFonts w:eastAsia="MS Mincho"/>
                <w:color w:val="C00000"/>
                <w:sz w:val="16"/>
                <w:szCs w:val="16"/>
                <w:u w:val="single"/>
              </w:rPr>
              <w:t xml:space="preserve"> and</w:t>
            </w:r>
            <w:r w:rsidRPr="00541015">
              <w:rPr>
                <w:rFonts w:eastAsia="MS Mincho"/>
                <w:color w:val="C00000"/>
                <w:sz w:val="16"/>
                <w:szCs w:val="16"/>
              </w:rPr>
              <w:t xml:space="preserve"> </w:t>
            </w:r>
            <w:r w:rsidRPr="00541015">
              <w:rPr>
                <w:rFonts w:eastAsia="MS Mincho"/>
                <w:color w:val="000000"/>
                <w:sz w:val="16"/>
                <w:szCs w:val="16"/>
              </w:rPr>
              <w:t xml:space="preserve">configured with the higher layer parameter </w:t>
            </w:r>
            <w:r w:rsidRPr="00541015">
              <w:rPr>
                <w:rFonts w:eastAsia="MS Mincho"/>
                <w:i/>
                <w:color w:val="000000"/>
                <w:sz w:val="16"/>
                <w:szCs w:val="16"/>
              </w:rPr>
              <w:t>resourceType</w:t>
            </w:r>
            <w:r w:rsidRPr="00541015">
              <w:rPr>
                <w:rFonts w:eastAsia="MS Mincho"/>
                <w:color w:val="000000"/>
                <w:sz w:val="16"/>
                <w:szCs w:val="16"/>
              </w:rPr>
              <w:t xml:space="preserve"> set to 'aperiodic', then the UE is not expected to be configured with more than 16 CSI-RS resources in a CSI-RS resource set contained within the resource setting. </w:t>
            </w:r>
          </w:p>
          <w:p w14:paraId="2806124C" w14:textId="77777777" w:rsidR="00DE0249" w:rsidRDefault="00DE0249" w:rsidP="00233CF5">
            <w:pPr>
              <w:jc w:val="both"/>
              <w:rPr>
                <w:rFonts w:eastAsia="SimSun"/>
                <w:color w:val="C00000"/>
                <w:lang w:eastAsia="zh-CN"/>
              </w:rPr>
            </w:pPr>
            <w:r w:rsidRPr="00541015">
              <w:rPr>
                <w:rFonts w:eastAsia="SimSun" w:hint="eastAsia"/>
                <w:color w:val="C00000"/>
                <w:sz w:val="16"/>
                <w:szCs w:val="16"/>
                <w:lang w:eastAsia="zh-CN"/>
              </w:rPr>
              <w:t>&lt;</w:t>
            </w:r>
            <w:r w:rsidRPr="00541015">
              <w:rPr>
                <w:rFonts w:eastAsia="SimSun"/>
                <w:color w:val="C00000"/>
                <w:sz w:val="16"/>
                <w:szCs w:val="16"/>
                <w:lang w:eastAsia="zh-CN"/>
              </w:rPr>
              <w:t>omitted texts&gt;</w:t>
            </w:r>
          </w:p>
        </w:tc>
      </w:tr>
    </w:tbl>
    <w:p w14:paraId="5ED7FD2D" w14:textId="77777777" w:rsidR="00DE0249" w:rsidRDefault="00DE0249" w:rsidP="00DE0249">
      <w:pPr>
        <w:spacing w:afterLines="50" w:after="120"/>
        <w:jc w:val="both"/>
        <w:rPr>
          <w:rFonts w:eastAsia="SimSun" w:cs="Calibri"/>
          <w:bCs/>
          <w:lang w:val="en-US" w:eastAsia="zh-CN"/>
        </w:rPr>
      </w:pPr>
    </w:p>
    <w:p w14:paraId="1F189439" w14:textId="77777777" w:rsidR="00DE0249" w:rsidRPr="00B72137" w:rsidRDefault="00DE0249" w:rsidP="00DE0249">
      <w:pPr>
        <w:rPr>
          <w:b/>
          <w:bCs/>
          <w:lang w:val="en-US" w:eastAsia="x-none"/>
        </w:rPr>
      </w:pPr>
      <w:r w:rsidRPr="00B72137">
        <w:rPr>
          <w:b/>
          <w:bCs/>
          <w:highlight w:val="green"/>
          <w:lang w:val="en-US" w:eastAsia="x-none"/>
        </w:rPr>
        <w:t>Agreement:</w:t>
      </w:r>
    </w:p>
    <w:p w14:paraId="0CFAFF44" w14:textId="77777777" w:rsidR="00DE0249" w:rsidRDefault="00DE0249" w:rsidP="00DE0249">
      <w:pPr>
        <w:rPr>
          <w:lang w:val="en-US" w:eastAsia="x-none"/>
        </w:rPr>
      </w:pPr>
      <w:r>
        <w:rPr>
          <w:lang w:val="en-US" w:eastAsia="x-none"/>
        </w:rPr>
        <w:t xml:space="preserve">The draft response LS in R1-2508121 is endorsed. Final LS in </w:t>
      </w:r>
      <w:r w:rsidRPr="00F0014D">
        <w:rPr>
          <w:highlight w:val="green"/>
          <w:lang w:val="en-US" w:eastAsia="x-none"/>
        </w:rPr>
        <w:t>R1-2508122</w:t>
      </w:r>
    </w:p>
    <w:p w14:paraId="5BCC5AE4" w14:textId="77777777" w:rsidR="00DE0249" w:rsidRDefault="00DE0249" w:rsidP="009048F4">
      <w:pPr>
        <w:rPr>
          <w:rFonts w:eastAsia="DengXian"/>
          <w:lang w:eastAsia="zh-CN"/>
        </w:rPr>
      </w:pPr>
    </w:p>
    <w:p w14:paraId="67F9C843" w14:textId="63B167A5" w:rsidR="00625F0B" w:rsidRDefault="004710F9" w:rsidP="009048F4">
      <w:pPr>
        <w:rPr>
          <w:rFonts w:eastAsia="DengXian"/>
          <w:lang w:eastAsia="zh-CN"/>
        </w:rPr>
      </w:pPr>
      <w:hyperlink r:id="rId336" w:history="1">
        <w:r>
          <w:rPr>
            <w:rStyle w:val="Hyperlink"/>
            <w:rFonts w:eastAsia="DengXian"/>
            <w:lang w:eastAsia="zh-CN"/>
          </w:rPr>
          <w:t>R1-2508000</w:t>
        </w:r>
      </w:hyperlink>
      <w:r w:rsidR="00625F0B">
        <w:rPr>
          <w:rFonts w:eastAsia="DengXian"/>
          <w:lang w:eastAsia="zh-CN"/>
        </w:rPr>
        <w:tab/>
      </w:r>
      <w:r w:rsidR="00625F0B" w:rsidRPr="00625F0B">
        <w:rPr>
          <w:rFonts w:eastAsia="DengXian"/>
          <w:lang w:eastAsia="zh-CN"/>
        </w:rPr>
        <w:t>FL summary #2 for AI/ML in beam management</w:t>
      </w:r>
      <w:r w:rsidR="00625F0B">
        <w:rPr>
          <w:rFonts w:eastAsia="DengXian"/>
          <w:lang w:eastAsia="zh-CN"/>
        </w:rPr>
        <w:tab/>
      </w:r>
      <w:r w:rsidR="00625F0B" w:rsidRPr="00625F0B">
        <w:rPr>
          <w:rFonts w:eastAsia="DengXian"/>
          <w:lang w:eastAsia="zh-CN"/>
        </w:rPr>
        <w:t>Moderator (Samsung)</w:t>
      </w:r>
    </w:p>
    <w:p w14:paraId="33B66D0F" w14:textId="278A24A0" w:rsidR="00625F0B" w:rsidRDefault="004710F9" w:rsidP="009048F4">
      <w:pPr>
        <w:rPr>
          <w:rFonts w:eastAsia="DengXian"/>
          <w:lang w:eastAsia="zh-CN"/>
        </w:rPr>
      </w:pPr>
      <w:hyperlink r:id="rId337" w:history="1">
        <w:r>
          <w:rPr>
            <w:rStyle w:val="Hyperlink"/>
            <w:rFonts w:eastAsia="DengXian"/>
            <w:lang w:eastAsia="zh-CN"/>
          </w:rPr>
          <w:t>R1-2508007</w:t>
        </w:r>
      </w:hyperlink>
      <w:r w:rsidR="004C5F57">
        <w:rPr>
          <w:rFonts w:eastAsia="DengXian"/>
          <w:lang w:eastAsia="zh-CN"/>
        </w:rPr>
        <w:tab/>
      </w:r>
      <w:r w:rsidR="004C5F57" w:rsidRPr="004C5F57">
        <w:rPr>
          <w:rFonts w:eastAsia="DengXian"/>
          <w:lang w:eastAsia="zh-CN"/>
        </w:rPr>
        <w:t>Summary #1: maintenance of specification support for positioning accuracy enhancement</w:t>
      </w:r>
      <w:r w:rsidR="004C5F57">
        <w:rPr>
          <w:rFonts w:eastAsia="DengXian"/>
          <w:lang w:eastAsia="zh-CN"/>
        </w:rPr>
        <w:tab/>
      </w:r>
      <w:r w:rsidR="004C5F57" w:rsidRPr="004C5F57">
        <w:rPr>
          <w:rFonts w:eastAsia="DengXian"/>
          <w:lang w:eastAsia="zh-CN"/>
        </w:rPr>
        <w:t>Moderator (Ericsson)</w:t>
      </w:r>
    </w:p>
    <w:p w14:paraId="23E534D7" w14:textId="10B6E2ED" w:rsidR="004C5F57" w:rsidRDefault="004710F9" w:rsidP="009048F4">
      <w:pPr>
        <w:rPr>
          <w:rFonts w:eastAsia="DengXian"/>
          <w:lang w:eastAsia="zh-CN"/>
        </w:rPr>
      </w:pPr>
      <w:hyperlink r:id="rId338" w:history="1">
        <w:r>
          <w:rPr>
            <w:rStyle w:val="Hyperlink"/>
            <w:rFonts w:eastAsia="DengXian"/>
            <w:lang w:eastAsia="zh-CN"/>
          </w:rPr>
          <w:t>R1-2508008</w:t>
        </w:r>
      </w:hyperlink>
      <w:r w:rsidR="004C5F57">
        <w:rPr>
          <w:rFonts w:eastAsia="DengXian"/>
          <w:lang w:eastAsia="zh-CN"/>
        </w:rPr>
        <w:tab/>
      </w:r>
      <w:r w:rsidR="004C5F57" w:rsidRPr="004C5F57">
        <w:rPr>
          <w:rFonts w:eastAsia="DengXian"/>
          <w:lang w:eastAsia="zh-CN"/>
        </w:rPr>
        <w:t>Summary #2: maintenance of specification support for positioning accuracy enhancement</w:t>
      </w:r>
      <w:r w:rsidR="004C5F57">
        <w:rPr>
          <w:rFonts w:eastAsia="DengXian"/>
          <w:lang w:eastAsia="zh-CN"/>
        </w:rPr>
        <w:tab/>
      </w:r>
      <w:r w:rsidR="004C5F57" w:rsidRPr="004C5F57">
        <w:rPr>
          <w:rFonts w:eastAsia="DengXian"/>
          <w:lang w:eastAsia="zh-CN"/>
        </w:rPr>
        <w:t>Moderator (Ericsson)</w:t>
      </w:r>
    </w:p>
    <w:p w14:paraId="58818719" w14:textId="77777777" w:rsidR="008E29E6" w:rsidRPr="00B22332" w:rsidRDefault="008E29E6" w:rsidP="008E29E6">
      <w:pPr>
        <w:rPr>
          <w:b/>
          <w:bCs/>
        </w:rPr>
      </w:pPr>
      <w:r w:rsidRPr="00B22332">
        <w:rPr>
          <w:b/>
          <w:bCs/>
          <w:highlight w:val="green"/>
        </w:rPr>
        <w:t>Agreement:</w:t>
      </w:r>
    </w:p>
    <w:p w14:paraId="7C28B6BA" w14:textId="77777777" w:rsidR="008E29E6" w:rsidRDefault="008E29E6" w:rsidP="008E29E6">
      <w:r>
        <w:t>The following text proposal to TS 38.214 V19.1.0 is endorsed.</w:t>
      </w:r>
    </w:p>
    <w:tbl>
      <w:tblPr>
        <w:tblStyle w:val="TableGrid"/>
        <w:tblW w:w="10165" w:type="dxa"/>
        <w:tblLook w:val="04A0" w:firstRow="1" w:lastRow="0" w:firstColumn="1" w:lastColumn="0" w:noHBand="0" w:noVBand="1"/>
      </w:tblPr>
      <w:tblGrid>
        <w:gridCol w:w="1696"/>
        <w:gridCol w:w="8469"/>
      </w:tblGrid>
      <w:tr w:rsidR="008E29E6" w14:paraId="58EFA9E1" w14:textId="77777777" w:rsidTr="00233CF5">
        <w:tc>
          <w:tcPr>
            <w:tcW w:w="1696" w:type="dxa"/>
          </w:tcPr>
          <w:p w14:paraId="40F6E5F2" w14:textId="77777777" w:rsidR="008E29E6" w:rsidRPr="008F5B5A" w:rsidRDefault="008E29E6" w:rsidP="00233CF5">
            <w:pPr>
              <w:rPr>
                <w:rFonts w:eastAsia="DengXian"/>
                <w:b/>
                <w:bCs/>
              </w:rPr>
            </w:pPr>
            <w:r w:rsidRPr="008F5B5A">
              <w:rPr>
                <w:rFonts w:eastAsia="DengXian" w:hint="eastAsia"/>
                <w:b/>
                <w:bCs/>
              </w:rPr>
              <w:t>R</w:t>
            </w:r>
            <w:r w:rsidRPr="008F5B5A">
              <w:rPr>
                <w:rFonts w:eastAsia="DengXian"/>
                <w:b/>
                <w:bCs/>
              </w:rPr>
              <w:t>e</w:t>
            </w:r>
            <w:r w:rsidRPr="008F5B5A">
              <w:rPr>
                <w:rFonts w:eastAsia="DengXian" w:hint="eastAsia"/>
                <w:b/>
                <w:bCs/>
              </w:rPr>
              <w:t>a</w:t>
            </w:r>
            <w:r w:rsidRPr="008F5B5A">
              <w:rPr>
                <w:rFonts w:eastAsia="DengXian"/>
                <w:b/>
                <w:bCs/>
              </w:rPr>
              <w:t>son for change</w:t>
            </w:r>
          </w:p>
        </w:tc>
        <w:tc>
          <w:tcPr>
            <w:tcW w:w="8469" w:type="dxa"/>
          </w:tcPr>
          <w:p w14:paraId="5AE04FCD" w14:textId="77777777" w:rsidR="008E29E6" w:rsidRPr="006939A8" w:rsidRDefault="008E29E6" w:rsidP="008E29E6">
            <w:pPr>
              <w:pStyle w:val="ListParagraph"/>
              <w:numPr>
                <w:ilvl w:val="0"/>
                <w:numId w:val="138"/>
              </w:numPr>
              <w:tabs>
                <w:tab w:val="left" w:pos="0"/>
              </w:tabs>
              <w:suppressAutoHyphens/>
              <w:overflowPunct/>
              <w:autoSpaceDE/>
              <w:autoSpaceDN/>
              <w:adjustRightInd/>
              <w:spacing w:after="160" w:line="259" w:lineRule="auto"/>
              <w:contextualSpacing w:val="0"/>
              <w:textAlignment w:val="auto"/>
              <w:rPr>
                <w:rFonts w:eastAsia="DengXian"/>
              </w:rPr>
            </w:pPr>
            <w:r w:rsidRPr="006939A8">
              <w:rPr>
                <w:rFonts w:eastAsia="DengXian"/>
              </w:rPr>
              <w:t xml:space="preserve">Capture the agreements related to associated ID for ensuring consistency between training and inference for Rel-19 AI/ML positioning.   </w:t>
            </w:r>
          </w:p>
          <w:p w14:paraId="6A6251F9" w14:textId="77777777" w:rsidR="008E29E6" w:rsidRPr="006939A8" w:rsidRDefault="008E29E6" w:rsidP="008E29E6">
            <w:pPr>
              <w:pStyle w:val="ListParagraph"/>
              <w:numPr>
                <w:ilvl w:val="0"/>
                <w:numId w:val="138"/>
              </w:numPr>
              <w:tabs>
                <w:tab w:val="left" w:pos="0"/>
              </w:tabs>
              <w:suppressAutoHyphens/>
              <w:overflowPunct/>
              <w:autoSpaceDE/>
              <w:autoSpaceDN/>
              <w:adjustRightInd/>
              <w:spacing w:after="160" w:line="259" w:lineRule="auto"/>
              <w:contextualSpacing w:val="0"/>
              <w:textAlignment w:val="auto"/>
              <w:rPr>
                <w:rFonts w:eastAsia="DengXian"/>
              </w:rPr>
            </w:pPr>
            <w:r w:rsidRPr="006939A8">
              <w:rPr>
                <w:rFonts w:eastAsia="DengXian"/>
              </w:rPr>
              <w:t xml:space="preserve">For training data provided by PRU, </w:t>
            </w:r>
            <w:r w:rsidRPr="006939A8">
              <w:rPr>
                <w:rFonts w:eastAsia="DengXian"/>
                <w:i/>
                <w:iCs/>
              </w:rPr>
              <w:t>TRP-LocationInfo-Implicit</w:t>
            </w:r>
            <w:r w:rsidRPr="006939A8">
              <w:rPr>
                <w:rFonts w:eastAsia="DengXian"/>
              </w:rPr>
              <w:t xml:space="preserve"> may be provided together with </w:t>
            </w:r>
            <w:r w:rsidRPr="006939A8">
              <w:rPr>
                <w:rFonts w:eastAsia="Times"/>
                <w:i/>
                <w:iCs/>
                <w:szCs w:val="22"/>
              </w:rPr>
              <w:t>NR-</w:t>
            </w:r>
            <w:r w:rsidRPr="006939A8">
              <w:rPr>
                <w:rFonts w:eastAsia="Times"/>
                <w:i/>
                <w:iCs/>
                <w:color w:val="000000" w:themeColor="text1"/>
                <w:szCs w:val="22"/>
              </w:rPr>
              <w:t>PRU</w:t>
            </w:r>
            <w:r w:rsidRPr="006939A8">
              <w:rPr>
                <w:rFonts w:eastAsia="Times"/>
                <w:i/>
                <w:iCs/>
                <w:szCs w:val="22"/>
              </w:rPr>
              <w:t>-DL-Info</w:t>
            </w:r>
            <w:r w:rsidRPr="006939A8">
              <w:rPr>
                <w:rFonts w:eastAsia="DengXian"/>
              </w:rPr>
              <w:t xml:space="preserve"> for ensuring consistency between training and inference for Rel-19 AI/ML positioning.</w:t>
            </w:r>
          </w:p>
        </w:tc>
      </w:tr>
      <w:tr w:rsidR="008E29E6" w14:paraId="3D21EB20" w14:textId="77777777" w:rsidTr="00233CF5">
        <w:tc>
          <w:tcPr>
            <w:tcW w:w="1696" w:type="dxa"/>
          </w:tcPr>
          <w:p w14:paraId="7D54F034" w14:textId="77777777" w:rsidR="008E29E6" w:rsidRPr="008F5B5A" w:rsidRDefault="008E29E6" w:rsidP="00233CF5">
            <w:pPr>
              <w:rPr>
                <w:rFonts w:eastAsia="DengXian"/>
                <w:b/>
                <w:bCs/>
              </w:rPr>
            </w:pPr>
            <w:r w:rsidRPr="008F5B5A">
              <w:rPr>
                <w:rFonts w:eastAsia="DengXian" w:hint="eastAsia"/>
                <w:b/>
                <w:bCs/>
              </w:rPr>
              <w:t>S</w:t>
            </w:r>
            <w:r w:rsidRPr="008F5B5A">
              <w:rPr>
                <w:rFonts w:eastAsia="DengXian"/>
                <w:b/>
                <w:bCs/>
              </w:rPr>
              <w:t>ummary of change</w:t>
            </w:r>
          </w:p>
        </w:tc>
        <w:tc>
          <w:tcPr>
            <w:tcW w:w="8469" w:type="dxa"/>
          </w:tcPr>
          <w:p w14:paraId="3E90086E" w14:textId="77777777" w:rsidR="008E29E6" w:rsidRPr="006939A8" w:rsidRDefault="008E29E6" w:rsidP="008E29E6">
            <w:pPr>
              <w:pStyle w:val="ListParagraph"/>
              <w:numPr>
                <w:ilvl w:val="0"/>
                <w:numId w:val="139"/>
              </w:numPr>
              <w:tabs>
                <w:tab w:val="left" w:pos="0"/>
              </w:tabs>
              <w:suppressAutoHyphens/>
              <w:overflowPunct/>
              <w:autoSpaceDE/>
              <w:autoSpaceDN/>
              <w:adjustRightInd/>
              <w:spacing w:after="160" w:line="259" w:lineRule="auto"/>
              <w:contextualSpacing w:val="0"/>
              <w:textAlignment w:val="auto"/>
              <w:rPr>
                <w:rFonts w:eastAsia="DengXian"/>
              </w:rPr>
            </w:pPr>
            <w:r w:rsidRPr="006939A8">
              <w:rPr>
                <w:rFonts w:eastAsia="DengXian"/>
              </w:rPr>
              <w:t>Describe the UE behavior on receiving associated ID from the network.</w:t>
            </w:r>
          </w:p>
          <w:p w14:paraId="36A04272" w14:textId="77777777" w:rsidR="008E29E6" w:rsidRPr="006939A8" w:rsidRDefault="008E29E6" w:rsidP="008E29E6">
            <w:pPr>
              <w:pStyle w:val="ListParagraph"/>
              <w:numPr>
                <w:ilvl w:val="0"/>
                <w:numId w:val="139"/>
              </w:numPr>
              <w:tabs>
                <w:tab w:val="left" w:pos="0"/>
              </w:tabs>
              <w:suppressAutoHyphens/>
              <w:overflowPunct/>
              <w:autoSpaceDE/>
              <w:autoSpaceDN/>
              <w:adjustRightInd/>
              <w:spacing w:after="160" w:line="259" w:lineRule="auto"/>
              <w:contextualSpacing w:val="0"/>
              <w:textAlignment w:val="auto"/>
              <w:rPr>
                <w:rFonts w:eastAsia="DengXian"/>
              </w:rPr>
            </w:pPr>
            <w:r w:rsidRPr="006939A8">
              <w:rPr>
                <w:rFonts w:eastAsia="DengXian"/>
              </w:rPr>
              <w:t xml:space="preserve">Clarify that the UE may be provided with </w:t>
            </w:r>
            <w:r w:rsidRPr="006939A8">
              <w:rPr>
                <w:rFonts w:eastAsia="DengXian"/>
                <w:i/>
                <w:iCs/>
              </w:rPr>
              <w:t>NR-TRP-LocationInfo-Implicit</w:t>
            </w:r>
            <w:r w:rsidRPr="006939A8">
              <w:rPr>
                <w:rFonts w:eastAsia="DengXian"/>
              </w:rPr>
              <w:t xml:space="preserve"> associated with </w:t>
            </w:r>
            <w:r w:rsidRPr="006939A8">
              <w:rPr>
                <w:rFonts w:eastAsia="DengXian"/>
                <w:i/>
                <w:iCs/>
              </w:rPr>
              <w:t>NR-PRU-DL-Info</w:t>
            </w:r>
            <w:r w:rsidRPr="006939A8">
              <w:rPr>
                <w:rFonts w:eastAsia="DengXian"/>
              </w:rPr>
              <w:t>.</w:t>
            </w:r>
          </w:p>
        </w:tc>
      </w:tr>
      <w:tr w:rsidR="008E29E6" w14:paraId="251866F1" w14:textId="77777777" w:rsidTr="00233CF5">
        <w:tc>
          <w:tcPr>
            <w:tcW w:w="1696" w:type="dxa"/>
          </w:tcPr>
          <w:p w14:paraId="5946110D" w14:textId="77777777" w:rsidR="008E29E6" w:rsidRPr="008F5B5A" w:rsidRDefault="008E29E6" w:rsidP="00233CF5">
            <w:pPr>
              <w:rPr>
                <w:rFonts w:eastAsia="DengXian"/>
                <w:b/>
                <w:bCs/>
              </w:rPr>
            </w:pPr>
            <w:r w:rsidRPr="008F5B5A">
              <w:rPr>
                <w:rFonts w:eastAsia="DengXian" w:hint="eastAsia"/>
                <w:b/>
                <w:bCs/>
              </w:rPr>
              <w:t>C</w:t>
            </w:r>
            <w:r w:rsidRPr="008F5B5A">
              <w:rPr>
                <w:rFonts w:eastAsia="DengXian"/>
                <w:b/>
                <w:bCs/>
              </w:rPr>
              <w:t>onsequences if not approved</w:t>
            </w:r>
          </w:p>
        </w:tc>
        <w:tc>
          <w:tcPr>
            <w:tcW w:w="8469" w:type="dxa"/>
          </w:tcPr>
          <w:p w14:paraId="7009052C" w14:textId="77777777" w:rsidR="008E29E6" w:rsidRPr="006939A8" w:rsidRDefault="008E29E6" w:rsidP="00233CF5">
            <w:pPr>
              <w:rPr>
                <w:rFonts w:eastAsia="DengXian" w:cstheme="minorHAnsi"/>
              </w:rPr>
            </w:pPr>
            <w:r w:rsidRPr="006939A8">
              <w:rPr>
                <w:rFonts w:eastAsia="DengXian" w:cstheme="minorHAnsi"/>
              </w:rPr>
              <w:t>For Rel-19 AI/ML positioning, the UE may not be able to ensure consistency between training and inference.</w:t>
            </w:r>
          </w:p>
        </w:tc>
      </w:tr>
      <w:tr w:rsidR="008E29E6" w14:paraId="2CA6C8EC" w14:textId="77777777" w:rsidTr="00233CF5">
        <w:tc>
          <w:tcPr>
            <w:tcW w:w="1696" w:type="dxa"/>
          </w:tcPr>
          <w:p w14:paraId="3431EC11" w14:textId="77777777" w:rsidR="008E29E6" w:rsidRPr="008F5B5A" w:rsidRDefault="008E29E6" w:rsidP="00233CF5">
            <w:pPr>
              <w:rPr>
                <w:b/>
                <w:bCs/>
              </w:rPr>
            </w:pPr>
            <w:r w:rsidRPr="008F5B5A">
              <w:rPr>
                <w:b/>
                <w:bCs/>
              </w:rPr>
              <w:t>Suggested text proposal</w:t>
            </w:r>
          </w:p>
        </w:tc>
        <w:tc>
          <w:tcPr>
            <w:tcW w:w="8469" w:type="dxa"/>
          </w:tcPr>
          <w:p w14:paraId="7A3A0AB5" w14:textId="77777777" w:rsidR="008E29E6" w:rsidRPr="005F5DB5" w:rsidRDefault="008E29E6" w:rsidP="00253749">
            <w:r>
              <w:rPr>
                <w:rFonts w:hint="eastAsia"/>
              </w:rPr>
              <w:t>T</w:t>
            </w:r>
            <w:r>
              <w:t xml:space="preserve">S 38.214 </w:t>
            </w:r>
            <w:r w:rsidRPr="005F5DB5">
              <w:t>V19.</w:t>
            </w:r>
            <w:r>
              <w:t>1.</w:t>
            </w:r>
            <w:r w:rsidRPr="005F5DB5">
              <w:t>0</w:t>
            </w:r>
          </w:p>
          <w:p w14:paraId="1FB9CD59" w14:textId="77777777" w:rsidR="008E29E6" w:rsidRDefault="008E29E6" w:rsidP="00A4246F">
            <w:bookmarkStart w:id="265" w:name="_Toc211860290"/>
            <w:bookmarkStart w:id="266" w:name="_Toc211860582"/>
            <w:bookmarkStart w:id="267" w:name="_Toc211860806"/>
            <w:bookmarkStart w:id="268" w:name="_Toc211861048"/>
            <w:r>
              <w:t>5</w:t>
            </w:r>
            <w:r w:rsidRPr="003638DC">
              <w:rPr>
                <w:rFonts w:hint="eastAsia"/>
              </w:rPr>
              <w:t>.</w:t>
            </w:r>
            <w:r>
              <w:t>1</w:t>
            </w:r>
            <w:r w:rsidRPr="003638DC">
              <w:rPr>
                <w:rFonts w:hint="eastAsia"/>
              </w:rPr>
              <w:t>.</w:t>
            </w:r>
            <w:r>
              <w:t>6</w:t>
            </w:r>
            <w:r w:rsidRPr="003638DC">
              <w:rPr>
                <w:rFonts w:hint="eastAsia"/>
              </w:rPr>
              <w:t>.</w:t>
            </w:r>
            <w:r>
              <w:t>5</w:t>
            </w:r>
            <w:r w:rsidRPr="003638DC">
              <w:rPr>
                <w:rFonts w:hint="eastAsia"/>
              </w:rPr>
              <w:tab/>
            </w:r>
            <w:r>
              <w:t>PRS reception procedure</w:t>
            </w:r>
            <w:bookmarkEnd w:id="265"/>
            <w:bookmarkEnd w:id="266"/>
            <w:bookmarkEnd w:id="267"/>
            <w:bookmarkEnd w:id="268"/>
          </w:p>
          <w:p w14:paraId="36079218" w14:textId="77777777" w:rsidR="008E29E6" w:rsidRPr="005967B4" w:rsidRDefault="008E29E6" w:rsidP="00233CF5">
            <w:pPr>
              <w:jc w:val="center"/>
              <w:rPr>
                <w:color w:val="FF0000"/>
              </w:rPr>
            </w:pPr>
            <w:r w:rsidRPr="005967B4">
              <w:rPr>
                <w:color w:val="FF0000"/>
              </w:rPr>
              <w:t>&lt; Unchanged parts are omitted &gt;</w:t>
            </w:r>
          </w:p>
          <w:p w14:paraId="5B7C767D" w14:textId="77777777" w:rsidR="008E29E6" w:rsidRPr="005967B4" w:rsidRDefault="008E29E6" w:rsidP="00233CF5">
            <w:r w:rsidRPr="005967B4">
              <w:t xml:space="preserve">The UE expects that it will be configured with </w:t>
            </w:r>
            <w:r w:rsidRPr="005967B4">
              <w:rPr>
                <w:i/>
                <w:iCs/>
              </w:rPr>
              <w:t>dl-PRS-ID</w:t>
            </w:r>
            <w:r w:rsidRPr="005967B4">
              <w:t xml:space="preserve"> each of which is defined such that it is associated with multiple DL PRS resource sets. The UE expects that one of these </w:t>
            </w:r>
            <w:r w:rsidRPr="005967B4">
              <w:rPr>
                <w:i/>
                <w:iCs/>
              </w:rPr>
              <w:t>dl-PRS-ID</w:t>
            </w:r>
            <w:r w:rsidRPr="005967B4">
              <w:t xml:space="preserve"> along with a </w:t>
            </w:r>
            <w:r w:rsidRPr="005967B4">
              <w:rPr>
                <w:i/>
              </w:rPr>
              <w:t xml:space="preserve">nr-DL-PRS-ResourceSetID </w:t>
            </w:r>
            <w:r w:rsidRPr="005967B4">
              <w:t xml:space="preserve">and a </w:t>
            </w:r>
            <w:r w:rsidRPr="005967B4">
              <w:rPr>
                <w:i/>
              </w:rPr>
              <w:t xml:space="preserve">nr-DL-PRS-ResourceID-r16 </w:t>
            </w:r>
            <w:r w:rsidRPr="005967B4">
              <w:t xml:space="preserve">can be used to uniquely identify a DL PRS resource. </w:t>
            </w:r>
          </w:p>
          <w:p w14:paraId="50DA7619" w14:textId="77777777" w:rsidR="008E29E6" w:rsidRPr="005967B4" w:rsidRDefault="008E29E6" w:rsidP="00233CF5">
            <w:r w:rsidRPr="005967B4">
              <w:t xml:space="preserve">The UE may be configured by the network with </w:t>
            </w:r>
            <w:r w:rsidRPr="005967B4">
              <w:rPr>
                <w:i/>
                <w:snapToGrid w:val="0"/>
              </w:rPr>
              <w:t>nr-PhysCellID</w:t>
            </w:r>
            <w:r w:rsidRPr="005967B4">
              <w:rPr>
                <w:snapToGrid w:val="0"/>
              </w:rPr>
              <w:t xml:space="preserve">, </w:t>
            </w:r>
            <w:r w:rsidRPr="005967B4">
              <w:rPr>
                <w:i/>
                <w:snapToGrid w:val="0"/>
              </w:rPr>
              <w:t>nr-CellGlobalID</w:t>
            </w:r>
            <w:r w:rsidRPr="005967B4">
              <w:rPr>
                <w:snapToGrid w:val="0"/>
              </w:rPr>
              <w:t xml:space="preserve">, and </w:t>
            </w:r>
            <w:r w:rsidRPr="005967B4">
              <w:rPr>
                <w:i/>
              </w:rPr>
              <w:t>nr-ARFCN</w:t>
            </w:r>
            <w:r w:rsidRPr="005967B4">
              <w:t xml:space="preserve"> [17, TS 37.355] associated with a </w:t>
            </w:r>
            <w:r w:rsidRPr="005967B4">
              <w:rPr>
                <w:i/>
              </w:rPr>
              <w:t>dl-PRS-ID</w:t>
            </w:r>
            <w:r w:rsidRPr="005967B4">
              <w:t>.</w:t>
            </w:r>
          </w:p>
          <w:p w14:paraId="67F16B01" w14:textId="77777777" w:rsidR="008E29E6" w:rsidRPr="005967B4" w:rsidRDefault="008E29E6" w:rsidP="00233CF5">
            <w:pPr>
              <w:pStyle w:val="B1"/>
            </w:pPr>
            <w:r w:rsidRPr="005967B4">
              <w:t>-</w:t>
            </w:r>
            <w:r w:rsidRPr="005967B4">
              <w:tab/>
              <w:t xml:space="preserve">If </w:t>
            </w:r>
            <w:r w:rsidRPr="005967B4">
              <w:rPr>
                <w:i/>
              </w:rPr>
              <w:t xml:space="preserve">nr-PhysCellID </w:t>
            </w:r>
            <w:r w:rsidRPr="005967B4">
              <w:t xml:space="preserve">or </w:t>
            </w:r>
            <w:r w:rsidRPr="005967B4">
              <w:rPr>
                <w:i/>
              </w:rPr>
              <w:t>nr-CellGlobalID</w:t>
            </w:r>
            <w:r w:rsidRPr="005967B4">
              <w:t xml:space="preserve"> is provided, and if </w:t>
            </w:r>
            <w:r w:rsidRPr="005967B4">
              <w:rPr>
                <w:i/>
              </w:rPr>
              <w:t>nr-PhysCellID</w:t>
            </w:r>
            <w:r w:rsidRPr="005967B4">
              <w:t xml:space="preserve">, </w:t>
            </w:r>
            <w:r w:rsidRPr="005967B4">
              <w:rPr>
                <w:i/>
              </w:rPr>
              <w:t>nr-CellGlobalID</w:t>
            </w:r>
            <w:r w:rsidRPr="005967B4">
              <w:t xml:space="preserve"> and </w:t>
            </w:r>
            <w:r w:rsidRPr="005967B4">
              <w:rPr>
                <w:i/>
              </w:rPr>
              <w:t>nr-ARFCN</w:t>
            </w:r>
            <w:r w:rsidRPr="005967B4">
              <w:t xml:space="preserve"> associated with the </w:t>
            </w:r>
            <w:r w:rsidRPr="005967B4">
              <w:rPr>
                <w:i/>
              </w:rPr>
              <w:t>dl-PRS-ID</w:t>
            </w:r>
            <w:r w:rsidRPr="005967B4">
              <w:t xml:space="preserve">, if provided, are the same as the corresponding </w:t>
            </w:r>
            <w:r w:rsidRPr="005967B4">
              <w:lastRenderedPageBreak/>
              <w:t>information of a serving cell, the UE may assume that the DL PRS is transmitted from the serving cell;</w:t>
            </w:r>
          </w:p>
          <w:p w14:paraId="33A301F8" w14:textId="77777777" w:rsidR="008E29E6" w:rsidRPr="005967B4" w:rsidRDefault="008E29E6" w:rsidP="00233CF5">
            <w:pPr>
              <w:pStyle w:val="B1"/>
            </w:pPr>
            <w:r w:rsidRPr="005967B4">
              <w:t>-</w:t>
            </w:r>
            <w:r w:rsidRPr="005967B4">
              <w:tab/>
              <w:t>Otherwise, the UE may assume that the DL PRS is not transmitted from a serving cell.</w:t>
            </w:r>
          </w:p>
          <w:p w14:paraId="0F8F638F" w14:textId="77777777" w:rsidR="008E29E6" w:rsidRPr="005967B4" w:rsidRDefault="008E29E6" w:rsidP="00233CF5">
            <w:r w:rsidRPr="005967B4">
              <w:t>If the UE assumes that the DL PRS is transmitted from a serving cell, and if the serving cell is the same as the serving cell defined by the SS/PBCH block, the UE may assume that the DL PRS and the SS/PBCH block are transmitted from the same serving cell.</w:t>
            </w:r>
          </w:p>
          <w:p w14:paraId="0AEB1DF9" w14:textId="77777777" w:rsidR="008E29E6" w:rsidRPr="006939A8" w:rsidRDefault="008E29E6" w:rsidP="00233CF5">
            <w:r w:rsidRPr="005967B4">
              <w:t xml:space="preserve">If the UE assumes that the DL PRS is not transmitted from a serving cell, and if </w:t>
            </w:r>
            <w:r w:rsidRPr="005967B4">
              <w:rPr>
                <w:i/>
              </w:rPr>
              <w:t>nr-PhysCellID</w:t>
            </w:r>
            <w:r w:rsidRPr="005967B4">
              <w:t xml:space="preserve"> is provided, and is the same as physical cell ID of the SS/PBCH block from a non-serving cell of the same band as the DL PRS, the UE may assume that the DL PRS and the SS/PBCH block are transmitted from the same non-serving cell.</w:t>
            </w:r>
          </w:p>
          <w:p w14:paraId="78E995B2" w14:textId="77777777" w:rsidR="008E29E6" w:rsidRPr="00E745F4" w:rsidRDefault="008E29E6" w:rsidP="00233CF5">
            <w:pPr>
              <w:rPr>
                <w:color w:val="FF0000"/>
              </w:rPr>
            </w:pPr>
            <w:r w:rsidRPr="00E745F4">
              <w:rPr>
                <w:color w:val="FF0000"/>
              </w:rPr>
              <w:t xml:space="preserve">The UE may be configured by the network with </w:t>
            </w:r>
            <w:r w:rsidRPr="00E745F4">
              <w:rPr>
                <w:i/>
                <w:iCs/>
                <w:color w:val="FF0000"/>
              </w:rPr>
              <w:t xml:space="preserve">TRP-LocationInfo-Implicit-Element </w:t>
            </w:r>
            <w:r w:rsidRPr="00E745F4">
              <w:rPr>
                <w:color w:val="FF0000"/>
              </w:rPr>
              <w:t xml:space="preserve">[17, TS 37.355].  </w:t>
            </w:r>
          </w:p>
          <w:p w14:paraId="3420CF5E" w14:textId="77777777" w:rsidR="008E29E6" w:rsidRPr="006939A8" w:rsidRDefault="008E29E6" w:rsidP="00233CF5">
            <w:pPr>
              <w:pStyle w:val="B1"/>
              <w:rPr>
                <w:color w:val="FF0000"/>
              </w:rPr>
            </w:pPr>
            <w:r w:rsidRPr="00E745F4">
              <w:rPr>
                <w:color w:val="FF0000"/>
              </w:rPr>
              <w:t>-</w:t>
            </w:r>
            <w:r w:rsidRPr="00E745F4">
              <w:rPr>
                <w:color w:val="FF0000"/>
              </w:rPr>
              <w:tab/>
            </w:r>
            <w:r w:rsidRPr="006939A8">
              <w:rPr>
                <w:color w:val="FF0000"/>
              </w:rPr>
              <w:t xml:space="preserve">If </w:t>
            </w:r>
            <w:r w:rsidRPr="006939A8">
              <w:rPr>
                <w:i/>
                <w:iCs/>
                <w:color w:val="FF0000"/>
              </w:rPr>
              <w:t>TRP-LocationInfo-Implicit-Element</w:t>
            </w:r>
            <w:r w:rsidRPr="006939A8">
              <w:rPr>
                <w:color w:val="FF0000"/>
              </w:rPr>
              <w:t xml:space="preserve"> is provided, and if </w:t>
            </w:r>
            <w:r w:rsidRPr="006939A8">
              <w:rPr>
                <w:i/>
                <w:color w:val="FF0000"/>
              </w:rPr>
              <w:t xml:space="preserve">nr-PhysCellID </w:t>
            </w:r>
            <w:r w:rsidRPr="006939A8">
              <w:rPr>
                <w:color w:val="FF0000"/>
              </w:rPr>
              <w:t xml:space="preserve">or </w:t>
            </w:r>
            <w:r w:rsidRPr="006939A8">
              <w:rPr>
                <w:i/>
                <w:color w:val="FF0000"/>
              </w:rPr>
              <w:t>nr-CellGlobalID</w:t>
            </w:r>
            <w:r w:rsidRPr="006939A8">
              <w:rPr>
                <w:color w:val="FF0000"/>
              </w:rPr>
              <w:t xml:space="preserve"> is provided with </w:t>
            </w:r>
            <w:r w:rsidRPr="006939A8">
              <w:rPr>
                <w:i/>
                <w:color w:val="FF0000"/>
              </w:rPr>
              <w:t xml:space="preserve">nr-AIML-AssociatedID, </w:t>
            </w:r>
            <w:r w:rsidRPr="006939A8">
              <w:rPr>
                <w:iCs/>
                <w:color w:val="FF0000"/>
              </w:rPr>
              <w:t xml:space="preserve">for TRP(s) in the given cell, </w:t>
            </w:r>
            <w:r w:rsidRPr="006939A8">
              <w:rPr>
                <w:color w:val="FF0000"/>
              </w:rPr>
              <w:t xml:space="preserve">the UE may assume that the geographical coordinates of the TRP(s) are consistent for a same </w:t>
            </w:r>
            <w:r w:rsidRPr="006939A8">
              <w:rPr>
                <w:i/>
                <w:color w:val="FF0000"/>
              </w:rPr>
              <w:t>nr-AIML-AssociatedID</w:t>
            </w:r>
            <w:r w:rsidRPr="006939A8">
              <w:rPr>
                <w:color w:val="FF0000"/>
              </w:rPr>
              <w:t>.</w:t>
            </w:r>
          </w:p>
          <w:p w14:paraId="69C00CCE" w14:textId="77777777" w:rsidR="008E29E6" w:rsidRPr="005967B4" w:rsidRDefault="008E29E6" w:rsidP="00233CF5">
            <w:pPr>
              <w:pStyle w:val="B1"/>
              <w:ind w:left="0" w:firstLine="0"/>
              <w:rPr>
                <w:color w:val="FF0000"/>
              </w:rPr>
            </w:pPr>
          </w:p>
          <w:p w14:paraId="07B83BDE" w14:textId="77777777" w:rsidR="008E29E6" w:rsidRPr="005967B4" w:rsidRDefault="008E29E6" w:rsidP="00233CF5">
            <w:pPr>
              <w:jc w:val="center"/>
              <w:rPr>
                <w:color w:val="FF0000"/>
              </w:rPr>
            </w:pPr>
            <w:r w:rsidRPr="005967B4">
              <w:rPr>
                <w:color w:val="FF0000"/>
              </w:rPr>
              <w:t>&lt; Unchanged parts are omitted &gt;</w:t>
            </w:r>
          </w:p>
          <w:p w14:paraId="41DD5EE2" w14:textId="77777777" w:rsidR="008E29E6" w:rsidRPr="005967B4" w:rsidRDefault="008E29E6" w:rsidP="00233CF5">
            <w:pPr>
              <w:rPr>
                <w:rFonts w:eastAsia="Segoe UI"/>
                <w:color w:val="EE0000"/>
              </w:rPr>
            </w:pPr>
            <w:r w:rsidRPr="005967B4">
              <w:rPr>
                <w:rFonts w:eastAsia="Times"/>
              </w:rPr>
              <w:t xml:space="preserve">The UE may be provided with </w:t>
            </w:r>
            <w:r w:rsidRPr="005967B4">
              <w:rPr>
                <w:rFonts w:eastAsia="Times"/>
                <w:i/>
                <w:iCs/>
              </w:rPr>
              <w:t>NR-</w:t>
            </w:r>
            <w:r w:rsidRPr="005967B4">
              <w:rPr>
                <w:rFonts w:eastAsia="Times"/>
                <w:i/>
                <w:iCs/>
                <w:color w:val="000000" w:themeColor="text1"/>
              </w:rPr>
              <w:t>PRU</w:t>
            </w:r>
            <w:r w:rsidRPr="005967B4">
              <w:rPr>
                <w:rFonts w:eastAsia="Times"/>
                <w:i/>
                <w:iCs/>
              </w:rPr>
              <w:t xml:space="preserve">-DL-Info </w:t>
            </w:r>
            <w:r w:rsidRPr="005967B4">
              <w:rPr>
                <w:rFonts w:eastAsia="Times"/>
              </w:rPr>
              <w:t>which contains measurement(s) performed by a positioning reference unit (</w:t>
            </w:r>
            <w:r w:rsidRPr="005967B4">
              <w:rPr>
                <w:rFonts w:eastAsia="Times"/>
                <w:color w:val="000000" w:themeColor="text1"/>
              </w:rPr>
              <w:t>PRU</w:t>
            </w:r>
            <w:r w:rsidRPr="005967B4">
              <w:rPr>
                <w:rFonts w:eastAsia="Times"/>
              </w:rPr>
              <w:t xml:space="preserve">) [20, TS 38.305], the timestamps associated with the measurement(s), and the location information of the </w:t>
            </w:r>
            <w:r w:rsidRPr="005967B4">
              <w:rPr>
                <w:rFonts w:eastAsia="Times"/>
                <w:color w:val="000000" w:themeColor="text1"/>
              </w:rPr>
              <w:t>PRU</w:t>
            </w:r>
            <w:r w:rsidRPr="005967B4">
              <w:rPr>
                <w:rFonts w:eastAsia="Times"/>
              </w:rPr>
              <w:t xml:space="preserve">. </w:t>
            </w:r>
            <w:r w:rsidRPr="00E745F4">
              <w:rPr>
                <w:rFonts w:eastAsia="Times"/>
                <w:color w:val="FF0000"/>
              </w:rPr>
              <w:t xml:space="preserve">The UE may be provided with </w:t>
            </w:r>
            <w:r w:rsidRPr="00E745F4">
              <w:rPr>
                <w:rFonts w:eastAsia="Times"/>
                <w:i/>
                <w:iCs/>
                <w:color w:val="FF0000"/>
              </w:rPr>
              <w:t>NR-TRP-LocationInfo-Implicit</w:t>
            </w:r>
            <w:r w:rsidRPr="00E745F4">
              <w:rPr>
                <w:i/>
                <w:iCs/>
                <w:color w:val="FF0000"/>
              </w:rPr>
              <w:t xml:space="preserve"> </w:t>
            </w:r>
            <w:r w:rsidRPr="00E745F4">
              <w:rPr>
                <w:color w:val="FF0000"/>
              </w:rPr>
              <w:t xml:space="preserve">[17, TS 37.355] </w:t>
            </w:r>
            <w:r w:rsidRPr="00E745F4">
              <w:rPr>
                <w:rFonts w:eastAsia="Times"/>
                <w:color w:val="FF0000"/>
              </w:rPr>
              <w:t xml:space="preserve">associated with </w:t>
            </w:r>
            <w:r w:rsidRPr="00E745F4">
              <w:rPr>
                <w:rFonts w:eastAsia="Times"/>
                <w:i/>
                <w:iCs/>
                <w:color w:val="FF0000"/>
              </w:rPr>
              <w:t>NR-PRU-DL-Info</w:t>
            </w:r>
            <w:r w:rsidRPr="00E745F4">
              <w:rPr>
                <w:rFonts w:eastAsia="Times"/>
                <w:color w:val="FF0000"/>
              </w:rPr>
              <w:t>.</w:t>
            </w:r>
          </w:p>
          <w:p w14:paraId="648DD685" w14:textId="77777777" w:rsidR="008E29E6" w:rsidRDefault="008E29E6" w:rsidP="00233CF5">
            <w:pPr>
              <w:jc w:val="center"/>
              <w:rPr>
                <w:rFonts w:ascii="Arial" w:hAnsi="Arial" w:cs="Arial"/>
                <w:color w:val="FF0000"/>
              </w:rPr>
            </w:pPr>
          </w:p>
          <w:p w14:paraId="306BA507" w14:textId="77777777" w:rsidR="008E29E6" w:rsidRPr="003A57B1" w:rsidRDefault="008E29E6" w:rsidP="00233CF5">
            <w:pPr>
              <w:jc w:val="center"/>
              <w:rPr>
                <w:rFonts w:eastAsia="DengXian"/>
              </w:rPr>
            </w:pPr>
            <w:r w:rsidRPr="005967B4">
              <w:rPr>
                <w:color w:val="FF0000"/>
              </w:rPr>
              <w:t>&lt; Unchanged parts are omitted &gt;</w:t>
            </w:r>
          </w:p>
        </w:tc>
      </w:tr>
    </w:tbl>
    <w:p w14:paraId="2EF18962" w14:textId="77777777" w:rsidR="008E29E6" w:rsidRDefault="008E29E6" w:rsidP="008E29E6"/>
    <w:p w14:paraId="0330357E" w14:textId="77777777" w:rsidR="008E29E6" w:rsidRPr="00B22332" w:rsidRDefault="008E29E6" w:rsidP="008E29E6">
      <w:pPr>
        <w:rPr>
          <w:b/>
          <w:bCs/>
        </w:rPr>
      </w:pPr>
      <w:r w:rsidRPr="00B22332">
        <w:rPr>
          <w:b/>
          <w:bCs/>
          <w:highlight w:val="green"/>
        </w:rPr>
        <w:t>Agreement:</w:t>
      </w:r>
    </w:p>
    <w:p w14:paraId="6B80E1C9" w14:textId="77777777" w:rsidR="008E29E6" w:rsidRDefault="008E29E6" w:rsidP="008E29E6">
      <w:r>
        <w:t xml:space="preserve">Regarding the RAN2 LS </w:t>
      </w:r>
      <w:r w:rsidRPr="00172756">
        <w:t>R1-2506737</w:t>
      </w:r>
      <w:r>
        <w:t xml:space="preserve">, the following response from RAN1 is endorsed. </w:t>
      </w:r>
    </w:p>
    <w:tbl>
      <w:tblPr>
        <w:tblStyle w:val="TableGrid"/>
        <w:tblW w:w="0" w:type="auto"/>
        <w:tblLook w:val="04A0" w:firstRow="1" w:lastRow="0" w:firstColumn="1" w:lastColumn="0" w:noHBand="0" w:noVBand="1"/>
      </w:tblPr>
      <w:tblGrid>
        <w:gridCol w:w="9631"/>
      </w:tblGrid>
      <w:tr w:rsidR="008E29E6" w14:paraId="52B84AE4" w14:textId="77777777" w:rsidTr="00233CF5">
        <w:tc>
          <w:tcPr>
            <w:tcW w:w="9631" w:type="dxa"/>
          </w:tcPr>
          <w:p w14:paraId="4A62D302" w14:textId="77777777" w:rsidR="008E29E6" w:rsidRPr="001F43D8" w:rsidRDefault="008E29E6" w:rsidP="00233CF5">
            <w:pPr>
              <w:spacing w:before="120"/>
              <w:rPr>
                <w:rFonts w:eastAsiaTheme="minorEastAsia"/>
              </w:rPr>
            </w:pPr>
            <w:r w:rsidRPr="001F43D8">
              <w:rPr>
                <w:rFonts w:eastAsiaTheme="minorEastAsia"/>
                <w:u w:val="single"/>
              </w:rPr>
              <w:t>Question 1:</w:t>
            </w:r>
            <w:r w:rsidRPr="001F43D8">
              <w:rPr>
                <w:rFonts w:eastAsiaTheme="minorEastAsia"/>
                <w:u w:val="single"/>
              </w:rPr>
              <w:br/>
            </w:r>
            <w:r w:rsidRPr="001F43D8">
              <w:rPr>
                <w:rFonts w:eastAsiaTheme="minorEastAsia"/>
              </w:rPr>
              <w:t xml:space="preserve">Does a single </w:t>
            </w:r>
            <w:r w:rsidRPr="001F43D8">
              <w:rPr>
                <w:rFonts w:eastAsiaTheme="minorEastAsia"/>
                <w:i/>
                <w:iCs/>
              </w:rPr>
              <w:t>Associated ID</w:t>
            </w:r>
            <w:r w:rsidRPr="001F43D8">
              <w:rPr>
                <w:rFonts w:eastAsiaTheme="minorEastAsia"/>
              </w:rPr>
              <w:t xml:space="preserve"> correspond to the location coordinates of one specific TRP within a cell, or does it represent the location information of a group of TRPs in the same cell, each having distinct location coordinates?</w:t>
            </w:r>
          </w:p>
          <w:p w14:paraId="4C45CF5D" w14:textId="77777777" w:rsidR="008E29E6" w:rsidRPr="001F43D8" w:rsidRDefault="008E29E6" w:rsidP="00233CF5">
            <w:pPr>
              <w:spacing w:before="120"/>
              <w:jc w:val="both"/>
              <w:rPr>
                <w:rFonts w:eastAsiaTheme="minorEastAsia"/>
              </w:rPr>
            </w:pPr>
          </w:p>
          <w:p w14:paraId="2D31023F" w14:textId="77777777" w:rsidR="008E29E6" w:rsidRPr="001F43D8" w:rsidRDefault="008E29E6" w:rsidP="00233CF5">
            <w:pPr>
              <w:spacing w:before="120"/>
              <w:jc w:val="both"/>
              <w:rPr>
                <w:rFonts w:eastAsiaTheme="minorEastAsia"/>
                <w:b/>
                <w:bCs/>
              </w:rPr>
            </w:pPr>
            <w:r w:rsidRPr="001F43D8">
              <w:rPr>
                <w:rFonts w:eastAsiaTheme="minorEastAsia"/>
                <w:b/>
                <w:bCs/>
                <w:u w:val="single"/>
              </w:rPr>
              <w:t>Response to Question 1</w:t>
            </w:r>
            <w:r w:rsidRPr="001F43D8">
              <w:rPr>
                <w:rFonts w:eastAsiaTheme="minorEastAsia"/>
                <w:b/>
                <w:bCs/>
              </w:rPr>
              <w:t>:</w:t>
            </w:r>
          </w:p>
          <w:p w14:paraId="4C2FEE19" w14:textId="77777777" w:rsidR="008E29E6" w:rsidRPr="00D436BD" w:rsidRDefault="008E29E6" w:rsidP="00233CF5">
            <w:pPr>
              <w:spacing w:before="120"/>
              <w:jc w:val="both"/>
              <w:rPr>
                <w:rFonts w:eastAsiaTheme="minorEastAsia"/>
              </w:rPr>
            </w:pPr>
            <w:r w:rsidRPr="001F43D8">
              <w:rPr>
                <w:rFonts w:eastAsiaTheme="minorEastAsia"/>
              </w:rPr>
              <w:t xml:space="preserve">As stated in RAN1#121 agreement, an associated ID is configured per cell (e.g., NCGI-r15). It is provided for a group of TRP(s) in the same cell, not </w:t>
            </w:r>
            <w:r w:rsidRPr="00D436BD">
              <w:rPr>
                <w:rFonts w:eastAsiaTheme="minorEastAsia"/>
              </w:rPr>
              <w:t xml:space="preserve">for one specific TRP within a cell. </w:t>
            </w:r>
          </w:p>
          <w:p w14:paraId="65CE0C4C" w14:textId="77777777" w:rsidR="008E29E6" w:rsidRPr="00D436BD" w:rsidRDefault="008E29E6" w:rsidP="00233CF5">
            <w:pPr>
              <w:spacing w:before="120"/>
              <w:jc w:val="both"/>
              <w:rPr>
                <w:rFonts w:eastAsiaTheme="minorEastAsia"/>
              </w:rPr>
            </w:pPr>
            <w:r w:rsidRPr="00D436BD">
              <w:rPr>
                <w:rFonts w:eastAsiaTheme="minorEastAsia"/>
              </w:rPr>
              <w:t>Note: A group of TRP(s) in the same cell can have only one TRP.</w:t>
            </w:r>
          </w:p>
          <w:p w14:paraId="2CBAA9EF" w14:textId="77777777" w:rsidR="008E29E6" w:rsidRPr="001F43D8" w:rsidRDefault="008E29E6" w:rsidP="00233CF5">
            <w:pPr>
              <w:spacing w:before="120"/>
              <w:jc w:val="both"/>
              <w:rPr>
                <w:rFonts w:eastAsiaTheme="minorEastAsia"/>
              </w:rPr>
            </w:pPr>
          </w:p>
          <w:p w14:paraId="10160600" w14:textId="77777777" w:rsidR="008E29E6" w:rsidRPr="001F43D8" w:rsidRDefault="008E29E6" w:rsidP="00233CF5">
            <w:pPr>
              <w:spacing w:before="120"/>
              <w:jc w:val="both"/>
              <w:rPr>
                <w:rFonts w:eastAsiaTheme="minorEastAsia"/>
                <w:u w:val="single"/>
              </w:rPr>
            </w:pPr>
            <w:r w:rsidRPr="001F43D8">
              <w:rPr>
                <w:rFonts w:eastAsiaTheme="minorEastAsia"/>
                <w:u w:val="single"/>
              </w:rPr>
              <w:t>Question 2:</w:t>
            </w:r>
          </w:p>
          <w:p w14:paraId="37F0EF1D" w14:textId="77777777" w:rsidR="008E29E6" w:rsidRPr="001F43D8" w:rsidRDefault="008E29E6" w:rsidP="00233CF5">
            <w:pPr>
              <w:spacing w:before="120"/>
              <w:jc w:val="both"/>
              <w:rPr>
                <w:rFonts w:eastAsiaTheme="minorEastAsia"/>
              </w:rPr>
            </w:pPr>
            <w:r w:rsidRPr="001F43D8">
              <w:rPr>
                <w:rFonts w:eastAsiaTheme="minorEastAsia"/>
              </w:rPr>
              <w:t xml:space="preserve">Is the </w:t>
            </w:r>
            <w:r w:rsidRPr="001F43D8">
              <w:rPr>
                <w:rFonts w:eastAsiaTheme="minorEastAsia"/>
                <w:i/>
                <w:iCs/>
              </w:rPr>
              <w:t>Associated ID</w:t>
            </w:r>
            <w:r w:rsidRPr="001F43D8">
              <w:rPr>
                <w:rFonts w:eastAsiaTheme="minorEastAsia"/>
              </w:rPr>
              <w:t xml:space="preserve"> in any way related to the identification of the location of Antenna Reference Points (ARPs) associated with DL-PRS Resource Sets and DL-PRS Resources?</w:t>
            </w:r>
          </w:p>
          <w:p w14:paraId="3111FF75" w14:textId="77777777" w:rsidR="008E29E6" w:rsidRPr="001F43D8" w:rsidRDefault="008E29E6" w:rsidP="00233CF5">
            <w:pPr>
              <w:spacing w:before="120"/>
              <w:jc w:val="both"/>
              <w:rPr>
                <w:rFonts w:eastAsiaTheme="minorEastAsia"/>
              </w:rPr>
            </w:pPr>
          </w:p>
          <w:p w14:paraId="1A81EFC4" w14:textId="77777777" w:rsidR="008E29E6" w:rsidRPr="001F43D8" w:rsidRDefault="008E29E6" w:rsidP="00233CF5">
            <w:pPr>
              <w:spacing w:before="120"/>
              <w:jc w:val="both"/>
              <w:rPr>
                <w:rFonts w:eastAsiaTheme="minorEastAsia"/>
                <w:b/>
                <w:bCs/>
              </w:rPr>
            </w:pPr>
            <w:r w:rsidRPr="001F43D8">
              <w:rPr>
                <w:rFonts w:eastAsiaTheme="minorEastAsia"/>
                <w:b/>
                <w:bCs/>
                <w:u w:val="single"/>
              </w:rPr>
              <w:t>Response to Question 2</w:t>
            </w:r>
            <w:r w:rsidRPr="001F43D8">
              <w:rPr>
                <w:rFonts w:eastAsiaTheme="minorEastAsia"/>
                <w:b/>
                <w:bCs/>
              </w:rPr>
              <w:t>:</w:t>
            </w:r>
          </w:p>
          <w:p w14:paraId="05D7F7E4" w14:textId="77777777" w:rsidR="008E29E6" w:rsidRPr="001F43D8" w:rsidRDefault="008E29E6" w:rsidP="00233CF5">
            <w:pPr>
              <w:spacing w:before="120"/>
              <w:jc w:val="both"/>
              <w:rPr>
                <w:rFonts w:eastAsiaTheme="minorEastAsia"/>
                <w:color w:val="FF0000"/>
              </w:rPr>
            </w:pPr>
            <w:r w:rsidRPr="001F43D8">
              <w:rPr>
                <w:rFonts w:eastAsiaTheme="minorEastAsia"/>
              </w:rPr>
              <w:t>It is up to network implementation whether the associated ID is related to the identification of the location of ARP(s).</w:t>
            </w:r>
            <w:r w:rsidRPr="001F43D8">
              <w:rPr>
                <w:rFonts w:eastAsiaTheme="minorEastAsia"/>
                <w:color w:val="FF0000"/>
              </w:rPr>
              <w:t xml:space="preserve"> </w:t>
            </w:r>
          </w:p>
          <w:p w14:paraId="494D9675" w14:textId="77777777" w:rsidR="008E29E6" w:rsidRPr="001F43D8" w:rsidRDefault="008E29E6" w:rsidP="00233CF5">
            <w:pPr>
              <w:spacing w:before="120"/>
              <w:jc w:val="both"/>
              <w:rPr>
                <w:rFonts w:eastAsiaTheme="minorEastAsia"/>
              </w:rPr>
            </w:pPr>
          </w:p>
          <w:p w14:paraId="4091DBEC" w14:textId="77777777" w:rsidR="008E29E6" w:rsidRPr="001F43D8" w:rsidRDefault="008E29E6" w:rsidP="00233CF5">
            <w:pPr>
              <w:spacing w:before="120"/>
              <w:jc w:val="both"/>
              <w:rPr>
                <w:rFonts w:eastAsiaTheme="minorEastAsia"/>
                <w:u w:val="single"/>
              </w:rPr>
            </w:pPr>
            <w:r w:rsidRPr="001F43D8">
              <w:rPr>
                <w:rFonts w:eastAsiaTheme="minorEastAsia"/>
                <w:u w:val="single"/>
              </w:rPr>
              <w:t>Question 3:</w:t>
            </w:r>
          </w:p>
          <w:p w14:paraId="36AEC946" w14:textId="77777777" w:rsidR="008E29E6" w:rsidRPr="001F43D8" w:rsidRDefault="008E29E6" w:rsidP="00233CF5">
            <w:pPr>
              <w:spacing w:before="120"/>
              <w:jc w:val="both"/>
              <w:rPr>
                <w:rFonts w:eastAsiaTheme="minorEastAsia"/>
              </w:rPr>
            </w:pPr>
            <w:r w:rsidRPr="001F43D8">
              <w:rPr>
                <w:rFonts w:eastAsiaTheme="minorEastAsia"/>
              </w:rPr>
              <w:t xml:space="preserve">Are </w:t>
            </w:r>
            <w:r w:rsidRPr="001F43D8">
              <w:rPr>
                <w:rFonts w:eastAsiaTheme="minorEastAsia"/>
                <w:i/>
                <w:iCs/>
              </w:rPr>
              <w:t>Associated IDs</w:t>
            </w:r>
            <w:r w:rsidRPr="001F43D8">
              <w:rPr>
                <w:rFonts w:eastAsiaTheme="minorEastAsia"/>
              </w:rPr>
              <w:t xml:space="preserve"> unique across different cells? Can cells belonging to different Positioning Frequency Layers (PFLs) share the same </w:t>
            </w:r>
            <w:r w:rsidRPr="001F43D8">
              <w:rPr>
                <w:rFonts w:eastAsiaTheme="minorEastAsia"/>
                <w:i/>
                <w:iCs/>
              </w:rPr>
              <w:t>Associated ID</w:t>
            </w:r>
            <w:r w:rsidRPr="001F43D8">
              <w:rPr>
                <w:rFonts w:eastAsiaTheme="minorEastAsia"/>
              </w:rPr>
              <w:t xml:space="preserve">? Furthermore, if a single cell is part of multiple PFLs, should it be assigned a distinct </w:t>
            </w:r>
            <w:r w:rsidRPr="001F43D8">
              <w:rPr>
                <w:rFonts w:eastAsiaTheme="minorEastAsia"/>
                <w:i/>
                <w:iCs/>
              </w:rPr>
              <w:t>Associated ID</w:t>
            </w:r>
            <w:r w:rsidRPr="001F43D8">
              <w:rPr>
                <w:rFonts w:eastAsiaTheme="minorEastAsia"/>
              </w:rPr>
              <w:t xml:space="preserve"> for each PFL?</w:t>
            </w:r>
          </w:p>
          <w:p w14:paraId="6A6C426B" w14:textId="77777777" w:rsidR="008E29E6" w:rsidRPr="001F43D8" w:rsidRDefault="008E29E6" w:rsidP="00233CF5">
            <w:pPr>
              <w:spacing w:before="120"/>
              <w:jc w:val="both"/>
              <w:rPr>
                <w:rFonts w:eastAsiaTheme="minorEastAsia"/>
              </w:rPr>
            </w:pPr>
          </w:p>
          <w:p w14:paraId="563CE15B" w14:textId="77777777" w:rsidR="008E29E6" w:rsidRPr="001F43D8" w:rsidRDefault="008E29E6" w:rsidP="00233CF5">
            <w:pPr>
              <w:spacing w:before="120"/>
              <w:jc w:val="both"/>
              <w:rPr>
                <w:rFonts w:eastAsiaTheme="minorEastAsia"/>
                <w:b/>
                <w:bCs/>
              </w:rPr>
            </w:pPr>
            <w:r w:rsidRPr="001F43D8">
              <w:rPr>
                <w:rFonts w:eastAsiaTheme="minorEastAsia"/>
                <w:b/>
                <w:bCs/>
                <w:u w:val="single"/>
              </w:rPr>
              <w:t>Response to Question 3</w:t>
            </w:r>
            <w:r w:rsidRPr="001F43D8">
              <w:rPr>
                <w:rFonts w:eastAsiaTheme="minorEastAsia"/>
                <w:b/>
                <w:bCs/>
              </w:rPr>
              <w:t>:</w:t>
            </w:r>
          </w:p>
          <w:p w14:paraId="789E3BC5" w14:textId="77777777" w:rsidR="008E29E6" w:rsidRPr="001F43D8" w:rsidRDefault="008E29E6" w:rsidP="00233CF5">
            <w:pPr>
              <w:spacing w:before="120"/>
              <w:jc w:val="both"/>
              <w:rPr>
                <w:rFonts w:eastAsiaTheme="minorEastAsia"/>
              </w:rPr>
            </w:pPr>
            <w:r w:rsidRPr="001F43D8">
              <w:rPr>
                <w:rFonts w:eastAsiaTheme="minorEastAsia"/>
              </w:rPr>
              <w:t>As captured in the RAN1#121 agreement, the associated ID is configured per cell, not per PFL. Specific to RAN2’s Question 3:</w:t>
            </w:r>
          </w:p>
          <w:p w14:paraId="6967DAFE" w14:textId="77777777" w:rsidR="008E29E6" w:rsidRPr="001F43D8" w:rsidRDefault="008E29E6" w:rsidP="008E29E6">
            <w:pPr>
              <w:numPr>
                <w:ilvl w:val="0"/>
                <w:numId w:val="140"/>
              </w:numPr>
              <w:overflowPunct/>
              <w:autoSpaceDE/>
              <w:autoSpaceDN/>
              <w:adjustRightInd/>
              <w:spacing w:before="120" w:after="0" w:line="259" w:lineRule="auto"/>
              <w:jc w:val="both"/>
              <w:textAlignment w:val="auto"/>
              <w:rPr>
                <w:rFonts w:eastAsiaTheme="minorEastAsia"/>
              </w:rPr>
            </w:pPr>
            <w:r w:rsidRPr="001F43D8">
              <w:rPr>
                <w:rFonts w:eastAsiaTheme="minorEastAsia"/>
              </w:rPr>
              <w:t>Associated ID(s) are not required to be unique across different cells.</w:t>
            </w:r>
          </w:p>
          <w:p w14:paraId="504927CD" w14:textId="77777777" w:rsidR="008E29E6" w:rsidRPr="001F43D8" w:rsidRDefault="008E29E6" w:rsidP="008E29E6">
            <w:pPr>
              <w:numPr>
                <w:ilvl w:val="0"/>
                <w:numId w:val="140"/>
              </w:numPr>
              <w:overflowPunct/>
              <w:autoSpaceDE/>
              <w:autoSpaceDN/>
              <w:adjustRightInd/>
              <w:spacing w:before="120" w:after="0" w:line="259" w:lineRule="auto"/>
              <w:jc w:val="both"/>
              <w:textAlignment w:val="auto"/>
              <w:rPr>
                <w:rFonts w:eastAsiaTheme="minorEastAsia"/>
              </w:rPr>
            </w:pPr>
            <w:r w:rsidRPr="001F43D8">
              <w:rPr>
                <w:rFonts w:eastAsiaTheme="minorEastAsia"/>
              </w:rPr>
              <w:t xml:space="preserve">As associated ID(s) are unique only per cell, sharing associated ID(s) for cells belonging to different PFLs is irrelevant. </w:t>
            </w:r>
          </w:p>
          <w:p w14:paraId="2188C209" w14:textId="77777777" w:rsidR="008E29E6" w:rsidRPr="001F43D8" w:rsidRDefault="008E29E6" w:rsidP="008E29E6">
            <w:pPr>
              <w:numPr>
                <w:ilvl w:val="0"/>
                <w:numId w:val="140"/>
              </w:numPr>
              <w:overflowPunct/>
              <w:autoSpaceDE/>
              <w:autoSpaceDN/>
              <w:adjustRightInd/>
              <w:spacing w:before="120" w:after="0" w:line="259" w:lineRule="auto"/>
              <w:jc w:val="both"/>
              <w:textAlignment w:val="auto"/>
              <w:rPr>
                <w:rFonts w:eastAsiaTheme="minorEastAsia"/>
              </w:rPr>
            </w:pPr>
            <w:r w:rsidRPr="001F43D8">
              <w:rPr>
                <w:rFonts w:eastAsiaTheme="minorEastAsia"/>
              </w:rPr>
              <w:t xml:space="preserve">The </w:t>
            </w:r>
            <w:r w:rsidRPr="00D436BD">
              <w:rPr>
                <w:rFonts w:eastAsiaTheme="minorEastAsia"/>
              </w:rPr>
              <w:t>associated ID is not PFL specific. The associated ID is specific only to geographical coordinates of a group of TRP(s) in a cell.</w:t>
            </w:r>
          </w:p>
          <w:p w14:paraId="16888F97" w14:textId="77777777" w:rsidR="008E29E6" w:rsidRPr="001F43D8" w:rsidRDefault="008E29E6" w:rsidP="00233CF5">
            <w:pPr>
              <w:spacing w:before="120"/>
              <w:jc w:val="both"/>
              <w:rPr>
                <w:rFonts w:eastAsiaTheme="minorEastAsia"/>
              </w:rPr>
            </w:pPr>
          </w:p>
          <w:p w14:paraId="0FF94FCD" w14:textId="77777777" w:rsidR="008E29E6" w:rsidRPr="001F43D8" w:rsidRDefault="008E29E6" w:rsidP="00233CF5">
            <w:pPr>
              <w:spacing w:before="120"/>
              <w:jc w:val="both"/>
              <w:rPr>
                <w:rFonts w:eastAsiaTheme="minorEastAsia"/>
                <w:u w:val="single"/>
              </w:rPr>
            </w:pPr>
            <w:r w:rsidRPr="001F43D8">
              <w:rPr>
                <w:rFonts w:eastAsiaTheme="minorEastAsia"/>
                <w:u w:val="single"/>
              </w:rPr>
              <w:t>Question 4:</w:t>
            </w:r>
          </w:p>
          <w:p w14:paraId="6A772AEF" w14:textId="77777777" w:rsidR="008E29E6" w:rsidRPr="001F43D8" w:rsidRDefault="008E29E6" w:rsidP="00233CF5">
            <w:pPr>
              <w:spacing w:before="120"/>
              <w:jc w:val="both"/>
              <w:rPr>
                <w:rFonts w:eastAsiaTheme="minorEastAsia"/>
              </w:rPr>
            </w:pPr>
            <w:r w:rsidRPr="001F43D8">
              <w:rPr>
                <w:rFonts w:eastAsiaTheme="minorEastAsia"/>
              </w:rPr>
              <w:t xml:space="preserve">RAN2 observes that an </w:t>
            </w:r>
            <w:r w:rsidRPr="001F43D8">
              <w:rPr>
                <w:rFonts w:eastAsiaTheme="minorEastAsia"/>
                <w:i/>
                <w:iCs/>
              </w:rPr>
              <w:t xml:space="preserve">Associated ID </w:t>
            </w:r>
            <w:r w:rsidRPr="001F43D8">
              <w:rPr>
                <w:rFonts w:eastAsiaTheme="minorEastAsia"/>
              </w:rPr>
              <w:t xml:space="preserve">is configured "per-Cell". However, NR DL-PRS Assistance Data support also PRS-only Transmission Points (TPs), which are not associated to any specific cell (i.e., have no NCGI). Can an </w:t>
            </w:r>
            <w:r w:rsidRPr="001F43D8">
              <w:rPr>
                <w:rFonts w:eastAsiaTheme="minorEastAsia"/>
                <w:i/>
                <w:iCs/>
              </w:rPr>
              <w:t>Associated ID</w:t>
            </w:r>
            <w:r w:rsidRPr="001F43D8">
              <w:rPr>
                <w:rFonts w:eastAsiaTheme="minorEastAsia"/>
              </w:rPr>
              <w:t xml:space="preserve"> also implicitly indicate the location coordinates of such PRS-only TPs?</w:t>
            </w:r>
          </w:p>
          <w:p w14:paraId="78B70D41" w14:textId="77777777" w:rsidR="008E29E6" w:rsidRPr="001F43D8" w:rsidRDefault="008E29E6" w:rsidP="00233CF5">
            <w:pPr>
              <w:spacing w:before="120"/>
              <w:jc w:val="both"/>
              <w:rPr>
                <w:rFonts w:eastAsiaTheme="minorEastAsia"/>
              </w:rPr>
            </w:pPr>
          </w:p>
          <w:p w14:paraId="21846F2D" w14:textId="77777777" w:rsidR="008E29E6" w:rsidRPr="001F43D8" w:rsidRDefault="008E29E6" w:rsidP="00233CF5">
            <w:pPr>
              <w:spacing w:before="120"/>
              <w:jc w:val="both"/>
              <w:rPr>
                <w:rFonts w:eastAsiaTheme="minorEastAsia"/>
                <w:b/>
                <w:bCs/>
              </w:rPr>
            </w:pPr>
            <w:r w:rsidRPr="001F43D8">
              <w:rPr>
                <w:rFonts w:eastAsiaTheme="minorEastAsia"/>
                <w:b/>
                <w:bCs/>
                <w:u w:val="single"/>
              </w:rPr>
              <w:t>Response to Question 4</w:t>
            </w:r>
            <w:r w:rsidRPr="001F43D8">
              <w:rPr>
                <w:rFonts w:eastAsiaTheme="minorEastAsia"/>
                <w:b/>
                <w:bCs/>
              </w:rPr>
              <w:t>:</w:t>
            </w:r>
          </w:p>
          <w:p w14:paraId="70A9CEDC" w14:textId="77777777" w:rsidR="008E29E6" w:rsidRPr="00AA4B35" w:rsidRDefault="008E29E6" w:rsidP="00233CF5">
            <w:pPr>
              <w:spacing w:line="260" w:lineRule="exact"/>
              <w:jc w:val="both"/>
            </w:pPr>
            <w:r w:rsidRPr="001F43D8">
              <w:t>From RAN1’s perspective, in Rel-19, the associated ID cannot be used to implicitly indicate the consistency of location coordinates of such PRS-only TPs, as the PRS-only TPs are not associated with a cell.</w:t>
            </w:r>
            <w:r w:rsidRPr="00AA4B35">
              <w:t xml:space="preserve"> </w:t>
            </w:r>
          </w:p>
          <w:p w14:paraId="3D71D2FF" w14:textId="77777777" w:rsidR="008E29E6" w:rsidRDefault="008E29E6" w:rsidP="00233CF5"/>
        </w:tc>
      </w:tr>
    </w:tbl>
    <w:p w14:paraId="2A389A3B" w14:textId="77777777" w:rsidR="008E29E6" w:rsidRDefault="008E29E6" w:rsidP="009048F4">
      <w:pPr>
        <w:rPr>
          <w:rFonts w:eastAsia="DengXian"/>
          <w:lang w:eastAsia="zh-CN"/>
        </w:rPr>
      </w:pPr>
    </w:p>
    <w:p w14:paraId="31C1649A" w14:textId="0F6E423D" w:rsidR="004C5F57" w:rsidRDefault="004710F9" w:rsidP="009048F4">
      <w:pPr>
        <w:rPr>
          <w:rFonts w:eastAsia="DengXian"/>
          <w:lang w:eastAsia="zh-CN"/>
        </w:rPr>
      </w:pPr>
      <w:hyperlink r:id="rId339" w:history="1">
        <w:r>
          <w:rPr>
            <w:rStyle w:val="Hyperlink"/>
            <w:rFonts w:eastAsia="DengXian"/>
            <w:lang w:eastAsia="zh-CN"/>
          </w:rPr>
          <w:t>R1-2508009</w:t>
        </w:r>
      </w:hyperlink>
      <w:r w:rsidR="004C5F57">
        <w:rPr>
          <w:rFonts w:eastAsia="DengXian"/>
          <w:lang w:eastAsia="zh-CN"/>
        </w:rPr>
        <w:tab/>
      </w:r>
      <w:r w:rsidR="004C5F57" w:rsidRPr="004C5F57">
        <w:rPr>
          <w:rFonts w:eastAsia="DengXian"/>
          <w:lang w:eastAsia="zh-CN"/>
        </w:rPr>
        <w:t>Summary #3: maintenance of specification support for positioning accuracy enhancement</w:t>
      </w:r>
      <w:r w:rsidR="004C5F57">
        <w:rPr>
          <w:rFonts w:eastAsia="DengXian"/>
          <w:lang w:eastAsia="zh-CN"/>
        </w:rPr>
        <w:tab/>
      </w:r>
      <w:r w:rsidR="004C5F57" w:rsidRPr="004C5F57">
        <w:rPr>
          <w:rFonts w:eastAsia="DengXian"/>
          <w:lang w:eastAsia="zh-CN"/>
        </w:rPr>
        <w:t>Moderator (Ericsson)</w:t>
      </w:r>
    </w:p>
    <w:p w14:paraId="31A51221" w14:textId="7E9C222E" w:rsidR="004C5F57" w:rsidRDefault="004710F9" w:rsidP="009048F4">
      <w:pPr>
        <w:rPr>
          <w:rFonts w:eastAsia="DengXian"/>
          <w:lang w:eastAsia="zh-CN"/>
        </w:rPr>
      </w:pPr>
      <w:hyperlink r:id="rId340" w:history="1">
        <w:r>
          <w:rPr>
            <w:rStyle w:val="Hyperlink"/>
            <w:rFonts w:eastAsia="DengXian"/>
            <w:lang w:eastAsia="zh-CN"/>
          </w:rPr>
          <w:t>R1-2508025</w:t>
        </w:r>
      </w:hyperlink>
      <w:r w:rsidR="00E23ED5">
        <w:rPr>
          <w:rFonts w:eastAsia="DengXian"/>
          <w:lang w:eastAsia="zh-CN"/>
        </w:rPr>
        <w:tab/>
      </w:r>
      <w:r w:rsidR="00E23ED5" w:rsidRPr="00E23ED5">
        <w:rPr>
          <w:rFonts w:eastAsia="DengXian"/>
          <w:lang w:eastAsia="zh-CN"/>
        </w:rPr>
        <w:t>[DRAFT] Reply LS on the implicit indication of TRP location coordinates via "Associated ID"</w:t>
      </w:r>
      <w:r w:rsidR="00E23ED5">
        <w:rPr>
          <w:rFonts w:eastAsia="DengXian"/>
          <w:lang w:eastAsia="zh-CN"/>
        </w:rPr>
        <w:tab/>
      </w:r>
      <w:r w:rsidR="00E23ED5">
        <w:rPr>
          <w:rFonts w:eastAsia="DengXian"/>
          <w:lang w:eastAsia="zh-CN"/>
        </w:rPr>
        <w:tab/>
      </w:r>
      <w:r w:rsidR="00E23ED5">
        <w:rPr>
          <w:rFonts w:eastAsia="DengXian"/>
          <w:lang w:eastAsia="zh-CN"/>
        </w:rPr>
        <w:tab/>
      </w:r>
      <w:r w:rsidR="00E23ED5">
        <w:rPr>
          <w:rFonts w:eastAsia="DengXian"/>
          <w:lang w:eastAsia="zh-CN"/>
        </w:rPr>
        <w:tab/>
      </w:r>
      <w:r w:rsidR="00E23ED5" w:rsidRPr="00E23ED5">
        <w:rPr>
          <w:rFonts w:eastAsia="DengXian"/>
          <w:lang w:eastAsia="zh-CN"/>
        </w:rPr>
        <w:t>Moderator (Ericsson)</w:t>
      </w:r>
    </w:p>
    <w:p w14:paraId="1D0C7C58" w14:textId="1227C537" w:rsidR="00E23ED5" w:rsidRDefault="004710F9" w:rsidP="009048F4">
      <w:pPr>
        <w:rPr>
          <w:rFonts w:eastAsia="DengXian"/>
          <w:lang w:eastAsia="zh-CN"/>
        </w:rPr>
      </w:pPr>
      <w:hyperlink r:id="rId341" w:history="1">
        <w:r w:rsidRPr="00CD03E8">
          <w:rPr>
            <w:rStyle w:val="Hyperlink"/>
            <w:rFonts w:eastAsia="DengXian"/>
            <w:highlight w:val="green"/>
            <w:lang w:eastAsia="zh-CN"/>
          </w:rPr>
          <w:t>R1-2508026</w:t>
        </w:r>
      </w:hyperlink>
      <w:r w:rsidR="00E23ED5">
        <w:rPr>
          <w:rFonts w:eastAsia="DengXian"/>
          <w:lang w:eastAsia="zh-CN"/>
        </w:rPr>
        <w:tab/>
      </w:r>
      <w:r w:rsidR="00E23ED5" w:rsidRPr="00E23ED5">
        <w:rPr>
          <w:rFonts w:eastAsia="DengXian"/>
          <w:lang w:eastAsia="zh-CN"/>
        </w:rPr>
        <w:t>Reply LS on the implicit indication of TRP location coordinates via "Associated ID"</w:t>
      </w:r>
      <w:r w:rsidR="00E23ED5">
        <w:rPr>
          <w:rFonts w:eastAsia="DengXian"/>
          <w:lang w:eastAsia="zh-CN"/>
        </w:rPr>
        <w:tab/>
      </w:r>
      <w:r w:rsidR="00E23ED5" w:rsidRPr="00E23ED5">
        <w:rPr>
          <w:rFonts w:eastAsia="DengXian"/>
          <w:lang w:eastAsia="zh-CN"/>
        </w:rPr>
        <w:t>RAN</w:t>
      </w:r>
      <w:r w:rsidR="00E23ED5">
        <w:rPr>
          <w:rFonts w:eastAsia="DengXian"/>
          <w:lang w:eastAsia="zh-CN"/>
        </w:rPr>
        <w:t>1</w:t>
      </w:r>
      <w:r w:rsidR="00103772">
        <w:rPr>
          <w:rFonts w:eastAsia="DengXian"/>
          <w:lang w:eastAsia="zh-CN"/>
        </w:rPr>
        <w:t>, Ericsson</w:t>
      </w:r>
    </w:p>
    <w:p w14:paraId="202825CC" w14:textId="432F4B11" w:rsidR="00CD03E8" w:rsidRDefault="00CD03E8" w:rsidP="009048F4">
      <w:pPr>
        <w:rPr>
          <w:rFonts w:eastAsia="DengXian"/>
          <w:lang w:eastAsia="zh-CN"/>
        </w:rPr>
      </w:pPr>
      <w:r w:rsidRPr="00CD03E8">
        <w:rPr>
          <w:rFonts w:eastAsia="DengXian"/>
          <w:b/>
          <w:bCs/>
          <w:lang w:eastAsia="zh-CN"/>
        </w:rPr>
        <w:t>Decision:</w:t>
      </w:r>
      <w:r>
        <w:rPr>
          <w:rFonts w:eastAsia="DengXian"/>
          <w:lang w:eastAsia="zh-CN"/>
        </w:rPr>
        <w:t xml:space="preserve"> This was approved.</w:t>
      </w:r>
    </w:p>
    <w:p w14:paraId="59EEE7C7" w14:textId="2C9CE5ED" w:rsidR="00E23ED5" w:rsidRDefault="004710F9" w:rsidP="009048F4">
      <w:pPr>
        <w:rPr>
          <w:rFonts w:eastAsia="DengXian"/>
          <w:lang w:eastAsia="zh-CN"/>
        </w:rPr>
      </w:pPr>
      <w:hyperlink r:id="rId342" w:history="1">
        <w:r>
          <w:rPr>
            <w:rStyle w:val="Hyperlink"/>
            <w:rFonts w:eastAsia="DengXian"/>
            <w:lang w:eastAsia="zh-CN"/>
          </w:rPr>
          <w:t>R1-2508060</w:t>
        </w:r>
      </w:hyperlink>
      <w:r w:rsidR="00B03A3D">
        <w:rPr>
          <w:rFonts w:eastAsia="DengXian"/>
          <w:lang w:eastAsia="zh-CN"/>
        </w:rPr>
        <w:tab/>
      </w:r>
      <w:r w:rsidR="00B03A3D" w:rsidRPr="00B03A3D">
        <w:rPr>
          <w:rFonts w:eastAsia="DengXian"/>
          <w:lang w:eastAsia="zh-CN"/>
        </w:rPr>
        <w:t>Summary #1 of maintenance on CSI prediction</w:t>
      </w:r>
      <w:r w:rsidR="00B03A3D">
        <w:rPr>
          <w:rFonts w:eastAsia="DengXian"/>
          <w:lang w:eastAsia="zh-CN"/>
        </w:rPr>
        <w:tab/>
      </w:r>
      <w:r w:rsidR="00B03A3D" w:rsidRPr="00B03A3D">
        <w:rPr>
          <w:rFonts w:eastAsia="DengXian"/>
          <w:lang w:eastAsia="zh-CN"/>
        </w:rPr>
        <w:t>Moderator (LG Electronics)</w:t>
      </w:r>
    </w:p>
    <w:p w14:paraId="54108624" w14:textId="7DED68EF" w:rsidR="00B03A3D" w:rsidRDefault="004710F9" w:rsidP="009048F4">
      <w:pPr>
        <w:rPr>
          <w:rFonts w:eastAsia="DengXian"/>
          <w:lang w:eastAsia="zh-CN"/>
        </w:rPr>
      </w:pPr>
      <w:hyperlink r:id="rId343" w:history="1">
        <w:r>
          <w:rPr>
            <w:rStyle w:val="Hyperlink"/>
            <w:rFonts w:eastAsia="DengXian"/>
            <w:lang w:eastAsia="zh-CN"/>
          </w:rPr>
          <w:t>R1-2508061</w:t>
        </w:r>
      </w:hyperlink>
      <w:r w:rsidR="00B03A3D">
        <w:rPr>
          <w:rFonts w:eastAsia="DengXian"/>
          <w:lang w:eastAsia="zh-CN"/>
        </w:rPr>
        <w:tab/>
      </w:r>
      <w:r w:rsidR="00B03A3D" w:rsidRPr="00B03A3D">
        <w:rPr>
          <w:rFonts w:eastAsia="DengXian"/>
          <w:lang w:eastAsia="zh-CN"/>
        </w:rPr>
        <w:t>Summary #2 of maintenance on CSI prediction</w:t>
      </w:r>
      <w:r w:rsidR="00B03A3D">
        <w:rPr>
          <w:rFonts w:eastAsia="DengXian"/>
          <w:lang w:eastAsia="zh-CN"/>
        </w:rPr>
        <w:tab/>
      </w:r>
      <w:r w:rsidR="00B03A3D" w:rsidRPr="00B03A3D">
        <w:rPr>
          <w:rFonts w:eastAsia="DengXian"/>
          <w:lang w:eastAsia="zh-CN"/>
        </w:rPr>
        <w:t>Moderator (LG Electronics)</w:t>
      </w:r>
    </w:p>
    <w:p w14:paraId="3B30C3DB" w14:textId="77777777" w:rsidR="00D90A40" w:rsidRDefault="00D90A40" w:rsidP="00D90A40">
      <w:pPr>
        <w:rPr>
          <w:lang w:val="en-US" w:eastAsia="x-none"/>
        </w:rPr>
      </w:pPr>
    </w:p>
    <w:p w14:paraId="58D67908" w14:textId="77777777" w:rsidR="00D90A40" w:rsidRDefault="00D90A40" w:rsidP="00D90A40">
      <w:pPr>
        <w:rPr>
          <w:b/>
          <w:lang w:val="en-US" w:eastAsia="ko-KR"/>
        </w:rPr>
      </w:pPr>
      <w:r w:rsidRPr="00D436BD">
        <w:rPr>
          <w:b/>
          <w:highlight w:val="green"/>
          <w:lang w:val="en-US" w:eastAsia="ko-KR"/>
        </w:rPr>
        <w:t>Agreement:</w:t>
      </w:r>
    </w:p>
    <w:p w14:paraId="36EE04E5" w14:textId="77777777" w:rsidR="00D90A40" w:rsidRPr="00D436BD" w:rsidRDefault="00D90A40" w:rsidP="00D90A40">
      <w:pPr>
        <w:rPr>
          <w:bCs/>
          <w:lang w:val="en-US" w:eastAsia="ko-KR"/>
        </w:rPr>
      </w:pPr>
      <w:r w:rsidRPr="00D436BD">
        <w:rPr>
          <w:bCs/>
          <w:lang w:val="en-US" w:eastAsia="ko-KR"/>
        </w:rPr>
        <w:t>The following TP for TS 38.214 is endorsed.</w:t>
      </w:r>
    </w:p>
    <w:p w14:paraId="643E88A0" w14:textId="77777777" w:rsidR="00D90A40" w:rsidRPr="00534F9A" w:rsidRDefault="00D90A40" w:rsidP="00D90A40">
      <w:pPr>
        <w:rPr>
          <w:lang w:val="en-US" w:eastAsia="ko-K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65"/>
      </w:tblGrid>
      <w:tr w:rsidR="00D90A40" w:rsidRPr="00920410" w14:paraId="1094D0E7" w14:textId="77777777" w:rsidTr="00233CF5">
        <w:tc>
          <w:tcPr>
            <w:tcW w:w="1696" w:type="dxa"/>
          </w:tcPr>
          <w:p w14:paraId="4E0C4E3F" w14:textId="77777777" w:rsidR="00D90A40" w:rsidRDefault="00D90A40" w:rsidP="00233CF5">
            <w:pPr>
              <w:rPr>
                <w:bCs/>
                <w:lang w:eastAsia="zh-CN"/>
              </w:rPr>
            </w:pPr>
            <w:r>
              <w:rPr>
                <w:bCs/>
                <w:lang w:eastAsia="zh-CN"/>
              </w:rPr>
              <w:t>Reason for change</w:t>
            </w:r>
          </w:p>
        </w:tc>
        <w:tc>
          <w:tcPr>
            <w:tcW w:w="0" w:type="auto"/>
          </w:tcPr>
          <w:p w14:paraId="4922A4D9" w14:textId="77777777" w:rsidR="00D90A40" w:rsidRPr="00A9702C" w:rsidRDefault="00D90A40" w:rsidP="00233CF5">
            <w:pPr>
              <w:jc w:val="both"/>
              <w:rPr>
                <w:rFonts w:eastAsiaTheme="minorEastAsia"/>
                <w:iCs/>
                <w:lang w:val="en-US" w:eastAsia="ko-KR"/>
              </w:rPr>
            </w:pPr>
            <w:r>
              <w:rPr>
                <w:rFonts w:eastAsiaTheme="minorEastAsia"/>
                <w:lang w:eastAsia="ko-KR"/>
              </w:rPr>
              <w:t xml:space="preserve">During non-active periods of cell DTX, UE is not expected to receive P/SP CSI-RS for CSI report associated with report quantity comprising at least RI which means this can be applied to SP inference report. However, </w:t>
            </w:r>
            <w:r>
              <w:rPr>
                <w:color w:val="000000" w:themeColor="text1"/>
                <w:lang w:eastAsia="ko-KR"/>
              </w:rPr>
              <w:t>whether it is applied for monitoring report is not clear.</w:t>
            </w:r>
          </w:p>
          <w:p w14:paraId="511AEA21" w14:textId="77777777" w:rsidR="00D90A40" w:rsidRPr="007322B7" w:rsidRDefault="00D90A40" w:rsidP="00233CF5">
            <w:pPr>
              <w:rPr>
                <w:rFonts w:eastAsiaTheme="minorEastAsia"/>
                <w:lang w:val="en-US" w:eastAsia="ko-KR"/>
              </w:rPr>
            </w:pPr>
          </w:p>
        </w:tc>
      </w:tr>
      <w:tr w:rsidR="00D90A40" w:rsidRPr="00423BAA" w14:paraId="06D7B90F" w14:textId="77777777" w:rsidTr="00233CF5">
        <w:tc>
          <w:tcPr>
            <w:tcW w:w="1696" w:type="dxa"/>
          </w:tcPr>
          <w:p w14:paraId="381EEA63" w14:textId="77777777" w:rsidR="00D90A40" w:rsidRDefault="00D90A40" w:rsidP="00233CF5">
            <w:pPr>
              <w:rPr>
                <w:b/>
                <w:lang w:eastAsia="zh-CN"/>
              </w:rPr>
            </w:pPr>
            <w:r>
              <w:lastRenderedPageBreak/>
              <w:t>Summary of change</w:t>
            </w:r>
          </w:p>
        </w:tc>
        <w:tc>
          <w:tcPr>
            <w:tcW w:w="0" w:type="auto"/>
          </w:tcPr>
          <w:p w14:paraId="1512A1D9" w14:textId="77777777" w:rsidR="00D90A40" w:rsidRDefault="00D90A40" w:rsidP="00233CF5">
            <w:pPr>
              <w:rPr>
                <w:bCs/>
                <w:lang w:eastAsia="zh-CN"/>
              </w:rPr>
            </w:pPr>
            <w:r>
              <w:rPr>
                <w:bCs/>
                <w:lang w:eastAsia="zh-CN"/>
              </w:rPr>
              <w:t xml:space="preserve">Report quantity ‘csi-pai-r19’ is added. </w:t>
            </w:r>
          </w:p>
        </w:tc>
      </w:tr>
      <w:tr w:rsidR="00D90A40" w:rsidRPr="00423BAA" w14:paraId="470E2848" w14:textId="77777777" w:rsidTr="00233CF5">
        <w:tc>
          <w:tcPr>
            <w:tcW w:w="1696" w:type="dxa"/>
          </w:tcPr>
          <w:p w14:paraId="1CE322E8" w14:textId="77777777" w:rsidR="00D90A40" w:rsidRDefault="00D90A40" w:rsidP="00233CF5">
            <w:pPr>
              <w:rPr>
                <w:b/>
                <w:lang w:eastAsia="zh-CN"/>
              </w:rPr>
            </w:pPr>
            <w:r>
              <w:t>Consequences if not approved</w:t>
            </w:r>
          </w:p>
        </w:tc>
        <w:tc>
          <w:tcPr>
            <w:tcW w:w="0" w:type="auto"/>
          </w:tcPr>
          <w:p w14:paraId="50BEE96F" w14:textId="77777777" w:rsidR="00D90A40" w:rsidRDefault="00D90A40" w:rsidP="00233CF5">
            <w:pPr>
              <w:rPr>
                <w:bCs/>
                <w:lang w:eastAsia="zh-CN"/>
              </w:rPr>
            </w:pPr>
            <w:r>
              <w:rPr>
                <w:bCs/>
                <w:lang w:eastAsia="zh-CN"/>
              </w:rPr>
              <w:t xml:space="preserve">Inconsistent UE behaviour during non-active periods of cell DTX. </w:t>
            </w:r>
          </w:p>
        </w:tc>
      </w:tr>
      <w:tr w:rsidR="00D90A40" w:rsidRPr="00361725" w14:paraId="76ABB418" w14:textId="77777777" w:rsidTr="00233CF5">
        <w:tc>
          <w:tcPr>
            <w:tcW w:w="9520" w:type="dxa"/>
            <w:gridSpan w:val="2"/>
          </w:tcPr>
          <w:p w14:paraId="052C2DA6" w14:textId="77777777" w:rsidR="00D90A40" w:rsidRDefault="00D90A40" w:rsidP="00233CF5">
            <w:pPr>
              <w:rPr>
                <w:b/>
                <w:lang w:eastAsia="zh-CN"/>
              </w:rPr>
            </w:pPr>
            <w:r>
              <w:rPr>
                <w:b/>
                <w:lang w:eastAsia="zh-CN"/>
              </w:rPr>
              <w:t>TS38.214</w:t>
            </w:r>
          </w:p>
          <w:p w14:paraId="0ADFE478" w14:textId="77777777" w:rsidR="00D90A40" w:rsidRPr="00230FB8" w:rsidRDefault="00D90A40" w:rsidP="00A4246F">
            <w:r w:rsidRPr="00230FB8">
              <w:t>5.1.6.1</w:t>
            </w:r>
            <w:r w:rsidRPr="00230FB8">
              <w:tab/>
              <w:t>CSI-RS reception procedure</w:t>
            </w:r>
          </w:p>
          <w:p w14:paraId="4A4C74AF" w14:textId="77777777" w:rsidR="00D90A40" w:rsidRDefault="00D90A40" w:rsidP="00233CF5">
            <w:pPr>
              <w:pStyle w:val="ListParagraph"/>
              <w:ind w:left="800"/>
              <w:jc w:val="center"/>
              <w:rPr>
                <w:iCs/>
                <w:color w:val="FF0000"/>
              </w:rPr>
            </w:pPr>
            <w:r>
              <w:rPr>
                <w:color w:val="FF0000"/>
              </w:rPr>
              <w:t>&lt;&lt; Unchanged parts are omitted</w:t>
            </w:r>
            <w:r>
              <w:rPr>
                <w:iCs/>
                <w:color w:val="FF0000"/>
              </w:rPr>
              <w:t xml:space="preserve"> &gt;&gt;</w:t>
            </w:r>
          </w:p>
          <w:p w14:paraId="7225340A" w14:textId="77777777" w:rsidR="00D90A40" w:rsidRPr="00C52464" w:rsidRDefault="00D90A40" w:rsidP="00233CF5">
            <w:pPr>
              <w:rPr>
                <w:rFonts w:eastAsia="SimSun"/>
              </w:rPr>
            </w:pPr>
            <w:r w:rsidRPr="00C52464">
              <w:rPr>
                <w:rFonts w:eastAsia="SimSun"/>
                <w:lang w:val="en-US"/>
              </w:rPr>
              <w:t>During non-active periods of cell DTX if cell DTX is activated for a serving cell, the UE is not expected to receive the periodic CSI-RS and semi-persistent CSI-RS on the serving cell configured in CSI report configuration in CSI-</w:t>
            </w:r>
            <w:r w:rsidRPr="00C52464">
              <w:rPr>
                <w:rFonts w:eastAsia="SimSun"/>
                <w:i/>
                <w:iCs/>
                <w:lang w:val="en-US"/>
              </w:rPr>
              <w:t>ReportConfig</w:t>
            </w:r>
            <w:r w:rsidRPr="00C52464">
              <w:rPr>
                <w:rFonts w:eastAsia="SimSun"/>
                <w:lang w:val="en-US"/>
              </w:rPr>
              <w:t xml:space="preserve"> </w:t>
            </w:r>
            <w:r w:rsidRPr="00C52464">
              <w:rPr>
                <w:rFonts w:eastAsia="SimSun"/>
              </w:rPr>
              <w:t xml:space="preserve">associated with the higher layer parameter </w:t>
            </w:r>
            <w:r w:rsidRPr="00C52464">
              <w:rPr>
                <w:rFonts w:eastAsia="SimSun"/>
                <w:i/>
                <w:iCs/>
              </w:rPr>
              <w:t>reportQuantity</w:t>
            </w:r>
            <w:r w:rsidRPr="00C52464">
              <w:rPr>
                <w:rFonts w:eastAsia="SimSun"/>
              </w:rPr>
              <w:t xml:space="preserve"> comprising at least 'RI' or 'cjtc-P'</w:t>
            </w:r>
            <w:r>
              <w:rPr>
                <w:rFonts w:eastAsia="SimSun"/>
              </w:rPr>
              <w:t xml:space="preserve"> </w:t>
            </w:r>
            <w:r w:rsidRPr="00C52464">
              <w:rPr>
                <w:rFonts w:eastAsia="SimSun"/>
                <w:color w:val="FF0000"/>
              </w:rPr>
              <w:t>or ‘csi-pai</w:t>
            </w:r>
            <w:r>
              <w:rPr>
                <w:rFonts w:eastAsia="SimSun"/>
                <w:color w:val="FF0000"/>
              </w:rPr>
              <w:t>-r19</w:t>
            </w:r>
            <w:r w:rsidRPr="00C52464">
              <w:rPr>
                <w:rFonts w:eastAsia="SimSun"/>
                <w:color w:val="FF0000"/>
              </w:rPr>
              <w:t>’</w:t>
            </w:r>
            <w:r w:rsidRPr="00C52464">
              <w:rPr>
                <w:rFonts w:eastAsia="SimSun"/>
                <w:lang w:val="en-US"/>
              </w:rPr>
              <w:t xml:space="preserve">. </w:t>
            </w:r>
            <w:r w:rsidRPr="00C52464">
              <w:rPr>
                <w:rFonts w:eastAsia="MS Mincho"/>
                <w:color w:val="000000"/>
              </w:rPr>
              <w:t xml:space="preserve">If the </w:t>
            </w:r>
            <w:r w:rsidRPr="00C52464">
              <w:rPr>
                <w:rFonts w:eastAsia="SimSun"/>
                <w:color w:val="000000"/>
              </w:rPr>
              <w:t xml:space="preserve">cell </w:t>
            </w:r>
            <w:r w:rsidRPr="00C52464">
              <w:rPr>
                <w:rFonts w:eastAsia="MS Mincho"/>
                <w:color w:val="000000"/>
              </w:rPr>
              <w:t>D</w:t>
            </w:r>
            <w:r w:rsidRPr="00C52464">
              <w:rPr>
                <w:rFonts w:eastAsia="SimSun"/>
                <w:color w:val="000000"/>
              </w:rPr>
              <w:t>T</w:t>
            </w:r>
            <w:r w:rsidRPr="00C52464">
              <w:rPr>
                <w:rFonts w:eastAsia="MS Mincho"/>
                <w:color w:val="000000"/>
              </w:rPr>
              <w:t>X</w:t>
            </w:r>
            <w:r w:rsidRPr="00C52464">
              <w:rPr>
                <w:rFonts w:eastAsia="SimSun"/>
                <w:color w:val="000000"/>
              </w:rPr>
              <w:t xml:space="preserve"> is activated for a serving cell [10, TS 38.321]</w:t>
            </w:r>
            <w:r w:rsidRPr="00C52464">
              <w:rPr>
                <w:rFonts w:eastAsia="MS Mincho"/>
                <w:color w:val="000000"/>
              </w:rPr>
              <w:t xml:space="preserve">, the most recent CSI measurement occasion of semi-persistent CSI-RS resource or periodic CSI-RS resource </w:t>
            </w:r>
            <w:r w:rsidRPr="00C52464">
              <w:rPr>
                <w:rFonts w:eastAsia="SimSun"/>
                <w:lang w:val="en-US"/>
              </w:rPr>
              <w:t xml:space="preserve">on the serving cell </w:t>
            </w:r>
            <w:r w:rsidRPr="00C52464">
              <w:rPr>
                <w:rFonts w:eastAsia="MS Mincho"/>
                <w:color w:val="000000"/>
              </w:rPr>
              <w:t xml:space="preserve">occurs in </w:t>
            </w:r>
            <w:r w:rsidRPr="00C52464">
              <w:rPr>
                <w:rFonts w:eastAsia="SimSun"/>
                <w:color w:val="000000"/>
              </w:rPr>
              <w:t>active periods of cell DTX</w:t>
            </w:r>
            <w:r w:rsidRPr="00C52464">
              <w:rPr>
                <w:rFonts w:eastAsia="MS Mincho"/>
                <w:color w:val="000000"/>
              </w:rPr>
              <w:t xml:space="preserve"> for CSI report configured by </w:t>
            </w:r>
            <w:r w:rsidRPr="00C52464">
              <w:rPr>
                <w:rFonts w:eastAsia="MS Mincho"/>
                <w:i/>
                <w:iCs/>
                <w:color w:val="000000"/>
              </w:rPr>
              <w:t>CSI-ReportConfig</w:t>
            </w:r>
            <w:r w:rsidRPr="00C52464">
              <w:rPr>
                <w:rFonts w:eastAsia="MS Mincho"/>
                <w:color w:val="000000"/>
              </w:rPr>
              <w:t xml:space="preserve"> associated with the higher layer parameter </w:t>
            </w:r>
            <w:r w:rsidRPr="00C52464">
              <w:rPr>
                <w:rFonts w:eastAsia="MS Mincho"/>
                <w:i/>
                <w:iCs/>
                <w:color w:val="000000"/>
              </w:rPr>
              <w:t>reportQuantity</w:t>
            </w:r>
            <w:r w:rsidRPr="00C52464">
              <w:rPr>
                <w:rFonts w:eastAsia="MS Mincho"/>
                <w:color w:val="000000"/>
              </w:rPr>
              <w:t xml:space="preserve"> comprising at least 'RI' </w:t>
            </w:r>
            <w:r w:rsidRPr="00C52464">
              <w:rPr>
                <w:rFonts w:eastAsia="SimSun"/>
              </w:rPr>
              <w:t>or 'cjtc-P'</w:t>
            </w:r>
            <w:r w:rsidRPr="00C52464">
              <w:rPr>
                <w:rFonts w:eastAsia="SimSun"/>
                <w:color w:val="FF0000"/>
              </w:rPr>
              <w:t xml:space="preserve"> or ‘csi-pai</w:t>
            </w:r>
            <w:r>
              <w:rPr>
                <w:rFonts w:eastAsia="SimSun"/>
                <w:color w:val="FF0000"/>
              </w:rPr>
              <w:t>-r19</w:t>
            </w:r>
            <w:r w:rsidRPr="00C52464">
              <w:rPr>
                <w:rFonts w:eastAsia="SimSun"/>
                <w:color w:val="FF0000"/>
              </w:rPr>
              <w:t>’</w:t>
            </w:r>
            <w:r w:rsidRPr="00C52464">
              <w:rPr>
                <w:rFonts w:eastAsia="MS Mincho"/>
                <w:color w:val="000000"/>
              </w:rPr>
              <w:t>.</w:t>
            </w:r>
          </w:p>
          <w:p w14:paraId="184A5501" w14:textId="77777777" w:rsidR="00D90A40" w:rsidRDefault="00D90A40" w:rsidP="00233CF5">
            <w:pPr>
              <w:pStyle w:val="ListParagraph"/>
              <w:ind w:left="800"/>
              <w:jc w:val="center"/>
              <w:rPr>
                <w:iCs/>
              </w:rPr>
            </w:pPr>
            <w:r>
              <w:rPr>
                <w:color w:val="FF0000"/>
              </w:rPr>
              <w:t>&lt;&lt; Unchanged parts are omitted</w:t>
            </w:r>
            <w:r>
              <w:rPr>
                <w:iCs/>
                <w:color w:val="FF0000"/>
              </w:rPr>
              <w:t xml:space="preserve"> &gt;&gt;</w:t>
            </w:r>
          </w:p>
        </w:tc>
      </w:tr>
    </w:tbl>
    <w:p w14:paraId="3428E76B" w14:textId="77777777" w:rsidR="00D90A40" w:rsidRDefault="00D90A40" w:rsidP="00D90A40">
      <w:pPr>
        <w:jc w:val="both"/>
        <w:rPr>
          <w:lang w:val="en-US" w:eastAsia="ko-KR"/>
        </w:rPr>
      </w:pPr>
    </w:p>
    <w:p w14:paraId="3BE0A78D" w14:textId="77777777" w:rsidR="00D90A40" w:rsidRPr="00CD5C13" w:rsidRDefault="00D90A40" w:rsidP="00D90A40">
      <w:pPr>
        <w:rPr>
          <w:lang w:val="en-US" w:eastAsia="x-none"/>
        </w:rPr>
      </w:pPr>
    </w:p>
    <w:p w14:paraId="3488A204" w14:textId="77777777" w:rsidR="00D90A40" w:rsidRPr="00D436BD" w:rsidRDefault="00D90A40" w:rsidP="00D90A40">
      <w:pPr>
        <w:pStyle w:val="3GPPNormalText"/>
        <w:rPr>
          <w:b/>
          <w:bCs/>
          <w:sz w:val="20"/>
          <w:szCs w:val="22"/>
        </w:rPr>
      </w:pPr>
      <w:r w:rsidRPr="00D436BD">
        <w:rPr>
          <w:b/>
          <w:bCs/>
          <w:sz w:val="20"/>
          <w:szCs w:val="22"/>
          <w:highlight w:val="green"/>
        </w:rPr>
        <w:t>Agreement:</w:t>
      </w:r>
    </w:p>
    <w:p w14:paraId="78BC4C77" w14:textId="77777777" w:rsidR="00D90A40" w:rsidRDefault="00D90A40" w:rsidP="00D90A40">
      <w:pPr>
        <w:contextualSpacing/>
        <w:jc w:val="both"/>
        <w:rPr>
          <w:lang w:val="en-US"/>
        </w:rPr>
      </w:pPr>
      <w:r>
        <w:rPr>
          <w:lang w:val="en-US" w:eastAsia="x-none"/>
        </w:rPr>
        <w:t xml:space="preserve">Regarding the RAN2 LS from </w:t>
      </w:r>
      <w:r w:rsidRPr="007B1FE8">
        <w:rPr>
          <w:rFonts w:eastAsia="SimSun"/>
          <w:lang w:val="en-US" w:eastAsia="zh-CN"/>
        </w:rPr>
        <w:t>R1-2506715</w:t>
      </w:r>
      <w:r>
        <w:rPr>
          <w:rFonts w:eastAsia="SimSun"/>
          <w:lang w:val="en-US" w:eastAsia="zh-CN"/>
        </w:rPr>
        <w:t xml:space="preserve">, </w:t>
      </w:r>
      <w:r>
        <w:rPr>
          <w:lang w:val="en-US"/>
        </w:rPr>
        <w:t>for the UE-side candidate data collection configuration for CSI prediction, include the following IEs:</w:t>
      </w:r>
    </w:p>
    <w:p w14:paraId="6ACE6957" w14:textId="77777777" w:rsidR="00D90A40" w:rsidRPr="00D436BD" w:rsidRDefault="00D90A40" w:rsidP="00D90A40">
      <w:pPr>
        <w:pStyle w:val="ListParagraph"/>
        <w:numPr>
          <w:ilvl w:val="0"/>
          <w:numId w:val="135"/>
        </w:numPr>
        <w:overflowPunct/>
        <w:autoSpaceDE/>
        <w:autoSpaceDN/>
        <w:adjustRightInd/>
        <w:spacing w:after="0"/>
        <w:jc w:val="both"/>
        <w:textAlignment w:val="auto"/>
        <w:rPr>
          <w:bCs/>
          <w:i/>
          <w:iCs/>
          <w:lang w:val="en-US"/>
        </w:rPr>
      </w:pPr>
      <w:r w:rsidRPr="00D436BD">
        <w:rPr>
          <w:rFonts w:eastAsiaTheme="minorEastAsia"/>
          <w:bCs/>
          <w:i/>
          <w:iCs/>
          <w:lang w:eastAsia="ko-KR"/>
        </w:rPr>
        <w:t>CSI-ResourceConfigId</w:t>
      </w:r>
    </w:p>
    <w:p w14:paraId="0BAC0F0B" w14:textId="77777777" w:rsidR="00D90A40" w:rsidRPr="009E3198" w:rsidRDefault="00D90A40" w:rsidP="00D90A40">
      <w:pPr>
        <w:pStyle w:val="ListParagraph"/>
        <w:numPr>
          <w:ilvl w:val="0"/>
          <w:numId w:val="135"/>
        </w:numPr>
        <w:overflowPunct/>
        <w:autoSpaceDE/>
        <w:autoSpaceDN/>
        <w:adjustRightInd/>
        <w:spacing w:after="0"/>
        <w:jc w:val="both"/>
        <w:textAlignment w:val="auto"/>
        <w:rPr>
          <w:lang w:val="en-US"/>
        </w:rPr>
      </w:pPr>
      <w:r>
        <w:rPr>
          <w:lang w:eastAsia="zh-CN"/>
        </w:rPr>
        <w:t xml:space="preserve">FFS: whether to include other parameters </w:t>
      </w:r>
    </w:p>
    <w:p w14:paraId="62C9C3C7" w14:textId="77777777" w:rsidR="00D90A40" w:rsidRDefault="00D90A40" w:rsidP="00D90A40">
      <w:pPr>
        <w:rPr>
          <w:rFonts w:eastAsia="DengXian"/>
          <w:lang w:eastAsia="zh-CN"/>
        </w:rPr>
      </w:pPr>
    </w:p>
    <w:p w14:paraId="1B1A358D" w14:textId="77777777" w:rsidR="00D90A40" w:rsidRPr="00C00368" w:rsidRDefault="00D90A40" w:rsidP="00D90A40">
      <w:pPr>
        <w:rPr>
          <w:rFonts w:eastAsia="DengXian"/>
          <w:b/>
          <w:bCs/>
          <w:lang w:eastAsia="zh-CN"/>
        </w:rPr>
      </w:pPr>
      <w:r w:rsidRPr="00C00368">
        <w:rPr>
          <w:rFonts w:eastAsia="DengXian"/>
          <w:b/>
          <w:bCs/>
          <w:lang w:eastAsia="zh-CN"/>
        </w:rPr>
        <w:t>R1-2508062</w:t>
      </w:r>
      <w:r>
        <w:rPr>
          <w:rFonts w:eastAsia="DengXian"/>
          <w:b/>
          <w:bCs/>
          <w:lang w:eastAsia="zh-CN"/>
        </w:rPr>
        <w:tab/>
      </w:r>
      <w:r w:rsidRPr="00202B21">
        <w:rPr>
          <w:rFonts w:eastAsia="DengXian"/>
          <w:b/>
          <w:bCs/>
          <w:lang w:eastAsia="zh-CN"/>
        </w:rPr>
        <w:t>Summary #3 of maintenance on CSI prediction</w:t>
      </w:r>
      <w:r>
        <w:rPr>
          <w:rFonts w:eastAsia="DengXian"/>
          <w:b/>
          <w:bCs/>
          <w:lang w:eastAsia="zh-CN"/>
        </w:rPr>
        <w:tab/>
      </w:r>
      <w:r w:rsidRPr="00202B21">
        <w:rPr>
          <w:rFonts w:eastAsia="DengXian"/>
          <w:b/>
          <w:bCs/>
          <w:lang w:eastAsia="zh-CN"/>
        </w:rPr>
        <w:t>Moderator (LG Electronics)</w:t>
      </w:r>
    </w:p>
    <w:p w14:paraId="2C6C8E59" w14:textId="77777777" w:rsidR="00D90A40" w:rsidRDefault="00D90A40" w:rsidP="00D90A40">
      <w:pPr>
        <w:jc w:val="both"/>
        <w:rPr>
          <w:lang w:eastAsia="ko-KR"/>
        </w:rPr>
      </w:pPr>
    </w:p>
    <w:p w14:paraId="5B9DC69F" w14:textId="77777777" w:rsidR="00D90A40" w:rsidRDefault="00D90A40" w:rsidP="00D90A40">
      <w:pPr>
        <w:jc w:val="both"/>
        <w:rPr>
          <w:b/>
          <w:lang w:eastAsia="ko-KR"/>
        </w:rPr>
      </w:pPr>
      <w:r>
        <w:rPr>
          <w:b/>
          <w:highlight w:val="green"/>
          <w:lang w:eastAsia="ko-KR"/>
        </w:rPr>
        <w:t>A</w:t>
      </w:r>
      <w:r w:rsidRPr="00AD14D5">
        <w:rPr>
          <w:b/>
          <w:highlight w:val="green"/>
          <w:lang w:eastAsia="ko-KR"/>
        </w:rPr>
        <w:t>greement</w:t>
      </w:r>
    </w:p>
    <w:p w14:paraId="4ED996E1" w14:textId="77777777" w:rsidR="00D90A40" w:rsidRPr="00CA1BB1" w:rsidRDefault="00D90A40" w:rsidP="00D90A40">
      <w:pPr>
        <w:jc w:val="both"/>
        <w:rPr>
          <w:b/>
          <w:lang w:eastAsia="ko-KR"/>
        </w:rPr>
      </w:pPr>
      <w:r w:rsidRPr="00CA1BB1">
        <w:rPr>
          <w:b/>
          <w:lang w:eastAsia="ko-KR"/>
        </w:rPr>
        <w:t>Adopt the following TP for TS 38.214.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8929"/>
      </w:tblGrid>
      <w:tr w:rsidR="00D90A40" w:rsidRPr="007322B7" w14:paraId="0A23D8D6" w14:textId="77777777" w:rsidTr="00233CF5">
        <w:tc>
          <w:tcPr>
            <w:tcW w:w="1469" w:type="dxa"/>
          </w:tcPr>
          <w:p w14:paraId="0C7E1CC5" w14:textId="77777777" w:rsidR="00D90A40" w:rsidRDefault="00D90A40" w:rsidP="00233CF5">
            <w:pPr>
              <w:rPr>
                <w:bCs/>
                <w:lang w:eastAsia="zh-CN"/>
              </w:rPr>
            </w:pPr>
            <w:r>
              <w:rPr>
                <w:bCs/>
                <w:lang w:eastAsia="zh-CN"/>
              </w:rPr>
              <w:t>Reason for change</w:t>
            </w:r>
          </w:p>
        </w:tc>
        <w:tc>
          <w:tcPr>
            <w:tcW w:w="0" w:type="auto"/>
          </w:tcPr>
          <w:p w14:paraId="5D225BAD" w14:textId="77777777" w:rsidR="00D90A40" w:rsidRPr="004559D7" w:rsidRDefault="00D90A40" w:rsidP="00233CF5">
            <w:pPr>
              <w:spacing w:after="120"/>
              <w:jc w:val="both"/>
              <w:rPr>
                <w:rFonts w:eastAsia="DengXian"/>
                <w:lang w:eastAsia="zh-CN"/>
              </w:rPr>
            </w:pPr>
            <w:r>
              <w:rPr>
                <w:rFonts w:eastAsiaTheme="minorEastAsia"/>
                <w:lang w:eastAsia="zh-CN"/>
              </w:rPr>
              <w:t>A</w:t>
            </w:r>
            <w:r w:rsidRPr="00984421">
              <w:rPr>
                <w:rFonts w:eastAsiaTheme="minorEastAsia"/>
                <w:lang w:eastAsia="zh-CN"/>
              </w:rPr>
              <w:t>ccording to the agreement</w:t>
            </w:r>
            <w:r>
              <w:rPr>
                <w:rFonts w:eastAsiaTheme="minorEastAsia"/>
                <w:lang w:eastAsia="zh-CN"/>
              </w:rPr>
              <w:t>,</w:t>
            </w:r>
            <w:r>
              <w:rPr>
                <w:rFonts w:eastAsiaTheme="minorEastAsia" w:hint="eastAsia"/>
                <w:lang w:eastAsia="zh-CN"/>
              </w:rPr>
              <w:t xml:space="preserve"> Rel-16 eType II codebook is used for calculating both </w:t>
            </w:r>
            <w:r w:rsidRPr="00992ED6">
              <w:rPr>
                <w:rFonts w:eastAsiaTheme="minorEastAsia"/>
                <w:lang w:eastAsia="zh-CN"/>
              </w:rPr>
              <w:t xml:space="preserve">the precoder </w:t>
            </w:r>
            <m:oMath>
              <m:sSub>
                <m:sSubPr>
                  <m:ctrlPr>
                    <w:rPr>
                      <w:rFonts w:ascii="Cambria Math" w:hAnsi="Cambria Math"/>
                      <w:i/>
                      <w:color w:val="000000"/>
                    </w:rPr>
                  </m:ctrlPr>
                </m:sSubPr>
                <m:e>
                  <m:r>
                    <m:rPr>
                      <m:sty m:val="p"/>
                    </m:rPr>
                    <w:rPr>
                      <w:rFonts w:ascii="Cambria Math" w:hAnsi="Cambria Math"/>
                      <w:color w:val="000000"/>
                    </w:rPr>
                    <m:t>w</m:t>
                  </m:r>
                </m:e>
                <m:sub>
                  <m:r>
                    <m:rPr>
                      <m:sty m:val="p"/>
                    </m:rPr>
                    <w:rPr>
                      <w:rFonts w:ascii="Cambria Math" w:hAnsi="Cambria Math"/>
                      <w:color w:val="000000"/>
                    </w:rPr>
                    <m:t>k</m:t>
                  </m:r>
                </m:sub>
              </m:sSub>
            </m:oMath>
            <w:r>
              <w:rPr>
                <w:rFonts w:eastAsiaTheme="minorEastAsia" w:hint="eastAsia"/>
                <w:color w:val="000000" w:themeColor="text1"/>
                <w:lang w:eastAsia="zh-CN"/>
              </w:rPr>
              <w:t xml:space="preserve"> </w:t>
            </w:r>
            <w:r w:rsidRPr="00992ED6">
              <w:rPr>
                <w:rFonts w:eastAsiaTheme="minorEastAsia"/>
                <w:lang w:eastAsia="zh-CN"/>
              </w:rPr>
              <w:t xml:space="preserve">represented by PMI </w:t>
            </w:r>
            <w:r>
              <w:rPr>
                <w:color w:val="000000" w:themeColor="text1"/>
              </w:rPr>
              <w:t>based on the channel measurement corresponding to the</w:t>
            </w:r>
            <w:r>
              <w:rPr>
                <w:rFonts w:eastAsiaTheme="minorEastAsia" w:hint="eastAsia"/>
                <w:color w:val="000000" w:themeColor="text1"/>
                <w:lang w:eastAsia="zh-CN"/>
              </w:rPr>
              <w:t xml:space="preserve"> monitoring report </w:t>
            </w:r>
            <w:r>
              <w:rPr>
                <w:rFonts w:eastAsiaTheme="minorEastAsia" w:hint="eastAsia"/>
                <w:lang w:eastAsia="zh-CN"/>
              </w:rPr>
              <w:t xml:space="preserve">and </w:t>
            </w:r>
            <w:r>
              <w:rPr>
                <w:rFonts w:eastAsiaTheme="minorEastAsia"/>
                <w:lang w:eastAsia="zh-CN"/>
              </w:rPr>
              <w:t>the</w:t>
            </w:r>
            <w:r>
              <w:rPr>
                <w:rFonts w:eastAsiaTheme="minorEastAsia" w:hint="eastAsia"/>
                <w:lang w:eastAsia="zh-CN"/>
              </w:rPr>
              <w:t xml:space="preserve"> precoder </w:t>
            </w:r>
            <m:oMath>
              <m:sSub>
                <m:sSubPr>
                  <m:ctrlPr>
                    <w:rPr>
                      <w:rFonts w:ascii="Cambria Math" w:hAnsi="Cambria Math"/>
                      <w:i/>
                      <w:color w:val="000000"/>
                    </w:rPr>
                  </m:ctrlPr>
                </m:sSubPr>
                <m:e>
                  <m:acc>
                    <m:accPr>
                      <m:ctrlPr>
                        <w:rPr>
                          <w:rFonts w:ascii="Cambria Math" w:hAnsi="Cambria Math"/>
                          <w:i/>
                          <w:color w:val="000000"/>
                        </w:rPr>
                      </m:ctrlPr>
                    </m:accPr>
                    <m:e>
                      <m:r>
                        <m:rPr>
                          <m:sty m:val="p"/>
                        </m:rPr>
                        <w:rPr>
                          <w:rFonts w:ascii="Cambria Math" w:hAnsi="Cambria Math"/>
                          <w:color w:val="000000"/>
                        </w:rPr>
                        <m:t>w</m:t>
                      </m:r>
                    </m:e>
                  </m:acc>
                </m:e>
                <m:sub>
                  <m:r>
                    <m:rPr>
                      <m:sty m:val="p"/>
                    </m:rPr>
                    <w:rPr>
                      <w:rFonts w:ascii="Cambria Math" w:hAnsi="Cambria Math"/>
                      <w:color w:val="000000"/>
                    </w:rPr>
                    <m:t>k</m:t>
                  </m:r>
                </m:sub>
              </m:sSub>
              <m:r>
                <w:rPr>
                  <w:rFonts w:ascii="Cambria Math" w:hAnsi="Cambria Math"/>
                  <w:color w:val="000000"/>
                </w:rPr>
                <m:t xml:space="preserve"> </m:t>
              </m:r>
            </m:oMath>
            <w:r>
              <w:rPr>
                <w:color w:val="000000" w:themeColor="text1"/>
              </w:rPr>
              <w:t>represented by PMI</w:t>
            </w:r>
            <w:r>
              <w:rPr>
                <w:rFonts w:eastAsiaTheme="minorEastAsia" w:hint="eastAsia"/>
                <w:color w:val="000000" w:themeColor="text1"/>
                <w:lang w:eastAsia="zh-CN"/>
              </w:rPr>
              <w:t xml:space="preserve"> </w:t>
            </w:r>
            <w:r>
              <w:rPr>
                <w:color w:val="000000" w:themeColor="text1"/>
              </w:rPr>
              <w:t>based on the latest CSI-RS resource transmission occasion, no later than CSI reference resource, corresponding to</w:t>
            </w:r>
            <w:r>
              <w:rPr>
                <w:rFonts w:eastAsiaTheme="minorEastAsia" w:hint="eastAsia"/>
                <w:color w:val="000000" w:themeColor="text1"/>
                <w:lang w:eastAsia="zh-CN"/>
              </w:rPr>
              <w:t xml:space="preserve"> the </w:t>
            </w:r>
            <w:r>
              <w:rPr>
                <w:rFonts w:eastAsiaTheme="minorEastAsia"/>
                <w:color w:val="000000" w:themeColor="text1"/>
                <w:lang w:eastAsia="zh-CN"/>
              </w:rPr>
              <w:t>inference</w:t>
            </w:r>
            <w:r>
              <w:rPr>
                <w:rFonts w:eastAsiaTheme="minorEastAsia" w:hint="eastAsia"/>
                <w:color w:val="000000" w:themeColor="text1"/>
                <w:lang w:eastAsia="zh-CN"/>
              </w:rPr>
              <w:t xml:space="preserve"> report. </w:t>
            </w:r>
            <w:r>
              <w:rPr>
                <w:rFonts w:eastAsia="DengXian" w:hint="eastAsia"/>
                <w:lang w:eastAsia="zh-CN"/>
              </w:rPr>
              <w:t>However, t</w:t>
            </w:r>
            <w:r w:rsidRPr="00984421">
              <w:rPr>
                <w:rFonts w:eastAsia="DengXian"/>
                <w:lang w:eastAsia="zh-CN"/>
              </w:rPr>
              <w:t>he</w:t>
            </w:r>
            <w:r>
              <w:rPr>
                <w:rFonts w:eastAsia="DengXian" w:hint="eastAsia"/>
                <w:lang w:eastAsia="zh-CN"/>
              </w:rPr>
              <w:t xml:space="preserve"> codebook for calculating</w:t>
            </w:r>
            <w:r w:rsidRPr="00984421">
              <w:rPr>
                <w:rFonts w:eastAsia="DengXian"/>
                <w:lang w:eastAsia="zh-CN"/>
              </w:rPr>
              <w:t xml:space="preserve"> </w:t>
            </w:r>
            <m:oMath>
              <m:sSub>
                <m:sSubPr>
                  <m:ctrlPr>
                    <w:rPr>
                      <w:rFonts w:ascii="Cambria Math" w:hAnsi="Cambria Math"/>
                      <w:i/>
                      <w:color w:val="000000"/>
                    </w:rPr>
                  </m:ctrlPr>
                </m:sSubPr>
                <m:e>
                  <m:acc>
                    <m:accPr>
                      <m:ctrlPr>
                        <w:rPr>
                          <w:rFonts w:ascii="Cambria Math" w:hAnsi="Cambria Math"/>
                          <w:i/>
                          <w:color w:val="000000"/>
                        </w:rPr>
                      </m:ctrlPr>
                    </m:accPr>
                    <m:e>
                      <m:r>
                        <m:rPr>
                          <m:sty m:val="p"/>
                        </m:rPr>
                        <w:rPr>
                          <w:rFonts w:ascii="Cambria Math" w:hAnsi="Cambria Math"/>
                          <w:color w:val="000000"/>
                        </w:rPr>
                        <m:t>w</m:t>
                      </m:r>
                    </m:e>
                  </m:acc>
                </m:e>
                <m:sub>
                  <m:r>
                    <m:rPr>
                      <m:sty m:val="p"/>
                    </m:rPr>
                    <w:rPr>
                      <w:rFonts w:ascii="Cambria Math" w:hAnsi="Cambria Math"/>
                      <w:color w:val="000000"/>
                    </w:rPr>
                    <m:t>k</m:t>
                  </m:r>
                </m:sub>
              </m:sSub>
            </m:oMath>
            <w:r w:rsidRPr="00984421">
              <w:rPr>
                <w:rFonts w:eastAsia="DengXian"/>
                <w:lang w:eastAsia="zh-CN"/>
              </w:rPr>
              <w:t>was not</w:t>
            </w:r>
            <w:r>
              <w:rPr>
                <w:rFonts w:eastAsia="DengXian" w:hint="eastAsia"/>
                <w:lang w:eastAsia="zh-CN"/>
              </w:rPr>
              <w:t xml:space="preserve"> clearly</w:t>
            </w:r>
            <w:r w:rsidRPr="00984421">
              <w:rPr>
                <w:rFonts w:eastAsia="DengXian"/>
                <w:lang w:eastAsia="zh-CN"/>
              </w:rPr>
              <w:t xml:space="preserve"> captured by the specification. </w:t>
            </w:r>
          </w:p>
        </w:tc>
      </w:tr>
      <w:tr w:rsidR="00D90A40" w14:paraId="7267108D" w14:textId="77777777" w:rsidTr="00233CF5">
        <w:tc>
          <w:tcPr>
            <w:tcW w:w="1469" w:type="dxa"/>
          </w:tcPr>
          <w:p w14:paraId="1C424D2E" w14:textId="77777777" w:rsidR="00D90A40" w:rsidRDefault="00D90A40" w:rsidP="00233CF5">
            <w:pPr>
              <w:rPr>
                <w:b/>
                <w:lang w:eastAsia="zh-CN"/>
              </w:rPr>
            </w:pPr>
            <w:r>
              <w:t>Summary of change</w:t>
            </w:r>
          </w:p>
        </w:tc>
        <w:tc>
          <w:tcPr>
            <w:tcW w:w="0" w:type="auto"/>
          </w:tcPr>
          <w:p w14:paraId="3697A378" w14:textId="77777777" w:rsidR="00D90A40" w:rsidRPr="004559D7" w:rsidRDefault="00D90A40" w:rsidP="00233CF5">
            <w:pPr>
              <w:spacing w:beforeLines="50" w:before="120" w:after="120"/>
              <w:jc w:val="both"/>
              <w:rPr>
                <w:rFonts w:eastAsia="DengXian"/>
                <w:lang w:eastAsia="zh-CN"/>
              </w:rPr>
            </w:pPr>
            <w:r>
              <w:rPr>
                <w:rFonts w:eastAsia="DengXian"/>
                <w:lang w:eastAsia="zh-CN"/>
              </w:rPr>
              <w:t>A</w:t>
            </w:r>
            <w:r w:rsidRPr="006C431A">
              <w:rPr>
                <w:rFonts w:eastAsia="DengXian"/>
                <w:lang w:eastAsia="zh-CN"/>
              </w:rPr>
              <w:t xml:space="preserve">dd </w:t>
            </w:r>
            <w:r>
              <w:rPr>
                <w:rFonts w:eastAsia="DengXian" w:hint="eastAsia"/>
                <w:lang w:eastAsia="zh-CN"/>
              </w:rPr>
              <w:t>the</w:t>
            </w:r>
            <w:r w:rsidRPr="006C431A">
              <w:rPr>
                <w:rFonts w:eastAsia="DengXian"/>
                <w:lang w:eastAsia="zh-CN"/>
              </w:rPr>
              <w:t xml:space="preserve"> </w:t>
            </w:r>
            <w:r>
              <w:rPr>
                <w:rFonts w:eastAsia="DengXian" w:hint="eastAsia"/>
                <w:lang w:eastAsia="zh-CN"/>
              </w:rPr>
              <w:t xml:space="preserve">corresponding </w:t>
            </w:r>
            <w:r w:rsidRPr="006C431A">
              <w:rPr>
                <w:rFonts w:eastAsia="DengXian"/>
                <w:lang w:eastAsia="zh-CN"/>
              </w:rPr>
              <w:t xml:space="preserve">description </w:t>
            </w:r>
            <w:r>
              <w:rPr>
                <w:rFonts w:eastAsia="DengXian"/>
                <w:lang w:eastAsia="zh-CN"/>
              </w:rPr>
              <w:t>of</w:t>
            </w:r>
            <w:r>
              <w:rPr>
                <w:rFonts w:eastAsia="DengXian" w:hint="eastAsia"/>
                <w:lang w:eastAsia="zh-CN"/>
              </w:rPr>
              <w:t xml:space="preserve"> the codebook for </w:t>
            </w:r>
            <w:r>
              <w:rPr>
                <w:rFonts w:eastAsia="DengXian"/>
                <w:lang w:eastAsia="zh-CN"/>
              </w:rPr>
              <w:t xml:space="preserve">calculating </w:t>
            </w:r>
            <m:oMath>
              <m:sSub>
                <m:sSubPr>
                  <m:ctrlPr>
                    <w:rPr>
                      <w:rFonts w:ascii="Cambria Math" w:hAnsi="Cambria Math"/>
                      <w:i/>
                      <w:color w:val="000000"/>
                    </w:rPr>
                  </m:ctrlPr>
                </m:sSubPr>
                <m:e>
                  <m:acc>
                    <m:accPr>
                      <m:ctrlPr>
                        <w:rPr>
                          <w:rFonts w:ascii="Cambria Math" w:hAnsi="Cambria Math"/>
                          <w:i/>
                          <w:color w:val="000000"/>
                        </w:rPr>
                      </m:ctrlPr>
                    </m:accPr>
                    <m:e>
                      <m:r>
                        <m:rPr>
                          <m:sty m:val="p"/>
                        </m:rPr>
                        <w:rPr>
                          <w:rFonts w:ascii="Cambria Math" w:hAnsi="Cambria Math"/>
                          <w:color w:val="000000"/>
                        </w:rPr>
                        <m:t>w</m:t>
                      </m:r>
                    </m:e>
                  </m:acc>
                </m:e>
                <m:sub>
                  <m:r>
                    <m:rPr>
                      <m:sty m:val="p"/>
                    </m:rPr>
                    <w:rPr>
                      <w:rFonts w:ascii="Cambria Math" w:hAnsi="Cambria Math"/>
                      <w:color w:val="000000"/>
                    </w:rPr>
                    <m:t>k</m:t>
                  </m:r>
                </m:sub>
              </m:sSub>
              <m:r>
                <w:rPr>
                  <w:rFonts w:ascii="Cambria Math" w:hAnsi="Cambria Math"/>
                  <w:color w:val="000000"/>
                </w:rPr>
                <m:t xml:space="preserve"> </m:t>
              </m:r>
            </m:oMath>
            <w:r w:rsidRPr="006C431A">
              <w:rPr>
                <w:rFonts w:eastAsia="DengXian"/>
                <w:lang w:eastAsia="zh-CN"/>
              </w:rPr>
              <w:t>in TS 38.214.</w:t>
            </w:r>
          </w:p>
        </w:tc>
      </w:tr>
      <w:tr w:rsidR="00D90A40" w14:paraId="3CCC4CDE" w14:textId="77777777" w:rsidTr="00233CF5">
        <w:tc>
          <w:tcPr>
            <w:tcW w:w="1469" w:type="dxa"/>
          </w:tcPr>
          <w:p w14:paraId="76F2E8E1" w14:textId="77777777" w:rsidR="00D90A40" w:rsidRDefault="00D90A40" w:rsidP="00233CF5">
            <w:pPr>
              <w:rPr>
                <w:b/>
                <w:lang w:eastAsia="zh-CN"/>
              </w:rPr>
            </w:pPr>
            <w:r>
              <w:t>Consequences if not approved</w:t>
            </w:r>
          </w:p>
        </w:tc>
        <w:tc>
          <w:tcPr>
            <w:tcW w:w="0" w:type="auto"/>
          </w:tcPr>
          <w:p w14:paraId="5FDD0316" w14:textId="77777777" w:rsidR="00D90A40" w:rsidRPr="004559D7" w:rsidRDefault="00D90A40" w:rsidP="00233CF5">
            <w:pPr>
              <w:snapToGrid w:val="0"/>
              <w:spacing w:after="120"/>
              <w:jc w:val="both"/>
              <w:rPr>
                <w:rFonts w:eastAsia="SimSun"/>
                <w:lang w:eastAsia="zh-CN"/>
              </w:rPr>
            </w:pPr>
            <w:r>
              <w:rPr>
                <w:rFonts w:eastAsiaTheme="minorEastAsia" w:hint="eastAsia"/>
                <w:lang w:eastAsia="zh-CN"/>
              </w:rPr>
              <w:t xml:space="preserve">How to select the codebook for </w:t>
            </w:r>
            <w:r>
              <w:rPr>
                <w:rFonts w:eastAsia="DengXian"/>
                <w:lang w:eastAsia="zh-CN"/>
              </w:rPr>
              <w:t xml:space="preserve">calculating </w:t>
            </w:r>
            <m:oMath>
              <m:sSub>
                <m:sSubPr>
                  <m:ctrlPr>
                    <w:rPr>
                      <w:rFonts w:ascii="Cambria Math" w:hAnsi="Cambria Math"/>
                      <w:i/>
                      <w:color w:val="000000"/>
                    </w:rPr>
                  </m:ctrlPr>
                </m:sSubPr>
                <m:e>
                  <m:acc>
                    <m:accPr>
                      <m:ctrlPr>
                        <w:rPr>
                          <w:rFonts w:ascii="Cambria Math" w:hAnsi="Cambria Math"/>
                          <w:i/>
                          <w:color w:val="000000"/>
                        </w:rPr>
                      </m:ctrlPr>
                    </m:accPr>
                    <m:e>
                      <m:r>
                        <m:rPr>
                          <m:sty m:val="p"/>
                        </m:rPr>
                        <w:rPr>
                          <w:rFonts w:ascii="Cambria Math" w:hAnsi="Cambria Math"/>
                          <w:color w:val="000000"/>
                        </w:rPr>
                        <m:t>w</m:t>
                      </m:r>
                    </m:e>
                  </m:acc>
                </m:e>
                <m:sub>
                  <m:r>
                    <m:rPr>
                      <m:sty m:val="p"/>
                    </m:rPr>
                    <w:rPr>
                      <w:rFonts w:ascii="Cambria Math" w:hAnsi="Cambria Math"/>
                      <w:color w:val="000000"/>
                    </w:rPr>
                    <m:t>k</m:t>
                  </m:r>
                </m:sub>
              </m:sSub>
            </m:oMath>
            <w:r>
              <w:rPr>
                <w:rFonts w:eastAsiaTheme="minorEastAsia" w:hint="eastAsia"/>
                <w:lang w:eastAsia="zh-CN"/>
              </w:rPr>
              <w:t xml:space="preserve"> is not clearly defined in TS 38.214, which is not aligned with the agreement.</w:t>
            </w:r>
          </w:p>
        </w:tc>
      </w:tr>
      <w:tr w:rsidR="00D90A40" w14:paraId="795E54F8" w14:textId="77777777" w:rsidTr="00233CF5">
        <w:tc>
          <w:tcPr>
            <w:tcW w:w="9520" w:type="dxa"/>
            <w:gridSpan w:val="2"/>
          </w:tcPr>
          <w:p w14:paraId="04ADAD61" w14:textId="77777777" w:rsidR="00D90A40" w:rsidRDefault="00D90A40" w:rsidP="00233CF5">
            <w:pPr>
              <w:rPr>
                <w:b/>
                <w:lang w:eastAsia="zh-CN"/>
              </w:rPr>
            </w:pPr>
            <w:r>
              <w:rPr>
                <w:b/>
                <w:lang w:eastAsia="zh-CN"/>
              </w:rPr>
              <w:t>TS38.214</w:t>
            </w:r>
          </w:p>
          <w:p w14:paraId="15E115B8" w14:textId="77777777" w:rsidR="00D90A40" w:rsidRDefault="00D90A40" w:rsidP="00233CF5">
            <w:pPr>
              <w:rPr>
                <w:iCs/>
              </w:rPr>
            </w:pPr>
            <w:r>
              <w:rPr>
                <w:iCs/>
              </w:rPr>
              <w:t>5.2.1.4.6</w:t>
            </w:r>
            <w:r>
              <w:rPr>
                <w:iCs/>
              </w:rPr>
              <w:tab/>
              <w:t>CSI-PAI reporting</w:t>
            </w:r>
          </w:p>
          <w:p w14:paraId="770ADF26" w14:textId="77777777" w:rsidR="00D90A40" w:rsidRPr="004559D7" w:rsidRDefault="00D90A40" w:rsidP="00233CF5">
            <w:pPr>
              <w:jc w:val="center"/>
              <w:rPr>
                <w:iCs/>
                <w:color w:val="FF0000"/>
              </w:rPr>
            </w:pPr>
            <w:r w:rsidRPr="004559D7">
              <w:rPr>
                <w:color w:val="FF0000"/>
              </w:rPr>
              <w:t>&lt;&lt; Unchanged parts are omitted</w:t>
            </w:r>
            <w:r w:rsidRPr="004559D7">
              <w:rPr>
                <w:iCs/>
                <w:color w:val="FF0000"/>
              </w:rPr>
              <w:t xml:space="preserve"> &gt;&gt;</w:t>
            </w:r>
          </w:p>
          <w:p w14:paraId="771FB48E" w14:textId="77777777" w:rsidR="00D90A40" w:rsidRPr="00B419BF" w:rsidRDefault="00D90A40" w:rsidP="00233CF5">
            <w:pPr>
              <w:pStyle w:val="B1"/>
              <w:spacing w:after="120"/>
              <w:ind w:left="567" w:hanging="283"/>
              <w:rPr>
                <w:lang w:val="en-US"/>
              </w:rPr>
            </w:pPr>
            <w:r w:rsidRPr="00B419BF">
              <w:rPr>
                <w:rFonts w:eastAsia="Microsoft YaHei"/>
                <w:lang w:val="en-US"/>
              </w:rPr>
              <w:t>-</w:t>
            </w:r>
            <w:r w:rsidRPr="00B419BF">
              <w:rPr>
                <w:rFonts w:eastAsia="Microsoft YaHei"/>
                <w:lang w:val="en-US"/>
              </w:rPr>
              <w:tab/>
            </w:r>
            <w:r w:rsidRPr="00B419BF">
              <w:rPr>
                <w:lang w:val="en-US"/>
              </w:rPr>
              <w:t xml:space="preserve">to report CSI-PAI for the second Reporting Setting, the UE is expected to be configured in the second Report Setting with </w:t>
            </w:r>
            <w:r w:rsidRPr="00B419BF">
              <w:rPr>
                <w:i/>
                <w:iCs/>
                <w:lang w:val="en-US"/>
              </w:rPr>
              <w:t>codebookType</w:t>
            </w:r>
            <w:r w:rsidRPr="00B419BF">
              <w:rPr>
                <w:lang w:val="en-US"/>
              </w:rPr>
              <w:t xml:space="preserve"> set to ‘etypeII-r16’ and it shall:</w:t>
            </w:r>
          </w:p>
          <w:p w14:paraId="165EA041" w14:textId="77777777" w:rsidR="00D90A40" w:rsidRDefault="00D90A40" w:rsidP="00233CF5">
            <w:pPr>
              <w:pStyle w:val="Normal9pointspacing"/>
              <w:ind w:firstLine="567"/>
            </w:pPr>
            <w:r w:rsidRPr="003023C1">
              <w:rPr>
                <w:rFonts w:hint="eastAsia"/>
              </w:rPr>
              <w:lastRenderedPageBreak/>
              <w:t>&lt;Unrelated part omitted&gt;</w:t>
            </w:r>
          </w:p>
          <w:p w14:paraId="47368A0C" w14:textId="77777777" w:rsidR="00D90A40" w:rsidRDefault="00D90A40" w:rsidP="00D90A40">
            <w:pPr>
              <w:pStyle w:val="B2"/>
              <w:numPr>
                <w:ilvl w:val="0"/>
                <w:numId w:val="136"/>
              </w:numPr>
              <w:overflowPunct/>
              <w:autoSpaceDE/>
              <w:autoSpaceDN/>
              <w:adjustRightInd/>
              <w:spacing w:afterLines="50" w:after="120"/>
              <w:jc w:val="both"/>
              <w:textAlignment w:val="auto"/>
              <w:rPr>
                <w:color w:val="000000" w:themeColor="text1"/>
              </w:rPr>
            </w:pPr>
            <w:r w:rsidRPr="0049394E">
              <w:rPr>
                <w:rFonts w:eastAsia="Microsoft YaHei"/>
                <w:lang w:val="en-US"/>
              </w:rPr>
              <w:t>f</w:t>
            </w:r>
            <w:r>
              <w:t xml:space="preserve">or </w:t>
            </w:r>
            <m:oMath>
              <m:r>
                <w:rPr>
                  <w:rFonts w:ascii="Cambria Math" w:hAnsi="Cambria Math"/>
                </w:rPr>
                <m:t xml:space="preserve">k </m:t>
              </m:r>
              <m:r>
                <w:rPr>
                  <w:rFonts w:ascii="Cambria Math" w:hAnsi="Cambria Math"/>
                  <w:lang w:val="en-US" w:eastAsia="zh-CN"/>
                </w:rPr>
                <m:t>∈</m:t>
              </m:r>
              <m:d>
                <m:dPr>
                  <m:begChr m:val="{"/>
                  <m:endChr m:val="}"/>
                  <m:ctrlPr>
                    <w:rPr>
                      <w:rFonts w:ascii="Cambria Math" w:hAnsi="Cambria Math"/>
                      <w:i/>
                      <w:lang w:val="x-none"/>
                    </w:rPr>
                  </m:ctrlPr>
                </m:dPr>
                <m:e>
                  <m:r>
                    <w:rPr>
                      <w:rFonts w:ascii="Cambria Math" w:hAnsi="Cambria Math"/>
                      <w:lang w:val="en-US" w:eastAsia="zh-CN"/>
                    </w:rPr>
                    <m:t>1,2,…,</m:t>
                  </m:r>
                  <m:r>
                    <w:rPr>
                      <w:rFonts w:ascii="Cambria Math" w:hAnsi="Cambria Math"/>
                      <w:lang w:eastAsia="zh-CN"/>
                    </w:rPr>
                    <m:t>v</m:t>
                  </m:r>
                </m:e>
              </m:d>
            </m:oMath>
            <w:r>
              <w:t xml:space="preserve">, </w:t>
            </w:r>
            <m:oMath>
              <m:r>
                <w:rPr>
                  <w:rFonts w:ascii="Cambria Math" w:hAnsi="Cambria Math"/>
                  <w:lang w:eastAsia="zh-CN"/>
                </w:rPr>
                <m:t>v</m:t>
              </m:r>
            </m:oMath>
            <w:r w:rsidRPr="0049394E">
              <w:rPr>
                <w:lang w:val="en-US" w:eastAsia="zh-CN"/>
              </w:rPr>
              <w:t xml:space="preserve"> is the RI reported for the CSI report corresponding to the first Reporting Setting</w:t>
            </w:r>
            <w:r>
              <w:t xml:space="preserve">, calculate SGCS value(s) as, </w:t>
            </w:r>
          </w:p>
          <w:p w14:paraId="125ABD30" w14:textId="77777777" w:rsidR="00D90A40" w:rsidRDefault="0015248A" w:rsidP="00233CF5">
            <w:pPr>
              <w:pStyle w:val="B1"/>
              <w:spacing w:after="120"/>
              <w:ind w:left="851"/>
              <w:jc w:val="center"/>
              <w:rPr>
                <w:color w:val="000000" w:themeColor="text1"/>
                <w:lang w:val="en-US"/>
              </w:rPr>
            </w:pPr>
            <m:oMath>
              <m:sSubSup>
                <m:sSubSupPr>
                  <m:ctrlPr>
                    <w:rPr>
                      <w:rFonts w:ascii="Cambria Math" w:hAnsi="Cambria Math"/>
                      <w:i/>
                      <w:color w:val="000000" w:themeColor="text1"/>
                    </w:rPr>
                  </m:ctrlPr>
                </m:sSubSupPr>
                <m:e>
                  <m:r>
                    <w:rPr>
                      <w:rFonts w:ascii="Cambria Math" w:hAnsi="Cambria Math"/>
                      <w:color w:val="000000" w:themeColor="text1"/>
                      <w:lang w:val="en-US"/>
                    </w:rPr>
                    <m:t>SGCS</m:t>
                  </m:r>
                </m:e>
                <m:sub>
                  <m:r>
                    <w:rPr>
                      <w:rFonts w:ascii="Cambria Math" w:hAnsi="Cambria Math"/>
                      <w:color w:val="000000" w:themeColor="text1"/>
                      <w:lang w:val="en-US"/>
                    </w:rPr>
                    <m:t>k</m:t>
                  </m:r>
                </m:sub>
                <m:sup>
                  <m:r>
                    <w:rPr>
                      <w:rFonts w:ascii="Cambria Math" w:hAnsi="Cambria Math"/>
                      <w:color w:val="000000" w:themeColor="text1"/>
                      <w:lang w:val="en-US"/>
                    </w:rPr>
                    <m:t>1</m:t>
                  </m:r>
                </m:sup>
              </m:sSubSup>
              <m:r>
                <w:rPr>
                  <w:rFonts w:ascii="Cambria Math" w:hAnsi="Cambria Math"/>
                  <w:color w:val="000000" w:themeColor="text1"/>
                  <w:lang w:val="en-US"/>
                </w:rPr>
                <m:t>=</m:t>
              </m:r>
              <m:f>
                <m:fPr>
                  <m:ctrlPr>
                    <w:rPr>
                      <w:rFonts w:ascii="Cambria Math" w:hAnsi="Cambria Math"/>
                      <w:i/>
                      <w:color w:val="000000" w:themeColor="text1"/>
                    </w:rPr>
                  </m:ctrlPr>
                </m:fPr>
                <m:num>
                  <m:nary>
                    <m:naryPr>
                      <m:chr m:val="∑"/>
                      <m:limLoc m:val="undOvr"/>
                      <m:ctrlPr>
                        <w:rPr>
                          <w:rFonts w:ascii="Cambria Math" w:hAnsi="Cambria Math"/>
                          <w:i/>
                          <w:color w:val="000000" w:themeColor="text1"/>
                        </w:rPr>
                      </m:ctrlPr>
                    </m:naryPr>
                    <m:sub>
                      <m:r>
                        <w:rPr>
                          <w:rFonts w:ascii="Cambria Math" w:hAnsi="Cambria Math"/>
                          <w:color w:val="000000" w:themeColor="text1"/>
                          <w:lang w:val="en-US"/>
                        </w:rPr>
                        <m:t>n=1</m:t>
                      </m:r>
                    </m:sub>
                    <m:sup>
                      <m:r>
                        <w:rPr>
                          <w:rFonts w:ascii="Cambria Math" w:hAnsi="Cambria Math"/>
                          <w:color w:val="000000" w:themeColor="text1"/>
                          <w:lang w:val="en-US"/>
                        </w:rPr>
                        <m:t>N</m:t>
                      </m:r>
                    </m:sup>
                    <m:e>
                      <m:sSup>
                        <m:sSupPr>
                          <m:ctrlPr>
                            <w:rPr>
                              <w:rFonts w:ascii="Cambria Math" w:hAnsi="Cambria Math"/>
                              <w:i/>
                              <w:color w:val="000000" w:themeColor="text1"/>
                            </w:rPr>
                          </m:ctrlPr>
                        </m:sSupPr>
                        <m:e>
                          <m:d>
                            <m:dPr>
                              <m:ctrlPr>
                                <w:rPr>
                                  <w:rFonts w:ascii="Cambria Math" w:hAnsi="Cambria Math"/>
                                  <w:i/>
                                  <w:color w:val="000000" w:themeColor="text1"/>
                                </w:rPr>
                              </m:ctrlPr>
                            </m:dPr>
                            <m:e>
                              <m:f>
                                <m:fPr>
                                  <m:type m:val="lin"/>
                                  <m:ctrlPr>
                                    <w:rPr>
                                      <w:rFonts w:ascii="Cambria Math" w:hAnsi="Cambria Math"/>
                                      <w:i/>
                                      <w:color w:val="000000" w:themeColor="text1"/>
                                    </w:rPr>
                                  </m:ctrlPr>
                                </m:fPr>
                                <m:num>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sSubSup>
                                            <m:sSubSupPr>
                                              <m:ctrlPr>
                                                <w:rPr>
                                                  <w:rFonts w:ascii="Cambria Math" w:hAnsi="Cambria Math"/>
                                                  <w:i/>
                                                  <w:color w:val="000000" w:themeColor="text1"/>
                                                </w:rPr>
                                              </m:ctrlPr>
                                            </m:sSubSupPr>
                                            <m:e>
                                              <m:acc>
                                                <m:accPr>
                                                  <m:chr m:val="̃"/>
                                                  <m:ctrlPr>
                                                    <w:rPr>
                                                      <w:rFonts w:ascii="Cambria Math" w:hAnsi="Cambria Math"/>
                                                      <w:i/>
                                                      <w:color w:val="000000" w:themeColor="text1"/>
                                                    </w:rPr>
                                                  </m:ctrlPr>
                                                </m:accPr>
                                                <m:e>
                                                  <m:r>
                                                    <m:rPr>
                                                      <m:sty m:val="bi"/>
                                                    </m:rPr>
                                                    <w:rPr>
                                                      <w:rFonts w:ascii="Cambria Math" w:hAnsi="Cambria Math"/>
                                                      <w:color w:val="000000" w:themeColor="text1"/>
                                                      <w:lang w:val="en-US"/>
                                                    </w:rPr>
                                                    <m:t>w</m:t>
                                                  </m:r>
                                                </m:e>
                                              </m:acc>
                                            </m:e>
                                            <m:sub>
                                              <m:r>
                                                <w:rPr>
                                                  <w:rFonts w:ascii="Cambria Math" w:hAnsi="Cambria Math"/>
                                                  <w:color w:val="000000" w:themeColor="text1"/>
                                                  <w:lang w:val="en-US"/>
                                                </w:rPr>
                                                <m:t>k</m:t>
                                              </m:r>
                                            </m:sub>
                                            <m:sup>
                                              <m:r>
                                                <w:rPr>
                                                  <w:rFonts w:ascii="Cambria Math" w:hAnsi="Cambria Math"/>
                                                  <w:color w:val="000000" w:themeColor="text1"/>
                                                  <w:lang w:val="en-US"/>
                                                </w:rPr>
                                                <m:t>n</m:t>
                                              </m:r>
                                            </m:sup>
                                          </m:sSubSup>
                                        </m:e>
                                        <m:sup>
                                          <m:r>
                                            <w:rPr>
                                              <w:rFonts w:ascii="Cambria Math" w:hAnsi="Cambria Math"/>
                                              <w:color w:val="000000" w:themeColor="text1"/>
                                              <w:lang w:val="en-US"/>
                                            </w:rPr>
                                            <m:t>H</m:t>
                                          </m:r>
                                        </m:sup>
                                      </m:sSup>
                                      <m:sSubSup>
                                        <m:sSubSupPr>
                                          <m:ctrlPr>
                                            <w:rPr>
                                              <w:rFonts w:ascii="Cambria Math" w:hAnsi="Cambria Math"/>
                                              <w:i/>
                                              <w:color w:val="000000" w:themeColor="text1"/>
                                            </w:rPr>
                                          </m:ctrlPr>
                                        </m:sSubSupPr>
                                        <m:e>
                                          <m:r>
                                            <m:rPr>
                                              <m:sty m:val="bi"/>
                                            </m:rPr>
                                            <w:rPr>
                                              <w:rFonts w:ascii="Cambria Math" w:hAnsi="Cambria Math"/>
                                              <w:color w:val="000000" w:themeColor="text1"/>
                                              <w:lang w:val="en-US"/>
                                            </w:rPr>
                                            <m:t>w</m:t>
                                          </m:r>
                                        </m:e>
                                        <m:sub>
                                          <m:r>
                                            <w:rPr>
                                              <w:rFonts w:ascii="Cambria Math" w:hAnsi="Cambria Math"/>
                                              <w:color w:val="000000" w:themeColor="text1"/>
                                              <w:lang w:val="en-US"/>
                                            </w:rPr>
                                            <m:t>k</m:t>
                                          </m:r>
                                        </m:sub>
                                        <m:sup>
                                          <m:r>
                                            <w:rPr>
                                              <w:rFonts w:ascii="Cambria Math" w:hAnsi="Cambria Math"/>
                                              <w:color w:val="000000" w:themeColor="text1"/>
                                              <w:lang w:val="en-US"/>
                                            </w:rPr>
                                            <m:t>n</m:t>
                                          </m:r>
                                        </m:sup>
                                      </m:sSubSup>
                                    </m:e>
                                  </m:d>
                                </m:num>
                                <m:den>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acc>
                                            <m:accPr>
                                              <m:chr m:val="̃"/>
                                              <m:ctrlPr>
                                                <w:rPr>
                                                  <w:rFonts w:ascii="Cambria Math" w:hAnsi="Cambria Math"/>
                                                  <w:i/>
                                                  <w:color w:val="000000" w:themeColor="text1"/>
                                                </w:rPr>
                                              </m:ctrlPr>
                                            </m:accPr>
                                            <m:e>
                                              <m:r>
                                                <m:rPr>
                                                  <m:sty m:val="bi"/>
                                                </m:rPr>
                                                <w:rPr>
                                                  <w:rFonts w:ascii="Cambria Math" w:hAnsi="Cambria Math"/>
                                                  <w:color w:val="000000" w:themeColor="text1"/>
                                                  <w:lang w:val="en-US"/>
                                                </w:rPr>
                                                <m:t>w</m:t>
                                              </m:r>
                                            </m:e>
                                          </m:acc>
                                        </m:e>
                                        <m:sub>
                                          <m:r>
                                            <w:rPr>
                                              <w:rFonts w:ascii="Cambria Math" w:hAnsi="Cambria Math"/>
                                              <w:color w:val="000000" w:themeColor="text1"/>
                                              <w:lang w:val="en-US"/>
                                            </w:rPr>
                                            <m:t>k</m:t>
                                          </m:r>
                                        </m:sub>
                                        <m:sup>
                                          <m:r>
                                            <w:rPr>
                                              <w:rFonts w:ascii="Cambria Math" w:hAnsi="Cambria Math"/>
                                              <w:color w:val="000000" w:themeColor="text1"/>
                                              <w:lang w:val="en-US"/>
                                            </w:rPr>
                                            <m:t>n</m:t>
                                          </m:r>
                                        </m:sup>
                                      </m:sSubSup>
                                    </m:e>
                                  </m:d>
                                  <m:r>
                                    <w:rPr>
                                      <w:rFonts w:ascii="Cambria Math" w:hAnsi="Cambria Math"/>
                                      <w:color w:val="000000" w:themeColor="text1"/>
                                      <w:lang w:val="en-US"/>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sty m:val="bi"/>
                                            </m:rPr>
                                            <w:rPr>
                                              <w:rFonts w:ascii="Cambria Math" w:hAnsi="Cambria Math"/>
                                              <w:color w:val="000000" w:themeColor="text1"/>
                                              <w:lang w:val="en-US"/>
                                            </w:rPr>
                                            <m:t>w</m:t>
                                          </m:r>
                                        </m:e>
                                        <m:sub>
                                          <m:r>
                                            <w:rPr>
                                              <w:rFonts w:ascii="Cambria Math" w:hAnsi="Cambria Math"/>
                                              <w:color w:val="000000" w:themeColor="text1"/>
                                              <w:lang w:val="en-US"/>
                                            </w:rPr>
                                            <m:t>k</m:t>
                                          </m:r>
                                        </m:sub>
                                        <m:sup>
                                          <m:r>
                                            <w:rPr>
                                              <w:rFonts w:ascii="Cambria Math" w:hAnsi="Cambria Math"/>
                                              <w:color w:val="000000" w:themeColor="text1"/>
                                              <w:lang w:val="en-US"/>
                                            </w:rPr>
                                            <m:t>n</m:t>
                                          </m:r>
                                        </m:sup>
                                      </m:sSubSup>
                                    </m:e>
                                  </m:d>
                                </m:den>
                              </m:f>
                            </m:e>
                          </m:d>
                        </m:e>
                        <m:sup>
                          <m:r>
                            <w:rPr>
                              <w:rFonts w:ascii="Cambria Math" w:hAnsi="Cambria Math"/>
                              <w:color w:val="000000" w:themeColor="text1"/>
                              <w:lang w:val="en-US"/>
                            </w:rPr>
                            <m:t>2</m:t>
                          </m:r>
                        </m:sup>
                      </m:sSup>
                    </m:e>
                  </m:nary>
                </m:num>
                <m:den>
                  <m:r>
                    <w:rPr>
                      <w:rFonts w:ascii="Cambria Math" w:hAnsi="Cambria Math"/>
                      <w:color w:val="000000" w:themeColor="text1"/>
                      <w:lang w:val="en-US"/>
                    </w:rPr>
                    <m:t>N</m:t>
                  </m:r>
                </m:den>
              </m:f>
            </m:oMath>
            <w:r w:rsidR="00D90A40">
              <w:rPr>
                <w:color w:val="000000" w:themeColor="text1"/>
                <w:lang w:val="en-US"/>
              </w:rPr>
              <w:t xml:space="preserve">, </w:t>
            </w:r>
          </w:p>
          <w:p w14:paraId="3E189136" w14:textId="77777777" w:rsidR="00D90A40" w:rsidRDefault="0015248A" w:rsidP="00233CF5">
            <w:pPr>
              <w:pStyle w:val="B1"/>
              <w:spacing w:after="120"/>
              <w:ind w:left="851"/>
              <w:jc w:val="center"/>
              <w:rPr>
                <w:rFonts w:eastAsiaTheme="minorEastAsia"/>
                <w:color w:val="000000" w:themeColor="text1"/>
                <w:lang w:val="en-US" w:eastAsia="zh-CN"/>
              </w:rPr>
            </w:pPr>
            <m:oMath>
              <m:sSubSup>
                <m:sSubSupPr>
                  <m:ctrlPr>
                    <w:rPr>
                      <w:rFonts w:ascii="Cambria Math" w:hAnsi="Cambria Math"/>
                      <w:i/>
                      <w:color w:val="000000" w:themeColor="text1"/>
                    </w:rPr>
                  </m:ctrlPr>
                </m:sSubSupPr>
                <m:e>
                  <m:r>
                    <w:rPr>
                      <w:rFonts w:ascii="Cambria Math" w:hAnsi="Cambria Math"/>
                      <w:color w:val="000000" w:themeColor="text1"/>
                      <w:lang w:val="en-US"/>
                    </w:rPr>
                    <m:t>SGCS</m:t>
                  </m:r>
                </m:e>
                <m:sub>
                  <m:r>
                    <w:rPr>
                      <w:rFonts w:ascii="Cambria Math" w:hAnsi="Cambria Math"/>
                      <w:color w:val="000000" w:themeColor="text1"/>
                      <w:lang w:val="en-US"/>
                    </w:rPr>
                    <m:t>k</m:t>
                  </m:r>
                </m:sub>
                <m:sup>
                  <m:r>
                    <w:rPr>
                      <w:rFonts w:ascii="Cambria Math" w:hAnsi="Cambria Math"/>
                      <w:color w:val="000000" w:themeColor="text1"/>
                      <w:lang w:val="en-US"/>
                    </w:rPr>
                    <m:t>2</m:t>
                  </m:r>
                </m:sup>
              </m:sSubSup>
              <m:r>
                <w:rPr>
                  <w:rFonts w:ascii="Cambria Math" w:hAnsi="Cambria Math"/>
                  <w:color w:val="000000" w:themeColor="text1"/>
                  <w:lang w:val="en-US"/>
                </w:rPr>
                <m:t>=</m:t>
              </m:r>
              <m:f>
                <m:fPr>
                  <m:ctrlPr>
                    <w:rPr>
                      <w:rFonts w:ascii="Cambria Math" w:hAnsi="Cambria Math"/>
                      <w:i/>
                      <w:color w:val="000000" w:themeColor="text1"/>
                    </w:rPr>
                  </m:ctrlPr>
                </m:fPr>
                <m:num>
                  <m:nary>
                    <m:naryPr>
                      <m:chr m:val="∑"/>
                      <m:limLoc m:val="undOvr"/>
                      <m:ctrlPr>
                        <w:rPr>
                          <w:rFonts w:ascii="Cambria Math" w:hAnsi="Cambria Math"/>
                          <w:i/>
                          <w:color w:val="000000" w:themeColor="text1"/>
                        </w:rPr>
                      </m:ctrlPr>
                    </m:naryPr>
                    <m:sub>
                      <m:r>
                        <w:rPr>
                          <w:rFonts w:ascii="Cambria Math" w:hAnsi="Cambria Math"/>
                          <w:color w:val="000000" w:themeColor="text1"/>
                          <w:lang w:val="en-US"/>
                        </w:rPr>
                        <m:t>n=1</m:t>
                      </m:r>
                    </m:sub>
                    <m:sup>
                      <m:r>
                        <w:rPr>
                          <w:rFonts w:ascii="Cambria Math" w:hAnsi="Cambria Math"/>
                          <w:color w:val="000000" w:themeColor="text1"/>
                          <w:lang w:val="en-US"/>
                        </w:rPr>
                        <m:t>N</m:t>
                      </m:r>
                    </m:sup>
                    <m:e>
                      <m:sSup>
                        <m:sSupPr>
                          <m:ctrlPr>
                            <w:rPr>
                              <w:rFonts w:ascii="Cambria Math" w:hAnsi="Cambria Math"/>
                              <w:i/>
                              <w:color w:val="000000" w:themeColor="text1"/>
                            </w:rPr>
                          </m:ctrlPr>
                        </m:sSupPr>
                        <m:e>
                          <m:d>
                            <m:dPr>
                              <m:ctrlPr>
                                <w:rPr>
                                  <w:rFonts w:ascii="Cambria Math" w:hAnsi="Cambria Math"/>
                                  <w:i/>
                                  <w:color w:val="000000" w:themeColor="text1"/>
                                </w:rPr>
                              </m:ctrlPr>
                            </m:dPr>
                            <m:e>
                              <m:f>
                                <m:fPr>
                                  <m:type m:val="lin"/>
                                  <m:ctrlPr>
                                    <w:rPr>
                                      <w:rFonts w:ascii="Cambria Math" w:hAnsi="Cambria Math"/>
                                      <w:i/>
                                      <w:color w:val="000000" w:themeColor="text1"/>
                                    </w:rPr>
                                  </m:ctrlPr>
                                </m:fPr>
                                <m:num>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sSubSup>
                                            <m:sSubSupPr>
                                              <m:ctrlPr>
                                                <w:rPr>
                                                  <w:rFonts w:ascii="Cambria Math" w:hAnsi="Cambria Math"/>
                                                  <w:i/>
                                                  <w:color w:val="000000" w:themeColor="text1"/>
                                                </w:rPr>
                                              </m:ctrlPr>
                                            </m:sSubSupPr>
                                            <m:e>
                                              <m:acc>
                                                <m:accPr>
                                                  <m:ctrlPr>
                                                    <w:rPr>
                                                      <w:rFonts w:ascii="Cambria Math" w:hAnsi="Cambria Math"/>
                                                      <w:b/>
                                                      <w:i/>
                                                      <w:color w:val="000000" w:themeColor="text1"/>
                                                    </w:rPr>
                                                  </m:ctrlPr>
                                                </m:accPr>
                                                <m:e>
                                                  <m:r>
                                                    <m:rPr>
                                                      <m:sty m:val="bi"/>
                                                    </m:rPr>
                                                    <w:rPr>
                                                      <w:rFonts w:ascii="Cambria Math" w:hAnsi="Cambria Math"/>
                                                      <w:color w:val="000000" w:themeColor="text1"/>
                                                      <w:lang w:val="en-US"/>
                                                    </w:rPr>
                                                    <m:t>w</m:t>
                                                  </m:r>
                                                </m:e>
                                              </m:acc>
                                            </m:e>
                                            <m:sub>
                                              <m:r>
                                                <w:rPr>
                                                  <w:rFonts w:ascii="Cambria Math" w:hAnsi="Cambria Math"/>
                                                  <w:color w:val="000000" w:themeColor="text1"/>
                                                  <w:lang w:val="en-US"/>
                                                </w:rPr>
                                                <m:t>k</m:t>
                                              </m:r>
                                            </m:sub>
                                            <m:sup>
                                              <m:r>
                                                <w:rPr>
                                                  <w:rFonts w:ascii="Cambria Math" w:hAnsi="Cambria Math"/>
                                                  <w:color w:val="000000" w:themeColor="text1"/>
                                                  <w:lang w:val="en-US"/>
                                                </w:rPr>
                                                <m:t>n</m:t>
                                              </m:r>
                                            </m:sup>
                                          </m:sSubSup>
                                        </m:e>
                                        <m:sup>
                                          <m:r>
                                            <w:rPr>
                                              <w:rFonts w:ascii="Cambria Math" w:hAnsi="Cambria Math"/>
                                              <w:color w:val="000000" w:themeColor="text1"/>
                                              <w:lang w:val="en-US"/>
                                            </w:rPr>
                                            <m:t>H</m:t>
                                          </m:r>
                                        </m:sup>
                                      </m:sSup>
                                      <m:sSubSup>
                                        <m:sSubSupPr>
                                          <m:ctrlPr>
                                            <w:rPr>
                                              <w:rFonts w:ascii="Cambria Math" w:hAnsi="Cambria Math"/>
                                              <w:i/>
                                              <w:color w:val="000000" w:themeColor="text1"/>
                                            </w:rPr>
                                          </m:ctrlPr>
                                        </m:sSubSupPr>
                                        <m:e>
                                          <m:r>
                                            <m:rPr>
                                              <m:sty m:val="bi"/>
                                            </m:rPr>
                                            <w:rPr>
                                              <w:rFonts w:ascii="Cambria Math" w:hAnsi="Cambria Math"/>
                                              <w:color w:val="000000" w:themeColor="text1"/>
                                              <w:lang w:val="en-US"/>
                                            </w:rPr>
                                            <m:t>w</m:t>
                                          </m:r>
                                        </m:e>
                                        <m:sub>
                                          <m:r>
                                            <w:rPr>
                                              <w:rFonts w:ascii="Cambria Math" w:hAnsi="Cambria Math"/>
                                              <w:color w:val="000000" w:themeColor="text1"/>
                                              <w:lang w:val="en-US"/>
                                            </w:rPr>
                                            <m:t>k</m:t>
                                          </m:r>
                                        </m:sub>
                                        <m:sup>
                                          <m:r>
                                            <w:rPr>
                                              <w:rFonts w:ascii="Cambria Math" w:hAnsi="Cambria Math"/>
                                              <w:color w:val="000000" w:themeColor="text1"/>
                                              <w:lang w:val="en-US"/>
                                            </w:rPr>
                                            <m:t>n</m:t>
                                          </m:r>
                                        </m:sup>
                                      </m:sSubSup>
                                    </m:e>
                                  </m:d>
                                </m:num>
                                <m:den>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acc>
                                            <m:accPr>
                                              <m:ctrlPr>
                                                <w:rPr>
                                                  <w:rFonts w:ascii="Cambria Math" w:hAnsi="Cambria Math"/>
                                                  <w:i/>
                                                  <w:color w:val="000000" w:themeColor="text1"/>
                                                </w:rPr>
                                              </m:ctrlPr>
                                            </m:accPr>
                                            <m:e>
                                              <m:r>
                                                <m:rPr>
                                                  <m:sty m:val="bi"/>
                                                </m:rPr>
                                                <w:rPr>
                                                  <w:rFonts w:ascii="Cambria Math" w:hAnsi="Cambria Math"/>
                                                  <w:color w:val="000000" w:themeColor="text1"/>
                                                  <w:lang w:val="en-US"/>
                                                </w:rPr>
                                                <m:t>w</m:t>
                                              </m:r>
                                            </m:e>
                                          </m:acc>
                                        </m:e>
                                        <m:sub>
                                          <m:r>
                                            <w:rPr>
                                              <w:rFonts w:ascii="Cambria Math" w:hAnsi="Cambria Math"/>
                                              <w:color w:val="000000" w:themeColor="text1"/>
                                              <w:lang w:val="en-US"/>
                                            </w:rPr>
                                            <m:t>k</m:t>
                                          </m:r>
                                        </m:sub>
                                        <m:sup>
                                          <m:r>
                                            <w:rPr>
                                              <w:rFonts w:ascii="Cambria Math" w:hAnsi="Cambria Math"/>
                                              <w:color w:val="000000" w:themeColor="text1"/>
                                              <w:lang w:val="en-US"/>
                                            </w:rPr>
                                            <m:t>n</m:t>
                                          </m:r>
                                        </m:sup>
                                      </m:sSubSup>
                                    </m:e>
                                  </m:d>
                                  <m:r>
                                    <w:rPr>
                                      <w:rFonts w:ascii="Cambria Math" w:hAnsi="Cambria Math"/>
                                      <w:color w:val="000000" w:themeColor="text1"/>
                                      <w:lang w:val="en-US"/>
                                    </w:rPr>
                                    <m:t>.</m:t>
                                  </m:r>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m:rPr>
                                              <m:sty m:val="bi"/>
                                            </m:rPr>
                                            <w:rPr>
                                              <w:rFonts w:ascii="Cambria Math" w:hAnsi="Cambria Math"/>
                                              <w:color w:val="000000" w:themeColor="text1"/>
                                              <w:lang w:val="en-US"/>
                                            </w:rPr>
                                            <m:t>w</m:t>
                                          </m:r>
                                        </m:e>
                                        <m:sub>
                                          <m:r>
                                            <w:rPr>
                                              <w:rFonts w:ascii="Cambria Math" w:hAnsi="Cambria Math"/>
                                              <w:color w:val="000000" w:themeColor="text1"/>
                                              <w:lang w:val="en-US"/>
                                            </w:rPr>
                                            <m:t>k</m:t>
                                          </m:r>
                                        </m:sub>
                                        <m:sup>
                                          <m:r>
                                            <w:rPr>
                                              <w:rFonts w:ascii="Cambria Math" w:hAnsi="Cambria Math"/>
                                              <w:color w:val="000000" w:themeColor="text1"/>
                                              <w:lang w:val="en-US"/>
                                            </w:rPr>
                                            <m:t>n</m:t>
                                          </m:r>
                                        </m:sup>
                                      </m:sSubSup>
                                    </m:e>
                                  </m:d>
                                </m:den>
                              </m:f>
                            </m:e>
                          </m:d>
                        </m:e>
                        <m:sup>
                          <m:r>
                            <w:rPr>
                              <w:rFonts w:ascii="Cambria Math" w:hAnsi="Cambria Math"/>
                              <w:color w:val="000000" w:themeColor="text1"/>
                              <w:lang w:val="en-US"/>
                            </w:rPr>
                            <m:t>2</m:t>
                          </m:r>
                        </m:sup>
                      </m:sSup>
                    </m:e>
                  </m:nary>
                </m:num>
                <m:den>
                  <m:r>
                    <w:rPr>
                      <w:rFonts w:ascii="Cambria Math" w:hAnsi="Cambria Math"/>
                      <w:color w:val="000000" w:themeColor="text1"/>
                      <w:lang w:val="en-US"/>
                    </w:rPr>
                    <m:t>N</m:t>
                  </m:r>
                </m:den>
              </m:f>
            </m:oMath>
            <w:r w:rsidR="00D90A40">
              <w:rPr>
                <w:rFonts w:eastAsiaTheme="minorEastAsia"/>
                <w:color w:val="000000" w:themeColor="text1"/>
                <w:lang w:val="en-US" w:eastAsia="zh-CN"/>
              </w:rPr>
              <w:t>,</w:t>
            </w:r>
          </w:p>
          <w:p w14:paraId="4F8795FD" w14:textId="77777777" w:rsidR="00D90A40" w:rsidRPr="00B419BF" w:rsidRDefault="00D90A40" w:rsidP="00233CF5">
            <w:pPr>
              <w:pStyle w:val="B1"/>
              <w:spacing w:after="120"/>
              <w:ind w:left="851"/>
              <w:jc w:val="center"/>
              <w:rPr>
                <w:rFonts w:eastAsiaTheme="minorEastAsia"/>
                <w:color w:val="000000" w:themeColor="text1"/>
                <w:lang w:val="en-US" w:eastAsia="zh-CN"/>
              </w:rPr>
            </w:pPr>
          </w:p>
          <w:p w14:paraId="1F91EECB" w14:textId="77777777" w:rsidR="00D90A40" w:rsidRDefault="00D90A40" w:rsidP="00233CF5">
            <w:pPr>
              <w:pStyle w:val="B2"/>
              <w:ind w:left="1260"/>
              <w:rPr>
                <w:color w:val="000000" w:themeColor="text1"/>
                <w:lang w:val="x-none"/>
              </w:rPr>
            </w:pPr>
            <w:r w:rsidRPr="004910DB">
              <w:rPr>
                <w:lang w:val="en-US"/>
              </w:rPr>
              <w:t>where</w:t>
            </w:r>
            <w:r w:rsidRPr="004910DB">
              <w:rPr>
                <w:rFonts w:hint="eastAsia"/>
                <w:lang w:val="en-US" w:eastAsia="zh-CN"/>
              </w:rPr>
              <w:t xml:space="preserve"> </w:t>
            </w:r>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w</m:t>
                      </m:r>
                    </m:e>
                  </m:acc>
                </m:e>
                <m:sub>
                  <m:r>
                    <w:rPr>
                      <w:rFonts w:ascii="Cambria Math" w:hAnsi="Cambria Math"/>
                    </w:rPr>
                    <m:t>k</m:t>
                  </m:r>
                </m:sub>
                <m:sup>
                  <m:r>
                    <w:rPr>
                      <w:rFonts w:ascii="Cambria Math" w:hAnsi="Cambria Math"/>
                    </w:rPr>
                    <m:t>n</m:t>
                  </m:r>
                </m:sup>
              </m:sSubSup>
            </m:oMath>
            <w:r w:rsidRPr="004910DB">
              <w:rPr>
                <w:lang w:val="en-US"/>
              </w:rPr>
              <w:t xml:space="preserve"> is the predicted precoder represented by predicted PMI for </w:t>
            </w:r>
            <m:oMath>
              <m:r>
                <w:rPr>
                  <w:rFonts w:ascii="Cambria Math" w:hAnsi="Cambria Math"/>
                </w:rPr>
                <m:t>k</m:t>
              </m:r>
            </m:oMath>
            <w:r w:rsidRPr="004910DB">
              <w:rPr>
                <w:lang w:val="en-US"/>
              </w:rPr>
              <w:t xml:space="preserve">-th layer, </w:t>
            </w:r>
            <w:r w:rsidRPr="004910DB">
              <w:rPr>
                <w:i/>
                <w:iCs/>
                <w:lang w:val="en-US"/>
              </w:rPr>
              <w:t>n</w:t>
            </w:r>
            <w:r w:rsidRPr="004910DB">
              <w:rPr>
                <w:lang w:val="en-US"/>
              </w:rPr>
              <w:t xml:space="preserve">-th subband and for </w:t>
            </w:r>
            <m:oMath>
              <m:r>
                <w:rPr>
                  <w:rFonts w:ascii="Cambria Math" w:hAnsi="Cambria Math"/>
                </w:rPr>
                <m:t>S</m:t>
              </m:r>
            </m:oMath>
            <w:r w:rsidRPr="004910DB">
              <w:rPr>
                <w:lang w:val="en-US"/>
              </w:rPr>
              <w:t xml:space="preserve">-th time instance corresponding to the report of the first Reporting Setting, </w:t>
            </w:r>
            <m:oMath>
              <m:sSubSup>
                <m:sSubSupPr>
                  <m:ctrlPr>
                    <w:rPr>
                      <w:rFonts w:ascii="Cambria Math" w:hAnsi="Cambria Math" w:cs="SimSun"/>
                      <w:i/>
                      <w:color w:val="000000" w:themeColor="text1"/>
                      <w:sz w:val="24"/>
                      <w:szCs w:val="24"/>
                    </w:rPr>
                  </m:ctrlPr>
                </m:sSubSupPr>
                <m:e>
                  <m:r>
                    <m:rPr>
                      <m:sty m:val="bi"/>
                    </m:rP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n</m:t>
                  </m:r>
                </m:sup>
              </m:sSubSup>
            </m:oMath>
            <w:r w:rsidRPr="004910DB">
              <w:rPr>
                <w:lang w:val="en-US"/>
              </w:rPr>
              <w:t xml:space="preserve"> is the precoder represented by non-predicted PMI for </w:t>
            </w:r>
            <m:oMath>
              <m:r>
                <w:rPr>
                  <w:rFonts w:ascii="Cambria Math" w:hAnsi="Cambria Math"/>
                </w:rPr>
                <m:t>k</m:t>
              </m:r>
            </m:oMath>
            <w:r w:rsidRPr="004910DB">
              <w:rPr>
                <w:lang w:val="en-US"/>
              </w:rPr>
              <w:t xml:space="preserve">-th layer, </w:t>
            </w:r>
            <w:r w:rsidRPr="004910DB">
              <w:rPr>
                <w:i/>
                <w:iCs/>
                <w:lang w:val="en-US"/>
              </w:rPr>
              <w:t>n</w:t>
            </w:r>
            <w:r w:rsidRPr="004910DB">
              <w:rPr>
                <w:lang w:val="en-US"/>
              </w:rPr>
              <w:t xml:space="preserve">-th subband based on the channel measurement corresponding to the second Reporting Setting, and </w:t>
            </w:r>
            <m:oMath>
              <m:sSub>
                <m:sSubPr>
                  <m:ctrlPr>
                    <w:rPr>
                      <w:rFonts w:ascii="Cambria Math" w:hAnsi="Cambria Math" w:cs="SimSun"/>
                      <w:i/>
                      <w:strike/>
                      <w:color w:val="FF0000"/>
                      <w:sz w:val="24"/>
                      <w:szCs w:val="24"/>
                    </w:rPr>
                  </m:ctrlPr>
                </m:sSubPr>
                <m:e>
                  <m:acc>
                    <m:accPr>
                      <m:ctrlPr>
                        <w:rPr>
                          <w:rFonts w:ascii="Cambria Math" w:hAnsi="Cambria Math" w:cs="SimSun"/>
                          <w:i/>
                          <w:strike/>
                          <w:color w:val="FF0000"/>
                          <w:sz w:val="24"/>
                          <w:szCs w:val="24"/>
                        </w:rPr>
                      </m:ctrlPr>
                    </m:accPr>
                    <m:e>
                      <m:r>
                        <m:rPr>
                          <m:sty m:val="bi"/>
                        </m:rPr>
                        <w:rPr>
                          <w:rFonts w:ascii="Cambria Math" w:hAnsi="Cambria Math"/>
                          <w:strike/>
                          <w:color w:val="FF0000"/>
                        </w:rPr>
                        <m:t>w</m:t>
                      </m:r>
                    </m:e>
                  </m:acc>
                </m:e>
                <m:sub>
                  <m:r>
                    <w:rPr>
                      <w:rFonts w:ascii="Cambria Math" w:hAnsi="Cambria Math"/>
                      <w:strike/>
                      <w:color w:val="FF0000"/>
                    </w:rPr>
                    <m:t>k</m:t>
                  </m:r>
                </m:sub>
              </m:sSub>
            </m:oMath>
            <w:r w:rsidRPr="004910DB">
              <w:rPr>
                <w:lang w:val="en-US"/>
              </w:rPr>
              <w:t xml:space="preserve"> </w:t>
            </w:r>
            <m:oMath>
              <m:sSubSup>
                <m:sSubSupPr>
                  <m:ctrlPr>
                    <w:rPr>
                      <w:rFonts w:ascii="Cambria Math" w:hAnsi="Cambria Math"/>
                      <w:i/>
                      <w:color w:val="FF0000"/>
                    </w:rPr>
                  </m:ctrlPr>
                </m:sSubSupPr>
                <m:e>
                  <m:acc>
                    <m:accPr>
                      <m:ctrlPr>
                        <w:rPr>
                          <w:rFonts w:ascii="Cambria Math" w:hAnsi="Cambria Math"/>
                          <w:b/>
                          <w:i/>
                          <w:color w:val="FF0000"/>
                        </w:rPr>
                      </m:ctrlPr>
                    </m:accPr>
                    <m:e>
                      <m:r>
                        <m:rPr>
                          <m:sty m:val="bi"/>
                        </m:rPr>
                        <w:rPr>
                          <w:rFonts w:ascii="Cambria Math" w:hAnsi="Cambria Math"/>
                          <w:color w:val="FF0000"/>
                        </w:rPr>
                        <m:t>w</m:t>
                      </m:r>
                    </m:e>
                  </m:acc>
                </m:e>
                <m:sub>
                  <m:r>
                    <w:rPr>
                      <w:rFonts w:ascii="Cambria Math" w:hAnsi="Cambria Math"/>
                      <w:color w:val="FF0000"/>
                    </w:rPr>
                    <m:t>k</m:t>
                  </m:r>
                </m:sub>
                <m:sup>
                  <m:r>
                    <w:rPr>
                      <w:rFonts w:ascii="Cambria Math" w:hAnsi="Cambria Math"/>
                      <w:color w:val="FF0000"/>
                    </w:rPr>
                    <m:t>n</m:t>
                  </m:r>
                </m:sup>
              </m:sSubSup>
              <m:r>
                <w:rPr>
                  <w:rFonts w:ascii="Cambria Math" w:hAnsi="Cambria Math"/>
                  <w:color w:val="000000" w:themeColor="text1"/>
                  <w:lang w:val="en-US"/>
                </w:rPr>
                <m:t xml:space="preserve"> </m:t>
              </m:r>
            </m:oMath>
            <w:r w:rsidRPr="004910DB">
              <w:rPr>
                <w:lang w:val="en-US"/>
              </w:rPr>
              <w:t xml:space="preserve">is the precoder represented by PMI for </w:t>
            </w:r>
            <m:oMath>
              <m:r>
                <w:rPr>
                  <w:rFonts w:ascii="Cambria Math" w:hAnsi="Cambria Math"/>
                </w:rPr>
                <m:t>k</m:t>
              </m:r>
            </m:oMath>
            <w:r w:rsidRPr="004910DB">
              <w:rPr>
                <w:lang w:val="en-US"/>
              </w:rPr>
              <w:t xml:space="preserve">-th layer and </w:t>
            </w:r>
            <w:r w:rsidRPr="004910DB">
              <w:rPr>
                <w:i/>
                <w:iCs/>
                <w:lang w:val="en-US"/>
              </w:rPr>
              <w:t>n</w:t>
            </w:r>
            <w:r w:rsidRPr="004910DB">
              <w:rPr>
                <w:lang w:val="en-US"/>
              </w:rPr>
              <w:t xml:space="preserve">-th subband, </w:t>
            </w:r>
            <m:oMath>
              <m:r>
                <w:rPr>
                  <w:rFonts w:ascii="Cambria Math" w:hAnsi="Cambria Math"/>
                </w:rPr>
                <m:t>n</m:t>
              </m:r>
              <m:r>
                <w:rPr>
                  <w:rFonts w:ascii="Cambria Math" w:hAnsi="Cambria Math"/>
                  <w:lang w:val="en-US" w:eastAsia="zh-CN"/>
                </w:rPr>
                <m:t>∈</m:t>
              </m:r>
              <m:d>
                <m:dPr>
                  <m:begChr m:val="{"/>
                  <m:endChr m:val="}"/>
                  <m:ctrlPr>
                    <w:rPr>
                      <w:rFonts w:ascii="Cambria Math" w:hAnsi="Cambria Math"/>
                      <w:i/>
                    </w:rPr>
                  </m:ctrlPr>
                </m:dPr>
                <m:e>
                  <m:r>
                    <w:rPr>
                      <w:rFonts w:ascii="Cambria Math" w:hAnsi="Cambria Math"/>
                      <w:lang w:val="en-US" w:eastAsia="zh-CN"/>
                    </w:rPr>
                    <m:t>1,2,…,</m:t>
                  </m:r>
                  <m:r>
                    <w:rPr>
                      <w:rFonts w:ascii="Cambria Math" w:hAnsi="Cambria Math"/>
                      <w:lang w:eastAsia="zh-CN"/>
                    </w:rPr>
                    <m:t>N</m:t>
                  </m:r>
                </m:e>
              </m:d>
            </m:oMath>
            <w:r w:rsidRPr="004910DB">
              <w:rPr>
                <w:lang w:val="en-US"/>
              </w:rPr>
              <w:t xml:space="preserve">, corresponds to the subbands configured by </w:t>
            </w:r>
            <w:r w:rsidRPr="004910DB">
              <w:rPr>
                <w:i/>
                <w:iCs/>
                <w:lang w:val="en-US"/>
              </w:rPr>
              <w:t>csi-ReportingBand</w:t>
            </w:r>
            <w:r w:rsidRPr="004910DB">
              <w:rPr>
                <w:lang w:val="en-US"/>
              </w:rPr>
              <w:t xml:space="preserve"> and</w:t>
            </w:r>
            <w:r w:rsidRPr="004910DB">
              <w:rPr>
                <w:i/>
                <w:iCs/>
                <w:lang w:val="en-US"/>
              </w:rPr>
              <w:t xml:space="preserve"> </w:t>
            </w:r>
            <w:r w:rsidRPr="004910DB">
              <w:rPr>
                <w:i/>
                <w:lang w:val="en-US"/>
              </w:rPr>
              <w:t>numberOfPMI-SubbandsPerCQI-Subband</w:t>
            </w:r>
            <w:r w:rsidRPr="004910DB">
              <w:rPr>
                <w:lang w:val="en-US"/>
              </w:rPr>
              <w:t xml:space="preserve">, based on the latest CSI-RS resource transmission occasion, no later than CSI reference resource, corresponding to the report of the first Reporting Setting. </w:t>
            </w:r>
            <w:r w:rsidRPr="00286D2B">
              <w:rPr>
                <w:rFonts w:hint="eastAsia"/>
                <w:color w:val="FF0000"/>
                <w:lang w:val="en-US" w:eastAsia="zh-CN"/>
              </w:rPr>
              <w:t xml:space="preserve">Both </w:t>
            </w:r>
            <m:oMath>
              <m:sSubSup>
                <m:sSubSupPr>
                  <m:ctrlPr>
                    <w:rPr>
                      <w:rFonts w:ascii="Cambria Math" w:hAnsi="Cambria Math" w:cs="SimSun"/>
                      <w:i/>
                      <w:color w:val="FF0000"/>
                      <w:sz w:val="24"/>
                      <w:szCs w:val="24"/>
                    </w:rPr>
                  </m:ctrlPr>
                </m:sSubSupPr>
                <m:e>
                  <m:r>
                    <m:rPr>
                      <m:sty m:val="bi"/>
                    </m:rPr>
                    <w:rPr>
                      <w:rFonts w:ascii="Cambria Math" w:hAnsi="Cambria Math"/>
                      <w:color w:val="FF0000"/>
                    </w:rPr>
                    <m:t>w</m:t>
                  </m:r>
                </m:e>
                <m:sub>
                  <m:r>
                    <w:rPr>
                      <w:rFonts w:ascii="Cambria Math" w:hAnsi="Cambria Math"/>
                      <w:color w:val="FF0000"/>
                    </w:rPr>
                    <m:t>k</m:t>
                  </m:r>
                </m:sub>
                <m:sup>
                  <m:r>
                    <w:rPr>
                      <w:rFonts w:ascii="Cambria Math" w:hAnsi="Cambria Math"/>
                      <w:color w:val="FF0000"/>
                    </w:rPr>
                    <m:t>n</m:t>
                  </m:r>
                </m:sup>
              </m:sSubSup>
            </m:oMath>
            <w:r w:rsidRPr="00286D2B">
              <w:rPr>
                <w:rFonts w:hint="eastAsia"/>
                <w:color w:val="FF0000"/>
                <w:sz w:val="24"/>
                <w:szCs w:val="24"/>
                <w:lang w:val="en-US" w:eastAsia="zh-CN"/>
              </w:rPr>
              <w:t xml:space="preserve"> </w:t>
            </w:r>
            <w:r w:rsidRPr="00286D2B">
              <w:rPr>
                <w:rFonts w:hint="eastAsia"/>
                <w:color w:val="FF0000"/>
                <w:lang w:val="en-US"/>
              </w:rPr>
              <w:t>and</w:t>
            </w:r>
            <w:r w:rsidRPr="00286D2B">
              <w:rPr>
                <w:rFonts w:hint="eastAsia"/>
                <w:color w:val="FF0000"/>
                <w:lang w:val="en-US" w:eastAsia="zh-CN"/>
              </w:rPr>
              <w:t xml:space="preserve"> </w:t>
            </w:r>
            <m:oMath>
              <m:sSubSup>
                <m:sSubSupPr>
                  <m:ctrlPr>
                    <w:rPr>
                      <w:rFonts w:ascii="Cambria Math" w:hAnsi="Cambria Math"/>
                      <w:i/>
                      <w:color w:val="FF0000"/>
                    </w:rPr>
                  </m:ctrlPr>
                </m:sSubSupPr>
                <m:e>
                  <m:acc>
                    <m:accPr>
                      <m:ctrlPr>
                        <w:rPr>
                          <w:rFonts w:ascii="Cambria Math" w:hAnsi="Cambria Math"/>
                          <w:b/>
                          <w:i/>
                          <w:color w:val="FF0000"/>
                        </w:rPr>
                      </m:ctrlPr>
                    </m:accPr>
                    <m:e>
                      <m:r>
                        <m:rPr>
                          <m:sty m:val="bi"/>
                        </m:rPr>
                        <w:rPr>
                          <w:rFonts w:ascii="Cambria Math" w:hAnsi="Cambria Math"/>
                          <w:color w:val="FF0000"/>
                        </w:rPr>
                        <m:t>w</m:t>
                      </m:r>
                    </m:e>
                  </m:acc>
                </m:e>
                <m:sub>
                  <m:r>
                    <w:rPr>
                      <w:rFonts w:ascii="Cambria Math" w:hAnsi="Cambria Math"/>
                      <w:color w:val="FF0000"/>
                    </w:rPr>
                    <m:t>k</m:t>
                  </m:r>
                </m:sub>
                <m:sup>
                  <m:r>
                    <w:rPr>
                      <w:rFonts w:ascii="Cambria Math" w:hAnsi="Cambria Math"/>
                      <w:color w:val="FF0000"/>
                    </w:rPr>
                    <m:t>n</m:t>
                  </m:r>
                </m:sup>
              </m:sSubSup>
            </m:oMath>
            <w:r w:rsidRPr="00286D2B">
              <w:rPr>
                <w:rFonts w:hint="eastAsia"/>
                <w:color w:val="FF0000"/>
                <w:lang w:val="en-US" w:eastAsia="zh-CN"/>
              </w:rPr>
              <w:t xml:space="preserve"> are calculated based on the </w:t>
            </w:r>
            <w:r w:rsidRPr="00286D2B">
              <w:rPr>
                <w:i/>
                <w:color w:val="FF0000"/>
                <w:lang w:val="en-US" w:eastAsia="zh-CN"/>
              </w:rPr>
              <w:t>codebookConfig</w:t>
            </w:r>
            <w:r w:rsidRPr="00286D2B">
              <w:rPr>
                <w:rFonts w:hint="eastAsia"/>
                <w:i/>
                <w:color w:val="FF0000"/>
                <w:lang w:val="en-US" w:eastAsia="zh-CN"/>
              </w:rPr>
              <w:t xml:space="preserve"> </w:t>
            </w:r>
            <w:r w:rsidRPr="00286D2B">
              <w:rPr>
                <w:rFonts w:hint="eastAsia"/>
                <w:color w:val="FF0000"/>
                <w:lang w:val="en-US" w:eastAsia="zh-CN"/>
              </w:rPr>
              <w:t xml:space="preserve">within the second </w:t>
            </w:r>
            <w:r w:rsidRPr="00286D2B">
              <w:rPr>
                <w:color w:val="FF0000"/>
                <w:lang w:val="en-US"/>
              </w:rPr>
              <w:t>Reporting Setting</w:t>
            </w:r>
            <w:r w:rsidRPr="00286D2B">
              <w:rPr>
                <w:rFonts w:hint="eastAsia"/>
                <w:color w:val="FF0000"/>
                <w:lang w:val="en-US" w:eastAsia="zh-CN"/>
              </w:rPr>
              <w:t>.</w:t>
            </w:r>
            <w:r>
              <w:rPr>
                <w:rFonts w:hint="eastAsia"/>
                <w:color w:val="000000" w:themeColor="text1"/>
                <w:lang w:val="en-US" w:eastAsia="zh-CN"/>
              </w:rPr>
              <w:t xml:space="preserve"> </w:t>
            </w:r>
            <w:r w:rsidRPr="0049394E">
              <w:rPr>
                <w:lang w:val="en-US"/>
              </w:rPr>
              <w:t xml:space="preserve">The UE is expected to be configured with same </w:t>
            </w:r>
            <w:r w:rsidRPr="0049394E">
              <w:rPr>
                <w:i/>
                <w:iCs/>
                <w:lang w:val="en-US"/>
              </w:rPr>
              <w:t>csi-ReportingBand</w:t>
            </w:r>
            <w:r w:rsidRPr="0049394E">
              <w:rPr>
                <w:lang w:val="en-US"/>
              </w:rPr>
              <w:t xml:space="preserve"> and </w:t>
            </w:r>
            <w:r w:rsidRPr="0049394E">
              <w:rPr>
                <w:i/>
                <w:iCs/>
                <w:lang w:val="en-US"/>
              </w:rPr>
              <w:t>numberOfPMI-SubbandsPerCQI-Subband</w:t>
            </w:r>
            <w:r w:rsidRPr="0049394E">
              <w:rPr>
                <w:lang w:val="en-US"/>
              </w:rPr>
              <w:t xml:space="preserve"> configurations for the first CSI Reporting Setting and the second CSI Reporting Setting. </w:t>
            </w:r>
          </w:p>
          <w:p w14:paraId="3C829A18" w14:textId="77777777" w:rsidR="00D90A40" w:rsidRDefault="00D90A40" w:rsidP="00233CF5">
            <w:pPr>
              <w:jc w:val="center"/>
              <w:rPr>
                <w:iCs/>
              </w:rPr>
            </w:pPr>
            <w:r>
              <w:rPr>
                <w:color w:val="FF0000"/>
              </w:rPr>
              <w:t>&lt;&lt; Unchanged parts are omitted</w:t>
            </w:r>
            <w:r>
              <w:rPr>
                <w:iCs/>
                <w:color w:val="FF0000"/>
              </w:rPr>
              <w:t xml:space="preserve"> &gt;&gt;</w:t>
            </w:r>
          </w:p>
        </w:tc>
      </w:tr>
    </w:tbl>
    <w:p w14:paraId="32EEAE86" w14:textId="77777777" w:rsidR="00D90A40" w:rsidRDefault="00D90A40" w:rsidP="00D90A40">
      <w:pPr>
        <w:rPr>
          <w:lang w:val="en-US" w:eastAsia="ko-KR"/>
        </w:rPr>
      </w:pPr>
    </w:p>
    <w:p w14:paraId="09AA0B0C" w14:textId="77777777" w:rsidR="00D90A40" w:rsidRDefault="00D90A40" w:rsidP="00D90A40">
      <w:pPr>
        <w:rPr>
          <w:lang w:val="en-US" w:eastAsia="ko-KR"/>
        </w:rPr>
      </w:pPr>
    </w:p>
    <w:p w14:paraId="5B767FF5" w14:textId="77777777" w:rsidR="00D90A40" w:rsidRDefault="00D90A40" w:rsidP="00D90A40">
      <w:pPr>
        <w:jc w:val="both"/>
        <w:rPr>
          <w:b/>
          <w:lang w:eastAsia="ko-KR"/>
        </w:rPr>
      </w:pPr>
      <w:r>
        <w:rPr>
          <w:b/>
          <w:highlight w:val="green"/>
          <w:lang w:eastAsia="ko-KR"/>
        </w:rPr>
        <w:t>A</w:t>
      </w:r>
      <w:r w:rsidRPr="00AD14D5">
        <w:rPr>
          <w:b/>
          <w:highlight w:val="green"/>
          <w:lang w:eastAsia="ko-KR"/>
        </w:rPr>
        <w:t>greement</w:t>
      </w:r>
    </w:p>
    <w:p w14:paraId="6C17C779" w14:textId="77777777" w:rsidR="00D90A40" w:rsidRPr="007C57F7" w:rsidRDefault="00D90A40" w:rsidP="00D90A40">
      <w:pPr>
        <w:jc w:val="both"/>
        <w:rPr>
          <w:b/>
          <w:lang w:eastAsia="ko-KR"/>
        </w:rPr>
      </w:pPr>
      <w:r w:rsidRPr="007C57F7">
        <w:rPr>
          <w:b/>
          <w:lang w:val="en-US" w:eastAsia="ko-KR"/>
        </w:rPr>
        <w:t>Following TP is</w:t>
      </w:r>
      <w:r w:rsidRPr="007C57F7">
        <w:rPr>
          <w:rFonts w:eastAsia="SimSun"/>
          <w:b/>
          <w:bCs/>
          <w:lang w:val="en-US" w:eastAsia="ko-KR"/>
        </w:rPr>
        <w:t xml:space="preserve"> endorsed as editorial corrections for</w:t>
      </w:r>
      <w:r w:rsidRPr="007C57F7">
        <w:rPr>
          <w:b/>
          <w:lang w:val="en-US" w:eastAsia="ko-KR"/>
        </w:rPr>
        <w:t xml:space="preserve"> TS 38.214 for Clauses 5.2.1.4.2, 5.2.1.4.6, 5.2.1.6 and 5.4.</w:t>
      </w:r>
    </w:p>
    <w:tbl>
      <w:tblPr>
        <w:tblStyle w:val="TableGrid"/>
        <w:tblW w:w="9493" w:type="dxa"/>
        <w:tblLayout w:type="fixed"/>
        <w:tblLook w:val="04A0" w:firstRow="1" w:lastRow="0" w:firstColumn="1" w:lastColumn="0" w:noHBand="0" w:noVBand="1"/>
      </w:tblPr>
      <w:tblGrid>
        <w:gridCol w:w="9493"/>
      </w:tblGrid>
      <w:tr w:rsidR="00D90A40" w14:paraId="3A98CC53" w14:textId="77777777" w:rsidTr="00233CF5">
        <w:tc>
          <w:tcPr>
            <w:tcW w:w="9493" w:type="dxa"/>
          </w:tcPr>
          <w:p w14:paraId="674C5541" w14:textId="77777777" w:rsidR="00D90A40" w:rsidRDefault="00D90A40" w:rsidP="00233CF5">
            <w:pPr>
              <w:jc w:val="both"/>
              <w:rPr>
                <w:b/>
                <w:lang w:eastAsia="zh-CN"/>
              </w:rPr>
            </w:pPr>
            <w:r>
              <w:rPr>
                <w:b/>
                <w:lang w:eastAsia="zh-CN"/>
              </w:rPr>
              <w:t>TS38.214</w:t>
            </w:r>
          </w:p>
          <w:p w14:paraId="766F98D1" w14:textId="77777777" w:rsidR="00D90A40" w:rsidRPr="002F5A82" w:rsidRDefault="00D90A40" w:rsidP="00AE0B24">
            <w:pPr>
              <w:rPr>
                <w:lang w:val="en-US" w:eastAsia="zh-CN"/>
              </w:rPr>
            </w:pPr>
            <w:bookmarkStart w:id="269" w:name="_Toc211860291"/>
            <w:bookmarkStart w:id="270" w:name="_Toc211860583"/>
            <w:bookmarkStart w:id="271" w:name="_Toc211860807"/>
            <w:r w:rsidRPr="002F5A82">
              <w:rPr>
                <w:lang w:val="en-US" w:eastAsia="zh-CN"/>
              </w:rPr>
              <w:t>5.2.1.4.2</w:t>
            </w:r>
            <w:r w:rsidRPr="002F5A82">
              <w:rPr>
                <w:lang w:val="en-US" w:eastAsia="zh-CN"/>
              </w:rPr>
              <w:tab/>
              <w:t xml:space="preserve">Report </w:t>
            </w:r>
            <w:r>
              <w:rPr>
                <w:lang w:eastAsia="zh-CN"/>
              </w:rPr>
              <w:t>q</w:t>
            </w:r>
            <w:r w:rsidRPr="002F5A82">
              <w:rPr>
                <w:lang w:val="en-US" w:eastAsia="zh-CN"/>
              </w:rPr>
              <w:t xml:space="preserve">uantity </w:t>
            </w:r>
            <w:r>
              <w:rPr>
                <w:lang w:eastAsia="zh-CN"/>
              </w:rPr>
              <w:t>c</w:t>
            </w:r>
            <w:r w:rsidRPr="002F5A82">
              <w:rPr>
                <w:lang w:val="en-US" w:eastAsia="zh-CN"/>
              </w:rPr>
              <w:t>onfigurations</w:t>
            </w:r>
            <w:bookmarkEnd w:id="269"/>
            <w:bookmarkEnd w:id="270"/>
            <w:bookmarkEnd w:id="271"/>
          </w:p>
          <w:p w14:paraId="324693F2" w14:textId="77777777" w:rsidR="00D90A40" w:rsidRDefault="00D90A40" w:rsidP="00253749">
            <w:pPr>
              <w:jc w:val="center"/>
              <w:rPr>
                <w:iCs/>
              </w:rPr>
            </w:pPr>
            <w:r w:rsidRPr="00253749">
              <w:rPr>
                <w:color w:val="FF0000"/>
              </w:rPr>
              <w:t>&lt;&lt; Unchanged parts are omitted</w:t>
            </w:r>
            <w:r w:rsidRPr="00253749">
              <w:rPr>
                <w:iCs/>
                <w:color w:val="FF0000"/>
              </w:rPr>
              <w:t xml:space="preserve"> &gt;&gt;</w:t>
            </w:r>
          </w:p>
          <w:p w14:paraId="58A674DE" w14:textId="77777777" w:rsidR="00D90A40" w:rsidRDefault="00D90A40" w:rsidP="00233CF5">
            <w:pPr>
              <w:jc w:val="both"/>
            </w:pPr>
            <w:r>
              <w:t xml:space="preserve">If the UE is configured with a </w:t>
            </w:r>
            <w:r>
              <w:rPr>
                <w:i/>
              </w:rPr>
              <w:t>CSI-ReportConfig</w:t>
            </w:r>
            <w:r>
              <w:t xml:space="preserve"> with </w:t>
            </w:r>
            <w:r>
              <w:rPr>
                <w:i/>
              </w:rPr>
              <w:t>reportQuantity-r19</w:t>
            </w:r>
            <w:r>
              <w:t xml:space="preserve"> </w:t>
            </w:r>
            <w:r>
              <w:rPr>
                <w:iCs/>
                <w:lang w:val="en-US"/>
              </w:rPr>
              <w:t xml:space="preserve">set to </w:t>
            </w:r>
            <w:r>
              <w:t xml:space="preserve">‘csi-pai-r19’, </w:t>
            </w:r>
          </w:p>
          <w:p w14:paraId="04DE4D35" w14:textId="77777777" w:rsidR="00D90A40" w:rsidRDefault="00D90A40" w:rsidP="00233CF5">
            <w:pPr>
              <w:pStyle w:val="B1"/>
              <w:ind w:left="567" w:hanging="283"/>
              <w:jc w:val="both"/>
              <w:rPr>
                <w:i/>
                <w:iCs/>
              </w:rPr>
            </w:pPr>
            <w:r>
              <w:t>-</w:t>
            </w:r>
            <w:r>
              <w:rPr>
                <w:rFonts w:hint="eastAsia"/>
                <w:lang w:eastAsia="zh-CN"/>
              </w:rPr>
              <w:t xml:space="preserve">   </w:t>
            </w:r>
            <w:r>
              <w:t xml:space="preserve">the UE shall be configured with </w:t>
            </w:r>
            <w:r>
              <w:rPr>
                <w:i/>
                <w:iCs/>
              </w:rPr>
              <w:t>inferenceReportConfigId-r19</w:t>
            </w:r>
            <w:r>
              <w:t xml:space="preserve"> to link another </w:t>
            </w:r>
            <w:r>
              <w:rPr>
                <w:i/>
                <w:color w:val="000000"/>
              </w:rPr>
              <w:t>CSI-ReportConfig</w:t>
            </w:r>
            <w:r>
              <w:rPr>
                <w:color w:val="000000"/>
              </w:rPr>
              <w:t xml:space="preserve"> configured with</w:t>
            </w:r>
            <w:r w:rsidRPr="008C304C">
              <w:rPr>
                <w:rFonts w:hint="eastAsia"/>
                <w:color w:val="000000"/>
                <w:lang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w:t>
            </w:r>
          </w:p>
          <w:p w14:paraId="5F449496" w14:textId="77777777" w:rsidR="00D90A40" w:rsidRDefault="00D90A40" w:rsidP="00233CF5">
            <w:pPr>
              <w:pStyle w:val="B1"/>
              <w:ind w:leftChars="300" w:left="883" w:hanging="283"/>
              <w:jc w:val="both"/>
            </w:pPr>
            <w:r>
              <w:t>-</w:t>
            </w:r>
            <w:r>
              <w:tab/>
            </w:r>
            <w:r>
              <w:rPr>
                <w:iCs/>
              </w:rPr>
              <w:t xml:space="preserve">when semi-persistent Reporting Setting is configured for </w:t>
            </w:r>
            <w:r>
              <w:t xml:space="preserve">the </w:t>
            </w:r>
            <w:r>
              <w:rPr>
                <w:i/>
              </w:rPr>
              <w:t>CSI-ReportConfig</w:t>
            </w:r>
            <w:r>
              <w:t xml:space="preserve"> configured with</w:t>
            </w:r>
            <w:r>
              <w:rPr>
                <w:rFonts w:hint="eastAsia"/>
                <w:lang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the UE is not expected to be configured with a periodic Reporting Setting for the </w:t>
            </w:r>
            <w:r>
              <w:rPr>
                <w:i/>
                <w:iCs/>
              </w:rPr>
              <w:t xml:space="preserve">CSI-ReportConfig </w:t>
            </w:r>
            <w:r>
              <w:t xml:space="preserve">with </w:t>
            </w:r>
            <w:r>
              <w:rPr>
                <w:i/>
                <w:iCs/>
              </w:rPr>
              <w:t xml:space="preserve">reportQuantity-r19 </w:t>
            </w:r>
            <w:r>
              <w:rPr>
                <w:iCs/>
              </w:rPr>
              <w:t xml:space="preserve">set to </w:t>
            </w:r>
            <w:r>
              <w:t xml:space="preserve">‘csi-pai-r19’. </w:t>
            </w:r>
          </w:p>
          <w:p w14:paraId="65053062" w14:textId="77777777" w:rsidR="00D90A40" w:rsidRDefault="00D90A40" w:rsidP="00233CF5">
            <w:pPr>
              <w:pStyle w:val="B1"/>
              <w:ind w:leftChars="300" w:left="883" w:hanging="283"/>
              <w:jc w:val="both"/>
            </w:pPr>
            <w:r>
              <w:t>-</w:t>
            </w:r>
            <w:r>
              <w:tab/>
            </w:r>
            <w:r>
              <w:rPr>
                <w:iCs/>
              </w:rPr>
              <w:t xml:space="preserve">when aperiodic Reporting Setting is configured for </w:t>
            </w:r>
            <w:r>
              <w:t xml:space="preserve">the </w:t>
            </w:r>
            <w:r>
              <w:rPr>
                <w:i/>
              </w:rPr>
              <w:t>CSI-ReportConfig</w:t>
            </w:r>
            <w:r>
              <w:t xml:space="preserve"> configured with</w:t>
            </w:r>
            <w:r>
              <w:rPr>
                <w:rFonts w:hint="eastAsia"/>
                <w:lang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the UE is not expected to be configured with a periodic or semi-persistent Reporting Setting for the </w:t>
            </w:r>
            <w:r>
              <w:rPr>
                <w:i/>
                <w:iCs/>
              </w:rPr>
              <w:t xml:space="preserve">CSI-ReportConfig </w:t>
            </w:r>
            <w:r>
              <w:t xml:space="preserve">with </w:t>
            </w:r>
            <w:r>
              <w:rPr>
                <w:i/>
              </w:rPr>
              <w:t>reportQuantity-r19</w:t>
            </w:r>
            <w:r>
              <w:t xml:space="preserve"> </w:t>
            </w:r>
            <w:r>
              <w:rPr>
                <w:iCs/>
              </w:rPr>
              <w:t xml:space="preserve">set to </w:t>
            </w:r>
            <w:r>
              <w:t xml:space="preserve">‘csi-pai-r19’. </w:t>
            </w:r>
          </w:p>
          <w:p w14:paraId="131DFD0A" w14:textId="77777777" w:rsidR="00D90A40" w:rsidRPr="002F5A82" w:rsidRDefault="00D90A40" w:rsidP="00253749">
            <w:pPr>
              <w:rPr>
                <w:rFonts w:ascii="Arial" w:hAnsi="Arial"/>
                <w:sz w:val="22"/>
                <w:lang w:val="en-US" w:eastAsia="zh-CN"/>
              </w:rPr>
            </w:pPr>
            <w:bookmarkStart w:id="272" w:name="_Toc211860292"/>
            <w:r>
              <w:t>&lt;&lt; Unchanged parts are omitted</w:t>
            </w:r>
            <w:r>
              <w:rPr>
                <w:iCs/>
              </w:rPr>
              <w:t xml:space="preserve"> &gt;&gt;</w:t>
            </w:r>
            <w:bookmarkEnd w:id="272"/>
          </w:p>
          <w:p w14:paraId="00812F85" w14:textId="77777777" w:rsidR="00D90A40" w:rsidRPr="002F5A82" w:rsidRDefault="00D90A40" w:rsidP="00253749">
            <w:pPr>
              <w:rPr>
                <w:lang w:val="en-US" w:eastAsia="zh-CN"/>
              </w:rPr>
            </w:pPr>
          </w:p>
          <w:p w14:paraId="7708AE58" w14:textId="77777777" w:rsidR="00D90A40" w:rsidRPr="002F5A82" w:rsidRDefault="00D90A40" w:rsidP="00AE0B24">
            <w:pPr>
              <w:rPr>
                <w:rStyle w:val="sc-axzvg"/>
                <w:rFonts w:ascii="Arial" w:hAnsi="Arial"/>
                <w:sz w:val="22"/>
                <w:lang w:val="en-US" w:eastAsia="zh-CN"/>
              </w:rPr>
            </w:pPr>
            <w:bookmarkStart w:id="273" w:name="_Toc211860293"/>
            <w:bookmarkStart w:id="274" w:name="_Toc211860584"/>
            <w:bookmarkStart w:id="275" w:name="_Toc211860808"/>
            <w:r w:rsidRPr="002F5A82">
              <w:rPr>
                <w:lang w:val="en-US" w:eastAsia="zh-CN"/>
              </w:rPr>
              <w:t>5.2.1.4.6</w:t>
            </w:r>
            <w:r w:rsidRPr="002F5A82">
              <w:rPr>
                <w:lang w:val="en-US" w:eastAsia="zh-CN"/>
              </w:rPr>
              <w:tab/>
              <w:t>CSI-PAI reporting</w:t>
            </w:r>
            <w:bookmarkEnd w:id="273"/>
            <w:bookmarkEnd w:id="274"/>
            <w:bookmarkEnd w:id="275"/>
          </w:p>
          <w:p w14:paraId="23156C8B" w14:textId="77777777" w:rsidR="00D90A40" w:rsidRDefault="00D90A40" w:rsidP="00233CF5">
            <w:pPr>
              <w:jc w:val="both"/>
              <w:rPr>
                <w:color w:val="FF0000"/>
              </w:rPr>
            </w:pPr>
            <w:r>
              <w:t xml:space="preserve">When the UE is configured with a first CSI Reporting Setting for reporting CSI prediction, based on a </w:t>
            </w:r>
            <w:r>
              <w:rPr>
                <w:i/>
                <w:iCs/>
              </w:rPr>
              <w:t>CSI-ReportConfig</w:t>
            </w:r>
            <w:r>
              <w:t xml:space="preserve"> </w:t>
            </w:r>
            <w:r>
              <w:rPr>
                <w:color w:val="000000"/>
                <w:lang w:val="en-US"/>
              </w:rPr>
              <w:t>configured with</w:t>
            </w:r>
            <w:r>
              <w:rPr>
                <w:rFonts w:hint="eastAsia"/>
                <w:color w:val="00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and a second CSI Reporting Setting for reporting CSI-PAI, based on a </w:t>
            </w:r>
            <w:r>
              <w:rPr>
                <w:i/>
                <w:iCs/>
              </w:rPr>
              <w:t>CSI-ReportConfig</w:t>
            </w:r>
            <w:r>
              <w:t xml:space="preserve"> with </w:t>
            </w:r>
            <w:r>
              <w:rPr>
                <w:i/>
                <w:iCs/>
              </w:rPr>
              <w:t>reportQuantity-r19</w:t>
            </w:r>
            <w:r>
              <w:t xml:space="preserve"> set to ‘csi-pai-r19’, and the second Reporting Setting is linked to the first Reporting Setting by</w:t>
            </w:r>
            <w:r>
              <w:rPr>
                <w:lang w:val="en-US"/>
              </w:rPr>
              <w:t xml:space="preserve"> </w:t>
            </w:r>
            <w:r>
              <w:rPr>
                <w:i/>
                <w:iCs/>
                <w:lang w:val="en-US"/>
              </w:rPr>
              <w:t>inferenceReportConfigId-r19</w:t>
            </w:r>
            <w:r>
              <w:t>,  the reporting of CSI-PAI corresponding to the second CSI Reporting Setting shall consider the following:</w:t>
            </w:r>
          </w:p>
          <w:p w14:paraId="07F1D835" w14:textId="77777777" w:rsidR="00D90A40" w:rsidRDefault="00D90A40" w:rsidP="00253749">
            <w:pPr>
              <w:jc w:val="center"/>
              <w:rPr>
                <w:iCs/>
              </w:rPr>
            </w:pPr>
            <w:r w:rsidRPr="00253749">
              <w:rPr>
                <w:color w:val="FF0000"/>
              </w:rPr>
              <w:lastRenderedPageBreak/>
              <w:t>&lt;&lt; Unchanged parts are omitted</w:t>
            </w:r>
            <w:r w:rsidRPr="00253749">
              <w:rPr>
                <w:iCs/>
                <w:color w:val="FF0000"/>
              </w:rPr>
              <w:t xml:space="preserve"> &gt;&gt;</w:t>
            </w:r>
          </w:p>
          <w:p w14:paraId="64001636" w14:textId="77777777" w:rsidR="00D90A40" w:rsidRPr="002F5A82" w:rsidRDefault="00D90A40" w:rsidP="00253749">
            <w:pPr>
              <w:rPr>
                <w:lang w:val="en-US" w:eastAsia="zh-CN"/>
              </w:rPr>
            </w:pPr>
          </w:p>
          <w:p w14:paraId="7260EEDB" w14:textId="77777777" w:rsidR="00D90A40" w:rsidRDefault="00D90A40" w:rsidP="00AE0B24">
            <w:pPr>
              <w:rPr>
                <w:lang w:val="en-US" w:eastAsia="zh-CN"/>
              </w:rPr>
            </w:pPr>
            <w:bookmarkStart w:id="276" w:name="_Toc211860294"/>
            <w:bookmarkStart w:id="277" w:name="_Toc211860585"/>
            <w:bookmarkStart w:id="278" w:name="_Toc211860809"/>
            <w:r w:rsidRPr="002F5A82">
              <w:rPr>
                <w:lang w:val="en-US" w:eastAsia="zh-CN"/>
              </w:rPr>
              <w:t>5.2.1.6</w:t>
            </w:r>
            <w:r>
              <w:rPr>
                <w:rFonts w:hint="eastAsia"/>
                <w:lang w:val="en-US" w:eastAsia="zh-CN"/>
              </w:rPr>
              <w:t xml:space="preserve"> </w:t>
            </w:r>
            <w:r w:rsidRPr="002F5A82">
              <w:rPr>
                <w:lang w:val="en-US" w:eastAsia="zh-CN"/>
              </w:rPr>
              <w:tab/>
            </w:r>
            <w:r>
              <w:rPr>
                <w:lang w:val="en-US" w:eastAsia="zh-CN"/>
              </w:rPr>
              <w:t>CSI processing criteria</w:t>
            </w:r>
            <w:bookmarkEnd w:id="276"/>
            <w:bookmarkEnd w:id="277"/>
            <w:bookmarkEnd w:id="278"/>
          </w:p>
          <w:p w14:paraId="0BB82E37" w14:textId="77777777" w:rsidR="00D90A40" w:rsidRDefault="00D90A40" w:rsidP="00233CF5">
            <w:pPr>
              <w:jc w:val="both"/>
            </w:pPr>
            <w:r>
              <w:t xml:space="preserve">The UE indicates the number of supported simultaneous CSI calculations </w:t>
            </w:r>
            <m:oMath>
              <m:sSub>
                <m:sSubPr>
                  <m:ctrlPr>
                    <w:rPr>
                      <w:rFonts w:ascii="Cambria Math" w:hAnsi="Cambria Math"/>
                      <w:i/>
                    </w:rPr>
                  </m:ctrlPr>
                </m:sSubPr>
                <m:e>
                  <m:r>
                    <w:rPr>
                      <w:rFonts w:ascii="Cambria Math" w:hAnsi="Cambria Math"/>
                    </w:rPr>
                    <m:t>N</m:t>
                  </m:r>
                </m:e>
                <m:sub>
                  <m:r>
                    <w:rPr>
                      <w:rFonts w:ascii="Cambria Math" w:hAnsi="Cambria Math"/>
                    </w:rPr>
                    <m:t>CPU</m:t>
                  </m:r>
                </m:sub>
              </m:sSub>
            </m:oMath>
            <w:r>
              <w:t xml:space="preserve"> with parameter </w:t>
            </w:r>
            <w:r>
              <w:rPr>
                <w:i/>
                <w:iCs/>
              </w:rPr>
              <w:t>simultaneousCSI-ReportsPerCC</w:t>
            </w:r>
            <w:r>
              <w:t xml:space="preserve"> </w:t>
            </w:r>
            <w:r>
              <w:rPr>
                <w:iCs/>
                <w:lang w:val="en-US"/>
              </w:rPr>
              <w:t>or</w:t>
            </w:r>
            <w:r>
              <w:rPr>
                <w:i/>
                <w:iCs/>
                <w:lang w:val="en-US"/>
              </w:rPr>
              <w:t xml:space="preserve"> </w:t>
            </w:r>
            <w:r>
              <w:rPr>
                <w:i/>
                <w:iCs/>
              </w:rPr>
              <w:t>simultaneousCSI-</w:t>
            </w:r>
            <w:r>
              <w:rPr>
                <w:i/>
                <w:iCs/>
                <w:lang w:val="en-US"/>
              </w:rPr>
              <w:t>Sub</w:t>
            </w:r>
            <w:r>
              <w:rPr>
                <w:i/>
                <w:iCs/>
              </w:rPr>
              <w:t>ReportsPerCC</w:t>
            </w:r>
            <w:r>
              <w:rPr>
                <w:i/>
                <w:iCs/>
                <w:lang w:val="en-US"/>
              </w:rPr>
              <w:t xml:space="preserve">-r18 </w:t>
            </w:r>
            <w:r>
              <w:t xml:space="preserve">in a component carrier, and </w:t>
            </w:r>
            <w:r>
              <w:rPr>
                <w:i/>
                <w:iCs/>
              </w:rPr>
              <w:t>simultaneousCSI-ReportsAllCC</w:t>
            </w:r>
            <w:r>
              <w:t xml:space="preserve"> </w:t>
            </w:r>
            <w:r>
              <w:rPr>
                <w:lang w:val="en-US"/>
              </w:rPr>
              <w:t xml:space="preserve">or </w:t>
            </w:r>
            <w:r>
              <w:rPr>
                <w:i/>
                <w:iCs/>
              </w:rPr>
              <w:t>simultaneousCSI-</w:t>
            </w:r>
            <w:r>
              <w:rPr>
                <w:i/>
                <w:iCs/>
                <w:lang w:val="en-US"/>
              </w:rPr>
              <w:t>Sub</w:t>
            </w:r>
            <w:r>
              <w:rPr>
                <w:i/>
                <w:iCs/>
              </w:rPr>
              <w:t>ReportsAllCC</w:t>
            </w:r>
            <w:r>
              <w:rPr>
                <w:i/>
                <w:iCs/>
                <w:lang w:val="en-US"/>
              </w:rPr>
              <w:t>-r18</w:t>
            </w:r>
            <w:r>
              <w:rPr>
                <w:lang w:val="en-US" w:eastAsia="zh-CN"/>
              </w:rPr>
              <w:t xml:space="preserve"> </w:t>
            </w:r>
            <w:r>
              <w:t xml:space="preserve">across all component carriers. </w:t>
            </w:r>
            <w:r>
              <w:rPr>
                <w:lang w:val="en-US" w:eastAsia="zh-CN"/>
              </w:rPr>
              <w:t xml:space="preserve">If UE is configured with at least one CSI report setting with sub-configuration in a component carrier, UE shall use parameter </w:t>
            </w:r>
            <w:r>
              <w:rPr>
                <w:i/>
                <w:iCs/>
                <w:lang w:val="en-US" w:eastAsia="zh-CN"/>
              </w:rPr>
              <w:t>simultaneousCSI-SubReportsPerCC-r18</w:t>
            </w:r>
            <w:r>
              <w:rPr>
                <w:lang w:val="en-US" w:eastAsia="zh-CN"/>
              </w:rPr>
              <w:t xml:space="preserve"> in the component carrier; otherwise, UE shall use </w:t>
            </w:r>
            <w:r>
              <w:rPr>
                <w:i/>
                <w:iCs/>
                <w:lang w:val="en-US" w:eastAsia="zh-CN"/>
              </w:rPr>
              <w:t>simultaneousCSI-ReportsPerCC</w:t>
            </w:r>
            <w:r>
              <w:rPr>
                <w:lang w:val="en-US" w:eastAsia="zh-CN"/>
              </w:rPr>
              <w:t xml:space="preserve"> in the component carrier. If UE is configured with at least one CSI reporting setting with sub-configuration in any component carrier, UE shall use </w:t>
            </w:r>
            <w:r>
              <w:rPr>
                <w:i/>
                <w:iCs/>
                <w:lang w:val="en-US" w:eastAsia="zh-CN"/>
              </w:rPr>
              <w:t>simultaneousCSI-SubReportsAllCC-r18</w:t>
            </w:r>
            <w:r>
              <w:rPr>
                <w:lang w:val="en-US" w:eastAsia="zh-CN"/>
              </w:rPr>
              <w:t xml:space="preserve">; otherwise, UE shall use </w:t>
            </w:r>
            <w:r>
              <w:rPr>
                <w:i/>
                <w:iCs/>
                <w:lang w:val="en-US" w:eastAsia="zh-CN"/>
              </w:rPr>
              <w:t>simultaneousCSI-ReportsAllCC</w:t>
            </w:r>
            <w:r>
              <w:rPr>
                <w:lang w:val="en-US" w:eastAsia="zh-CN"/>
              </w:rPr>
              <w:t xml:space="preserve">. </w:t>
            </w:r>
            <w:r>
              <w:t xml:space="preserve">If a UE supports </w:t>
            </w:r>
            <m:oMath>
              <m:sSub>
                <m:sSubPr>
                  <m:ctrlPr>
                    <w:rPr>
                      <w:rFonts w:ascii="Cambria Math" w:hAnsi="Cambria Math"/>
                      <w:i/>
                    </w:rPr>
                  </m:ctrlPr>
                </m:sSubPr>
                <m:e>
                  <m:r>
                    <w:rPr>
                      <w:rFonts w:ascii="Cambria Math" w:hAnsi="Cambria Math"/>
                    </w:rPr>
                    <m:t>N</m:t>
                  </m:r>
                </m:e>
                <m:sub>
                  <m:r>
                    <w:rPr>
                      <w:rFonts w:ascii="Cambria Math" w:hAnsi="Cambria Math"/>
                    </w:rPr>
                    <m:t>CPU</m:t>
                  </m:r>
                </m:sub>
              </m:sSub>
            </m:oMath>
            <w:r>
              <w:t xml:space="preserve"> simultaneous CSI calculations it is said to have </w:t>
            </w:r>
            <m:oMath>
              <m:sSub>
                <m:sSubPr>
                  <m:ctrlPr>
                    <w:rPr>
                      <w:rFonts w:ascii="Cambria Math" w:hAnsi="Cambria Math"/>
                      <w:i/>
                    </w:rPr>
                  </m:ctrlPr>
                </m:sSubPr>
                <m:e>
                  <m:r>
                    <w:rPr>
                      <w:rFonts w:ascii="Cambria Math" w:hAnsi="Cambria Math"/>
                    </w:rPr>
                    <m:t>N</m:t>
                  </m:r>
                </m:e>
                <m:sub>
                  <m:r>
                    <w:rPr>
                      <w:rFonts w:ascii="Cambria Math" w:hAnsi="Cambria Math"/>
                    </w:rPr>
                    <m:t>CPU</m:t>
                  </m:r>
                </m:sub>
              </m:sSub>
            </m:oMath>
            <w:r>
              <w:t xml:space="preserve"> CSI processing units for processing CSI reports. If </w:t>
            </w:r>
            <w:r>
              <w:rPr>
                <w:i/>
              </w:rPr>
              <w:t>L</w:t>
            </w:r>
            <w:r>
              <w:t xml:space="preserve"> CPUs are occupied for calculation of CSI reports in a given OFDM symbol, the UE has </w:t>
            </w:r>
            <m:oMath>
              <m:sSub>
                <m:sSubPr>
                  <m:ctrlPr>
                    <w:rPr>
                      <w:rFonts w:ascii="Cambria Math" w:hAnsi="Cambria Math"/>
                      <w:i/>
                    </w:rPr>
                  </m:ctrlPr>
                </m:sSubPr>
                <m:e>
                  <m:r>
                    <w:rPr>
                      <w:rFonts w:ascii="Cambria Math" w:hAnsi="Cambria Math"/>
                    </w:rPr>
                    <m:t>N</m:t>
                  </m:r>
                </m:e>
                <m:sub>
                  <m:r>
                    <w:rPr>
                      <w:rFonts w:ascii="Cambria Math" w:hAnsi="Cambria Math"/>
                    </w:rPr>
                    <m:t>CPU</m:t>
                  </m:r>
                </m:sub>
              </m:sSub>
              <m:r>
                <w:rPr>
                  <w:rFonts w:ascii="Cambria Math" w:hAnsi="Cambria Math"/>
                </w:rPr>
                <m:t>-L</m:t>
              </m:r>
            </m:oMath>
            <w:r>
              <w:t xml:space="preserve"> unoccupied CPUs. If </w:t>
            </w:r>
            <w:r>
              <w:rPr>
                <w:i/>
              </w:rPr>
              <w:t>N</w:t>
            </w:r>
            <w:r>
              <w:t xml:space="preserve"> CSI reports start occupying their respective CPUs on the same OFDM symbol on which </w:t>
            </w:r>
            <m:oMath>
              <m:sSub>
                <m:sSubPr>
                  <m:ctrlPr>
                    <w:rPr>
                      <w:rFonts w:ascii="Cambria Math" w:hAnsi="Cambria Math"/>
                      <w:i/>
                    </w:rPr>
                  </m:ctrlPr>
                </m:sSubPr>
                <m:e>
                  <m:r>
                    <w:rPr>
                      <w:rFonts w:ascii="Cambria Math" w:hAnsi="Cambria Math"/>
                    </w:rPr>
                    <m:t>N</m:t>
                  </m:r>
                </m:e>
                <m:sub>
                  <m:r>
                    <w:rPr>
                      <w:rFonts w:ascii="Cambria Math" w:hAnsi="Cambria Math"/>
                    </w:rPr>
                    <m:t>CPU</m:t>
                  </m:r>
                </m:sub>
              </m:sSub>
              <m:r>
                <w:rPr>
                  <w:rFonts w:ascii="Cambria Math" w:hAnsi="Cambria Math"/>
                </w:rPr>
                <m:t>-L</m:t>
              </m:r>
            </m:oMath>
            <w:r>
              <w:t xml:space="preserve"> CPUs are unoccupied, where each CSI report </w:t>
            </w:r>
            <m:oMath>
              <m:r>
                <w:rPr>
                  <w:rFonts w:ascii="Cambria Math" w:hAnsi="Cambria Math"/>
                </w:rPr>
                <m:t>n=0, …, N-1</m:t>
              </m:r>
            </m:oMath>
            <w:r>
              <w:t xml:space="preserve"> corresponds to </w:t>
            </w:r>
            <m:oMath>
              <m:sSubSup>
                <m:sSubSupPr>
                  <m:ctrlPr>
                    <w:rPr>
                      <w:rFonts w:ascii="Cambria Math" w:hAnsi="Cambria Math"/>
                      <w:i/>
                    </w:rPr>
                  </m:ctrlPr>
                </m:sSubSupPr>
                <m:e>
                  <m:r>
                    <w:rPr>
                      <w:rFonts w:ascii="Cambria Math" w:hAnsi="Cambria Math"/>
                    </w:rPr>
                    <m:t>O</m:t>
                  </m:r>
                </m:e>
                <m:sub>
                  <m:r>
                    <w:rPr>
                      <w:rFonts w:ascii="Cambria Math" w:hAnsi="Cambria Math"/>
                    </w:rPr>
                    <m:t>CPU</m:t>
                  </m:r>
                </m:sub>
                <m:sup>
                  <m:r>
                    <w:rPr>
                      <w:rFonts w:ascii="Cambria Math" w:hAnsi="Cambria Math"/>
                    </w:rPr>
                    <m:t>(n)</m:t>
                  </m:r>
                </m:sup>
              </m:sSubSup>
            </m:oMath>
            <w:r>
              <w:t xml:space="preserve">, the UE is not required to update the </w:t>
            </w:r>
            <m:oMath>
              <m:r>
                <w:rPr>
                  <w:rFonts w:ascii="Cambria Math" w:hAnsi="Cambria Math"/>
                </w:rPr>
                <m:t>N-M</m:t>
              </m:r>
            </m:oMath>
            <w:r>
              <w:t xml:space="preserve"> requested CSI reports with lowest priority (according to Clause 5.2.5), where </w:t>
            </w:r>
            <m:oMath>
              <m:r>
                <w:rPr>
                  <w:rFonts w:ascii="Cambria Math" w:hAnsi="Cambria Math"/>
                </w:rPr>
                <m:t xml:space="preserve">0≤M≤N </m:t>
              </m:r>
            </m:oMath>
            <w:r>
              <w:t xml:space="preserve">is the largest value such that </w:t>
            </w:r>
            <m:oMath>
              <m:nary>
                <m:naryPr>
                  <m:chr m:val="∑"/>
                  <m:limLoc m:val="subSup"/>
                  <m:ctrlPr>
                    <w:rPr>
                      <w:rFonts w:ascii="Cambria Math" w:hAnsi="Cambria Math"/>
                      <w:i/>
                    </w:rPr>
                  </m:ctrlPr>
                </m:naryPr>
                <m:sub>
                  <m:r>
                    <w:rPr>
                      <w:rFonts w:ascii="Cambria Math" w:hAnsi="Cambria Math"/>
                    </w:rPr>
                    <m:t>n=0</m:t>
                  </m:r>
                </m:sub>
                <m:sup>
                  <m:r>
                    <w:rPr>
                      <w:rFonts w:ascii="Cambria Math" w:hAnsi="Cambria Math"/>
                    </w:rPr>
                    <m:t>M-1</m:t>
                  </m:r>
                </m:sup>
                <m:e>
                  <m:sSubSup>
                    <m:sSubSupPr>
                      <m:ctrlPr>
                        <w:rPr>
                          <w:rFonts w:ascii="Cambria Math" w:hAnsi="Cambria Math"/>
                          <w:i/>
                        </w:rPr>
                      </m:ctrlPr>
                    </m:sSubSupPr>
                    <m:e>
                      <m:r>
                        <w:rPr>
                          <w:rFonts w:ascii="Cambria Math" w:hAnsi="Cambria Math"/>
                        </w:rPr>
                        <m:t>O</m:t>
                      </m:r>
                    </m:e>
                    <m:sub>
                      <m:r>
                        <w:rPr>
                          <w:rFonts w:ascii="Cambria Math" w:hAnsi="Cambria Math"/>
                        </w:rPr>
                        <m:t>CPU</m:t>
                      </m:r>
                    </m:sub>
                    <m:sup>
                      <m:r>
                        <w:rPr>
                          <w:rFonts w:ascii="Cambria Math" w:hAnsi="Cambria Math"/>
                        </w:rPr>
                        <m:t>(n)</m:t>
                      </m:r>
                    </m:sup>
                  </m:sSubSup>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CPU</m:t>
                  </m:r>
                </m:sub>
              </m:sSub>
              <m:r>
                <w:rPr>
                  <w:rFonts w:ascii="Cambria Math" w:hAnsi="Cambria Math"/>
                </w:rPr>
                <m:t>-L</m:t>
              </m:r>
              <m:r>
                <m:rPr>
                  <m:sty m:val="p"/>
                </m:rPr>
                <w:rPr>
                  <w:rFonts w:ascii="Cambria Math" w:hAnsi="Cambria Math"/>
                </w:rPr>
                <m:t xml:space="preserve"> </m:t>
              </m:r>
            </m:oMath>
            <w:r>
              <w:t xml:space="preserve"> holds. For CSI reports </w:t>
            </w:r>
            <w:r>
              <w:rPr>
                <w:color w:val="000000"/>
                <w:lang w:val="en-US"/>
              </w:rPr>
              <w:t xml:space="preserve">with </w:t>
            </w:r>
            <w:r>
              <w:rPr>
                <w:i/>
                <w:iCs/>
                <w:color w:val="000000"/>
                <w:lang w:val="en-US"/>
              </w:rPr>
              <w:t xml:space="preserve">reportQuantity </w:t>
            </w:r>
            <w:r>
              <w:rPr>
                <w:iCs/>
                <w:color w:val="000000"/>
                <w:lang w:val="en-US"/>
              </w:rPr>
              <w:t xml:space="preserve">set to </w:t>
            </w:r>
            <w:r>
              <w:t xml:space="preserve">‘p-cri-r19’, ‘p-cri-RSRP-r19’, ‘p-ssb-index-r19’, or ‘p-ssb-index-RSRP-r19’, or CSI reports </w:t>
            </w:r>
            <w:r>
              <w:rPr>
                <w:color w:val="000000"/>
                <w:lang w:val="en-US"/>
              </w:rPr>
              <w:t>configured with</w:t>
            </w:r>
            <w:r w:rsidRPr="00C4583F">
              <w:rPr>
                <w:rFonts w:hint="eastAsia"/>
                <w:color w:val="FF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Pr>
                <w:i/>
                <w:iCs/>
                <w:color w:val="000000"/>
                <w:lang w:eastAsia="zh-CN"/>
              </w:rPr>
              <w:t>,</w:t>
            </w:r>
            <w:r>
              <w:t xml:space="preserve"> </w:t>
            </w:r>
            <m:oMath>
              <m:sSub>
                <m:sSubPr>
                  <m:ctrlPr>
                    <w:rPr>
                      <w:rFonts w:ascii="Cambria Math" w:hAnsi="Cambria Math"/>
                      <w:i/>
                      <w:lang w:val="zh-CN"/>
                    </w:rPr>
                  </m:ctrlPr>
                </m:sSubPr>
                <m:e>
                  <m:r>
                    <w:rPr>
                      <w:rFonts w:ascii="Cambria Math" w:hAnsi="Cambria Math"/>
                      <w:lang w:val="zh-CN"/>
                    </w:rPr>
                    <m:t>O</m:t>
                  </m:r>
                </m:e>
                <m:sub>
                  <m:r>
                    <w:rPr>
                      <w:rFonts w:ascii="Cambria Math" w:hAnsi="Cambria Math"/>
                      <w:lang w:val="zh-CN"/>
                    </w:rPr>
                    <m:t>CPU</m:t>
                  </m:r>
                </m:sub>
              </m:sSub>
              <m:r>
                <w:rPr>
                  <w:rFonts w:ascii="Cambria Math" w:hAnsi="Cambria Math"/>
                  <w:lang w:val="en-US"/>
                </w:rPr>
                <m:t xml:space="preserve">= </m:t>
              </m:r>
              <m:sSub>
                <m:sSubPr>
                  <m:ctrlPr>
                    <w:rPr>
                      <w:rFonts w:ascii="Cambria Math" w:hAnsi="Cambria Math"/>
                      <w:i/>
                      <w:lang w:val="zh-CN"/>
                    </w:rPr>
                  </m:ctrlPr>
                </m:sSubPr>
                <m:e>
                  <m:r>
                    <w:rPr>
                      <w:rFonts w:ascii="Cambria Math" w:hAnsi="Cambria Math"/>
                      <w:lang w:val="zh-CN"/>
                    </w:rPr>
                    <m:t>O</m:t>
                  </m:r>
                </m:e>
                <m:sub>
                  <m:r>
                    <w:rPr>
                      <w:rFonts w:ascii="Cambria Math" w:hAnsi="Cambria Math"/>
                      <w:lang w:val="zh-CN"/>
                    </w:rPr>
                    <m:t>CPU</m:t>
                  </m:r>
                  <m:r>
                    <w:rPr>
                      <w:rFonts w:ascii="Cambria Math" w:hAnsi="Cambria Math"/>
                      <w:lang w:val="en-US"/>
                    </w:rPr>
                    <m:t>,1</m:t>
                  </m:r>
                </m:sub>
              </m:sSub>
            </m:oMath>
            <w:r>
              <w:t xml:space="preserve"> is considered.</w:t>
            </w:r>
          </w:p>
          <w:p w14:paraId="33D1A1C3" w14:textId="77777777" w:rsidR="00D90A40" w:rsidRDefault="00D90A40" w:rsidP="00233CF5">
            <w:pPr>
              <w:jc w:val="both"/>
              <w:rPr>
                <w:lang w:val="en-US" w:eastAsia="zh-CN"/>
              </w:rPr>
            </w:pPr>
            <w:r>
              <w:t xml:space="preserve">For CSI reports </w:t>
            </w:r>
            <w:r>
              <w:rPr>
                <w:color w:val="000000"/>
                <w:lang w:val="en-US"/>
              </w:rPr>
              <w:t xml:space="preserve">with </w:t>
            </w:r>
            <w:r>
              <w:rPr>
                <w:i/>
                <w:iCs/>
                <w:color w:val="000000"/>
                <w:lang w:val="en-US"/>
              </w:rPr>
              <w:t xml:space="preserve">reportQuantity </w:t>
            </w:r>
            <w:r>
              <w:rPr>
                <w:iCs/>
                <w:color w:val="000000"/>
                <w:lang w:val="en-US"/>
              </w:rPr>
              <w:t xml:space="preserve">set to </w:t>
            </w:r>
            <w:r>
              <w:t xml:space="preserve">‘p-cri-r19’, ‘p-cri-RSRP-r19’, ‘p-ssb-index-r19’, or ‘p-ssb-index-RSRP-r19’, and CSI reports </w:t>
            </w:r>
            <w:r>
              <w:rPr>
                <w:color w:val="000000"/>
                <w:lang w:val="en-US"/>
              </w:rPr>
              <w:t>configured with</w:t>
            </w:r>
            <w:r>
              <w:rPr>
                <w:rFonts w:hint="eastAsia"/>
                <w:color w:val="00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the UE may indicate a second value for the number of supported simultaneous CSI calculations </w:t>
            </w:r>
            <m:oMath>
              <m:sSub>
                <m:sSubPr>
                  <m:ctrlPr>
                    <w:rPr>
                      <w:rFonts w:ascii="Cambria Math" w:hAnsi="Cambria Math"/>
                      <w:i/>
                    </w:rPr>
                  </m:ctrlPr>
                </m:sSubPr>
                <m:e>
                  <m:r>
                    <w:rPr>
                      <w:rFonts w:ascii="Cambria Math" w:hAnsi="Cambria Math"/>
                    </w:rPr>
                    <m:t>N</m:t>
                  </m:r>
                </m:e>
                <m:sub>
                  <m:r>
                    <w:rPr>
                      <w:rFonts w:ascii="Cambria Math" w:hAnsi="Cambria Math"/>
                    </w:rPr>
                    <m:t>CPU,2</m:t>
                  </m:r>
                </m:sub>
              </m:sSub>
            </m:oMath>
            <w:r>
              <w:t xml:space="preserve"> with parameter </w:t>
            </w:r>
            <w:r>
              <w:rPr>
                <w:i/>
                <w:iCs/>
              </w:rPr>
              <w:t>SecondValuesSimultaneousCSI-ReportsPerCC</w:t>
            </w:r>
            <w:r>
              <w:t xml:space="preserve"> in a component carrier, and </w:t>
            </w:r>
            <w:r>
              <w:rPr>
                <w:i/>
                <w:iCs/>
              </w:rPr>
              <w:t>SecondValuesSimultaneousCSI-ReportsAllCC</w:t>
            </w:r>
            <w:r>
              <w:t xml:space="preserve"> across all component carriers, </w:t>
            </w:r>
            <w:r>
              <w:rPr>
                <w:color w:val="000000" w:themeColor="text1"/>
              </w:rPr>
              <w:t xml:space="preserve">and if applicable, a third value for the number of supported simultaneous CSI calculations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CPU,3</m:t>
                  </m:r>
                </m:sub>
              </m:sSub>
            </m:oMath>
            <w:r>
              <w:rPr>
                <w:color w:val="000000" w:themeColor="text1"/>
              </w:rPr>
              <w:t xml:space="preserve"> with parameter </w:t>
            </w:r>
            <w:r>
              <w:rPr>
                <w:i/>
                <w:iCs/>
                <w:color w:val="000000" w:themeColor="text1"/>
              </w:rPr>
              <w:t>ThirdValuesSimultaneousCSI-ReportsPerCC</w:t>
            </w:r>
            <w:r>
              <w:rPr>
                <w:color w:val="000000" w:themeColor="text1"/>
              </w:rPr>
              <w:t xml:space="preserve"> in a component carrier, and </w:t>
            </w:r>
            <w:r>
              <w:rPr>
                <w:i/>
                <w:iCs/>
                <w:color w:val="000000" w:themeColor="text1"/>
              </w:rPr>
              <w:t>ThirdValuesSimultaneousCSI-ReportsAllCC</w:t>
            </w:r>
            <w:r>
              <w:rPr>
                <w:color w:val="000000" w:themeColor="text1"/>
              </w:rPr>
              <w:t xml:space="preserve"> across all component carriers,</w:t>
            </w:r>
            <w:r>
              <w:t xml:space="preserve"> in addition to </w:t>
            </w:r>
            <m:oMath>
              <m:sSub>
                <m:sSubPr>
                  <m:ctrlPr>
                    <w:rPr>
                      <w:rFonts w:ascii="Cambria Math" w:hAnsi="Cambria Math"/>
                      <w:i/>
                    </w:rPr>
                  </m:ctrlPr>
                </m:sSubPr>
                <m:e>
                  <m:r>
                    <w:rPr>
                      <w:rFonts w:ascii="Cambria Math" w:hAnsi="Cambria Math"/>
                    </w:rPr>
                    <m:t>N</m:t>
                  </m:r>
                </m:e>
                <m:sub>
                  <m:r>
                    <w:rPr>
                      <w:rFonts w:ascii="Cambria Math" w:hAnsi="Cambria Math"/>
                    </w:rPr>
                    <m:t>CPU</m:t>
                  </m:r>
                </m:sub>
              </m:sSub>
            </m:oMath>
            <w:r>
              <w:t>.</w:t>
            </w:r>
            <w:r>
              <w:rPr>
                <w:rFonts w:hint="eastAsia"/>
                <w:lang w:val="en-US" w:eastAsia="zh-CN"/>
              </w:rPr>
              <w:t xml:space="preserve"> </w:t>
            </w:r>
            <w:r>
              <w:t xml:space="preserve">If a UE supports </w:t>
            </w:r>
            <m:oMath>
              <m:sSub>
                <m:sSubPr>
                  <m:ctrlPr>
                    <w:rPr>
                      <w:rFonts w:ascii="Cambria Math" w:hAnsi="Cambria Math"/>
                      <w:i/>
                    </w:rPr>
                  </m:ctrlPr>
                </m:sSubPr>
                <m:e>
                  <m:r>
                    <w:rPr>
                      <w:rFonts w:ascii="Cambria Math" w:hAnsi="Cambria Math"/>
                    </w:rPr>
                    <m:t>N</m:t>
                  </m:r>
                </m:e>
                <m:sub>
                  <m:r>
                    <w:rPr>
                      <w:rFonts w:ascii="Cambria Math" w:hAnsi="Cambria Math"/>
                    </w:rPr>
                    <m:t>CPU,x</m:t>
                  </m:r>
                </m:sub>
              </m:sSub>
            </m:oMath>
            <w:r>
              <w:t xml:space="preserve"> simultaneous CSI calculations it is said to have </w:t>
            </w:r>
            <m:oMath>
              <m:sSub>
                <m:sSubPr>
                  <m:ctrlPr>
                    <w:rPr>
                      <w:rFonts w:ascii="Cambria Math" w:hAnsi="Cambria Math"/>
                      <w:i/>
                    </w:rPr>
                  </m:ctrlPr>
                </m:sSubPr>
                <m:e>
                  <m:r>
                    <w:rPr>
                      <w:rFonts w:ascii="Cambria Math" w:hAnsi="Cambria Math"/>
                    </w:rPr>
                    <m:t>N</m:t>
                  </m:r>
                </m:e>
                <m:sub>
                  <m:r>
                    <w:rPr>
                      <w:rFonts w:ascii="Cambria Math" w:hAnsi="Cambria Math"/>
                    </w:rPr>
                    <m:t>CPU,x</m:t>
                  </m:r>
                </m:sub>
              </m:sSub>
            </m:oMath>
            <w:r>
              <w:t xml:space="preserve"> CSI processing units for processing CSI reports. If </w:t>
            </w:r>
            <w:r>
              <w:rPr>
                <w:i/>
              </w:rPr>
              <w:t>L</w:t>
            </w:r>
            <w:r>
              <w:rPr>
                <w:i/>
                <w:vertAlign w:val="subscript"/>
              </w:rPr>
              <w:t>x</w:t>
            </w:r>
            <w:r>
              <w:t xml:space="preserve"> CPUs are occupied for calculation of CSI reports in a given OFDM symbol, the UE has </w:t>
            </w:r>
            <m:oMath>
              <m:sSub>
                <m:sSubPr>
                  <m:ctrlPr>
                    <w:rPr>
                      <w:rFonts w:ascii="Cambria Math" w:hAnsi="Cambria Math"/>
                      <w:i/>
                    </w:rPr>
                  </m:ctrlPr>
                </m:sSubPr>
                <m:e>
                  <m:r>
                    <w:rPr>
                      <w:rFonts w:ascii="Cambria Math" w:hAnsi="Cambria Math"/>
                    </w:rPr>
                    <m:t>N</m:t>
                  </m:r>
                </m:e>
                <m:sub>
                  <m:r>
                    <w:rPr>
                      <w:rFonts w:ascii="Cambria Math" w:hAnsi="Cambria Math"/>
                    </w:rPr>
                    <m:t>CPU,x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unoccupied CPUs. If </w:t>
            </w:r>
            <m:oMath>
              <m:r>
                <w:rPr>
                  <w:rFonts w:ascii="Cambria Math" w:hAnsi="Cambria Math"/>
                  <w:sz w:val="18"/>
                  <w:szCs w:val="18"/>
                </w:rPr>
                <m:t xml:space="preserve">N </m:t>
              </m:r>
            </m:oMath>
            <w:r>
              <w:t xml:space="preserve">CSI reports start occupying their respective CPUs on the same OFDM symbol on which </w:t>
            </w:r>
            <m:oMath>
              <m:sSub>
                <m:sSubPr>
                  <m:ctrlPr>
                    <w:rPr>
                      <w:rFonts w:ascii="Cambria Math" w:hAnsi="Cambria Math"/>
                      <w:i/>
                    </w:rPr>
                  </m:ctrlPr>
                </m:sSubPr>
                <m:e>
                  <m:r>
                    <w:rPr>
                      <w:rFonts w:ascii="Cambria Math" w:hAnsi="Cambria Math"/>
                    </w:rPr>
                    <m:t>N</m:t>
                  </m:r>
                </m:e>
                <m:sub>
                  <m:r>
                    <w:rPr>
                      <w:rFonts w:ascii="Cambria Math" w:hAnsi="Cambria Math"/>
                    </w:rPr>
                    <m:t>CPU,x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CPUs are unoccupied, where each CSI report </w:t>
            </w:r>
            <m:oMath>
              <m:r>
                <w:rPr>
                  <w:rFonts w:ascii="Cambria Math" w:hAnsi="Cambria Math"/>
                </w:rPr>
                <m:t xml:space="preserve">n=0, …, </m:t>
              </m:r>
              <m:r>
                <w:rPr>
                  <w:rFonts w:ascii="Cambria Math" w:hAnsi="Cambria Math"/>
                  <w:sz w:val="18"/>
                  <w:szCs w:val="18"/>
                </w:rPr>
                <m:t>N</m:t>
              </m:r>
              <m:r>
                <w:rPr>
                  <w:rFonts w:ascii="Cambria Math" w:hAnsi="Cambria Math"/>
                </w:rPr>
                <m:t>-1</m:t>
              </m:r>
            </m:oMath>
            <w:r>
              <w:t xml:space="preserve"> corresponds to </w:t>
            </w:r>
            <m:oMath>
              <m:sSubSup>
                <m:sSubSupPr>
                  <m:ctrlPr>
                    <w:rPr>
                      <w:rFonts w:ascii="Cambria Math" w:hAnsi="Cambria Math"/>
                      <w:i/>
                    </w:rPr>
                  </m:ctrlPr>
                </m:sSubSupPr>
                <m:e>
                  <m:r>
                    <w:rPr>
                      <w:rFonts w:ascii="Cambria Math" w:hAnsi="Cambria Math"/>
                    </w:rPr>
                    <m:t>O</m:t>
                  </m:r>
                </m:e>
                <m:sub>
                  <m:r>
                    <w:rPr>
                      <w:rFonts w:ascii="Cambria Math" w:hAnsi="Cambria Math"/>
                    </w:rPr>
                    <m:t>CPU,x</m:t>
                  </m:r>
                </m:sub>
                <m:sup>
                  <m:r>
                    <w:rPr>
                      <w:rFonts w:ascii="Cambria Math" w:hAnsi="Cambria Math"/>
                    </w:rPr>
                    <m:t>(n)</m:t>
                  </m:r>
                </m:sup>
              </m:sSubSup>
            </m:oMath>
            <w:r>
              <w:t xml:space="preserve">, the UE is not required to update the </w:t>
            </w:r>
            <m:oMath>
              <m:r>
                <w:rPr>
                  <w:rFonts w:ascii="Cambria Math" w:hAnsi="Cambria Math"/>
                  <w:sz w:val="18"/>
                  <w:szCs w:val="18"/>
                </w:rPr>
                <m:t>N</m:t>
              </m:r>
              <m:r>
                <w:rPr>
                  <w:rFonts w:ascii="Cambria Math" w:hAnsi="Cambria Math"/>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x</m:t>
                  </m:r>
                </m:sub>
              </m:sSub>
            </m:oMath>
            <w:r>
              <w:t xml:space="preserve"> requested CSI reports with lowest priority (according to Clause 5.2.5), where </w:t>
            </w:r>
            <m:oMath>
              <m:r>
                <w:rPr>
                  <w:rFonts w:ascii="Cambria Math" w:hAnsi="Cambria Math"/>
                </w:rPr>
                <m:t>0≤</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x</m:t>
                  </m:r>
                </m:sub>
              </m:sSub>
              <m:r>
                <w:rPr>
                  <w:rFonts w:ascii="Cambria Math" w:hAnsi="Cambria Math"/>
                </w:rPr>
                <m:t>≤</m:t>
              </m:r>
              <m:r>
                <w:rPr>
                  <w:rFonts w:ascii="Cambria Math" w:hAnsi="Cambria Math"/>
                  <w:sz w:val="18"/>
                  <w:szCs w:val="18"/>
                </w:rPr>
                <m:t>N</m:t>
              </m:r>
              <m:r>
                <w:rPr>
                  <w:rFonts w:ascii="Cambria Math" w:hAnsi="Cambria Math"/>
                </w:rPr>
                <m:t xml:space="preserve"> </m:t>
              </m:r>
            </m:oMath>
            <w:r>
              <w:t xml:space="preserve">is the largest value such that </w:t>
            </w:r>
            <m:oMath>
              <m:nary>
                <m:naryPr>
                  <m:chr m:val="∑"/>
                  <m:limLoc m:val="subSup"/>
                  <m:ctrlPr>
                    <w:rPr>
                      <w:rFonts w:ascii="Cambria Math" w:hAnsi="Cambria Math"/>
                      <w:i/>
                    </w:rPr>
                  </m:ctrlPr>
                </m:naryPr>
                <m:sub>
                  <m:r>
                    <w:rPr>
                      <w:rFonts w:ascii="Cambria Math" w:hAnsi="Cambria Math"/>
                    </w:rPr>
                    <m:t>n=0</m:t>
                  </m:r>
                </m:sub>
                <m:sup>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x</m:t>
                      </m:r>
                    </m:sub>
                  </m:sSub>
                  <m:r>
                    <w:rPr>
                      <w:rFonts w:ascii="Cambria Math" w:hAnsi="Cambria Math"/>
                    </w:rPr>
                    <m:t>-1</m:t>
                  </m:r>
                </m:sup>
                <m:e>
                  <m:sSubSup>
                    <m:sSubSupPr>
                      <m:ctrlPr>
                        <w:rPr>
                          <w:rFonts w:ascii="Cambria Math" w:hAnsi="Cambria Math"/>
                          <w:i/>
                        </w:rPr>
                      </m:ctrlPr>
                    </m:sSubSupPr>
                    <m:e>
                      <m:r>
                        <w:rPr>
                          <w:rFonts w:ascii="Cambria Math" w:hAnsi="Cambria Math"/>
                        </w:rPr>
                        <m:t>O</m:t>
                      </m:r>
                    </m:e>
                    <m:sub>
                      <m:r>
                        <w:rPr>
                          <w:rFonts w:ascii="Cambria Math" w:hAnsi="Cambria Math"/>
                        </w:rPr>
                        <m:t>CPU,x</m:t>
                      </m:r>
                    </m:sub>
                    <m:sup>
                      <m:r>
                        <w:rPr>
                          <w:rFonts w:ascii="Cambria Math" w:hAnsi="Cambria Math"/>
                        </w:rPr>
                        <m:t>(n)</m:t>
                      </m:r>
                    </m:sup>
                  </m:sSubSup>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CPU,x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r>
                <m:rPr>
                  <m:sty m:val="p"/>
                </m:rPr>
                <w:rPr>
                  <w:rFonts w:ascii="Cambria Math" w:hAnsi="Cambria Math"/>
                </w:rPr>
                <m:t xml:space="preserve"> </m:t>
              </m:r>
            </m:oMath>
            <w:r>
              <w:t xml:space="preserve"> holds. </w:t>
            </w:r>
            <w:r>
              <w:rPr>
                <w:color w:val="000000" w:themeColor="text1"/>
              </w:rPr>
              <w:t xml:space="preserve">If only the second value is indicated, </w:t>
            </w:r>
            <w:r>
              <w:rPr>
                <w:i/>
                <w:iCs/>
                <w:color w:val="000000" w:themeColor="text1"/>
              </w:rPr>
              <w:t>x</w:t>
            </w:r>
            <w:r>
              <w:rPr>
                <w:color w:val="000000" w:themeColor="text1"/>
              </w:rPr>
              <w:t xml:space="preserve"> = 2. If both of the second value and the third value are indicated, </w:t>
            </w:r>
            <w:r>
              <w:rPr>
                <w:i/>
                <w:iCs/>
                <w:color w:val="000000" w:themeColor="text1"/>
              </w:rPr>
              <w:t>x</w:t>
            </w:r>
            <w:r>
              <w:rPr>
                <w:color w:val="000000" w:themeColor="text1"/>
              </w:rPr>
              <w:t xml:space="preserve"> = 2, 3 where the CSI reports </w:t>
            </w:r>
            <w:r>
              <w:rPr>
                <w:color w:val="000000" w:themeColor="text1"/>
                <w:lang w:val="en-US"/>
              </w:rPr>
              <w:t xml:space="preserve">with </w:t>
            </w:r>
            <w:r>
              <w:rPr>
                <w:i/>
                <w:iCs/>
                <w:color w:val="000000" w:themeColor="text1"/>
                <w:lang w:val="en-US"/>
              </w:rPr>
              <w:t xml:space="preserve">reportQuantity </w:t>
            </w:r>
            <w:r>
              <w:rPr>
                <w:iCs/>
                <w:color w:val="000000" w:themeColor="text1"/>
                <w:lang w:val="en-US"/>
              </w:rPr>
              <w:t xml:space="preserve">set to </w:t>
            </w:r>
            <w:r>
              <w:rPr>
                <w:color w:val="000000" w:themeColor="text1"/>
              </w:rPr>
              <w:t xml:space="preserve">‘p-cri-r19’, ‘p-cri-RSRP-r19’, ‘p-ssb-index-r19’, or ‘p-ssb-index-RSRP-r19’ corresponds to either </w:t>
            </w:r>
            <w:r>
              <w:rPr>
                <w:i/>
                <w:iCs/>
                <w:color w:val="000000" w:themeColor="text1"/>
              </w:rPr>
              <w:t>x</w:t>
            </w:r>
            <w:r>
              <w:rPr>
                <w:color w:val="000000" w:themeColor="text1"/>
              </w:rPr>
              <w:t xml:space="preserve"> = 2 or </w:t>
            </w:r>
            <w:r>
              <w:rPr>
                <w:i/>
                <w:iCs/>
                <w:color w:val="000000" w:themeColor="text1"/>
              </w:rPr>
              <w:t>x</w:t>
            </w:r>
            <w:r>
              <w:rPr>
                <w:color w:val="000000" w:themeColor="text1"/>
              </w:rPr>
              <w:t xml:space="preserve"> = 3 subject to UE capability and the CSI reports </w:t>
            </w:r>
            <w:r>
              <w:rPr>
                <w:color w:val="000000" w:themeColor="text1"/>
                <w:lang w:val="en-US"/>
              </w:rPr>
              <w:t>configured with</w:t>
            </w:r>
            <w:r>
              <w:rPr>
                <w:rFonts w:hint="eastAsia"/>
                <w:color w:val="000000" w:themeColor="text1"/>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color w:val="FF0000"/>
              </w:rPr>
              <w:t xml:space="preserve"> </w:t>
            </w:r>
            <w:r>
              <w:rPr>
                <w:color w:val="000000" w:themeColor="text1"/>
              </w:rPr>
              <w:t xml:space="preserve">corresponds to either </w:t>
            </w:r>
            <w:r>
              <w:rPr>
                <w:i/>
                <w:iCs/>
                <w:color w:val="000000" w:themeColor="text1"/>
              </w:rPr>
              <w:t>x</w:t>
            </w:r>
            <w:r>
              <w:rPr>
                <w:color w:val="000000" w:themeColor="text1"/>
              </w:rPr>
              <w:t xml:space="preserve"> = 2 or </w:t>
            </w:r>
            <w:r>
              <w:rPr>
                <w:i/>
                <w:iCs/>
                <w:color w:val="000000" w:themeColor="text1"/>
              </w:rPr>
              <w:t>x</w:t>
            </w:r>
            <w:r>
              <w:rPr>
                <w:color w:val="000000" w:themeColor="text1"/>
              </w:rPr>
              <w:t xml:space="preserve"> = 3 subject to UE capability.</w:t>
            </w:r>
          </w:p>
          <w:p w14:paraId="0C378F02" w14:textId="77777777" w:rsidR="00D90A40" w:rsidRDefault="00D90A40" w:rsidP="00233CF5">
            <w:pPr>
              <w:jc w:val="both"/>
            </w:pPr>
            <w:r>
              <w:t xml:space="preserve">For CSI reports </w:t>
            </w:r>
            <w:r>
              <w:rPr>
                <w:color w:val="000000"/>
                <w:lang w:val="en-US"/>
              </w:rPr>
              <w:t xml:space="preserve">with </w:t>
            </w:r>
            <w:r>
              <w:rPr>
                <w:i/>
                <w:iCs/>
                <w:color w:val="000000"/>
                <w:lang w:val="en-US"/>
              </w:rPr>
              <w:t xml:space="preserve">reportQuantity </w:t>
            </w:r>
            <w:r>
              <w:rPr>
                <w:iCs/>
                <w:color w:val="000000"/>
                <w:lang w:val="en-US"/>
              </w:rPr>
              <w:t xml:space="preserve">set to </w:t>
            </w:r>
            <w:r>
              <w:t xml:space="preserve">‘p-cri-r19’, ‘p-cri-RSRP-r19’, ‘p-ssb-index-r19’, or ‘p-ssb-index-RSRP-r19’, and CSI reports </w:t>
            </w:r>
            <w:r>
              <w:rPr>
                <w:color w:val="000000"/>
                <w:lang w:val="en-US"/>
              </w:rPr>
              <w:t>configured with</w:t>
            </w:r>
            <w:r>
              <w:rPr>
                <w:rFonts w:hint="eastAsia"/>
                <w:color w:val="00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if a CSI report is not considered within any of </w:t>
            </w:r>
            <m:oMath>
              <m:r>
                <w:rPr>
                  <w:rFonts w:ascii="Cambria Math" w:hAnsi="Cambria Math"/>
                  <w:sz w:val="18"/>
                  <w:szCs w:val="18"/>
                </w:rPr>
                <m:t>M</m:t>
              </m:r>
            </m:oMath>
            <w:r>
              <w:t xml:space="preserve"> and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x</m:t>
                  </m:r>
                </m:sub>
              </m:sSub>
            </m:oMath>
            <w:r>
              <w:t xml:space="preserve">, the values for </w:t>
            </w:r>
            <m:oMath>
              <m:sSub>
                <m:sSubPr>
                  <m:ctrlPr>
                    <w:rPr>
                      <w:rFonts w:ascii="Cambria Math" w:hAnsi="Cambria Math"/>
                      <w:i/>
                      <w:lang w:val="zh-CN"/>
                    </w:rPr>
                  </m:ctrlPr>
                </m:sSubPr>
                <m:e>
                  <m:r>
                    <w:rPr>
                      <w:rFonts w:ascii="Cambria Math" w:hAnsi="Cambria Math"/>
                      <w:lang w:val="zh-CN"/>
                    </w:rPr>
                    <m:t>O</m:t>
                  </m:r>
                </m:e>
                <m:sub>
                  <m:r>
                    <w:rPr>
                      <w:rFonts w:ascii="Cambria Math" w:hAnsi="Cambria Math"/>
                      <w:lang w:val="zh-CN"/>
                    </w:rPr>
                    <m:t>CPU</m:t>
                  </m:r>
                  <m:r>
                    <w:rPr>
                      <w:rFonts w:ascii="Cambria Math" w:hAnsi="Cambria Math"/>
                      <w:lang w:val="en-US"/>
                    </w:rPr>
                    <m:t>,1</m:t>
                  </m:r>
                </m:sub>
              </m:sSub>
            </m:oMath>
            <w:r>
              <w:t xml:space="preserve">  and </w:t>
            </w:r>
            <m:oMath>
              <m:sSub>
                <m:sSubPr>
                  <m:ctrlPr>
                    <w:rPr>
                      <w:rFonts w:ascii="Cambria Math" w:hAnsi="Cambria Math"/>
                      <w:i/>
                    </w:rPr>
                  </m:ctrlPr>
                </m:sSubPr>
                <m:e>
                  <m:r>
                    <w:rPr>
                      <w:rFonts w:ascii="Cambria Math" w:hAnsi="Cambria Math"/>
                    </w:rPr>
                    <m:t>O</m:t>
                  </m:r>
                </m:e>
                <m:sub>
                  <m:r>
                    <w:rPr>
                      <w:rFonts w:ascii="Cambria Math" w:hAnsi="Cambria Math"/>
                    </w:rPr>
                    <m:t>CPU,x</m:t>
                  </m:r>
                </m:sub>
              </m:sSub>
              <m:r>
                <w:rPr>
                  <w:rFonts w:ascii="Cambria Math" w:hAnsi="Cambria Math"/>
                </w:rPr>
                <m:t xml:space="preserve"> </m:t>
              </m:r>
            </m:oMath>
            <w:r>
              <w:t>are considered to be 0, for the procedure previously described in this clause and the UE is not required to update the CSI report.</w:t>
            </w:r>
          </w:p>
          <w:p w14:paraId="4A75F90C" w14:textId="77777777" w:rsidR="00D90A40" w:rsidRDefault="00D90A40" w:rsidP="00233CF5">
            <w:pPr>
              <w:jc w:val="both"/>
            </w:pPr>
            <w:r>
              <w:t xml:space="preserve">A UE is not expected to be configured with an aperiodic CSI trigger state containing more than </w:t>
            </w:r>
            <m:oMath>
              <m:sSub>
                <m:sSubPr>
                  <m:ctrlPr>
                    <w:rPr>
                      <w:rFonts w:ascii="Cambria Math" w:hAnsi="Cambria Math"/>
                      <w:i/>
                    </w:rPr>
                  </m:ctrlPr>
                </m:sSubPr>
                <m:e>
                  <m:r>
                    <w:rPr>
                      <w:rFonts w:ascii="Cambria Math" w:hAnsi="Cambria Math"/>
                    </w:rPr>
                    <m:t>N</m:t>
                  </m:r>
                </m:e>
                <m:sub>
                  <m:r>
                    <w:rPr>
                      <w:rFonts w:ascii="Cambria Math" w:hAnsi="Cambria Math"/>
                    </w:rPr>
                    <m:t>CPU</m:t>
                  </m:r>
                </m:sub>
              </m:sSub>
            </m:oMath>
            <w:r>
              <w:t xml:space="preserve"> Reporting Settings. Processing of a CSI report occupies a number of CPUs for a number of symbols as follows:</w:t>
            </w:r>
          </w:p>
          <w:p w14:paraId="2AE0197A" w14:textId="77777777" w:rsidR="00D90A40" w:rsidRDefault="00D90A40" w:rsidP="00253749">
            <w:pPr>
              <w:jc w:val="center"/>
            </w:pPr>
            <w:r>
              <w:t>&lt;&lt; Unchanged parts are omitted</w:t>
            </w:r>
            <w:r>
              <w:rPr>
                <w:iCs/>
              </w:rPr>
              <w:t xml:space="preserve"> &gt;&gt;</w:t>
            </w:r>
          </w:p>
          <w:p w14:paraId="723E282C" w14:textId="77777777" w:rsidR="00D90A40" w:rsidRDefault="00D90A40" w:rsidP="00233CF5">
            <w:pPr>
              <w:pStyle w:val="B1"/>
              <w:jc w:val="both"/>
            </w:pPr>
            <w:r>
              <w:t>-</w:t>
            </w:r>
            <w:r>
              <w:tab/>
            </w:r>
            <m:oMath>
              <m:sSub>
                <m:sSubPr>
                  <m:ctrlPr>
                    <w:rPr>
                      <w:rFonts w:ascii="Cambria Math" w:hAnsi="Cambria Math"/>
                    </w:rPr>
                  </m:ctrlPr>
                </m:sSubPr>
                <m:e>
                  <m:r>
                    <w:rPr>
                      <w:rFonts w:ascii="Cambria Math" w:hAnsi="Cambria Math"/>
                    </w:rPr>
                    <m:t>O</m:t>
                  </m:r>
                </m:e>
                <m:sub>
                  <m:r>
                    <w:rPr>
                      <w:rFonts w:ascii="Cambria Math" w:hAnsi="Cambria Math"/>
                    </w:rPr>
                    <m:t>CPU</m:t>
                  </m:r>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oMath>
            <w:r>
              <w:t xml:space="preserve">and </w:t>
            </w:r>
            <m:oMath>
              <m:sSub>
                <m:sSubPr>
                  <m:ctrlPr>
                    <w:rPr>
                      <w:rFonts w:ascii="Cambria Math" w:hAnsi="Cambria Math"/>
                    </w:rPr>
                  </m:ctrlPr>
                </m:sSubPr>
                <m:e>
                  <m:r>
                    <w:rPr>
                      <w:rFonts w:ascii="Cambria Math" w:hAnsi="Cambria Math"/>
                    </w:rPr>
                    <m:t>O</m:t>
                  </m:r>
                </m:e>
                <m:sub>
                  <m:r>
                    <w:rPr>
                      <w:rFonts w:ascii="Cambria Math" w:hAnsi="Cambria Math"/>
                    </w:rPr>
                    <m:t>CPU</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x</m:t>
                  </m:r>
                </m:sub>
              </m:sSub>
            </m:oMath>
            <w:r>
              <w:t xml:space="preserve">, for a CSI report </w:t>
            </w:r>
            <w:r>
              <w:rPr>
                <w:color w:val="000000"/>
              </w:rPr>
              <w:t>configured with</w:t>
            </w:r>
            <w:r>
              <w:rPr>
                <w:rFonts w:hint="eastAsia"/>
                <w:color w:val="000000"/>
                <w:lang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Pr>
                <w:i/>
                <w:iCs/>
                <w:color w:val="000000"/>
                <w:lang w:eastAsia="zh-CN"/>
              </w:rPr>
              <w:t>,</w:t>
            </w:r>
            <w:r>
              <w:t xml:space="preserve"> </w:t>
            </w:r>
            <w:r w:rsidRPr="002F5A82">
              <w:rPr>
                <w:rStyle w:val="3GPPNormalTextChar"/>
                <w:szCs w:val="22"/>
                <w:lang w:val="en-US"/>
              </w:rPr>
              <w:t>where the values</w:t>
            </w:r>
            <w:r>
              <w:rPr>
                <w:sz w:val="18"/>
                <w:szCs w:val="18"/>
              </w:rPr>
              <w:t xml:space="preserve"> </w:t>
            </w:r>
            <w:r>
              <w:t xml:space="preserve">of </w:t>
            </w:r>
            <m:oMath>
              <m:sSub>
                <m:sSubPr>
                  <m:ctrlPr>
                    <w:rPr>
                      <w:rFonts w:ascii="Cambria Math" w:hAnsi="Cambria Math"/>
                    </w:rPr>
                  </m:ctrlPr>
                </m:sSubPr>
                <m:e>
                  <m:r>
                    <m:rPr>
                      <m:sty m:val="p"/>
                    </m:rPr>
                    <w:rPr>
                      <w:rFonts w:ascii="Cambria Math" w:hAnsi="Cambria Math"/>
                    </w:rPr>
                    <m:t>X</m:t>
                  </m:r>
                </m:e>
                <m:sub>
                  <m:r>
                    <w:rPr>
                      <w:rFonts w:ascii="Cambria Math" w:hAnsi="Cambria Math"/>
                    </w:rPr>
                    <m:t>1</m:t>
                  </m:r>
                </m:sub>
              </m:sSub>
            </m:oMath>
            <w:r>
              <w:t xml:space="preserve"> and </w:t>
            </w:r>
            <m:oMath>
              <m:sSub>
                <m:sSubPr>
                  <m:ctrlPr>
                    <w:rPr>
                      <w:rFonts w:ascii="Cambria Math" w:hAnsi="Cambria Math"/>
                    </w:rPr>
                  </m:ctrlPr>
                </m:sSubPr>
                <m:e>
                  <m:r>
                    <m:rPr>
                      <m:sty m:val="p"/>
                    </m:rPr>
                    <w:rPr>
                      <w:rFonts w:ascii="Cambria Math" w:hAnsi="Cambria Math"/>
                    </w:rPr>
                    <m:t>X</m:t>
                  </m:r>
                </m:e>
                <m:sub>
                  <m:r>
                    <w:rPr>
                      <w:rFonts w:ascii="Cambria Math" w:hAnsi="Cambria Math"/>
                    </w:rPr>
                    <m:t>x</m:t>
                  </m:r>
                </m:sub>
              </m:sSub>
              <m:r>
                <w:rPr>
                  <w:rFonts w:ascii="Cambria Math" w:hAnsi="Cambria Math"/>
                </w:rPr>
                <m:t xml:space="preserve"> </m:t>
              </m:r>
            </m:oMath>
            <w:r>
              <w:t xml:space="preserve">are reported by UE capability. </w:t>
            </w:r>
          </w:p>
          <w:p w14:paraId="55980B6E" w14:textId="77777777" w:rsidR="00D90A40" w:rsidRDefault="00D90A40" w:rsidP="00233CF5">
            <w:pPr>
              <w:jc w:val="both"/>
            </w:pPr>
            <w:r>
              <w:t xml:space="preserve">For a CSI report with </w:t>
            </w:r>
            <w:r>
              <w:rPr>
                <w:i/>
              </w:rPr>
              <w:t>CSI-ReportConfig</w:t>
            </w:r>
            <w:r>
              <w:t xml:space="preserve"> with higher layer parameter </w:t>
            </w:r>
            <w:r>
              <w:rPr>
                <w:i/>
              </w:rPr>
              <w:t>reportQuantity</w:t>
            </w:r>
            <w:r>
              <w:t xml:space="preserve"> not set to ‘none’, or a CSI report with </w:t>
            </w:r>
            <w:r>
              <w:rPr>
                <w:i/>
              </w:rPr>
              <w:t>LTM-CSI-ReportConfig</w:t>
            </w:r>
            <w:r>
              <w:t xml:space="preserve">, or </w:t>
            </w:r>
            <w:r>
              <w:rPr>
                <w:i/>
              </w:rPr>
              <w:t>reportQuantity</w:t>
            </w:r>
            <w:r>
              <w:t xml:space="preserve"> not set to ‘none-bm-r19’ or ‘none-csi-r19’, the CPU(s) (including </w:t>
            </w:r>
            <m:oMath>
              <m:sSub>
                <m:sSubPr>
                  <m:ctrlPr>
                    <w:rPr>
                      <w:rFonts w:ascii="Cambria Math" w:hAnsi="Cambria Math"/>
                    </w:rPr>
                  </m:ctrlPr>
                </m:sSubPr>
                <m:e>
                  <m:r>
                    <w:rPr>
                      <w:rFonts w:ascii="Cambria Math" w:hAnsi="Cambria Math"/>
                    </w:rPr>
                    <m:t>O</m:t>
                  </m:r>
                </m:e>
                <m:sub>
                  <m:r>
                    <w:rPr>
                      <w:rFonts w:ascii="Cambria Math" w:hAnsi="Cambria Math"/>
                    </w:rPr>
                    <m:t>CPU</m:t>
                  </m:r>
                  <m:r>
                    <m:rPr>
                      <m:sty m:val="p"/>
                    </m:rPr>
                    <w:rPr>
                      <w:rFonts w:ascii="Cambria Math" w:hAnsi="Cambria Math"/>
                    </w:rPr>
                    <m:t>,1</m:t>
                  </m:r>
                </m:sub>
              </m:sSub>
            </m:oMath>
            <w:r>
              <w:t xml:space="preserve">and/or </w:t>
            </w:r>
            <m:oMath>
              <m:sSub>
                <m:sSubPr>
                  <m:ctrlPr>
                    <w:rPr>
                      <w:rFonts w:ascii="Cambria Math" w:hAnsi="Cambria Math"/>
                    </w:rPr>
                  </m:ctrlPr>
                </m:sSubPr>
                <m:e>
                  <m:r>
                    <w:rPr>
                      <w:rFonts w:ascii="Cambria Math" w:hAnsi="Cambria Math"/>
                    </w:rPr>
                    <m:t>O</m:t>
                  </m:r>
                </m:e>
                <m:sub>
                  <m:r>
                    <w:rPr>
                      <w:rFonts w:ascii="Cambria Math" w:hAnsi="Cambria Math"/>
                    </w:rPr>
                    <m:t>CPU</m:t>
                  </m:r>
                  <m:r>
                    <m:rPr>
                      <m:sty m:val="p"/>
                    </m:rPr>
                    <w:rPr>
                      <w:rFonts w:ascii="Cambria Math" w:hAnsi="Cambria Math"/>
                    </w:rPr>
                    <m:t>,x</m:t>
                  </m:r>
                </m:sub>
              </m:sSub>
            </m:oMath>
            <w:r>
              <w:t xml:space="preserve">, for  CSI reports </w:t>
            </w:r>
            <w:r>
              <w:rPr>
                <w:color w:val="000000"/>
                <w:lang w:val="en-US"/>
              </w:rPr>
              <w:t xml:space="preserve">with </w:t>
            </w:r>
            <w:r>
              <w:rPr>
                <w:i/>
                <w:iCs/>
                <w:color w:val="000000"/>
                <w:lang w:val="en-US"/>
              </w:rPr>
              <w:t xml:space="preserve">reportQuantity </w:t>
            </w:r>
            <w:r>
              <w:rPr>
                <w:iCs/>
                <w:color w:val="000000"/>
                <w:lang w:val="en-US"/>
              </w:rPr>
              <w:t xml:space="preserve">set to </w:t>
            </w:r>
            <w:r>
              <w:t xml:space="preserve">‘p-cri-r19’, ‘p-cri-RSRP-r19’, ‘p-ssb-index-r19’, or ‘p-ssb-index-RSRP-r19’, or ‘csi-pai-r19’, or ‘rs-pai-r19’, and CSI reports </w:t>
            </w:r>
            <w:r>
              <w:rPr>
                <w:color w:val="000000"/>
                <w:lang w:val="en-US"/>
              </w:rPr>
              <w:t>configured with</w:t>
            </w:r>
            <w:r>
              <w:rPr>
                <w:rFonts w:hint="eastAsia"/>
                <w:color w:val="00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are occupied for a number of OFDM symbols as follows:</w:t>
            </w:r>
          </w:p>
          <w:p w14:paraId="44FB6715" w14:textId="77777777" w:rsidR="00D90A40" w:rsidRDefault="00D90A40" w:rsidP="00233CF5">
            <w:pPr>
              <w:jc w:val="both"/>
              <w:rPr>
                <w:iCs/>
                <w:color w:val="FF0000"/>
              </w:rPr>
            </w:pPr>
            <w:r>
              <w:rPr>
                <w:color w:val="FF0000"/>
              </w:rPr>
              <w:t>&lt;&lt; Unchanged parts are omitted</w:t>
            </w:r>
            <w:r>
              <w:rPr>
                <w:iCs/>
                <w:color w:val="FF0000"/>
              </w:rPr>
              <w:t xml:space="preserve"> &gt;&gt;</w:t>
            </w:r>
          </w:p>
          <w:p w14:paraId="7BAE6E96" w14:textId="77777777" w:rsidR="00D90A40" w:rsidRDefault="00D90A40" w:rsidP="00233CF5">
            <w:pPr>
              <w:spacing w:after="160" w:line="254" w:lineRule="auto"/>
              <w:jc w:val="both"/>
            </w:pPr>
            <w:r>
              <w:lastRenderedPageBreak/>
              <w:t xml:space="preserve">In any slot, the UE is not expected to have more active CSI-RS ports or active CSI-RS resources in active BWPs than reported as capability. NZP CSI-RS resource is active in a duration of time defined as follows. For aperiodic CSI-RS, (excluding the case in which the corresponding aperiodic </w:t>
            </w:r>
            <w:r>
              <w:rPr>
                <w:iCs/>
                <w:color w:val="000000"/>
              </w:rPr>
              <w:t>CSI Reporting Setting</w:t>
            </w:r>
            <w:r>
              <w:rPr>
                <w:color w:val="000000"/>
              </w:rPr>
              <w:t xml:space="preserve"> is</w:t>
            </w:r>
            <w:r>
              <w:rPr>
                <w:color w:val="000000" w:themeColor="text1"/>
              </w:rPr>
              <w:t xml:space="preserve"> </w:t>
            </w:r>
            <w:r>
              <w:rPr>
                <w:color w:val="000000" w:themeColor="text1"/>
                <w:lang w:val="en-US"/>
              </w:rPr>
              <w:t>configured with</w:t>
            </w:r>
            <w:r>
              <w:rPr>
                <w:rFonts w:hint="eastAsia"/>
                <w:color w:val="000000" w:themeColor="text1"/>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t xml:space="preserve"> and is linked to another aperiodic </w:t>
            </w:r>
            <w:r>
              <w:rPr>
                <w:iCs/>
                <w:color w:val="000000"/>
              </w:rPr>
              <w:t>CSI Reporting Setting</w:t>
            </w:r>
            <w:r>
              <w:rPr>
                <w:rFonts w:eastAsia="MS Mincho"/>
                <w:color w:val="000000"/>
              </w:rPr>
              <w:t xml:space="preserve"> with </w:t>
            </w:r>
            <w:r>
              <w:rPr>
                <w:rFonts w:eastAsia="MS Mincho"/>
                <w:i/>
                <w:color w:val="000000"/>
              </w:rPr>
              <w:t>reportQuantity-r19</w:t>
            </w:r>
            <w:r>
              <w:rPr>
                <w:rFonts w:eastAsia="MS Mincho"/>
                <w:color w:val="000000"/>
              </w:rPr>
              <w:t xml:space="preserve"> </w:t>
            </w:r>
            <w:r>
              <w:rPr>
                <w:iCs/>
                <w:color w:val="000000"/>
                <w:lang w:val="en-US"/>
              </w:rPr>
              <w:t xml:space="preserve">set to </w:t>
            </w:r>
            <w:r>
              <w:t xml:space="preserve">‘csi-pai-r19’), starting from the end of the PDCCH containing the request and ending at the end of the scheduled PUSCH containing the report associated with this aperiodic CSI-RS. When the PDCCH candidates are associated with a search space set configured with </w:t>
            </w:r>
            <w:r>
              <w:rPr>
                <w:i/>
                <w:iCs/>
              </w:rPr>
              <w:t>searchSpaceLinkingId</w:t>
            </w:r>
            <w:r>
              <w:t>,</w:t>
            </w:r>
            <w:r>
              <w:rPr>
                <w:color w:val="000000"/>
              </w:rPr>
              <w:t xml:space="preserve"> for the purpose of determining </w:t>
            </w:r>
            <w:r>
              <w:t xml:space="preserve">the NZP CSI-RS resource active duration, </w:t>
            </w:r>
            <w:r>
              <w:rPr>
                <w:color w:val="000000"/>
              </w:rPr>
              <w:t xml:space="preserve">the PDCCH candidate that ends later in time among the two linked PDCCH candidates is used. </w:t>
            </w:r>
            <w:r>
              <w:t xml:space="preserve">For semi-persistent CSI-RS, starting from the end of when the activation command is applied, and ending at the end of when the deactivation command is applied. For periodic CSI-RS, starting when the periodic CSI-RS is configured by higher layer signalling, and ending when the periodic CSI-RS configuration is released. </w:t>
            </w:r>
          </w:p>
          <w:p w14:paraId="6DD56826" w14:textId="77777777" w:rsidR="00D90A40" w:rsidRDefault="00D90A40" w:rsidP="00233CF5">
            <w:pPr>
              <w:jc w:val="both"/>
              <w:rPr>
                <w:iCs/>
                <w:color w:val="FF0000"/>
              </w:rPr>
            </w:pPr>
            <w:r>
              <w:rPr>
                <w:color w:val="FF0000"/>
              </w:rPr>
              <w:t>&lt;&lt; Unchanged parts are omitted</w:t>
            </w:r>
            <w:r>
              <w:rPr>
                <w:iCs/>
                <w:color w:val="FF0000"/>
              </w:rPr>
              <w:t xml:space="preserve"> &gt;&gt;</w:t>
            </w:r>
          </w:p>
          <w:p w14:paraId="2F097D28" w14:textId="77777777" w:rsidR="00D90A40" w:rsidRDefault="00D90A40" w:rsidP="00233CF5">
            <w:pPr>
              <w:spacing w:after="160" w:line="254" w:lineRule="auto"/>
              <w:jc w:val="both"/>
            </w:pPr>
            <w:r>
              <w:t xml:space="preserve">For aperiodic CSI-RS, when the corresponding aperiodic </w:t>
            </w:r>
            <w:r>
              <w:rPr>
                <w:iCs/>
                <w:color w:val="000000"/>
              </w:rPr>
              <w:t>CSI Reporting Setting</w:t>
            </w:r>
            <w:r>
              <w:rPr>
                <w:color w:val="000000"/>
              </w:rPr>
              <w:t xml:space="preserve"> is</w:t>
            </w:r>
            <w:r>
              <w:rPr>
                <w:color w:val="000000" w:themeColor="text1"/>
              </w:rPr>
              <w:t xml:space="preserve"> </w:t>
            </w:r>
            <w:r>
              <w:rPr>
                <w:color w:val="000000" w:themeColor="text1"/>
                <w:lang w:val="en-US"/>
              </w:rPr>
              <w:t xml:space="preserve">configured </w:t>
            </w:r>
            <w:r w:rsidRPr="00EC6A5A">
              <w:rPr>
                <w:color w:val="000000" w:themeColor="text1"/>
                <w:lang w:val="en-US"/>
              </w:rPr>
              <w:t>with</w:t>
            </w:r>
            <w:r w:rsidRPr="00C4583F">
              <w:rPr>
                <w:rFonts w:hint="eastAsia"/>
                <w:color w:val="FF0000"/>
                <w:lang w:val="en-US" w:eastAsia="zh-CN"/>
              </w:rPr>
              <w:t xml:space="preserve">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color w:val="FF0000"/>
              </w:rPr>
              <w:t xml:space="preserve"> </w:t>
            </w:r>
            <w:r>
              <w:t xml:space="preserve">and is linked to another aperiodic </w:t>
            </w:r>
            <w:r>
              <w:rPr>
                <w:iCs/>
                <w:color w:val="000000"/>
              </w:rPr>
              <w:t>CSI Reporting Setting</w:t>
            </w:r>
            <w:r>
              <w:rPr>
                <w:rFonts w:eastAsia="MS Mincho"/>
                <w:color w:val="000000"/>
              </w:rPr>
              <w:t xml:space="preserve"> with </w:t>
            </w:r>
            <w:r>
              <w:rPr>
                <w:rFonts w:eastAsia="MS Mincho"/>
                <w:i/>
                <w:color w:val="000000"/>
              </w:rPr>
              <w:t>reportQuantity-r19</w:t>
            </w:r>
            <w:r>
              <w:rPr>
                <w:rFonts w:eastAsia="MS Mincho"/>
                <w:color w:val="000000"/>
              </w:rPr>
              <w:t xml:space="preserve"> </w:t>
            </w:r>
            <w:r>
              <w:rPr>
                <w:iCs/>
                <w:color w:val="000000"/>
                <w:lang w:val="en-US"/>
              </w:rPr>
              <w:t xml:space="preserve">set to </w:t>
            </w:r>
            <w:r>
              <w:t xml:space="preserve">‘csi-pai-r19’, NZP CSI-RS resource is active in a duration starting from the end of the PDCCH containing the request for the report of the corresponding </w:t>
            </w:r>
            <w:r>
              <w:rPr>
                <w:iCs/>
                <w:color w:val="000000"/>
              </w:rPr>
              <w:t>CSI Reporting Setting</w:t>
            </w:r>
            <w:r>
              <w:t xml:space="preserve"> and ending at the end of the scheduled PUSCH containing the report associated with the report of the linked CSI Reporting Setting.</w:t>
            </w:r>
          </w:p>
          <w:p w14:paraId="1A132B0B" w14:textId="77777777" w:rsidR="00D90A40" w:rsidRDefault="00D90A40" w:rsidP="00233CF5">
            <w:pPr>
              <w:spacing w:after="160" w:line="254" w:lineRule="auto"/>
              <w:jc w:val="both"/>
              <w:rPr>
                <w:iCs/>
                <w:color w:val="FF0000"/>
              </w:rPr>
            </w:pPr>
          </w:p>
          <w:p w14:paraId="6C6711B8" w14:textId="77777777" w:rsidR="00D90A40" w:rsidRDefault="00D90A40" w:rsidP="00A4246F">
            <w:pPr>
              <w:rPr>
                <w:lang w:val="en-US" w:eastAsia="zh-CN"/>
              </w:rPr>
            </w:pPr>
            <w:bookmarkStart w:id="279" w:name="_Toc211860295"/>
            <w:bookmarkStart w:id="280" w:name="_Toc211860586"/>
            <w:bookmarkStart w:id="281" w:name="_Toc211860810"/>
            <w:r w:rsidRPr="002F5A82">
              <w:rPr>
                <w:lang w:val="en-US" w:eastAsia="zh-CN"/>
              </w:rPr>
              <w:t>5.</w:t>
            </w:r>
            <w:r w:rsidRPr="002F5A82">
              <w:rPr>
                <w:rFonts w:eastAsia="SimSun"/>
                <w:lang w:val="en-US" w:eastAsia="zh-CN"/>
              </w:rPr>
              <w:t>4</w:t>
            </w:r>
            <w:r>
              <w:rPr>
                <w:rFonts w:hint="eastAsia"/>
                <w:lang w:val="en-US" w:eastAsia="zh-CN"/>
              </w:rPr>
              <w:t xml:space="preserve"> </w:t>
            </w:r>
            <w:r w:rsidRPr="002F5A82">
              <w:rPr>
                <w:lang w:val="en-US" w:eastAsia="zh-CN"/>
              </w:rPr>
              <w:tab/>
              <w:t>UE CSI computation time</w:t>
            </w:r>
            <w:bookmarkEnd w:id="279"/>
            <w:bookmarkEnd w:id="280"/>
            <w:bookmarkEnd w:id="281"/>
            <w:r w:rsidRPr="002F5A82">
              <w:rPr>
                <w:lang w:val="en-US" w:eastAsia="zh-CN"/>
              </w:rPr>
              <w:t xml:space="preserve"> </w:t>
            </w:r>
          </w:p>
          <w:p w14:paraId="491FC00C" w14:textId="77777777" w:rsidR="00D90A40" w:rsidRDefault="00D90A40" w:rsidP="00233CF5">
            <w:pPr>
              <w:jc w:val="both"/>
              <w:rPr>
                <w:iCs/>
                <w:color w:val="FF0000"/>
              </w:rPr>
            </w:pPr>
            <w:r>
              <w:rPr>
                <w:color w:val="FF0000"/>
              </w:rPr>
              <w:t>&lt;&lt; Unchanged parts are omitted</w:t>
            </w:r>
            <w:r>
              <w:rPr>
                <w:iCs/>
                <w:color w:val="FF0000"/>
              </w:rPr>
              <w:t xml:space="preserve"> &gt;&gt;</w:t>
            </w:r>
          </w:p>
          <w:p w14:paraId="62175E1B" w14:textId="77777777" w:rsidR="00D90A40" w:rsidRPr="00C4583F" w:rsidRDefault="00D90A40" w:rsidP="00233CF5">
            <w:pPr>
              <w:ind w:left="568" w:hanging="284"/>
              <w:jc w:val="both"/>
              <w:rPr>
                <w:rFonts w:eastAsia="MS Mincho"/>
                <w:color w:val="000000"/>
                <w:lang w:val="x-none"/>
              </w:rPr>
            </w:pP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+14</m:t>
              </m:r>
              <m:d>
                <m:dPr>
                  <m:ctrlPr>
                    <w:rPr>
                      <w:rFonts w:ascii="Cambria Math" w:eastAsia="SimSun" w:hAnsi="Cambria Math"/>
                      <w:i/>
                      <w:lang w:val="x-none"/>
                    </w:rPr>
                  </m:ctrlPr>
                </m:dPr>
                <m:e>
                  <m:r>
                    <w:rPr>
                      <w:rFonts w:ascii="Cambria Math" w:eastAsia="SimSun" w:hAnsi="Cambria Math"/>
                      <w:lang w:val="x-none"/>
                    </w:rPr>
                    <m:t>K-1</m:t>
                  </m:r>
                </m:e>
              </m:d>
              <m:r>
                <w:rPr>
                  <w:rFonts w:ascii="Cambria Math" w:eastAsia="SimSun" w:hAnsi="Cambria Math"/>
                  <w:lang w:val="x-none"/>
                </w:rPr>
                <m:t>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with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m:t>
              </m:r>
            </m:oMath>
            <w:r w:rsidRPr="00C4583F">
              <w:rPr>
                <w:rFonts w:eastAsia="SimSun"/>
                <w:lang w:val="x-none"/>
              </w:rPr>
              <w:t xml:space="preserve"> of table 5.4-2, </w:t>
            </w:r>
            <w:r w:rsidRPr="00C4583F">
              <w:rPr>
                <w:rFonts w:eastAsia="SimSun"/>
                <w:lang w:val="en-AU"/>
              </w:rPr>
              <w:t xml:space="preserve">if the CSI report is configured with </w:t>
            </w:r>
            <m:oMath>
              <m:sSub>
                <m:sSubPr>
                  <m:ctrlPr>
                    <w:rPr>
                      <w:rFonts w:ascii="Cambria Math" w:eastAsia="SimSun" w:hAnsi="Cambria Math"/>
                      <w:i/>
                      <w:lang w:val="en-AU"/>
                    </w:rPr>
                  </m:ctrlPr>
                </m:sSubPr>
                <m:e>
                  <m:r>
                    <w:rPr>
                      <w:rFonts w:ascii="Cambria Math" w:eastAsia="SimSun" w:hAnsi="Cambria Math"/>
                      <w:lang w:val="en-AU"/>
                    </w:rPr>
                    <m:t>N</m:t>
                  </m:r>
                </m:e>
                <m:sub>
                  <m:r>
                    <w:rPr>
                      <w:rFonts w:ascii="Cambria Math" w:eastAsia="SimSun" w:hAnsi="Cambria Math"/>
                      <w:lang w:val="en-AU"/>
                    </w:rPr>
                    <m:t>4</m:t>
                  </m:r>
                </m:sub>
              </m:sSub>
              <m:r>
                <w:rPr>
                  <w:rFonts w:ascii="Cambria Math" w:eastAsia="SimSun" w:hAnsi="Cambria Math"/>
                  <w:lang w:val="en-AU"/>
                </w:rPr>
                <m:t>=1</m:t>
              </m:r>
            </m:oMath>
            <w:r w:rsidRPr="00C4583F">
              <w:rPr>
                <w:rFonts w:eastAsia="SimSun"/>
                <w:lang w:val="en-AU"/>
              </w:rPr>
              <w:t xml:space="preserve">, </w:t>
            </w:r>
            <w:r w:rsidRPr="00C4583F">
              <w:rPr>
                <w:rFonts w:eastAsia="SimSun"/>
                <w:i/>
                <w:iCs/>
                <w:color w:val="000000"/>
                <w:lang w:val="x-none" w:eastAsia="zh-CN"/>
              </w:rPr>
              <w:t>codebookType</w:t>
            </w:r>
            <w:r w:rsidRPr="00C4583F">
              <w:rPr>
                <w:rFonts w:eastAsia="SimSun"/>
                <w:color w:val="000000"/>
                <w:lang w:val="x-none" w:eastAsia="zh-CN"/>
              </w:rPr>
              <w:t xml:space="preserve"> is set to </w:t>
            </w:r>
            <w:r>
              <w:rPr>
                <w:rFonts w:eastAsia="MS Mincho"/>
                <w:color w:val="000000"/>
                <w:lang w:val="x-none"/>
              </w:rPr>
              <w:t>‘</w:t>
            </w:r>
            <w:r w:rsidRPr="00C4583F">
              <w:rPr>
                <w:rFonts w:eastAsia="MS Mincho"/>
                <w:color w:val="000000"/>
                <w:lang w:val="x-none"/>
              </w:rPr>
              <w:t>typeII-Doppler-r18</w:t>
            </w:r>
            <w:r>
              <w:rPr>
                <w:rFonts w:eastAsia="MS Mincho"/>
                <w:color w:val="000000"/>
                <w:lang w:val="x-none"/>
              </w:rPr>
              <w:t>’</w:t>
            </w:r>
            <w:r w:rsidRPr="00C4583F">
              <w:rPr>
                <w:rFonts w:eastAsia="MS Mincho"/>
                <w:color w:val="000000"/>
                <w:lang w:val="x-none"/>
              </w:rPr>
              <w:t xml:space="preserve"> or </w:t>
            </w:r>
            <w:r>
              <w:rPr>
                <w:rFonts w:eastAsia="MS Mincho"/>
                <w:color w:val="000000"/>
                <w:lang w:val="x-none"/>
              </w:rPr>
              <w:t>‘</w:t>
            </w:r>
            <w:r w:rsidRPr="00C4583F">
              <w:rPr>
                <w:rFonts w:eastAsia="MS Mincho"/>
                <w:color w:val="000000"/>
                <w:lang w:val="x-none"/>
              </w:rPr>
              <w:t>typeII-Doppler-PortSelection-r18</w:t>
            </w:r>
            <w:r>
              <w:rPr>
                <w:rFonts w:eastAsia="MS Mincho"/>
                <w:color w:val="000000"/>
                <w:lang w:val="x-none"/>
              </w:rPr>
              <w:t>’</w:t>
            </w:r>
            <w:r w:rsidRPr="00C4583F">
              <w:rPr>
                <w:rFonts w:eastAsia="MS Mincho"/>
                <w:color w:val="000000"/>
                <w:lang w:val="x-none"/>
              </w:rPr>
              <w:t xml:space="preserve"> and the corresponding </w:t>
            </w:r>
            <w:r w:rsidRPr="00C4583F">
              <w:rPr>
                <w:rFonts w:eastAsia="MS Mincho"/>
                <w:i/>
                <w:iCs/>
                <w:color w:val="000000"/>
                <w:lang w:val="x-none"/>
              </w:rPr>
              <w:t>NZP-CSI-RS-ResourceSet</w:t>
            </w:r>
            <w:r w:rsidRPr="00C4583F">
              <w:rPr>
                <w:rFonts w:eastAsia="MS Mincho"/>
                <w:color w:val="000000"/>
                <w:lang w:val="x-none"/>
              </w:rPr>
              <w:t xml:space="preserve"> for channel measurement is aperiodic with </w:t>
            </w:r>
            <m:oMath>
              <m:r>
                <w:rPr>
                  <w:rFonts w:ascii="Cambria Math" w:eastAsia="MS Mincho" w:hAnsi="Cambria Math"/>
                  <w:color w:val="000000"/>
                  <w:lang w:val="x-none"/>
                </w:rPr>
                <m:t>K</m:t>
              </m:r>
            </m:oMath>
            <w:r w:rsidRPr="00C4583F">
              <w:rPr>
                <w:rFonts w:eastAsia="MS Mincho"/>
                <w:color w:val="000000"/>
                <w:lang w:val="x-none"/>
              </w:rPr>
              <w:t xml:space="preserve"> CSI-RS resources, and </w:t>
            </w:r>
            <m:oMath>
              <m:r>
                <w:rPr>
                  <w:rFonts w:ascii="Cambria Math" w:eastAsia="SimSun" w:hAnsi="Cambria Math"/>
                </w:rPr>
                <m:t>t</m:t>
              </m:r>
            </m:oMath>
            <w:r w:rsidRPr="00C4583F">
              <w:rPr>
                <w:rFonts w:eastAsia="SimSun"/>
                <w:lang w:val="x-none"/>
              </w:rPr>
              <w:t xml:space="preserve"> is according to UE reported capability </w:t>
            </w:r>
            <w:r w:rsidRPr="00C4583F">
              <w:rPr>
                <w:rFonts w:eastAsia="SimSun"/>
              </w:rPr>
              <w:t xml:space="preserve">as defined in [13, TS 38.306] </w:t>
            </w:r>
            <w:r w:rsidRPr="00C4583F">
              <w:rPr>
                <w:rFonts w:eastAsia="MS Mincho"/>
                <w:color w:val="000000"/>
                <w:lang w:val="x-none"/>
              </w:rPr>
              <w:t xml:space="preserve">when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rFonts w:eastAsia="SimSun"/>
                <w:i/>
                <w:iCs/>
                <w:lang w:val="x-none"/>
              </w:rPr>
              <w:t xml:space="preserve"> </w:t>
            </w:r>
            <w:r w:rsidRPr="00C4583F">
              <w:rPr>
                <w:rFonts w:eastAsia="SimSun"/>
                <w:lang w:val="x-none"/>
              </w:rPr>
              <w:t xml:space="preserve">is configured in </w:t>
            </w:r>
            <w:r w:rsidRPr="00C4583F">
              <w:rPr>
                <w:rFonts w:eastAsia="SimSun"/>
                <w:i/>
                <w:iCs/>
                <w:lang w:val="x-none"/>
              </w:rPr>
              <w:t>CSI-ReportConfig</w:t>
            </w:r>
            <w:r w:rsidRPr="00C4583F">
              <w:rPr>
                <w:rFonts w:eastAsia="SimSun"/>
                <w:lang w:val="x-none"/>
              </w:rPr>
              <w:t>,</w:t>
            </w:r>
            <w:r w:rsidRPr="00C4583F">
              <w:rPr>
                <w:rFonts w:eastAsia="SimSun"/>
              </w:rPr>
              <w:t xml:space="preserve"> otherwise </w:t>
            </w:r>
            <m:oMath>
              <m:r>
                <w:rPr>
                  <w:rFonts w:ascii="Cambria Math" w:eastAsia="SimSun" w:hAnsi="Cambria Math"/>
                  <w:lang w:val="en-AU"/>
                </w:rPr>
                <m:t xml:space="preserve"> </m:t>
              </m:r>
              <m:r>
                <w:rPr>
                  <w:rFonts w:ascii="Cambria Math" w:eastAsia="SimSun" w:hAnsi="Cambria Math"/>
                </w:rPr>
                <m:t>t=0</m:t>
              </m:r>
            </m:oMath>
            <w:r w:rsidRPr="00C4583F">
              <w:rPr>
                <w:rFonts w:eastAsia="MS Mincho"/>
                <w:color w:val="000000"/>
                <w:lang w:val="x-none"/>
              </w:rPr>
              <w:t>, or</w:t>
            </w:r>
          </w:p>
          <w:p w14:paraId="3582122B" w14:textId="77777777" w:rsidR="00D90A40" w:rsidRPr="00C4583F" w:rsidRDefault="00D90A40" w:rsidP="00233CF5">
            <w:pPr>
              <w:ind w:left="568" w:hanging="284"/>
              <w:jc w:val="both"/>
              <w:rPr>
                <w:rFonts w:eastAsia="MS Mincho"/>
                <w:color w:val="000000"/>
                <w:lang w:val="x-none"/>
              </w:rPr>
            </w:pPr>
            <w:r w:rsidRPr="00C4583F">
              <w:rPr>
                <w:rFonts w:eastAsia="SimSun"/>
                <w:lang w:val="x-none"/>
              </w:rPr>
              <w:t>-</w:t>
            </w:r>
            <w:r w:rsidRPr="00C4583F">
              <w:rPr>
                <w:rFonts w:eastAsia="SimSun"/>
                <w:lang w:val="x-none"/>
              </w:rPr>
              <w:tab/>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+w+t,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with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m:t>
              </m:r>
            </m:oMath>
            <w:r w:rsidRPr="00C4583F">
              <w:rPr>
                <w:rFonts w:eastAsia="SimSun"/>
                <w:lang w:val="x-none"/>
              </w:rPr>
              <w:t xml:space="preserve"> of table 5.4-2, </w:t>
            </w:r>
            <w:r w:rsidRPr="00C4583F">
              <w:rPr>
                <w:rFonts w:eastAsia="SimSun"/>
                <w:lang w:val="en-US"/>
              </w:rPr>
              <w:t xml:space="preserve">where </w:t>
            </w:r>
            <m:oMath>
              <m:r>
                <w:rPr>
                  <w:rFonts w:ascii="Cambria Math" w:eastAsia="SimSun" w:hAnsi="Cambria Math"/>
                  <w:lang w:val="x-none"/>
                </w:rPr>
                <m:t>w</m:t>
              </m:r>
              <m:r>
                <w:rPr>
                  <w:rFonts w:ascii="Cambria Math" w:eastAsia="SimSun" w:hAnsi="Cambria Math"/>
                  <w:lang w:val="en-US"/>
                </w:rPr>
                <m:t>=56⋅(</m:t>
              </m:r>
              <m:sSub>
                <m:sSubPr>
                  <m:ctrlPr>
                    <w:rPr>
                      <w:rFonts w:ascii="Cambria Math" w:eastAsia="SimSun" w:hAnsi="Cambria Math"/>
                      <w:i/>
                      <w:lang w:val="en-US"/>
                    </w:rPr>
                  </m:ctrlPr>
                </m:sSubPr>
                <m:e>
                  <m:r>
                    <w:rPr>
                      <w:rFonts w:ascii="Cambria Math" w:eastAsia="SimSun" w:hAnsi="Cambria Math"/>
                      <w:lang w:val="en-US"/>
                    </w:rPr>
                    <m:t>K</m:t>
                  </m:r>
                </m:e>
                <m:sub>
                  <m:r>
                    <w:rPr>
                      <w:rFonts w:ascii="Cambria Math" w:eastAsia="SimSun" w:hAnsi="Cambria Math"/>
                      <w:vertAlign w:val="subscript"/>
                      <w:lang w:val="en-US"/>
                    </w:rPr>
                    <m:t>P</m:t>
                  </m:r>
                </m:sub>
              </m:sSub>
              <m:r>
                <w:rPr>
                  <w:rFonts w:ascii="Cambria Math" w:eastAsia="SimSun" w:hAnsi="Cambria Math"/>
                  <w:lang w:val="en-US"/>
                </w:rPr>
                <m:t xml:space="preserve"> -1)</m:t>
              </m:r>
            </m:oMath>
            <w:r w:rsidRPr="00C4583F">
              <w:rPr>
                <w:rFonts w:eastAsia="SimSun"/>
                <w:lang w:val="en-US"/>
              </w:rPr>
              <w:t xml:space="preserve"> or </w:t>
            </w:r>
            <m:oMath>
              <m:r>
                <w:rPr>
                  <w:rFonts w:ascii="Cambria Math" w:eastAsia="SimSun" w:hAnsi="Cambria Math"/>
                  <w:lang w:val="en-US"/>
                </w:rPr>
                <m:t>56⋅</m:t>
              </m:r>
              <m:sSub>
                <m:sSubPr>
                  <m:ctrlPr>
                    <w:rPr>
                      <w:rFonts w:ascii="Cambria Math" w:eastAsia="SimSun" w:hAnsi="Cambria Math"/>
                      <w:i/>
                      <w:lang w:val="en-US"/>
                    </w:rPr>
                  </m:ctrlPr>
                </m:sSubPr>
                <m:e>
                  <m:r>
                    <w:rPr>
                      <w:rFonts w:ascii="Cambria Math" w:eastAsia="SimSun" w:hAnsi="Cambria Math"/>
                      <w:lang w:val="en-US"/>
                    </w:rPr>
                    <m:t>K</m:t>
                  </m:r>
                </m:e>
                <m:sub>
                  <m:r>
                    <w:rPr>
                      <w:rFonts w:ascii="Cambria Math" w:eastAsia="SimSun" w:hAnsi="Cambria Math"/>
                      <w:vertAlign w:val="subscript"/>
                      <w:lang w:val="en-US"/>
                    </w:rPr>
                    <m:t>P</m:t>
                  </m:r>
                </m:sub>
              </m:sSub>
            </m:oMath>
            <w:r w:rsidRPr="00C4583F">
              <w:rPr>
                <w:rFonts w:eastAsia="SimSun"/>
                <w:lang w:val="en-US"/>
              </w:rPr>
              <w:t xml:space="preserve"> symbols, according to the reported UE capability, where the value of </w:t>
            </w:r>
            <m:oMath>
              <m:sSub>
                <m:sSubPr>
                  <m:ctrlPr>
                    <w:rPr>
                      <w:rFonts w:ascii="Cambria Math" w:eastAsia="SimSun" w:hAnsi="Cambria Math" w:cs="Cambria Math"/>
                      <w:i/>
                      <w:lang w:val="en-US"/>
                    </w:rPr>
                  </m:ctrlPr>
                </m:sSubPr>
                <m:e>
                  <m:r>
                    <w:rPr>
                      <w:rFonts w:ascii="Cambria Math" w:eastAsia="SimSun" w:hAnsi="Cambria Math" w:cs="Cambria Math"/>
                      <w:lang w:val="en-US"/>
                    </w:rPr>
                    <m:t>K</m:t>
                  </m:r>
                </m:e>
                <m:sub>
                  <m:r>
                    <w:rPr>
                      <w:rFonts w:ascii="Cambria Math" w:eastAsia="SimSun" w:hAnsi="Cambria Math" w:cs="Cambria Math"/>
                      <w:vertAlign w:val="subscript"/>
                      <w:lang w:val="en-US"/>
                    </w:rPr>
                    <m:t>P</m:t>
                  </m:r>
                </m:sub>
              </m:sSub>
            </m:oMath>
            <w:r w:rsidRPr="00C4583F">
              <w:rPr>
                <w:rFonts w:ascii="Cambria Math" w:eastAsia="SimSun" w:hAnsi="Cambria Math" w:cs="Cambria Math"/>
                <w:vertAlign w:val="subscript"/>
                <w:lang w:val="en-US"/>
              </w:rPr>
              <w:t xml:space="preserve"> </w:t>
            </w:r>
            <w:r w:rsidRPr="00C4583F">
              <w:rPr>
                <w:rFonts w:ascii="Cambria Math" w:eastAsia="SimSun" w:hAnsi="Cambria Math" w:cs="Cambria Math"/>
                <w:lang w:val="en-US"/>
              </w:rPr>
              <w:t>∈</w:t>
            </w:r>
            <w:r w:rsidRPr="00C4583F">
              <w:rPr>
                <w:rFonts w:eastAsia="SimSun"/>
                <w:lang w:val="en-US"/>
              </w:rPr>
              <w:t>{1,2,4} is indicated by UE capability</w:t>
            </w:r>
            <w:r w:rsidRPr="00C4583F">
              <w:rPr>
                <w:rFonts w:eastAsia="SimSun" w:hint="eastAsia"/>
                <w:lang w:val="en-US"/>
              </w:rPr>
              <w:t>,</w:t>
            </w:r>
            <w:r w:rsidRPr="00C4583F">
              <w:rPr>
                <w:rFonts w:eastAsia="SimSun"/>
                <w:lang w:val="en-US"/>
              </w:rPr>
              <w:t xml:space="preserve"> </w:t>
            </w:r>
            <w:r w:rsidRPr="00C4583F">
              <w:rPr>
                <w:rFonts w:eastAsia="SimSun"/>
                <w:lang w:val="en-AU"/>
              </w:rPr>
              <w:t xml:space="preserve">if the CSI report is configured with </w:t>
            </w:r>
            <m:oMath>
              <m:sSub>
                <m:sSubPr>
                  <m:ctrlPr>
                    <w:rPr>
                      <w:rFonts w:ascii="Cambria Math" w:eastAsia="SimSun" w:hAnsi="Cambria Math"/>
                      <w:i/>
                      <w:lang w:val="en-AU"/>
                    </w:rPr>
                  </m:ctrlPr>
                </m:sSubPr>
                <m:e>
                  <m:r>
                    <w:rPr>
                      <w:rFonts w:ascii="Cambria Math" w:eastAsia="SimSun" w:hAnsi="Cambria Math"/>
                      <w:lang w:val="en-AU"/>
                    </w:rPr>
                    <m:t>N</m:t>
                  </m:r>
                </m:e>
                <m:sub>
                  <m:r>
                    <w:rPr>
                      <w:rFonts w:ascii="Cambria Math" w:eastAsia="SimSun" w:hAnsi="Cambria Math"/>
                      <w:lang w:val="en-AU"/>
                    </w:rPr>
                    <m:t>4</m:t>
                  </m:r>
                </m:sub>
              </m:sSub>
              <m:r>
                <w:rPr>
                  <w:rFonts w:ascii="Cambria Math" w:eastAsia="SimSun" w:hAnsi="Cambria Math"/>
                  <w:lang w:val="en-AU"/>
                </w:rPr>
                <m:t>=1</m:t>
              </m:r>
            </m:oMath>
            <w:r w:rsidRPr="00C4583F">
              <w:rPr>
                <w:rFonts w:eastAsia="SimSun"/>
                <w:lang w:val="en-AU"/>
              </w:rPr>
              <w:t xml:space="preserve">, </w:t>
            </w:r>
            <w:r w:rsidRPr="00C4583F">
              <w:rPr>
                <w:rFonts w:eastAsia="SimSun"/>
                <w:i/>
                <w:iCs/>
                <w:color w:val="000000"/>
                <w:lang w:val="x-none" w:eastAsia="zh-CN"/>
              </w:rPr>
              <w:t>codebookType</w:t>
            </w:r>
            <w:r w:rsidRPr="00C4583F">
              <w:rPr>
                <w:rFonts w:eastAsia="SimSun"/>
                <w:color w:val="000000"/>
                <w:lang w:val="x-none" w:eastAsia="zh-CN"/>
              </w:rPr>
              <w:t xml:space="preserve"> is set to </w:t>
            </w:r>
            <w:r>
              <w:rPr>
                <w:rFonts w:eastAsia="MS Mincho"/>
                <w:color w:val="000000"/>
                <w:lang w:val="x-none"/>
              </w:rPr>
              <w:t>‘</w:t>
            </w:r>
            <w:r w:rsidRPr="00C4583F">
              <w:rPr>
                <w:rFonts w:eastAsia="MS Mincho"/>
                <w:color w:val="000000"/>
                <w:lang w:val="x-none"/>
              </w:rPr>
              <w:t>typeII-Doppler-r18</w:t>
            </w:r>
            <w:r>
              <w:rPr>
                <w:rFonts w:eastAsia="MS Mincho"/>
                <w:color w:val="000000"/>
                <w:lang w:val="x-none"/>
              </w:rPr>
              <w:t>’</w:t>
            </w:r>
            <w:r w:rsidRPr="00C4583F">
              <w:rPr>
                <w:rFonts w:eastAsia="MS Mincho"/>
                <w:color w:val="000000"/>
                <w:lang w:val="x-none"/>
              </w:rPr>
              <w:t xml:space="preserve"> or </w:t>
            </w:r>
            <w:r>
              <w:rPr>
                <w:rFonts w:eastAsia="MS Mincho"/>
                <w:color w:val="000000"/>
                <w:lang w:val="x-none"/>
              </w:rPr>
              <w:t>‘</w:t>
            </w:r>
            <w:r w:rsidRPr="00C4583F">
              <w:rPr>
                <w:rFonts w:eastAsia="MS Mincho"/>
                <w:color w:val="000000"/>
                <w:lang w:val="x-none"/>
              </w:rPr>
              <w:t>typeII-Doppler-PortSelection-r18</w:t>
            </w:r>
            <w:r>
              <w:rPr>
                <w:rFonts w:eastAsia="MS Mincho"/>
                <w:color w:val="000000"/>
                <w:lang w:val="x-none"/>
              </w:rPr>
              <w:t>’</w:t>
            </w:r>
            <w:r w:rsidRPr="00C4583F">
              <w:rPr>
                <w:rFonts w:eastAsia="MS Mincho"/>
                <w:color w:val="000000"/>
                <w:lang w:val="x-none"/>
              </w:rPr>
              <w:t xml:space="preserve"> and the corresponding </w:t>
            </w:r>
            <w:r w:rsidRPr="00C4583F">
              <w:rPr>
                <w:rFonts w:eastAsia="MS Mincho"/>
                <w:i/>
                <w:iCs/>
                <w:color w:val="000000"/>
                <w:lang w:val="x-none"/>
              </w:rPr>
              <w:t>NZP-CSI-RS-ResourceSet</w:t>
            </w:r>
            <w:r w:rsidRPr="00C4583F">
              <w:rPr>
                <w:rFonts w:eastAsia="MS Mincho"/>
                <w:color w:val="000000"/>
                <w:lang w:val="x-none"/>
              </w:rPr>
              <w:t xml:space="preserve"> for channel measurement is periodic or semi-persistent with a single CSI-RS resource, and </w:t>
            </w:r>
            <m:oMath>
              <m:r>
                <w:rPr>
                  <w:rFonts w:ascii="Cambria Math" w:eastAsia="SimSun" w:hAnsi="Cambria Math"/>
                </w:rPr>
                <m:t>t</m:t>
              </m:r>
            </m:oMath>
            <w:r w:rsidRPr="00C4583F">
              <w:rPr>
                <w:rFonts w:eastAsia="SimSun"/>
                <w:lang w:val="x-none"/>
              </w:rPr>
              <w:t xml:space="preserve"> is according to UE reported capability </w:t>
            </w:r>
            <w:r w:rsidRPr="00C4583F">
              <w:rPr>
                <w:rFonts w:eastAsia="SimSun"/>
              </w:rPr>
              <w:t xml:space="preserve">as defined in [13, TS 38.306] </w:t>
            </w:r>
            <w:r w:rsidRPr="00C4583F">
              <w:rPr>
                <w:rFonts w:eastAsia="MS Mincho"/>
                <w:color w:val="000000"/>
                <w:lang w:val="x-none"/>
              </w:rPr>
              <w:t>when</w:t>
            </w:r>
            <w:r w:rsidRPr="008C304C">
              <w:rPr>
                <w:color w:val="FF0000"/>
              </w:rPr>
              <w:t xml:space="preserve"> 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color w:val="FF0000"/>
              </w:rPr>
              <w:t xml:space="preserve"> </w:t>
            </w:r>
            <w:r w:rsidRPr="00C4583F">
              <w:rPr>
                <w:rFonts w:eastAsia="SimSun"/>
                <w:i/>
                <w:iCs/>
                <w:lang w:val="x-none"/>
              </w:rPr>
              <w:t xml:space="preserve"> </w:t>
            </w:r>
            <w:r w:rsidRPr="00C4583F">
              <w:rPr>
                <w:rFonts w:eastAsia="SimSun"/>
                <w:lang w:val="x-none"/>
              </w:rPr>
              <w:t xml:space="preserve">is configured in </w:t>
            </w:r>
            <w:r w:rsidRPr="00C4583F">
              <w:rPr>
                <w:rFonts w:eastAsia="SimSun"/>
                <w:i/>
                <w:iCs/>
                <w:lang w:val="x-none"/>
              </w:rPr>
              <w:t>CSI-ReportConfig</w:t>
            </w:r>
            <w:r w:rsidRPr="00C4583F">
              <w:rPr>
                <w:rFonts w:eastAsia="SimSun"/>
                <w:lang w:val="x-none"/>
              </w:rPr>
              <w:t>,</w:t>
            </w:r>
            <w:r w:rsidRPr="00C4583F">
              <w:rPr>
                <w:rFonts w:eastAsia="SimSun"/>
              </w:rPr>
              <w:t xml:space="preserve"> otherwise </w:t>
            </w:r>
            <m:oMath>
              <m:r>
                <w:rPr>
                  <w:rFonts w:ascii="Cambria Math" w:eastAsia="SimSun" w:hAnsi="Cambria Math"/>
                  <w:lang w:val="en-AU"/>
                </w:rPr>
                <m:t xml:space="preserve"> </m:t>
              </m:r>
              <m:r>
                <w:rPr>
                  <w:rFonts w:ascii="Cambria Math" w:eastAsia="SimSun" w:hAnsi="Cambria Math"/>
                </w:rPr>
                <m:t>t=0</m:t>
              </m:r>
            </m:oMath>
            <w:r w:rsidRPr="00C4583F">
              <w:rPr>
                <w:rFonts w:eastAsia="MS Mincho"/>
                <w:color w:val="000000"/>
                <w:lang w:val="x-none"/>
              </w:rPr>
              <w:t>,</w:t>
            </w:r>
            <w:r w:rsidRPr="00C4583F">
              <w:rPr>
                <w:rFonts w:eastAsia="SimSun"/>
              </w:rPr>
              <w:t xml:space="preserve"> </w:t>
            </w:r>
            <w:r w:rsidRPr="00C4583F">
              <w:rPr>
                <w:rFonts w:eastAsia="MS Mincho"/>
                <w:color w:val="000000"/>
                <w:lang w:val="x-none"/>
              </w:rPr>
              <w:t>or</w:t>
            </w:r>
          </w:p>
          <w:p w14:paraId="59FFC5B9" w14:textId="77777777" w:rsidR="00D90A40" w:rsidRPr="00C4583F" w:rsidRDefault="00D90A40" w:rsidP="00233CF5">
            <w:pPr>
              <w:ind w:left="568" w:hanging="284"/>
              <w:jc w:val="both"/>
              <w:rPr>
                <w:rFonts w:eastAsia="MS Mincho"/>
                <w:color w:val="000000"/>
                <w:lang w:val="x-none"/>
              </w:rPr>
            </w:pPr>
            <w:r w:rsidRPr="00C4583F">
              <w:rPr>
                <w:rFonts w:eastAsia="SimSun"/>
                <w:lang w:val="x-none"/>
              </w:rPr>
              <w:t>-</w:t>
            </w:r>
            <w:r w:rsidRPr="00C4583F">
              <w:rPr>
                <w:rFonts w:eastAsia="SimSun"/>
                <w:lang w:val="x-none"/>
              </w:rPr>
              <w:tab/>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+14</m:t>
              </m:r>
              <m:d>
                <m:dPr>
                  <m:ctrlPr>
                    <w:rPr>
                      <w:rFonts w:ascii="Cambria Math" w:eastAsia="SimSun" w:hAnsi="Cambria Math"/>
                      <w:i/>
                      <w:lang w:val="x-none"/>
                    </w:rPr>
                  </m:ctrlPr>
                </m:dPr>
                <m:e>
                  <m:r>
                    <w:rPr>
                      <w:rFonts w:ascii="Cambria Math" w:eastAsia="SimSun" w:hAnsi="Cambria Math"/>
                      <w:lang w:val="x-none"/>
                    </w:rPr>
                    <m:t>K-1</m:t>
                  </m:r>
                </m:e>
              </m:d>
              <m:r>
                <w:rPr>
                  <w:rFonts w:ascii="Cambria Math" w:eastAsia="SimSun" w:hAnsi="Cambria Math"/>
                  <w:lang w:val="x-none"/>
                </w:rPr>
                <m:t>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or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+14</m:t>
              </m:r>
              <m:d>
                <m:dPr>
                  <m:ctrlPr>
                    <w:rPr>
                      <w:rFonts w:ascii="Cambria Math" w:eastAsia="SimSun" w:hAnsi="Cambria Math"/>
                      <w:i/>
                      <w:lang w:val="x-none"/>
                    </w:rPr>
                  </m:ctrlPr>
                </m:dPr>
                <m:e>
                  <m:r>
                    <w:rPr>
                      <w:rFonts w:ascii="Cambria Math" w:eastAsia="SimSun" w:hAnsi="Cambria Math"/>
                      <w:lang w:val="x-none"/>
                    </w:rPr>
                    <m:t>K-1</m:t>
                  </m:r>
                </m:e>
              </m:d>
              <m:r>
                <w:rPr>
                  <w:rFonts w:ascii="Cambria Math" w:eastAsia="SimSun" w:hAnsi="Cambria Math"/>
                  <w:lang w:val="x-none"/>
                </w:rPr>
                <m:t>m+</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+t,2</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according to UE reported capability, with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m:t>
              </m:r>
            </m:oMath>
            <w:r w:rsidRPr="00C4583F">
              <w:rPr>
                <w:rFonts w:eastAsia="SimSun"/>
                <w:lang w:val="x-none"/>
              </w:rPr>
              <w:t xml:space="preserve"> of table 5.4-2, </w:t>
            </w:r>
            <w:r w:rsidRPr="00C4583F">
              <w:rPr>
                <w:rFonts w:eastAsia="SimSun"/>
                <w:lang w:val="en-AU"/>
              </w:rPr>
              <w:t xml:space="preserve">if the CSI report is configured with </w:t>
            </w:r>
            <m:oMath>
              <m:sSub>
                <m:sSubPr>
                  <m:ctrlPr>
                    <w:rPr>
                      <w:rFonts w:ascii="Cambria Math" w:eastAsia="SimSun" w:hAnsi="Cambria Math"/>
                      <w:i/>
                      <w:lang w:val="en-AU"/>
                    </w:rPr>
                  </m:ctrlPr>
                </m:sSubPr>
                <m:e>
                  <m:r>
                    <w:rPr>
                      <w:rFonts w:ascii="Cambria Math" w:eastAsia="SimSun" w:hAnsi="Cambria Math"/>
                      <w:lang w:val="en-AU"/>
                    </w:rPr>
                    <m:t>N</m:t>
                  </m:r>
                </m:e>
                <m:sub>
                  <m:r>
                    <w:rPr>
                      <w:rFonts w:ascii="Cambria Math" w:eastAsia="SimSun" w:hAnsi="Cambria Math"/>
                      <w:lang w:val="en-AU"/>
                    </w:rPr>
                    <m:t>4</m:t>
                  </m:r>
                </m:sub>
              </m:sSub>
              <m:r>
                <w:rPr>
                  <w:rFonts w:ascii="Cambria Math" w:eastAsia="SimSun" w:hAnsi="Cambria Math"/>
                  <w:lang w:val="en-AU"/>
                </w:rPr>
                <m:t>&gt;1</m:t>
              </m:r>
            </m:oMath>
            <w:r w:rsidRPr="00C4583F">
              <w:rPr>
                <w:rFonts w:eastAsia="SimSun"/>
                <w:lang w:val="en-AU"/>
              </w:rPr>
              <w:t xml:space="preserve">, </w:t>
            </w:r>
            <w:r w:rsidRPr="00C4583F">
              <w:rPr>
                <w:rFonts w:eastAsia="SimSun"/>
                <w:i/>
                <w:iCs/>
                <w:color w:val="000000"/>
                <w:lang w:val="x-none" w:eastAsia="zh-CN"/>
              </w:rPr>
              <w:t>codebookType</w:t>
            </w:r>
            <w:r w:rsidRPr="00C4583F">
              <w:rPr>
                <w:rFonts w:eastAsia="SimSun"/>
                <w:color w:val="000000"/>
                <w:lang w:val="x-none" w:eastAsia="zh-CN"/>
              </w:rPr>
              <w:t xml:space="preserve"> is set to </w:t>
            </w:r>
            <w:r>
              <w:rPr>
                <w:rFonts w:eastAsia="MS Mincho"/>
                <w:color w:val="000000"/>
                <w:lang w:val="x-none"/>
              </w:rPr>
              <w:t>‘</w:t>
            </w:r>
            <w:r w:rsidRPr="00C4583F">
              <w:rPr>
                <w:rFonts w:eastAsia="MS Mincho"/>
                <w:color w:val="000000"/>
                <w:lang w:val="x-none"/>
              </w:rPr>
              <w:t>typeII-Doppler-r18</w:t>
            </w:r>
            <w:r>
              <w:rPr>
                <w:rFonts w:eastAsia="MS Mincho"/>
                <w:color w:val="000000"/>
                <w:lang w:val="x-none"/>
              </w:rPr>
              <w:t>’</w:t>
            </w:r>
            <w:r w:rsidRPr="00C4583F">
              <w:rPr>
                <w:rFonts w:eastAsia="MS Mincho"/>
                <w:color w:val="000000"/>
                <w:lang w:val="x-none"/>
              </w:rPr>
              <w:t xml:space="preserve"> and the corresponding </w:t>
            </w:r>
            <w:r w:rsidRPr="00C4583F">
              <w:rPr>
                <w:rFonts w:eastAsia="MS Mincho"/>
                <w:i/>
                <w:iCs/>
                <w:color w:val="000000"/>
                <w:lang w:val="x-none"/>
              </w:rPr>
              <w:t>NZP-CSI-RS-ResourceSet</w:t>
            </w:r>
            <w:r w:rsidRPr="00C4583F">
              <w:rPr>
                <w:rFonts w:eastAsia="MS Mincho"/>
                <w:color w:val="000000"/>
                <w:lang w:val="x-none"/>
              </w:rPr>
              <w:t xml:space="preserve"> for channel measurement is aperiodic with </w:t>
            </w:r>
            <m:oMath>
              <m:r>
                <w:rPr>
                  <w:rFonts w:ascii="Cambria Math" w:eastAsia="MS Mincho" w:hAnsi="Cambria Math"/>
                  <w:color w:val="000000"/>
                  <w:lang w:val="x-none"/>
                </w:rPr>
                <m:t>K</m:t>
              </m:r>
            </m:oMath>
            <w:r w:rsidRPr="00C4583F">
              <w:rPr>
                <w:rFonts w:eastAsia="MS Mincho"/>
                <w:color w:val="000000"/>
                <w:lang w:val="x-none"/>
              </w:rPr>
              <w:t xml:space="preserve"> CSI-RS resources, and </w:t>
            </w:r>
            <m:oMath>
              <m:r>
                <w:rPr>
                  <w:rFonts w:ascii="Cambria Math" w:eastAsia="SimSun" w:hAnsi="Cambria Math"/>
                </w:rPr>
                <m:t>t</m:t>
              </m:r>
            </m:oMath>
            <w:r w:rsidRPr="00C4583F">
              <w:rPr>
                <w:rFonts w:eastAsia="SimSun"/>
                <w:lang w:val="x-none"/>
              </w:rPr>
              <w:t xml:space="preserve"> is according to UE reported capability </w:t>
            </w:r>
            <w:r w:rsidRPr="00C4583F">
              <w:rPr>
                <w:rFonts w:eastAsia="SimSun"/>
              </w:rPr>
              <w:t xml:space="preserve">as defined in [13, TS 38.306] </w:t>
            </w:r>
            <w:r w:rsidRPr="00C4583F">
              <w:rPr>
                <w:rFonts w:eastAsia="MS Mincho"/>
                <w:color w:val="000000"/>
                <w:lang w:val="x-none"/>
              </w:rPr>
              <w:t xml:space="preserve">when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rFonts w:eastAsia="SimSun"/>
                <w:i/>
                <w:iCs/>
                <w:lang w:val="x-none"/>
              </w:rPr>
              <w:t xml:space="preserve"> </w:t>
            </w:r>
            <w:r w:rsidRPr="00C4583F">
              <w:rPr>
                <w:rFonts w:eastAsia="SimSun"/>
                <w:lang w:val="x-none"/>
              </w:rPr>
              <w:t xml:space="preserve">is configured in </w:t>
            </w:r>
            <w:r w:rsidRPr="00C4583F">
              <w:rPr>
                <w:rFonts w:eastAsia="SimSun"/>
                <w:i/>
                <w:iCs/>
                <w:lang w:val="x-none"/>
              </w:rPr>
              <w:t>CSI-ReportConfig</w:t>
            </w:r>
            <w:r w:rsidRPr="00C4583F">
              <w:rPr>
                <w:rFonts w:eastAsia="SimSun"/>
                <w:lang w:val="x-none"/>
              </w:rPr>
              <w:t>,</w:t>
            </w:r>
            <w:r w:rsidRPr="00C4583F">
              <w:rPr>
                <w:rFonts w:eastAsia="SimSun"/>
              </w:rPr>
              <w:t xml:space="preserve"> otherwise </w:t>
            </w:r>
            <m:oMath>
              <m:r>
                <w:rPr>
                  <w:rFonts w:ascii="Cambria Math" w:eastAsia="SimSun" w:hAnsi="Cambria Math"/>
                  <w:lang w:val="en-AU"/>
                </w:rPr>
                <m:t xml:space="preserve"> </m:t>
              </m:r>
              <m:r>
                <w:rPr>
                  <w:rFonts w:ascii="Cambria Math" w:eastAsia="SimSun" w:hAnsi="Cambria Math"/>
                </w:rPr>
                <m:t>t=0</m:t>
              </m:r>
            </m:oMath>
            <w:r w:rsidRPr="00C4583F">
              <w:rPr>
                <w:rFonts w:eastAsia="MS Mincho"/>
                <w:color w:val="000000"/>
                <w:lang w:val="x-none"/>
              </w:rPr>
              <w:t>,</w:t>
            </w:r>
            <w:r w:rsidRPr="00C4583F">
              <w:rPr>
                <w:rFonts w:eastAsia="SimSun"/>
              </w:rPr>
              <w:t xml:space="preserve"> </w:t>
            </w:r>
            <w:r w:rsidRPr="00C4583F">
              <w:rPr>
                <w:rFonts w:eastAsia="MS Mincho"/>
                <w:color w:val="000000"/>
                <w:lang w:val="x-none"/>
              </w:rPr>
              <w:t>or</w:t>
            </w:r>
          </w:p>
          <w:p w14:paraId="44513CB3" w14:textId="77777777" w:rsidR="00D90A40" w:rsidRPr="00C4583F" w:rsidRDefault="00D90A40" w:rsidP="00233CF5">
            <w:pPr>
              <w:ind w:left="568" w:hanging="284"/>
              <w:jc w:val="both"/>
              <w:rPr>
                <w:rFonts w:eastAsia="MS Mincho"/>
                <w:color w:val="000000"/>
                <w:lang w:val="x-none"/>
              </w:rPr>
            </w:pPr>
            <w:r w:rsidRPr="00C4583F">
              <w:rPr>
                <w:rFonts w:eastAsia="SimSun"/>
                <w:lang w:val="x-none"/>
              </w:rPr>
              <w:t>-</w:t>
            </w:r>
            <w:r w:rsidRPr="00C4583F">
              <w:rPr>
                <w:rFonts w:eastAsia="SimSun"/>
                <w:lang w:val="x-none"/>
              </w:rPr>
              <w:tab/>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+w+t,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or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+w+</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sSubSup>
                <m:sSubSupPr>
                  <m:ctrlPr>
                    <w:rPr>
                      <w:rFonts w:ascii="Cambria Math" w:eastAsia="SimSun" w:hAnsi="Cambria Math"/>
                      <w:i/>
                      <w:lang w:val="x-none"/>
                    </w:rPr>
                  </m:ctrlPr>
                </m:sSubSupPr>
                <m:e>
                  <m:r>
                    <w:rPr>
                      <w:rFonts w:ascii="Cambria Math" w:eastAsia="SimSun" w:hAnsi="Cambria Math"/>
                      <w:lang w:val="x-none"/>
                    </w:rPr>
                    <m:t>2Z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+t)</m:t>
              </m:r>
            </m:oMath>
            <w:r w:rsidRPr="00C4583F">
              <w:rPr>
                <w:rFonts w:eastAsia="SimSun"/>
                <w:lang w:val="x-none"/>
              </w:rPr>
              <w:t xml:space="preserve">, according to UE reported capability, with </w:t>
            </w:r>
            <m:oMath>
              <m:r>
                <w:rPr>
                  <w:rFonts w:ascii="Cambria Math" w:eastAsia="SimSun" w:hAnsi="Cambria Math"/>
                  <w:lang w:val="x-none"/>
                </w:rPr>
                <m:t>(</m:t>
              </m:r>
              <m:sSub>
                <m:sSubPr>
                  <m:ctrlPr>
                    <w:rPr>
                      <w:rFonts w:ascii="Cambria Math" w:eastAsia="SimSun" w:hAnsi="Cambria Math"/>
                      <w:i/>
                      <w:lang w:val="x-none"/>
                    </w:rPr>
                  </m:ctrlPr>
                </m:sSubPr>
                <m:e>
                  <m:r>
                    <w:rPr>
                      <w:rFonts w:ascii="Cambria Math" w:eastAsia="SimSun" w:hAnsi="Cambria Math"/>
                      <w:lang w:val="x-none"/>
                    </w:rPr>
                    <m:t>Z</m:t>
                  </m:r>
                </m:e>
                <m:sub>
                  <m:r>
                    <w:rPr>
                      <w:rFonts w:ascii="Cambria Math" w:eastAsia="SimSun" w:hAnsi="Cambria Math"/>
                      <w:lang w:val="x-none"/>
                    </w:rPr>
                    <m:t>2</m:t>
                  </m:r>
                </m:sub>
              </m:sSub>
              <m:r>
                <w:rPr>
                  <w:rFonts w:ascii="Cambria Math" w:eastAsia="SimSun" w:hAnsi="Cambria Math"/>
                  <w:lang w:val="x-none"/>
                </w:rPr>
                <m:t>,</m:t>
              </m:r>
              <m:sSubSup>
                <m:sSubSupPr>
                  <m:ctrlPr>
                    <w:rPr>
                      <w:rFonts w:ascii="Cambria Math" w:eastAsia="SimSun" w:hAnsi="Cambria Math"/>
                      <w:i/>
                      <w:lang w:val="x-none"/>
                    </w:rPr>
                  </m:ctrlPr>
                </m:sSubSupPr>
                <m:e>
                  <m:r>
                    <w:rPr>
                      <w:rFonts w:ascii="Cambria Math" w:eastAsia="SimSun" w:hAnsi="Cambria Math"/>
                      <w:lang w:val="x-none"/>
                    </w:rPr>
                    <m:t>Z</m:t>
                  </m:r>
                </m:e>
                <m:sub>
                  <m:r>
                    <w:rPr>
                      <w:rFonts w:ascii="Cambria Math" w:eastAsia="SimSun" w:hAnsi="Cambria Math"/>
                      <w:lang w:val="x-none"/>
                    </w:rPr>
                    <m:t>2</m:t>
                  </m:r>
                </m:sub>
                <m:sup>
                  <m:r>
                    <w:rPr>
                      <w:rFonts w:ascii="Cambria Math" w:eastAsia="SimSun" w:hAnsi="Cambria Math"/>
                      <w:lang w:val="x-none"/>
                    </w:rPr>
                    <m:t>'</m:t>
                  </m:r>
                </m:sup>
              </m:sSubSup>
              <m:r>
                <w:rPr>
                  <w:rFonts w:ascii="Cambria Math" w:eastAsia="SimSun" w:hAnsi="Cambria Math"/>
                  <w:lang w:val="x-none"/>
                </w:rPr>
                <m:t>)</m:t>
              </m:r>
            </m:oMath>
            <w:r w:rsidRPr="00C4583F">
              <w:rPr>
                <w:rFonts w:eastAsia="SimSun"/>
                <w:lang w:val="x-none"/>
              </w:rPr>
              <w:t xml:space="preserve"> of table 5.4-2, </w:t>
            </w:r>
            <w:r w:rsidRPr="00C4583F">
              <w:rPr>
                <w:rFonts w:eastAsia="SimSun"/>
                <w:lang w:val="en-AU"/>
              </w:rPr>
              <w:t xml:space="preserve">if the CSI report is configured with </w:t>
            </w:r>
            <m:oMath>
              <m:sSub>
                <m:sSubPr>
                  <m:ctrlPr>
                    <w:rPr>
                      <w:rFonts w:ascii="Cambria Math" w:eastAsia="SimSun" w:hAnsi="Cambria Math"/>
                      <w:i/>
                      <w:lang w:val="en-AU"/>
                    </w:rPr>
                  </m:ctrlPr>
                </m:sSubPr>
                <m:e>
                  <m:r>
                    <w:rPr>
                      <w:rFonts w:ascii="Cambria Math" w:eastAsia="SimSun" w:hAnsi="Cambria Math"/>
                      <w:lang w:val="en-AU"/>
                    </w:rPr>
                    <m:t>N</m:t>
                  </m:r>
                </m:e>
                <m:sub>
                  <m:r>
                    <w:rPr>
                      <w:rFonts w:ascii="Cambria Math" w:eastAsia="SimSun" w:hAnsi="Cambria Math"/>
                      <w:lang w:val="en-AU"/>
                    </w:rPr>
                    <m:t>4</m:t>
                  </m:r>
                </m:sub>
              </m:sSub>
              <m:r>
                <w:rPr>
                  <w:rFonts w:ascii="Cambria Math" w:eastAsia="SimSun" w:hAnsi="Cambria Math"/>
                  <w:lang w:val="en-AU"/>
                </w:rPr>
                <m:t>&gt;1</m:t>
              </m:r>
            </m:oMath>
            <w:r w:rsidRPr="00C4583F">
              <w:rPr>
                <w:rFonts w:eastAsia="SimSun"/>
                <w:lang w:val="en-AU"/>
              </w:rPr>
              <w:t xml:space="preserve">, </w:t>
            </w:r>
            <w:r w:rsidRPr="00C4583F">
              <w:rPr>
                <w:rFonts w:eastAsia="SimSun"/>
                <w:i/>
                <w:iCs/>
                <w:color w:val="000000"/>
                <w:lang w:val="x-none" w:eastAsia="zh-CN"/>
              </w:rPr>
              <w:t>codebookType</w:t>
            </w:r>
            <w:r w:rsidRPr="00C4583F">
              <w:rPr>
                <w:rFonts w:eastAsia="SimSun"/>
                <w:color w:val="000000"/>
                <w:lang w:val="x-none" w:eastAsia="zh-CN"/>
              </w:rPr>
              <w:t xml:space="preserve"> is set to </w:t>
            </w:r>
            <w:r>
              <w:rPr>
                <w:rFonts w:eastAsia="MS Mincho"/>
                <w:color w:val="000000"/>
                <w:lang w:val="x-none"/>
              </w:rPr>
              <w:t>‘</w:t>
            </w:r>
            <w:r w:rsidRPr="00C4583F">
              <w:rPr>
                <w:rFonts w:eastAsia="MS Mincho"/>
                <w:color w:val="000000"/>
                <w:lang w:val="x-none"/>
              </w:rPr>
              <w:t>typeII-Doppler-r18</w:t>
            </w:r>
            <w:r>
              <w:rPr>
                <w:rFonts w:eastAsia="MS Mincho"/>
                <w:color w:val="000000"/>
                <w:lang w:val="x-none"/>
              </w:rPr>
              <w:t>’</w:t>
            </w:r>
            <w:r w:rsidRPr="00C4583F">
              <w:rPr>
                <w:rFonts w:eastAsia="MS Mincho"/>
                <w:color w:val="000000"/>
                <w:lang w:val="x-none"/>
              </w:rPr>
              <w:t xml:space="preserve"> and the corresponding </w:t>
            </w:r>
            <w:r w:rsidRPr="00C4583F">
              <w:rPr>
                <w:rFonts w:eastAsia="MS Mincho"/>
                <w:i/>
                <w:iCs/>
                <w:color w:val="000000"/>
                <w:lang w:val="x-none"/>
              </w:rPr>
              <w:t>NZP-CSI-RS-ResourceSet</w:t>
            </w:r>
            <w:r w:rsidRPr="00C4583F">
              <w:rPr>
                <w:rFonts w:eastAsia="MS Mincho"/>
                <w:color w:val="000000"/>
                <w:lang w:val="x-none"/>
              </w:rPr>
              <w:t xml:space="preserve"> for channel measurement is periodic or semi-persistent with a single CSI-RS resource, and </w:t>
            </w:r>
            <m:oMath>
              <m:r>
                <w:rPr>
                  <w:rFonts w:ascii="Cambria Math" w:eastAsia="SimSun" w:hAnsi="Cambria Math"/>
                </w:rPr>
                <m:t>t</m:t>
              </m:r>
            </m:oMath>
            <w:r w:rsidRPr="00C4583F">
              <w:rPr>
                <w:rFonts w:eastAsia="SimSun"/>
                <w:lang w:val="x-none"/>
              </w:rPr>
              <w:t xml:space="preserve"> is according to UE reported capability </w:t>
            </w:r>
            <w:r w:rsidRPr="00C4583F">
              <w:rPr>
                <w:rFonts w:eastAsia="SimSun"/>
              </w:rPr>
              <w:t xml:space="preserve">as defined in [13, TS 38.306] </w:t>
            </w:r>
            <w:r w:rsidRPr="00C4583F">
              <w:rPr>
                <w:rFonts w:eastAsia="MS Mincho"/>
                <w:color w:val="000000"/>
                <w:lang w:val="x-none"/>
              </w:rPr>
              <w:t xml:space="preserve">when </w:t>
            </w:r>
            <w:r w:rsidRPr="008C304C">
              <w:rPr>
                <w:color w:val="FF0000"/>
              </w:rPr>
              <w:t>the higher layer parameter</w:t>
            </w:r>
            <w:r w:rsidRPr="00C4583F">
              <w:rPr>
                <w:strike/>
                <w:color w:val="FF0000"/>
              </w:rPr>
              <w:t xml:space="preserve"> </w:t>
            </w:r>
            <w:r w:rsidRPr="00C4583F">
              <w:rPr>
                <w:i/>
                <w:iCs/>
                <w:strike/>
                <w:color w:val="FF0000"/>
              </w:rPr>
              <w:t>[</w:t>
            </w:r>
            <w:r w:rsidRPr="00C4583F">
              <w:rPr>
                <w:i/>
                <w:iCs/>
                <w:strike/>
                <w:color w:val="FF0000"/>
                <w:lang w:eastAsia="zh-CN"/>
              </w:rPr>
              <w:t>RRC_name-r19]</w:t>
            </w:r>
            <w:r w:rsidRPr="00C4583F">
              <w:rPr>
                <w:color w:val="FF0000"/>
              </w:rPr>
              <w:t xml:space="preserve"> </w:t>
            </w:r>
            <w:r w:rsidRPr="0099514B">
              <w:rPr>
                <w:rFonts w:hint="eastAsia"/>
                <w:bCs/>
                <w:i/>
                <w:iCs/>
                <w:color w:val="FF0000"/>
                <w:lang w:eastAsia="zh-CN"/>
              </w:rPr>
              <w:t>csi-InferencePrediction-r19</w:t>
            </w:r>
            <w:r w:rsidRPr="00C4583F">
              <w:rPr>
                <w:color w:val="FF0000"/>
              </w:rPr>
              <w:t xml:space="preserve"> </w:t>
            </w:r>
            <w:r w:rsidRPr="00C4583F">
              <w:rPr>
                <w:rFonts w:eastAsia="SimSun"/>
                <w:lang w:val="x-none"/>
              </w:rPr>
              <w:t xml:space="preserve">is configured in </w:t>
            </w:r>
            <w:r w:rsidRPr="00C4583F">
              <w:rPr>
                <w:rFonts w:eastAsia="SimSun"/>
                <w:i/>
                <w:iCs/>
                <w:lang w:val="x-none"/>
              </w:rPr>
              <w:t>CSI-ReportConfig</w:t>
            </w:r>
            <w:r w:rsidRPr="00C4583F">
              <w:rPr>
                <w:rFonts w:eastAsia="SimSun"/>
                <w:lang w:val="x-none"/>
              </w:rPr>
              <w:t>,</w:t>
            </w:r>
            <w:r w:rsidRPr="00C4583F">
              <w:rPr>
                <w:rFonts w:eastAsia="SimSun"/>
              </w:rPr>
              <w:t xml:space="preserve"> otherwise </w:t>
            </w:r>
            <m:oMath>
              <m:r>
                <w:rPr>
                  <w:rFonts w:ascii="Cambria Math" w:eastAsia="SimSun" w:hAnsi="Cambria Math"/>
                  <w:lang w:val="en-AU"/>
                </w:rPr>
                <m:t xml:space="preserve"> </m:t>
              </m:r>
              <m:r>
                <w:rPr>
                  <w:rFonts w:ascii="Cambria Math" w:eastAsia="SimSun" w:hAnsi="Cambria Math"/>
                </w:rPr>
                <m:t>t=0</m:t>
              </m:r>
            </m:oMath>
            <w:r w:rsidRPr="00C4583F">
              <w:rPr>
                <w:rFonts w:eastAsia="MS Mincho"/>
                <w:color w:val="000000"/>
                <w:lang w:val="x-none"/>
              </w:rPr>
              <w:t>,</w:t>
            </w:r>
            <w:r w:rsidRPr="00C4583F">
              <w:rPr>
                <w:rFonts w:eastAsia="SimSun"/>
              </w:rPr>
              <w:t xml:space="preserve"> </w:t>
            </w:r>
            <w:r w:rsidRPr="00C4583F">
              <w:rPr>
                <w:rFonts w:eastAsia="MS Mincho"/>
                <w:color w:val="000000"/>
                <w:lang w:val="x-none"/>
              </w:rPr>
              <w:t>or</w:t>
            </w:r>
          </w:p>
          <w:p w14:paraId="7B92677B" w14:textId="77777777" w:rsidR="00D90A40" w:rsidRDefault="00D90A40" w:rsidP="00253749">
            <w:pPr>
              <w:widowControl w:val="0"/>
              <w:jc w:val="center"/>
              <w:rPr>
                <w:rFonts w:eastAsia="SimSun"/>
                <w:lang w:val="en-US" w:eastAsia="zh-CN"/>
              </w:rPr>
            </w:pPr>
            <w:r>
              <w:rPr>
                <w:color w:val="FF0000"/>
              </w:rPr>
              <w:t>&lt;&lt; Unchanged parts are omitted</w:t>
            </w:r>
            <w:r>
              <w:rPr>
                <w:iCs/>
                <w:color w:val="FF0000"/>
              </w:rPr>
              <w:t xml:space="preserve"> &gt;&gt;</w:t>
            </w:r>
          </w:p>
        </w:tc>
      </w:tr>
    </w:tbl>
    <w:p w14:paraId="12E362B3" w14:textId="77777777" w:rsidR="00D90A40" w:rsidRDefault="00D90A40" w:rsidP="00D90A40">
      <w:pPr>
        <w:widowControl w:val="0"/>
        <w:rPr>
          <w:color w:val="7030A0"/>
          <w:lang w:eastAsia="ko-KR"/>
        </w:rPr>
      </w:pPr>
    </w:p>
    <w:p w14:paraId="384E18A3" w14:textId="77777777" w:rsidR="00D90A40" w:rsidRPr="00D436BD" w:rsidRDefault="00D90A40" w:rsidP="00D90A40">
      <w:pPr>
        <w:pStyle w:val="3GPPNormalText"/>
        <w:rPr>
          <w:b/>
          <w:bCs/>
          <w:sz w:val="20"/>
          <w:szCs w:val="22"/>
        </w:rPr>
      </w:pPr>
      <w:r w:rsidRPr="00D436BD">
        <w:rPr>
          <w:b/>
          <w:bCs/>
          <w:sz w:val="20"/>
          <w:szCs w:val="22"/>
          <w:highlight w:val="green"/>
        </w:rPr>
        <w:t>Agreement</w:t>
      </w:r>
      <w:r>
        <w:rPr>
          <w:b/>
          <w:bCs/>
          <w:sz w:val="20"/>
          <w:szCs w:val="22"/>
          <w:highlight w:val="green"/>
        </w:rPr>
        <w:t xml:space="preserve"> ( The previous agreement is revised as the following)</w:t>
      </w:r>
      <w:r w:rsidRPr="00D436BD">
        <w:rPr>
          <w:b/>
          <w:bCs/>
          <w:sz w:val="20"/>
          <w:szCs w:val="22"/>
          <w:highlight w:val="green"/>
        </w:rPr>
        <w:t>:</w:t>
      </w:r>
    </w:p>
    <w:p w14:paraId="2713F41E" w14:textId="77777777" w:rsidR="00D90A40" w:rsidRDefault="00D90A40" w:rsidP="00D90A40">
      <w:pPr>
        <w:contextualSpacing/>
        <w:jc w:val="both"/>
        <w:rPr>
          <w:rFonts w:eastAsia="SimSun"/>
          <w:lang w:val="en-US" w:eastAsia="zh-CN"/>
        </w:rPr>
      </w:pPr>
      <w:r>
        <w:rPr>
          <w:lang w:val="en-US" w:eastAsia="x-none"/>
        </w:rPr>
        <w:t xml:space="preserve">Regarding the RAN2 LS from </w:t>
      </w:r>
      <w:r w:rsidRPr="007B1FE8">
        <w:rPr>
          <w:rFonts w:eastAsia="SimSun"/>
          <w:lang w:val="en-US" w:eastAsia="zh-CN"/>
        </w:rPr>
        <w:t>R1-2506715</w:t>
      </w:r>
      <w:r>
        <w:rPr>
          <w:rFonts w:eastAsia="SimSun"/>
          <w:lang w:val="en-US" w:eastAsia="zh-CN"/>
        </w:rPr>
        <w:t>:</w:t>
      </w:r>
    </w:p>
    <w:p w14:paraId="4388E0A4" w14:textId="77777777" w:rsidR="00D90A40" w:rsidRDefault="00D90A40" w:rsidP="00D90A40">
      <w:pPr>
        <w:ind w:left="360"/>
        <w:contextualSpacing/>
        <w:jc w:val="both"/>
        <w:rPr>
          <w:lang w:val="en-US"/>
        </w:rPr>
      </w:pPr>
      <w:r>
        <w:rPr>
          <w:rFonts w:eastAsia="SimSun"/>
          <w:lang w:val="en-US" w:eastAsia="zh-CN"/>
        </w:rPr>
        <w:t xml:space="preserve"> </w:t>
      </w:r>
      <w:r>
        <w:rPr>
          <w:lang w:val="en-US"/>
        </w:rPr>
        <w:t>For the UE-side candidate data collection configuration for CSI prediction, include the following IEs:</w:t>
      </w:r>
    </w:p>
    <w:p w14:paraId="751EC0D4" w14:textId="77777777" w:rsidR="00D90A40" w:rsidRPr="00D436BD" w:rsidRDefault="00D90A40" w:rsidP="00D90A40">
      <w:pPr>
        <w:pStyle w:val="ListParagraph"/>
        <w:numPr>
          <w:ilvl w:val="0"/>
          <w:numId w:val="135"/>
        </w:numPr>
        <w:overflowPunct/>
        <w:autoSpaceDE/>
        <w:autoSpaceDN/>
        <w:adjustRightInd/>
        <w:spacing w:after="0"/>
        <w:ind w:left="1080"/>
        <w:jc w:val="both"/>
        <w:textAlignment w:val="auto"/>
        <w:rPr>
          <w:bCs/>
          <w:i/>
          <w:iCs/>
          <w:lang w:val="en-US"/>
        </w:rPr>
      </w:pPr>
      <w:r w:rsidRPr="00D436BD">
        <w:rPr>
          <w:rFonts w:eastAsiaTheme="minorEastAsia"/>
          <w:bCs/>
          <w:i/>
          <w:iCs/>
          <w:lang w:eastAsia="ko-KR"/>
        </w:rPr>
        <w:lastRenderedPageBreak/>
        <w:t>CSI-ResourceConfigId</w:t>
      </w:r>
    </w:p>
    <w:p w14:paraId="37D86945" w14:textId="77777777" w:rsidR="00D90A40" w:rsidRPr="00672B84" w:rsidRDefault="00D90A40" w:rsidP="00D90A40">
      <w:pPr>
        <w:widowControl w:val="0"/>
        <w:ind w:left="360"/>
        <w:rPr>
          <w:rFonts w:eastAsia="SimSun"/>
          <w:bCs/>
          <w:iCs/>
          <w:color w:val="FF0000"/>
          <w:lang w:val="en-US" w:eastAsia="ko-KR"/>
        </w:rPr>
      </w:pPr>
      <w:r>
        <w:rPr>
          <w:rFonts w:eastAsia="SimSun"/>
          <w:bCs/>
          <w:lang w:val="en-US" w:eastAsia="ko-KR"/>
        </w:rPr>
        <w:t xml:space="preserve">For candidate </w:t>
      </w:r>
      <w:r w:rsidRPr="00672B84">
        <w:rPr>
          <w:rFonts w:eastAsia="SimSun"/>
          <w:bCs/>
          <w:lang w:val="en-US" w:eastAsia="ko-KR"/>
        </w:rPr>
        <w:t>UE-side data collection, following IE(s)</w:t>
      </w:r>
      <w:r w:rsidRPr="00672B84">
        <w:rPr>
          <w:rFonts w:eastAsia="SimSun"/>
          <w:bCs/>
          <w:color w:val="FF0000"/>
          <w:lang w:val="en-US" w:eastAsia="ko-KR"/>
        </w:rPr>
        <w:t xml:space="preserve"> </w:t>
      </w:r>
      <w:r w:rsidRPr="00672B84">
        <w:rPr>
          <w:rFonts w:eastAsia="SimSun"/>
          <w:bCs/>
          <w:lang w:val="en-US" w:eastAsia="ko-KR"/>
        </w:rPr>
        <w:t xml:space="preserve">in addition to </w:t>
      </w:r>
      <w:r w:rsidRPr="00672B84">
        <w:rPr>
          <w:rFonts w:eastAsia="SimSun"/>
          <w:bCs/>
          <w:i/>
          <w:lang w:val="en-US" w:eastAsia="ko-KR"/>
        </w:rPr>
        <w:t xml:space="preserve">CSI-ResourceConfigId </w:t>
      </w:r>
      <w:r w:rsidRPr="00672B84">
        <w:rPr>
          <w:rFonts w:eastAsia="SimSun"/>
          <w:bCs/>
          <w:iCs/>
          <w:color w:val="FF0000"/>
          <w:lang w:val="en-US" w:eastAsia="ko-KR"/>
        </w:rPr>
        <w:t>can be provided.</w:t>
      </w:r>
    </w:p>
    <w:p w14:paraId="044B5768" w14:textId="77777777" w:rsidR="00D90A40" w:rsidRPr="00BA28CC" w:rsidRDefault="00D90A40" w:rsidP="00D90A40">
      <w:pPr>
        <w:pStyle w:val="ListParagraph"/>
        <w:widowControl w:val="0"/>
        <w:numPr>
          <w:ilvl w:val="0"/>
          <w:numId w:val="137"/>
        </w:numPr>
        <w:suppressAutoHyphens/>
        <w:overflowPunct/>
        <w:autoSpaceDE/>
        <w:autoSpaceDN/>
        <w:adjustRightInd/>
        <w:spacing w:after="0"/>
        <w:ind w:left="1160"/>
        <w:contextualSpacing w:val="0"/>
        <w:textAlignment w:val="auto"/>
        <w:rPr>
          <w:color w:val="7030A0"/>
          <w:lang w:val="en-US" w:eastAsia="ko-KR"/>
        </w:rPr>
      </w:pPr>
      <w:r w:rsidRPr="00672B84">
        <w:rPr>
          <w:i/>
          <w:lang w:val="en-US" w:eastAsia="ko-KR"/>
        </w:rPr>
        <w:t>CodebookConfig-r18</w:t>
      </w:r>
      <w:r w:rsidRPr="00672B84">
        <w:rPr>
          <w:lang w:val="en-US" w:eastAsia="ko-KR"/>
        </w:rPr>
        <w:t xml:space="preserve"> set to ‘typeII</w:t>
      </w:r>
      <w:r w:rsidRPr="00BA28CC">
        <w:rPr>
          <w:lang w:val="en-US" w:eastAsia="ko-KR"/>
        </w:rPr>
        <w:t>-Doppler-r18’</w:t>
      </w:r>
    </w:p>
    <w:p w14:paraId="5964F45E" w14:textId="77777777" w:rsidR="00D90A40" w:rsidRPr="00BA28CC" w:rsidRDefault="00D90A40" w:rsidP="00D90A40">
      <w:pPr>
        <w:widowControl w:val="0"/>
        <w:ind w:left="360"/>
        <w:rPr>
          <w:lang w:val="en-US" w:eastAsia="ko-KR"/>
        </w:rPr>
      </w:pPr>
    </w:p>
    <w:p w14:paraId="0A495AE5" w14:textId="10FF8DD9" w:rsidR="00D90A40" w:rsidRDefault="00D90A40" w:rsidP="00D90A40">
      <w:pPr>
        <w:rPr>
          <w:rFonts w:eastAsia="DengXian"/>
          <w:lang w:eastAsia="zh-CN"/>
        </w:rPr>
      </w:pPr>
      <w:r w:rsidRPr="00970029">
        <w:rPr>
          <w:rFonts w:eastAsia="DengXian"/>
          <w:lang w:val="en-US" w:eastAsia="zh-CN"/>
        </w:rPr>
        <w:t>The draft response LS in R1-2508139 is endorsed</w:t>
      </w:r>
      <w:r w:rsidRPr="009A0FEA">
        <w:rPr>
          <w:rFonts w:eastAsia="DengXian"/>
          <w:lang w:val="en-US" w:eastAsia="zh-CN"/>
        </w:rPr>
        <w:t xml:space="preserve">. The Final LS is agreed in </w:t>
      </w:r>
      <w:r w:rsidRPr="009A0FEA">
        <w:rPr>
          <w:rFonts w:eastAsia="DengXian"/>
          <w:highlight w:val="green"/>
          <w:lang w:val="en-US" w:eastAsia="zh-CN"/>
        </w:rPr>
        <w:t>R1-2508140.</w:t>
      </w:r>
    </w:p>
    <w:p w14:paraId="5E8C84DE" w14:textId="3DAAE2C7" w:rsidR="00B03A3D" w:rsidRDefault="004710F9" w:rsidP="009048F4">
      <w:pPr>
        <w:rPr>
          <w:rFonts w:eastAsia="DengXian"/>
          <w:lang w:eastAsia="zh-CN"/>
        </w:rPr>
      </w:pPr>
      <w:hyperlink r:id="rId344" w:history="1">
        <w:r>
          <w:rPr>
            <w:rStyle w:val="Hyperlink"/>
            <w:rFonts w:eastAsia="DengXian"/>
            <w:lang w:eastAsia="zh-CN"/>
          </w:rPr>
          <w:t>R1-2508062</w:t>
        </w:r>
      </w:hyperlink>
      <w:r w:rsidR="00B03A3D">
        <w:rPr>
          <w:rFonts w:eastAsia="DengXian"/>
          <w:lang w:eastAsia="zh-CN"/>
        </w:rPr>
        <w:tab/>
      </w:r>
      <w:r w:rsidR="00B03A3D" w:rsidRPr="00B03A3D">
        <w:rPr>
          <w:rFonts w:eastAsia="DengXian"/>
          <w:lang w:eastAsia="zh-CN"/>
        </w:rPr>
        <w:t>Summary #3 of maintenance on CSI prediction</w:t>
      </w:r>
      <w:r w:rsidR="00B03A3D">
        <w:rPr>
          <w:rFonts w:eastAsia="DengXian"/>
          <w:lang w:eastAsia="zh-CN"/>
        </w:rPr>
        <w:tab/>
      </w:r>
      <w:r w:rsidR="00B03A3D" w:rsidRPr="00B03A3D">
        <w:rPr>
          <w:rFonts w:eastAsia="DengXian"/>
          <w:lang w:eastAsia="zh-CN"/>
        </w:rPr>
        <w:t>Moderator (LG Electronics)</w:t>
      </w:r>
    </w:p>
    <w:p w14:paraId="338DD3A3" w14:textId="73A5A604" w:rsidR="00B03A3D" w:rsidRDefault="004710F9" w:rsidP="009048F4">
      <w:pPr>
        <w:rPr>
          <w:rFonts w:eastAsia="DengXian"/>
          <w:lang w:eastAsia="zh-CN"/>
        </w:rPr>
      </w:pPr>
      <w:hyperlink r:id="rId345" w:history="1">
        <w:r>
          <w:rPr>
            <w:rStyle w:val="Hyperlink"/>
            <w:rFonts w:eastAsia="DengXian"/>
            <w:lang w:eastAsia="zh-CN"/>
          </w:rPr>
          <w:t>R1-2508121</w:t>
        </w:r>
      </w:hyperlink>
      <w:r w:rsidR="00917A31">
        <w:rPr>
          <w:rFonts w:eastAsia="DengXian"/>
          <w:lang w:eastAsia="zh-CN"/>
        </w:rPr>
        <w:tab/>
      </w:r>
      <w:r w:rsidR="00917A31" w:rsidRPr="00917A31">
        <w:rPr>
          <w:rFonts w:eastAsia="DengXian"/>
          <w:lang w:eastAsia="zh-CN"/>
        </w:rPr>
        <w:t>Draft LS reply on RAN2 LS on periodic CSI inference configuration to lower layer</w:t>
      </w:r>
      <w:r w:rsidR="00917A31">
        <w:rPr>
          <w:rFonts w:eastAsia="DengXian"/>
          <w:lang w:eastAsia="zh-CN"/>
        </w:rPr>
        <w:tab/>
        <w:t>Samsung</w:t>
      </w:r>
    </w:p>
    <w:p w14:paraId="694988C7" w14:textId="32AFB516" w:rsidR="00917A31" w:rsidRDefault="004710F9" w:rsidP="009048F4">
      <w:pPr>
        <w:rPr>
          <w:rFonts w:eastAsia="DengXian"/>
          <w:lang w:eastAsia="zh-CN"/>
        </w:rPr>
      </w:pPr>
      <w:hyperlink r:id="rId346" w:history="1">
        <w:r w:rsidRPr="00E07064">
          <w:rPr>
            <w:rStyle w:val="Hyperlink"/>
            <w:rFonts w:eastAsia="DengXian"/>
            <w:highlight w:val="green"/>
            <w:lang w:eastAsia="zh-CN"/>
          </w:rPr>
          <w:t>R1-2508122</w:t>
        </w:r>
      </w:hyperlink>
      <w:r w:rsidR="00917A31">
        <w:rPr>
          <w:rFonts w:eastAsia="DengXian"/>
          <w:lang w:eastAsia="zh-CN"/>
        </w:rPr>
        <w:tab/>
      </w:r>
      <w:r w:rsidR="00917A31" w:rsidRPr="00917A31">
        <w:rPr>
          <w:rFonts w:eastAsia="DengXian"/>
          <w:lang w:eastAsia="zh-CN"/>
        </w:rPr>
        <w:t>LS reply on RAN2 LS on periodic CSI inference configuration to lower layer</w:t>
      </w:r>
      <w:r w:rsidR="00917A31">
        <w:rPr>
          <w:rFonts w:eastAsia="DengXian"/>
          <w:lang w:eastAsia="zh-CN"/>
        </w:rPr>
        <w:tab/>
        <w:t>RAN1, Samsung</w:t>
      </w:r>
    </w:p>
    <w:p w14:paraId="065A1304" w14:textId="1555438C" w:rsidR="00E07064" w:rsidRDefault="00E07064" w:rsidP="009048F4">
      <w:pPr>
        <w:rPr>
          <w:rFonts w:eastAsia="DengXian"/>
          <w:lang w:eastAsia="zh-CN"/>
        </w:rPr>
      </w:pPr>
      <w:r w:rsidRPr="00E07064">
        <w:rPr>
          <w:rFonts w:eastAsia="DengXian"/>
          <w:b/>
          <w:bCs/>
          <w:lang w:eastAsia="zh-CN"/>
        </w:rPr>
        <w:t>Decision:</w:t>
      </w:r>
      <w:r>
        <w:rPr>
          <w:rFonts w:eastAsia="DengXian"/>
          <w:lang w:eastAsia="zh-CN"/>
        </w:rPr>
        <w:t xml:space="preserve"> This was approved.</w:t>
      </w:r>
    </w:p>
    <w:p w14:paraId="3BBCA855" w14:textId="530DB848" w:rsidR="00917A31" w:rsidRDefault="00B0772B" w:rsidP="009048F4">
      <w:pPr>
        <w:rPr>
          <w:rFonts w:eastAsia="DengXian"/>
          <w:lang w:eastAsia="zh-CN"/>
        </w:rPr>
      </w:pPr>
      <w:r w:rsidRPr="00B0772B">
        <w:rPr>
          <w:rFonts w:eastAsia="DengXian"/>
          <w:lang w:eastAsia="zh-CN"/>
        </w:rPr>
        <w:t>R1-2508142</w:t>
      </w:r>
      <w:r w:rsidR="006240DC">
        <w:rPr>
          <w:rFonts w:eastAsia="DengXian"/>
          <w:lang w:eastAsia="zh-CN"/>
        </w:rPr>
        <w:tab/>
      </w:r>
      <w:r w:rsidRPr="00B0772B">
        <w:rPr>
          <w:rFonts w:eastAsia="DengXian"/>
          <w:lang w:eastAsia="zh-CN"/>
        </w:rPr>
        <w:t>Summary #4 of maintenance on CSI prediction</w:t>
      </w:r>
      <w:r>
        <w:rPr>
          <w:rFonts w:eastAsia="DengXian"/>
          <w:lang w:eastAsia="zh-CN"/>
        </w:rPr>
        <w:tab/>
      </w:r>
      <w:r w:rsidRPr="00B0772B">
        <w:rPr>
          <w:rFonts w:eastAsia="DengXian"/>
          <w:lang w:eastAsia="zh-CN"/>
        </w:rPr>
        <w:t>Moderator (LG Electronics)</w:t>
      </w:r>
    </w:p>
    <w:p w14:paraId="1444DE7C" w14:textId="77777777" w:rsidR="006240DC" w:rsidRPr="00807A2B" w:rsidRDefault="006240DC" w:rsidP="006240DC">
      <w:pPr>
        <w:rPr>
          <w:rFonts w:eastAsia="Gulim" w:cs="Times"/>
          <w:b/>
          <w:bCs/>
          <w:lang w:val="en-US" w:eastAsia="ko-KR"/>
        </w:rPr>
      </w:pPr>
      <w:r w:rsidRPr="00807A2B">
        <w:rPr>
          <w:b/>
          <w:bCs/>
          <w:highlight w:val="green"/>
        </w:rPr>
        <w:t>Agreement</w:t>
      </w:r>
      <w:r w:rsidRPr="00807A2B">
        <w:rPr>
          <w:b/>
          <w:bCs/>
        </w:rPr>
        <w:t xml:space="preserve"> </w:t>
      </w:r>
    </w:p>
    <w:p w14:paraId="3117F964" w14:textId="77777777" w:rsidR="006240DC" w:rsidRPr="00807A2B" w:rsidRDefault="006240DC" w:rsidP="006240DC">
      <w:pPr>
        <w:snapToGrid w:val="0"/>
        <w:jc w:val="both"/>
        <w:rPr>
          <w:rFonts w:ascii="Aptos" w:hAnsi="Aptos" w:cs="Gulim"/>
          <w:color w:val="000000"/>
          <w:sz w:val="24"/>
          <w:lang w:eastAsia="zh-CN"/>
          <w14:ligatures w14:val="standardContextual"/>
        </w:rPr>
      </w:pPr>
      <w:r w:rsidRPr="00807A2B">
        <w:t xml:space="preserve">Support the configuration of following parameter in a </w:t>
      </w:r>
      <w:r w:rsidRPr="00807A2B">
        <w:rPr>
          <w:i/>
          <w:iCs/>
        </w:rPr>
        <w:t>CSI-ReportConfig</w:t>
      </w:r>
      <w:r w:rsidRPr="00807A2B">
        <w:t xml:space="preserve"> with the higher layer parameter reportQuantity set to 'none-CSI-r19'</w:t>
      </w:r>
    </w:p>
    <w:p w14:paraId="7FC74099" w14:textId="77777777" w:rsidR="006240DC" w:rsidRPr="00807A2B" w:rsidRDefault="006240DC" w:rsidP="006240DC">
      <w:pPr>
        <w:pStyle w:val="ListParagraph"/>
        <w:numPr>
          <w:ilvl w:val="0"/>
          <w:numId w:val="135"/>
        </w:numPr>
        <w:wordWrap w:val="0"/>
        <w:overflowPunct/>
        <w:autoSpaceDE/>
        <w:autoSpaceDN/>
        <w:adjustRightInd/>
        <w:spacing w:after="0"/>
        <w:contextualSpacing w:val="0"/>
        <w:textAlignment w:val="auto"/>
        <w:rPr>
          <w:rFonts w:ascii="Malgun Gothic" w:eastAsia="Malgun Gothic" w:hAnsi="Malgun Gothic"/>
          <w:lang w:eastAsia="ko-KR"/>
        </w:rPr>
      </w:pPr>
      <w:r w:rsidRPr="00807A2B">
        <w:rPr>
          <w:i/>
          <w:iCs/>
        </w:rPr>
        <w:t>CodebookConfig</w:t>
      </w:r>
      <w:r w:rsidRPr="00807A2B">
        <w:rPr>
          <w:i/>
          <w:iCs/>
          <w:color w:val="FF0000"/>
        </w:rPr>
        <w:t>-r18</w:t>
      </w:r>
      <w:r w:rsidRPr="00807A2B">
        <w:t xml:space="preserve"> set to ‘typeII-Doppler-r18’</w:t>
      </w:r>
    </w:p>
    <w:p w14:paraId="198C0596" w14:textId="77777777" w:rsidR="00B0772B" w:rsidRPr="00982845" w:rsidRDefault="00B0772B" w:rsidP="009048F4">
      <w:pPr>
        <w:rPr>
          <w:rFonts w:eastAsia="DengXian"/>
          <w:lang w:eastAsia="zh-CN"/>
        </w:rPr>
      </w:pPr>
    </w:p>
    <w:p w14:paraId="066B7221"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282" w:name="_Toc197093397"/>
      <w:bookmarkStart w:id="283" w:name="_Toc210658542"/>
      <w:bookmarkStart w:id="284" w:name="_Toc210658640"/>
      <w:bookmarkStart w:id="285" w:name="_Toc210659358"/>
      <w:bookmarkStart w:id="286" w:name="_Toc211860296"/>
      <w:bookmarkStart w:id="287" w:name="_Toc211860587"/>
      <w:bookmarkStart w:id="288" w:name="_Toc211860811"/>
      <w:bookmarkStart w:id="289" w:name="_Toc211861049"/>
      <w:bookmarkStart w:id="290" w:name="_Toc211861460"/>
      <w:bookmarkStart w:id="291" w:name="_Toc211861633"/>
      <w:bookmarkStart w:id="292" w:name="_Toc211861856"/>
      <w:bookmarkStart w:id="293" w:name="_Toc211861949"/>
      <w:bookmarkStart w:id="294" w:name="_Toc211862348"/>
      <w:bookmarkStart w:id="295" w:name="_Toc211862502"/>
      <w:r w:rsidRPr="00982845">
        <w:rPr>
          <w:rFonts w:eastAsia="DengXian"/>
          <w:color w:val="000000"/>
          <w:lang w:eastAsia="zh-CN"/>
        </w:rPr>
        <w:t>Maintenance on NR MIMO Phase 5</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6305FEC1" w14:textId="77777777" w:rsidR="009048F4" w:rsidRPr="00982845" w:rsidRDefault="009048F4" w:rsidP="009048F4">
      <w:pPr>
        <w:rPr>
          <w:rFonts w:eastAsia="DengXian"/>
          <w:lang w:eastAsia="zh-CN"/>
        </w:rPr>
      </w:pPr>
      <w:r w:rsidRPr="00982845">
        <w:rPr>
          <w:rFonts w:eastAsia="DengXian"/>
          <w:i/>
          <w:iCs/>
          <w:lang w:eastAsia="zh-CN"/>
        </w:rPr>
        <w:t>Note: Maximum one contribution. For efficient review, please use the following sections in your contribution corresponding to the maintenance issues, if any:</w:t>
      </w:r>
    </w:p>
    <w:p w14:paraId="780B16BD" w14:textId="77777777" w:rsidR="009048F4" w:rsidRPr="00982845" w:rsidRDefault="009048F4" w:rsidP="004331CD">
      <w:pPr>
        <w:numPr>
          <w:ilvl w:val="0"/>
          <w:numId w:val="92"/>
        </w:numPr>
        <w:rPr>
          <w:rFonts w:eastAsia="DengXian"/>
          <w:lang w:eastAsia="zh-CN"/>
        </w:rPr>
      </w:pPr>
      <w:r w:rsidRPr="00982845">
        <w:rPr>
          <w:rFonts w:eastAsia="DengXian"/>
          <w:i/>
          <w:iCs/>
          <w:lang w:eastAsia="zh-CN"/>
        </w:rPr>
        <w:t>Enhancements for UE-initiated/event-driven beam management</w:t>
      </w:r>
    </w:p>
    <w:p w14:paraId="5C744EB0" w14:textId="77777777" w:rsidR="009048F4" w:rsidRPr="00982845" w:rsidRDefault="009048F4" w:rsidP="004331CD">
      <w:pPr>
        <w:numPr>
          <w:ilvl w:val="0"/>
          <w:numId w:val="92"/>
        </w:numPr>
        <w:rPr>
          <w:rFonts w:eastAsia="DengXian"/>
          <w:lang w:eastAsia="zh-CN"/>
        </w:rPr>
      </w:pPr>
      <w:r w:rsidRPr="00982845">
        <w:rPr>
          <w:rFonts w:eastAsia="DengXian"/>
          <w:i/>
          <w:iCs/>
          <w:lang w:eastAsia="zh-CN"/>
        </w:rPr>
        <w:t>CSI enhancements</w:t>
      </w:r>
    </w:p>
    <w:p w14:paraId="74FBA3DB" w14:textId="77777777" w:rsidR="009048F4" w:rsidRPr="00982845" w:rsidRDefault="009048F4" w:rsidP="004331CD">
      <w:pPr>
        <w:numPr>
          <w:ilvl w:val="0"/>
          <w:numId w:val="92"/>
        </w:numPr>
        <w:rPr>
          <w:rFonts w:eastAsia="DengXian"/>
          <w:lang w:eastAsia="zh-CN"/>
        </w:rPr>
      </w:pPr>
      <w:r w:rsidRPr="00982845">
        <w:rPr>
          <w:rFonts w:eastAsia="DengXian"/>
          <w:i/>
          <w:iCs/>
          <w:lang w:eastAsia="zh-CN"/>
        </w:rPr>
        <w:t>Support for 3-antenna-port codebook-based transmissions</w:t>
      </w:r>
    </w:p>
    <w:p w14:paraId="74C9F44D" w14:textId="77777777" w:rsidR="009048F4" w:rsidRPr="00982845" w:rsidRDefault="009048F4" w:rsidP="004331CD">
      <w:pPr>
        <w:numPr>
          <w:ilvl w:val="0"/>
          <w:numId w:val="92"/>
        </w:numPr>
        <w:rPr>
          <w:rFonts w:eastAsia="DengXian"/>
          <w:lang w:eastAsia="zh-CN"/>
        </w:rPr>
      </w:pPr>
      <w:r w:rsidRPr="00982845">
        <w:rPr>
          <w:rFonts w:eastAsia="DengXian"/>
          <w:i/>
          <w:iCs/>
          <w:lang w:eastAsia="zh-CN"/>
        </w:rPr>
        <w:t>Enhancement for asymmetric DL sTRP/UL mTRP scenarios.</w:t>
      </w:r>
    </w:p>
    <w:p w14:paraId="7C8D9DC6" w14:textId="77777777" w:rsidR="00101D51" w:rsidRPr="003138E5" w:rsidRDefault="00101D51" w:rsidP="00101D51">
      <w:pPr>
        <w:rPr>
          <w:b/>
          <w:lang w:eastAsia="x-none"/>
        </w:rPr>
      </w:pPr>
      <w:r w:rsidRPr="003138E5">
        <w:rPr>
          <w:lang w:eastAsia="x-none"/>
        </w:rPr>
        <w:t>[1</w:t>
      </w:r>
      <w:r w:rsidRPr="003138E5">
        <w:rPr>
          <w:rFonts w:eastAsia="DengXian" w:hint="eastAsia"/>
          <w:lang w:eastAsia="zh-CN"/>
        </w:rPr>
        <w:t>22bis</w:t>
      </w:r>
      <w:r w:rsidRPr="003138E5">
        <w:rPr>
          <w:lang w:eastAsia="x-none"/>
        </w:rPr>
        <w:t>-R1</w:t>
      </w:r>
      <w:r w:rsidRPr="003138E5">
        <w:rPr>
          <w:rFonts w:eastAsia="DengXian" w:hint="eastAsia"/>
          <w:lang w:eastAsia="zh-CN"/>
        </w:rPr>
        <w:t>9</w:t>
      </w:r>
      <w:r w:rsidRPr="003138E5">
        <w:rPr>
          <w:lang w:eastAsia="x-none"/>
        </w:rPr>
        <w:t>-MIMO] Email discussion on MIMO – Eko (Samsung)</w:t>
      </w:r>
    </w:p>
    <w:p w14:paraId="02AE35F9" w14:textId="1BCD39A1" w:rsidR="009048F4" w:rsidRPr="00101D51" w:rsidRDefault="00101D51" w:rsidP="0053599D">
      <w:r w:rsidRPr="003138E5">
        <w:t>To be used for sharing updates on online/offline schedule, details on what is to be discussed in online/offline sessions, tdoc number of the moderator summary for online session, etc</w:t>
      </w:r>
    </w:p>
    <w:p w14:paraId="33D4C667" w14:textId="2EAE3B94" w:rsidR="002468CC" w:rsidRPr="002468CC" w:rsidRDefault="004710F9" w:rsidP="00101D51">
      <w:pPr>
        <w:rPr>
          <w:rFonts w:eastAsia="DengXian"/>
          <w:b/>
          <w:bCs/>
          <w:lang w:eastAsia="zh-CN"/>
        </w:rPr>
      </w:pPr>
      <w:hyperlink r:id="rId347" w:history="1">
        <w:r w:rsidRPr="00075F13">
          <w:rPr>
            <w:rStyle w:val="Hyperlink"/>
            <w:rFonts w:eastAsia="DengXian"/>
            <w:b/>
            <w:bCs/>
            <w:highlight w:val="green"/>
            <w:lang w:eastAsia="zh-CN"/>
          </w:rPr>
          <w:t>R1-2508149</w:t>
        </w:r>
      </w:hyperlink>
      <w:r w:rsidR="002468CC">
        <w:rPr>
          <w:rFonts w:eastAsia="DengXian"/>
          <w:b/>
          <w:bCs/>
          <w:lang w:eastAsia="zh-CN"/>
        </w:rPr>
        <w:tab/>
      </w:r>
      <w:r w:rsidR="002468CC" w:rsidRPr="002468CC">
        <w:rPr>
          <w:rFonts w:eastAsia="DengXian"/>
          <w:b/>
          <w:bCs/>
          <w:lang w:eastAsia="zh-CN"/>
        </w:rPr>
        <w:t>Session Notes of AI 8.2</w:t>
      </w:r>
      <w:r w:rsidR="002468CC">
        <w:rPr>
          <w:rFonts w:eastAsia="DengXian"/>
          <w:b/>
          <w:bCs/>
          <w:lang w:eastAsia="zh-CN"/>
        </w:rPr>
        <w:tab/>
      </w:r>
      <w:r w:rsidR="002468CC" w:rsidRPr="002468CC">
        <w:rPr>
          <w:rFonts w:eastAsia="DengXian"/>
          <w:b/>
          <w:bCs/>
          <w:lang w:eastAsia="zh-CN"/>
        </w:rPr>
        <w:t>Ad-Hoc Chair (Ericsson)</w:t>
      </w:r>
    </w:p>
    <w:p w14:paraId="280680F2" w14:textId="1FEA99C0" w:rsidR="002468CC" w:rsidRDefault="00075F13" w:rsidP="00101D51">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FE70354" w14:textId="77777777" w:rsidR="00A906E3" w:rsidRDefault="00A906E3" w:rsidP="00A906E3">
      <w:pPr>
        <w:rPr>
          <w:lang w:eastAsia="x-none"/>
        </w:rPr>
      </w:pPr>
      <w:r w:rsidRPr="00CA2BBD">
        <w:rPr>
          <w:highlight w:val="green"/>
          <w:lang w:eastAsia="x-none"/>
        </w:rPr>
        <w:t>Agreement:</w:t>
      </w:r>
    </w:p>
    <w:p w14:paraId="6C779F2E" w14:textId="77777777" w:rsidR="00A906E3" w:rsidRDefault="00A906E3" w:rsidP="00A906E3">
      <w:pPr>
        <w:rPr>
          <w:lang w:eastAsia="x-none"/>
        </w:rPr>
      </w:pPr>
      <w:r>
        <w:rPr>
          <w:lang w:eastAsia="x-none"/>
        </w:rPr>
        <w:t>The TP in Section 5 of R1-2508014 for proposal 3.5 for TS38.214 is endorsed.</w:t>
      </w:r>
    </w:p>
    <w:p w14:paraId="7DF88B8D" w14:textId="77777777" w:rsidR="00A906E3" w:rsidRDefault="00A906E3" w:rsidP="00A906E3">
      <w:pPr>
        <w:rPr>
          <w:lang w:eastAsia="x-none"/>
        </w:rPr>
      </w:pPr>
      <w:r w:rsidRPr="00CA2BBD">
        <w:rPr>
          <w:highlight w:val="green"/>
          <w:lang w:eastAsia="x-none"/>
        </w:rPr>
        <w:t>Agreement:</w:t>
      </w:r>
    </w:p>
    <w:p w14:paraId="430E98DB" w14:textId="77777777" w:rsidR="00A906E3" w:rsidRDefault="00A906E3" w:rsidP="00A906E3">
      <w:pPr>
        <w:rPr>
          <w:lang w:eastAsia="x-none"/>
        </w:rPr>
      </w:pPr>
      <w:r>
        <w:rPr>
          <w:lang w:eastAsia="x-none"/>
        </w:rPr>
        <w:t>The TP in Section 5 of R1-2508014 for proposal 3.6 for TS38.214 is endorsed.</w:t>
      </w:r>
    </w:p>
    <w:p w14:paraId="1951F43E" w14:textId="77777777" w:rsidR="00A906E3" w:rsidRPr="00CA2BBD" w:rsidRDefault="00A906E3" w:rsidP="00A906E3">
      <w:pPr>
        <w:shd w:val="clear" w:color="auto" w:fill="FFFFFF"/>
        <w:snapToGrid w:val="0"/>
        <w:jc w:val="both"/>
        <w:rPr>
          <w:rFonts w:eastAsia="SimSun"/>
          <w:bCs/>
        </w:rPr>
      </w:pPr>
      <w:r w:rsidRPr="00CA2BBD">
        <w:rPr>
          <w:rFonts w:eastAsia="SimSun"/>
          <w:bCs/>
          <w:highlight w:val="green"/>
        </w:rPr>
        <w:t xml:space="preserve">Agreement: </w:t>
      </w:r>
    </w:p>
    <w:p w14:paraId="7813B507" w14:textId="77777777" w:rsidR="00A906E3" w:rsidRPr="00CA2BBD" w:rsidRDefault="00A906E3" w:rsidP="00A906E3">
      <w:pPr>
        <w:shd w:val="clear" w:color="auto" w:fill="FFFFFF"/>
        <w:snapToGrid w:val="0"/>
        <w:jc w:val="both"/>
        <w:rPr>
          <w:rFonts w:eastAsia="SimSun"/>
        </w:rPr>
      </w:pPr>
      <w:r w:rsidRPr="00CA2BBD">
        <w:rPr>
          <w:rFonts w:eastAsia="SimSun"/>
        </w:rPr>
        <w:t xml:space="preserve">On beam report transmission procedure for UE-initiated/event-driven beam reporting, regarding mode-A, introduce RRC configuration parameter of </w:t>
      </w:r>
      <w:r w:rsidRPr="00CA2BBD">
        <w:rPr>
          <w:rFonts w:eastAsia="SimSun"/>
          <w:i/>
        </w:rPr>
        <w:t>reportSlotOffsetList</w:t>
      </w:r>
      <w:r w:rsidRPr="00CA2BBD">
        <w:rPr>
          <w:rFonts w:eastAsia="SimSun"/>
        </w:rPr>
        <w:t xml:space="preserve"> in the configuration of the report transmission mode.</w:t>
      </w:r>
    </w:p>
    <w:p w14:paraId="63B5CF1A" w14:textId="77777777" w:rsidR="00A906E3" w:rsidRDefault="00A906E3" w:rsidP="00A906E3">
      <w:pPr>
        <w:rPr>
          <w:lang w:eastAsia="x-none"/>
        </w:rPr>
      </w:pPr>
      <w:r w:rsidRPr="00CA2BBD">
        <w:rPr>
          <w:highlight w:val="green"/>
          <w:lang w:eastAsia="x-none"/>
        </w:rPr>
        <w:t>Agreement:</w:t>
      </w:r>
    </w:p>
    <w:p w14:paraId="50D6F91A" w14:textId="77777777" w:rsidR="00A906E3" w:rsidRDefault="00A906E3" w:rsidP="00A906E3">
      <w:pPr>
        <w:rPr>
          <w:lang w:eastAsia="x-none"/>
        </w:rPr>
      </w:pPr>
      <w:r>
        <w:rPr>
          <w:lang w:eastAsia="x-none"/>
        </w:rPr>
        <w:t>The TP in Section 5 of R1-2508074 for proposal 3.7 for TS38.214 is endorsed.</w:t>
      </w:r>
    </w:p>
    <w:p w14:paraId="63F7513D" w14:textId="77777777" w:rsidR="00A906E3" w:rsidRDefault="00A906E3" w:rsidP="00A906E3">
      <w:pPr>
        <w:rPr>
          <w:lang w:eastAsia="x-none"/>
        </w:rPr>
      </w:pPr>
      <w:r w:rsidRPr="00194089">
        <w:rPr>
          <w:highlight w:val="green"/>
          <w:lang w:eastAsia="x-none"/>
        </w:rPr>
        <w:t>Agreeme</w:t>
      </w:r>
      <w:r w:rsidRPr="00CA2BBD">
        <w:rPr>
          <w:highlight w:val="green"/>
          <w:lang w:eastAsia="x-none"/>
        </w:rPr>
        <w:t>nt:</w:t>
      </w:r>
    </w:p>
    <w:p w14:paraId="21F4817B" w14:textId="77777777" w:rsidR="00A906E3" w:rsidRDefault="00A906E3" w:rsidP="00A906E3">
      <w:pPr>
        <w:rPr>
          <w:lang w:eastAsia="x-none"/>
        </w:rPr>
      </w:pPr>
      <w:r>
        <w:rPr>
          <w:lang w:eastAsia="x-none"/>
        </w:rPr>
        <w:lastRenderedPageBreak/>
        <w:t>The TP in Section 5 of R1-2508074 for proposal 3.10B for TS38.214 is endorsed.</w:t>
      </w:r>
    </w:p>
    <w:p w14:paraId="013FA714" w14:textId="77777777" w:rsidR="00A906E3" w:rsidRDefault="00A906E3" w:rsidP="00A906E3">
      <w:pPr>
        <w:snapToGrid w:val="0"/>
        <w:rPr>
          <w:rFonts w:eastAsia="SimSun"/>
          <w:b/>
          <w:sz w:val="18"/>
          <w:szCs w:val="18"/>
          <w:u w:val="single"/>
        </w:rPr>
      </w:pPr>
      <w:r w:rsidRPr="00FD5974">
        <w:rPr>
          <w:rFonts w:eastAsia="SimSun"/>
          <w:b/>
          <w:sz w:val="18"/>
          <w:szCs w:val="18"/>
          <w:highlight w:val="green"/>
          <w:u w:val="single"/>
        </w:rPr>
        <w:t xml:space="preserve">Agreement: </w:t>
      </w:r>
    </w:p>
    <w:p w14:paraId="01F94F6F" w14:textId="77777777" w:rsidR="00A906E3" w:rsidRDefault="00A906E3" w:rsidP="00A906E3">
      <w:pPr>
        <w:snapToGrid w:val="0"/>
        <w:rPr>
          <w:sz w:val="18"/>
          <w:szCs w:val="18"/>
        </w:rPr>
      </w:pPr>
      <w:r>
        <w:rPr>
          <w:sz w:val="18"/>
          <w:szCs w:val="18"/>
        </w:rPr>
        <w:t xml:space="preserve">Adopt the following changes in Clause 5.2.1.5.4.1 in TS38.214. </w:t>
      </w:r>
    </w:p>
    <w:p w14:paraId="54690C66" w14:textId="77777777" w:rsidR="00A906E3" w:rsidRDefault="00A906E3" w:rsidP="00A906E3">
      <w:pPr>
        <w:pStyle w:val="ListParagraph"/>
        <w:numPr>
          <w:ilvl w:val="0"/>
          <w:numId w:val="141"/>
        </w:numPr>
        <w:overflowPunct/>
        <w:autoSpaceDE/>
        <w:autoSpaceDN/>
        <w:adjustRightInd/>
        <w:snapToGrid w:val="0"/>
        <w:spacing w:after="0" w:line="257" w:lineRule="auto"/>
        <w:contextualSpacing w:val="0"/>
        <w:jc w:val="both"/>
        <w:textAlignment w:val="auto"/>
        <w:rPr>
          <w:b/>
          <w:bCs/>
          <w:sz w:val="18"/>
          <w:szCs w:val="18"/>
          <w:u w:val="single"/>
        </w:rPr>
      </w:pPr>
      <w:r>
        <w:rPr>
          <w:b/>
          <w:sz w:val="18"/>
          <w:szCs w:val="18"/>
        </w:rPr>
        <w:t xml:space="preserve">Reason for change: </w:t>
      </w:r>
      <w:r>
        <w:rPr>
          <w:rFonts w:hint="eastAsia"/>
          <w:sz w:val="18"/>
          <w:szCs w:val="18"/>
          <w:lang w:eastAsia="zh-CN"/>
        </w:rPr>
        <w:t>Regarding the condition of resetting the counter of event instances, the following candidate#2 was agreed to be applied for Event-2, Event-1 and Event-7, i.e., the measured current beam RS is updated based on indicated TCI state. However, it is intuitive that current beam RS of Event-7 is just related to the activated TCI states, rather than the indicated TCI state. Consequently, the condition of resetting the counter for Event-7 has not yet been captured in the current specifications, i.e., the measured current beam RS is updated based on activated TCI states</w:t>
      </w:r>
      <w:r>
        <w:rPr>
          <w:sz w:val="18"/>
          <w:szCs w:val="18"/>
          <w:lang w:eastAsia="zh-CN"/>
        </w:rPr>
        <w:t>.</w:t>
      </w:r>
    </w:p>
    <w:p w14:paraId="5D0D776F" w14:textId="77777777" w:rsidR="00A906E3" w:rsidRDefault="00A906E3" w:rsidP="00A906E3">
      <w:pPr>
        <w:pStyle w:val="ListParagraph"/>
        <w:numPr>
          <w:ilvl w:val="0"/>
          <w:numId w:val="141"/>
        </w:numPr>
        <w:overflowPunct/>
        <w:autoSpaceDE/>
        <w:autoSpaceDN/>
        <w:adjustRightInd/>
        <w:snapToGrid w:val="0"/>
        <w:spacing w:after="0" w:line="257" w:lineRule="auto"/>
        <w:contextualSpacing w:val="0"/>
        <w:jc w:val="both"/>
        <w:textAlignment w:val="auto"/>
        <w:rPr>
          <w:b/>
          <w:sz w:val="18"/>
          <w:szCs w:val="18"/>
        </w:rPr>
      </w:pPr>
      <w:r>
        <w:rPr>
          <w:rFonts w:hint="eastAsia"/>
          <w:b/>
          <w:sz w:val="18"/>
          <w:szCs w:val="18"/>
        </w:rPr>
        <w:t>Summary of change</w:t>
      </w:r>
      <w:r>
        <w:rPr>
          <w:b/>
          <w:sz w:val="18"/>
          <w:szCs w:val="18"/>
        </w:rPr>
        <w:t xml:space="preserve">: </w:t>
      </w:r>
      <w:r>
        <w:rPr>
          <w:rFonts w:hint="eastAsia"/>
          <w:sz w:val="18"/>
          <w:szCs w:val="18"/>
        </w:rPr>
        <w:t>Clarifying the condition of resetting the counter for Event-7, i.e., the measured current beam RS is updated based on activated TCI states.</w:t>
      </w:r>
    </w:p>
    <w:p w14:paraId="68ABCEC3" w14:textId="77777777" w:rsidR="00A906E3" w:rsidRDefault="00A906E3" w:rsidP="00A906E3">
      <w:pPr>
        <w:pStyle w:val="ListParagraph"/>
        <w:numPr>
          <w:ilvl w:val="0"/>
          <w:numId w:val="141"/>
        </w:numPr>
        <w:overflowPunct/>
        <w:autoSpaceDE/>
        <w:autoSpaceDN/>
        <w:adjustRightInd/>
        <w:snapToGrid w:val="0"/>
        <w:spacing w:after="0" w:line="257" w:lineRule="auto"/>
        <w:contextualSpacing w:val="0"/>
        <w:jc w:val="both"/>
        <w:textAlignment w:val="auto"/>
        <w:rPr>
          <w:b/>
          <w:bCs/>
          <w:sz w:val="18"/>
          <w:szCs w:val="18"/>
          <w:u w:val="single"/>
        </w:rPr>
      </w:pPr>
      <w:r>
        <w:rPr>
          <w:rFonts w:hint="eastAsia"/>
          <w:b/>
          <w:sz w:val="18"/>
          <w:szCs w:val="18"/>
        </w:rPr>
        <w:t>Consequences if not approved</w:t>
      </w:r>
      <w:r>
        <w:rPr>
          <w:b/>
          <w:sz w:val="18"/>
          <w:szCs w:val="18"/>
        </w:rPr>
        <w:t>:</w:t>
      </w:r>
      <w:r>
        <w:rPr>
          <w:b/>
          <w:bCs/>
          <w:sz w:val="18"/>
          <w:szCs w:val="18"/>
          <w:u w:val="single"/>
        </w:rPr>
        <w:t xml:space="preserve"> </w:t>
      </w:r>
      <w:r>
        <w:rPr>
          <w:rFonts w:hint="eastAsia"/>
          <w:sz w:val="18"/>
          <w:szCs w:val="18"/>
        </w:rPr>
        <w:t>It is unclear how to reset the counter for Event-7</w:t>
      </w:r>
      <w:r>
        <w:rPr>
          <w:rFonts w:hint="eastAsia"/>
          <w:sz w:val="18"/>
          <w:szCs w:val="18"/>
          <w:lang w:eastAsia="zh-CN"/>
        </w:rPr>
        <w:t>.</w:t>
      </w:r>
    </w:p>
    <w:p w14:paraId="22280F32" w14:textId="77777777" w:rsidR="00A906E3" w:rsidRDefault="00A906E3" w:rsidP="00A906E3">
      <w:pPr>
        <w:snapToGrid w:val="0"/>
        <w:spacing w:line="257" w:lineRule="auto"/>
        <w:jc w:val="both"/>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A906E3" w14:paraId="4A574649" w14:textId="77777777" w:rsidTr="00233CF5">
        <w:tc>
          <w:tcPr>
            <w:tcW w:w="9576" w:type="dxa"/>
          </w:tcPr>
          <w:p w14:paraId="75DBAA68" w14:textId="77777777" w:rsidR="00A906E3" w:rsidRPr="00746A0F" w:rsidRDefault="00A906E3" w:rsidP="00AE0B24">
            <w:pPr>
              <w:rPr>
                <w:rFonts w:eastAsia="SimSun"/>
              </w:rPr>
            </w:pPr>
            <w:bookmarkStart w:id="296" w:name="_Toc211860297"/>
            <w:bookmarkStart w:id="297" w:name="_Toc211860588"/>
            <w:bookmarkStart w:id="298" w:name="_Toc211860812"/>
            <w:r w:rsidRPr="00746A0F">
              <w:rPr>
                <w:rFonts w:eastAsia="SimSun"/>
              </w:rPr>
              <w:t>5.2.1.5.4</w:t>
            </w:r>
            <w:r w:rsidRPr="00746A0F">
              <w:rPr>
                <w:rFonts w:eastAsia="SimSun"/>
              </w:rPr>
              <w:tab/>
              <w:t>UE Initiated reporting</w:t>
            </w:r>
            <w:bookmarkEnd w:id="296"/>
            <w:bookmarkEnd w:id="297"/>
            <w:bookmarkEnd w:id="298"/>
          </w:p>
          <w:p w14:paraId="07254F4C" w14:textId="77777777" w:rsidR="00A906E3" w:rsidRPr="00746A0F" w:rsidRDefault="00A906E3" w:rsidP="00A4246F">
            <w:pPr>
              <w:rPr>
                <w:rFonts w:eastAsia="SimSun"/>
              </w:rPr>
            </w:pPr>
            <w:r w:rsidRPr="00746A0F">
              <w:rPr>
                <w:rFonts w:eastAsia="SimSun"/>
              </w:rPr>
              <w:t>5.2.1.5.4.1</w:t>
            </w:r>
            <w:r w:rsidRPr="00746A0F">
              <w:rPr>
                <w:rFonts w:eastAsia="SimSun"/>
              </w:rPr>
              <w:tab/>
              <w:t xml:space="preserve">UE Initiated CSI reporting </w:t>
            </w:r>
          </w:p>
          <w:p w14:paraId="3D5FBF4C" w14:textId="77777777" w:rsidR="00A906E3" w:rsidRPr="00746A0F" w:rsidRDefault="00A906E3" w:rsidP="00233CF5">
            <w:pPr>
              <w:spacing w:beforeLines="30" w:before="72" w:afterLines="30" w:after="72" w:line="288" w:lineRule="auto"/>
              <w:jc w:val="center"/>
              <w:rPr>
                <w:bCs/>
                <w:sz w:val="16"/>
                <w:szCs w:val="16"/>
              </w:rPr>
            </w:pPr>
            <w:r w:rsidRPr="00746A0F">
              <w:rPr>
                <w:rFonts w:eastAsia="SimSun" w:hint="eastAsia"/>
                <w:color w:val="FF0000"/>
                <w:sz w:val="16"/>
                <w:szCs w:val="16"/>
              </w:rPr>
              <w:t>&lt;Irrelevant part is omitted&gt;</w:t>
            </w:r>
          </w:p>
          <w:p w14:paraId="1D3A924A" w14:textId="77777777" w:rsidR="00A906E3" w:rsidRPr="00746A0F" w:rsidRDefault="00A906E3" w:rsidP="00233CF5">
            <w:pPr>
              <w:spacing w:beforeLines="30" w:before="72" w:afterLines="30" w:after="72" w:line="288" w:lineRule="auto"/>
              <w:rPr>
                <w:sz w:val="16"/>
                <w:szCs w:val="16"/>
              </w:rPr>
            </w:pPr>
            <w:r w:rsidRPr="00746A0F">
              <w:rPr>
                <w:bCs/>
                <w:sz w:val="16"/>
                <w:szCs w:val="16"/>
              </w:rPr>
              <w:t>If the number of event instances determined by the counter for such reference signal</w:t>
            </w:r>
            <w:r w:rsidRPr="00746A0F">
              <w:rPr>
                <w:iCs/>
                <w:sz w:val="16"/>
                <w:szCs w:val="16"/>
              </w:rPr>
              <w:t xml:space="preserve"> is greater than or equal to</w:t>
            </w:r>
            <w:r w:rsidRPr="00746A0F">
              <w:rPr>
                <w:bCs/>
                <w:sz w:val="16"/>
                <w:szCs w:val="16"/>
              </w:rPr>
              <w:t xml:space="preserve"> </w:t>
            </w:r>
            <w:r w:rsidRPr="00746A0F">
              <w:rPr>
                <w:bCs/>
                <w:i/>
                <w:iCs/>
                <w:sz w:val="16"/>
                <w:szCs w:val="16"/>
              </w:rPr>
              <w:t>eventInstanceCount</w:t>
            </w:r>
            <w:r w:rsidRPr="00746A0F">
              <w:rPr>
                <w:bCs/>
                <w:sz w:val="16"/>
                <w:szCs w:val="16"/>
              </w:rPr>
              <w:t xml:space="preserve">, the UE transmits UEIRI on a PUCCH format 0 or format 1 in the PUCCH resource (in the CC provided by </w:t>
            </w:r>
            <w:r w:rsidRPr="00746A0F">
              <w:rPr>
                <w:bCs/>
                <w:i/>
                <w:iCs/>
                <w:sz w:val="16"/>
                <w:szCs w:val="16"/>
              </w:rPr>
              <w:t>pucchCell,</w:t>
            </w:r>
            <w:r w:rsidRPr="00746A0F">
              <w:rPr>
                <w:bCs/>
                <w:sz w:val="16"/>
                <w:szCs w:val="16"/>
              </w:rPr>
              <w:t xml:space="preserve"> if configured, in the </w:t>
            </w:r>
            <w:r w:rsidRPr="00746A0F">
              <w:rPr>
                <w:bCs/>
                <w:i/>
                <w:iCs/>
                <w:sz w:val="16"/>
                <w:szCs w:val="16"/>
              </w:rPr>
              <w:t>CSI-ReportConfig</w:t>
            </w:r>
            <w:r w:rsidRPr="00746A0F">
              <w:rPr>
                <w:bCs/>
                <w:sz w:val="16"/>
                <w:szCs w:val="16"/>
              </w:rPr>
              <w:t xml:space="preserve">) configured by </w:t>
            </w:r>
            <w:r w:rsidRPr="00746A0F">
              <w:rPr>
                <w:bCs/>
                <w:i/>
                <w:iCs/>
                <w:sz w:val="16"/>
                <w:szCs w:val="16"/>
              </w:rPr>
              <w:t xml:space="preserve">PUCCHResource </w:t>
            </w:r>
            <w:r w:rsidRPr="00746A0F">
              <w:rPr>
                <w:bCs/>
                <w:sz w:val="16"/>
                <w:szCs w:val="16"/>
              </w:rPr>
              <w:t xml:space="preserve">in the </w:t>
            </w:r>
            <w:r w:rsidRPr="00746A0F">
              <w:rPr>
                <w:i/>
                <w:iCs/>
                <w:sz w:val="16"/>
                <w:szCs w:val="16"/>
              </w:rPr>
              <w:t>CSI-ReportConfig</w:t>
            </w:r>
            <w:r w:rsidRPr="00746A0F">
              <w:rPr>
                <w:sz w:val="16"/>
                <w:szCs w:val="16"/>
              </w:rPr>
              <w:t>.</w:t>
            </w:r>
          </w:p>
          <w:p w14:paraId="6B0AE5E4" w14:textId="77777777" w:rsidR="00A906E3" w:rsidRPr="00746A0F" w:rsidRDefault="00A906E3" w:rsidP="00233CF5">
            <w:pPr>
              <w:spacing w:beforeLines="30" w:before="72" w:afterLines="30" w:after="72" w:line="288" w:lineRule="auto"/>
              <w:rPr>
                <w:sz w:val="16"/>
                <w:szCs w:val="16"/>
              </w:rPr>
            </w:pPr>
            <w:r w:rsidRPr="00746A0F">
              <w:rPr>
                <w:sz w:val="16"/>
                <w:szCs w:val="16"/>
              </w:rPr>
              <w:t>The counter of the event instances for such reference signal is reset:</w:t>
            </w:r>
          </w:p>
          <w:p w14:paraId="1C2240D5" w14:textId="77777777" w:rsidR="00A906E3" w:rsidRPr="00746A0F" w:rsidRDefault="00A906E3" w:rsidP="00233CF5">
            <w:pPr>
              <w:spacing w:beforeLines="30" w:before="72" w:afterLines="30" w:after="72" w:line="288" w:lineRule="auto"/>
              <w:ind w:left="568" w:hanging="284"/>
              <w:rPr>
                <w:rFonts w:eastAsia="SimSun"/>
                <w:bCs/>
                <w:sz w:val="16"/>
                <w:szCs w:val="16"/>
              </w:rPr>
            </w:pPr>
            <w:r w:rsidRPr="00746A0F">
              <w:rPr>
                <w:rFonts w:eastAsia="SimSun"/>
                <w:sz w:val="16"/>
                <w:szCs w:val="16"/>
              </w:rPr>
              <w:t>-</w:t>
            </w:r>
            <w:r w:rsidRPr="00746A0F">
              <w:rPr>
                <w:rFonts w:eastAsia="SimSun"/>
                <w:sz w:val="16"/>
                <w:szCs w:val="16"/>
              </w:rPr>
              <w:tab/>
              <w:t>if the reference signal in the indicated TCI state or the SS/PBCH block which is QCLed with the reference signal in the indicated TCI state is updated</w:t>
            </w:r>
            <w:r w:rsidRPr="00746A0F">
              <w:rPr>
                <w:rFonts w:eastAsia="SimSun" w:hint="eastAsia"/>
                <w:sz w:val="16"/>
                <w:szCs w:val="16"/>
                <w:lang w:eastAsia="zh-CN"/>
              </w:rPr>
              <w:t xml:space="preserve"> </w:t>
            </w:r>
            <w:r w:rsidRPr="00746A0F">
              <w:rPr>
                <w:rFonts w:eastAsia="SimSun" w:hint="eastAsia"/>
                <w:color w:val="FF0000"/>
                <w:sz w:val="16"/>
                <w:szCs w:val="16"/>
                <w:lang w:eastAsia="zh-CN"/>
              </w:rPr>
              <w:t xml:space="preserve">when the </w:t>
            </w:r>
            <w:r w:rsidRPr="00746A0F">
              <w:rPr>
                <w:bCs/>
                <w:color w:val="FF0000"/>
                <w:sz w:val="16"/>
                <w:szCs w:val="16"/>
              </w:rPr>
              <w:t xml:space="preserve">UE is configured with </w:t>
            </w:r>
            <w:r w:rsidRPr="00746A0F">
              <w:rPr>
                <w:color w:val="FF0000"/>
                <w:sz w:val="16"/>
                <w:szCs w:val="16"/>
              </w:rPr>
              <w:t xml:space="preserve">a </w:t>
            </w:r>
            <w:r w:rsidRPr="00746A0F">
              <w:rPr>
                <w:i/>
                <w:color w:val="FF0000"/>
                <w:sz w:val="16"/>
                <w:szCs w:val="16"/>
              </w:rPr>
              <w:t>CSI-ReportConfig</w:t>
            </w:r>
            <w:r w:rsidRPr="00746A0F">
              <w:rPr>
                <w:color w:val="FF0000"/>
                <w:sz w:val="16"/>
                <w:szCs w:val="16"/>
              </w:rPr>
              <w:t xml:space="preserve"> with the higher layer parameter</w:t>
            </w:r>
            <w:r w:rsidRPr="00746A0F">
              <w:rPr>
                <w:bCs/>
                <w:i/>
                <w:iCs/>
                <w:color w:val="FF0000"/>
                <w:sz w:val="16"/>
                <w:szCs w:val="16"/>
              </w:rPr>
              <w:t xml:space="preserve"> eventType</w:t>
            </w:r>
            <w:r w:rsidRPr="00746A0F">
              <w:rPr>
                <w:bCs/>
                <w:color w:val="FF0000"/>
                <w:sz w:val="16"/>
                <w:szCs w:val="16"/>
              </w:rPr>
              <w:t xml:space="preserve"> set to ‘event2’</w:t>
            </w:r>
            <w:r w:rsidRPr="00746A0F">
              <w:rPr>
                <w:rFonts w:eastAsia="SimSun" w:hint="eastAsia"/>
                <w:bCs/>
                <w:color w:val="FF0000"/>
                <w:sz w:val="16"/>
                <w:szCs w:val="16"/>
                <w:lang w:eastAsia="zh-CN"/>
              </w:rPr>
              <w:t xml:space="preserve"> or </w:t>
            </w:r>
            <w:r w:rsidRPr="00746A0F">
              <w:rPr>
                <w:rFonts w:eastAsia="SimSun"/>
                <w:bCs/>
                <w:color w:val="FF0000"/>
                <w:sz w:val="16"/>
                <w:szCs w:val="16"/>
                <w:lang w:eastAsia="zh-CN"/>
              </w:rPr>
              <w:t>‘</w:t>
            </w:r>
            <w:r w:rsidRPr="00746A0F">
              <w:rPr>
                <w:rFonts w:eastAsia="SimSun" w:hint="eastAsia"/>
                <w:bCs/>
                <w:color w:val="FF0000"/>
                <w:sz w:val="16"/>
                <w:szCs w:val="16"/>
                <w:lang w:eastAsia="zh-CN"/>
              </w:rPr>
              <w:t>event1</w:t>
            </w:r>
            <w:r w:rsidRPr="00746A0F">
              <w:rPr>
                <w:rFonts w:eastAsia="SimSun"/>
                <w:bCs/>
                <w:color w:val="FF0000"/>
                <w:sz w:val="16"/>
                <w:szCs w:val="16"/>
                <w:lang w:eastAsia="zh-CN"/>
              </w:rPr>
              <w:t>’</w:t>
            </w:r>
            <w:r w:rsidRPr="00746A0F">
              <w:rPr>
                <w:rFonts w:eastAsia="SimSun" w:hint="eastAsia"/>
                <w:bCs/>
                <w:color w:val="FF0000"/>
                <w:sz w:val="16"/>
                <w:szCs w:val="16"/>
                <w:lang w:eastAsia="zh-CN"/>
              </w:rPr>
              <w:t>, or</w:t>
            </w:r>
          </w:p>
          <w:p w14:paraId="691DFF85" w14:textId="77777777" w:rsidR="00A906E3" w:rsidRPr="00746A0F" w:rsidRDefault="00A906E3" w:rsidP="00233CF5">
            <w:pPr>
              <w:spacing w:beforeLines="30" w:before="72" w:afterLines="30" w:after="72" w:line="288" w:lineRule="auto"/>
              <w:ind w:left="568" w:hanging="284"/>
              <w:rPr>
                <w:rFonts w:eastAsia="SimSun"/>
                <w:color w:val="FF0000"/>
                <w:sz w:val="16"/>
                <w:szCs w:val="16"/>
              </w:rPr>
            </w:pPr>
            <w:r w:rsidRPr="00746A0F">
              <w:rPr>
                <w:rFonts w:eastAsia="SimSun"/>
                <w:color w:val="FF0000"/>
                <w:sz w:val="16"/>
                <w:szCs w:val="16"/>
              </w:rPr>
              <w:t>-</w:t>
            </w:r>
            <w:r w:rsidRPr="00746A0F">
              <w:rPr>
                <w:rFonts w:eastAsia="SimSun"/>
                <w:color w:val="FF0000"/>
                <w:sz w:val="16"/>
                <w:szCs w:val="16"/>
              </w:rPr>
              <w:tab/>
            </w:r>
            <w:r w:rsidRPr="00746A0F">
              <w:rPr>
                <w:rFonts w:eastAsia="SimSun" w:hint="eastAsia"/>
                <w:color w:val="FF0000"/>
                <w:sz w:val="16"/>
                <w:szCs w:val="16"/>
                <w:lang w:eastAsia="zh-CN"/>
              </w:rPr>
              <w:t xml:space="preserve">if </w:t>
            </w:r>
            <w:r w:rsidRPr="00746A0F">
              <w:rPr>
                <w:bCs/>
                <w:color w:val="FF0000"/>
                <w:sz w:val="16"/>
                <w:szCs w:val="16"/>
              </w:rPr>
              <w:t xml:space="preserve">the </w:t>
            </w:r>
            <w:r w:rsidRPr="00746A0F">
              <w:rPr>
                <w:color w:val="FF0000"/>
                <w:sz w:val="16"/>
                <w:szCs w:val="16"/>
              </w:rPr>
              <w:t xml:space="preserve">reference signal with the </w:t>
            </w:r>
            <w:r w:rsidRPr="00746A0F">
              <w:rPr>
                <w:i/>
                <w:color w:val="FF0000"/>
                <w:sz w:val="16"/>
                <w:szCs w:val="16"/>
              </w:rPr>
              <w:t>valueOfQ</w:t>
            </w:r>
            <w:r w:rsidRPr="00746A0F">
              <w:rPr>
                <w:color w:val="FF0000"/>
                <w:sz w:val="16"/>
                <w:szCs w:val="16"/>
              </w:rPr>
              <w:t xml:space="preserve"> highest L1-RSRP out of the reference signals among the activated TCI states</w:t>
            </w:r>
            <w:r w:rsidRPr="00746A0F">
              <w:rPr>
                <w:rFonts w:hint="eastAsia"/>
                <w:color w:val="FF0000"/>
                <w:sz w:val="16"/>
                <w:szCs w:val="16"/>
                <w:lang w:eastAsia="zh-CN"/>
              </w:rPr>
              <w:t xml:space="preserve"> or </w:t>
            </w:r>
            <w:r w:rsidRPr="00746A0F">
              <w:rPr>
                <w:bCs/>
                <w:color w:val="FF0000"/>
                <w:sz w:val="16"/>
                <w:szCs w:val="16"/>
              </w:rPr>
              <w:t xml:space="preserve">the SS/PBCH block </w:t>
            </w:r>
            <w:r w:rsidRPr="00746A0F">
              <w:rPr>
                <w:color w:val="FF0000"/>
                <w:sz w:val="16"/>
                <w:szCs w:val="16"/>
              </w:rPr>
              <w:t xml:space="preserve">with the </w:t>
            </w:r>
            <w:r w:rsidRPr="00746A0F">
              <w:rPr>
                <w:i/>
                <w:color w:val="FF0000"/>
                <w:sz w:val="16"/>
                <w:szCs w:val="16"/>
              </w:rPr>
              <w:t>valueOfQ</w:t>
            </w:r>
            <w:r w:rsidRPr="00746A0F">
              <w:rPr>
                <w:color w:val="FF0000"/>
                <w:sz w:val="16"/>
                <w:szCs w:val="16"/>
              </w:rPr>
              <w:t xml:space="preserve"> highest L1-RSRP out of the </w:t>
            </w:r>
            <w:r w:rsidRPr="00746A0F">
              <w:rPr>
                <w:bCs/>
                <w:color w:val="FF0000"/>
                <w:sz w:val="16"/>
                <w:szCs w:val="16"/>
              </w:rPr>
              <w:t>SS/PBCH block</w:t>
            </w:r>
            <w:r w:rsidRPr="00746A0F">
              <w:rPr>
                <w:color w:val="FF0000"/>
                <w:sz w:val="16"/>
                <w:szCs w:val="16"/>
              </w:rPr>
              <w:t>s QCLed with the reference signals among the activated TCI states, which</w:t>
            </w:r>
            <w:r w:rsidRPr="00746A0F">
              <w:rPr>
                <w:color w:val="FF0000"/>
                <w:sz w:val="16"/>
                <w:szCs w:val="16"/>
                <w:lang w:eastAsia="zh-CN"/>
              </w:rPr>
              <w:t xml:space="preserve"> determines event instance(s), </w:t>
            </w:r>
            <w:r w:rsidRPr="00746A0F">
              <w:rPr>
                <w:rFonts w:hint="eastAsia"/>
                <w:color w:val="FF0000"/>
                <w:sz w:val="16"/>
                <w:szCs w:val="16"/>
                <w:lang w:eastAsia="zh-CN"/>
              </w:rPr>
              <w:t xml:space="preserve">is updated </w:t>
            </w:r>
            <w:r w:rsidRPr="00746A0F">
              <w:rPr>
                <w:rFonts w:eastAsia="SimSun" w:hint="eastAsia"/>
                <w:color w:val="FF0000"/>
                <w:sz w:val="16"/>
                <w:szCs w:val="16"/>
                <w:lang w:eastAsia="zh-CN"/>
              </w:rPr>
              <w:t xml:space="preserve">when the </w:t>
            </w:r>
            <w:r w:rsidRPr="00746A0F">
              <w:rPr>
                <w:bCs/>
                <w:color w:val="FF0000"/>
                <w:sz w:val="16"/>
                <w:szCs w:val="16"/>
              </w:rPr>
              <w:t xml:space="preserve">UE is configured with </w:t>
            </w:r>
            <w:r w:rsidRPr="00746A0F">
              <w:rPr>
                <w:color w:val="FF0000"/>
                <w:sz w:val="16"/>
                <w:szCs w:val="16"/>
              </w:rPr>
              <w:t xml:space="preserve">a </w:t>
            </w:r>
            <w:r w:rsidRPr="00746A0F">
              <w:rPr>
                <w:i/>
                <w:color w:val="FF0000"/>
                <w:sz w:val="16"/>
                <w:szCs w:val="16"/>
              </w:rPr>
              <w:t>CSI-ReportConfig</w:t>
            </w:r>
            <w:r w:rsidRPr="00746A0F">
              <w:rPr>
                <w:color w:val="FF0000"/>
                <w:sz w:val="16"/>
                <w:szCs w:val="16"/>
              </w:rPr>
              <w:t xml:space="preserve"> with the higher layer parameter</w:t>
            </w:r>
            <w:r w:rsidRPr="00746A0F">
              <w:rPr>
                <w:bCs/>
                <w:i/>
                <w:iCs/>
                <w:color w:val="FF0000"/>
                <w:sz w:val="16"/>
                <w:szCs w:val="16"/>
              </w:rPr>
              <w:t xml:space="preserve"> eventType</w:t>
            </w:r>
            <w:r w:rsidRPr="00746A0F">
              <w:rPr>
                <w:bCs/>
                <w:color w:val="FF0000"/>
                <w:sz w:val="16"/>
                <w:szCs w:val="16"/>
              </w:rPr>
              <w:t xml:space="preserve"> set to ‘event</w:t>
            </w:r>
            <w:r w:rsidRPr="00746A0F">
              <w:rPr>
                <w:rFonts w:eastAsia="SimSun" w:hint="eastAsia"/>
                <w:bCs/>
                <w:color w:val="FF0000"/>
                <w:sz w:val="16"/>
                <w:szCs w:val="16"/>
                <w:lang w:eastAsia="zh-CN"/>
              </w:rPr>
              <w:t>7</w:t>
            </w:r>
            <w:r w:rsidRPr="00746A0F">
              <w:rPr>
                <w:bCs/>
                <w:color w:val="FF0000"/>
                <w:sz w:val="16"/>
                <w:szCs w:val="16"/>
              </w:rPr>
              <w:t>’</w:t>
            </w:r>
            <w:r w:rsidRPr="00746A0F">
              <w:rPr>
                <w:rFonts w:eastAsia="SimSun"/>
                <w:color w:val="FF0000"/>
                <w:sz w:val="16"/>
                <w:szCs w:val="16"/>
              </w:rPr>
              <w:t>.</w:t>
            </w:r>
          </w:p>
          <w:p w14:paraId="3EE090D8" w14:textId="77777777" w:rsidR="00A906E3" w:rsidRPr="00746A0F" w:rsidRDefault="00A906E3" w:rsidP="00233CF5">
            <w:pPr>
              <w:spacing w:beforeLines="30" w:before="72" w:afterLines="30" w:after="72" w:line="288" w:lineRule="auto"/>
              <w:rPr>
                <w:color w:val="000000"/>
                <w:sz w:val="16"/>
                <w:szCs w:val="16"/>
              </w:rPr>
            </w:pPr>
            <w:r w:rsidRPr="00746A0F">
              <w:rPr>
                <w:color w:val="000000"/>
                <w:sz w:val="16"/>
                <w:szCs w:val="16"/>
                <w:lang w:eastAsia="zh-CN"/>
              </w:rPr>
              <w:t xml:space="preserve">The UE does not expect that a CSI trigger state associated with CSI report configuration(s) </w:t>
            </w:r>
            <w:r w:rsidRPr="00746A0F">
              <w:rPr>
                <w:color w:val="000000"/>
                <w:sz w:val="16"/>
                <w:szCs w:val="16"/>
              </w:rPr>
              <w:t>configured with the higher layer parameter</w:t>
            </w:r>
            <w:r w:rsidRPr="00746A0F">
              <w:rPr>
                <w:bCs/>
                <w:i/>
                <w:iCs/>
                <w:color w:val="000000"/>
                <w:sz w:val="16"/>
                <w:szCs w:val="16"/>
              </w:rPr>
              <w:t xml:space="preserve"> eventType </w:t>
            </w:r>
            <w:r w:rsidRPr="00746A0F">
              <w:rPr>
                <w:bCs/>
                <w:iCs/>
                <w:color w:val="000000"/>
                <w:sz w:val="16"/>
                <w:szCs w:val="16"/>
              </w:rPr>
              <w:t xml:space="preserve">is further associated with other CSI report configurations that are not configured with </w:t>
            </w:r>
            <w:r w:rsidRPr="00746A0F">
              <w:rPr>
                <w:color w:val="000000"/>
                <w:sz w:val="16"/>
                <w:szCs w:val="16"/>
              </w:rPr>
              <w:t>the higher layer parameter</w:t>
            </w:r>
            <w:r w:rsidRPr="00746A0F">
              <w:rPr>
                <w:bCs/>
                <w:i/>
                <w:iCs/>
                <w:color w:val="000000"/>
                <w:sz w:val="16"/>
                <w:szCs w:val="16"/>
              </w:rPr>
              <w:t xml:space="preserve"> eventType</w:t>
            </w:r>
            <w:r w:rsidRPr="00746A0F">
              <w:rPr>
                <w:color w:val="000000"/>
                <w:sz w:val="16"/>
                <w:szCs w:val="16"/>
                <w:lang w:eastAsia="zh-CN"/>
              </w:rPr>
              <w:t>.</w:t>
            </w:r>
          </w:p>
          <w:p w14:paraId="48218E27" w14:textId="77777777" w:rsidR="00A906E3" w:rsidRDefault="00A906E3" w:rsidP="00233CF5">
            <w:pPr>
              <w:spacing w:beforeLines="30" w:before="72" w:afterLines="30" w:after="72" w:line="288" w:lineRule="auto"/>
              <w:jc w:val="center"/>
              <w:rPr>
                <w:color w:val="000000"/>
                <w:sz w:val="18"/>
                <w:szCs w:val="18"/>
              </w:rPr>
            </w:pPr>
            <w:r w:rsidRPr="00746A0F">
              <w:rPr>
                <w:rFonts w:eastAsia="SimSun" w:hint="eastAsia"/>
                <w:color w:val="FF0000"/>
                <w:sz w:val="16"/>
                <w:szCs w:val="16"/>
              </w:rPr>
              <w:t>&lt;Irrelevant part is omitted&gt;</w:t>
            </w:r>
          </w:p>
        </w:tc>
      </w:tr>
    </w:tbl>
    <w:p w14:paraId="11302960" w14:textId="77777777" w:rsidR="00A906E3" w:rsidRDefault="00A906E3" w:rsidP="00A906E3">
      <w:pPr>
        <w:rPr>
          <w:lang w:eastAsia="x-none"/>
        </w:rPr>
      </w:pPr>
    </w:p>
    <w:p w14:paraId="7FB00CF5" w14:textId="77777777" w:rsidR="00A906E3" w:rsidRPr="008C2B4C" w:rsidRDefault="00A906E3" w:rsidP="00A906E3">
      <w:pPr>
        <w:snapToGrid w:val="0"/>
        <w:rPr>
          <w:rFonts w:eastAsia="SimSun"/>
          <w:b/>
          <w:bCs/>
          <w:iCs/>
          <w:color w:val="000000"/>
          <w:sz w:val="18"/>
          <w:szCs w:val="18"/>
        </w:rPr>
      </w:pPr>
      <w:r w:rsidRPr="008C2B4C">
        <w:rPr>
          <w:rFonts w:eastAsia="SimSun"/>
          <w:b/>
          <w:bCs/>
          <w:iCs/>
          <w:color w:val="000000"/>
          <w:sz w:val="18"/>
          <w:szCs w:val="18"/>
          <w:highlight w:val="green"/>
        </w:rPr>
        <w:t xml:space="preserve">Agreement: </w:t>
      </w:r>
    </w:p>
    <w:p w14:paraId="1FEDFEFA" w14:textId="77777777" w:rsidR="00A906E3" w:rsidRDefault="00A906E3" w:rsidP="00A906E3">
      <w:pPr>
        <w:snapToGrid w:val="0"/>
        <w:rPr>
          <w:sz w:val="18"/>
          <w:szCs w:val="18"/>
        </w:rPr>
      </w:pPr>
      <w:r>
        <w:rPr>
          <w:sz w:val="18"/>
          <w:szCs w:val="18"/>
        </w:rPr>
        <w:t>A</w:t>
      </w:r>
      <w:r>
        <w:rPr>
          <w:rFonts w:hint="eastAsia"/>
          <w:sz w:val="18"/>
          <w:szCs w:val="18"/>
        </w:rPr>
        <w:t>dopt the following changes in</w:t>
      </w:r>
      <w:r>
        <w:rPr>
          <w:sz w:val="18"/>
          <w:szCs w:val="18"/>
        </w:rPr>
        <w:t xml:space="preserve"> TS38.213 Section 9:</w:t>
      </w:r>
    </w:p>
    <w:p w14:paraId="085B8CEC" w14:textId="77777777" w:rsidR="00A906E3" w:rsidRPr="008C2B4C" w:rsidRDefault="00A906E3" w:rsidP="00A906E3">
      <w:pPr>
        <w:pStyle w:val="ListParagraph"/>
        <w:numPr>
          <w:ilvl w:val="0"/>
          <w:numId w:val="142"/>
        </w:numPr>
        <w:overflowPunct/>
        <w:autoSpaceDE/>
        <w:autoSpaceDN/>
        <w:adjustRightInd/>
        <w:snapToGrid w:val="0"/>
        <w:spacing w:after="0"/>
        <w:contextualSpacing w:val="0"/>
        <w:textAlignment w:val="auto"/>
        <w:rPr>
          <w:rFonts w:eastAsia="Times New Roman"/>
          <w:bCs/>
          <w:sz w:val="18"/>
          <w:szCs w:val="18"/>
          <w:lang w:eastAsia="zh-CN"/>
        </w:rPr>
      </w:pPr>
      <w:r>
        <w:rPr>
          <w:rFonts w:eastAsia="DengXian"/>
          <w:b/>
          <w:sz w:val="18"/>
          <w:szCs w:val="18"/>
          <w:lang w:eastAsia="ko-KR"/>
        </w:rPr>
        <w:t>Reason for change:</w:t>
      </w:r>
      <w:r>
        <w:rPr>
          <w:b/>
          <w:sz w:val="18"/>
          <w:szCs w:val="18"/>
        </w:rPr>
        <w:t xml:space="preserve"> </w:t>
      </w:r>
      <w:r w:rsidRPr="008C2B4C">
        <w:rPr>
          <w:rFonts w:eastAsia="Times New Roman"/>
          <w:bCs/>
          <w:sz w:val="18"/>
          <w:szCs w:val="18"/>
          <w:lang w:eastAsia="zh-CN"/>
        </w:rPr>
        <w:t xml:space="preserve">Reusing the intra-UE multiplexing/prioritization rules of PUSCH with A-CSI for PUSCH for UEI-BR for Mode A was agreed. However, it is not captured in the current specification.   </w:t>
      </w:r>
    </w:p>
    <w:p w14:paraId="3B39F3E1" w14:textId="77777777" w:rsidR="00A906E3" w:rsidRDefault="00A906E3" w:rsidP="00A906E3">
      <w:pPr>
        <w:pStyle w:val="ListParagraph"/>
        <w:numPr>
          <w:ilvl w:val="0"/>
          <w:numId w:val="142"/>
        </w:numPr>
        <w:overflowPunct/>
        <w:autoSpaceDE/>
        <w:autoSpaceDN/>
        <w:adjustRightInd/>
        <w:snapToGrid w:val="0"/>
        <w:spacing w:after="0"/>
        <w:contextualSpacing w:val="0"/>
        <w:textAlignment w:val="auto"/>
        <w:rPr>
          <w:b/>
          <w:sz w:val="18"/>
          <w:szCs w:val="18"/>
        </w:rPr>
      </w:pPr>
      <w:r>
        <w:rPr>
          <w:b/>
          <w:sz w:val="18"/>
          <w:szCs w:val="18"/>
        </w:rPr>
        <w:t xml:space="preserve">Summary of change: </w:t>
      </w:r>
      <w:r>
        <w:rPr>
          <w:sz w:val="18"/>
          <w:szCs w:val="18"/>
        </w:rPr>
        <w:t>In TS38.213 section 9, clarify the intra-UE multiplexing/prioritization rules of PUSCH with A-CSI for PUSCH is reused for UEI-BR for Mode A.</w:t>
      </w:r>
    </w:p>
    <w:p w14:paraId="394DD6C8" w14:textId="77777777" w:rsidR="00A906E3" w:rsidRDefault="00A906E3" w:rsidP="00A906E3">
      <w:pPr>
        <w:pStyle w:val="ListParagraph"/>
        <w:numPr>
          <w:ilvl w:val="0"/>
          <w:numId w:val="142"/>
        </w:numPr>
        <w:overflowPunct/>
        <w:autoSpaceDE/>
        <w:autoSpaceDN/>
        <w:adjustRightInd/>
        <w:snapToGrid w:val="0"/>
        <w:spacing w:after="0"/>
        <w:contextualSpacing w:val="0"/>
        <w:textAlignment w:val="auto"/>
        <w:rPr>
          <w:rFonts w:cs="Times"/>
          <w:b/>
          <w:bCs/>
          <w:sz w:val="18"/>
          <w:szCs w:val="18"/>
          <w:lang w:eastAsia="zh-CN"/>
        </w:rPr>
      </w:pPr>
      <w:r>
        <w:rPr>
          <w:b/>
          <w:sz w:val="18"/>
          <w:szCs w:val="18"/>
        </w:rPr>
        <w:t>Consequences if not approved</w:t>
      </w:r>
      <w:r>
        <w:rPr>
          <w:rFonts w:hint="eastAsia"/>
          <w:b/>
          <w:sz w:val="18"/>
          <w:szCs w:val="18"/>
          <w:lang w:eastAsia="ko-KR"/>
        </w:rPr>
        <w:t>:</w:t>
      </w:r>
      <w:r>
        <w:rPr>
          <w:b/>
          <w:sz w:val="18"/>
          <w:szCs w:val="18"/>
        </w:rPr>
        <w:t xml:space="preserve"> </w:t>
      </w:r>
      <w:r w:rsidRPr="008C2B4C">
        <w:rPr>
          <w:rFonts w:eastAsia="Times New Roman"/>
          <w:bCs/>
          <w:sz w:val="18"/>
          <w:szCs w:val="18"/>
          <w:lang w:eastAsia="zh-CN"/>
        </w:rPr>
        <w:t>UE behavior is not clear when PUSCH carrying UEI-BR for Mode A overlaps with other uplink channels/RSs.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5"/>
      </w:tblGrid>
      <w:tr w:rsidR="00A906E3" w14:paraId="4AB775F1" w14:textId="77777777" w:rsidTr="00233CF5">
        <w:trPr>
          <w:jc w:val="center"/>
        </w:trPr>
        <w:tc>
          <w:tcPr>
            <w:tcW w:w="9535" w:type="dxa"/>
          </w:tcPr>
          <w:p w14:paraId="7A357A8A" w14:textId="77777777" w:rsidR="00A906E3" w:rsidRPr="00746A0F" w:rsidRDefault="00A906E3" w:rsidP="00AE0B24">
            <w:r w:rsidRPr="00746A0F">
              <w:t>9</w:t>
            </w:r>
            <w:r w:rsidRPr="00746A0F">
              <w:rPr>
                <w:rFonts w:hint="eastAsia"/>
              </w:rPr>
              <w:tab/>
            </w:r>
            <w:r w:rsidRPr="00746A0F">
              <w:t>UE procedure for reporting control information</w:t>
            </w:r>
          </w:p>
          <w:p w14:paraId="70AAEFB3" w14:textId="77777777" w:rsidR="00A906E3" w:rsidRPr="00746A0F" w:rsidRDefault="00A906E3" w:rsidP="00233CF5">
            <w:pPr>
              <w:widowControl w:val="0"/>
              <w:snapToGrid w:val="0"/>
              <w:spacing w:afterLines="50" w:after="120"/>
              <w:jc w:val="center"/>
              <w:rPr>
                <w:rFonts w:eastAsia="SimSun"/>
                <w:color w:val="FF0000"/>
                <w:sz w:val="16"/>
                <w:szCs w:val="16"/>
                <w:lang w:eastAsia="zh-CN"/>
              </w:rPr>
            </w:pPr>
            <w:r w:rsidRPr="00746A0F">
              <w:rPr>
                <w:rFonts w:eastAsia="SimSun"/>
                <w:color w:val="FF0000"/>
                <w:sz w:val="16"/>
                <w:szCs w:val="16"/>
                <w:lang w:eastAsia="zh-CN"/>
              </w:rPr>
              <w:t xml:space="preserve">&lt; </w:t>
            </w:r>
            <w:r w:rsidRPr="00746A0F">
              <w:rPr>
                <w:rFonts w:eastAsia="SimSun"/>
                <w:color w:val="FF0000"/>
                <w:sz w:val="16"/>
                <w:szCs w:val="16"/>
              </w:rPr>
              <w:t>Unchanged parts are omitted</w:t>
            </w:r>
            <w:r w:rsidRPr="00746A0F">
              <w:rPr>
                <w:rFonts w:eastAsia="SimSun"/>
                <w:color w:val="FF0000"/>
                <w:sz w:val="16"/>
                <w:szCs w:val="16"/>
                <w:lang w:eastAsia="zh-CN"/>
              </w:rPr>
              <w:t xml:space="preserve"> &gt;</w:t>
            </w:r>
          </w:p>
          <w:p w14:paraId="68BA91B2" w14:textId="77777777" w:rsidR="00A906E3" w:rsidRPr="00746A0F" w:rsidRDefault="00A906E3" w:rsidP="00233CF5">
            <w:pPr>
              <w:rPr>
                <w:rFonts w:eastAsia="Malgun Gothic"/>
                <w:sz w:val="16"/>
                <w:szCs w:val="16"/>
                <w:lang w:eastAsia="zh-CN"/>
              </w:rPr>
            </w:pPr>
            <w:r w:rsidRPr="00746A0F">
              <w:rPr>
                <w:rFonts w:eastAsia="Malgun Gothic"/>
                <w:sz w:val="16"/>
                <w:szCs w:val="16"/>
              </w:rPr>
              <w:t xml:space="preserve">For the remaining of this clause, when a UE </w:t>
            </w:r>
          </w:p>
          <w:p w14:paraId="58745A9D" w14:textId="77777777" w:rsidR="00A906E3" w:rsidRPr="00746A0F" w:rsidRDefault="00A906E3" w:rsidP="00233CF5">
            <w:pPr>
              <w:pStyle w:val="B1"/>
              <w:rPr>
                <w:rFonts w:eastAsia="SimSun"/>
                <w:sz w:val="16"/>
                <w:szCs w:val="16"/>
              </w:rPr>
            </w:pPr>
            <w:r w:rsidRPr="00746A0F">
              <w:rPr>
                <w:sz w:val="16"/>
                <w:szCs w:val="16"/>
              </w:rPr>
              <w:t>-</w:t>
            </w:r>
            <w:r w:rsidRPr="00746A0F">
              <w:rPr>
                <w:sz w:val="16"/>
                <w:szCs w:val="16"/>
              </w:rPr>
              <w:tab/>
              <w:t xml:space="preserve">is not provided </w:t>
            </w:r>
            <w:r w:rsidRPr="00746A0F">
              <w:rPr>
                <w:i/>
                <w:sz w:val="16"/>
                <w:szCs w:val="16"/>
              </w:rPr>
              <w:t>coresetPoolIndex</w:t>
            </w:r>
            <w:r w:rsidRPr="00746A0F">
              <w:rPr>
                <w:sz w:val="16"/>
                <w:szCs w:val="16"/>
              </w:rPr>
              <w:t xml:space="preserve"> or is provided </w:t>
            </w:r>
            <w:r w:rsidRPr="00746A0F">
              <w:rPr>
                <w:i/>
                <w:sz w:val="16"/>
                <w:szCs w:val="16"/>
              </w:rPr>
              <w:t>coresetPoolIndex</w:t>
            </w:r>
            <w:r w:rsidRPr="00746A0F">
              <w:rPr>
                <w:sz w:val="16"/>
                <w:szCs w:val="16"/>
              </w:rPr>
              <w:t xml:space="preserve"> with a value of 0 for first CORESETs, and is provided</w:t>
            </w:r>
            <w:r w:rsidRPr="00746A0F">
              <w:rPr>
                <w:i/>
                <w:sz w:val="16"/>
                <w:szCs w:val="16"/>
              </w:rPr>
              <w:t xml:space="preserve"> coresetPoolIndex</w:t>
            </w:r>
            <w:r w:rsidRPr="00746A0F">
              <w:rPr>
                <w:sz w:val="16"/>
                <w:szCs w:val="16"/>
              </w:rPr>
              <w:t xml:space="preserve"> with a value of 1 for second CORESETs, on active DL BWPs of serving cells, and</w:t>
            </w:r>
          </w:p>
          <w:p w14:paraId="02C52A08" w14:textId="77777777" w:rsidR="00A906E3" w:rsidRPr="00746A0F" w:rsidRDefault="00A906E3" w:rsidP="00233CF5">
            <w:pPr>
              <w:pStyle w:val="B1"/>
              <w:rPr>
                <w:sz w:val="16"/>
                <w:szCs w:val="16"/>
              </w:rPr>
            </w:pPr>
            <w:r w:rsidRPr="00746A0F">
              <w:rPr>
                <w:sz w:val="16"/>
                <w:szCs w:val="16"/>
              </w:rPr>
              <w:t>-</w:t>
            </w:r>
            <w:r w:rsidRPr="00746A0F">
              <w:rPr>
                <w:sz w:val="16"/>
                <w:szCs w:val="16"/>
              </w:rPr>
              <w:tab/>
              <w:t xml:space="preserve">is provided </w:t>
            </w:r>
            <w:r w:rsidRPr="00746A0F">
              <w:rPr>
                <w:i/>
                <w:iCs/>
                <w:sz w:val="16"/>
                <w:szCs w:val="16"/>
              </w:rPr>
              <w:t>sTx-2Panel</w:t>
            </w:r>
          </w:p>
          <w:p w14:paraId="60EA2515" w14:textId="77777777" w:rsidR="00A906E3" w:rsidRPr="00746A0F" w:rsidRDefault="00A906E3" w:rsidP="00233CF5">
            <w:pPr>
              <w:rPr>
                <w:rFonts w:eastAsia="Malgun Gothic"/>
                <w:sz w:val="16"/>
                <w:szCs w:val="16"/>
              </w:rPr>
            </w:pPr>
            <w:r w:rsidRPr="00746A0F">
              <w:rPr>
                <w:rFonts w:eastAsia="Malgun Gothic"/>
                <w:sz w:val="16"/>
                <w:szCs w:val="16"/>
              </w:rPr>
              <w:t xml:space="preserve">the UE separately determines and resolves time overlapping among first PUSCH transmissions that </w:t>
            </w:r>
            <w:r w:rsidRPr="00746A0F">
              <w:rPr>
                <w:sz w:val="16"/>
                <w:szCs w:val="16"/>
              </w:rPr>
              <w:t xml:space="preserve">use respective first spatial domain filters corresponding to first </w:t>
            </w:r>
            <w:r w:rsidRPr="00746A0F">
              <w:rPr>
                <w:i/>
                <w:iCs/>
                <w:sz w:val="16"/>
                <w:szCs w:val="16"/>
              </w:rPr>
              <w:t>TCI-State</w:t>
            </w:r>
            <w:r w:rsidRPr="00746A0F">
              <w:rPr>
                <w:sz w:val="16"/>
                <w:szCs w:val="16"/>
              </w:rPr>
              <w:t xml:space="preserve"> or</w:t>
            </w:r>
            <w:r w:rsidRPr="00746A0F">
              <w:rPr>
                <w:i/>
                <w:iCs/>
                <w:sz w:val="16"/>
                <w:szCs w:val="16"/>
              </w:rPr>
              <w:t xml:space="preserve"> TCI-UL-State</w:t>
            </w:r>
            <w:r w:rsidRPr="00746A0F">
              <w:rPr>
                <w:sz w:val="16"/>
                <w:szCs w:val="16"/>
              </w:rPr>
              <w:t xml:space="preserve"> associated with the first CORESETs, and among second </w:t>
            </w:r>
            <w:r w:rsidRPr="00746A0F">
              <w:rPr>
                <w:rFonts w:eastAsia="Malgun Gothic"/>
                <w:sz w:val="16"/>
                <w:szCs w:val="16"/>
              </w:rPr>
              <w:t xml:space="preserve">PUSCH transmissions that </w:t>
            </w:r>
            <w:r w:rsidRPr="00746A0F">
              <w:rPr>
                <w:sz w:val="16"/>
                <w:szCs w:val="16"/>
              </w:rPr>
              <w:t xml:space="preserve">use respective second spatial domain filters corresponding to second </w:t>
            </w:r>
            <w:r w:rsidRPr="00746A0F">
              <w:rPr>
                <w:i/>
                <w:iCs/>
                <w:sz w:val="16"/>
                <w:szCs w:val="16"/>
              </w:rPr>
              <w:t>TCI-State</w:t>
            </w:r>
            <w:r w:rsidRPr="00746A0F">
              <w:rPr>
                <w:sz w:val="16"/>
                <w:szCs w:val="16"/>
              </w:rPr>
              <w:t xml:space="preserve"> or</w:t>
            </w:r>
            <w:r w:rsidRPr="00746A0F">
              <w:rPr>
                <w:i/>
                <w:iCs/>
                <w:sz w:val="16"/>
                <w:szCs w:val="16"/>
              </w:rPr>
              <w:t xml:space="preserve"> TCI-UL-State</w:t>
            </w:r>
            <w:r w:rsidRPr="00746A0F">
              <w:rPr>
                <w:sz w:val="16"/>
                <w:szCs w:val="16"/>
              </w:rPr>
              <w:t xml:space="preserve"> associated with the second CORESETs.</w:t>
            </w:r>
          </w:p>
          <w:p w14:paraId="119D8EF8" w14:textId="77777777" w:rsidR="00A906E3" w:rsidRPr="00746A0F" w:rsidRDefault="00A906E3" w:rsidP="00233CF5">
            <w:pPr>
              <w:rPr>
                <w:rFonts w:eastAsia="SimSun"/>
                <w:bCs/>
                <w:sz w:val="16"/>
                <w:szCs w:val="16"/>
              </w:rPr>
            </w:pPr>
            <w:r w:rsidRPr="00746A0F">
              <w:rPr>
                <w:sz w:val="16"/>
                <w:szCs w:val="16"/>
              </w:rPr>
              <w:t>For the remaining of this clause, reference to PUSCH with semi-persistent CSI reports includes a PUSCH with UE initiated report</w:t>
            </w:r>
            <w:r w:rsidRPr="00746A0F">
              <w:rPr>
                <w:strike/>
                <w:color w:val="FF0000"/>
                <w:sz w:val="16"/>
                <w:szCs w:val="16"/>
              </w:rPr>
              <w:t>s</w:t>
            </w:r>
            <w:r w:rsidRPr="00746A0F">
              <w:rPr>
                <w:sz w:val="16"/>
                <w:szCs w:val="16"/>
              </w:rPr>
              <w:t xml:space="preserve"> </w:t>
            </w:r>
            <w:r w:rsidRPr="00746A0F">
              <w:rPr>
                <w:bCs/>
                <w:sz w:val="16"/>
                <w:szCs w:val="16"/>
              </w:rPr>
              <w:t xml:space="preserve">when </w:t>
            </w:r>
            <w:r w:rsidRPr="00746A0F">
              <w:rPr>
                <w:bCs/>
                <w:i/>
                <w:iCs/>
                <w:sz w:val="16"/>
                <w:szCs w:val="16"/>
              </w:rPr>
              <w:t>reportTransmissionMode</w:t>
            </w:r>
            <w:r w:rsidRPr="00746A0F">
              <w:rPr>
                <w:bCs/>
                <w:sz w:val="16"/>
                <w:szCs w:val="16"/>
              </w:rPr>
              <w:t xml:space="preserve"> is configured as ‘ModeB’ </w:t>
            </w:r>
            <w:r w:rsidRPr="00746A0F">
              <w:rPr>
                <w:rFonts w:eastAsia="PMingLiU"/>
                <w:kern w:val="2"/>
                <w:sz w:val="16"/>
                <w:szCs w:val="16"/>
              </w:rPr>
              <w:t>in the CSI report configuration</w:t>
            </w:r>
            <w:r w:rsidRPr="00746A0F">
              <w:rPr>
                <w:bCs/>
                <w:sz w:val="16"/>
                <w:szCs w:val="16"/>
              </w:rPr>
              <w:t xml:space="preserve"> [6, TS 38.214].</w:t>
            </w:r>
          </w:p>
          <w:p w14:paraId="64827FA2" w14:textId="77777777" w:rsidR="00A906E3" w:rsidRPr="00746A0F" w:rsidRDefault="00A906E3" w:rsidP="00233CF5">
            <w:pPr>
              <w:rPr>
                <w:bCs/>
                <w:color w:val="FF0000"/>
                <w:sz w:val="16"/>
                <w:szCs w:val="16"/>
              </w:rPr>
            </w:pPr>
            <w:r w:rsidRPr="00746A0F">
              <w:rPr>
                <w:color w:val="FF0000"/>
                <w:sz w:val="16"/>
                <w:szCs w:val="16"/>
              </w:rPr>
              <w:lastRenderedPageBreak/>
              <w:t xml:space="preserve">For the remaining of this clause, unless otherwise stated, reference to PUSCH with aperiodic CSI reports includes a PUSCH with UE initiated report </w:t>
            </w:r>
            <w:r w:rsidRPr="00746A0F">
              <w:rPr>
                <w:bCs/>
                <w:color w:val="FF0000"/>
                <w:sz w:val="16"/>
                <w:szCs w:val="16"/>
              </w:rPr>
              <w:t xml:space="preserve">when </w:t>
            </w:r>
            <w:r w:rsidRPr="00746A0F">
              <w:rPr>
                <w:bCs/>
                <w:i/>
                <w:iCs/>
                <w:color w:val="FF0000"/>
                <w:sz w:val="16"/>
                <w:szCs w:val="16"/>
              </w:rPr>
              <w:t>reportTransmissionMode</w:t>
            </w:r>
            <w:r w:rsidRPr="00746A0F">
              <w:rPr>
                <w:bCs/>
                <w:color w:val="FF0000"/>
                <w:sz w:val="16"/>
                <w:szCs w:val="16"/>
              </w:rPr>
              <w:t xml:space="preserve"> is configured as ‘ModeA’ </w:t>
            </w:r>
            <w:r w:rsidRPr="00746A0F">
              <w:rPr>
                <w:rFonts w:eastAsia="PMingLiU"/>
                <w:color w:val="FF0000"/>
                <w:kern w:val="2"/>
                <w:sz w:val="16"/>
                <w:szCs w:val="16"/>
              </w:rPr>
              <w:t>in the CSI report configuration</w:t>
            </w:r>
            <w:r w:rsidRPr="00746A0F">
              <w:rPr>
                <w:bCs/>
                <w:color w:val="FF0000"/>
                <w:sz w:val="16"/>
                <w:szCs w:val="16"/>
              </w:rPr>
              <w:t xml:space="preserve"> [6, TS 38.214].</w:t>
            </w:r>
          </w:p>
          <w:p w14:paraId="7D6744E3" w14:textId="77777777" w:rsidR="00A906E3" w:rsidRPr="00746A0F" w:rsidRDefault="00A906E3" w:rsidP="00233CF5">
            <w:pPr>
              <w:rPr>
                <w:iCs/>
                <w:sz w:val="16"/>
                <w:szCs w:val="16"/>
              </w:rPr>
            </w:pPr>
            <w:r w:rsidRPr="00746A0F">
              <w:rPr>
                <w:sz w:val="16"/>
                <w:szCs w:val="16"/>
              </w:rPr>
              <w:t xml:space="preserve">For the remaining of this clause, for a UE operating on an NTN serving cell, the timeline conditions for </w:t>
            </w:r>
            <w:r w:rsidRPr="00746A0F">
              <w:rPr>
                <w:rFonts w:eastAsia="Malgun Gothic"/>
                <w:sz w:val="16"/>
                <w:szCs w:val="16"/>
              </w:rPr>
              <w:t>resolving time overlapping between a PUSCH transmission with</w:t>
            </w:r>
            <w:r w:rsidRPr="00746A0F">
              <w:rPr>
                <w:iCs/>
                <w:sz w:val="16"/>
                <w:szCs w:val="16"/>
              </w:rPr>
              <w:t xml:space="preserve"> repetitions in an OCC group [6, TS 38.214] and PUCCH transmissions are applicable with respect to the first repetition of the PUSCH transmission in the OCC group </w:t>
            </w:r>
          </w:p>
          <w:p w14:paraId="7DCAACE6" w14:textId="77777777" w:rsidR="00A906E3" w:rsidRPr="00746A0F" w:rsidRDefault="00A906E3" w:rsidP="00233CF5">
            <w:pPr>
              <w:pStyle w:val="B1"/>
              <w:rPr>
                <w:sz w:val="16"/>
                <w:szCs w:val="16"/>
              </w:rPr>
            </w:pPr>
            <w:r w:rsidRPr="00746A0F">
              <w:rPr>
                <w:sz w:val="16"/>
                <w:szCs w:val="16"/>
              </w:rPr>
              <w:t>-</w:t>
            </w:r>
            <w:r w:rsidRPr="00746A0F">
              <w:rPr>
                <w:sz w:val="16"/>
                <w:szCs w:val="16"/>
              </w:rPr>
              <w:tab/>
            </w:r>
            <w:r w:rsidRPr="00746A0F">
              <w:rPr>
                <w:iCs/>
                <w:sz w:val="16"/>
                <w:szCs w:val="16"/>
              </w:rPr>
              <w:t xml:space="preserve">if the UE would multiplex UCI from the PUCCH transmissions in the PUSCH, the UE </w:t>
            </w:r>
            <w:r w:rsidRPr="00746A0F">
              <w:rPr>
                <w:sz w:val="16"/>
                <w:szCs w:val="16"/>
              </w:rPr>
              <w:t>multiplexes the UCI in all repetitions of the PUSCH transmission in the OCC group</w:t>
            </w:r>
          </w:p>
          <w:p w14:paraId="6357FE3F" w14:textId="77777777" w:rsidR="00A906E3" w:rsidRPr="00746A0F" w:rsidRDefault="00A906E3" w:rsidP="00233CF5">
            <w:pPr>
              <w:pStyle w:val="B1"/>
              <w:rPr>
                <w:iCs/>
                <w:sz w:val="16"/>
                <w:szCs w:val="16"/>
              </w:rPr>
            </w:pPr>
            <w:r w:rsidRPr="00746A0F">
              <w:rPr>
                <w:sz w:val="16"/>
                <w:szCs w:val="16"/>
              </w:rPr>
              <w:t>-</w:t>
            </w:r>
            <w:r w:rsidRPr="00746A0F">
              <w:rPr>
                <w:sz w:val="16"/>
                <w:szCs w:val="16"/>
              </w:rPr>
              <w:tab/>
            </w:r>
            <w:r w:rsidRPr="00746A0F">
              <w:rPr>
                <w:iCs/>
                <w:sz w:val="16"/>
                <w:szCs w:val="16"/>
              </w:rPr>
              <w:t>if the UE would not transmit a repetition of the PUSCH transmission, the UE does not transmit all repetitions of the PUSCH transmission in the OCC group</w:t>
            </w:r>
          </w:p>
          <w:p w14:paraId="41C1991E" w14:textId="77777777" w:rsidR="00A906E3" w:rsidRPr="00746A0F" w:rsidRDefault="00A906E3" w:rsidP="00233CF5">
            <w:pPr>
              <w:pStyle w:val="B1"/>
              <w:rPr>
                <w:iCs/>
                <w:sz w:val="16"/>
                <w:szCs w:val="16"/>
              </w:rPr>
            </w:pPr>
            <w:r w:rsidRPr="00746A0F">
              <w:rPr>
                <w:sz w:val="16"/>
                <w:szCs w:val="16"/>
              </w:rPr>
              <w:t>-</w:t>
            </w:r>
            <w:r w:rsidRPr="00746A0F">
              <w:rPr>
                <w:sz w:val="16"/>
                <w:szCs w:val="16"/>
              </w:rPr>
              <w:tab/>
            </w:r>
            <w:r w:rsidRPr="00746A0F">
              <w:rPr>
                <w:iCs/>
                <w:sz w:val="16"/>
                <w:szCs w:val="16"/>
              </w:rPr>
              <w:t>the UE does not expect to transmit in different slots more than one PUCCHs that provide HARQ-ACK information or CSI reports and would overlap with the PUSCH transmission in the OCC group</w:t>
            </w:r>
          </w:p>
          <w:p w14:paraId="3B1BF2C2" w14:textId="77777777" w:rsidR="00A906E3" w:rsidRPr="00746A0F" w:rsidRDefault="00A906E3" w:rsidP="00233CF5">
            <w:pPr>
              <w:rPr>
                <w:sz w:val="16"/>
                <w:szCs w:val="16"/>
              </w:rPr>
            </w:pPr>
            <w:r w:rsidRPr="00746A0F">
              <w:rPr>
                <w:sz w:val="16"/>
                <w:szCs w:val="16"/>
              </w:rPr>
              <w:t>When a UE determines overlapping for PUCCH transmissions with SL HARQ-ACK reports and PUCCH of larger and/or smaller priority index, the UE resolves the overlapping for PUCCH transmissions with SL HARQ-ACK reports and PUCCH of each priority index as described in clause 9.2.5 and 9.2.6 before resolving the overlapping for PUCCH transmissions without SL HARQ-ACK or the overlapping for PUCCH transmissions and PUSCH transmissions.</w:t>
            </w:r>
          </w:p>
          <w:p w14:paraId="3A3CD4AB" w14:textId="77777777" w:rsidR="00A906E3" w:rsidRDefault="00A906E3" w:rsidP="00233CF5">
            <w:pPr>
              <w:snapToGrid w:val="0"/>
              <w:jc w:val="center"/>
              <w:rPr>
                <w:rFonts w:cs="Times"/>
                <w:b/>
                <w:bCs/>
                <w:sz w:val="18"/>
                <w:szCs w:val="18"/>
                <w:highlight w:val="green"/>
                <w:lang w:eastAsia="zh-CN"/>
              </w:rPr>
            </w:pPr>
            <w:r w:rsidRPr="00746A0F">
              <w:rPr>
                <w:rFonts w:eastAsia="SimSun"/>
                <w:color w:val="FF0000"/>
                <w:sz w:val="16"/>
                <w:szCs w:val="16"/>
                <w:lang w:eastAsia="zh-CN"/>
              </w:rPr>
              <w:t xml:space="preserve">&lt; </w:t>
            </w:r>
            <w:r w:rsidRPr="00746A0F">
              <w:rPr>
                <w:rFonts w:eastAsia="SimSun"/>
                <w:color w:val="FF0000"/>
                <w:sz w:val="16"/>
                <w:szCs w:val="16"/>
              </w:rPr>
              <w:t>Unchanged parts are omitted</w:t>
            </w:r>
            <w:r w:rsidRPr="00746A0F">
              <w:rPr>
                <w:rFonts w:eastAsia="SimSun"/>
                <w:color w:val="FF0000"/>
                <w:sz w:val="16"/>
                <w:szCs w:val="16"/>
                <w:lang w:eastAsia="zh-CN"/>
              </w:rPr>
              <w:t xml:space="preserve"> &gt;</w:t>
            </w:r>
          </w:p>
        </w:tc>
      </w:tr>
    </w:tbl>
    <w:p w14:paraId="7B3485E0" w14:textId="77777777" w:rsidR="00A906E3" w:rsidRPr="00FA02DE" w:rsidRDefault="00A906E3" w:rsidP="00A906E3"/>
    <w:p w14:paraId="2900CEB9" w14:textId="77777777" w:rsidR="00A906E3" w:rsidRPr="00F12079" w:rsidRDefault="00A906E3" w:rsidP="00F12079">
      <w:pPr>
        <w:rPr>
          <w:b/>
          <w:bCs/>
          <w:u w:val="single"/>
        </w:rPr>
      </w:pPr>
      <w:r w:rsidRPr="00F12079">
        <w:rPr>
          <w:b/>
          <w:bCs/>
          <w:u w:val="single"/>
        </w:rPr>
        <w:t>CSI enhancements</w:t>
      </w:r>
    </w:p>
    <w:p w14:paraId="785BD9CA" w14:textId="77777777" w:rsidR="00A906E3" w:rsidRDefault="00A906E3" w:rsidP="00A906E3">
      <w:pPr>
        <w:rPr>
          <w:lang w:eastAsia="x-none"/>
        </w:rPr>
      </w:pPr>
      <w:r w:rsidRPr="00307D73">
        <w:rPr>
          <w:highlight w:val="green"/>
          <w:lang w:eastAsia="x-none"/>
        </w:rPr>
        <w:t>Agreement</w:t>
      </w:r>
    </w:p>
    <w:p w14:paraId="76BF1689" w14:textId="77777777" w:rsidR="00A906E3" w:rsidRDefault="00A906E3" w:rsidP="00A906E3">
      <w:pPr>
        <w:rPr>
          <w:lang w:eastAsia="x-none"/>
        </w:rPr>
      </w:pPr>
      <w:r>
        <w:rPr>
          <w:lang w:eastAsia="x-none"/>
        </w:rPr>
        <w:t>The TP2.A for TS38.214 in R1-2507269 is endorsed.</w:t>
      </w:r>
    </w:p>
    <w:p w14:paraId="2993B480" w14:textId="77777777" w:rsidR="00A906E3" w:rsidRDefault="00A906E3" w:rsidP="00A906E3">
      <w:pPr>
        <w:rPr>
          <w:lang w:eastAsia="x-none"/>
        </w:rPr>
      </w:pPr>
      <w:r w:rsidRPr="00D532DB">
        <w:rPr>
          <w:highlight w:val="green"/>
          <w:lang w:eastAsia="x-none"/>
        </w:rPr>
        <w:t>Agreement</w:t>
      </w:r>
    </w:p>
    <w:p w14:paraId="22804F58" w14:textId="77777777" w:rsidR="00A906E3" w:rsidRDefault="00A906E3" w:rsidP="00A906E3">
      <w:pPr>
        <w:rPr>
          <w:lang w:eastAsia="x-none"/>
        </w:rPr>
      </w:pPr>
      <w:r>
        <w:rPr>
          <w:lang w:eastAsia="x-none"/>
        </w:rPr>
        <w:t>The TP3.B.2 for TS38.214 in R1-2507269 is endorsed.</w:t>
      </w:r>
    </w:p>
    <w:p w14:paraId="101CC480" w14:textId="77777777" w:rsidR="00A906E3" w:rsidRDefault="00A906E3" w:rsidP="00A906E3">
      <w:pPr>
        <w:rPr>
          <w:lang w:eastAsia="x-none"/>
        </w:rPr>
      </w:pPr>
      <w:r w:rsidRPr="003B133A">
        <w:rPr>
          <w:highlight w:val="green"/>
          <w:lang w:eastAsia="x-none"/>
        </w:rPr>
        <w:t>Agreement</w:t>
      </w:r>
    </w:p>
    <w:p w14:paraId="3AAB12D4" w14:textId="77777777" w:rsidR="00A906E3" w:rsidRDefault="00A906E3" w:rsidP="00A906E3">
      <w:pPr>
        <w:rPr>
          <w:lang w:eastAsia="x-none"/>
        </w:rPr>
      </w:pPr>
      <w:r>
        <w:rPr>
          <w:lang w:eastAsia="x-none"/>
        </w:rPr>
        <w:t>The TP1.A for TS38.214 in R1-2507269 is endorsed.</w:t>
      </w:r>
    </w:p>
    <w:p w14:paraId="655B00C1" w14:textId="77777777" w:rsidR="00A906E3" w:rsidRDefault="00A906E3" w:rsidP="00A906E3">
      <w:pPr>
        <w:rPr>
          <w:lang w:eastAsia="x-none"/>
        </w:rPr>
      </w:pPr>
      <w:r w:rsidRPr="008B6034">
        <w:rPr>
          <w:highlight w:val="green"/>
          <w:lang w:eastAsia="x-none"/>
        </w:rPr>
        <w:t>Agreement</w:t>
      </w:r>
    </w:p>
    <w:p w14:paraId="6F38D0F7" w14:textId="77777777" w:rsidR="00A906E3" w:rsidRDefault="00A906E3" w:rsidP="00A906E3">
      <w:pPr>
        <w:rPr>
          <w:lang w:eastAsia="x-none"/>
        </w:rPr>
      </w:pPr>
      <w:r>
        <w:rPr>
          <w:lang w:eastAsia="x-none"/>
        </w:rPr>
        <w:t>The TP1.B for TS38.214 in R1-2507269 is endorsed. Note that the Clause number for this TP is Clause 5.2.2.5 and not 5.2.1.4.1.</w:t>
      </w:r>
    </w:p>
    <w:p w14:paraId="5B07EB74" w14:textId="77777777" w:rsidR="00A906E3" w:rsidRDefault="00A906E3" w:rsidP="00A906E3">
      <w:pPr>
        <w:rPr>
          <w:lang w:eastAsia="x-none"/>
        </w:rPr>
      </w:pPr>
      <w:r w:rsidRPr="00C82C56">
        <w:rPr>
          <w:highlight w:val="green"/>
          <w:lang w:eastAsia="x-none"/>
        </w:rPr>
        <w:t>Agreement</w:t>
      </w:r>
    </w:p>
    <w:p w14:paraId="59E0A71E" w14:textId="77777777" w:rsidR="00A906E3" w:rsidRDefault="00A906E3" w:rsidP="00A906E3">
      <w:pPr>
        <w:rPr>
          <w:lang w:eastAsia="x-none"/>
        </w:rPr>
      </w:pPr>
      <w:r>
        <w:rPr>
          <w:lang w:eastAsia="x-none"/>
        </w:rPr>
        <w:t>The TP1.C for TS38.214 in R1-2507270 is endorsed.</w:t>
      </w:r>
    </w:p>
    <w:p w14:paraId="0A6D8D3D" w14:textId="77777777" w:rsidR="00A906E3" w:rsidRDefault="00A906E3" w:rsidP="00A906E3">
      <w:pPr>
        <w:rPr>
          <w:lang w:eastAsia="x-none"/>
        </w:rPr>
      </w:pPr>
      <w:r w:rsidRPr="00E378D6">
        <w:rPr>
          <w:highlight w:val="green"/>
          <w:lang w:eastAsia="x-none"/>
        </w:rPr>
        <w:t>Agreement</w:t>
      </w:r>
    </w:p>
    <w:p w14:paraId="27D01B5A" w14:textId="77777777" w:rsidR="00A906E3" w:rsidRDefault="00A906E3" w:rsidP="00A906E3">
      <w:pPr>
        <w:rPr>
          <w:lang w:eastAsia="x-none"/>
        </w:rPr>
      </w:pPr>
      <w:r>
        <w:rPr>
          <w:lang w:eastAsia="x-none"/>
        </w:rPr>
        <w:t>The TP1.H for TS38.211 in R1-2507270 is endorsed.</w:t>
      </w:r>
    </w:p>
    <w:p w14:paraId="5C36B3C7" w14:textId="77777777" w:rsidR="00A906E3" w:rsidRPr="00E92562" w:rsidRDefault="00A906E3" w:rsidP="00A906E3">
      <w:pPr>
        <w:pStyle w:val="BodyText"/>
        <w:spacing w:after="0"/>
        <w:contextualSpacing/>
        <w:rPr>
          <w:b/>
          <w:iCs/>
        </w:rPr>
      </w:pPr>
      <w:r>
        <w:rPr>
          <w:b/>
          <w:iCs/>
          <w:highlight w:val="green"/>
        </w:rPr>
        <w:t>Agreement</w:t>
      </w:r>
      <w:r w:rsidRPr="00E92562">
        <w:rPr>
          <w:b/>
          <w:iCs/>
          <w:highlight w:val="green"/>
        </w:rPr>
        <w:t>:</w:t>
      </w:r>
      <w:r w:rsidRPr="00E92562">
        <w:rPr>
          <w:b/>
          <w:iCs/>
        </w:rPr>
        <w:t xml:space="preserve"> </w:t>
      </w:r>
    </w:p>
    <w:p w14:paraId="399BC68A" w14:textId="77777777" w:rsidR="00A906E3" w:rsidRPr="00C63387" w:rsidRDefault="00A906E3" w:rsidP="00F12079">
      <w:pPr>
        <w:rPr>
          <w:b/>
        </w:rPr>
      </w:pPr>
      <w:r w:rsidRPr="00C63387">
        <w:rPr>
          <w:rFonts w:eastAsia="DengXian"/>
        </w:rPr>
        <w:t xml:space="preserve">Adopt the following corrections </w:t>
      </w:r>
      <w:r w:rsidRPr="00C63387">
        <w:t>for TS 38.211, TS 38.213 and TS 38.214.</w:t>
      </w:r>
    </w:p>
    <w:p w14:paraId="281C6F88" w14:textId="77777777" w:rsidR="00A906E3" w:rsidRPr="00C63387" w:rsidRDefault="00A906E3" w:rsidP="00F12079">
      <w:r w:rsidRPr="00C63387">
        <w:rPr>
          <w:b/>
        </w:rPr>
        <w:t>Reason for change:</w:t>
      </w:r>
      <w:r w:rsidRPr="00C63387">
        <w:t xml:space="preserve"> Adapt to the agreed terminology.</w:t>
      </w:r>
    </w:p>
    <w:p w14:paraId="65EF6E40" w14:textId="77777777" w:rsidR="00A906E3" w:rsidRDefault="00A906E3" w:rsidP="00F12079">
      <w:r w:rsidRPr="00C63387">
        <w:rPr>
          <w:b/>
        </w:rPr>
        <w:t>Summary of change:</w:t>
      </w:r>
      <w:r w:rsidRPr="00C63387">
        <w:t xml:space="preserve"> Correct the relevant RRC parameter to “fourPortSRS-3Tx”.</w:t>
      </w:r>
    </w:p>
    <w:p w14:paraId="2D656FC8" w14:textId="77777777" w:rsidR="00A906E3" w:rsidRPr="00C63387" w:rsidRDefault="00A906E3" w:rsidP="00F12079">
      <w:r w:rsidRPr="00C63387">
        <w:rPr>
          <w:b/>
        </w:rPr>
        <w:t>Consequence if not changed:</w:t>
      </w:r>
      <w:r w:rsidRPr="00C63387">
        <w:t xml:space="preserve"> Incorrect/Incomplete referencing.</w:t>
      </w:r>
    </w:p>
    <w:p w14:paraId="277E2007" w14:textId="77777777" w:rsidR="00A906E3" w:rsidRPr="00C6783C" w:rsidRDefault="00A906E3" w:rsidP="00F12079"/>
    <w:tbl>
      <w:tblPr>
        <w:tblpPr w:leftFromText="180" w:rightFromText="180" w:vertAnchor="text" w:tblpY="1"/>
        <w:tblOverlap w:val="neve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5"/>
      </w:tblGrid>
      <w:tr w:rsidR="00A906E3" w:rsidRPr="00C6783C" w14:paraId="748824FD" w14:textId="77777777" w:rsidTr="00233CF5">
        <w:tc>
          <w:tcPr>
            <w:tcW w:w="10165" w:type="dxa"/>
          </w:tcPr>
          <w:p w14:paraId="2C9F7440" w14:textId="77777777" w:rsidR="00A906E3" w:rsidRPr="00746A0F" w:rsidRDefault="00A906E3" w:rsidP="004C1926">
            <w:pPr>
              <w:rPr>
                <w:rFonts w:ascii="Arial" w:eastAsia="SimSun" w:hAnsi="Arial"/>
                <w:color w:val="000000"/>
                <w:lang w:eastAsia="zh-CN"/>
              </w:rPr>
            </w:pPr>
            <w:bookmarkStart w:id="299" w:name="_Toc211860298"/>
            <w:bookmarkStart w:id="300" w:name="_Toc211860589"/>
            <w:r w:rsidRPr="00746A0F">
              <w:rPr>
                <w:rFonts w:eastAsia="Microsoft YaHei" w:hint="eastAsia"/>
              </w:rPr>
              <w:t>TS 38.21</w:t>
            </w:r>
            <w:r w:rsidRPr="00746A0F">
              <w:rPr>
                <w:rFonts w:eastAsia="Microsoft YaHei" w:hint="eastAsia"/>
                <w:lang w:eastAsia="zh-CN"/>
              </w:rPr>
              <w:t>1</w:t>
            </w:r>
            <w:r w:rsidRPr="00746A0F">
              <w:rPr>
                <w:rFonts w:eastAsia="Microsoft YaHei"/>
                <w:lang w:eastAsia="zh-CN"/>
              </w:rPr>
              <w:t>:</w:t>
            </w:r>
            <w:bookmarkEnd w:id="299"/>
            <w:bookmarkEnd w:id="300"/>
          </w:p>
          <w:p w14:paraId="7C3B8E91" w14:textId="77777777" w:rsidR="00A906E3" w:rsidRPr="00746A0F" w:rsidRDefault="00A906E3" w:rsidP="00233CF5">
            <w:pPr>
              <w:keepNext/>
              <w:keepLines/>
              <w:numPr>
                <w:ilvl w:val="4"/>
                <w:numId w:val="0"/>
              </w:numPr>
              <w:tabs>
                <w:tab w:val="left" w:pos="432"/>
                <w:tab w:val="left" w:pos="720"/>
              </w:tabs>
              <w:contextualSpacing/>
              <w:outlineLvl w:val="4"/>
              <w:rPr>
                <w:rFonts w:ascii="Arial" w:eastAsia="SimSun" w:hAnsi="Arial"/>
                <w:color w:val="000000"/>
                <w:sz w:val="16"/>
                <w:szCs w:val="16"/>
                <w:lang w:eastAsia="zh-CN"/>
              </w:rPr>
            </w:pPr>
          </w:p>
          <w:p w14:paraId="13D95048" w14:textId="77777777" w:rsidR="00A906E3" w:rsidRPr="00746A0F" w:rsidRDefault="00A906E3" w:rsidP="00AE0B24">
            <w:pPr>
              <w:rPr>
                <w:rFonts w:eastAsia="SimSun"/>
                <w:lang w:eastAsia="zh-CN"/>
              </w:rPr>
            </w:pPr>
            <w:bookmarkStart w:id="301" w:name="_Toc211860299"/>
            <w:bookmarkStart w:id="302" w:name="_Toc211860590"/>
            <w:bookmarkStart w:id="303" w:name="_Toc211860813"/>
            <w:r w:rsidRPr="00746A0F">
              <w:rPr>
                <w:rFonts w:eastAsia="SimSun"/>
                <w:lang w:eastAsia="zh-CN"/>
              </w:rPr>
              <w:t>6.3.1.5</w:t>
            </w:r>
            <w:r w:rsidRPr="00746A0F">
              <w:rPr>
                <w:rFonts w:eastAsia="SimSun"/>
                <w:lang w:eastAsia="zh-CN"/>
              </w:rPr>
              <w:tab/>
              <w:t>Precoding</w:t>
            </w:r>
            <w:bookmarkEnd w:id="301"/>
            <w:bookmarkEnd w:id="302"/>
            <w:bookmarkEnd w:id="303"/>
          </w:p>
          <w:p w14:paraId="12E99A86"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26D9BB48" w14:textId="77777777" w:rsidR="00A906E3" w:rsidRPr="00746A0F" w:rsidRDefault="00A906E3" w:rsidP="00233CF5">
            <w:pPr>
              <w:contextualSpacing/>
              <w:rPr>
                <w:rFonts w:eastAsia="t"/>
                <w:sz w:val="16"/>
                <w:szCs w:val="16"/>
                <w:lang w:eastAsia="zh-CN"/>
              </w:rPr>
            </w:pPr>
            <w:r w:rsidRPr="00746A0F">
              <w:rPr>
                <w:rFonts w:eastAsia="t"/>
                <w:sz w:val="16"/>
                <w:szCs w:val="16"/>
                <w:lang w:eastAsia="zh-CN"/>
              </w:rPr>
              <w:t xml:space="preserve">For codebook-based transmission, the precoding matrix </w:t>
            </w:r>
            <m:oMath>
              <m:r>
                <w:rPr>
                  <w:rFonts w:ascii="Cambria Math" w:eastAsia="t" w:hAnsi="Cambria Math"/>
                  <w:sz w:val="16"/>
                  <w:szCs w:val="16"/>
                  <w:lang w:eastAsia="zh-CN"/>
                </w:rPr>
                <m:t>W</m:t>
              </m:r>
            </m:oMath>
            <w:r w:rsidRPr="00746A0F">
              <w:rPr>
                <w:rFonts w:eastAsia="t"/>
                <w:sz w:val="16"/>
                <w:szCs w:val="16"/>
                <w:lang w:eastAsia="zh-CN"/>
              </w:rPr>
              <w:t xml:space="preserve"> depends on the number of antenna ports used for the transmission: </w:t>
            </w:r>
          </w:p>
          <w:p w14:paraId="09F28044" w14:textId="77777777" w:rsidR="00A906E3" w:rsidRPr="00746A0F" w:rsidRDefault="00A906E3" w:rsidP="00233CF5">
            <w:pPr>
              <w:ind w:left="568" w:hanging="284"/>
              <w:contextualSpacing/>
              <w:rPr>
                <w:rFonts w:eastAsia="SimSun"/>
                <w:sz w:val="16"/>
                <w:szCs w:val="16"/>
              </w:rPr>
            </w:pPr>
            <w:r w:rsidRPr="00746A0F">
              <w:rPr>
                <w:rFonts w:eastAsia="SimSun"/>
                <w:sz w:val="16"/>
                <w:szCs w:val="16"/>
              </w:rPr>
              <w:t>-</w:t>
            </w:r>
            <w:r w:rsidRPr="00746A0F">
              <w:rPr>
                <w:rFonts w:eastAsia="SimSun"/>
                <w:sz w:val="16"/>
                <w:szCs w:val="16"/>
              </w:rPr>
              <w:tab/>
              <w:t xml:space="preserve">for single-layer transmission on a single antenna port, </w:t>
            </w:r>
            <m:oMath>
              <m:r>
                <w:rPr>
                  <w:rFonts w:ascii="Cambria Math" w:eastAsia="SimSun" w:hAnsi="Cambria Math"/>
                  <w:sz w:val="16"/>
                  <w:szCs w:val="16"/>
                </w:rPr>
                <m:t>W</m:t>
              </m:r>
              <m:r>
                <m:rPr>
                  <m:sty m:val="p"/>
                </m:rPr>
                <w:rPr>
                  <w:rFonts w:ascii="Cambria Math" w:eastAsia="SimSun" w:hAnsi="Cambria Math"/>
                  <w:sz w:val="16"/>
                  <w:szCs w:val="16"/>
                </w:rPr>
                <m:t>=1</m:t>
              </m:r>
            </m:oMath>
            <w:r w:rsidRPr="00746A0F">
              <w:rPr>
                <w:rFonts w:eastAsia="SimSun"/>
                <w:sz w:val="16"/>
                <w:szCs w:val="16"/>
              </w:rPr>
              <w:t>;</w:t>
            </w:r>
          </w:p>
          <w:p w14:paraId="372F72A4" w14:textId="77777777" w:rsidR="00A906E3" w:rsidRPr="00746A0F" w:rsidRDefault="00A906E3" w:rsidP="00233CF5">
            <w:pPr>
              <w:ind w:left="568" w:hanging="284"/>
              <w:contextualSpacing/>
              <w:rPr>
                <w:rFonts w:eastAsia="SimSun"/>
                <w:sz w:val="16"/>
                <w:szCs w:val="16"/>
              </w:rPr>
            </w:pPr>
            <w:r w:rsidRPr="00746A0F">
              <w:rPr>
                <w:rFonts w:eastAsia="SimSun"/>
                <w:sz w:val="16"/>
                <w:szCs w:val="16"/>
              </w:rPr>
              <w:t>-</w:t>
            </w:r>
            <w:r w:rsidRPr="00746A0F">
              <w:rPr>
                <w:rFonts w:eastAsia="SimSun"/>
                <w:sz w:val="16"/>
                <w:szCs w:val="16"/>
              </w:rPr>
              <w:tab/>
              <w:t xml:space="preserve">for transmissions using 2, or 4 antenna ports, </w:t>
            </w:r>
            <m:oMath>
              <m:r>
                <w:rPr>
                  <w:rFonts w:ascii="Cambria Math" w:eastAsia="SimSun" w:hAnsi="Cambria Math"/>
                  <w:sz w:val="16"/>
                  <w:szCs w:val="16"/>
                </w:rPr>
                <m:t>W</m:t>
              </m:r>
            </m:oMath>
            <w:r w:rsidRPr="00746A0F">
              <w:rPr>
                <w:rFonts w:eastAsia="SimSun"/>
                <w:sz w:val="16"/>
                <w:szCs w:val="16"/>
              </w:rPr>
              <w:t xml:space="preserve"> is given by Tables 6.3.1.5-1 to 6.3.1.5-7; </w:t>
            </w:r>
          </w:p>
          <w:p w14:paraId="324DD16D" w14:textId="77777777" w:rsidR="00A906E3" w:rsidRPr="00746A0F" w:rsidRDefault="00A906E3" w:rsidP="00233CF5">
            <w:pPr>
              <w:ind w:left="568" w:hanging="284"/>
              <w:contextualSpacing/>
              <w:rPr>
                <w:rFonts w:eastAsia="SimSun"/>
                <w:sz w:val="16"/>
                <w:szCs w:val="16"/>
              </w:rPr>
            </w:pPr>
            <w:r w:rsidRPr="00746A0F">
              <w:rPr>
                <w:rFonts w:eastAsia="SimSun"/>
                <w:sz w:val="16"/>
                <w:szCs w:val="16"/>
              </w:rPr>
              <w:lastRenderedPageBreak/>
              <w:t>-</w:t>
            </w:r>
            <w:r w:rsidRPr="00746A0F">
              <w:rPr>
                <w:rFonts w:eastAsia="SimSun"/>
                <w:sz w:val="16"/>
                <w:szCs w:val="16"/>
              </w:rPr>
              <w:tab/>
              <w:t xml:space="preserve">for transmissions using 3 antenna ports when </w:t>
            </w:r>
            <w:r w:rsidRPr="00746A0F">
              <w:rPr>
                <w:rFonts w:eastAsia="SimSun"/>
                <w:i/>
                <w:iCs/>
                <w:color w:val="FF0000"/>
                <w:sz w:val="16"/>
                <w:szCs w:val="16"/>
              </w:rPr>
              <w:t xml:space="preserve">fourPortSRS-3Tx </w:t>
            </w:r>
            <w:r w:rsidRPr="00746A0F">
              <w:rPr>
                <w:rFonts w:eastAsia="SimSun"/>
                <w:i/>
                <w:iCs/>
                <w:strike/>
                <w:sz w:val="16"/>
                <w:szCs w:val="16"/>
              </w:rPr>
              <w:t>4portSRS_3TX</w:t>
            </w:r>
            <w:r w:rsidRPr="00746A0F">
              <w:rPr>
                <w:rFonts w:eastAsia="SimSun"/>
                <w:sz w:val="16"/>
                <w:szCs w:val="16"/>
              </w:rPr>
              <w:t xml:space="preserve"> is configured, </w:t>
            </w:r>
            <m:oMath>
              <m:r>
                <w:rPr>
                  <w:rFonts w:ascii="Cambria Math" w:eastAsia="SimSun" w:hAnsi="Cambria Math"/>
                  <w:sz w:val="16"/>
                  <w:szCs w:val="16"/>
                </w:rPr>
                <m:t>W</m:t>
              </m:r>
            </m:oMath>
            <w:r w:rsidRPr="00746A0F">
              <w:rPr>
                <w:rFonts w:eastAsia="SimSun"/>
                <w:sz w:val="16"/>
                <w:szCs w:val="16"/>
              </w:rPr>
              <w:t xml:space="preserve"> is given by Tables 6.3.1.5-48 to 6.3.1.5-50;</w:t>
            </w:r>
          </w:p>
          <w:p w14:paraId="6E67FFE3"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26D097A2" w14:textId="77777777" w:rsidR="00A906E3" w:rsidRPr="00746A0F" w:rsidRDefault="00A906E3" w:rsidP="00233CF5">
            <w:pPr>
              <w:contextualSpacing/>
              <w:jc w:val="center"/>
              <w:rPr>
                <w:rFonts w:eastAsia="Malgun Gothic"/>
                <w:b/>
                <w:bCs/>
                <w:sz w:val="16"/>
                <w:szCs w:val="16"/>
              </w:rPr>
            </w:pPr>
          </w:p>
          <w:p w14:paraId="2B55F88C" w14:textId="77777777" w:rsidR="00A906E3" w:rsidRPr="00746A0F" w:rsidRDefault="00A906E3" w:rsidP="00233CF5">
            <w:pPr>
              <w:keepNext/>
              <w:keepLines/>
              <w:contextualSpacing/>
              <w:jc w:val="center"/>
              <w:rPr>
                <w:rFonts w:ascii="Arial" w:eastAsia="SimSun" w:hAnsi="Arial"/>
                <w:b/>
                <w:sz w:val="16"/>
                <w:szCs w:val="16"/>
              </w:rPr>
            </w:pPr>
            <w:r w:rsidRPr="00746A0F">
              <w:rPr>
                <w:rFonts w:ascii="Arial" w:eastAsia="SimSun" w:hAnsi="Arial"/>
                <w:b/>
                <w:sz w:val="16"/>
                <w:szCs w:val="16"/>
              </w:rPr>
              <w:t xml:space="preserve">Table 6.3.1.5-48: Precoding matrix </w:t>
            </w:r>
            <m:oMath>
              <m:r>
                <m:rPr>
                  <m:sty m:val="bi"/>
                </m:rPr>
                <w:rPr>
                  <w:rFonts w:ascii="Cambria Math" w:eastAsia="SimSun" w:hAnsi="Cambria Math"/>
                  <w:sz w:val="16"/>
                  <w:szCs w:val="16"/>
                </w:rPr>
                <m:t>W</m:t>
              </m:r>
            </m:oMath>
            <w:r w:rsidRPr="00746A0F">
              <w:rPr>
                <w:rFonts w:ascii="Arial" w:eastAsia="SimSun" w:hAnsi="Arial"/>
                <w:b/>
                <w:sz w:val="16"/>
                <w:szCs w:val="16"/>
              </w:rPr>
              <w:t xml:space="preserve"> for single-layer transmission using three antenna ports with </w:t>
            </w:r>
            <w:r w:rsidRPr="00746A0F">
              <w:rPr>
                <w:rFonts w:eastAsia="SimSun"/>
                <w:i/>
                <w:iCs/>
                <w:color w:val="00B050"/>
                <w:sz w:val="16"/>
                <w:szCs w:val="16"/>
              </w:rPr>
              <w:t xml:space="preserve"> </w:t>
            </w:r>
            <w:r w:rsidRPr="00746A0F">
              <w:rPr>
                <w:rFonts w:eastAsia="SimSun"/>
                <w:i/>
                <w:iCs/>
                <w:color w:val="FF0000"/>
                <w:sz w:val="16"/>
                <w:szCs w:val="16"/>
              </w:rPr>
              <w:t xml:space="preserve"> fourPortSRS-3Tx </w:t>
            </w:r>
            <w:r w:rsidRPr="00746A0F">
              <w:rPr>
                <w:rFonts w:eastAsia="SimSun"/>
                <w:i/>
                <w:iCs/>
                <w:strike/>
                <w:sz w:val="16"/>
                <w:szCs w:val="16"/>
              </w:rPr>
              <w:t>4portSRS_3TX</w:t>
            </w:r>
            <w:r w:rsidRPr="00746A0F">
              <w:rPr>
                <w:rFonts w:eastAsia="SimSun"/>
                <w:sz w:val="16"/>
                <w:szCs w:val="16"/>
              </w:rPr>
              <w:t xml:space="preserve"> </w:t>
            </w:r>
            <w:r w:rsidRPr="00746A0F">
              <w:rPr>
                <w:rFonts w:ascii="Arial" w:eastAsia="SimSun" w:hAnsi="Arial"/>
                <w:b/>
                <w:sz w:val="16"/>
                <w:szCs w:val="16"/>
              </w:rPr>
              <w:t>configured.</w:t>
            </w:r>
          </w:p>
          <w:p w14:paraId="1C2CCC68" w14:textId="77777777" w:rsidR="00A906E3" w:rsidRPr="00746A0F" w:rsidRDefault="00A906E3" w:rsidP="00233CF5">
            <w:pPr>
              <w:contextualSpacing/>
              <w:jc w:val="center"/>
              <w:rPr>
                <w:rFonts w:eastAsia="SimSun"/>
                <w:color w:val="FF0000"/>
                <w:sz w:val="16"/>
                <w:szCs w:val="16"/>
                <w:lang w:eastAsia="zh-CN"/>
              </w:rPr>
            </w:pPr>
          </w:p>
          <w:p w14:paraId="7DAA786F"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0FDB458B" w14:textId="77777777" w:rsidR="00A906E3" w:rsidRPr="00746A0F" w:rsidRDefault="00A906E3" w:rsidP="00233CF5">
            <w:pPr>
              <w:keepNext/>
              <w:keepLines/>
              <w:contextualSpacing/>
              <w:jc w:val="center"/>
              <w:rPr>
                <w:rFonts w:ascii="Arial" w:eastAsia="SimSun" w:hAnsi="Arial"/>
                <w:b/>
                <w:sz w:val="16"/>
                <w:szCs w:val="16"/>
              </w:rPr>
            </w:pPr>
          </w:p>
          <w:p w14:paraId="6A07ABDA" w14:textId="77777777" w:rsidR="00A906E3" w:rsidRPr="00746A0F" w:rsidRDefault="00A906E3" w:rsidP="00233CF5">
            <w:pPr>
              <w:keepNext/>
              <w:keepLines/>
              <w:contextualSpacing/>
              <w:jc w:val="center"/>
              <w:rPr>
                <w:rFonts w:ascii="Arial" w:eastAsia="SimSun" w:hAnsi="Arial"/>
                <w:b/>
                <w:sz w:val="16"/>
                <w:szCs w:val="16"/>
              </w:rPr>
            </w:pPr>
            <w:r w:rsidRPr="00746A0F">
              <w:rPr>
                <w:rFonts w:ascii="Arial" w:eastAsia="SimSun" w:hAnsi="Arial"/>
                <w:b/>
                <w:sz w:val="16"/>
                <w:szCs w:val="16"/>
              </w:rPr>
              <w:t xml:space="preserve">Table 6.3.1.5-49: Precoding matrix </w:t>
            </w:r>
            <m:oMath>
              <m:r>
                <m:rPr>
                  <m:sty m:val="bi"/>
                </m:rPr>
                <w:rPr>
                  <w:rFonts w:ascii="Cambria Math" w:eastAsia="SimSun" w:hAnsi="Cambria Math"/>
                  <w:sz w:val="16"/>
                  <w:szCs w:val="16"/>
                </w:rPr>
                <m:t>W</m:t>
              </m:r>
            </m:oMath>
            <w:r w:rsidRPr="00746A0F">
              <w:rPr>
                <w:rFonts w:ascii="Arial" w:eastAsia="SimSun" w:hAnsi="Arial"/>
                <w:b/>
                <w:sz w:val="16"/>
                <w:szCs w:val="16"/>
              </w:rPr>
              <w:t xml:space="preserve"> for two-layer transmission using three antenna ports with </w:t>
            </w:r>
            <w:r w:rsidRPr="00746A0F">
              <w:rPr>
                <w:rFonts w:eastAsia="SimSun"/>
                <w:i/>
                <w:iCs/>
                <w:color w:val="00B050"/>
                <w:sz w:val="16"/>
                <w:szCs w:val="16"/>
              </w:rPr>
              <w:t xml:space="preserve"> </w:t>
            </w:r>
            <w:r w:rsidRPr="00746A0F">
              <w:rPr>
                <w:rFonts w:eastAsia="SimSun"/>
                <w:i/>
                <w:iCs/>
                <w:color w:val="FF0000"/>
                <w:sz w:val="16"/>
                <w:szCs w:val="16"/>
              </w:rPr>
              <w:t xml:space="preserve"> fourPortSRS-3Tx </w:t>
            </w:r>
            <w:r w:rsidRPr="00746A0F">
              <w:rPr>
                <w:rFonts w:eastAsia="SimSun"/>
                <w:i/>
                <w:iCs/>
                <w:strike/>
                <w:sz w:val="16"/>
                <w:szCs w:val="16"/>
              </w:rPr>
              <w:t>4portSRS_3TX</w:t>
            </w:r>
            <w:r w:rsidRPr="00746A0F">
              <w:rPr>
                <w:rFonts w:eastAsia="SimSun"/>
                <w:sz w:val="16"/>
                <w:szCs w:val="16"/>
              </w:rPr>
              <w:t xml:space="preserve"> </w:t>
            </w:r>
            <w:r w:rsidRPr="00746A0F">
              <w:rPr>
                <w:rFonts w:ascii="Arial" w:eastAsia="SimSun" w:hAnsi="Arial"/>
                <w:b/>
                <w:sz w:val="16"/>
                <w:szCs w:val="16"/>
              </w:rPr>
              <w:t>configured.</w:t>
            </w:r>
          </w:p>
          <w:p w14:paraId="4358B98A" w14:textId="77777777" w:rsidR="00A906E3" w:rsidRPr="00746A0F" w:rsidRDefault="00A906E3" w:rsidP="00233CF5">
            <w:pPr>
              <w:keepNext/>
              <w:keepLines/>
              <w:contextualSpacing/>
              <w:jc w:val="center"/>
              <w:rPr>
                <w:rFonts w:ascii="Arial" w:eastAsia="SimSun" w:hAnsi="Arial"/>
                <w:b/>
                <w:sz w:val="16"/>
                <w:szCs w:val="16"/>
              </w:rPr>
            </w:pPr>
          </w:p>
          <w:p w14:paraId="3DD2B9D3"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582FB38F" w14:textId="77777777" w:rsidR="00A906E3" w:rsidRPr="00746A0F" w:rsidRDefault="00A906E3" w:rsidP="00233CF5">
            <w:pPr>
              <w:contextualSpacing/>
              <w:jc w:val="center"/>
              <w:rPr>
                <w:rFonts w:eastAsia="Malgun Gothic"/>
                <w:b/>
                <w:bCs/>
                <w:sz w:val="16"/>
                <w:szCs w:val="16"/>
              </w:rPr>
            </w:pPr>
          </w:p>
          <w:p w14:paraId="390861F8" w14:textId="77777777" w:rsidR="00A906E3" w:rsidRPr="00746A0F" w:rsidRDefault="00A906E3" w:rsidP="00233CF5">
            <w:pPr>
              <w:keepNext/>
              <w:keepLines/>
              <w:contextualSpacing/>
              <w:jc w:val="center"/>
              <w:rPr>
                <w:rFonts w:ascii="Arial" w:eastAsia="SimSun" w:hAnsi="Arial"/>
                <w:b/>
                <w:sz w:val="16"/>
                <w:szCs w:val="16"/>
              </w:rPr>
            </w:pPr>
            <w:r w:rsidRPr="00746A0F">
              <w:rPr>
                <w:rFonts w:ascii="Arial" w:eastAsia="SimSun" w:hAnsi="Arial"/>
                <w:b/>
                <w:sz w:val="16"/>
                <w:szCs w:val="16"/>
              </w:rPr>
              <w:t xml:space="preserve">Table 6.3.1.5-50: Precoding matrix </w:t>
            </w:r>
            <m:oMath>
              <m:r>
                <m:rPr>
                  <m:sty m:val="bi"/>
                </m:rPr>
                <w:rPr>
                  <w:rFonts w:ascii="Cambria Math" w:eastAsia="SimSun" w:hAnsi="Cambria Math"/>
                  <w:sz w:val="16"/>
                  <w:szCs w:val="16"/>
                </w:rPr>
                <m:t>W</m:t>
              </m:r>
            </m:oMath>
            <w:r w:rsidRPr="00746A0F">
              <w:rPr>
                <w:rFonts w:ascii="Arial" w:eastAsia="SimSun" w:hAnsi="Arial"/>
                <w:b/>
                <w:sz w:val="16"/>
                <w:szCs w:val="16"/>
              </w:rPr>
              <w:t xml:space="preserve"> for three-layer transmission using three antenna ports with </w:t>
            </w:r>
            <w:r w:rsidRPr="00746A0F">
              <w:rPr>
                <w:rFonts w:eastAsia="SimSun"/>
                <w:i/>
                <w:iCs/>
                <w:color w:val="00B050"/>
                <w:sz w:val="16"/>
                <w:szCs w:val="16"/>
              </w:rPr>
              <w:t xml:space="preserve"> </w:t>
            </w:r>
            <w:r w:rsidRPr="00746A0F">
              <w:rPr>
                <w:rFonts w:eastAsia="SimSun"/>
                <w:i/>
                <w:iCs/>
                <w:color w:val="FF0000"/>
                <w:sz w:val="16"/>
                <w:szCs w:val="16"/>
              </w:rPr>
              <w:t xml:space="preserve"> fourPortSRS-3Tx </w:t>
            </w:r>
            <w:r w:rsidRPr="00746A0F">
              <w:rPr>
                <w:rFonts w:eastAsia="SimSun"/>
                <w:i/>
                <w:iCs/>
                <w:strike/>
                <w:sz w:val="16"/>
                <w:szCs w:val="16"/>
              </w:rPr>
              <w:t>4portSRS_3TX</w:t>
            </w:r>
            <w:r w:rsidRPr="00746A0F">
              <w:rPr>
                <w:rFonts w:eastAsia="SimSun"/>
                <w:sz w:val="16"/>
                <w:szCs w:val="16"/>
              </w:rPr>
              <w:t xml:space="preserve"> </w:t>
            </w:r>
            <w:r w:rsidRPr="00746A0F">
              <w:rPr>
                <w:rFonts w:ascii="Arial" w:eastAsia="SimSun" w:hAnsi="Arial"/>
                <w:b/>
                <w:sz w:val="16"/>
                <w:szCs w:val="16"/>
              </w:rPr>
              <w:t>configured.</w:t>
            </w:r>
          </w:p>
          <w:p w14:paraId="11A34BF3" w14:textId="77777777" w:rsidR="00A906E3" w:rsidRPr="00746A0F" w:rsidRDefault="00A906E3" w:rsidP="00233CF5">
            <w:pPr>
              <w:contextualSpacing/>
              <w:jc w:val="center"/>
              <w:rPr>
                <w:rFonts w:eastAsia="DengXian"/>
                <w:sz w:val="16"/>
                <w:szCs w:val="16"/>
                <w:lang w:eastAsia="zh-CN"/>
              </w:rPr>
            </w:pPr>
          </w:p>
          <w:p w14:paraId="40A56F7C"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25B2C975" w14:textId="77777777" w:rsidR="00A906E3" w:rsidRPr="00746A0F" w:rsidRDefault="00A906E3" w:rsidP="00233CF5">
            <w:pPr>
              <w:contextualSpacing/>
              <w:jc w:val="center"/>
              <w:rPr>
                <w:rFonts w:eastAsia="Malgun Gothic"/>
                <w:b/>
                <w:bCs/>
                <w:sz w:val="16"/>
                <w:szCs w:val="16"/>
              </w:rPr>
            </w:pPr>
          </w:p>
          <w:p w14:paraId="56E74613" w14:textId="77777777" w:rsidR="00A906E3" w:rsidRPr="000E6A3F" w:rsidRDefault="00A906E3" w:rsidP="000E6A3F">
            <w:pPr>
              <w:rPr>
                <w:rFonts w:ascii="Arial" w:eastAsia="SimSun" w:hAnsi="Arial" w:cs="Arial"/>
                <w:sz w:val="16"/>
                <w:szCs w:val="16"/>
                <w:lang w:eastAsia="zh-CN"/>
              </w:rPr>
            </w:pPr>
            <w:bookmarkStart w:id="304" w:name="_Toc211860300"/>
            <w:bookmarkStart w:id="305" w:name="_Toc211860591"/>
            <w:bookmarkStart w:id="306" w:name="_Toc211860814"/>
            <w:bookmarkStart w:id="307" w:name="_Toc211861050"/>
            <w:bookmarkStart w:id="308" w:name="_Toc211861461"/>
            <w:r w:rsidRPr="000E6A3F">
              <w:rPr>
                <w:rFonts w:ascii="Arial" w:eastAsia="SimSun" w:hAnsi="Arial" w:cs="Arial"/>
                <w:sz w:val="16"/>
                <w:szCs w:val="16"/>
                <w:lang w:eastAsia="zh-CN"/>
              </w:rPr>
              <w:t>6.4.1.4.3</w:t>
            </w:r>
            <w:r w:rsidRPr="000E6A3F">
              <w:rPr>
                <w:rFonts w:ascii="Arial" w:eastAsia="SimSun" w:hAnsi="Arial" w:cs="Arial"/>
                <w:sz w:val="16"/>
                <w:szCs w:val="16"/>
                <w:lang w:eastAsia="zh-CN"/>
              </w:rPr>
              <w:tab/>
              <w:t>Mapping to physical resources</w:t>
            </w:r>
            <w:bookmarkEnd w:id="304"/>
            <w:bookmarkEnd w:id="305"/>
            <w:bookmarkEnd w:id="306"/>
            <w:bookmarkEnd w:id="307"/>
            <w:bookmarkEnd w:id="308"/>
          </w:p>
          <w:p w14:paraId="01782611" w14:textId="77777777" w:rsidR="00A906E3" w:rsidRPr="00746A0F" w:rsidRDefault="00A906E3" w:rsidP="00233CF5">
            <w:pPr>
              <w:contextualSpacing/>
              <w:jc w:val="center"/>
              <w:rPr>
                <w:rFonts w:eastAsia="Malgun Gothic"/>
                <w:b/>
                <w:bCs/>
                <w:sz w:val="16"/>
                <w:szCs w:val="16"/>
              </w:rPr>
            </w:pPr>
            <w:r w:rsidRPr="00746A0F">
              <w:rPr>
                <w:rFonts w:eastAsia="DengXian"/>
                <w:sz w:val="16"/>
                <w:szCs w:val="16"/>
                <w:lang w:eastAsia="zh-CN"/>
              </w:rPr>
              <w:t>-</w:t>
            </w:r>
            <w:r w:rsidRPr="00746A0F">
              <w:rPr>
                <w:rFonts w:eastAsia="Malgun Gothic"/>
                <w:b/>
                <w:bCs/>
                <w:sz w:val="16"/>
                <w:szCs w:val="16"/>
              </w:rPr>
              <w:t>-------------------------------------------Unchanged parts are omitted------------------------------------------</w:t>
            </w:r>
          </w:p>
          <w:p w14:paraId="79590183" w14:textId="77777777" w:rsidR="00A906E3" w:rsidRPr="00746A0F" w:rsidRDefault="00A906E3" w:rsidP="00233CF5">
            <w:pPr>
              <w:keepLines/>
              <w:tabs>
                <w:tab w:val="center" w:pos="4536"/>
                <w:tab w:val="right" w:pos="9072"/>
              </w:tabs>
              <w:contextualSpacing/>
              <w:rPr>
                <w:rFonts w:eastAsia="t"/>
                <w:sz w:val="16"/>
                <w:szCs w:val="16"/>
              </w:rPr>
            </w:pPr>
          </w:p>
          <w:p w14:paraId="669BE64A" w14:textId="77777777" w:rsidR="00A906E3" w:rsidRPr="00746A0F" w:rsidRDefault="00A906E3" w:rsidP="00233CF5">
            <w:pPr>
              <w:ind w:left="568" w:hanging="284"/>
              <w:contextualSpacing/>
              <w:rPr>
                <w:rFonts w:eastAsia="SimSun"/>
                <w:sz w:val="16"/>
                <w:szCs w:val="16"/>
              </w:rPr>
            </w:pPr>
            <w:r w:rsidRPr="00746A0F">
              <w:rPr>
                <w:rFonts w:eastAsia="SimSun"/>
                <w:sz w:val="16"/>
                <w:szCs w:val="16"/>
              </w:rPr>
              <w:t>-</w:t>
            </w:r>
            <w:r w:rsidRPr="00746A0F">
              <w:rPr>
                <w:rFonts w:eastAsia="SimSun"/>
                <w:sz w:val="16"/>
                <w:szCs w:val="16"/>
              </w:rPr>
              <w:tab/>
              <w:t xml:space="preserve">for an SRS resource in an SRS resource set with the higher-layer parameter </w:t>
            </w:r>
            <w:r w:rsidRPr="00746A0F">
              <w:rPr>
                <w:rFonts w:eastAsia="SimSun"/>
                <w:i/>
                <w:iCs/>
                <w:color w:val="FF0000"/>
                <w:sz w:val="16"/>
                <w:szCs w:val="16"/>
              </w:rPr>
              <w:t xml:space="preserve">fourPortSRS-3Tx </w:t>
            </w:r>
            <w:r w:rsidRPr="00746A0F">
              <w:rPr>
                <w:rFonts w:eastAsia="SimSun"/>
                <w:i/>
                <w:iCs/>
                <w:strike/>
                <w:sz w:val="16"/>
                <w:szCs w:val="16"/>
              </w:rPr>
              <w:t>4portSRS_3TX</w:t>
            </w:r>
            <w:r w:rsidRPr="00746A0F">
              <w:rPr>
                <w:rFonts w:eastAsia="SimSun"/>
                <w:sz w:val="16"/>
                <w:szCs w:val="16"/>
              </w:rPr>
              <w:t xml:space="preserve"> is configured, </w:t>
            </w:r>
            <w:r w:rsidRPr="00746A0F">
              <w:rPr>
                <w:rFonts w:eastAsia="SimSun"/>
                <w:sz w:val="16"/>
                <w:szCs w:val="16"/>
              </w:rPr>
              <w:fldChar w:fldCharType="begin"/>
            </w:r>
            <w:r w:rsidRPr="00746A0F">
              <w:rPr>
                <w:rFonts w:eastAsia="SimSun"/>
                <w:sz w:val="16"/>
                <w:szCs w:val="16"/>
              </w:rPr>
              <w:instrText xml:space="preserve"> QUOTE </w:instrText>
            </w:r>
            <w:r w:rsidR="0015248A">
              <w:rPr>
                <w:rFonts w:eastAsia="SimSun"/>
                <w:position w:val="-8"/>
                <w:sz w:val="16"/>
                <w:szCs w:val="16"/>
              </w:rPr>
              <w:pict w14:anchorId="091CC4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10&quot;/&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037&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3BF&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734&quot;/&gt;&lt;wsp:rsid wsp:val=&quot;00151AF8&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1E70&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959&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6FFD&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E59&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AAC&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9CC&quot;/&gt;&lt;wsp:rsid wsp:val=&quot;00553B39&quot;/&gt;&lt;wsp:rsid wsp:val=&quot;00553B7F&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45&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152&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A82&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50&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2&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150&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5C9&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58&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979&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1A3&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9F7&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471&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7A&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0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28&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10&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5A8&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A86&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25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2D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416FFD&quot; wsp:rsidRDefault=&quot;00416FFD&quot; wsp:rsidP=&quot;00416FFD&quot;&gt;&lt;m:oMathPara&gt;&lt;m:oMath&gt;&lt;m:sSubSup&gt;&lt;m:sSubSupPr&gt;&lt;m:ctrlPr&gt;&lt;w:rPr&gt;&lt;w:rFonts w:ascii=&quot;Cambria Math&quot; w:fareast=&quot;SimSun&quot; w:h-ansi=&quot;Cambria Math&quot;/&gt;&lt;wx:font wx:val=&quot;Cambria Math&quot;/&gt;&lt;w:i/&gt;&lt;w:sz-cs w:val=&quot;20&quot;/&gt;&lt;/w:rPr&gt;&lt;/m:ctrlPr&gt;&lt;/m:sSubSupPr&gt;&lt;m:e&gt;&lt;m:acc&gt;&lt;m:accPr&gt;&lt;m:chr m:val=&quot;ì?&quot;/&gt;&lt;m:ctrlPr&gt;&lt;w:rPr&gt;&lt;w:rFonts w:ascii=&quot;Cambria Math&quot; w:fareast=&quot;SimSun&quot; w:h-ansi=&quot;Cambria Math&quot;/&gt;&lt;wx:font wx:val=&quot;Cambria Math&quot;/&gt;&lt;w:i/&gt;&lt;w:sz-cs w:val=&quot;MMMMM20&quot;/&gt;&lt;/w:rPr&gt;&lt;/m:ctrlPr&gt;&lt;/m:accPr&gt;&lt;m:e&gt;&lt;m:r&gt;&lt;w:rPr&gt;&lt;w:rFonts w:ascii=&quot;Cambria Math&quot; w:fareast=&quot;SimSun&quot; w:h-ansi=&quot;Cambria Math&quot;/&gt;&lt;wx:font wx:val=&quot;Cambria Math&quot;/&gt;&lt;w:i/&gt;&lt;w:sz-cs w:val=&quot;20&quot;/&gt;&lt;/w:rPr&gt;&lt;m:t&gt;N&lt;/m:t&gt;&lt;/m:r&gt;&lt;/m:e&gt;&lt;/m:acc&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lt;/m:t&gt;&lt;/m:r&gt;&lt;m:sSubSup&gt;&lt;m:sSubSupPr&gt;&lt;m:ctrlPr&gt;&lt;w:rPr&gt;&lt;w:rFonts w:ascii=&quot;Cambria Math&quot; w:fareast=&quot;SimSun&quot; w:h-ansi=&quot;Cambria Math&quot;/&gt;&lt;wx:font wx:val=&quot;Cambria Math&quot;/&gt;&lt;w:i/&gt;&lt;w:sz-cs w:val=&quot;20&quot;/&gt;&lt;w:lang w:val=&quot;SV&quot;/&gt;&lt;/w:rPr&gt;&lt;/m:ctrlPr&gt;&lt;/m:sSubSupPr&gt;&lt;m:e&gt;&lt;m:r&gt;&lt;w:rPr&gt;&lt;w:rFonts w:ascii=&quot;Cambria Math&quot; w:fareast=&quot;SimSun&quot; w:h-ansi=&quot;Cambria Math&quot;/&gt;&lt;wx:font wx:val=&quot;Cambria Math&quot;/&gt;&lt;w:i/&gt;&lt;w:sz-cs w:val=&quot;20&quot;/&gt;&lt;w:lang w:val=&quot;SV&quot;/&gt;&lt;/w:rPr&gt;&lt;m:t&gt;N&lt;/m:t&gt;&lt;/m:r&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1&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8" o:title="" chromakey="white"/>
                </v:shape>
              </w:pict>
            </w:r>
            <w:r w:rsidRPr="00746A0F">
              <w:rPr>
                <w:rFonts w:eastAsia="SimSun"/>
                <w:sz w:val="16"/>
                <w:szCs w:val="16"/>
              </w:rPr>
              <w:instrText xml:space="preserve"> </w:instrText>
            </w:r>
            <w:r w:rsidRPr="00746A0F">
              <w:rPr>
                <w:rFonts w:eastAsia="SimSun"/>
                <w:sz w:val="16"/>
                <w:szCs w:val="16"/>
              </w:rPr>
              <w:fldChar w:fldCharType="separate"/>
            </w:r>
            <w:r w:rsidR="0015248A">
              <w:rPr>
                <w:rFonts w:eastAsia="SimSun"/>
                <w:position w:val="-8"/>
                <w:sz w:val="16"/>
                <w:szCs w:val="16"/>
              </w:rPr>
              <w:pict w14:anchorId="2FA8368E">
                <v:shape id="_x0000_i1026" type="#_x0000_t75" style="width:70.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10&quot;/&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037&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3BF&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734&quot;/&gt;&lt;wsp:rsid wsp:val=&quot;00151AF8&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1E70&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959&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6FFD&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E59&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AAC&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9CC&quot;/&gt;&lt;wsp:rsid wsp:val=&quot;00553B39&quot;/&gt;&lt;wsp:rsid wsp:val=&quot;00553B7F&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45&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152&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A82&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50&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2&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150&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5C9&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58&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979&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1A3&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9F7&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471&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7A&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0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28&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10&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5A8&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A86&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25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2D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416FFD&quot; wsp:rsidRDefault=&quot;00416FFD&quot; wsp:rsidP=&quot;00416FFD&quot;&gt;&lt;m:oMathPara&gt;&lt;m:oMath&gt;&lt;m:sSubSup&gt;&lt;m:sSubSupPr&gt;&lt;m:ctrlPr&gt;&lt;w:rPr&gt;&lt;w:rFonts w:ascii=&quot;Cambria Math&quot; w:fareast=&quot;SimSun&quot; w:h-ansi=&quot;Cambria Math&quot;/&gt;&lt;wx:font wx:val=&quot;Cambria Math&quot;/&gt;&lt;w:i/&gt;&lt;w:sz-cs w:val=&quot;20&quot;/&gt;&lt;/w:rPr&gt;&lt;/m:ctrlPr&gt;&lt;/m:sSubSupPr&gt;&lt;m:e&gt;&lt;m:acc&gt;&lt;m:accPr&gt;&lt;m:chr m:val=&quot;ì?&quot;/&gt;&lt;m:ctrlPr&gt;&lt;w:rPr&gt;&lt;w:rFonts w:ascii=&quot;Cambria Math&quot; w:fareast=&quot;SimSun&quot; w:h-ansi=&quot;Cambria Math&quot;/&gt;&lt;wx:font wx:val=&quot;Cambria Math&quot;/&gt;&lt;w:i/&gt;&lt;w:sz-cs w:val=&quot;MMMMM20&quot;/&gt;&lt;/w:rPr&gt;&lt;/m:ctrlPr&gt;&lt;/m:accPr&gt;&lt;m:e&gt;&lt;m:r&gt;&lt;w:rPr&gt;&lt;w:rFonts w:ascii=&quot;Cambria Math&quot; w:fareast=&quot;SimSun&quot; w:h-ansi=&quot;Cambria Math&quot;/&gt;&lt;wx:font wx:val=&quot;Cambria Math&quot;/&gt;&lt;w:i/&gt;&lt;w:sz-cs w:val=&quot;20&quot;/&gt;&lt;/w:rPr&gt;&lt;m:t&gt;N&lt;/m:t&gt;&lt;/m:r&gt;&lt;/m:e&gt;&lt;/m:acc&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lt;/m:t&gt;&lt;/m:r&gt;&lt;m:sSubSup&gt;&lt;m:sSubSupPr&gt;&lt;m:ctrlPr&gt;&lt;w:rPr&gt;&lt;w:rFonts w:ascii=&quot;Cambria Math&quot; w:fareast=&quot;SimSun&quot; w:h-ansi=&quot;Cambria Math&quot;/&gt;&lt;wx:font wx:val=&quot;Cambria Math&quot;/&gt;&lt;w:i/&gt;&lt;w:sz-cs w:val=&quot;20&quot;/&gt;&lt;w:lang w:val=&quot;SV&quot;/&gt;&lt;/w:rPr&gt;&lt;/m:ctrlPr&gt;&lt;/m:sSubSupPr&gt;&lt;m:e&gt;&lt;m:r&gt;&lt;w:rPr&gt;&lt;w:rFonts w:ascii=&quot;Cambria Math&quot; w:fareast=&quot;SimSun&quot; w:h-ansi=&quot;Cambria Math&quot;/&gt;&lt;wx:font wx:val=&quot;Cambria Math&quot;/&gt;&lt;w:i/&gt;&lt;w:sz-cs w:val=&quot;20&quot;/&gt;&lt;w:lang w:val=&quot;SV&quot;/&gt;&lt;/w:rPr&gt;&lt;m:t&gt;N&lt;/m:t&gt;&lt;/m:r&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1&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8" o:title="" chromakey="white"/>
                </v:shape>
              </w:pict>
            </w:r>
            <w:r w:rsidRPr="00746A0F">
              <w:rPr>
                <w:rFonts w:eastAsia="SimSun"/>
                <w:sz w:val="16"/>
                <w:szCs w:val="16"/>
              </w:rPr>
              <w:fldChar w:fldCharType="end"/>
            </w:r>
          </w:p>
          <w:p w14:paraId="05DE9940" w14:textId="77777777" w:rsidR="00A906E3" w:rsidRPr="00746A0F" w:rsidRDefault="00A906E3" w:rsidP="00233CF5">
            <w:pPr>
              <w:ind w:left="568" w:hanging="284"/>
              <w:contextualSpacing/>
              <w:rPr>
                <w:rFonts w:eastAsia="SimSun" w:hAnsi="Cambria Math"/>
                <w:sz w:val="16"/>
                <w:szCs w:val="16"/>
              </w:rPr>
            </w:pPr>
            <w:r w:rsidRPr="00746A0F">
              <w:rPr>
                <w:rFonts w:eastAsia="SimSun"/>
                <w:sz w:val="16"/>
                <w:szCs w:val="16"/>
              </w:rPr>
              <w:t>-</w:t>
            </w:r>
            <w:r w:rsidRPr="00746A0F">
              <w:rPr>
                <w:rFonts w:eastAsia="SimSun"/>
                <w:sz w:val="16"/>
                <w:szCs w:val="16"/>
              </w:rPr>
              <w:tab/>
              <w:t xml:space="preserve">otherwise, </w:t>
            </w:r>
            <w:r w:rsidRPr="00746A0F">
              <w:rPr>
                <w:rFonts w:eastAsia="SimSun" w:hAnsi="Cambria Math"/>
                <w:sz w:val="16"/>
                <w:szCs w:val="16"/>
              </w:rPr>
              <w:fldChar w:fldCharType="begin"/>
            </w:r>
            <w:r w:rsidRPr="00746A0F">
              <w:rPr>
                <w:rFonts w:eastAsia="SimSun" w:hAnsi="Cambria Math"/>
                <w:sz w:val="16"/>
                <w:szCs w:val="16"/>
              </w:rPr>
              <w:instrText xml:space="preserve"> QUOTE </w:instrText>
            </w:r>
            <w:r w:rsidR="0015248A">
              <w:rPr>
                <w:rFonts w:eastAsia="SimSun"/>
                <w:position w:val="-8"/>
                <w:sz w:val="16"/>
                <w:szCs w:val="16"/>
              </w:rPr>
              <w:pict w14:anchorId="6341BED3">
                <v:shape id="_x0000_i1027" type="#_x0000_t75" style="width:52.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10&quot;/&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037&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3BF&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734&quot;/&gt;&lt;wsp:rsid wsp:val=&quot;00151AF8&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1E70&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959&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E59&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AAC&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9CC&quot;/&gt;&lt;wsp:rsid wsp:val=&quot;00553B39&quot;/&gt;&lt;wsp:rsid wsp:val=&quot;00553B7F&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45&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152&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A82&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50&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2&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150&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5C9&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58&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979&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1A3&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9F7&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471&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7A&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0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7E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28&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10&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5A8&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A86&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25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2D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DD17EE&quot; wsp:rsidRDefault=&quot;00DD17EE&quot; wsp:rsidP=&quot;00DD17EE&quot;&gt;&lt;m:oMathPara&gt;&lt;m:oMath&gt;&lt;m:sSubSup&gt;&lt;m:sSubSupPr&gt;&lt;m:ctrlPr&gt;&lt;w:rPr&gt;&lt;w:rFonts w:ascii=&quot;Cambria Math&quot; w:fareast=&quot;SimSun&quot; w:h-ansi=&quot;Cambria Math&quot;/&gt;&lt;wx:font wx:val=&quot;Cambria Math&quot;/&gt;&lt;w:i/&gt;&lt;w:sz-cs w:val=&quot;20&quot;/&gt;&lt;/w:rPr&gt;&lt;/m:ctrlPr&gt;&lt;/m:sSubSupPr&gt;&lt;m:e&gt;&lt;m:acc&gt;&lt;m:accPr&gt;&lt;m:chr m:val=&quot;ì?&quot;/&gt;&lt;m:ctrlPr&gt;&lt;w:rPr&gt;&lt;w:rFonts w:ascii=&quot;Cambria Math&quot; w:fareast=&quot;SimSun&quot; w:h-ansi=&quot;Cambria Math&quot;/&gt;&lt;wx:font wx:val=&quot;Cambria Math&quot;/&gt;&lt;w:i/&gt;&lt;w:sz-cs w:val=&quot;MMMMM20&quot;/&gt;&lt;/w:rPr&gt;&lt;/m:ctrlPr&gt;&lt;/m:accPr&gt;&lt;m:e&gt;&lt;m:r&gt;&lt;w:rPr&gt;&lt;w:rFonts w:ascii=&quot;Cambria Math&quot; w:fareast=&quot;SimSun&quot; w:h-ansi=&quot;Cambria Math&quot;/&gt;&lt;wx:font wx:val=&quot;Cambria Math&quot;/&gt;&lt;w:i/&gt;&lt;w:sz-cs w:val=&quot;20&quot;/&gt;&lt;/w:rPr&gt;&lt;m:t&gt;N&lt;/m:t&gt;&lt;/m:r&gt;&lt;/m:e&gt;&lt;/m:acc&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lt;/m:t&gt;&lt;/m:r&gt;&lt;m:sSubSup&gt;&lt;m:sSubSupPr&gt;&lt;m:ctrlPr&gt;&lt;w:rPr&gt;&lt;w:rFonts w:ascii=&quot;Cambria Math&quot; w:fareast=&quot;SimSun&quot; w:h-ansi=&quot;Cambria Math&quot;/&gt;&lt;wx:font wx:val=&quot;Cambria Math&quot;/&gt;&lt;w:i/&gt;&lt;w:sz-cs w:val=&quot;20&quot;/&gt;&lt;w:lang w:val=&quot;SV&quot;/&gt;&lt;/w:rPr&gt;&lt;/m:ctrlPr&gt;&lt;/m:sSubSupPr&gt;&lt;m:e&gt;&lt;m:r&gt;&lt;w:rPr&gt;&lt;w:rFonts w:ascii=&quot;Cambria Math&quot; w:fareast=&quot;SimSun&quot; w:h-ansi=&quot;Cambria Math&quot;/&gt;&lt;wx:font wx:val=&quot;Cambria Math&quot;/&gt;&lt;w:i/&gt;&lt;w:sz-cs w:val=&quot;20&quot;/&gt;&lt;w:lang w:val=&quot;SV&quot;/&gt;&lt;/w:rPr&gt;&lt;m:t&gt;N&lt;/m:t&gt;&lt;/m:r&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9" o:title="" chromakey="white"/>
                </v:shape>
              </w:pict>
            </w:r>
            <w:r w:rsidRPr="00746A0F">
              <w:rPr>
                <w:rFonts w:eastAsia="SimSun" w:hAnsi="Cambria Math"/>
                <w:sz w:val="16"/>
                <w:szCs w:val="16"/>
              </w:rPr>
              <w:instrText xml:space="preserve"> </w:instrText>
            </w:r>
            <w:r w:rsidRPr="00746A0F">
              <w:rPr>
                <w:rFonts w:eastAsia="SimSun" w:hAnsi="Cambria Math"/>
                <w:sz w:val="16"/>
                <w:szCs w:val="16"/>
              </w:rPr>
              <w:fldChar w:fldCharType="separate"/>
            </w:r>
            <w:r w:rsidR="0015248A">
              <w:rPr>
                <w:rFonts w:eastAsia="SimSun"/>
                <w:position w:val="-8"/>
                <w:sz w:val="16"/>
                <w:szCs w:val="16"/>
              </w:rPr>
              <w:pict w14:anchorId="6C428B4D">
                <v:shape id="_x0000_i1028" type="#_x0000_t75" style="width:52.5pt;height:1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10&quot;/&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037&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3BF&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734&quot;/&gt;&lt;wsp:rsid wsp:val=&quot;00151AF8&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1E70&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959&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E59&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AAC&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9CC&quot;/&gt;&lt;wsp:rsid wsp:val=&quot;00553B39&quot;/&gt;&lt;wsp:rsid wsp:val=&quot;00553B7F&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45&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152&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A82&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50&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2&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150&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5C9&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58&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979&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1A3&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9F7&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471&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7A&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0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7E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28&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10&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5A8&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A86&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25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2D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DD17EE&quot; wsp:rsidRDefault=&quot;00DD17EE&quot; wsp:rsidP=&quot;00DD17EE&quot;&gt;&lt;m:oMathPara&gt;&lt;m:oMath&gt;&lt;m:sSubSup&gt;&lt;m:sSubSupPr&gt;&lt;m:ctrlPr&gt;&lt;w:rPr&gt;&lt;w:rFonts w:ascii=&quot;Cambria Math&quot; w:fareast=&quot;SimSun&quot; w:h-ansi=&quot;Cambria Math&quot;/&gt;&lt;wx:font wx:val=&quot;Cambria Math&quot;/&gt;&lt;w:i/&gt;&lt;w:sz-cs w:val=&quot;20&quot;/&gt;&lt;/w:rPr&gt;&lt;/m:ctrlPr&gt;&lt;/m:sSubSupPr&gt;&lt;m:e&gt;&lt;m:acc&gt;&lt;m:accPr&gt;&lt;m:chr m:val=&quot;ì?&quot;/&gt;&lt;m:ctrlPr&gt;&lt;w:rPr&gt;&lt;w:rFonts w:ascii=&quot;Cambria Math&quot; w:fareast=&quot;SimSun&quot; w:h-ansi=&quot;Cambria Math&quot;/&gt;&lt;wx:font wx:val=&quot;Cambria Math&quot;/&gt;&lt;w:i/&gt;&lt;w:sz-cs w:val=&quot;MMMMM20&quot;/&gt;&lt;/w:rPr&gt;&lt;/m:ctrlPr&gt;&lt;/m:accPr&gt;&lt;m:e&gt;&lt;m:r&gt;&lt;w:rPr&gt;&lt;w:rFonts w:ascii=&quot;Cambria Math&quot; w:fareast=&quot;SimSun&quot; w:h-ansi=&quot;Cambria Math&quot;/&gt;&lt;wx:font wx:val=&quot;Cambria Math&quot;/&gt;&lt;w:i/&gt;&lt;w:sz-cs w:val=&quot;20&quot;/&gt;&lt;/w:rPr&gt;&lt;m:t&gt;N&lt;/m:t&gt;&lt;/m:r&gt;&lt;/m:e&gt;&lt;/m:acc&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r&gt;&lt;w:rPr&gt;&lt;w:rFonts w:ascii=&quot;Cambria Math&quot; w:fareast=&quot;SimSun&quot; w:h-ansi=&quot;Cambria Math&quot;/&gt;&lt;wx:font wx:val=&quot;Cambria Math&quot;/&gt;&lt;w:i/&gt;&lt;w:sz-cs w:val=&quot;20&quot;/&gt;&lt;/w:rPr&gt;&lt;m:t&gt;=&lt;/m:t&gt;&lt;/m:r&gt;&lt;m:sSubSup&gt;&lt;m:sSubSupPr&gt;&lt;m:ctrlPr&gt;&lt;w:rPr&gt;&lt;w:rFonts w:ascii=&quot;Cambria Math&quot; w:fareast=&quot;SimSun&quot; w:h-ansi=&quot;Cambria Math&quot;/&gt;&lt;wx:font wx:val=&quot;Cambria Math&quot;/&gt;&lt;w:i/&gt;&lt;w:sz-cs w:val=&quot;20&quot;/&gt;&lt;w:lang w:val=&quot;SV&quot;/&gt;&lt;/w:rPr&gt;&lt;/m:ctrlPr&gt;&lt;/m:sSubSupPr&gt;&lt;m:e&gt;&lt;m:r&gt;&lt;w:rPr&gt;&lt;w:rFonts w:ascii=&quot;Cambria Math&quot; w:fareast=&quot;SimSun&quot; w:h-ansi=&quot;Cambria Math&quot;/&gt;&lt;wx:font wx:val=&quot;Cambria Math&quot;/&gt;&lt;w:i/&gt;&lt;w:sz-cs w:val=&quot;20&quot;/&gt;&lt;w:lang w:val=&quot;SV&quot;/&gt;&lt;/w:rPr&gt;&lt;m:t&gt;N&lt;/m:t&gt;&lt;/m:r&gt;&lt;/m:e&gt;&lt;m:sub&gt;&lt;m:r&gt;&lt;m:rPr&gt;&lt;m:nor/&gt;&lt;/m:rPr&gt;&lt;w:rPr&gt;&lt;w:rFonts w:ascii=&quot;Cambria Math&quot; w:fareast=&quot;SimSun&quot; w:h-ansi=&quot;Cambria Math&quot;/&gt;&lt;wx:font wx:val=&quot;Cambria Math&quot;/&gt;&lt;w:sz-cs w:val=&quot;20&quot;/&gt;&lt;/w:rPr&gt;&lt;m:t&gt;ap&lt;/m:t&gt;&lt;/m:r&gt;&lt;/m:sub&gt;&lt;m:sup&gt;&lt;m:r&gt;&lt;m:rPr&gt;&lt;m:nor/&gt;&lt;/m:rPr&gt;&lt;w:rPr&gt;&lt;w:rFonts w:ascii=&quot;Cambria Math&quot; w:fareast=&quot;SimSun&quot; w:h-ansi=&quot;Cambria Math&quot;/&gt;&lt;wx:font wx:val=&quot;Cambria Math&quot;/&gt;&lt;w:sz-cs w:val=&quot;20&quot;/&gt;&lt;/w:rPr&gt;&lt;m:t&gt;SRS&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9" o:title="" chromakey="white"/>
                </v:shape>
              </w:pict>
            </w:r>
            <w:r w:rsidRPr="00746A0F">
              <w:rPr>
                <w:rFonts w:eastAsia="SimSun" w:hAnsi="Cambria Math"/>
                <w:sz w:val="16"/>
                <w:szCs w:val="16"/>
              </w:rPr>
              <w:fldChar w:fldCharType="end"/>
            </w:r>
          </w:p>
          <w:p w14:paraId="47A9E319" w14:textId="77777777" w:rsidR="00A906E3" w:rsidRDefault="00A906E3" w:rsidP="00233CF5">
            <w:pPr>
              <w:contextualSpacing/>
              <w:jc w:val="center"/>
              <w:rPr>
                <w:rFonts w:eastAsia="Malgun Gothic"/>
                <w:b/>
                <w:bCs/>
              </w:rPr>
            </w:pPr>
            <w:r w:rsidRPr="00746A0F">
              <w:rPr>
                <w:rFonts w:eastAsia="DengXian"/>
                <w:sz w:val="16"/>
                <w:szCs w:val="16"/>
                <w:lang w:eastAsia="zh-CN"/>
              </w:rPr>
              <w:t>-</w:t>
            </w:r>
            <w:r w:rsidRPr="00746A0F">
              <w:rPr>
                <w:rFonts w:eastAsia="Malgun Gothic"/>
                <w:b/>
                <w:bCs/>
                <w:sz w:val="16"/>
                <w:szCs w:val="16"/>
              </w:rPr>
              <w:t>-------------------------------------------Unchanged parts are omitted------------------------------------------</w:t>
            </w:r>
          </w:p>
          <w:p w14:paraId="5B7A0E6C" w14:textId="77777777" w:rsidR="00A906E3" w:rsidRDefault="00A906E3" w:rsidP="00233CF5">
            <w:pPr>
              <w:ind w:left="568" w:hanging="284"/>
              <w:contextualSpacing/>
              <w:jc w:val="center"/>
              <w:rPr>
                <w:rFonts w:eastAsia="SimSun" w:hAnsi="Cambria Math"/>
                <w:lang w:val="en-US"/>
              </w:rPr>
            </w:pPr>
          </w:p>
        </w:tc>
      </w:tr>
    </w:tbl>
    <w:p w14:paraId="2600035C" w14:textId="77777777" w:rsidR="00A906E3" w:rsidRPr="00096037" w:rsidRDefault="00A906E3" w:rsidP="00A906E3">
      <w:pPr>
        <w:rPr>
          <w:b/>
          <w:bCs/>
          <w:lang w:eastAsia="x-none"/>
        </w:rPr>
      </w:pPr>
    </w:p>
    <w:p w14:paraId="698DA73A" w14:textId="77777777" w:rsidR="00A906E3" w:rsidRDefault="00A906E3" w:rsidP="00A906E3">
      <w:pPr>
        <w:rPr>
          <w:lang w:eastAsia="x-none"/>
        </w:rPr>
      </w:pPr>
      <w:r w:rsidRPr="00ED2019">
        <w:rPr>
          <w:highlight w:val="green"/>
          <w:lang w:eastAsia="x-none"/>
        </w:rPr>
        <w:t>Agreement</w:t>
      </w:r>
    </w:p>
    <w:p w14:paraId="7A554EDB" w14:textId="77777777" w:rsidR="00A906E3" w:rsidRDefault="00A906E3" w:rsidP="00A906E3">
      <w:pPr>
        <w:rPr>
          <w:lang w:eastAsia="x-none"/>
        </w:rPr>
      </w:pPr>
      <w:r>
        <w:rPr>
          <w:lang w:eastAsia="x-none"/>
        </w:rPr>
        <w:t>The TP in proposal 3.1 for TS38.212 in Section 3 of R1-2507372 is endorsed.</w:t>
      </w:r>
    </w:p>
    <w:p w14:paraId="02F7A37C" w14:textId="77777777" w:rsidR="00A906E3" w:rsidRDefault="00A906E3" w:rsidP="00A906E3">
      <w:pPr>
        <w:rPr>
          <w:lang w:eastAsia="x-none"/>
        </w:rPr>
      </w:pPr>
      <w:r w:rsidRPr="007507CB">
        <w:rPr>
          <w:highlight w:val="green"/>
          <w:lang w:eastAsia="x-none"/>
        </w:rPr>
        <w:t>Agreement</w:t>
      </w:r>
    </w:p>
    <w:p w14:paraId="7147848A" w14:textId="77777777" w:rsidR="00A906E3" w:rsidRPr="00FA02DE" w:rsidRDefault="00A906E3" w:rsidP="00A906E3">
      <w:pPr>
        <w:rPr>
          <w:lang w:eastAsia="x-none"/>
        </w:rPr>
      </w:pPr>
      <w:r>
        <w:rPr>
          <w:lang w:eastAsia="x-none"/>
        </w:rPr>
        <w:t>The TP in proposal 3.2a for TS38.213 in Section 3 of R1-2507372 is endorsed.</w:t>
      </w:r>
    </w:p>
    <w:p w14:paraId="2F8568C3" w14:textId="77777777" w:rsidR="00A906E3" w:rsidRDefault="00A906E3" w:rsidP="00A906E3">
      <w:pPr>
        <w:rPr>
          <w:lang w:eastAsia="x-none"/>
        </w:rPr>
      </w:pPr>
      <w:r w:rsidRPr="007507CB">
        <w:rPr>
          <w:highlight w:val="green"/>
          <w:lang w:eastAsia="x-none"/>
        </w:rPr>
        <w:t>Agreement</w:t>
      </w:r>
    </w:p>
    <w:p w14:paraId="2C10DF1A" w14:textId="77777777" w:rsidR="00A906E3" w:rsidRPr="00FA02DE" w:rsidRDefault="00A906E3" w:rsidP="00A906E3">
      <w:pPr>
        <w:rPr>
          <w:lang w:eastAsia="x-none"/>
        </w:rPr>
      </w:pPr>
      <w:r>
        <w:rPr>
          <w:lang w:eastAsia="x-none"/>
        </w:rPr>
        <w:t>The TP in proposal 3.2b for TS38.214 in Section 3 of R1-2507372 is endorsed.</w:t>
      </w:r>
    </w:p>
    <w:p w14:paraId="588F1D0A" w14:textId="77777777" w:rsidR="00A906E3" w:rsidRDefault="00A906E3" w:rsidP="00A906E3">
      <w:pPr>
        <w:rPr>
          <w:lang w:eastAsia="x-none"/>
        </w:rPr>
      </w:pPr>
      <w:r w:rsidRPr="00B21A1A">
        <w:rPr>
          <w:highlight w:val="green"/>
          <w:lang w:eastAsia="x-none"/>
        </w:rPr>
        <w:t>Agreement</w:t>
      </w:r>
    </w:p>
    <w:p w14:paraId="0559ECF7" w14:textId="77777777" w:rsidR="00A906E3" w:rsidRDefault="00A906E3" w:rsidP="00A906E3">
      <w:pPr>
        <w:rPr>
          <w:lang w:eastAsia="x-none"/>
        </w:rPr>
      </w:pPr>
      <w:r>
        <w:rPr>
          <w:lang w:eastAsia="x-none"/>
        </w:rPr>
        <w:t>The TPs in proposal 2.1 for TS38.213 and TS38.212 in Section 3 of R1-2507372 are endorsed.</w:t>
      </w:r>
    </w:p>
    <w:p w14:paraId="65E47B85" w14:textId="77777777" w:rsidR="00A906E3" w:rsidRDefault="00A906E3" w:rsidP="00A906E3">
      <w:pPr>
        <w:rPr>
          <w:lang w:eastAsia="x-none"/>
        </w:rPr>
      </w:pPr>
    </w:p>
    <w:p w14:paraId="705938A4" w14:textId="6B533CEC" w:rsidR="009048F4" w:rsidRPr="00982845" w:rsidRDefault="004710F9" w:rsidP="009048F4">
      <w:hyperlink r:id="rId350" w:history="1">
        <w:r>
          <w:rPr>
            <w:rStyle w:val="Hyperlink"/>
          </w:rPr>
          <w:t>R1-2506790</w:t>
        </w:r>
      </w:hyperlink>
      <w:r w:rsidR="009048F4" w:rsidRPr="00982845">
        <w:tab/>
        <w:t>Maintenance of Rel-19 MIMO</w:t>
      </w:r>
      <w:r w:rsidR="009048F4" w:rsidRPr="00982845">
        <w:tab/>
        <w:t>InterDigital, Inc.</w:t>
      </w:r>
    </w:p>
    <w:p w14:paraId="29DEEBB6" w14:textId="5E1649E0" w:rsidR="009048F4" w:rsidRPr="00982845" w:rsidRDefault="004710F9" w:rsidP="009048F4">
      <w:hyperlink r:id="rId351" w:history="1">
        <w:r>
          <w:rPr>
            <w:rStyle w:val="Hyperlink"/>
          </w:rPr>
          <w:t>R1-2506791</w:t>
        </w:r>
      </w:hyperlink>
      <w:r w:rsidR="009048F4" w:rsidRPr="00982845">
        <w:tab/>
        <w:t>FL Summary Support for 3TX CB-based Uplink; First Round</w:t>
      </w:r>
      <w:r w:rsidR="009048F4" w:rsidRPr="00982845">
        <w:tab/>
        <w:t>Moderator (InterDigital, Inc.)</w:t>
      </w:r>
    </w:p>
    <w:p w14:paraId="68056089" w14:textId="69CC369B" w:rsidR="009048F4" w:rsidRPr="00982845" w:rsidRDefault="004710F9" w:rsidP="009048F4">
      <w:hyperlink r:id="rId352" w:history="1">
        <w:r>
          <w:rPr>
            <w:rStyle w:val="Hyperlink"/>
          </w:rPr>
          <w:t>R1-2506797</w:t>
        </w:r>
      </w:hyperlink>
      <w:r w:rsidR="009048F4" w:rsidRPr="00982845">
        <w:tab/>
        <w:t>Remaining issues on NR MIMO Phase 5</w:t>
      </w:r>
      <w:r w:rsidR="009048F4" w:rsidRPr="00982845">
        <w:tab/>
        <w:t>Spreadtrum, UNISOC</w:t>
      </w:r>
    </w:p>
    <w:p w14:paraId="3155432F" w14:textId="5C1A316D" w:rsidR="009048F4" w:rsidRPr="00982845" w:rsidRDefault="004710F9" w:rsidP="009048F4">
      <w:hyperlink r:id="rId353" w:history="1">
        <w:r>
          <w:rPr>
            <w:rStyle w:val="Hyperlink"/>
          </w:rPr>
          <w:t>R1-2506835</w:t>
        </w:r>
      </w:hyperlink>
      <w:r w:rsidR="009048F4" w:rsidRPr="00982845">
        <w:tab/>
        <w:t>Maintenance on NR MIMO Phase 5</w:t>
      </w:r>
      <w:r w:rsidR="009048F4" w:rsidRPr="00982845">
        <w:tab/>
        <w:t>MediaTek Inc.</w:t>
      </w:r>
    </w:p>
    <w:p w14:paraId="2EFF2CA1" w14:textId="63B48D4F" w:rsidR="009048F4" w:rsidRPr="00982845" w:rsidRDefault="004710F9" w:rsidP="009048F4">
      <w:hyperlink r:id="rId354" w:history="1">
        <w:r>
          <w:rPr>
            <w:rStyle w:val="Hyperlink"/>
          </w:rPr>
          <w:t>R1-2506872</w:t>
        </w:r>
      </w:hyperlink>
      <w:r w:rsidR="009048F4" w:rsidRPr="00982845">
        <w:tab/>
        <w:t>Maintenance on MIMO phase 5</w:t>
      </w:r>
      <w:r w:rsidR="009048F4" w:rsidRPr="00982845">
        <w:tab/>
        <w:t>vivo</w:t>
      </w:r>
    </w:p>
    <w:p w14:paraId="0E5FEC11" w14:textId="272AA1E3" w:rsidR="009048F4" w:rsidRPr="00982845" w:rsidRDefault="004710F9" w:rsidP="009048F4">
      <w:hyperlink r:id="rId355" w:history="1">
        <w:r>
          <w:rPr>
            <w:rStyle w:val="Hyperlink"/>
          </w:rPr>
          <w:t>R1-2506923</w:t>
        </w:r>
      </w:hyperlink>
      <w:r w:rsidR="009048F4" w:rsidRPr="00982845">
        <w:tab/>
        <w:t>Maintenance of MIMO Phase 5</w:t>
      </w:r>
      <w:r w:rsidR="009048F4" w:rsidRPr="00982845">
        <w:tab/>
        <w:t>Huawei, HiSilicon</w:t>
      </w:r>
    </w:p>
    <w:p w14:paraId="10EFF7E9" w14:textId="24FDF6C2" w:rsidR="009048F4" w:rsidRPr="00982845" w:rsidRDefault="004710F9" w:rsidP="009048F4">
      <w:hyperlink r:id="rId356" w:history="1">
        <w:r>
          <w:rPr>
            <w:rStyle w:val="Hyperlink"/>
          </w:rPr>
          <w:t>R1-2506962</w:t>
        </w:r>
      </w:hyperlink>
      <w:r w:rsidR="009048F4" w:rsidRPr="00982845">
        <w:tab/>
        <w:t>Maintenance on NR MIMO Phase 5</w:t>
      </w:r>
      <w:r w:rsidR="009048F4" w:rsidRPr="00982845">
        <w:tab/>
        <w:t>Xiaomi</w:t>
      </w:r>
    </w:p>
    <w:p w14:paraId="61064DCE" w14:textId="5A04FE81" w:rsidR="009048F4" w:rsidRPr="00982845" w:rsidRDefault="004710F9" w:rsidP="009048F4">
      <w:hyperlink r:id="rId357" w:history="1">
        <w:r>
          <w:rPr>
            <w:rStyle w:val="Hyperlink"/>
          </w:rPr>
          <w:t>R1-2507034</w:t>
        </w:r>
      </w:hyperlink>
      <w:r w:rsidR="009048F4" w:rsidRPr="00982845">
        <w:tab/>
        <w:t xml:space="preserve">Maintenance topics on UE-initiated/event-driven beam management </w:t>
      </w:r>
      <w:r w:rsidR="009048F4" w:rsidRPr="00982845">
        <w:tab/>
        <w:t>Panasonic</w:t>
      </w:r>
    </w:p>
    <w:p w14:paraId="49E3BF76" w14:textId="3D91242E" w:rsidR="009048F4" w:rsidRPr="00982845" w:rsidRDefault="004710F9" w:rsidP="009048F4">
      <w:hyperlink r:id="rId358" w:history="1">
        <w:r>
          <w:rPr>
            <w:rStyle w:val="Hyperlink"/>
          </w:rPr>
          <w:t>R1-2507036</w:t>
        </w:r>
      </w:hyperlink>
      <w:r w:rsidR="009048F4" w:rsidRPr="00982845">
        <w:tab/>
        <w:t>Maintenance on NR MIMO Phase 5</w:t>
      </w:r>
      <w:r w:rsidR="009048F4" w:rsidRPr="00982845">
        <w:tab/>
        <w:t>ZTE Corporation, Sanechips</w:t>
      </w:r>
    </w:p>
    <w:p w14:paraId="4134F3B9" w14:textId="43094A7A" w:rsidR="009048F4" w:rsidRPr="00982845" w:rsidRDefault="004710F9" w:rsidP="009048F4">
      <w:hyperlink r:id="rId359" w:history="1">
        <w:r>
          <w:rPr>
            <w:rStyle w:val="Hyperlink"/>
          </w:rPr>
          <w:t>R1-2507095</w:t>
        </w:r>
      </w:hyperlink>
      <w:r w:rsidR="009048F4" w:rsidRPr="00982845">
        <w:tab/>
        <w:t>Maintenance on  NR MIMO Phase 5</w:t>
      </w:r>
      <w:r w:rsidR="009048F4" w:rsidRPr="00982845">
        <w:tab/>
        <w:t>CATT</w:t>
      </w:r>
    </w:p>
    <w:p w14:paraId="2776E297" w14:textId="174861ED" w:rsidR="009048F4" w:rsidRPr="00982845" w:rsidRDefault="004710F9" w:rsidP="009048F4">
      <w:hyperlink r:id="rId360" w:history="1">
        <w:r>
          <w:rPr>
            <w:rStyle w:val="Hyperlink"/>
          </w:rPr>
          <w:t>R1-2507159</w:t>
        </w:r>
      </w:hyperlink>
      <w:r w:rsidR="009048F4" w:rsidRPr="00982845">
        <w:tab/>
        <w:t>Remaining Issues of NR MIMO Phase 5</w:t>
      </w:r>
      <w:r w:rsidR="009048F4" w:rsidRPr="00982845">
        <w:tab/>
        <w:t>OPPO</w:t>
      </w:r>
    </w:p>
    <w:p w14:paraId="16DF814A" w14:textId="679F693D" w:rsidR="009048F4" w:rsidRPr="00982845" w:rsidRDefault="004710F9" w:rsidP="009048F4">
      <w:hyperlink r:id="rId361" w:history="1">
        <w:r>
          <w:rPr>
            <w:rStyle w:val="Hyperlink"/>
          </w:rPr>
          <w:t>R1-2507228</w:t>
        </w:r>
      </w:hyperlink>
      <w:r w:rsidR="009048F4" w:rsidRPr="00982845">
        <w:tab/>
        <w:t>Remaining issue on NR MIMO Phase 5</w:t>
      </w:r>
      <w:r w:rsidR="009048F4" w:rsidRPr="00982845">
        <w:tab/>
        <w:t>Samsung</w:t>
      </w:r>
    </w:p>
    <w:p w14:paraId="176FC3D6" w14:textId="3988F187" w:rsidR="009048F4" w:rsidRPr="00982845" w:rsidRDefault="004710F9" w:rsidP="009048F4">
      <w:hyperlink r:id="rId362" w:history="1">
        <w:r>
          <w:rPr>
            <w:rStyle w:val="Hyperlink"/>
          </w:rPr>
          <w:t>R1-2507269</w:t>
        </w:r>
      </w:hyperlink>
      <w:r w:rsidR="009048F4" w:rsidRPr="00982845">
        <w:tab/>
        <w:t>Moderator Summary#1 on Maintenance for Rel-19 CSI Enhancements: Round 1</w:t>
      </w:r>
      <w:r w:rsidR="009048F4" w:rsidRPr="00982845">
        <w:tab/>
        <w:t>Moderator (Samsung)</w:t>
      </w:r>
    </w:p>
    <w:p w14:paraId="35B894F3" w14:textId="3770F255" w:rsidR="009048F4" w:rsidRPr="00982845" w:rsidRDefault="004710F9" w:rsidP="009048F4">
      <w:hyperlink r:id="rId363" w:history="1">
        <w:r>
          <w:rPr>
            <w:rStyle w:val="Hyperlink"/>
          </w:rPr>
          <w:t>R1-2507270</w:t>
        </w:r>
      </w:hyperlink>
      <w:r w:rsidR="009048F4" w:rsidRPr="00982845">
        <w:tab/>
        <w:t>Moderator Summary#1 on Maintenance for Rel-19 CSI Enhancements: Round 2</w:t>
      </w:r>
      <w:r w:rsidR="009048F4" w:rsidRPr="00982845">
        <w:tab/>
        <w:t>Moderator (Samsung)</w:t>
      </w:r>
    </w:p>
    <w:p w14:paraId="05370E90" w14:textId="6C940CAA" w:rsidR="009048F4" w:rsidRPr="00982845" w:rsidRDefault="004710F9" w:rsidP="009048F4">
      <w:hyperlink r:id="rId364" w:history="1">
        <w:r>
          <w:rPr>
            <w:rStyle w:val="Hyperlink"/>
          </w:rPr>
          <w:t>R1-2507271</w:t>
        </w:r>
      </w:hyperlink>
      <w:r w:rsidR="009048F4" w:rsidRPr="00982845">
        <w:tab/>
        <w:t>Moderator Summary on Offline Session for Rel-19 CSI Enhancements</w:t>
      </w:r>
      <w:r w:rsidR="009048F4" w:rsidRPr="00982845">
        <w:tab/>
        <w:t>Moderator (Samsung)</w:t>
      </w:r>
    </w:p>
    <w:p w14:paraId="2C366D73" w14:textId="6EE68933" w:rsidR="009048F4" w:rsidRPr="00982845" w:rsidRDefault="004710F9" w:rsidP="009048F4">
      <w:hyperlink r:id="rId365" w:history="1">
        <w:r>
          <w:rPr>
            <w:rStyle w:val="Hyperlink"/>
          </w:rPr>
          <w:t>R1-2507278</w:t>
        </w:r>
      </w:hyperlink>
      <w:r w:rsidR="009048F4" w:rsidRPr="00982845">
        <w:tab/>
        <w:t>Remaining issues on NR MIMO Phase 5</w:t>
      </w:r>
      <w:r w:rsidR="009048F4" w:rsidRPr="00982845">
        <w:tab/>
        <w:t>Fujitsu</w:t>
      </w:r>
    </w:p>
    <w:p w14:paraId="3F11A507" w14:textId="23F8615B" w:rsidR="009048F4" w:rsidRPr="00982845" w:rsidRDefault="004710F9" w:rsidP="009048F4">
      <w:hyperlink r:id="rId366" w:history="1">
        <w:r>
          <w:rPr>
            <w:rStyle w:val="Hyperlink"/>
          </w:rPr>
          <w:t>R1-2507316</w:t>
        </w:r>
      </w:hyperlink>
      <w:r w:rsidR="009048F4" w:rsidRPr="00982845">
        <w:tab/>
        <w:t>Remaining issues on NR MIMO Phase 5</w:t>
      </w:r>
      <w:r w:rsidR="009048F4" w:rsidRPr="00982845">
        <w:tab/>
        <w:t>NEC</w:t>
      </w:r>
    </w:p>
    <w:p w14:paraId="22F4C5A0" w14:textId="6EFC9A56" w:rsidR="009048F4" w:rsidRPr="00982845" w:rsidRDefault="004710F9" w:rsidP="009048F4">
      <w:hyperlink r:id="rId367" w:history="1">
        <w:r>
          <w:rPr>
            <w:rStyle w:val="Hyperlink"/>
          </w:rPr>
          <w:t>R1-2507346</w:t>
        </w:r>
      </w:hyperlink>
      <w:r w:rsidR="009048F4" w:rsidRPr="00982845">
        <w:tab/>
        <w:t>Maintenance on NR MIMO Phase 5</w:t>
      </w:r>
      <w:r w:rsidR="009048F4" w:rsidRPr="00982845">
        <w:tab/>
        <w:t>Ericsson</w:t>
      </w:r>
    </w:p>
    <w:p w14:paraId="234E5AED" w14:textId="07C6EF87" w:rsidR="009048F4" w:rsidRPr="00982845" w:rsidRDefault="004710F9" w:rsidP="009048F4">
      <w:hyperlink r:id="rId368" w:history="1">
        <w:r>
          <w:rPr>
            <w:rStyle w:val="Hyperlink"/>
          </w:rPr>
          <w:t>R1-2507372</w:t>
        </w:r>
      </w:hyperlink>
      <w:r w:rsidR="009048F4" w:rsidRPr="00982845">
        <w:tab/>
        <w:t>Summary on Rel-19 asymmetric DL sTRP/UL mTRP</w:t>
      </w:r>
      <w:r w:rsidR="009048F4" w:rsidRPr="00982845">
        <w:tab/>
        <w:t>Moderator (OPPO)</w:t>
      </w:r>
    </w:p>
    <w:p w14:paraId="1002FABC" w14:textId="4676E0A3" w:rsidR="009048F4" w:rsidRPr="00982845" w:rsidRDefault="004710F9" w:rsidP="009048F4">
      <w:hyperlink r:id="rId369" w:history="1">
        <w:r>
          <w:rPr>
            <w:rStyle w:val="Hyperlink"/>
          </w:rPr>
          <w:t>R1-2507436</w:t>
        </w:r>
      </w:hyperlink>
      <w:r w:rsidR="009048F4" w:rsidRPr="00982845">
        <w:tab/>
        <w:t>Maintenance on NR MIMO Phase 5</w:t>
      </w:r>
      <w:r w:rsidR="009048F4" w:rsidRPr="00982845">
        <w:tab/>
        <w:t>Lenovo</w:t>
      </w:r>
    </w:p>
    <w:p w14:paraId="5D59C075" w14:textId="32805F40" w:rsidR="009048F4" w:rsidRPr="00982845" w:rsidRDefault="004710F9" w:rsidP="009048F4">
      <w:hyperlink r:id="rId370" w:history="1">
        <w:r>
          <w:rPr>
            <w:rStyle w:val="Hyperlink"/>
          </w:rPr>
          <w:t>R1-2507453</w:t>
        </w:r>
      </w:hyperlink>
      <w:r w:rsidR="009048F4" w:rsidRPr="00982845">
        <w:tab/>
        <w:t>Maintenance on NR MIMO Phase 5</w:t>
      </w:r>
      <w:r w:rsidR="009048F4" w:rsidRPr="00982845">
        <w:tab/>
        <w:t>Ofinno</w:t>
      </w:r>
    </w:p>
    <w:p w14:paraId="57393141" w14:textId="53237749" w:rsidR="009048F4" w:rsidRPr="00982845" w:rsidRDefault="004710F9" w:rsidP="009048F4">
      <w:hyperlink r:id="rId371" w:history="1">
        <w:r>
          <w:rPr>
            <w:rStyle w:val="Hyperlink"/>
          </w:rPr>
          <w:t>R1-2507558</w:t>
        </w:r>
      </w:hyperlink>
      <w:r w:rsidR="009048F4" w:rsidRPr="00982845">
        <w:tab/>
        <w:t>Maintenance on Rel-19 CSI enhancements</w:t>
      </w:r>
      <w:r w:rsidR="009048F4" w:rsidRPr="00982845">
        <w:tab/>
        <w:t>Tejas Network Limited</w:t>
      </w:r>
    </w:p>
    <w:p w14:paraId="482361E8" w14:textId="39B2F32E" w:rsidR="009048F4" w:rsidRPr="00982845" w:rsidRDefault="004710F9" w:rsidP="009048F4">
      <w:hyperlink r:id="rId372" w:history="1">
        <w:r>
          <w:rPr>
            <w:rStyle w:val="Hyperlink"/>
          </w:rPr>
          <w:t>R1-2507577</w:t>
        </w:r>
      </w:hyperlink>
      <w:r w:rsidR="009048F4" w:rsidRPr="00982845">
        <w:tab/>
        <w:t>Maintenance on NR MIMO Phase 5</w:t>
      </w:r>
      <w:r w:rsidR="009048F4" w:rsidRPr="00982845">
        <w:tab/>
        <w:t>Google</w:t>
      </w:r>
    </w:p>
    <w:p w14:paraId="106FCC36" w14:textId="2A9B98B6" w:rsidR="009048F4" w:rsidRPr="00982845" w:rsidRDefault="004710F9" w:rsidP="009048F4">
      <w:hyperlink r:id="rId373" w:history="1">
        <w:r>
          <w:rPr>
            <w:rStyle w:val="Hyperlink"/>
          </w:rPr>
          <w:t>R1-2507628</w:t>
        </w:r>
      </w:hyperlink>
      <w:r w:rsidR="009048F4" w:rsidRPr="00982845">
        <w:tab/>
        <w:t>Maintenance on UE-initiated/event-driven beam management</w:t>
      </w:r>
      <w:r w:rsidR="009048F4" w:rsidRPr="00982845">
        <w:tab/>
        <w:t>Transsion Holdings</w:t>
      </w:r>
    </w:p>
    <w:p w14:paraId="2BF9FFAC" w14:textId="1A789647" w:rsidR="009048F4" w:rsidRPr="00982845" w:rsidRDefault="004710F9" w:rsidP="009048F4">
      <w:hyperlink r:id="rId374" w:history="1">
        <w:r>
          <w:rPr>
            <w:rStyle w:val="Hyperlink"/>
          </w:rPr>
          <w:t>R1-2507695</w:t>
        </w:r>
      </w:hyperlink>
      <w:r w:rsidR="009048F4" w:rsidRPr="00982845">
        <w:tab/>
        <w:t>Maintenance on NR MIMO Phase 5</w:t>
      </w:r>
      <w:r w:rsidR="009048F4" w:rsidRPr="00982845">
        <w:tab/>
        <w:t>Qualcomm Incorporated</w:t>
      </w:r>
    </w:p>
    <w:p w14:paraId="30D22AF9" w14:textId="77FD57AE" w:rsidR="009048F4" w:rsidRPr="00982845" w:rsidRDefault="004710F9" w:rsidP="009048F4">
      <w:hyperlink r:id="rId375" w:history="1">
        <w:r>
          <w:rPr>
            <w:rStyle w:val="Hyperlink"/>
          </w:rPr>
          <w:t>R1-2507737</w:t>
        </w:r>
      </w:hyperlink>
      <w:r w:rsidR="009048F4" w:rsidRPr="00982845">
        <w:tab/>
        <w:t>Maintenance of NR MIMO Phase 5</w:t>
      </w:r>
      <w:r w:rsidR="009048F4" w:rsidRPr="00982845">
        <w:tab/>
        <w:t>Nokia</w:t>
      </w:r>
    </w:p>
    <w:p w14:paraId="09C762DC" w14:textId="27077040" w:rsidR="009048F4" w:rsidRPr="00982845" w:rsidRDefault="004710F9" w:rsidP="009048F4">
      <w:hyperlink r:id="rId376" w:history="1">
        <w:r>
          <w:rPr>
            <w:rStyle w:val="Hyperlink"/>
          </w:rPr>
          <w:t>R1-2507756</w:t>
        </w:r>
      </w:hyperlink>
      <w:r w:rsidR="009048F4" w:rsidRPr="00982845">
        <w:tab/>
        <w:t>Discussions on Maintenance on MIMO phase5</w:t>
      </w:r>
      <w:r w:rsidR="009048F4" w:rsidRPr="00982845">
        <w:tab/>
        <w:t>China Telecom</w:t>
      </w:r>
    </w:p>
    <w:p w14:paraId="41284194" w14:textId="22BC8994" w:rsidR="009048F4" w:rsidRPr="00982845" w:rsidRDefault="004710F9" w:rsidP="009048F4">
      <w:hyperlink r:id="rId377" w:history="1">
        <w:r>
          <w:rPr>
            <w:rStyle w:val="Hyperlink"/>
          </w:rPr>
          <w:t>R1-2507790</w:t>
        </w:r>
      </w:hyperlink>
      <w:r w:rsidR="009048F4" w:rsidRPr="00982845">
        <w:tab/>
        <w:t>Maintenance on NR MIMO Phase 5</w:t>
      </w:r>
      <w:r w:rsidR="009048F4" w:rsidRPr="00982845">
        <w:tab/>
        <w:t>NTT DOCOMO, INC.</w:t>
      </w:r>
    </w:p>
    <w:p w14:paraId="40689253" w14:textId="7EBD8809" w:rsidR="009048F4" w:rsidRPr="00982845" w:rsidRDefault="004710F9" w:rsidP="009048F4">
      <w:hyperlink r:id="rId378" w:history="1">
        <w:r>
          <w:rPr>
            <w:rStyle w:val="Hyperlink"/>
          </w:rPr>
          <w:t>R1-2507864</w:t>
        </w:r>
      </w:hyperlink>
      <w:r w:rsidR="009048F4" w:rsidRPr="00982845">
        <w:tab/>
        <w:t>Remaining issues on UE initiated beam report</w:t>
      </w:r>
      <w:r w:rsidR="009048F4" w:rsidRPr="00982845">
        <w:tab/>
        <w:t>ASUSTeK</w:t>
      </w:r>
    </w:p>
    <w:p w14:paraId="06C23F8A" w14:textId="38CBCA61" w:rsidR="009048F4" w:rsidRPr="00982845" w:rsidRDefault="004710F9" w:rsidP="009048F4">
      <w:pPr>
        <w:rPr>
          <w:rFonts w:eastAsia="DengXian"/>
          <w:lang w:eastAsia="zh-CN"/>
        </w:rPr>
      </w:pPr>
      <w:hyperlink r:id="rId379" w:history="1">
        <w:r>
          <w:rPr>
            <w:rStyle w:val="Hyperlink"/>
            <w:rFonts w:eastAsia="DengXian"/>
            <w:lang w:eastAsia="zh-CN"/>
          </w:rPr>
          <w:t>R1-2508014</w:t>
        </w:r>
      </w:hyperlink>
      <w:r w:rsidR="00F331BC">
        <w:rPr>
          <w:rFonts w:eastAsia="DengXian"/>
          <w:lang w:eastAsia="zh-CN"/>
        </w:rPr>
        <w:tab/>
      </w:r>
      <w:r w:rsidR="00F331BC" w:rsidRPr="00F331BC">
        <w:rPr>
          <w:rFonts w:eastAsia="DengXian"/>
          <w:lang w:eastAsia="zh-CN"/>
        </w:rPr>
        <w:t>Moderator Summary #1 on UE-initiated/event-driven beam management</w:t>
      </w:r>
      <w:r w:rsidR="00F331BC">
        <w:rPr>
          <w:rFonts w:eastAsia="DengXian"/>
          <w:lang w:eastAsia="zh-CN"/>
        </w:rPr>
        <w:tab/>
      </w:r>
      <w:r w:rsidR="00F331BC" w:rsidRPr="00F331BC">
        <w:rPr>
          <w:rFonts w:eastAsia="DengXian"/>
          <w:lang w:eastAsia="zh-CN"/>
        </w:rPr>
        <w:t>Moderator (ZTE)</w:t>
      </w:r>
    </w:p>
    <w:p w14:paraId="650C4C40" w14:textId="00D2416B" w:rsidR="009048F4" w:rsidRDefault="004710F9" w:rsidP="009048F4">
      <w:pPr>
        <w:rPr>
          <w:rFonts w:eastAsia="DengXian"/>
          <w:lang w:eastAsia="zh-CN"/>
        </w:rPr>
      </w:pPr>
      <w:hyperlink r:id="rId380" w:history="1">
        <w:r>
          <w:rPr>
            <w:rStyle w:val="Hyperlink"/>
            <w:rFonts w:eastAsia="DengXian"/>
            <w:lang w:eastAsia="zh-CN"/>
          </w:rPr>
          <w:t>R1-2508074</w:t>
        </w:r>
      </w:hyperlink>
      <w:r w:rsidR="007A39C5">
        <w:rPr>
          <w:rFonts w:eastAsia="DengXian"/>
          <w:lang w:eastAsia="zh-CN"/>
        </w:rPr>
        <w:tab/>
      </w:r>
      <w:r w:rsidR="007A39C5" w:rsidRPr="007A39C5">
        <w:rPr>
          <w:rFonts w:eastAsia="DengXian"/>
          <w:lang w:eastAsia="zh-CN"/>
        </w:rPr>
        <w:t>Moderator Summary #2 on UE-initiated/event-driven beam management</w:t>
      </w:r>
      <w:r w:rsidR="007A39C5">
        <w:rPr>
          <w:rFonts w:eastAsia="DengXian"/>
          <w:lang w:eastAsia="zh-CN"/>
        </w:rPr>
        <w:tab/>
      </w:r>
      <w:r w:rsidR="007A39C5" w:rsidRPr="007A39C5">
        <w:rPr>
          <w:rFonts w:eastAsia="DengXian"/>
          <w:lang w:eastAsia="zh-CN"/>
        </w:rPr>
        <w:t>Moderator (ZTE)</w:t>
      </w:r>
    </w:p>
    <w:p w14:paraId="5A5E41A5" w14:textId="190664E5" w:rsidR="007A39C5" w:rsidRDefault="004710F9" w:rsidP="00EE4650">
      <w:pPr>
        <w:rPr>
          <w:rFonts w:eastAsia="DengXian"/>
          <w:lang w:eastAsia="zh-CN"/>
        </w:rPr>
      </w:pPr>
      <w:hyperlink r:id="rId381" w:history="1">
        <w:r>
          <w:rPr>
            <w:rStyle w:val="Hyperlink"/>
            <w:rFonts w:eastAsia="DengXian"/>
            <w:lang w:eastAsia="zh-CN"/>
          </w:rPr>
          <w:t>R1-2508094</w:t>
        </w:r>
      </w:hyperlink>
      <w:r w:rsidR="00EE4650">
        <w:rPr>
          <w:rFonts w:eastAsia="DengXian"/>
          <w:lang w:eastAsia="zh-CN"/>
        </w:rPr>
        <w:tab/>
      </w:r>
      <w:r w:rsidR="00EE4650" w:rsidRPr="00EE4650">
        <w:rPr>
          <w:rFonts w:eastAsia="DengXian"/>
          <w:lang w:eastAsia="zh-CN"/>
        </w:rPr>
        <w:t>Moderator Summary #3 on UE-initiated/event-driven beam management</w:t>
      </w:r>
      <w:r w:rsidR="00EE4650">
        <w:rPr>
          <w:rFonts w:eastAsia="DengXian"/>
          <w:lang w:eastAsia="zh-CN"/>
        </w:rPr>
        <w:tab/>
      </w:r>
      <w:r w:rsidR="00EE4650" w:rsidRPr="007A39C5">
        <w:rPr>
          <w:rFonts w:eastAsia="DengXian"/>
          <w:lang w:eastAsia="zh-CN"/>
        </w:rPr>
        <w:t>Moderator (ZTE)</w:t>
      </w:r>
    </w:p>
    <w:p w14:paraId="431DAE0F" w14:textId="1D48A553" w:rsidR="00EE4650" w:rsidRDefault="004710F9" w:rsidP="009048F4">
      <w:pPr>
        <w:rPr>
          <w:rFonts w:eastAsia="DengXian"/>
          <w:lang w:eastAsia="zh-CN"/>
        </w:rPr>
      </w:pPr>
      <w:hyperlink r:id="rId382" w:history="1">
        <w:r>
          <w:rPr>
            <w:rStyle w:val="Hyperlink"/>
            <w:rFonts w:eastAsia="DengXian"/>
            <w:lang w:eastAsia="zh-CN"/>
          </w:rPr>
          <w:t>R1-2508097</w:t>
        </w:r>
      </w:hyperlink>
      <w:r w:rsidR="00C94B4D">
        <w:rPr>
          <w:rFonts w:eastAsia="DengXian"/>
          <w:lang w:eastAsia="zh-CN"/>
        </w:rPr>
        <w:tab/>
      </w:r>
      <w:r w:rsidR="00C94B4D" w:rsidRPr="00C94B4D">
        <w:rPr>
          <w:rFonts w:eastAsia="DengXian"/>
          <w:lang w:eastAsia="zh-CN"/>
        </w:rPr>
        <w:t>Summary #2 on Rel-19 asymmetric DL sTRP/UL mTRP</w:t>
      </w:r>
      <w:r w:rsidR="00C94B4D">
        <w:rPr>
          <w:rFonts w:eastAsia="DengXian"/>
          <w:lang w:eastAsia="zh-CN"/>
        </w:rPr>
        <w:tab/>
      </w:r>
      <w:r w:rsidR="00C94B4D" w:rsidRPr="00C94B4D">
        <w:rPr>
          <w:rFonts w:eastAsia="DengXian"/>
          <w:lang w:eastAsia="zh-CN"/>
        </w:rPr>
        <w:t>Moderator (OPPO)</w:t>
      </w:r>
    </w:p>
    <w:p w14:paraId="753D192A" w14:textId="77777777" w:rsidR="00647F22" w:rsidRPr="00A919C5" w:rsidRDefault="00647F22" w:rsidP="00647F22">
      <w:pPr>
        <w:rPr>
          <w:lang w:eastAsia="zh-CN"/>
        </w:rPr>
      </w:pPr>
      <w:r w:rsidRPr="00A919C5">
        <w:rPr>
          <w:b/>
          <w:bCs/>
          <w:lang w:eastAsia="zh-CN"/>
        </w:rPr>
        <w:t>Conclusion</w:t>
      </w:r>
      <w:r w:rsidRPr="00A919C5">
        <w:rPr>
          <w:lang w:eastAsia="zh-CN"/>
        </w:rPr>
        <w:t>:</w:t>
      </w:r>
    </w:p>
    <w:p w14:paraId="2D1E0F48" w14:textId="43FB628F" w:rsidR="00647F22" w:rsidRDefault="00647F22" w:rsidP="00647F22">
      <w:pPr>
        <w:rPr>
          <w:rFonts w:eastAsia="DengXian"/>
          <w:lang w:eastAsia="zh-CN"/>
        </w:rPr>
      </w:pPr>
      <w:r w:rsidRPr="00A919C5">
        <w:rPr>
          <w:lang w:eastAsia="zh-CN"/>
        </w:rPr>
        <w:t xml:space="preserve">Regarding the first agreement provided in RAN2 LS R1-2506721, </w:t>
      </w:r>
      <w:r w:rsidRPr="00F6191B">
        <w:rPr>
          <w:lang w:eastAsia="zh-CN"/>
        </w:rPr>
        <w:t>whether any action from RAN1 is needed due to this new RRC parameter can be discussed after RAN2 RRC parameters are finalized</w:t>
      </w:r>
      <w:r w:rsidRPr="00A919C5">
        <w:rPr>
          <w:lang w:eastAsia="zh-CN"/>
        </w:rPr>
        <w:t>.</w:t>
      </w:r>
    </w:p>
    <w:p w14:paraId="67A6AA0C" w14:textId="4DDA4329" w:rsidR="00C94B4D" w:rsidRPr="00982845" w:rsidRDefault="004710F9" w:rsidP="009048F4">
      <w:pPr>
        <w:rPr>
          <w:rFonts w:eastAsia="DengXian"/>
          <w:lang w:eastAsia="zh-CN"/>
        </w:rPr>
      </w:pPr>
      <w:hyperlink r:id="rId383" w:history="1">
        <w:r>
          <w:rPr>
            <w:rStyle w:val="Hyperlink"/>
            <w:rFonts w:eastAsia="DengXian"/>
            <w:lang w:eastAsia="zh-CN"/>
          </w:rPr>
          <w:t>R1-2508111</w:t>
        </w:r>
      </w:hyperlink>
      <w:r w:rsidR="00746D82">
        <w:rPr>
          <w:rFonts w:eastAsia="DengXian"/>
          <w:lang w:eastAsia="zh-CN"/>
        </w:rPr>
        <w:tab/>
      </w:r>
      <w:r w:rsidR="00746D82" w:rsidRPr="00EE4650">
        <w:rPr>
          <w:rFonts w:eastAsia="DengXian"/>
          <w:lang w:eastAsia="zh-CN"/>
        </w:rPr>
        <w:t>Moderator Summary #</w:t>
      </w:r>
      <w:r w:rsidR="00746D82">
        <w:rPr>
          <w:rFonts w:eastAsia="DengXian"/>
          <w:lang w:eastAsia="zh-CN"/>
        </w:rPr>
        <w:t>4</w:t>
      </w:r>
      <w:r w:rsidR="00746D82" w:rsidRPr="00EE4650">
        <w:rPr>
          <w:rFonts w:eastAsia="DengXian"/>
          <w:lang w:eastAsia="zh-CN"/>
        </w:rPr>
        <w:t xml:space="preserve"> on UE-initiated/event-driven beam management</w:t>
      </w:r>
      <w:r w:rsidR="00746D82">
        <w:rPr>
          <w:rFonts w:eastAsia="DengXian"/>
          <w:lang w:eastAsia="zh-CN"/>
        </w:rPr>
        <w:tab/>
      </w:r>
      <w:r w:rsidR="00746D82" w:rsidRPr="007A39C5">
        <w:rPr>
          <w:rFonts w:eastAsia="DengXian"/>
          <w:lang w:eastAsia="zh-CN"/>
        </w:rPr>
        <w:t>Moderator (ZTE)</w:t>
      </w:r>
    </w:p>
    <w:p w14:paraId="23D61928"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309" w:name="_Toc197093402"/>
      <w:bookmarkStart w:id="310" w:name="_Toc210658543"/>
      <w:bookmarkStart w:id="311" w:name="_Toc210658641"/>
      <w:bookmarkStart w:id="312" w:name="_Toc210659359"/>
      <w:bookmarkStart w:id="313" w:name="_Toc211860301"/>
      <w:bookmarkStart w:id="314" w:name="_Toc211860592"/>
      <w:bookmarkStart w:id="315" w:name="_Toc211860815"/>
      <w:bookmarkStart w:id="316" w:name="_Toc211861051"/>
      <w:bookmarkStart w:id="317" w:name="_Toc211861462"/>
      <w:bookmarkStart w:id="318" w:name="_Toc211861634"/>
      <w:bookmarkStart w:id="319" w:name="_Toc211861857"/>
      <w:bookmarkStart w:id="320" w:name="_Toc211861950"/>
      <w:bookmarkStart w:id="321" w:name="_Toc211862349"/>
      <w:bookmarkStart w:id="322" w:name="_Toc211862503"/>
      <w:r w:rsidRPr="00982845">
        <w:rPr>
          <w:rFonts w:eastAsia="DengXian"/>
          <w:color w:val="000000"/>
          <w:lang w:eastAsia="zh-CN"/>
        </w:rPr>
        <w:t>Maintenance on Evolution of NR duplex operation: Sub-band full duplex (SBFD)</w:t>
      </w:r>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678FC834" w14:textId="77777777" w:rsidR="009048F4" w:rsidRPr="00982845" w:rsidRDefault="009048F4" w:rsidP="009048F4">
      <w:pPr>
        <w:rPr>
          <w:rFonts w:eastAsia="DengXian"/>
          <w:lang w:eastAsia="zh-CN"/>
        </w:rPr>
      </w:pPr>
      <w:r w:rsidRPr="00982845">
        <w:rPr>
          <w:rFonts w:eastAsia="DengXian"/>
          <w:i/>
          <w:iCs/>
          <w:lang w:eastAsia="zh-CN"/>
        </w:rPr>
        <w:t>Note: Maximum one contribution. For efficient review, please use the following sections in your contribution corresponding to the maintenance issues, if any:</w:t>
      </w:r>
    </w:p>
    <w:p w14:paraId="12006755" w14:textId="77777777" w:rsidR="009048F4" w:rsidRPr="00982845" w:rsidRDefault="009048F4" w:rsidP="004331CD">
      <w:pPr>
        <w:numPr>
          <w:ilvl w:val="0"/>
          <w:numId w:val="93"/>
        </w:numPr>
        <w:rPr>
          <w:rFonts w:eastAsia="DengXian"/>
          <w:lang w:eastAsia="zh-CN"/>
        </w:rPr>
      </w:pPr>
      <w:r w:rsidRPr="00982845">
        <w:rPr>
          <w:rFonts w:eastAsia="DengXian"/>
          <w:i/>
          <w:iCs/>
          <w:lang w:eastAsia="zh-CN"/>
        </w:rPr>
        <w:t>SBFD TX/RX/measurement procedures</w:t>
      </w:r>
    </w:p>
    <w:p w14:paraId="3488E5B2" w14:textId="77777777" w:rsidR="009048F4" w:rsidRPr="00982845" w:rsidRDefault="009048F4" w:rsidP="004331CD">
      <w:pPr>
        <w:numPr>
          <w:ilvl w:val="0"/>
          <w:numId w:val="93"/>
        </w:numPr>
        <w:rPr>
          <w:rFonts w:eastAsia="DengXian"/>
          <w:lang w:eastAsia="zh-CN"/>
        </w:rPr>
      </w:pPr>
      <w:r w:rsidRPr="00982845">
        <w:rPr>
          <w:rFonts w:eastAsia="DengXian"/>
          <w:i/>
          <w:iCs/>
          <w:lang w:eastAsia="zh-CN"/>
        </w:rPr>
        <w:t>SBFD random access operation</w:t>
      </w:r>
    </w:p>
    <w:p w14:paraId="02E0B1E3" w14:textId="77777777" w:rsidR="009048F4" w:rsidRPr="00982845" w:rsidRDefault="009048F4" w:rsidP="004331CD">
      <w:pPr>
        <w:numPr>
          <w:ilvl w:val="0"/>
          <w:numId w:val="93"/>
        </w:numPr>
        <w:rPr>
          <w:rFonts w:eastAsia="DengXian"/>
          <w:lang w:eastAsia="zh-CN"/>
        </w:rPr>
      </w:pPr>
      <w:r w:rsidRPr="00982845">
        <w:rPr>
          <w:rFonts w:eastAsia="DengXian"/>
          <w:i/>
          <w:iCs/>
          <w:lang w:eastAsia="zh-CN"/>
        </w:rPr>
        <w:t>CLI handling</w:t>
      </w:r>
    </w:p>
    <w:p w14:paraId="508C1D38" w14:textId="77777777" w:rsidR="0053599D" w:rsidRPr="003138E5" w:rsidRDefault="0053599D" w:rsidP="0053599D">
      <w:pPr>
        <w:rPr>
          <w:b/>
          <w:lang w:eastAsia="x-none"/>
        </w:rPr>
      </w:pPr>
      <w:r w:rsidRPr="003138E5">
        <w:rPr>
          <w:lang w:eastAsia="x-none"/>
        </w:rPr>
        <w:t>[1</w:t>
      </w:r>
      <w:r w:rsidRPr="003138E5">
        <w:rPr>
          <w:rFonts w:eastAsia="DengXian" w:hint="eastAsia"/>
          <w:lang w:eastAsia="zh-CN"/>
        </w:rPr>
        <w:t>22bis</w:t>
      </w:r>
      <w:r w:rsidRPr="003138E5">
        <w:rPr>
          <w:lang w:eastAsia="x-none"/>
        </w:rPr>
        <w:t>-R1</w:t>
      </w:r>
      <w:r w:rsidRPr="003138E5">
        <w:rPr>
          <w:rFonts w:eastAsia="DengXian" w:hint="eastAsia"/>
          <w:lang w:eastAsia="zh-CN"/>
        </w:rPr>
        <w:t>9</w:t>
      </w:r>
      <w:r w:rsidRPr="003138E5">
        <w:rPr>
          <w:lang w:eastAsia="x-none"/>
        </w:rPr>
        <w:t>-</w:t>
      </w:r>
      <w:r w:rsidRPr="003138E5">
        <w:rPr>
          <w:rFonts w:eastAsia="DengXian" w:hint="eastAsia"/>
          <w:lang w:eastAsia="zh-CN"/>
        </w:rPr>
        <w:t>SBFD</w:t>
      </w:r>
      <w:r w:rsidRPr="003138E5">
        <w:rPr>
          <w:lang w:eastAsia="x-none"/>
        </w:rPr>
        <w:t xml:space="preserve">] Email discussion on </w:t>
      </w:r>
      <w:r w:rsidRPr="003138E5">
        <w:rPr>
          <w:rFonts w:eastAsia="DengXian" w:hint="eastAsia"/>
          <w:lang w:eastAsia="zh-CN"/>
        </w:rPr>
        <w:t>SBFD</w:t>
      </w:r>
      <w:r w:rsidRPr="003138E5">
        <w:rPr>
          <w:lang w:eastAsia="x-none"/>
        </w:rPr>
        <w:t xml:space="preserve"> – </w:t>
      </w:r>
      <w:r w:rsidRPr="003138E5">
        <w:rPr>
          <w:rFonts w:eastAsia="DengXian" w:hint="eastAsia"/>
          <w:lang w:eastAsia="zh-CN"/>
        </w:rPr>
        <w:t xml:space="preserve">Xinghua </w:t>
      </w:r>
      <w:r w:rsidRPr="003138E5">
        <w:rPr>
          <w:lang w:eastAsia="x-none"/>
        </w:rPr>
        <w:t>(</w:t>
      </w:r>
      <w:r w:rsidRPr="003138E5">
        <w:rPr>
          <w:rFonts w:eastAsia="DengXian" w:hint="eastAsia"/>
          <w:lang w:eastAsia="zh-CN"/>
        </w:rPr>
        <w:t>Huawei</w:t>
      </w:r>
      <w:r w:rsidRPr="003138E5">
        <w:rPr>
          <w:lang w:eastAsia="x-none"/>
        </w:rPr>
        <w:t>)</w:t>
      </w:r>
    </w:p>
    <w:p w14:paraId="1F5CD85D" w14:textId="2A49D858" w:rsidR="009048F4" w:rsidRDefault="0053599D" w:rsidP="0053599D">
      <w:pPr>
        <w:rPr>
          <w:lang w:eastAsia="x-none"/>
        </w:rPr>
      </w:pPr>
      <w:r w:rsidRPr="003138E5">
        <w:rPr>
          <w:lang w:eastAsia="x-none"/>
        </w:rPr>
        <w:t xml:space="preserve">To be used for sharing updates on online/offline schedule, details on what is to be discussed in online/offline sessions, tdoc number of the moderator summary for online session, etc </w:t>
      </w:r>
    </w:p>
    <w:p w14:paraId="72C6FDEA" w14:textId="77777777" w:rsidR="002468CC" w:rsidRDefault="002468CC" w:rsidP="0053599D">
      <w:pPr>
        <w:rPr>
          <w:rFonts w:eastAsia="DengXian"/>
          <w:lang w:eastAsia="zh-CN"/>
        </w:rPr>
      </w:pPr>
    </w:p>
    <w:p w14:paraId="7F4E5A5F" w14:textId="77777777" w:rsidR="00C1430C" w:rsidRPr="00C1430C" w:rsidRDefault="00C1430C" w:rsidP="00C1430C">
      <w:pPr>
        <w:rPr>
          <w:rFonts w:eastAsia="DengXian"/>
          <w:highlight w:val="green"/>
          <w:lang w:eastAsia="zh-CN"/>
        </w:rPr>
      </w:pPr>
      <w:r w:rsidRPr="00C1430C">
        <w:rPr>
          <w:rFonts w:eastAsia="DengXian" w:hint="eastAsia"/>
          <w:highlight w:val="green"/>
          <w:lang w:eastAsia="zh-CN"/>
        </w:rPr>
        <w:t>Agreement</w:t>
      </w:r>
    </w:p>
    <w:p w14:paraId="7BEDE99E" w14:textId="77777777" w:rsidR="00C1430C" w:rsidRPr="00C1430C" w:rsidRDefault="00C1430C" w:rsidP="00C1430C">
      <w:pPr>
        <w:rPr>
          <w:rFonts w:eastAsia="DengXian"/>
        </w:rPr>
      </w:pPr>
      <w:r w:rsidRPr="00C1430C">
        <w:rPr>
          <w:rFonts w:eastAsia="DengXian"/>
        </w:rPr>
        <w:t>Adopt the following TP in principle to Clause 11.1, TS 38.213.</w:t>
      </w:r>
    </w:p>
    <w:tbl>
      <w:tblPr>
        <w:tblStyle w:val="TableGrid"/>
        <w:tblW w:w="0" w:type="auto"/>
        <w:tblLook w:val="04A0" w:firstRow="1" w:lastRow="0" w:firstColumn="1" w:lastColumn="0" w:noHBand="0" w:noVBand="1"/>
      </w:tblPr>
      <w:tblGrid>
        <w:gridCol w:w="9060"/>
      </w:tblGrid>
      <w:tr w:rsidR="00C1430C" w:rsidRPr="00C1430C" w14:paraId="11E76818" w14:textId="77777777" w:rsidTr="009F4F3F">
        <w:tc>
          <w:tcPr>
            <w:tcW w:w="9060" w:type="dxa"/>
          </w:tcPr>
          <w:p w14:paraId="71283D05" w14:textId="77777777" w:rsidR="00C1430C" w:rsidRPr="00EF7F18" w:rsidRDefault="00C1430C" w:rsidP="00AE0B24">
            <w:pPr>
              <w:rPr>
                <w:rFonts w:eastAsia="SimSun"/>
              </w:rPr>
            </w:pPr>
            <w:bookmarkStart w:id="323" w:name="_Toc211860302"/>
            <w:bookmarkStart w:id="324" w:name="_Toc211860593"/>
            <w:bookmarkStart w:id="325" w:name="_Toc211860816"/>
            <w:r w:rsidRPr="00EF7F18">
              <w:rPr>
                <w:rFonts w:eastAsia="SimSun"/>
              </w:rPr>
              <w:t>11.1</w:t>
            </w:r>
            <w:r w:rsidRPr="00EF7F18">
              <w:rPr>
                <w:rFonts w:eastAsia="SimSun"/>
              </w:rPr>
              <w:tab/>
              <w:t>Slot configuration</w:t>
            </w:r>
            <w:bookmarkEnd w:id="323"/>
            <w:bookmarkEnd w:id="324"/>
            <w:bookmarkEnd w:id="325"/>
          </w:p>
          <w:p w14:paraId="2FB9D4F0" w14:textId="77777777" w:rsidR="00C1430C" w:rsidRPr="00EF7F18" w:rsidRDefault="00C1430C" w:rsidP="00A86D16">
            <w:pPr>
              <w:jc w:val="center"/>
              <w:rPr>
                <w:rFonts w:ascii="Arial" w:eastAsia="SimSun" w:hAnsi="Arial"/>
              </w:rPr>
            </w:pPr>
            <w:bookmarkStart w:id="326" w:name="_Toc211860303"/>
            <w:bookmarkStart w:id="327" w:name="_Toc211860594"/>
            <w:bookmarkStart w:id="328" w:name="_Toc211860817"/>
            <w:bookmarkStart w:id="329" w:name="_Toc211861052"/>
            <w:bookmarkStart w:id="330" w:name="_Toc211861463"/>
            <w:bookmarkStart w:id="331" w:name="_Toc211861635"/>
            <w:bookmarkStart w:id="332" w:name="_Toc211861858"/>
            <w:r w:rsidRPr="00A86D16">
              <w:rPr>
                <w:rFonts w:eastAsia="SimSun"/>
                <w:color w:val="FF0000"/>
              </w:rPr>
              <w:t>*** Unchanged parts are omitted ***</w:t>
            </w:r>
            <w:bookmarkEnd w:id="326"/>
            <w:bookmarkEnd w:id="327"/>
            <w:bookmarkEnd w:id="328"/>
            <w:bookmarkEnd w:id="329"/>
            <w:bookmarkEnd w:id="330"/>
            <w:bookmarkEnd w:id="331"/>
            <w:bookmarkEnd w:id="332"/>
          </w:p>
          <w:p w14:paraId="072AD93A" w14:textId="77777777" w:rsidR="00C1430C" w:rsidRPr="00EF7F18" w:rsidRDefault="00C1430C" w:rsidP="00C1430C">
            <w:pPr>
              <w:rPr>
                <w:rFonts w:eastAsia="SimSun"/>
                <w:sz w:val="16"/>
                <w:szCs w:val="16"/>
              </w:rPr>
            </w:pPr>
            <w:r w:rsidRPr="00EF7F18">
              <w:rPr>
                <w:rFonts w:eastAsia="SimSun"/>
                <w:sz w:val="16"/>
                <w:szCs w:val="16"/>
              </w:rPr>
              <w:t xml:space="preserve">A downlink or flexible symbol provided by </w:t>
            </w:r>
            <w:r w:rsidRPr="00EF7F18">
              <w:rPr>
                <w:rFonts w:eastAsia="SimSun"/>
                <w:i/>
                <w:sz w:val="16"/>
                <w:szCs w:val="16"/>
              </w:rPr>
              <w:t>tdd-UL-DL-ConfigurationCommon</w:t>
            </w:r>
            <w:r w:rsidRPr="00EF7F18">
              <w:rPr>
                <w:rFonts w:eastAsia="SimSun"/>
                <w:sz w:val="16"/>
                <w:szCs w:val="16"/>
              </w:rPr>
              <w:t xml:space="preserve"> can include an UL sub-band provided by </w:t>
            </w:r>
            <w:r w:rsidRPr="00EF7F18">
              <w:rPr>
                <w:rFonts w:eastAsia="SimSun"/>
                <w:i/>
                <w:sz w:val="16"/>
                <w:szCs w:val="16"/>
              </w:rPr>
              <w:t>ul-SubbandlocationAndBandwidth</w:t>
            </w:r>
            <w:r w:rsidRPr="00EF7F18">
              <w:rPr>
                <w:rFonts w:eastAsia="SimSun"/>
                <w:sz w:val="16"/>
                <w:szCs w:val="16"/>
              </w:rPr>
              <w:t xml:space="preserve">, a first DL sub-band provided by </w:t>
            </w:r>
            <w:r w:rsidRPr="00EF7F18">
              <w:rPr>
                <w:rFonts w:eastAsia="SimSun"/>
                <w:i/>
                <w:sz w:val="16"/>
                <w:szCs w:val="16"/>
              </w:rPr>
              <w:t>firstDL-SubbandlocationAndBandwidth</w:t>
            </w:r>
            <w:r w:rsidRPr="00EF7F18">
              <w:rPr>
                <w:rFonts w:eastAsia="SimSun"/>
                <w:sz w:val="16"/>
                <w:szCs w:val="16"/>
              </w:rPr>
              <w:t xml:space="preserve"> and may additionally include a second DL sub-band provided by </w:t>
            </w:r>
            <w:r w:rsidRPr="00EF7F18">
              <w:rPr>
                <w:rFonts w:eastAsia="SimSun"/>
                <w:i/>
                <w:sz w:val="16"/>
                <w:szCs w:val="16"/>
              </w:rPr>
              <w:t>secondDL-SubbandlocationAndBandwidth</w:t>
            </w:r>
            <w:r w:rsidRPr="00EF7F18">
              <w:rPr>
                <w:rFonts w:eastAsia="SimSun"/>
                <w:sz w:val="16"/>
                <w:szCs w:val="16"/>
              </w:rPr>
              <w:t xml:space="preserve">, for a SCS configuration </w:t>
            </w:r>
            <m:oMath>
              <m:r>
                <w:rPr>
                  <w:rFonts w:ascii="Cambria Math" w:eastAsia="SimSun" w:hAnsi="Cambria Math"/>
                  <w:sz w:val="16"/>
                  <w:szCs w:val="16"/>
                </w:rPr>
                <m:t>μ</m:t>
              </m:r>
            </m:oMath>
            <w:r w:rsidRPr="00EF7F18">
              <w:rPr>
                <w:rFonts w:eastAsia="SimSun"/>
                <w:sz w:val="16"/>
                <w:szCs w:val="16"/>
              </w:rPr>
              <w:t xml:space="preserve"> of any configured UL BWP or DL BWP, respectively, as provided by </w:t>
            </w:r>
            <w:r w:rsidRPr="00EF7F18">
              <w:rPr>
                <w:rFonts w:eastAsia="SimSun"/>
                <w:i/>
                <w:sz w:val="16"/>
                <w:szCs w:val="16"/>
              </w:rPr>
              <w:t>scs-SpecificCarrierList</w:t>
            </w:r>
            <w:r w:rsidRPr="00EF7F18">
              <w:rPr>
                <w:rFonts w:eastAsia="SimSun"/>
                <w:sz w:val="16"/>
                <w:szCs w:val="16"/>
              </w:rPr>
              <w:t xml:space="preserve"> [4, TS 38.211]. The downlink or flexible symbol is then referred to as an SBFD symbol; otherwise, it is referred to as a non-SBFD symbol. Unless otherwise stated, the UE considers symbols in a slot indicated as downlink and as SBFD by </w:t>
            </w:r>
            <w:r w:rsidRPr="00EF7F18">
              <w:rPr>
                <w:rFonts w:eastAsia="SimSun"/>
                <w:i/>
                <w:sz w:val="16"/>
                <w:szCs w:val="16"/>
              </w:rPr>
              <w:t>tdd-UL-DL-ConfigurationCommon</w:t>
            </w:r>
            <w:r w:rsidRPr="00EF7F18">
              <w:rPr>
                <w:rFonts w:eastAsia="SimSun"/>
                <w:sz w:val="16"/>
                <w:szCs w:val="16"/>
              </w:rPr>
              <w:t xml:space="preserve"> to be available for transmissions. Uplink symbols by </w:t>
            </w:r>
            <w:r w:rsidRPr="00EF7F18">
              <w:rPr>
                <w:rFonts w:eastAsia="SimSun"/>
                <w:i/>
                <w:sz w:val="16"/>
                <w:szCs w:val="16"/>
              </w:rPr>
              <w:t>tdd-UL-DL-ConfigurationCommon</w:t>
            </w:r>
            <w:r w:rsidRPr="00EF7F18">
              <w:rPr>
                <w:rFonts w:eastAsia="SimSun"/>
                <w:sz w:val="16"/>
                <w:szCs w:val="16"/>
              </w:rPr>
              <w:t xml:space="preserve"> are non-SBFD symbols. An SBFD symbol or a non-SBFD symbol provided by </w:t>
            </w:r>
            <w:r w:rsidRPr="00EF7F18">
              <w:rPr>
                <w:rFonts w:eastAsia="SimSun"/>
                <w:i/>
                <w:sz w:val="16"/>
                <w:szCs w:val="16"/>
              </w:rPr>
              <w:t>tdd-UL-DL-ConfigurationCommon</w:t>
            </w:r>
            <w:r w:rsidRPr="00EF7F18">
              <w:rPr>
                <w:rFonts w:eastAsia="SimSun"/>
                <w:sz w:val="16"/>
                <w:szCs w:val="16"/>
              </w:rPr>
              <w:t xml:space="preserve"> cannot change to a non-SBFD symbol or to an SBFD symbol, respectively, by other information. </w:t>
            </w:r>
            <w:r w:rsidRPr="00EF7F18">
              <w:rPr>
                <w:rFonts w:eastAsia="SimSun" w:cs="Times"/>
                <w:sz w:val="16"/>
                <w:szCs w:val="16"/>
              </w:rPr>
              <w:t xml:space="preserve">The UE is not provided </w:t>
            </w:r>
            <w:r w:rsidRPr="00EF7F18">
              <w:rPr>
                <w:rFonts w:eastAsia="SimSun"/>
                <w:i/>
                <w:iCs/>
                <w:sz w:val="16"/>
                <w:szCs w:val="16"/>
              </w:rPr>
              <w:t>coresetPoolIndex</w:t>
            </w:r>
            <w:r w:rsidRPr="00EF7F18">
              <w:rPr>
                <w:rFonts w:eastAsia="SimSun"/>
                <w:sz w:val="16"/>
                <w:szCs w:val="16"/>
              </w:rPr>
              <w:t xml:space="preserve"> </w:t>
            </w:r>
            <w:r w:rsidRPr="00EF7F18">
              <w:rPr>
                <w:rFonts w:eastAsia="PMingLiU"/>
                <w:sz w:val="16"/>
                <w:szCs w:val="16"/>
                <w:lang w:eastAsia="zh-TW"/>
              </w:rPr>
              <w:t xml:space="preserve">and is not configured to receive PDSCH according to more than one TCI states mapped to one TCI codepoint [6, TS 38.214] </w:t>
            </w:r>
            <w:r w:rsidRPr="00EF7F18">
              <w:rPr>
                <w:rFonts w:eastAsia="SimSun"/>
                <w:sz w:val="16"/>
                <w:szCs w:val="16"/>
              </w:rPr>
              <w:t>for a serving cell where the UE is provided SBFD symbols.</w:t>
            </w:r>
          </w:p>
          <w:p w14:paraId="11DC37FA" w14:textId="77777777" w:rsidR="00C1430C" w:rsidRPr="00EF7F18" w:rsidRDefault="00C1430C" w:rsidP="00C1430C">
            <w:pPr>
              <w:rPr>
                <w:rFonts w:eastAsia="SimSun"/>
                <w:iCs/>
                <w:color w:val="EE0000"/>
                <w:sz w:val="16"/>
                <w:szCs w:val="16"/>
                <w:u w:val="single"/>
              </w:rPr>
            </w:pPr>
            <w:r w:rsidRPr="00EF7F18">
              <w:rPr>
                <w:rFonts w:eastAsia="SimSun"/>
                <w:color w:val="EE0000"/>
                <w:sz w:val="16"/>
                <w:szCs w:val="16"/>
                <w:u w:val="single"/>
              </w:rPr>
              <w:t>For an</w:t>
            </w:r>
            <w:r w:rsidRPr="00EF7F18">
              <w:rPr>
                <w:rFonts w:eastAsia="SimSun" w:hint="eastAsia"/>
                <w:color w:val="EE0000"/>
                <w:sz w:val="16"/>
                <w:szCs w:val="16"/>
                <w:u w:val="single"/>
              </w:rPr>
              <w:t xml:space="preserve"> UL sub-band</w:t>
            </w:r>
            <w:r w:rsidRPr="00EF7F18">
              <w:rPr>
                <w:rFonts w:eastAsia="SimSun"/>
                <w:color w:val="EE0000"/>
                <w:sz w:val="16"/>
                <w:szCs w:val="16"/>
                <w:u w:val="single"/>
              </w:rPr>
              <w:t>, a first</w:t>
            </w:r>
            <w:r w:rsidRPr="00EF7F18">
              <w:rPr>
                <w:rFonts w:eastAsia="SimSun" w:hint="eastAsia"/>
                <w:color w:val="EE0000"/>
                <w:sz w:val="16"/>
                <w:szCs w:val="16"/>
                <w:u w:val="single"/>
              </w:rPr>
              <w:t xml:space="preserve"> DL sub-band</w:t>
            </w:r>
            <w:r w:rsidRPr="00EF7F18">
              <w:rPr>
                <w:rFonts w:eastAsia="SimSun"/>
                <w:color w:val="EE0000"/>
                <w:sz w:val="16"/>
                <w:szCs w:val="16"/>
                <w:u w:val="single"/>
              </w:rPr>
              <w:t xml:space="preserve"> or a second </w:t>
            </w:r>
            <w:r w:rsidRPr="00EF7F18">
              <w:rPr>
                <w:rFonts w:eastAsia="SimSun" w:hint="eastAsia"/>
                <w:color w:val="EE0000"/>
                <w:sz w:val="16"/>
                <w:szCs w:val="16"/>
                <w:u w:val="single"/>
              </w:rPr>
              <w:t>DL sub-band</w:t>
            </w:r>
            <w:r w:rsidRPr="00EF7F18">
              <w:rPr>
                <w:rFonts w:eastAsia="SimSun"/>
                <w:color w:val="EE0000"/>
                <w:sz w:val="16"/>
                <w:szCs w:val="16"/>
                <w:u w:val="single"/>
              </w:rPr>
              <w:t xml:space="preserve">, </w:t>
            </w:r>
            <w:r w:rsidRPr="00EF7F18">
              <w:rPr>
                <w:rFonts w:eastAsia="SimSun" w:hint="eastAsia"/>
                <w:color w:val="EE0000"/>
                <w:sz w:val="16"/>
                <w:szCs w:val="16"/>
                <w:u w:val="single"/>
              </w:rPr>
              <w:t xml:space="preserve">the frequency location of the sub-band is provided by the corresponding parameters, </w:t>
            </w:r>
            <w:r w:rsidRPr="00EF7F18">
              <w:rPr>
                <w:rFonts w:eastAsia="SimSun"/>
                <w:color w:val="EE0000"/>
                <w:sz w:val="16"/>
                <w:szCs w:val="16"/>
                <w:u w:val="single"/>
              </w:rPr>
              <w:t>respectively:</w:t>
            </w:r>
            <w:r w:rsidRPr="00EF7F18">
              <w:rPr>
                <w:rFonts w:eastAsia="SimSun" w:hint="eastAsia"/>
                <w:color w:val="EE0000"/>
                <w:sz w:val="16"/>
                <w:szCs w:val="16"/>
                <w:u w:val="single"/>
              </w:rPr>
              <w:t xml:space="preserve"> </w:t>
            </w:r>
            <w:r w:rsidRPr="00EF7F18">
              <w:rPr>
                <w:rFonts w:eastAsia="SimSun"/>
                <w:color w:val="EE0000"/>
                <w:sz w:val="16"/>
                <w:szCs w:val="16"/>
                <w:u w:val="single"/>
              </w:rPr>
              <w:t xml:space="preserve">a common RB </w:t>
            </w:r>
            <m:oMath>
              <m:sSubSup>
                <m:sSubSupPr>
                  <m:ctrlPr>
                    <w:rPr>
                      <w:rFonts w:ascii="Cambria Math" w:eastAsia="SimSun" w:hAnsi="Cambria Math"/>
                      <w:i/>
                      <w:color w:val="EE0000"/>
                      <w:sz w:val="16"/>
                      <w:szCs w:val="16"/>
                      <w:u w:val="single"/>
                    </w:rPr>
                  </m:ctrlPr>
                </m:sSubSupPr>
                <m:e>
                  <m:r>
                    <w:rPr>
                      <w:rFonts w:ascii="Cambria Math" w:eastAsia="SimSun" w:hAnsi="Cambria Math"/>
                      <w:color w:val="EE0000"/>
                      <w:sz w:val="16"/>
                      <w:szCs w:val="16"/>
                      <w:u w:val="single"/>
                    </w:rPr>
                    <m:t>N</m:t>
                  </m:r>
                </m:e>
                <m:sub>
                  <m:r>
                    <w:rPr>
                      <w:rFonts w:ascii="Cambria Math" w:eastAsia="SimSun" w:hAnsi="Cambria Math"/>
                      <w:color w:val="EE0000"/>
                      <w:sz w:val="16"/>
                      <w:szCs w:val="16"/>
                      <w:u w:val="single"/>
                    </w:rPr>
                    <m:t>SB</m:t>
                  </m:r>
                </m:sub>
                <m:sup>
                  <m:r>
                    <m:rPr>
                      <m:sty m:val="p"/>
                    </m:rPr>
                    <w:rPr>
                      <w:rFonts w:ascii="Cambria Math" w:eastAsia="SimSun" w:hAnsi="Cambria Math"/>
                      <w:color w:val="EE0000"/>
                      <w:sz w:val="16"/>
                      <w:szCs w:val="16"/>
                      <w:u w:val="single"/>
                    </w:rPr>
                    <m:t>start</m:t>
                  </m:r>
                </m:sup>
              </m:sSubSup>
              <m:r>
                <w:rPr>
                  <w:rFonts w:ascii="Cambria Math" w:eastAsia="SimSun" w:hAnsi="Cambria Math"/>
                  <w:color w:val="EE0000"/>
                  <w:sz w:val="16"/>
                  <w:szCs w:val="16"/>
                  <w:u w:val="single"/>
                </w:rPr>
                <m:t>=</m:t>
              </m:r>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O</m:t>
                  </m:r>
                </m:e>
                <m:sub>
                  <m:r>
                    <m:rPr>
                      <m:sty m:val="p"/>
                    </m:rPr>
                    <w:rPr>
                      <w:rFonts w:ascii="Cambria Math" w:eastAsia="SimSun" w:hAnsi="Cambria Math"/>
                      <w:color w:val="EE0000"/>
                      <w:sz w:val="16"/>
                      <w:szCs w:val="16"/>
                      <w:u w:val="single"/>
                    </w:rPr>
                    <m:t>carrier</m:t>
                  </m:r>
                </m:sub>
              </m:sSub>
              <m:r>
                <w:rPr>
                  <w:rFonts w:ascii="Cambria Math" w:eastAsia="SimSun" w:hAnsi="Cambria Math"/>
                  <w:color w:val="EE0000"/>
                  <w:sz w:val="16"/>
                  <w:szCs w:val="16"/>
                  <w:u w:val="single"/>
                </w:rPr>
                <m:t>+</m:t>
              </m:r>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RB</m:t>
                  </m:r>
                </m:e>
                <m:sub>
                  <m:r>
                    <m:rPr>
                      <m:sty m:val="p"/>
                    </m:rPr>
                    <w:rPr>
                      <w:rFonts w:ascii="Cambria Math" w:eastAsia="SimSun" w:hAnsi="Cambria Math"/>
                      <w:color w:val="EE0000"/>
                      <w:sz w:val="16"/>
                      <w:szCs w:val="16"/>
                      <w:u w:val="single"/>
                    </w:rPr>
                    <m:t>start</m:t>
                  </m:r>
                </m:sub>
              </m:sSub>
            </m:oMath>
            <w:r w:rsidRPr="00EF7F18">
              <w:rPr>
                <w:rFonts w:eastAsia="SimSun"/>
                <w:color w:val="EE0000"/>
                <w:sz w:val="16"/>
                <w:szCs w:val="16"/>
                <w:u w:val="single"/>
              </w:rPr>
              <w:t xml:space="preserve"> and a number of contiguous RBs </w:t>
            </w:r>
            <m:oMath>
              <m:sSubSup>
                <m:sSubSupPr>
                  <m:ctrlPr>
                    <w:rPr>
                      <w:rFonts w:ascii="Cambria Math" w:eastAsia="SimSun" w:hAnsi="Cambria Math"/>
                      <w:i/>
                      <w:color w:val="EE0000"/>
                      <w:sz w:val="16"/>
                      <w:szCs w:val="16"/>
                      <w:u w:val="single"/>
                    </w:rPr>
                  </m:ctrlPr>
                </m:sSubSupPr>
                <m:e>
                  <m:r>
                    <w:rPr>
                      <w:rFonts w:ascii="Cambria Math" w:eastAsia="SimSun" w:hAnsi="Cambria Math"/>
                      <w:color w:val="EE0000"/>
                      <w:sz w:val="16"/>
                      <w:szCs w:val="16"/>
                      <w:u w:val="single"/>
                    </w:rPr>
                    <m:t>N</m:t>
                  </m:r>
                </m:e>
                <m:sub>
                  <m:r>
                    <w:rPr>
                      <w:rFonts w:ascii="Cambria Math" w:eastAsia="SimSun" w:hAnsi="Cambria Math"/>
                      <w:color w:val="EE0000"/>
                      <w:sz w:val="16"/>
                      <w:szCs w:val="16"/>
                      <w:u w:val="single"/>
                    </w:rPr>
                    <m:t>SB</m:t>
                  </m:r>
                </m:sub>
                <m:sup>
                  <m:r>
                    <m:rPr>
                      <m:sty m:val="p"/>
                    </m:rPr>
                    <w:rPr>
                      <w:rFonts w:ascii="Cambria Math" w:eastAsia="SimSun" w:hAnsi="Cambria Math"/>
                      <w:color w:val="EE0000"/>
                      <w:sz w:val="16"/>
                      <w:szCs w:val="16"/>
                      <w:u w:val="single"/>
                    </w:rPr>
                    <m:t>size</m:t>
                  </m:r>
                </m:sup>
              </m:sSubSup>
              <m:r>
                <w:rPr>
                  <w:rFonts w:ascii="Cambria Math" w:eastAsia="SimSun" w:hAnsi="Cambria Math"/>
                  <w:color w:val="EE0000"/>
                  <w:sz w:val="16"/>
                  <w:szCs w:val="16"/>
                  <w:u w:val="single"/>
                </w:rPr>
                <m:t>=</m:t>
              </m:r>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L</m:t>
                  </m:r>
                </m:e>
                <m:sub>
                  <m:r>
                    <m:rPr>
                      <m:sty m:val="p"/>
                    </m:rPr>
                    <w:rPr>
                      <w:rFonts w:ascii="Cambria Math" w:eastAsia="SimSun" w:hAnsi="Cambria Math"/>
                      <w:color w:val="EE0000"/>
                      <w:sz w:val="16"/>
                      <w:szCs w:val="16"/>
                      <w:u w:val="single"/>
                    </w:rPr>
                    <m:t>RB</m:t>
                  </m:r>
                </m:sub>
              </m:sSub>
            </m:oMath>
            <w:r w:rsidRPr="00EF7F18">
              <w:rPr>
                <w:rFonts w:eastAsia="SimSun"/>
                <w:color w:val="EE0000"/>
                <w:sz w:val="16"/>
                <w:szCs w:val="16"/>
                <w:u w:val="single"/>
              </w:rPr>
              <w:t xml:space="preserve"> provided by </w:t>
            </w:r>
            <w:r w:rsidRPr="00EF7F18">
              <w:rPr>
                <w:rFonts w:eastAsia="SimSun"/>
                <w:i/>
                <w:color w:val="EE0000"/>
                <w:sz w:val="16"/>
                <w:szCs w:val="16"/>
                <w:u w:val="single"/>
              </w:rPr>
              <w:t>ul-SubbandlocationAndBandwidth</w:t>
            </w:r>
            <w:r w:rsidRPr="00EF7F18">
              <w:rPr>
                <w:rFonts w:eastAsia="SimSun" w:hint="eastAsia"/>
                <w:iCs/>
                <w:color w:val="EE0000"/>
                <w:sz w:val="16"/>
                <w:szCs w:val="16"/>
                <w:u w:val="single"/>
              </w:rPr>
              <w:t xml:space="preserve">, or </w:t>
            </w:r>
            <w:r w:rsidRPr="00EF7F18">
              <w:rPr>
                <w:rFonts w:eastAsia="SimSun"/>
                <w:i/>
                <w:color w:val="EE0000"/>
                <w:sz w:val="16"/>
                <w:szCs w:val="16"/>
                <w:u w:val="single"/>
              </w:rPr>
              <w:t>firstDL-SubbandlocationAndBandwidth</w:t>
            </w:r>
            <w:r w:rsidRPr="00EF7F18">
              <w:rPr>
                <w:rFonts w:eastAsia="SimSun"/>
                <w:color w:val="EE0000"/>
                <w:sz w:val="16"/>
                <w:szCs w:val="16"/>
                <w:u w:val="single"/>
              </w:rPr>
              <w:t xml:space="preserve"> </w:t>
            </w:r>
            <w:r w:rsidRPr="00EF7F18">
              <w:rPr>
                <w:rFonts w:eastAsia="SimSun" w:hint="eastAsia"/>
                <w:color w:val="EE0000"/>
                <w:sz w:val="16"/>
                <w:szCs w:val="16"/>
                <w:u w:val="single"/>
              </w:rPr>
              <w:t xml:space="preserve">or </w:t>
            </w:r>
            <w:r w:rsidRPr="00EF7F18">
              <w:rPr>
                <w:rFonts w:eastAsia="SimSun"/>
                <w:i/>
                <w:color w:val="EE0000"/>
                <w:sz w:val="16"/>
                <w:szCs w:val="16"/>
                <w:u w:val="single"/>
              </w:rPr>
              <w:t>secondDL-SubbandlocationAndBandwidth</w:t>
            </w:r>
            <w:r w:rsidRPr="00EF7F18">
              <w:rPr>
                <w:rFonts w:eastAsia="SimSun"/>
                <w:color w:val="EE0000"/>
                <w:sz w:val="16"/>
                <w:szCs w:val="16"/>
                <w:u w:val="single"/>
              </w:rPr>
              <w:t xml:space="preserve"> that indicates an offset </w:t>
            </w:r>
            <m:oMath>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RB</m:t>
                  </m:r>
                </m:e>
                <m:sub>
                  <m:r>
                    <m:rPr>
                      <m:sty m:val="p"/>
                    </m:rPr>
                    <w:rPr>
                      <w:rFonts w:ascii="Cambria Math" w:eastAsia="SimSun" w:hAnsi="Cambria Math"/>
                      <w:color w:val="EE0000"/>
                      <w:sz w:val="16"/>
                      <w:szCs w:val="16"/>
                      <w:u w:val="single"/>
                    </w:rPr>
                    <m:t>start</m:t>
                  </m:r>
                </m:sub>
              </m:sSub>
            </m:oMath>
            <w:r w:rsidRPr="00EF7F18">
              <w:rPr>
                <w:rFonts w:eastAsia="SimSun"/>
                <w:color w:val="EE0000"/>
                <w:sz w:val="16"/>
                <w:szCs w:val="16"/>
                <w:u w:val="single"/>
              </w:rPr>
              <w:t xml:space="preserve"> and a length </w:t>
            </w:r>
            <m:oMath>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L</m:t>
                  </m:r>
                </m:e>
                <m:sub>
                  <m:r>
                    <m:rPr>
                      <m:sty m:val="p"/>
                    </m:rPr>
                    <w:rPr>
                      <w:rFonts w:ascii="Cambria Math" w:eastAsia="SimSun" w:hAnsi="Cambria Math"/>
                      <w:color w:val="EE0000"/>
                      <w:sz w:val="16"/>
                      <w:szCs w:val="16"/>
                      <w:u w:val="single"/>
                    </w:rPr>
                    <m:t>RB</m:t>
                  </m:r>
                </m:sub>
              </m:sSub>
            </m:oMath>
            <w:r w:rsidRPr="00EF7F18">
              <w:rPr>
                <w:rFonts w:eastAsia="SimSun"/>
                <w:color w:val="EE0000"/>
                <w:sz w:val="16"/>
                <w:szCs w:val="16"/>
                <w:u w:val="single"/>
              </w:rPr>
              <w:t xml:space="preserve"> as RIV according to [6, TS 38.214], setting </w:t>
            </w:r>
            <m:oMath>
              <m:sSubSup>
                <m:sSubSupPr>
                  <m:ctrlPr>
                    <w:rPr>
                      <w:rFonts w:ascii="Cambria Math" w:eastAsia="SimSun" w:hAnsi="Cambria Math"/>
                      <w:i/>
                      <w:color w:val="EE0000"/>
                      <w:sz w:val="16"/>
                      <w:szCs w:val="16"/>
                      <w:u w:val="single"/>
                    </w:rPr>
                  </m:ctrlPr>
                </m:sSubSupPr>
                <m:e>
                  <m:r>
                    <w:rPr>
                      <w:rFonts w:ascii="Cambria Math" w:eastAsia="SimSun" w:hAnsi="Cambria Math"/>
                      <w:color w:val="EE0000"/>
                      <w:sz w:val="16"/>
                      <w:szCs w:val="16"/>
                      <w:u w:val="single"/>
                    </w:rPr>
                    <m:t>N</m:t>
                  </m:r>
                </m:e>
                <m:sub>
                  <m:r>
                    <m:rPr>
                      <m:sty m:val="p"/>
                    </m:rPr>
                    <w:rPr>
                      <w:rFonts w:ascii="Cambria Math" w:eastAsia="SimSun" w:hAnsi="Cambria Math"/>
                      <w:color w:val="EE0000"/>
                      <w:sz w:val="16"/>
                      <w:szCs w:val="16"/>
                      <w:u w:val="single"/>
                    </w:rPr>
                    <m:t>BWP</m:t>
                  </m:r>
                </m:sub>
                <m:sup>
                  <m:r>
                    <m:rPr>
                      <m:sty m:val="p"/>
                    </m:rPr>
                    <w:rPr>
                      <w:rFonts w:ascii="Cambria Math" w:eastAsia="SimSun" w:hAnsi="Cambria Math"/>
                      <w:color w:val="EE0000"/>
                      <w:sz w:val="16"/>
                      <w:szCs w:val="16"/>
                      <w:u w:val="single"/>
                    </w:rPr>
                    <m:t>size</m:t>
                  </m:r>
                </m:sup>
              </m:sSubSup>
              <m:r>
                <w:rPr>
                  <w:rFonts w:ascii="Cambria Math" w:eastAsia="SimSun" w:hAnsi="Cambria Math"/>
                  <w:color w:val="EE0000"/>
                  <w:sz w:val="16"/>
                  <w:szCs w:val="16"/>
                  <w:u w:val="single"/>
                </w:rPr>
                <m:t>=275</m:t>
              </m:r>
            </m:oMath>
            <w:r w:rsidRPr="00EF7F18">
              <w:rPr>
                <w:rFonts w:eastAsia="SimSun"/>
                <w:color w:val="EE0000"/>
                <w:sz w:val="16"/>
                <w:szCs w:val="16"/>
                <w:u w:val="single"/>
              </w:rPr>
              <w:t xml:space="preserve">, and a value </w:t>
            </w:r>
            <m:oMath>
              <m:sSub>
                <m:sSubPr>
                  <m:ctrlPr>
                    <w:rPr>
                      <w:rFonts w:ascii="Cambria Math" w:eastAsia="SimSun" w:hAnsi="Cambria Math"/>
                      <w:i/>
                      <w:color w:val="EE0000"/>
                      <w:sz w:val="16"/>
                      <w:szCs w:val="16"/>
                      <w:u w:val="single"/>
                    </w:rPr>
                  </m:ctrlPr>
                </m:sSubPr>
                <m:e>
                  <m:r>
                    <w:rPr>
                      <w:rFonts w:ascii="Cambria Math" w:eastAsia="SimSun" w:hAnsi="Cambria Math"/>
                      <w:color w:val="EE0000"/>
                      <w:sz w:val="16"/>
                      <w:szCs w:val="16"/>
                      <w:u w:val="single"/>
                    </w:rPr>
                    <m:t>O</m:t>
                  </m:r>
                </m:e>
                <m:sub>
                  <m:r>
                    <m:rPr>
                      <m:sty m:val="p"/>
                    </m:rPr>
                    <w:rPr>
                      <w:rFonts w:ascii="Cambria Math" w:eastAsia="SimSun" w:hAnsi="Cambria Math"/>
                      <w:color w:val="EE0000"/>
                      <w:sz w:val="16"/>
                      <w:szCs w:val="16"/>
                      <w:u w:val="single"/>
                    </w:rPr>
                    <m:t>carrier</m:t>
                  </m:r>
                </m:sub>
              </m:sSub>
            </m:oMath>
            <w:r w:rsidRPr="00EF7F18">
              <w:rPr>
                <w:rFonts w:eastAsia="SimSun"/>
                <w:color w:val="EE0000"/>
                <w:sz w:val="16"/>
                <w:szCs w:val="16"/>
                <w:u w:val="single"/>
              </w:rPr>
              <w:t xml:space="preserve"> provided by </w:t>
            </w:r>
            <w:r w:rsidRPr="00EF7F18">
              <w:rPr>
                <w:rFonts w:eastAsia="SimSun"/>
                <w:i/>
                <w:color w:val="EE0000"/>
                <w:sz w:val="16"/>
                <w:szCs w:val="16"/>
                <w:u w:val="single"/>
              </w:rPr>
              <w:t>offsetToCarrier</w:t>
            </w:r>
            <w:r w:rsidRPr="00EF7F18">
              <w:rPr>
                <w:rFonts w:eastAsia="SimSun"/>
                <w:color w:val="EE0000"/>
                <w:sz w:val="16"/>
                <w:szCs w:val="16"/>
                <w:u w:val="single"/>
              </w:rPr>
              <w:t xml:space="preserve"> for the </w:t>
            </w:r>
            <w:r w:rsidRPr="00EF7F18">
              <w:rPr>
                <w:rFonts w:eastAsia="SimSun"/>
                <w:i/>
                <w:color w:val="EE0000"/>
                <w:sz w:val="16"/>
                <w:szCs w:val="16"/>
                <w:u w:val="single"/>
              </w:rPr>
              <w:t>subcarrierSpacing</w:t>
            </w:r>
            <w:r w:rsidRPr="00EF7F18">
              <w:rPr>
                <w:rFonts w:eastAsia="SimSun" w:hint="eastAsia"/>
                <w:iCs/>
                <w:color w:val="EE0000"/>
                <w:sz w:val="16"/>
                <w:szCs w:val="16"/>
                <w:u w:val="single"/>
              </w:rPr>
              <w:t>.</w:t>
            </w:r>
          </w:p>
          <w:p w14:paraId="485C243F" w14:textId="77777777" w:rsidR="00C1430C" w:rsidRPr="00C1430C" w:rsidRDefault="00C1430C" w:rsidP="00A86D16">
            <w:pPr>
              <w:jc w:val="center"/>
              <w:rPr>
                <w:rFonts w:eastAsia="DengXian"/>
                <w:lang w:eastAsia="zh-CN"/>
              </w:rPr>
            </w:pPr>
            <w:r w:rsidRPr="00A86D16">
              <w:rPr>
                <w:rFonts w:eastAsia="SimSun"/>
                <w:color w:val="FF0000"/>
              </w:rPr>
              <w:t>*** Unchanged parts are omitted ***</w:t>
            </w:r>
          </w:p>
        </w:tc>
      </w:tr>
    </w:tbl>
    <w:p w14:paraId="75912713" w14:textId="77777777" w:rsidR="00C1430C" w:rsidRPr="00C1430C" w:rsidRDefault="00C1430C" w:rsidP="00C1430C">
      <w:pPr>
        <w:rPr>
          <w:rFonts w:eastAsia="DengXian"/>
          <w:lang w:val="en-US" w:eastAsia="zh-CN"/>
        </w:rPr>
      </w:pPr>
    </w:p>
    <w:p w14:paraId="5C94F33F" w14:textId="77777777" w:rsidR="00C1430C" w:rsidRPr="00C1430C" w:rsidRDefault="00C1430C" w:rsidP="00C1430C">
      <w:pPr>
        <w:rPr>
          <w:rFonts w:eastAsia="DengXian"/>
          <w:lang w:eastAsia="zh-CN"/>
        </w:rPr>
      </w:pPr>
      <w:r w:rsidRPr="00C1430C">
        <w:rPr>
          <w:rFonts w:eastAsia="DengXian" w:hint="eastAsia"/>
          <w:lang w:eastAsia="zh-CN"/>
        </w:rPr>
        <w:t>S</w:t>
      </w:r>
      <w:r w:rsidRPr="00C1430C">
        <w:rPr>
          <w:rFonts w:eastAsia="DengXian"/>
          <w:lang w:eastAsia="zh-CN"/>
        </w:rPr>
        <w:t xml:space="preserve">end an LS to RAN2 to inform that the assumptions of </w:t>
      </w:r>
      <w:r w:rsidRPr="00C1430C">
        <w:rPr>
          <w:rFonts w:eastAsia="DengXian"/>
          <w:i/>
          <w:iCs/>
          <w:lang w:eastAsia="zh-CN"/>
        </w:rPr>
        <w:t>firstDL-subbandlocationAndBandwidth</w:t>
      </w:r>
      <w:r w:rsidRPr="00C1430C">
        <w:rPr>
          <w:rFonts w:eastAsia="DengXian"/>
          <w:lang w:eastAsia="zh-CN"/>
        </w:rPr>
        <w:t xml:space="preserve">, </w:t>
      </w:r>
      <w:r w:rsidRPr="00C1430C">
        <w:rPr>
          <w:rFonts w:eastAsia="DengXian"/>
          <w:i/>
          <w:iCs/>
          <w:lang w:eastAsia="zh-CN"/>
        </w:rPr>
        <w:t>secondDL-subbandlocationAndBandwidth</w:t>
      </w:r>
      <w:r w:rsidRPr="00C1430C">
        <w:rPr>
          <w:rFonts w:eastAsia="DengXian"/>
          <w:lang w:eastAsia="zh-CN"/>
        </w:rPr>
        <w:t xml:space="preserve"> and </w:t>
      </w:r>
      <w:r w:rsidRPr="00C1430C">
        <w:rPr>
          <w:rFonts w:eastAsia="DengXian"/>
          <w:i/>
          <w:iCs/>
          <w:lang w:eastAsia="zh-CN"/>
        </w:rPr>
        <w:t>ul-subbandlocationAndBandwidth</w:t>
      </w:r>
      <w:r w:rsidRPr="00C1430C">
        <w:rPr>
          <w:rFonts w:eastAsia="DengXian"/>
          <w:lang w:eastAsia="zh-CN"/>
        </w:rPr>
        <w:t xml:space="preserve"> highlighted below are described in TS 38.213, clause 11.1 instead of clause 12.</w:t>
      </w:r>
    </w:p>
    <w:tbl>
      <w:tblPr>
        <w:tblW w:w="43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6"/>
      </w:tblGrid>
      <w:tr w:rsidR="00C1430C" w:rsidRPr="00C1430C" w14:paraId="2D06BE4A" w14:textId="77777777" w:rsidTr="00721754">
        <w:tc>
          <w:tcPr>
            <w:tcW w:w="5000" w:type="pct"/>
            <w:hideMark/>
          </w:tcPr>
          <w:p w14:paraId="59448EBA" w14:textId="77777777" w:rsidR="00C1430C" w:rsidRPr="00C1430C" w:rsidRDefault="00C1430C" w:rsidP="00C1430C">
            <w:pPr>
              <w:widowControl w:val="0"/>
              <w:rPr>
                <w:rFonts w:eastAsia="SimSun"/>
                <w:b/>
                <w:i/>
                <w:kern w:val="2"/>
                <w:lang w:eastAsia="zh-CN"/>
              </w:rPr>
            </w:pPr>
            <w:r w:rsidRPr="00C1430C">
              <w:rPr>
                <w:rFonts w:eastAsia="SimSun"/>
                <w:b/>
                <w:i/>
                <w:kern w:val="2"/>
                <w:lang w:eastAsia="zh-CN"/>
              </w:rPr>
              <w:t>firstDL-subbandlocationAndBandwidth</w:t>
            </w:r>
          </w:p>
          <w:p w14:paraId="3624636B" w14:textId="77777777" w:rsidR="00C1430C" w:rsidRPr="00C1430C" w:rsidRDefault="00C1430C" w:rsidP="00C1430C">
            <w:pPr>
              <w:widowControl w:val="0"/>
              <w:rPr>
                <w:rFonts w:eastAsia="SimSun"/>
                <w:b/>
                <w:i/>
                <w:kern w:val="2"/>
                <w:lang w:eastAsia="zh-CN"/>
              </w:rPr>
            </w:pPr>
            <w:r w:rsidRPr="00C1430C">
              <w:rPr>
                <w:rFonts w:eastAsia="SimSun"/>
                <w:bCs/>
                <w:iCs/>
                <w:kern w:val="2"/>
                <w:lang w:eastAsia="zh-CN"/>
              </w:rPr>
              <w:t xml:space="preserve">Configures frequency domain location and bandwidth of the first DL subband. The value of the field shall be interpreted as resource indicator value (RIV) as defined in TS 38.214 </w:t>
            </w:r>
            <w:r w:rsidRPr="00C1430C">
              <w:rPr>
                <w:rFonts w:eastAsia="SimSun"/>
                <w:bCs/>
                <w:iCs/>
                <w:kern w:val="2"/>
                <w:highlight w:val="cyan"/>
                <w:lang w:eastAsia="zh-CN"/>
              </w:rPr>
              <w:t>with assumptions as described in TS 38.213 [13], clause 12.</w:t>
            </w:r>
            <w:r w:rsidRPr="00C1430C">
              <w:rPr>
                <w:rFonts w:eastAsia="SimSun"/>
                <w:bCs/>
                <w:iCs/>
                <w:kern w:val="2"/>
                <w:lang w:eastAsia="zh-CN"/>
              </w:rPr>
              <w:t xml:space="preserve"> The network does not configure this field for UL carriers.</w:t>
            </w:r>
          </w:p>
        </w:tc>
      </w:tr>
      <w:tr w:rsidR="00C1430C" w:rsidRPr="00C1430C" w14:paraId="534D0204" w14:textId="77777777" w:rsidTr="00721754">
        <w:tc>
          <w:tcPr>
            <w:tcW w:w="5000" w:type="pct"/>
            <w:hideMark/>
          </w:tcPr>
          <w:p w14:paraId="76BEDC1F" w14:textId="77777777" w:rsidR="00C1430C" w:rsidRPr="00C1430C" w:rsidRDefault="00C1430C" w:rsidP="00C1430C">
            <w:pPr>
              <w:widowControl w:val="0"/>
              <w:rPr>
                <w:rFonts w:eastAsia="SimSun"/>
                <w:b/>
                <w:i/>
                <w:kern w:val="2"/>
                <w:lang w:eastAsia="zh-CN"/>
              </w:rPr>
            </w:pPr>
            <w:r w:rsidRPr="00C1430C">
              <w:rPr>
                <w:rFonts w:eastAsia="SimSun"/>
                <w:b/>
                <w:i/>
                <w:kern w:val="2"/>
                <w:lang w:eastAsia="zh-CN"/>
              </w:rPr>
              <w:t>secondDL-subbandlocationAndBandwidth</w:t>
            </w:r>
          </w:p>
          <w:p w14:paraId="130F76CB" w14:textId="77777777" w:rsidR="00C1430C" w:rsidRPr="00C1430C" w:rsidRDefault="00C1430C" w:rsidP="00C1430C">
            <w:pPr>
              <w:widowControl w:val="0"/>
              <w:rPr>
                <w:rFonts w:eastAsia="SimSun"/>
                <w:b/>
                <w:i/>
                <w:kern w:val="2"/>
                <w:lang w:eastAsia="zh-CN"/>
              </w:rPr>
            </w:pPr>
            <w:r w:rsidRPr="00C1430C">
              <w:rPr>
                <w:rFonts w:eastAsia="SimSun"/>
                <w:bCs/>
                <w:iCs/>
                <w:kern w:val="2"/>
                <w:lang w:eastAsia="zh-CN"/>
              </w:rPr>
              <w:t xml:space="preserve">Configures frequency domain location and bandwidth of the second DL subband. The value of the field shall be interpreted as resource indicator value (RIV) as defined in TS 38.214 </w:t>
            </w:r>
            <w:r w:rsidRPr="00C1430C">
              <w:rPr>
                <w:rFonts w:eastAsia="SimSun"/>
                <w:bCs/>
                <w:iCs/>
                <w:kern w:val="2"/>
                <w:highlight w:val="cyan"/>
                <w:lang w:eastAsia="zh-CN"/>
              </w:rPr>
              <w:t>with assumptions as described in TS 38.213 [13], clause 12.</w:t>
            </w:r>
            <w:r w:rsidRPr="00C1430C">
              <w:rPr>
                <w:rFonts w:eastAsia="SimSun"/>
                <w:bCs/>
                <w:iCs/>
                <w:kern w:val="2"/>
                <w:lang w:eastAsia="zh-CN"/>
              </w:rPr>
              <w:t xml:space="preserve"> The network does not configure this field for UL carriers.</w:t>
            </w:r>
          </w:p>
        </w:tc>
      </w:tr>
      <w:tr w:rsidR="00C1430C" w:rsidRPr="00C1430C" w14:paraId="5191C2B1" w14:textId="77777777" w:rsidTr="00721754">
        <w:tc>
          <w:tcPr>
            <w:tcW w:w="5000" w:type="pct"/>
            <w:hideMark/>
          </w:tcPr>
          <w:p w14:paraId="4C533D1A" w14:textId="77777777" w:rsidR="00C1430C" w:rsidRPr="00C1430C" w:rsidRDefault="00C1430C" w:rsidP="00C1430C">
            <w:pPr>
              <w:widowControl w:val="0"/>
              <w:rPr>
                <w:rFonts w:eastAsia="SimSun"/>
                <w:b/>
                <w:i/>
                <w:kern w:val="2"/>
                <w:lang w:eastAsia="zh-CN"/>
              </w:rPr>
            </w:pPr>
            <w:r w:rsidRPr="00C1430C">
              <w:rPr>
                <w:rFonts w:eastAsia="SimSun"/>
                <w:b/>
                <w:i/>
                <w:kern w:val="2"/>
                <w:lang w:eastAsia="zh-CN"/>
              </w:rPr>
              <w:t>ul-subbandlocationAndBandwidth</w:t>
            </w:r>
          </w:p>
          <w:p w14:paraId="305BECA2" w14:textId="77777777" w:rsidR="00C1430C" w:rsidRPr="00C1430C" w:rsidRDefault="00C1430C" w:rsidP="00C1430C">
            <w:pPr>
              <w:widowControl w:val="0"/>
              <w:rPr>
                <w:rFonts w:eastAsia="SimSun"/>
                <w:bCs/>
                <w:iCs/>
                <w:kern w:val="2"/>
                <w:lang w:eastAsia="zh-CN"/>
              </w:rPr>
            </w:pPr>
            <w:r w:rsidRPr="00C1430C">
              <w:rPr>
                <w:rFonts w:eastAsia="SimSun"/>
                <w:bCs/>
                <w:iCs/>
                <w:kern w:val="2"/>
                <w:lang w:eastAsia="zh-CN"/>
              </w:rPr>
              <w:t xml:space="preserve">Configures frequency domain location and bandwidth of UL subband. The value of the field shall be interpreted as resource indicator value (RIV) as defined in TS 38.214 </w:t>
            </w:r>
            <w:r w:rsidRPr="00C1430C">
              <w:rPr>
                <w:rFonts w:eastAsia="SimSun"/>
                <w:bCs/>
                <w:iCs/>
                <w:kern w:val="2"/>
                <w:highlight w:val="cyan"/>
                <w:lang w:eastAsia="zh-CN"/>
              </w:rPr>
              <w:t>with assumptions as described in TS 38.213 [13], clause 12.</w:t>
            </w:r>
            <w:r w:rsidRPr="00C1430C">
              <w:rPr>
                <w:rFonts w:eastAsia="SimSun"/>
                <w:bCs/>
                <w:iCs/>
                <w:kern w:val="2"/>
                <w:lang w:eastAsia="zh-CN"/>
              </w:rPr>
              <w:t xml:space="preserve"> The network does not configure this field for DL carriers.</w:t>
            </w:r>
          </w:p>
        </w:tc>
      </w:tr>
    </w:tbl>
    <w:p w14:paraId="34E6F8CA" w14:textId="77777777" w:rsidR="00C1430C" w:rsidRPr="00C1430C" w:rsidRDefault="00C1430C" w:rsidP="00C1430C">
      <w:pPr>
        <w:rPr>
          <w:rFonts w:eastAsia="DengXian"/>
          <w:lang w:eastAsia="zh-CN"/>
        </w:rPr>
      </w:pPr>
    </w:p>
    <w:p w14:paraId="1BE31CB3" w14:textId="77777777" w:rsidR="00C1430C" w:rsidRPr="00C1430C" w:rsidRDefault="00C1430C" w:rsidP="00C1430C">
      <w:pPr>
        <w:rPr>
          <w:rFonts w:eastAsia="DengXian"/>
          <w:highlight w:val="green"/>
          <w:lang w:eastAsia="zh-CN"/>
        </w:rPr>
      </w:pPr>
      <w:r w:rsidRPr="00C1430C">
        <w:rPr>
          <w:rFonts w:eastAsia="DengXian" w:hint="eastAsia"/>
          <w:highlight w:val="green"/>
          <w:lang w:eastAsia="zh-CN"/>
        </w:rPr>
        <w:t>Agreement</w:t>
      </w:r>
    </w:p>
    <w:p w14:paraId="72D0C528" w14:textId="77777777" w:rsidR="00C1430C" w:rsidRPr="00C1430C" w:rsidRDefault="00C1430C" w:rsidP="00C1430C">
      <w:pPr>
        <w:rPr>
          <w:rFonts w:eastAsia="DengXian"/>
        </w:rPr>
      </w:pPr>
      <w:r w:rsidRPr="00C1430C">
        <w:rPr>
          <w:rFonts w:eastAsia="DengXian"/>
        </w:rPr>
        <w:t>Adopt the following TP in principle to Clause 5.1, TS 38.214.</w:t>
      </w:r>
    </w:p>
    <w:tbl>
      <w:tblPr>
        <w:tblStyle w:val="TableGrid"/>
        <w:tblW w:w="0" w:type="auto"/>
        <w:tblLook w:val="04A0" w:firstRow="1" w:lastRow="0" w:firstColumn="1" w:lastColumn="0" w:noHBand="0" w:noVBand="1"/>
      </w:tblPr>
      <w:tblGrid>
        <w:gridCol w:w="9060"/>
      </w:tblGrid>
      <w:tr w:rsidR="00C1430C" w:rsidRPr="00C1430C" w14:paraId="49ED2407" w14:textId="77777777" w:rsidTr="009F4F3F">
        <w:tc>
          <w:tcPr>
            <w:tcW w:w="9060" w:type="dxa"/>
          </w:tcPr>
          <w:p w14:paraId="4E289055" w14:textId="77777777" w:rsidR="00C1430C" w:rsidRPr="00EF7F18" w:rsidRDefault="00C1430C" w:rsidP="00AE0B24">
            <w:pPr>
              <w:rPr>
                <w:color w:val="FF0000"/>
              </w:rPr>
            </w:pPr>
            <w:r w:rsidRPr="00EF7F18">
              <w:rPr>
                <w:rFonts w:eastAsia="SimSun"/>
              </w:rPr>
              <w:t>5.1  UE procedure for receiving the physical downlink shared channel</w:t>
            </w:r>
            <w:r w:rsidRPr="00EF7F18">
              <w:rPr>
                <w:color w:val="FF0000"/>
              </w:rPr>
              <w:t xml:space="preserve"> </w:t>
            </w:r>
          </w:p>
          <w:p w14:paraId="0535F003" w14:textId="77777777" w:rsidR="00C1430C" w:rsidRPr="00EF7F18" w:rsidRDefault="00C1430C" w:rsidP="00AE0B24">
            <w:pPr>
              <w:rPr>
                <w:rFonts w:eastAsia="SimSun"/>
                <w:b/>
                <w:bCs/>
                <w:lang w:eastAsia="zh-CN"/>
              </w:rPr>
            </w:pPr>
            <w:r w:rsidRPr="00EF7F18">
              <w:rPr>
                <w:rFonts w:eastAsia="SimSun" w:hint="eastAsia"/>
                <w:b/>
                <w:bCs/>
                <w:lang w:eastAsia="zh-CN"/>
              </w:rPr>
              <w:t>&lt;***********************************omitted************************************&gt;</w:t>
            </w:r>
          </w:p>
          <w:p w14:paraId="0145627C" w14:textId="77777777" w:rsidR="00C1430C" w:rsidRPr="00EF7F18" w:rsidRDefault="00C1430C" w:rsidP="00C1430C">
            <w:pPr>
              <w:rPr>
                <w:rFonts w:eastAsia="SimSun"/>
                <w:color w:val="000000"/>
                <w:kern w:val="2"/>
                <w:sz w:val="16"/>
                <w:szCs w:val="16"/>
                <w:lang w:eastAsia="zh-CN"/>
              </w:rPr>
            </w:pPr>
            <w:r w:rsidRPr="00EF7F18">
              <w:rPr>
                <w:rFonts w:eastAsia="SimSun"/>
                <w:color w:val="000000"/>
                <w:kern w:val="2"/>
                <w:sz w:val="16"/>
                <w:szCs w:val="16"/>
                <w:lang w:eastAsia="zh-CN"/>
              </w:rPr>
              <w:t xml:space="preserve">If more than one PDSCH on a serving cell each without a corresponding PDCCH transmission are in a slot, after resolving overlapping with symbols in the slot indicated as uplink by </w:t>
            </w:r>
            <w:r w:rsidRPr="00EF7F18">
              <w:rPr>
                <w:rFonts w:eastAsia="SimSun"/>
                <w:i/>
                <w:iCs/>
                <w:color w:val="000000"/>
                <w:kern w:val="2"/>
                <w:sz w:val="16"/>
                <w:szCs w:val="16"/>
                <w:lang w:eastAsia="zh-CN"/>
              </w:rPr>
              <w:t>tdd-UL-DL-ConfigurationCommon</w:t>
            </w:r>
            <w:r w:rsidRPr="00EF7F18">
              <w:rPr>
                <w:rFonts w:eastAsia="SimSun"/>
                <w:color w:val="000000"/>
                <w:kern w:val="2"/>
                <w:sz w:val="16"/>
                <w:szCs w:val="16"/>
                <w:lang w:eastAsia="zh-CN"/>
              </w:rPr>
              <w:t xml:space="preserve">, or by </w:t>
            </w:r>
            <w:r w:rsidRPr="00EF7F18">
              <w:rPr>
                <w:rFonts w:eastAsia="SimSun"/>
                <w:i/>
                <w:iCs/>
                <w:color w:val="000000"/>
                <w:kern w:val="2"/>
                <w:sz w:val="16"/>
                <w:szCs w:val="16"/>
                <w:lang w:eastAsia="zh-CN"/>
              </w:rPr>
              <w:t>tdd-UL-DL-ConfigurationDedicated</w:t>
            </w:r>
            <w:r w:rsidRPr="00EF7F18">
              <w:rPr>
                <w:rFonts w:eastAsia="SimSun"/>
                <w:color w:val="000000"/>
                <w:kern w:val="2"/>
                <w:sz w:val="16"/>
                <w:szCs w:val="16"/>
                <w:lang w:eastAsia="zh-CN"/>
              </w:rPr>
              <w:t xml:space="preserve">, </w:t>
            </w:r>
            <w:r w:rsidRPr="00EF7F18">
              <w:rPr>
                <w:rFonts w:eastAsia="SimSun" w:hint="eastAsia"/>
                <w:color w:val="EE0000"/>
                <w:sz w:val="16"/>
                <w:szCs w:val="16"/>
                <w:u w:val="single"/>
                <w:lang w:eastAsia="zh-CN"/>
              </w:rPr>
              <w:t xml:space="preserve">or </w:t>
            </w:r>
            <w:r w:rsidRPr="00EF7F18">
              <w:rPr>
                <w:rFonts w:eastAsia="SimSun"/>
                <w:color w:val="EE0000"/>
                <w:sz w:val="16"/>
                <w:szCs w:val="16"/>
                <w:u w:val="single"/>
                <w:lang w:eastAsia="zh-CN"/>
              </w:rPr>
              <w:t xml:space="preserve">across both SBFD symbols and non-SBFD symbols as described in 5.1.2.1a, </w:t>
            </w:r>
            <w:r w:rsidRPr="00EF7F18">
              <w:rPr>
                <w:rFonts w:eastAsia="SimSun" w:hint="eastAsia"/>
                <w:color w:val="EE0000"/>
                <w:sz w:val="16"/>
                <w:szCs w:val="16"/>
                <w:u w:val="single"/>
                <w:lang w:eastAsia="zh-CN"/>
              </w:rPr>
              <w:t>or</w:t>
            </w:r>
            <w:r w:rsidRPr="00EF7F18">
              <w:rPr>
                <w:rFonts w:eastAsia="SimSun"/>
                <w:color w:val="EE0000"/>
                <w:sz w:val="16"/>
                <w:szCs w:val="16"/>
                <w:u w:val="single"/>
                <w:lang w:eastAsia="zh-CN"/>
              </w:rPr>
              <w:t xml:space="preserve"> in invalid symbol type if </w:t>
            </w:r>
            <w:r w:rsidRPr="00EF7F18">
              <w:rPr>
                <w:color w:val="EE0000"/>
                <w:sz w:val="16"/>
                <w:szCs w:val="16"/>
                <w:u w:val="single"/>
              </w:rPr>
              <w:t xml:space="preserve">the UE is not configured with </w:t>
            </w:r>
            <w:r w:rsidRPr="00EF7F18">
              <w:rPr>
                <w:i/>
                <w:color w:val="EE0000"/>
                <w:sz w:val="16"/>
                <w:szCs w:val="16"/>
                <w:u w:val="single"/>
              </w:rPr>
              <w:t>sbfd-Configuration2-</w:t>
            </w:r>
            <w:r w:rsidRPr="00EF7F18">
              <w:rPr>
                <w:rFonts w:eastAsia="DengXian" w:hint="eastAsia"/>
                <w:i/>
                <w:color w:val="EE0000"/>
                <w:sz w:val="16"/>
                <w:szCs w:val="16"/>
                <w:u w:val="single"/>
                <w:lang w:eastAsia="zh-CN"/>
              </w:rPr>
              <w:t xml:space="preserve">Reception </w:t>
            </w:r>
            <w:r w:rsidRPr="00EF7F18">
              <w:rPr>
                <w:iCs/>
                <w:color w:val="EE0000"/>
                <w:sz w:val="16"/>
                <w:szCs w:val="16"/>
                <w:u w:val="single"/>
              </w:rPr>
              <w:t>as described in 5.1.2.1a</w:t>
            </w:r>
            <w:r w:rsidRPr="00EF7F18">
              <w:rPr>
                <w:rFonts w:eastAsia="SimSun" w:hint="eastAsia"/>
                <w:color w:val="EE0000"/>
                <w:sz w:val="16"/>
                <w:szCs w:val="16"/>
                <w:u w:val="single"/>
                <w:lang w:eastAsia="zh-CN"/>
              </w:rPr>
              <w:t xml:space="preserve">, </w:t>
            </w:r>
            <w:r w:rsidRPr="00EF7F18">
              <w:rPr>
                <w:rFonts w:eastAsia="SimSun"/>
                <w:color w:val="000000"/>
                <w:kern w:val="2"/>
                <w:sz w:val="16"/>
                <w:szCs w:val="16"/>
                <w:lang w:eastAsia="zh-CN"/>
              </w:rPr>
              <w:t xml:space="preserve">or determined as non-active periods of cell DTX, if the serving cell is activated with </w:t>
            </w:r>
            <w:r w:rsidRPr="00EF7F18">
              <w:rPr>
                <w:rFonts w:eastAsia="SimSun"/>
                <w:color w:val="000000"/>
                <w:kern w:val="2"/>
                <w:sz w:val="16"/>
                <w:szCs w:val="16"/>
                <w:lang w:eastAsia="zh-CN"/>
              </w:rPr>
              <w:lastRenderedPageBreak/>
              <w:t>cell DTX, based on [10, TS 38.321], a UE receives one or more PDSCHs without corresponding PDCCH transmissions in the slot as specified below.</w:t>
            </w:r>
          </w:p>
          <w:p w14:paraId="5DDFD5C9" w14:textId="77777777" w:rsidR="00C1430C" w:rsidRPr="00EF7F18" w:rsidRDefault="00C1430C" w:rsidP="00C1430C">
            <w:pPr>
              <w:ind w:left="568" w:hanging="284"/>
              <w:rPr>
                <w:rFonts w:eastAsia="SimSun"/>
                <w:sz w:val="16"/>
                <w:szCs w:val="16"/>
                <w:lang w:val="x-none"/>
              </w:rPr>
            </w:pPr>
            <w:r w:rsidRPr="00EF7F18">
              <w:rPr>
                <w:rFonts w:eastAsia="SimSun"/>
                <w:sz w:val="16"/>
                <w:szCs w:val="16"/>
                <w:lang w:val="x-none"/>
              </w:rPr>
              <w:t>‒</w:t>
            </w:r>
            <w:r w:rsidRPr="00EF7F18">
              <w:rPr>
                <w:rFonts w:eastAsia="SimSun"/>
                <w:sz w:val="16"/>
                <w:szCs w:val="16"/>
                <w:lang w:val="x-none"/>
              </w:rPr>
              <w:tab/>
              <w:t xml:space="preserve">Step 0: set </w:t>
            </w:r>
            <w:r w:rsidRPr="00EF7F18">
              <w:rPr>
                <w:rFonts w:eastAsia="SimSun"/>
                <w:i/>
                <w:iCs/>
                <w:sz w:val="16"/>
                <w:szCs w:val="16"/>
                <w:lang w:val="x-none"/>
              </w:rPr>
              <w:t>j=0</w:t>
            </w:r>
            <w:r w:rsidRPr="00EF7F18">
              <w:rPr>
                <w:rFonts w:eastAsia="SimSun"/>
                <w:sz w:val="16"/>
                <w:szCs w:val="16"/>
                <w:lang w:val="x-none"/>
              </w:rPr>
              <w:t xml:space="preserve">, where </w:t>
            </w:r>
            <w:r w:rsidRPr="00EF7F18">
              <w:rPr>
                <w:rFonts w:eastAsia="SimSun"/>
                <w:i/>
                <w:iCs/>
                <w:sz w:val="16"/>
                <w:szCs w:val="16"/>
                <w:lang w:val="x-none"/>
              </w:rPr>
              <w:t>j</w:t>
            </w:r>
            <w:r w:rsidRPr="00EF7F18">
              <w:rPr>
                <w:rFonts w:eastAsia="SimSun"/>
                <w:sz w:val="16"/>
                <w:szCs w:val="16"/>
                <w:lang w:val="x-none"/>
              </w:rPr>
              <w:t xml:space="preserve"> is the</w:t>
            </w:r>
            <w:r w:rsidRPr="00EF7F18">
              <w:rPr>
                <w:rFonts w:eastAsia="SimSun"/>
                <w:i/>
                <w:iCs/>
                <w:sz w:val="16"/>
                <w:szCs w:val="16"/>
                <w:lang w:val="x-none"/>
              </w:rPr>
              <w:t xml:space="preserve"> </w:t>
            </w:r>
            <w:r w:rsidRPr="00EF7F18">
              <w:rPr>
                <w:rFonts w:eastAsia="SimSun"/>
                <w:sz w:val="16"/>
                <w:szCs w:val="16"/>
                <w:lang w:val="x-none"/>
              </w:rPr>
              <w:t xml:space="preserve">number of selected PDSCH(s) for decoding. </w:t>
            </w:r>
            <w:r w:rsidRPr="00EF7F18">
              <w:rPr>
                <w:rFonts w:eastAsia="SimSun"/>
                <w:i/>
                <w:iCs/>
                <w:sz w:val="16"/>
                <w:szCs w:val="16"/>
                <w:lang w:val="x-none"/>
              </w:rPr>
              <w:t>Q</w:t>
            </w:r>
            <w:r w:rsidRPr="00EF7F18">
              <w:rPr>
                <w:rFonts w:eastAsia="SimSun"/>
                <w:sz w:val="16"/>
                <w:szCs w:val="16"/>
                <w:lang w:val="x-none"/>
              </w:rPr>
              <w:t xml:space="preserve"> is the set of activated PDSCHs without corresponding PDCCH transmissions within the slot</w:t>
            </w:r>
          </w:p>
          <w:p w14:paraId="6F195656" w14:textId="77777777" w:rsidR="00C1430C" w:rsidRPr="00EF7F18" w:rsidRDefault="00C1430C" w:rsidP="00C1430C">
            <w:pPr>
              <w:ind w:left="568" w:hanging="284"/>
              <w:rPr>
                <w:rFonts w:eastAsia="SimSun"/>
                <w:sz w:val="16"/>
                <w:szCs w:val="16"/>
                <w:lang w:val="x-none"/>
              </w:rPr>
            </w:pPr>
            <w:r w:rsidRPr="00EF7F18">
              <w:rPr>
                <w:rFonts w:eastAsia="SimSun"/>
                <w:sz w:val="16"/>
                <w:szCs w:val="16"/>
                <w:lang w:val="x-none"/>
              </w:rPr>
              <w:t>‒</w:t>
            </w:r>
            <w:r w:rsidRPr="00EF7F18">
              <w:rPr>
                <w:rFonts w:eastAsia="SimSun"/>
                <w:sz w:val="16"/>
                <w:szCs w:val="16"/>
                <w:lang w:val="x-none"/>
              </w:rPr>
              <w:tab/>
              <w:t xml:space="preserve">Step 1: A UE receives one PDSCH with the lowest configured </w:t>
            </w:r>
            <w:r w:rsidRPr="00EF7F18">
              <w:rPr>
                <w:rFonts w:eastAsia="SimSun"/>
                <w:i/>
                <w:iCs/>
                <w:sz w:val="16"/>
                <w:szCs w:val="16"/>
                <w:lang w:val="x-none"/>
              </w:rPr>
              <w:t>sps-ConfigIndex</w:t>
            </w:r>
            <w:r w:rsidRPr="00EF7F18">
              <w:rPr>
                <w:rFonts w:eastAsia="SimSun"/>
                <w:sz w:val="16"/>
                <w:szCs w:val="16"/>
                <w:lang w:val="x-none"/>
              </w:rPr>
              <w:t xml:space="preserve"> within </w:t>
            </w:r>
            <w:r w:rsidRPr="00EF7F18">
              <w:rPr>
                <w:rFonts w:eastAsia="SimSun"/>
                <w:i/>
                <w:iCs/>
                <w:sz w:val="16"/>
                <w:szCs w:val="16"/>
                <w:lang w:val="x-none"/>
              </w:rPr>
              <w:t>Q</w:t>
            </w:r>
            <w:r w:rsidRPr="00EF7F18">
              <w:rPr>
                <w:rFonts w:eastAsia="SimSun"/>
                <w:sz w:val="16"/>
                <w:szCs w:val="16"/>
                <w:lang w:val="x-none"/>
              </w:rPr>
              <w:t xml:space="preserve">, set </w:t>
            </w:r>
            <w:r w:rsidRPr="00EF7F18">
              <w:rPr>
                <w:rFonts w:eastAsia="SimSun"/>
                <w:i/>
                <w:iCs/>
                <w:sz w:val="16"/>
                <w:szCs w:val="16"/>
                <w:lang w:val="x-none"/>
              </w:rPr>
              <w:t>j=j+1</w:t>
            </w:r>
            <w:r w:rsidRPr="00EF7F18">
              <w:rPr>
                <w:rFonts w:eastAsia="SimSun"/>
                <w:sz w:val="16"/>
                <w:szCs w:val="16"/>
                <w:lang w:val="x-none"/>
              </w:rPr>
              <w:t>. Designate the received PDSCH as survivor PDSCH.</w:t>
            </w:r>
          </w:p>
          <w:p w14:paraId="3A121023" w14:textId="77777777" w:rsidR="00C1430C" w:rsidRPr="00EF7F18" w:rsidRDefault="00C1430C" w:rsidP="00C1430C">
            <w:pPr>
              <w:ind w:left="568" w:hanging="284"/>
              <w:rPr>
                <w:rFonts w:eastAsia="SimSun"/>
                <w:sz w:val="16"/>
                <w:szCs w:val="16"/>
                <w:lang w:val="x-none"/>
              </w:rPr>
            </w:pPr>
            <w:r w:rsidRPr="00EF7F18">
              <w:rPr>
                <w:rFonts w:eastAsia="SimSun"/>
                <w:sz w:val="16"/>
                <w:szCs w:val="16"/>
                <w:lang w:val="x-none"/>
              </w:rPr>
              <w:t>‒</w:t>
            </w:r>
            <w:r w:rsidRPr="00EF7F18">
              <w:rPr>
                <w:rFonts w:eastAsia="SimSun"/>
                <w:sz w:val="16"/>
                <w:szCs w:val="16"/>
                <w:lang w:val="x-none"/>
              </w:rPr>
              <w:tab/>
              <w:t xml:space="preserve">Step 2: The survivor PDSCH in step 1 and any other PDSCH(s) overlapping (even partially) with the survivor PDSCH in step 1 are excluded from </w:t>
            </w:r>
            <w:r w:rsidRPr="00EF7F18">
              <w:rPr>
                <w:rFonts w:eastAsia="SimSun"/>
                <w:i/>
                <w:iCs/>
                <w:sz w:val="16"/>
                <w:szCs w:val="16"/>
                <w:lang w:val="x-none"/>
              </w:rPr>
              <w:t>Q</w:t>
            </w:r>
            <w:r w:rsidRPr="00EF7F18">
              <w:rPr>
                <w:rFonts w:eastAsia="SimSun"/>
                <w:sz w:val="16"/>
                <w:szCs w:val="16"/>
                <w:lang w:val="x-none"/>
              </w:rPr>
              <w:t xml:space="preserve">. </w:t>
            </w:r>
          </w:p>
          <w:p w14:paraId="6201E1F5" w14:textId="77777777" w:rsidR="00C1430C" w:rsidRPr="00EF7F18" w:rsidRDefault="00C1430C" w:rsidP="00C1430C">
            <w:pPr>
              <w:ind w:left="568" w:hanging="284"/>
              <w:rPr>
                <w:rFonts w:eastAsia="SimSun"/>
                <w:sz w:val="16"/>
                <w:szCs w:val="16"/>
                <w:lang w:val="x-none"/>
              </w:rPr>
            </w:pPr>
            <w:r w:rsidRPr="00EF7F18">
              <w:rPr>
                <w:rFonts w:eastAsia="SimSun"/>
                <w:sz w:val="16"/>
                <w:szCs w:val="16"/>
                <w:lang w:val="x-none"/>
              </w:rPr>
              <w:t>‒</w:t>
            </w:r>
            <w:r w:rsidRPr="00EF7F18">
              <w:rPr>
                <w:rFonts w:eastAsia="SimSun"/>
                <w:sz w:val="16"/>
                <w:szCs w:val="16"/>
                <w:lang w:val="x-none"/>
              </w:rPr>
              <w:tab/>
              <w:t xml:space="preserve">Step 3: Repeat step 1 and 2 until </w:t>
            </w:r>
            <w:r w:rsidRPr="00EF7F18">
              <w:rPr>
                <w:rFonts w:eastAsia="SimSun"/>
                <w:i/>
                <w:iCs/>
                <w:sz w:val="16"/>
                <w:szCs w:val="16"/>
                <w:lang w:val="x-none"/>
              </w:rPr>
              <w:t>Q</w:t>
            </w:r>
            <w:r w:rsidRPr="00EF7F18">
              <w:rPr>
                <w:rFonts w:eastAsia="SimSun"/>
                <w:sz w:val="16"/>
                <w:szCs w:val="16"/>
                <w:lang w:val="x-none"/>
              </w:rPr>
              <w:t xml:space="preserve"> is empty or </w:t>
            </w:r>
            <w:r w:rsidRPr="00EF7F18">
              <w:rPr>
                <w:rFonts w:eastAsia="SimSun"/>
                <w:i/>
                <w:iCs/>
                <w:sz w:val="16"/>
                <w:szCs w:val="16"/>
                <w:lang w:val="x-none"/>
              </w:rPr>
              <w:t>j</w:t>
            </w:r>
            <w:r w:rsidRPr="00EF7F18">
              <w:rPr>
                <w:rFonts w:eastAsia="SimSun"/>
                <w:sz w:val="16"/>
                <w:szCs w:val="16"/>
                <w:lang w:val="x-none"/>
              </w:rPr>
              <w:t xml:space="preserve"> is equal to the number of unicast/multicast PDSCHs in a slot supported by the UE.</w:t>
            </w:r>
          </w:p>
          <w:p w14:paraId="7D466CA3" w14:textId="77777777" w:rsidR="00C1430C" w:rsidRPr="00EF7F18" w:rsidRDefault="00C1430C" w:rsidP="00C1430C">
            <w:pPr>
              <w:rPr>
                <w:rFonts w:eastAsia="SimSun"/>
                <w:sz w:val="16"/>
                <w:szCs w:val="16"/>
              </w:rPr>
            </w:pPr>
            <w:r w:rsidRPr="00EF7F18">
              <w:rPr>
                <w:rFonts w:eastAsia="SimSun"/>
                <w:sz w:val="16"/>
                <w:szCs w:val="16"/>
              </w:rPr>
              <w:t>A UE capable of PDSCH repetitions for broadcast channels, which assumed the DCI format 1_0 in the Type0 PDCCH CSS of searchSpaceZero transmitted with two inter-slot repetitions may assume that PDSCHs scheduled by the DCI format 1_0 have also been transmitted with inter-slot repetitions in the same slots as the Type0 PDCCH CSS, with the same RV as indicated by the DCI format 1_0.</w:t>
            </w:r>
          </w:p>
          <w:p w14:paraId="11C293FE" w14:textId="77777777" w:rsidR="00C1430C" w:rsidRPr="00EF7F18" w:rsidRDefault="00C1430C" w:rsidP="00C1430C">
            <w:pPr>
              <w:rPr>
                <w:rFonts w:eastAsia="SimSun"/>
                <w:sz w:val="16"/>
                <w:szCs w:val="16"/>
              </w:rPr>
            </w:pPr>
            <w:r w:rsidRPr="00EF7F18">
              <w:rPr>
                <w:rFonts w:eastAsia="SimSun"/>
                <w:sz w:val="16"/>
                <w:szCs w:val="16"/>
              </w:rPr>
              <w:t xml:space="preserve">For a cell detected in cell search procedure with synchronization raster defined in Table 5.4.3.1-2 or Table 5.4.3.1-3 of [8, TS 38.101-1], the size of CORESET 0 for the cell in this clause refers to the size of punctured CORESET 0 as defined in clause 7.3.2.2 of [4, TS 38.211] if any. </w:t>
            </w:r>
          </w:p>
          <w:p w14:paraId="70B4249A" w14:textId="77777777" w:rsidR="00C1430C" w:rsidRPr="00EF7F18" w:rsidRDefault="00C1430C" w:rsidP="00AE0B24">
            <w:pPr>
              <w:rPr>
                <w:rFonts w:eastAsia="DengXian"/>
                <w:lang w:eastAsia="zh-CN"/>
              </w:rPr>
            </w:pPr>
            <w:r w:rsidRPr="00EF7F18">
              <w:rPr>
                <w:rFonts w:eastAsia="SimSun" w:hint="eastAsia"/>
                <w:lang w:eastAsia="zh-CN"/>
              </w:rPr>
              <w:t>&lt;***********************************omitted************************************&gt;</w:t>
            </w:r>
          </w:p>
        </w:tc>
      </w:tr>
    </w:tbl>
    <w:p w14:paraId="298BF297" w14:textId="77777777" w:rsidR="00C1430C" w:rsidRPr="00C1430C" w:rsidRDefault="00C1430C" w:rsidP="00C1430C">
      <w:pPr>
        <w:rPr>
          <w:rFonts w:eastAsia="DengXian"/>
          <w:lang w:eastAsia="zh-CN"/>
        </w:rPr>
      </w:pPr>
    </w:p>
    <w:p w14:paraId="78E660B8" w14:textId="77777777" w:rsidR="00C1430C" w:rsidRPr="00C1430C" w:rsidRDefault="00C1430C" w:rsidP="00C1430C">
      <w:pPr>
        <w:rPr>
          <w:rFonts w:eastAsia="DengXian"/>
          <w:highlight w:val="green"/>
          <w:lang w:val="en-US" w:eastAsia="zh-CN"/>
        </w:rPr>
      </w:pPr>
      <w:r w:rsidRPr="00C1430C">
        <w:rPr>
          <w:rFonts w:eastAsia="DengXian" w:hint="eastAsia"/>
          <w:highlight w:val="green"/>
          <w:lang w:val="en-US" w:eastAsia="zh-CN"/>
        </w:rPr>
        <w:t>Agreement</w:t>
      </w:r>
    </w:p>
    <w:p w14:paraId="39197931" w14:textId="77777777" w:rsidR="00C1430C" w:rsidRPr="00C1430C" w:rsidRDefault="00C1430C" w:rsidP="00C1430C">
      <w:pPr>
        <w:rPr>
          <w:rFonts w:eastAsia="DengXian"/>
        </w:rPr>
      </w:pPr>
      <w:r w:rsidRPr="00C1430C">
        <w:rPr>
          <w:rFonts w:eastAsia="DengXian"/>
        </w:rPr>
        <w:t>Adopt the following TP in principle to Clause 6.1.2.2.1, TS 38.214.</w:t>
      </w:r>
    </w:p>
    <w:tbl>
      <w:tblPr>
        <w:tblStyle w:val="TableGrid"/>
        <w:tblW w:w="0" w:type="auto"/>
        <w:tblLook w:val="04A0" w:firstRow="1" w:lastRow="0" w:firstColumn="1" w:lastColumn="0" w:noHBand="0" w:noVBand="1"/>
      </w:tblPr>
      <w:tblGrid>
        <w:gridCol w:w="9060"/>
      </w:tblGrid>
      <w:tr w:rsidR="00C1430C" w:rsidRPr="00C1430C" w14:paraId="7710D3FC" w14:textId="77777777" w:rsidTr="009F4F3F">
        <w:tc>
          <w:tcPr>
            <w:tcW w:w="9060" w:type="dxa"/>
          </w:tcPr>
          <w:p w14:paraId="214B1A81" w14:textId="77777777" w:rsidR="00C1430C" w:rsidRPr="00EF7F18" w:rsidRDefault="00C1430C" w:rsidP="003A6D10">
            <w:pPr>
              <w:rPr>
                <w:rFonts w:eastAsia="SimSun"/>
              </w:rPr>
            </w:pPr>
            <w:bookmarkStart w:id="333" w:name="_Toc211860304"/>
            <w:bookmarkStart w:id="334" w:name="_Toc211860595"/>
            <w:bookmarkStart w:id="335" w:name="_Toc211860818"/>
            <w:r w:rsidRPr="00EF7F18">
              <w:rPr>
                <w:rFonts w:eastAsia="SimSun"/>
              </w:rPr>
              <w:t>6.1.2.2.1</w:t>
            </w:r>
            <w:r w:rsidRPr="00EF7F18">
              <w:rPr>
                <w:rFonts w:eastAsia="SimSun"/>
              </w:rPr>
              <w:tab/>
              <w:t>Uplink resource allocation type 0</w:t>
            </w:r>
            <w:bookmarkEnd w:id="333"/>
            <w:bookmarkEnd w:id="334"/>
            <w:bookmarkEnd w:id="335"/>
          </w:p>
          <w:p w14:paraId="59448833" w14:textId="77777777" w:rsidR="00C1430C" w:rsidRPr="00EF7F18" w:rsidRDefault="00C1430C" w:rsidP="00C1430C">
            <w:pPr>
              <w:spacing w:before="180" w:afterLines="50" w:after="120"/>
              <w:ind w:left="1134" w:hanging="1134"/>
              <w:jc w:val="center"/>
              <w:rPr>
                <w:color w:val="FF0000"/>
                <w:sz w:val="16"/>
                <w:szCs w:val="16"/>
              </w:rPr>
            </w:pPr>
            <w:r w:rsidRPr="00EF7F18">
              <w:rPr>
                <w:rFonts w:eastAsia="DengXian"/>
                <w:bCs/>
                <w:color w:val="FF0000"/>
                <w:sz w:val="16"/>
                <w:szCs w:val="16"/>
              </w:rPr>
              <w:t>&lt;-------------------------------- unchanged text omitted -------------------------------&gt;</w:t>
            </w:r>
          </w:p>
          <w:p w14:paraId="3529F55A" w14:textId="77777777" w:rsidR="00C1430C" w:rsidRPr="00EF7F18" w:rsidRDefault="00C1430C" w:rsidP="00C1430C">
            <w:pPr>
              <w:rPr>
                <w:rFonts w:eastAsia="SimSun"/>
                <w:color w:val="000000"/>
                <w:sz w:val="16"/>
                <w:szCs w:val="16"/>
              </w:rPr>
            </w:pPr>
            <w:r w:rsidRPr="00EF7F18">
              <w:rPr>
                <w:rFonts w:eastAsia="SimSun"/>
                <w:color w:val="000000"/>
                <w:sz w:val="16"/>
                <w:szCs w:val="16"/>
              </w:rPr>
              <w:t>If a UE is configured with SBFD symbols,</w:t>
            </w:r>
          </w:p>
          <w:p w14:paraId="25B65BF5" w14:textId="77777777" w:rsidR="00C1430C" w:rsidRPr="00EF7F18" w:rsidRDefault="00C1430C" w:rsidP="00C1430C">
            <w:pPr>
              <w:ind w:left="568" w:hanging="284"/>
              <w:rPr>
                <w:rFonts w:eastAsia="SimSun"/>
                <w:sz w:val="16"/>
                <w:szCs w:val="16"/>
                <w:lang w:val="x-none"/>
              </w:rPr>
            </w:pPr>
            <w:r w:rsidRPr="00EF7F18">
              <w:rPr>
                <w:rFonts w:eastAsia="SimSun"/>
                <w:sz w:val="16"/>
                <w:szCs w:val="16"/>
                <w:lang w:val="x-none"/>
              </w:rPr>
              <w:t>-</w:t>
            </w:r>
            <w:r w:rsidRPr="00EF7F18">
              <w:rPr>
                <w:rFonts w:eastAsia="SimSun"/>
                <w:sz w:val="16"/>
                <w:szCs w:val="16"/>
                <w:lang w:val="x-none"/>
              </w:rPr>
              <w:tab/>
              <w:t>only the resource blocks that are both in the active UL BWP and in the UL sub-band are used for PUSCH transmission in SBFD symbol(s). For a single PUSCH transmission in</w:t>
            </w:r>
            <w:r w:rsidRPr="00EF7F18" w:rsidDel="006B06E7">
              <w:rPr>
                <w:rFonts w:eastAsia="SimSun"/>
                <w:sz w:val="16"/>
                <w:szCs w:val="16"/>
                <w:lang w:val="x-none"/>
              </w:rPr>
              <w:t xml:space="preserve"> </w:t>
            </w:r>
            <w:r w:rsidRPr="00EF7F18">
              <w:rPr>
                <w:rFonts w:eastAsia="SimSun"/>
                <w:sz w:val="16"/>
                <w:szCs w:val="16"/>
                <w:lang w:val="x-none"/>
              </w:rPr>
              <w:t xml:space="preserve">SBFD symbol(s) within a slot or </w:t>
            </w:r>
            <w:r w:rsidRPr="00EF7F18">
              <w:rPr>
                <w:rFonts w:eastAsia="SimSun"/>
                <w:sz w:val="16"/>
                <w:szCs w:val="16"/>
              </w:rPr>
              <w:t xml:space="preserve">for PUSCH transmission across different slots where the valid symbol type is SBFD symbol (Clause </w:t>
            </w:r>
            <w:r w:rsidRPr="00EF7F18">
              <w:rPr>
                <w:rFonts w:eastAsia="SimSun"/>
                <w:strike/>
                <w:color w:val="FF0000"/>
                <w:sz w:val="16"/>
                <w:szCs w:val="16"/>
              </w:rPr>
              <w:t>5.1.2.1</w:t>
            </w:r>
            <w:r w:rsidRPr="00EF7F18">
              <w:rPr>
                <w:rFonts w:eastAsia="SimSun" w:hint="eastAsia"/>
                <w:color w:val="FF0000"/>
                <w:sz w:val="16"/>
                <w:szCs w:val="16"/>
                <w:lang w:eastAsia="zh-CN"/>
              </w:rPr>
              <w:t>6.1.2.1a</w:t>
            </w:r>
            <w:r w:rsidRPr="00EF7F18">
              <w:rPr>
                <w:rFonts w:eastAsia="SimSun"/>
                <w:sz w:val="16"/>
                <w:szCs w:val="16"/>
              </w:rPr>
              <w:t>)</w:t>
            </w:r>
            <w:r w:rsidRPr="00EF7F18">
              <w:rPr>
                <w:rFonts w:eastAsia="SimSun"/>
                <w:sz w:val="16"/>
                <w:szCs w:val="16"/>
                <w:lang w:val="x-none"/>
              </w:rPr>
              <w:t>, the UE</w:t>
            </w:r>
            <w:r w:rsidRPr="00EF7F18" w:rsidDel="00875280">
              <w:rPr>
                <w:rFonts w:eastAsia="SimSun"/>
                <w:sz w:val="16"/>
                <w:szCs w:val="16"/>
                <w:lang w:val="x-none"/>
              </w:rPr>
              <w:t xml:space="preserve"> </w:t>
            </w:r>
            <w:r w:rsidRPr="00EF7F18">
              <w:rPr>
                <w:rFonts w:eastAsia="SimSun"/>
                <w:sz w:val="16"/>
                <w:szCs w:val="16"/>
                <w:lang w:val="x-none"/>
              </w:rPr>
              <w:t>does not expect to be assigned with a RBG for PUSCH in SBFD symbol(s) which is fully outside the PRBs that are both in the active UL BWP and in the UL sub-band.</w:t>
            </w:r>
          </w:p>
          <w:p w14:paraId="5FF28CCF" w14:textId="77777777" w:rsidR="00C1430C" w:rsidRPr="00C1430C" w:rsidRDefault="00C1430C" w:rsidP="00C1430C">
            <w:pPr>
              <w:jc w:val="center"/>
              <w:rPr>
                <w:rFonts w:eastAsia="DengXian"/>
                <w:lang w:eastAsia="zh-CN"/>
              </w:rPr>
            </w:pPr>
            <w:r w:rsidRPr="00EF7F18">
              <w:rPr>
                <w:rFonts w:eastAsia="DengXian"/>
                <w:bCs/>
                <w:color w:val="FF0000"/>
                <w:sz w:val="16"/>
                <w:szCs w:val="16"/>
              </w:rPr>
              <w:t>&lt;-------------------------------- unchanged text omitted -------------------------------&gt;</w:t>
            </w:r>
          </w:p>
        </w:tc>
      </w:tr>
    </w:tbl>
    <w:p w14:paraId="5BA1753D" w14:textId="77777777" w:rsidR="00C1430C" w:rsidRPr="00C1430C" w:rsidRDefault="00C1430C" w:rsidP="00C1430C">
      <w:pPr>
        <w:rPr>
          <w:rFonts w:eastAsia="DengXian"/>
          <w:lang w:val="en-US" w:eastAsia="zh-CN"/>
        </w:rPr>
      </w:pPr>
    </w:p>
    <w:p w14:paraId="5C1B8764" w14:textId="77777777" w:rsidR="00C1430C" w:rsidRPr="00C1430C" w:rsidRDefault="00C1430C" w:rsidP="00C1430C">
      <w:pPr>
        <w:rPr>
          <w:rFonts w:eastAsia="DengXian"/>
          <w:highlight w:val="green"/>
          <w:lang w:val="en-US" w:eastAsia="zh-CN"/>
        </w:rPr>
      </w:pPr>
      <w:r w:rsidRPr="00C1430C">
        <w:rPr>
          <w:rFonts w:eastAsia="DengXian" w:hint="eastAsia"/>
          <w:highlight w:val="green"/>
          <w:lang w:val="en-US" w:eastAsia="zh-CN"/>
        </w:rPr>
        <w:t>Agreement</w:t>
      </w:r>
    </w:p>
    <w:p w14:paraId="2725E630" w14:textId="77777777" w:rsidR="00C1430C" w:rsidRPr="00C1430C" w:rsidRDefault="00C1430C" w:rsidP="00C1430C">
      <w:pPr>
        <w:rPr>
          <w:rFonts w:eastAsia="DengXian"/>
        </w:rPr>
      </w:pPr>
      <w:r w:rsidRPr="00C1430C">
        <w:rPr>
          <w:rFonts w:eastAsia="DengXian"/>
        </w:rPr>
        <w:t>Adopt the following TP in principle to Clause 11.1, TS 38.213.</w:t>
      </w:r>
    </w:p>
    <w:tbl>
      <w:tblPr>
        <w:tblStyle w:val="TableGrid"/>
        <w:tblW w:w="0" w:type="auto"/>
        <w:tblLook w:val="04A0" w:firstRow="1" w:lastRow="0" w:firstColumn="1" w:lastColumn="0" w:noHBand="0" w:noVBand="1"/>
      </w:tblPr>
      <w:tblGrid>
        <w:gridCol w:w="9060"/>
      </w:tblGrid>
      <w:tr w:rsidR="00C1430C" w:rsidRPr="00C1430C" w14:paraId="55C6808B" w14:textId="77777777" w:rsidTr="009F4F3F">
        <w:tc>
          <w:tcPr>
            <w:tcW w:w="9060" w:type="dxa"/>
          </w:tcPr>
          <w:p w14:paraId="73FC97A0" w14:textId="77777777" w:rsidR="00C1430C" w:rsidRPr="00EF7F18" w:rsidRDefault="00C1430C" w:rsidP="00AE0B24">
            <w:pPr>
              <w:rPr>
                <w:rFonts w:eastAsia="SimSun"/>
                <w:lang w:eastAsia="zh-CN"/>
              </w:rPr>
            </w:pPr>
            <w:bookmarkStart w:id="336" w:name="_Toc211860305"/>
            <w:bookmarkStart w:id="337" w:name="_Toc211860596"/>
            <w:bookmarkStart w:id="338" w:name="_Toc211860819"/>
            <w:r w:rsidRPr="00EF7F18">
              <w:rPr>
                <w:rFonts w:eastAsia="SimSun"/>
                <w:lang w:eastAsia="zh-CN"/>
              </w:rPr>
              <w:t>11.1</w:t>
            </w:r>
            <w:r w:rsidRPr="00EF7F18">
              <w:rPr>
                <w:rFonts w:eastAsia="SimSun"/>
                <w:lang w:eastAsia="zh-CN"/>
              </w:rPr>
              <w:tab/>
              <w:t>Slot configuration</w:t>
            </w:r>
            <w:bookmarkEnd w:id="336"/>
            <w:bookmarkEnd w:id="337"/>
            <w:bookmarkEnd w:id="338"/>
          </w:p>
          <w:p w14:paraId="3C51CD4F" w14:textId="77777777" w:rsidR="00C1430C" w:rsidRPr="00EF7F18" w:rsidRDefault="00C1430C" w:rsidP="00C1430C">
            <w:pPr>
              <w:jc w:val="center"/>
              <w:rPr>
                <w:rFonts w:eastAsia="SimSun"/>
                <w:sz w:val="16"/>
                <w:szCs w:val="16"/>
              </w:rPr>
            </w:pPr>
            <w:r w:rsidRPr="00EF7F18">
              <w:rPr>
                <w:rFonts w:eastAsia="SimSun"/>
                <w:color w:val="70AD47"/>
                <w:sz w:val="16"/>
                <w:szCs w:val="16"/>
                <w:lang w:eastAsia="zh-CN"/>
              </w:rPr>
              <w:t>&lt;omitted text&gt;</w:t>
            </w:r>
          </w:p>
          <w:p w14:paraId="293E3707" w14:textId="77777777" w:rsidR="00C1430C" w:rsidRPr="00EF7F18" w:rsidRDefault="00C1430C" w:rsidP="00C1430C">
            <w:pPr>
              <w:rPr>
                <w:rFonts w:eastAsia="SimSun"/>
                <w:sz w:val="16"/>
                <w:szCs w:val="16"/>
              </w:rPr>
            </w:pPr>
            <w:r w:rsidRPr="00EF7F18">
              <w:rPr>
                <w:rFonts w:eastAsia="SimSun"/>
                <w:sz w:val="16"/>
                <w:szCs w:val="16"/>
              </w:rPr>
              <w:t xml:space="preserve">If a UE would transmit a PRACH triggered by higher layers in a set of SBFD symbols and would receive a PDCCH, or a PDSCH, or a CSI-RS, or a DL PRS, the UE can select based on its implementation whether to either transmit the PRACH or receive the PDSCH, or the CSI-RS, or the </w:t>
            </w:r>
            <w:r w:rsidRPr="00EF7F18">
              <w:rPr>
                <w:rFonts w:eastAsia="SimSun"/>
                <w:color w:val="FF0000"/>
                <w:sz w:val="16"/>
                <w:szCs w:val="16"/>
              </w:rPr>
              <w:t>DL PRS</w:t>
            </w:r>
            <w:r w:rsidRPr="00EF7F18">
              <w:rPr>
                <w:rFonts w:eastAsia="SimSun"/>
                <w:strike/>
                <w:color w:val="FF0000"/>
                <w:sz w:val="16"/>
                <w:szCs w:val="16"/>
              </w:rPr>
              <w:t>PL RS</w:t>
            </w:r>
            <w:r w:rsidRPr="00EF7F18">
              <w:rPr>
                <w:rFonts w:eastAsia="SimSun"/>
                <w:sz w:val="16"/>
                <w:szCs w:val="16"/>
              </w:rPr>
              <w:t>, or the PDCCH.</w:t>
            </w:r>
          </w:p>
          <w:p w14:paraId="52D1CD86" w14:textId="77777777" w:rsidR="00C1430C" w:rsidRPr="00C1430C" w:rsidRDefault="00C1430C" w:rsidP="00C1430C">
            <w:pPr>
              <w:jc w:val="center"/>
              <w:rPr>
                <w:rFonts w:eastAsia="DengXian"/>
                <w:lang w:eastAsia="zh-CN"/>
              </w:rPr>
            </w:pPr>
            <w:r w:rsidRPr="00EF7F18">
              <w:rPr>
                <w:rFonts w:eastAsia="SimSun"/>
                <w:color w:val="70AD47"/>
                <w:sz w:val="16"/>
                <w:szCs w:val="16"/>
                <w:lang w:eastAsia="zh-CN"/>
              </w:rPr>
              <w:t>&lt;omitted text&gt;</w:t>
            </w:r>
          </w:p>
        </w:tc>
      </w:tr>
    </w:tbl>
    <w:p w14:paraId="5E222CC8" w14:textId="77777777" w:rsidR="00C1430C" w:rsidRPr="00C1430C" w:rsidRDefault="00C1430C" w:rsidP="00C1430C">
      <w:pPr>
        <w:rPr>
          <w:rFonts w:eastAsia="DengXian"/>
          <w:lang w:eastAsia="zh-CN"/>
        </w:rPr>
      </w:pPr>
    </w:p>
    <w:p w14:paraId="601CCCEC" w14:textId="77777777" w:rsidR="00C1430C" w:rsidRPr="00C1430C" w:rsidRDefault="00C1430C" w:rsidP="00C1430C">
      <w:pPr>
        <w:rPr>
          <w:rFonts w:eastAsia="DengXian"/>
          <w:highlight w:val="green"/>
          <w:lang w:eastAsia="zh-CN"/>
        </w:rPr>
      </w:pPr>
      <w:r w:rsidRPr="00C1430C">
        <w:rPr>
          <w:rFonts w:eastAsia="DengXian" w:hint="eastAsia"/>
          <w:highlight w:val="green"/>
          <w:lang w:eastAsia="zh-CN"/>
        </w:rPr>
        <w:t>Agreement</w:t>
      </w:r>
    </w:p>
    <w:p w14:paraId="4BEE5286" w14:textId="77777777" w:rsidR="00C1430C" w:rsidRPr="00C1430C" w:rsidRDefault="00C1430C" w:rsidP="00C1430C">
      <w:pPr>
        <w:rPr>
          <w:bCs/>
        </w:rPr>
      </w:pPr>
      <w:r w:rsidRPr="00C1430C">
        <w:rPr>
          <w:rFonts w:hint="eastAsia"/>
          <w:bCs/>
        </w:rPr>
        <w:t xml:space="preserve">Adopt the following TP </w:t>
      </w:r>
      <w:r w:rsidRPr="00C1430C">
        <w:rPr>
          <w:rFonts w:eastAsia="DengXian" w:hint="eastAsia"/>
          <w:bCs/>
          <w:lang w:eastAsia="zh-CN"/>
        </w:rPr>
        <w:t xml:space="preserve">in principle </w:t>
      </w:r>
      <w:r w:rsidRPr="00C1430C">
        <w:rPr>
          <w:bCs/>
        </w:rPr>
        <w:t xml:space="preserve">to </w:t>
      </w:r>
      <w:r w:rsidRPr="00C1430C">
        <w:rPr>
          <w:rFonts w:hint="eastAsia"/>
          <w:bCs/>
        </w:rPr>
        <w:t xml:space="preserve">section </w:t>
      </w:r>
      <w:r w:rsidRPr="00C1430C">
        <w:rPr>
          <w:bCs/>
        </w:rPr>
        <w:t>7.1.1,</w:t>
      </w:r>
      <w:r w:rsidRPr="00C1430C">
        <w:rPr>
          <w:rFonts w:hint="eastAsia"/>
          <w:bCs/>
        </w:rPr>
        <w:t xml:space="preserve"> TS 38.213:</w:t>
      </w:r>
    </w:p>
    <w:tbl>
      <w:tblPr>
        <w:tblStyle w:val="TableGrid"/>
        <w:tblW w:w="0" w:type="auto"/>
        <w:tblLook w:val="04A0" w:firstRow="1" w:lastRow="0" w:firstColumn="1" w:lastColumn="0" w:noHBand="0" w:noVBand="1"/>
      </w:tblPr>
      <w:tblGrid>
        <w:gridCol w:w="9067"/>
      </w:tblGrid>
      <w:tr w:rsidR="00C1430C" w:rsidRPr="00C1430C" w14:paraId="0E3D1F71" w14:textId="77777777" w:rsidTr="00721754">
        <w:tc>
          <w:tcPr>
            <w:tcW w:w="9067" w:type="dxa"/>
          </w:tcPr>
          <w:p w14:paraId="10E0C1E3" w14:textId="77777777" w:rsidR="00C1430C" w:rsidRPr="00EF7F18" w:rsidRDefault="00C1430C" w:rsidP="00A4246F">
            <w:bookmarkStart w:id="339" w:name="_Toc211860306"/>
            <w:bookmarkStart w:id="340" w:name="_Toc211860597"/>
            <w:bookmarkStart w:id="341" w:name="_Toc211860820"/>
            <w:r w:rsidRPr="00EF7F18">
              <w:t>7.1.1</w:t>
            </w:r>
            <w:r w:rsidRPr="00EF7F18">
              <w:tab/>
              <w:t>UE behaviour</w:t>
            </w:r>
            <w:bookmarkEnd w:id="339"/>
            <w:bookmarkEnd w:id="340"/>
            <w:bookmarkEnd w:id="341"/>
          </w:p>
          <w:p w14:paraId="197AE7D3" w14:textId="77777777" w:rsidR="00C1430C" w:rsidRPr="00EF7F18" w:rsidRDefault="00C1430C" w:rsidP="00C1430C">
            <w:pPr>
              <w:jc w:val="center"/>
              <w:rPr>
                <w:rFonts w:eastAsia="DengXian"/>
                <w:b/>
                <w:bCs/>
                <w:color w:val="FF0000"/>
                <w:sz w:val="16"/>
                <w:szCs w:val="16"/>
              </w:rPr>
            </w:pPr>
            <w:r w:rsidRPr="00EF7F18">
              <w:rPr>
                <w:rFonts w:eastAsia="DengXian"/>
                <w:b/>
                <w:bCs/>
                <w:color w:val="FF0000"/>
                <w:sz w:val="16"/>
                <w:szCs w:val="16"/>
              </w:rPr>
              <w:t>&lt;Unchanged parts omitted&gt;</w:t>
            </w:r>
          </w:p>
          <w:p w14:paraId="1B1C52A3" w14:textId="77777777" w:rsidR="00C1430C" w:rsidRPr="00EF7F18" w:rsidRDefault="00C1430C" w:rsidP="00C1430C">
            <w:pPr>
              <w:ind w:left="851" w:hanging="284"/>
              <w:rPr>
                <w:rFonts w:eastAsia="MS Mincho"/>
                <w:sz w:val="16"/>
                <w:szCs w:val="16"/>
              </w:rPr>
            </w:pPr>
            <w:r w:rsidRPr="00EF7F18">
              <w:rPr>
                <w:rFonts w:eastAsia="MS Mincho"/>
                <w:sz w:val="16"/>
                <w:szCs w:val="16"/>
              </w:rPr>
              <w:lastRenderedPageBreak/>
              <w:t>-</w:t>
            </w:r>
            <w:r w:rsidRPr="00EF7F18">
              <w:rPr>
                <w:rFonts w:eastAsia="MS Mincho"/>
                <w:sz w:val="16"/>
                <w:szCs w:val="16"/>
              </w:rPr>
              <w:tab/>
              <w:t xml:space="preserve">If a UE established dedicated RRC connection using a Type-1 random access procedure, as described in clause 8, and is not provided </w:t>
            </w:r>
            <w:r w:rsidRPr="00EF7F18">
              <w:rPr>
                <w:rFonts w:eastAsia="MS Mincho"/>
                <w:i/>
                <w:sz w:val="16"/>
                <w:szCs w:val="16"/>
              </w:rPr>
              <w:t xml:space="preserve">P0-PUSCH-AlphaSet </w:t>
            </w:r>
            <w:r w:rsidRPr="00EF7F18">
              <w:rPr>
                <w:rFonts w:eastAsia="MS Mincho"/>
                <w:sz w:val="16"/>
                <w:szCs w:val="16"/>
              </w:rPr>
              <w:t xml:space="preserve">or for a PUSCH (re)transmission corresponding to a RAR UL grant as described in clause 8.3, </w:t>
            </w:r>
          </w:p>
          <w:p w14:paraId="289AE78C" w14:textId="77777777" w:rsidR="00C1430C" w:rsidRPr="00EF7F18" w:rsidRDefault="00C1430C" w:rsidP="00C1430C">
            <w:pPr>
              <w:keepLines/>
              <w:tabs>
                <w:tab w:val="center" w:pos="4536"/>
                <w:tab w:val="right" w:pos="9072"/>
              </w:tabs>
              <w:rPr>
                <w:noProof/>
                <w:sz w:val="16"/>
                <w:szCs w:val="16"/>
              </w:rPr>
            </w:pPr>
            <w:r w:rsidRPr="00EF7F18">
              <w:rPr>
                <w:noProof/>
                <w:position w:val="-10"/>
                <w:sz w:val="16"/>
                <w:szCs w:val="16"/>
              </w:rPr>
              <w:tab/>
            </w:r>
            <m:oMath>
              <m:r>
                <w:rPr>
                  <w:rFonts w:ascii="Cambria Math" w:hAnsi="Cambria Math"/>
                  <w:noProof/>
                  <w:sz w:val="16"/>
                  <w:szCs w:val="16"/>
                </w:rPr>
                <m:t>j=0</m:t>
              </m:r>
            </m:oMath>
            <w:r w:rsidRPr="00EF7F18">
              <w:rPr>
                <w:noProof/>
                <w:sz w:val="16"/>
                <w:szCs w:val="16"/>
              </w:rPr>
              <w:t xml:space="preserve">, </w:t>
            </w:r>
            <m:oMath>
              <m:sSub>
                <m:sSubPr>
                  <m:ctrlPr>
                    <w:rPr>
                      <w:rFonts w:ascii="Cambria Math" w:hAnsi="Cambria Math"/>
                      <w:iCs/>
                      <w:noProof/>
                      <w:sz w:val="16"/>
                      <w:szCs w:val="16"/>
                    </w:rPr>
                  </m:ctrlPr>
                </m:sSubPr>
                <m:e>
                  <m:r>
                    <w:rPr>
                      <w:rFonts w:ascii="Cambria Math" w:hAnsi="Cambria Math"/>
                      <w:noProof/>
                      <w:sz w:val="16"/>
                      <w:szCs w:val="16"/>
                    </w:rPr>
                    <m:t>P</m:t>
                  </m:r>
                </m:e>
                <m:sub>
                  <m:r>
                    <m:rPr>
                      <m:nor/>
                    </m:rPr>
                    <w:rPr>
                      <w:rFonts w:ascii="Cambria Math"/>
                      <w:iCs/>
                      <w:noProof/>
                      <w:sz w:val="16"/>
                      <w:szCs w:val="16"/>
                    </w:rPr>
                    <m:t>O_UE_PUSCH</m:t>
                  </m:r>
                  <m:r>
                    <m:rPr>
                      <m:sty m:val="p"/>
                    </m:rPr>
                    <w:rPr>
                      <w:rFonts w:ascii="Cambria Math"/>
                      <w:noProof/>
                      <w:sz w:val="16"/>
                      <w:szCs w:val="16"/>
                    </w:rPr>
                    <m:t>,</m:t>
                  </m:r>
                  <m:r>
                    <w:rPr>
                      <w:rFonts w:ascii="Cambria Math"/>
                      <w:noProof/>
                      <w:sz w:val="16"/>
                      <w:szCs w:val="16"/>
                    </w:rPr>
                    <m:t>b</m:t>
                  </m:r>
                  <m:r>
                    <m:rPr>
                      <m:sty m:val="p"/>
                    </m:rPr>
                    <w:rPr>
                      <w:rFonts w:ascii="Cambria Math"/>
                      <w:noProof/>
                      <w:sz w:val="16"/>
                      <w:szCs w:val="16"/>
                    </w:rPr>
                    <m:t>,</m:t>
                  </m:r>
                  <m:r>
                    <w:rPr>
                      <w:rFonts w:ascii="Cambria Math"/>
                      <w:noProof/>
                      <w:sz w:val="16"/>
                      <w:szCs w:val="16"/>
                    </w:rPr>
                    <m:t>f</m:t>
                  </m:r>
                  <m:r>
                    <m:rPr>
                      <m:sty m:val="p"/>
                    </m:rPr>
                    <w:rPr>
                      <w:rFonts w:ascii="Cambria Math"/>
                      <w:noProof/>
                      <w:sz w:val="16"/>
                      <w:szCs w:val="16"/>
                    </w:rPr>
                    <m:t>,</m:t>
                  </m:r>
                  <m:r>
                    <w:rPr>
                      <w:rFonts w:ascii="Cambria Math"/>
                      <w:noProof/>
                      <w:sz w:val="16"/>
                      <w:szCs w:val="16"/>
                    </w:rPr>
                    <m:t>c</m:t>
                  </m:r>
                </m:sub>
              </m:sSub>
              <m:d>
                <m:dPr>
                  <m:ctrlPr>
                    <w:rPr>
                      <w:rFonts w:ascii="Cambria Math" w:hAnsi="Cambria Math"/>
                      <w:noProof/>
                      <w:sz w:val="16"/>
                      <w:szCs w:val="16"/>
                    </w:rPr>
                  </m:ctrlPr>
                </m:dPr>
                <m:e>
                  <m:r>
                    <w:rPr>
                      <w:rFonts w:ascii="Cambria Math"/>
                      <w:noProof/>
                      <w:sz w:val="16"/>
                      <w:szCs w:val="16"/>
                    </w:rPr>
                    <m:t>0</m:t>
                  </m:r>
                </m:e>
              </m:d>
              <m:r>
                <m:rPr>
                  <m:sty m:val="p"/>
                </m:rPr>
                <w:rPr>
                  <w:rFonts w:ascii="Cambria Math"/>
                  <w:noProof/>
                  <w:sz w:val="16"/>
                  <w:szCs w:val="16"/>
                </w:rPr>
                <m:t>=0</m:t>
              </m:r>
            </m:oMath>
            <w:r w:rsidRPr="00EF7F18">
              <w:rPr>
                <w:noProof/>
                <w:sz w:val="16"/>
                <w:szCs w:val="16"/>
              </w:rPr>
              <w:t xml:space="preserve">, and </w:t>
            </w:r>
            <m:oMath>
              <m:sSub>
                <m:sSubPr>
                  <m:ctrlPr>
                    <w:rPr>
                      <w:rFonts w:ascii="Cambria Math" w:hAnsi="Cambria Math"/>
                      <w:iCs/>
                      <w:noProof/>
                      <w:sz w:val="16"/>
                      <w:szCs w:val="16"/>
                    </w:rPr>
                  </m:ctrlPr>
                </m:sSubPr>
                <m:e>
                  <m:r>
                    <w:rPr>
                      <w:rFonts w:ascii="Cambria Math" w:hAnsi="Cambria Math"/>
                      <w:noProof/>
                      <w:sz w:val="16"/>
                      <w:szCs w:val="16"/>
                    </w:rPr>
                    <m:t>P</m:t>
                  </m:r>
                </m:e>
                <m:sub>
                  <m:r>
                    <m:rPr>
                      <m:nor/>
                    </m:rPr>
                    <w:rPr>
                      <w:rFonts w:ascii="Cambria Math"/>
                      <w:iCs/>
                      <w:noProof/>
                      <w:sz w:val="16"/>
                      <w:szCs w:val="16"/>
                    </w:rPr>
                    <m:t>O_NOMINAL,PUSCH</m:t>
                  </m:r>
                  <m:r>
                    <m:rPr>
                      <m:sty m:val="p"/>
                    </m:rPr>
                    <w:rPr>
                      <w:rFonts w:ascii="Cambria Math"/>
                      <w:noProof/>
                      <w:sz w:val="16"/>
                      <w:szCs w:val="16"/>
                    </w:rPr>
                    <m:t>,</m:t>
                  </m:r>
                  <m:r>
                    <w:rPr>
                      <w:rFonts w:ascii="Cambria Math"/>
                      <w:noProof/>
                      <w:sz w:val="16"/>
                      <w:szCs w:val="16"/>
                    </w:rPr>
                    <m:t>f</m:t>
                  </m:r>
                  <m:r>
                    <m:rPr>
                      <m:sty m:val="p"/>
                    </m:rPr>
                    <w:rPr>
                      <w:rFonts w:ascii="Cambria Math"/>
                      <w:noProof/>
                      <w:sz w:val="16"/>
                      <w:szCs w:val="16"/>
                    </w:rPr>
                    <m:t>,</m:t>
                  </m:r>
                  <m:r>
                    <w:rPr>
                      <w:rFonts w:ascii="Cambria Math"/>
                      <w:noProof/>
                      <w:sz w:val="16"/>
                      <w:szCs w:val="16"/>
                    </w:rPr>
                    <m:t>c</m:t>
                  </m:r>
                </m:sub>
              </m:sSub>
              <m:d>
                <m:dPr>
                  <m:ctrlPr>
                    <w:rPr>
                      <w:rFonts w:ascii="Cambria Math" w:hAnsi="Cambria Math"/>
                      <w:noProof/>
                      <w:sz w:val="16"/>
                      <w:szCs w:val="16"/>
                    </w:rPr>
                  </m:ctrlPr>
                </m:dPr>
                <m:e>
                  <m:r>
                    <w:rPr>
                      <w:rFonts w:ascii="Cambria Math"/>
                      <w:noProof/>
                      <w:sz w:val="16"/>
                      <w:szCs w:val="16"/>
                    </w:rPr>
                    <m:t>0</m:t>
                  </m:r>
                </m:e>
              </m:d>
              <m:r>
                <m:rPr>
                  <m:sty m:val="p"/>
                </m:rPr>
                <w:rPr>
                  <w:rFonts w:ascii="Cambria Math"/>
                  <w:noProof/>
                  <w:sz w:val="16"/>
                  <w:szCs w:val="16"/>
                </w:rPr>
                <m:t>=</m:t>
              </m:r>
              <m:sSub>
                <m:sSubPr>
                  <m:ctrlPr>
                    <w:rPr>
                      <w:rFonts w:ascii="Cambria Math" w:hAnsi="Cambria Math"/>
                      <w:iCs/>
                      <w:noProof/>
                      <w:sz w:val="16"/>
                      <w:szCs w:val="16"/>
                    </w:rPr>
                  </m:ctrlPr>
                </m:sSubPr>
                <m:e>
                  <m:r>
                    <w:rPr>
                      <w:rFonts w:ascii="Cambria Math" w:hAnsi="Cambria Math"/>
                      <w:noProof/>
                      <w:sz w:val="16"/>
                      <w:szCs w:val="16"/>
                    </w:rPr>
                    <m:t>P</m:t>
                  </m:r>
                </m:e>
                <m:sub>
                  <m:r>
                    <m:rPr>
                      <m:nor/>
                    </m:rPr>
                    <w:rPr>
                      <w:rFonts w:ascii="Cambria Math"/>
                      <w:iCs/>
                      <w:noProof/>
                      <w:sz w:val="16"/>
                      <w:szCs w:val="16"/>
                    </w:rPr>
                    <m:t>O_PRE</m:t>
                  </m:r>
                </m:sub>
              </m:sSub>
              <m:r>
                <w:rPr>
                  <w:rFonts w:ascii="Cambria Math" w:hAnsi="Cambria Math"/>
                  <w:noProof/>
                  <w:sz w:val="16"/>
                  <w:szCs w:val="16"/>
                </w:rPr>
                <m:t>+</m:t>
              </m:r>
              <m:sSub>
                <m:sSubPr>
                  <m:ctrlPr>
                    <w:rPr>
                      <w:rFonts w:ascii="Cambria Math" w:hAnsi="Cambria Math"/>
                      <w:i/>
                      <w:iCs/>
                      <w:noProof/>
                      <w:sz w:val="16"/>
                      <w:szCs w:val="16"/>
                    </w:rPr>
                  </m:ctrlPr>
                </m:sSubPr>
                <m:e>
                  <m:r>
                    <w:rPr>
                      <w:rFonts w:ascii="Cambria Math" w:hAnsi="Cambria Math"/>
                      <w:noProof/>
                      <w:sz w:val="16"/>
                      <w:szCs w:val="16"/>
                    </w:rPr>
                    <m:t>∆</m:t>
                  </m:r>
                </m:e>
                <m:sub>
                  <m:r>
                    <m:rPr>
                      <m:sty m:val="p"/>
                    </m:rPr>
                    <w:rPr>
                      <w:rFonts w:ascii="Cambria Math" w:hAnsi="Cambria Math"/>
                      <w:noProof/>
                      <w:sz w:val="16"/>
                      <w:szCs w:val="16"/>
                    </w:rPr>
                    <m:t>PREAMBLE,Msg3</m:t>
                  </m:r>
                </m:sub>
              </m:sSub>
            </m:oMath>
            <w:r w:rsidRPr="00EF7F18">
              <w:rPr>
                <w:noProof/>
                <w:sz w:val="16"/>
                <w:szCs w:val="16"/>
              </w:rPr>
              <w:t xml:space="preserve">, </w:t>
            </w:r>
          </w:p>
          <w:p w14:paraId="59B19F67" w14:textId="77777777" w:rsidR="00C1430C" w:rsidRPr="00C1430C" w:rsidRDefault="00C1430C" w:rsidP="00C1430C">
            <w:pPr>
              <w:ind w:left="900" w:hanging="13"/>
              <w:rPr>
                <w:rFonts w:eastAsia="MS Mincho"/>
              </w:rPr>
            </w:pPr>
            <w:r w:rsidRPr="00EF7F18">
              <w:rPr>
                <w:rFonts w:eastAsia="MS Mincho"/>
                <w:sz w:val="16"/>
                <w:szCs w:val="16"/>
              </w:rPr>
              <w:t xml:space="preserve">where </w:t>
            </w:r>
            <m:oMath>
              <m:sSub>
                <m:sSubPr>
                  <m:ctrlPr>
                    <w:rPr>
                      <w:rFonts w:ascii="Cambria Math" w:eastAsia="MS Mincho" w:hAnsi="Cambria Math"/>
                      <w:i/>
                      <w:sz w:val="16"/>
                      <w:szCs w:val="16"/>
                      <w:lang w:val="zh-CN"/>
                    </w:rPr>
                  </m:ctrlPr>
                </m:sSubPr>
                <m:e>
                  <m:r>
                    <w:rPr>
                      <w:rFonts w:ascii="Cambria Math" w:eastAsia="MS Mincho"/>
                      <w:sz w:val="16"/>
                      <w:szCs w:val="16"/>
                      <w:lang w:val="zh-CN"/>
                    </w:rPr>
                    <m:t>P</m:t>
                  </m:r>
                </m:e>
                <m:sub>
                  <m:r>
                    <m:rPr>
                      <m:nor/>
                    </m:rPr>
                    <w:rPr>
                      <w:rFonts w:ascii="Cambria Math" w:eastAsia="MS Mincho"/>
                      <w:sz w:val="16"/>
                      <w:szCs w:val="16"/>
                    </w:rPr>
                    <m:t>O_PRE</m:t>
                  </m:r>
                  <m:ctrlPr>
                    <w:rPr>
                      <w:rFonts w:ascii="Cambria Math" w:eastAsia="MS Mincho" w:hAnsi="Cambria Math"/>
                      <w:sz w:val="16"/>
                      <w:szCs w:val="16"/>
                      <w:lang w:val="zh-CN"/>
                    </w:rPr>
                  </m:ctrlPr>
                </m:sub>
              </m:sSub>
            </m:oMath>
            <w:r w:rsidRPr="00EF7F18">
              <w:rPr>
                <w:rFonts w:eastAsia="MS Mincho"/>
                <w:sz w:val="16"/>
                <w:szCs w:val="16"/>
              </w:rPr>
              <w:t xml:space="preserve"> is provided by </w:t>
            </w:r>
            <w:r w:rsidRPr="00EF7F18">
              <w:rPr>
                <w:rFonts w:eastAsia="MS Mincho"/>
                <w:i/>
                <w:sz w:val="16"/>
                <w:szCs w:val="16"/>
              </w:rPr>
              <w:t>preambleReceivedTargetPower</w:t>
            </w:r>
            <w:r w:rsidRPr="00EF7F18">
              <w:rPr>
                <w:rFonts w:eastAsia="MS Mincho"/>
                <w:sz w:val="16"/>
                <w:szCs w:val="16"/>
              </w:rPr>
              <w:t xml:space="preserve"> </w:t>
            </w:r>
            <w:ins w:id="342" w:author="Huawei" w:date="2025-10-08T16:01:00Z">
              <w:r w:rsidRPr="00EF7F18">
                <w:rPr>
                  <w:rFonts w:eastAsia="MS Mincho" w:hint="eastAsia"/>
                  <w:sz w:val="16"/>
                  <w:szCs w:val="16"/>
                </w:rPr>
                <w:t xml:space="preserve">or </w:t>
              </w:r>
              <w:r w:rsidRPr="00EF7F18">
                <w:rPr>
                  <w:rFonts w:eastAsia="MS Mincho"/>
                  <w:i/>
                  <w:iCs/>
                  <w:sz w:val="16"/>
                  <w:szCs w:val="16"/>
                </w:rPr>
                <w:t>sbfd-RACH-SingleConfig-preambleReceivedTargetPower</w:t>
              </w:r>
              <w:r w:rsidRPr="00EF7F18">
                <w:rPr>
                  <w:rFonts w:eastAsia="MS Mincho"/>
                  <w:sz w:val="16"/>
                  <w:szCs w:val="16"/>
                </w:rPr>
                <w:t xml:space="preserve"> </w:t>
              </w:r>
            </w:ins>
            <w:r w:rsidRPr="00EF7F18">
              <w:rPr>
                <w:rFonts w:eastAsia="DengXian" w:hint="eastAsia"/>
                <w:color w:val="EE0000"/>
                <w:sz w:val="16"/>
                <w:szCs w:val="16"/>
                <w:u w:val="single"/>
                <w:lang w:eastAsia="zh-CN"/>
              </w:rPr>
              <w:t>when configured</w:t>
            </w:r>
            <w:r w:rsidRPr="00EF7F18">
              <w:rPr>
                <w:rFonts w:eastAsia="MS Mincho"/>
                <w:sz w:val="16"/>
                <w:szCs w:val="16"/>
              </w:rPr>
              <w:t xml:space="preserve"> [11, TS 38.321]</w:t>
            </w:r>
            <w:r w:rsidRPr="00EF7F18">
              <w:rPr>
                <w:rFonts w:eastAsia="DengXian" w:hint="eastAsia"/>
                <w:sz w:val="16"/>
                <w:szCs w:val="16"/>
                <w:lang w:eastAsia="zh-CN"/>
              </w:rPr>
              <w:t xml:space="preserve"> </w:t>
            </w:r>
            <w:r w:rsidRPr="00EF7F18">
              <w:rPr>
                <w:rFonts w:eastAsia="MS Mincho"/>
                <w:sz w:val="16"/>
                <w:szCs w:val="16"/>
              </w:rPr>
              <w:t xml:space="preserve">and </w:t>
            </w:r>
            <m:oMath>
              <m:sSub>
                <m:sSubPr>
                  <m:ctrlPr>
                    <w:rPr>
                      <w:rFonts w:ascii="Cambria Math" w:eastAsia="MS Mincho" w:hAnsi="Cambria Math"/>
                      <w:i/>
                      <w:sz w:val="16"/>
                      <w:szCs w:val="16"/>
                      <w:lang w:val="zh-CN"/>
                    </w:rPr>
                  </m:ctrlPr>
                </m:sSubPr>
                <m:e>
                  <m:r>
                    <w:rPr>
                      <w:rFonts w:ascii="Cambria Math" w:eastAsia="MS Mincho"/>
                      <w:sz w:val="16"/>
                      <w:szCs w:val="16"/>
                      <w:lang w:val="zh-CN"/>
                    </w:rPr>
                    <m:t>Δ</m:t>
                  </m:r>
                </m:e>
                <m:sub>
                  <m:r>
                    <w:rPr>
                      <w:rFonts w:ascii="Cambria Math" w:eastAsia="MS Mincho"/>
                      <w:sz w:val="16"/>
                      <w:szCs w:val="16"/>
                      <w:lang w:val="zh-CN"/>
                    </w:rPr>
                    <m:t>PREAMBLE</m:t>
                  </m:r>
                  <m:r>
                    <w:rPr>
                      <w:rFonts w:ascii="Cambria Math" w:eastAsia="MS Mincho"/>
                      <w:sz w:val="16"/>
                      <w:szCs w:val="16"/>
                    </w:rPr>
                    <m:t>_</m:t>
                  </m:r>
                  <m:r>
                    <w:rPr>
                      <w:rFonts w:ascii="Cambria Math" w:eastAsia="MS Mincho"/>
                      <w:sz w:val="16"/>
                      <w:szCs w:val="16"/>
                      <w:lang w:val="zh-CN"/>
                    </w:rPr>
                    <m:t>Msg</m:t>
                  </m:r>
                  <m:r>
                    <w:rPr>
                      <w:rFonts w:ascii="Cambria Math" w:eastAsia="MS Mincho"/>
                      <w:sz w:val="16"/>
                      <w:szCs w:val="16"/>
                    </w:rPr>
                    <m:t>3</m:t>
                  </m:r>
                </m:sub>
              </m:sSub>
            </m:oMath>
            <w:r w:rsidRPr="00EF7F18">
              <w:rPr>
                <w:rFonts w:eastAsia="MS Mincho"/>
                <w:sz w:val="16"/>
                <w:szCs w:val="16"/>
              </w:rPr>
              <w:t xml:space="preserve"> is provided by</w:t>
            </w:r>
            <w:r w:rsidRPr="00EF7F18">
              <w:rPr>
                <w:rFonts w:eastAsia="MS Mincho"/>
                <w:i/>
                <w:sz w:val="16"/>
                <w:szCs w:val="16"/>
              </w:rPr>
              <w:t xml:space="preserve"> msg3-DeltaPreamble </w:t>
            </w:r>
            <w:r w:rsidRPr="00EF7F18">
              <w:rPr>
                <w:rFonts w:eastAsia="MS Mincho" w:hint="eastAsia"/>
                <w:iCs/>
                <w:sz w:val="16"/>
                <w:szCs w:val="16"/>
              </w:rPr>
              <w:t>or</w:t>
            </w:r>
            <w:r w:rsidRPr="00EF7F18">
              <w:rPr>
                <w:rFonts w:eastAsia="MS Mincho" w:hint="eastAsia"/>
                <w:i/>
                <w:sz w:val="16"/>
                <w:szCs w:val="16"/>
              </w:rPr>
              <w:t xml:space="preserve"> deltaPreamble</w:t>
            </w:r>
            <w:r w:rsidRPr="00EF7F18">
              <w:rPr>
                <w:rFonts w:eastAsia="MS Mincho"/>
                <w:sz w:val="16"/>
                <w:szCs w:val="16"/>
              </w:rPr>
              <w:t xml:space="preserve">, or </w:t>
            </w:r>
            <m:oMath>
              <m:sSub>
                <m:sSubPr>
                  <m:ctrlPr>
                    <w:rPr>
                      <w:rFonts w:ascii="Cambria Math" w:eastAsia="MS Mincho" w:hAnsi="Cambria Math"/>
                      <w:i/>
                      <w:iCs/>
                      <w:sz w:val="16"/>
                      <w:szCs w:val="16"/>
                    </w:rPr>
                  </m:ctrlPr>
                </m:sSubPr>
                <m:e>
                  <m:r>
                    <w:rPr>
                      <w:rFonts w:ascii="Cambria Math" w:eastAsia="MS Mincho" w:hAnsi="Cambria Math"/>
                      <w:sz w:val="16"/>
                      <w:szCs w:val="16"/>
                    </w:rPr>
                    <m:t>∆</m:t>
                  </m:r>
                </m:e>
                <m:sub>
                  <m:r>
                    <m:rPr>
                      <m:sty m:val="p"/>
                    </m:rPr>
                    <w:rPr>
                      <w:rFonts w:ascii="Cambria Math" w:eastAsia="MS Mincho" w:hAnsi="Cambria Math"/>
                      <w:sz w:val="16"/>
                      <w:szCs w:val="16"/>
                    </w:rPr>
                    <m:t>PREAMBLE,Msg3</m:t>
                  </m:r>
                </m:sub>
              </m:sSub>
              <m:r>
                <w:rPr>
                  <w:rFonts w:ascii="Cambria Math" w:eastAsia="MS Mincho" w:hAnsi="Cambria Math"/>
                  <w:sz w:val="16"/>
                  <w:szCs w:val="16"/>
                </w:rPr>
                <m:t>=0</m:t>
              </m:r>
            </m:oMath>
            <w:r w:rsidRPr="00EF7F18">
              <w:rPr>
                <w:rFonts w:eastAsia="MS Mincho"/>
                <w:sz w:val="16"/>
                <w:szCs w:val="16"/>
              </w:rPr>
              <w:t xml:space="preserve"> dB if </w:t>
            </w:r>
            <w:r w:rsidRPr="00EF7F18">
              <w:rPr>
                <w:rFonts w:eastAsia="MS Mincho"/>
                <w:i/>
                <w:sz w:val="16"/>
                <w:szCs w:val="16"/>
              </w:rPr>
              <w:t>msg3-DeltaPreamble</w:t>
            </w:r>
            <w:r w:rsidRPr="00EF7F18">
              <w:rPr>
                <w:rFonts w:eastAsia="MS Mincho"/>
                <w:iCs/>
                <w:sz w:val="16"/>
                <w:szCs w:val="16"/>
              </w:rPr>
              <w:t xml:space="preserve"> </w:t>
            </w:r>
            <w:r w:rsidRPr="00EF7F18">
              <w:rPr>
                <w:rFonts w:eastAsia="MS Mincho" w:hint="eastAsia"/>
                <w:iCs/>
                <w:sz w:val="16"/>
                <w:szCs w:val="16"/>
              </w:rPr>
              <w:t xml:space="preserve">and </w:t>
            </w:r>
            <w:r w:rsidRPr="00EF7F18">
              <w:rPr>
                <w:rFonts w:eastAsia="MS Mincho" w:hint="eastAsia"/>
                <w:i/>
                <w:sz w:val="16"/>
                <w:szCs w:val="16"/>
              </w:rPr>
              <w:t>deltaPreamble</w:t>
            </w:r>
            <w:r w:rsidRPr="00EF7F18">
              <w:rPr>
                <w:rFonts w:eastAsia="MS Mincho"/>
                <w:iCs/>
                <w:sz w:val="16"/>
                <w:szCs w:val="16"/>
              </w:rPr>
              <w:t xml:space="preserve"> are not provided</w:t>
            </w:r>
            <w:r w:rsidRPr="00EF7F18">
              <w:rPr>
                <w:rFonts w:eastAsia="MS Mincho"/>
                <w:sz w:val="16"/>
                <w:szCs w:val="16"/>
              </w:rPr>
              <w:t xml:space="preserve">, for carrier </w:t>
            </w:r>
            <m:oMath>
              <m:r>
                <w:rPr>
                  <w:rFonts w:ascii="Cambria Math" w:eastAsia="MS Mincho" w:hAnsi="Cambria Math"/>
                  <w:sz w:val="16"/>
                  <w:szCs w:val="16"/>
                </w:rPr>
                <m:t>f</m:t>
              </m:r>
            </m:oMath>
            <w:r w:rsidRPr="00EF7F18">
              <w:rPr>
                <w:rFonts w:eastAsia="MS Mincho"/>
                <w:iCs/>
                <w:sz w:val="16"/>
                <w:szCs w:val="16"/>
              </w:rPr>
              <w:t xml:space="preserve"> of </w:t>
            </w:r>
            <w:r w:rsidRPr="00EF7F18">
              <w:rPr>
                <w:rFonts w:eastAsia="MS Mincho"/>
                <w:sz w:val="16"/>
                <w:szCs w:val="16"/>
              </w:rPr>
              <w:t xml:space="preserve">serving cell </w:t>
            </w:r>
            <m:oMath>
              <m:r>
                <w:rPr>
                  <w:rFonts w:ascii="Cambria Math" w:eastAsia="MS Mincho" w:hAnsi="Cambria Math"/>
                  <w:sz w:val="16"/>
                  <w:szCs w:val="16"/>
                  <w:lang w:val="zh-CN"/>
                </w:rPr>
                <m:t>c</m:t>
              </m:r>
            </m:oMath>
          </w:p>
        </w:tc>
      </w:tr>
    </w:tbl>
    <w:p w14:paraId="59EBF08A" w14:textId="77777777" w:rsidR="00C1430C" w:rsidRPr="00C1430C" w:rsidRDefault="00C1430C" w:rsidP="00C1430C">
      <w:pPr>
        <w:rPr>
          <w:rFonts w:eastAsia="DengXian"/>
          <w:lang w:eastAsia="zh-CN"/>
        </w:rPr>
      </w:pPr>
    </w:p>
    <w:p w14:paraId="4DA83CCC" w14:textId="77777777" w:rsidR="00C1430C" w:rsidRPr="00C1430C" w:rsidRDefault="00C1430C" w:rsidP="00C1430C">
      <w:pPr>
        <w:spacing w:afterLines="50" w:after="120"/>
      </w:pPr>
      <w:r w:rsidRPr="00C1430C">
        <w:rPr>
          <w:rFonts w:hint="eastAsia"/>
        </w:rPr>
        <w:t>C</w:t>
      </w:r>
      <w:r w:rsidRPr="00C1430C">
        <w:t>onclusion</w:t>
      </w:r>
    </w:p>
    <w:p w14:paraId="4A313D0B" w14:textId="77777777" w:rsidR="00C1430C" w:rsidRPr="00C1430C" w:rsidRDefault="00C1430C" w:rsidP="004331CD">
      <w:pPr>
        <w:widowControl w:val="0"/>
        <w:numPr>
          <w:ilvl w:val="0"/>
          <w:numId w:val="102"/>
        </w:numPr>
        <w:spacing w:afterLines="50" w:after="120"/>
        <w:jc w:val="both"/>
        <w:rPr>
          <w:lang w:eastAsia="x-none"/>
        </w:rPr>
      </w:pPr>
      <w:r w:rsidRPr="00C1430C">
        <w:rPr>
          <w:rFonts w:eastAsia="Calibri"/>
          <w:lang w:eastAsia="x-none"/>
        </w:rPr>
        <w:t>A UE does not expect to be configured with SUL and SBFD on NUL in the same cell.</w:t>
      </w:r>
    </w:p>
    <w:p w14:paraId="5DFFAE27" w14:textId="77777777" w:rsidR="00C1430C" w:rsidRPr="00C1430C" w:rsidRDefault="00C1430C" w:rsidP="00C1430C">
      <w:pPr>
        <w:widowControl w:val="0"/>
        <w:spacing w:afterLines="50" w:after="120"/>
        <w:jc w:val="both"/>
        <w:rPr>
          <w:rFonts w:eastAsia="DengXian"/>
          <w:highlight w:val="green"/>
          <w:lang w:eastAsia="zh-CN"/>
        </w:rPr>
      </w:pPr>
      <w:r w:rsidRPr="00C1430C">
        <w:rPr>
          <w:rFonts w:eastAsia="DengXian" w:hint="eastAsia"/>
          <w:highlight w:val="green"/>
          <w:lang w:eastAsia="zh-CN"/>
        </w:rPr>
        <w:t>Agreement</w:t>
      </w:r>
    </w:p>
    <w:p w14:paraId="34C9023C" w14:textId="77777777" w:rsidR="00C1430C" w:rsidRPr="00C1430C" w:rsidRDefault="00C1430C" w:rsidP="00C1430C">
      <w:pPr>
        <w:rPr>
          <w:bCs/>
        </w:rPr>
      </w:pPr>
      <w:r w:rsidRPr="00C1430C">
        <w:rPr>
          <w:rFonts w:hint="eastAsia"/>
          <w:bCs/>
        </w:rPr>
        <w:t xml:space="preserve">Adopt the following TP </w:t>
      </w:r>
      <w:r w:rsidRPr="00C1430C">
        <w:rPr>
          <w:bCs/>
        </w:rPr>
        <w:t xml:space="preserve">to </w:t>
      </w:r>
      <w:r w:rsidRPr="00C1430C">
        <w:rPr>
          <w:rFonts w:hint="eastAsia"/>
          <w:bCs/>
        </w:rPr>
        <w:t xml:space="preserve">section </w:t>
      </w:r>
      <w:r w:rsidRPr="00C1430C">
        <w:rPr>
          <w:bCs/>
        </w:rPr>
        <w:t xml:space="preserve">7.3.1.2.1, </w:t>
      </w:r>
      <w:r w:rsidRPr="00C1430C">
        <w:rPr>
          <w:rFonts w:hint="eastAsia"/>
          <w:bCs/>
        </w:rPr>
        <w:t>TS 38.21</w:t>
      </w:r>
      <w:r w:rsidRPr="00C1430C">
        <w:rPr>
          <w:bCs/>
        </w:rPr>
        <w:t>2</w:t>
      </w:r>
      <w:r w:rsidRPr="00C1430C">
        <w:rPr>
          <w:rFonts w:hint="eastAsia"/>
          <w:bCs/>
        </w:rPr>
        <w:t>:</w:t>
      </w:r>
    </w:p>
    <w:tbl>
      <w:tblPr>
        <w:tblStyle w:val="TableGrid"/>
        <w:tblW w:w="0" w:type="auto"/>
        <w:tblLook w:val="04A0" w:firstRow="1" w:lastRow="0" w:firstColumn="1" w:lastColumn="0" w:noHBand="0" w:noVBand="1"/>
      </w:tblPr>
      <w:tblGrid>
        <w:gridCol w:w="9634"/>
      </w:tblGrid>
      <w:tr w:rsidR="00C1430C" w:rsidRPr="00C1430C" w14:paraId="4F51580A" w14:textId="77777777" w:rsidTr="00721754">
        <w:trPr>
          <w:cantSplit/>
          <w:trHeight w:val="5531"/>
        </w:trPr>
        <w:tc>
          <w:tcPr>
            <w:tcW w:w="9634" w:type="dxa"/>
          </w:tcPr>
          <w:p w14:paraId="1E677923" w14:textId="77777777" w:rsidR="00C1430C" w:rsidRPr="00EF7F18" w:rsidRDefault="00C1430C" w:rsidP="00A4246F">
            <w:bookmarkStart w:id="343" w:name="_Toc211860307"/>
            <w:bookmarkStart w:id="344" w:name="_Toc211860598"/>
            <w:r w:rsidRPr="00EF7F18">
              <w:t>7.3.1.2.1</w:t>
            </w:r>
            <w:r w:rsidRPr="00EF7F18">
              <w:tab/>
              <w:t>Format 1_0</w:t>
            </w:r>
            <w:bookmarkEnd w:id="343"/>
            <w:bookmarkEnd w:id="344"/>
          </w:p>
          <w:p w14:paraId="029EF62E" w14:textId="77777777" w:rsidR="00C1430C" w:rsidRPr="00EF7F18" w:rsidRDefault="00C1430C" w:rsidP="00C1430C">
            <w:pPr>
              <w:jc w:val="center"/>
              <w:rPr>
                <w:rFonts w:eastAsia="DengXian"/>
                <w:b/>
                <w:bCs/>
                <w:color w:val="FF0000"/>
                <w:sz w:val="16"/>
                <w:szCs w:val="16"/>
              </w:rPr>
            </w:pPr>
            <w:r w:rsidRPr="00EF7F18">
              <w:rPr>
                <w:rFonts w:eastAsia="DengXian"/>
                <w:b/>
                <w:bCs/>
                <w:color w:val="FF0000"/>
                <w:sz w:val="16"/>
                <w:szCs w:val="16"/>
              </w:rPr>
              <w:t>&lt;Unchanged parts omitted&gt;</w:t>
            </w:r>
          </w:p>
          <w:p w14:paraId="2756FA9C" w14:textId="77777777" w:rsidR="00C1430C" w:rsidRPr="00EF7F18" w:rsidRDefault="00C1430C" w:rsidP="004331CD">
            <w:pPr>
              <w:numPr>
                <w:ilvl w:val="0"/>
                <w:numId w:val="102"/>
              </w:numPr>
              <w:ind w:left="568" w:hanging="284"/>
              <w:rPr>
                <w:rFonts w:eastAsia="DengXian"/>
                <w:sz w:val="16"/>
                <w:szCs w:val="16"/>
              </w:rPr>
            </w:pPr>
            <w:r w:rsidRPr="00EF7F18">
              <w:rPr>
                <w:rFonts w:eastAsia="DengXian"/>
                <w:sz w:val="16"/>
                <w:szCs w:val="16"/>
              </w:rPr>
              <w:t>-</w:t>
            </w:r>
            <w:r w:rsidRPr="00EF7F18">
              <w:rPr>
                <w:rFonts w:eastAsia="DengXian"/>
                <w:sz w:val="16"/>
                <w:szCs w:val="16"/>
              </w:rPr>
              <w:tab/>
              <w:t xml:space="preserve">RACH occasion indicator - 0 or 1 bit </w:t>
            </w:r>
          </w:p>
          <w:p w14:paraId="4ED8F97B" w14:textId="77777777" w:rsidR="00C1430C" w:rsidRPr="00EF7F18" w:rsidRDefault="00C1430C" w:rsidP="00C1430C">
            <w:pPr>
              <w:ind w:left="851" w:hanging="284"/>
              <w:rPr>
                <w:rFonts w:eastAsia="DengXian"/>
                <w:sz w:val="16"/>
                <w:szCs w:val="16"/>
              </w:rPr>
            </w:pPr>
            <w:r w:rsidRPr="00EF7F18">
              <w:rPr>
                <w:rFonts w:eastAsia="DengXian" w:hint="eastAsia"/>
                <w:sz w:val="16"/>
                <w:szCs w:val="16"/>
              </w:rPr>
              <w:t>-</w:t>
            </w:r>
            <w:r w:rsidRPr="00EF7F18">
              <w:rPr>
                <w:rFonts w:eastAsia="DengXian" w:hint="eastAsia"/>
                <w:sz w:val="16"/>
                <w:szCs w:val="16"/>
              </w:rPr>
              <w:tab/>
            </w:r>
            <w:r w:rsidRPr="00EF7F18">
              <w:rPr>
                <w:rFonts w:eastAsia="DengXian"/>
                <w:sz w:val="16"/>
                <w:szCs w:val="16"/>
              </w:rPr>
              <w:t>1 bit if the UE is configured with higher layer parameter</w:t>
            </w:r>
            <w:r w:rsidRPr="00EF7F18">
              <w:rPr>
                <w:rFonts w:eastAsia="DengXian"/>
                <w:i/>
                <w:sz w:val="16"/>
                <w:szCs w:val="16"/>
              </w:rPr>
              <w:t xml:space="preserve"> sbfd-RACHSingleConfig </w:t>
            </w:r>
            <w:r w:rsidRPr="00EF7F18">
              <w:rPr>
                <w:rFonts w:eastAsia="DengXian"/>
                <w:iCs/>
                <w:sz w:val="16"/>
                <w:szCs w:val="16"/>
              </w:rPr>
              <w:t xml:space="preserve">or </w:t>
            </w:r>
            <w:r w:rsidRPr="00EF7F18">
              <w:rPr>
                <w:rFonts w:eastAsia="DengXian"/>
                <w:i/>
                <w:sz w:val="16"/>
                <w:szCs w:val="16"/>
              </w:rPr>
              <w:t>sbfd-RACHDualConfig</w:t>
            </w:r>
            <w:r w:rsidRPr="00EF7F18">
              <w:rPr>
                <w:rFonts w:eastAsia="DengXian"/>
                <w:sz w:val="16"/>
                <w:szCs w:val="16"/>
              </w:rPr>
              <w:t xml:space="preserve">. </w:t>
            </w:r>
            <w:r w:rsidRPr="00EF7F18">
              <w:rPr>
                <w:rFonts w:eastAsia="DengXian" w:hint="eastAsia"/>
                <w:sz w:val="16"/>
                <w:szCs w:val="16"/>
              </w:rPr>
              <w:t xml:space="preserve">If the value of the </w:t>
            </w:r>
            <w:r w:rsidRPr="00EF7F18">
              <w:rPr>
                <w:rFonts w:eastAsia="DengXian"/>
                <w:sz w:val="16"/>
                <w:szCs w:val="16"/>
              </w:rPr>
              <w:t>"</w:t>
            </w:r>
            <w:r w:rsidRPr="00EF7F18">
              <w:rPr>
                <w:rFonts w:eastAsia="DengXian" w:hint="eastAsia"/>
                <w:sz w:val="16"/>
                <w:szCs w:val="16"/>
              </w:rPr>
              <w:t>Random Access Preamble index</w:t>
            </w:r>
            <w:r w:rsidRPr="00EF7F18">
              <w:rPr>
                <w:rFonts w:eastAsia="DengXian"/>
                <w:sz w:val="16"/>
                <w:szCs w:val="16"/>
              </w:rPr>
              <w:t>"</w:t>
            </w:r>
            <w:r w:rsidRPr="00EF7F18">
              <w:rPr>
                <w:rFonts w:eastAsia="DengXian" w:hint="eastAsia"/>
                <w:sz w:val="16"/>
                <w:szCs w:val="16"/>
              </w:rPr>
              <w:t xml:space="preserve"> is not all zeros, </w:t>
            </w:r>
            <w:r w:rsidRPr="00EF7F18">
              <w:rPr>
                <w:rFonts w:eastAsia="DengXian"/>
                <w:sz w:val="16"/>
                <w:szCs w:val="16"/>
              </w:rPr>
              <w:t xml:space="preserve">this field </w:t>
            </w:r>
            <w:r w:rsidRPr="00EF7F18">
              <w:rPr>
                <w:rFonts w:eastAsia="DengXian" w:hint="eastAsia"/>
                <w:sz w:val="16"/>
                <w:szCs w:val="16"/>
              </w:rPr>
              <w:t>indicat</w:t>
            </w:r>
            <w:r w:rsidRPr="00EF7F18">
              <w:rPr>
                <w:rFonts w:eastAsia="DengXian"/>
                <w:sz w:val="16"/>
                <w:szCs w:val="16"/>
              </w:rPr>
              <w:t>es</w:t>
            </w:r>
            <w:r w:rsidRPr="00EF7F18">
              <w:rPr>
                <w:rFonts w:eastAsia="DengXian" w:hint="eastAsia"/>
                <w:sz w:val="16"/>
                <w:szCs w:val="16"/>
              </w:rPr>
              <w:t xml:space="preserve"> </w:t>
            </w:r>
            <w:r w:rsidRPr="00EF7F18">
              <w:rPr>
                <w:rFonts w:eastAsia="DengXian"/>
                <w:sz w:val="16"/>
                <w:szCs w:val="16"/>
              </w:rPr>
              <w:t xml:space="preserve">the RACH occasion for PRACH transmission according to </w:t>
            </w:r>
            <w:r w:rsidRPr="00EF7F18">
              <w:rPr>
                <w:rFonts w:eastAsia="DengXian" w:hint="eastAsia"/>
                <w:sz w:val="16"/>
                <w:szCs w:val="16"/>
              </w:rPr>
              <w:t>Table 7.3.1.</w:t>
            </w:r>
            <w:r w:rsidRPr="00EF7F18">
              <w:rPr>
                <w:rFonts w:eastAsia="DengXian"/>
                <w:sz w:val="16"/>
                <w:szCs w:val="16"/>
              </w:rPr>
              <w:t>2</w:t>
            </w:r>
            <w:r w:rsidRPr="00EF7F18">
              <w:rPr>
                <w:rFonts w:eastAsia="DengXian" w:hint="eastAsia"/>
                <w:sz w:val="16"/>
                <w:szCs w:val="16"/>
              </w:rPr>
              <w:t>.1-</w:t>
            </w:r>
            <w:r w:rsidRPr="00EF7F18">
              <w:rPr>
                <w:rFonts w:eastAsia="DengXian"/>
                <w:sz w:val="16"/>
                <w:szCs w:val="16"/>
              </w:rPr>
              <w:t>6</w:t>
            </w:r>
            <w:r w:rsidRPr="00EF7F18">
              <w:rPr>
                <w:rFonts w:eastAsia="DengXian" w:hint="eastAsia"/>
                <w:sz w:val="16"/>
                <w:szCs w:val="16"/>
              </w:rPr>
              <w:t xml:space="preserve">; otherwise, this field is </w:t>
            </w:r>
            <w:r w:rsidRPr="00EF7F18">
              <w:rPr>
                <w:rFonts w:eastAsia="DengXian"/>
                <w:sz w:val="16"/>
                <w:szCs w:val="16"/>
              </w:rPr>
              <w:t>reserv</w:t>
            </w:r>
            <w:r w:rsidRPr="00EF7F18">
              <w:rPr>
                <w:rFonts w:eastAsia="DengXian" w:hint="eastAsia"/>
                <w:sz w:val="16"/>
                <w:szCs w:val="16"/>
              </w:rPr>
              <w:t>ed</w:t>
            </w:r>
            <w:r w:rsidRPr="00EF7F18">
              <w:rPr>
                <w:rFonts w:eastAsia="DengXian"/>
                <w:sz w:val="16"/>
                <w:szCs w:val="16"/>
              </w:rPr>
              <w:t>.</w:t>
            </w:r>
          </w:p>
          <w:p w14:paraId="74E7C71C" w14:textId="77777777" w:rsidR="00C1430C" w:rsidRPr="00EF7F18" w:rsidRDefault="00C1430C" w:rsidP="00C1430C">
            <w:pPr>
              <w:ind w:left="851" w:hanging="284"/>
              <w:rPr>
                <w:rFonts w:eastAsia="DengXian"/>
                <w:sz w:val="16"/>
                <w:szCs w:val="16"/>
              </w:rPr>
            </w:pPr>
            <w:r w:rsidRPr="00EF7F18">
              <w:rPr>
                <w:rFonts w:eastAsia="DengXian" w:hint="eastAsia"/>
                <w:sz w:val="16"/>
                <w:szCs w:val="16"/>
              </w:rPr>
              <w:t>-</w:t>
            </w:r>
            <w:r w:rsidRPr="00EF7F18">
              <w:rPr>
                <w:rFonts w:eastAsia="DengXian" w:hint="eastAsia"/>
                <w:sz w:val="16"/>
                <w:szCs w:val="16"/>
              </w:rPr>
              <w:tab/>
            </w:r>
            <w:r w:rsidRPr="00EF7F18">
              <w:rPr>
                <w:rFonts w:eastAsia="DengXian"/>
                <w:sz w:val="16"/>
                <w:szCs w:val="16"/>
              </w:rPr>
              <w:t>0 bit otherwise.</w:t>
            </w:r>
          </w:p>
          <w:p w14:paraId="7ACE7ECB" w14:textId="77777777" w:rsidR="00C1430C" w:rsidRPr="00EF7F18" w:rsidRDefault="00C1430C" w:rsidP="00C1430C">
            <w:pPr>
              <w:jc w:val="center"/>
              <w:rPr>
                <w:rFonts w:eastAsia="DengXian"/>
                <w:b/>
                <w:bCs/>
                <w:color w:val="FF0000"/>
                <w:sz w:val="16"/>
                <w:szCs w:val="16"/>
              </w:rPr>
            </w:pPr>
            <w:r w:rsidRPr="00EF7F18">
              <w:rPr>
                <w:rFonts w:eastAsia="DengXian"/>
                <w:b/>
                <w:bCs/>
                <w:color w:val="FF0000"/>
                <w:sz w:val="16"/>
                <w:szCs w:val="16"/>
              </w:rPr>
              <w:t>&lt;Unchanged parts omitted&gt;</w:t>
            </w:r>
          </w:p>
          <w:p w14:paraId="5EE33B3D" w14:textId="77777777" w:rsidR="00C1430C" w:rsidRPr="00EF7F18" w:rsidRDefault="00C1430C" w:rsidP="00C1430C">
            <w:pPr>
              <w:keepNext/>
              <w:keepLines/>
              <w:spacing w:before="60"/>
              <w:jc w:val="center"/>
              <w:rPr>
                <w:rFonts w:ascii="Arial" w:eastAsia="DengXian" w:hAnsi="Arial"/>
                <w:b/>
                <w:sz w:val="16"/>
                <w:szCs w:val="16"/>
              </w:rPr>
            </w:pPr>
            <w:r w:rsidRPr="00EF7F18">
              <w:rPr>
                <w:rFonts w:ascii="Arial" w:eastAsia="DengXian" w:hAnsi="Arial"/>
                <w:b/>
                <w:sz w:val="16"/>
                <w:szCs w:val="16"/>
              </w:rPr>
              <w:t xml:space="preserve">Table </w:t>
            </w:r>
            <w:r w:rsidRPr="00EF7F18">
              <w:rPr>
                <w:rFonts w:ascii="Arial" w:eastAsia="DengXian" w:hAnsi="Arial" w:hint="eastAsia"/>
                <w:b/>
                <w:sz w:val="16"/>
                <w:szCs w:val="16"/>
              </w:rPr>
              <w:t>7.3.1.2.1</w:t>
            </w:r>
            <w:r w:rsidRPr="00EF7F18">
              <w:rPr>
                <w:rFonts w:ascii="Arial" w:eastAsia="DengXian" w:hAnsi="Arial"/>
                <w:b/>
                <w:sz w:val="16"/>
                <w:szCs w:val="16"/>
              </w:rPr>
              <w:t>-6</w:t>
            </w:r>
            <w:r w:rsidRPr="00EF7F18">
              <w:rPr>
                <w:rFonts w:ascii="Arial" w:eastAsia="DengXian" w:hAnsi="Arial" w:hint="eastAsia"/>
                <w:b/>
                <w:sz w:val="16"/>
                <w:szCs w:val="16"/>
              </w:rPr>
              <w:t xml:space="preserve">: </w:t>
            </w:r>
            <w:r w:rsidRPr="00EF7F18">
              <w:rPr>
                <w:rFonts w:ascii="Arial" w:eastAsia="DengXian" w:hAnsi="Arial"/>
                <w:b/>
                <w:sz w:val="16"/>
                <w:szCs w:val="16"/>
              </w:rPr>
              <w:t>RACH occasion indicator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271"/>
              <w:gridCol w:w="8080"/>
            </w:tblGrid>
            <w:tr w:rsidR="00C1430C" w:rsidRPr="00EF7F18" w14:paraId="46295061" w14:textId="77777777" w:rsidTr="009F4F3F">
              <w:trPr>
                <w:jc w:val="center"/>
              </w:trPr>
              <w:tc>
                <w:tcPr>
                  <w:tcW w:w="1271" w:type="dxa"/>
                  <w:shd w:val="clear" w:color="auto" w:fill="D9D9D9"/>
                  <w:vAlign w:val="center"/>
                </w:tcPr>
                <w:p w14:paraId="4E6478FD" w14:textId="77777777" w:rsidR="00C1430C" w:rsidRPr="00EF7F18" w:rsidRDefault="00C1430C" w:rsidP="00C1430C">
                  <w:pPr>
                    <w:keepNext/>
                    <w:keepLines/>
                    <w:jc w:val="center"/>
                    <w:rPr>
                      <w:rFonts w:ascii="Arial" w:hAnsi="Arial"/>
                      <w:b/>
                      <w:sz w:val="16"/>
                      <w:szCs w:val="16"/>
                    </w:rPr>
                  </w:pPr>
                  <w:r w:rsidRPr="00EF7F18">
                    <w:rPr>
                      <w:rFonts w:ascii="Arial" w:hAnsi="Arial"/>
                      <w:b/>
                      <w:sz w:val="16"/>
                      <w:szCs w:val="16"/>
                    </w:rPr>
                    <w:t>Bit field</w:t>
                  </w:r>
                </w:p>
              </w:tc>
              <w:tc>
                <w:tcPr>
                  <w:tcW w:w="8080" w:type="dxa"/>
                  <w:shd w:val="clear" w:color="auto" w:fill="D9D9D9"/>
                  <w:vAlign w:val="center"/>
                </w:tcPr>
                <w:p w14:paraId="7F8255FA" w14:textId="77777777" w:rsidR="00C1430C" w:rsidRPr="00EF7F18" w:rsidRDefault="00C1430C" w:rsidP="00C1430C">
                  <w:pPr>
                    <w:keepNext/>
                    <w:keepLines/>
                    <w:jc w:val="center"/>
                    <w:rPr>
                      <w:rFonts w:ascii="Arial" w:hAnsi="Arial"/>
                      <w:b/>
                      <w:sz w:val="16"/>
                      <w:szCs w:val="16"/>
                    </w:rPr>
                  </w:pPr>
                  <w:r w:rsidRPr="00EF7F18">
                    <w:rPr>
                      <w:rFonts w:ascii="Arial" w:hAnsi="Arial"/>
                      <w:b/>
                      <w:sz w:val="16"/>
                      <w:szCs w:val="16"/>
                    </w:rPr>
                    <w:t>RACH occasion indicator</w:t>
                  </w:r>
                </w:p>
              </w:tc>
            </w:tr>
            <w:tr w:rsidR="00C1430C" w:rsidRPr="00EF7F18" w14:paraId="749118EC" w14:textId="77777777" w:rsidTr="009F4F3F">
              <w:trPr>
                <w:jc w:val="center"/>
              </w:trPr>
              <w:tc>
                <w:tcPr>
                  <w:tcW w:w="1271" w:type="dxa"/>
                  <w:vAlign w:val="center"/>
                </w:tcPr>
                <w:p w14:paraId="39FD7D1E" w14:textId="77777777" w:rsidR="00C1430C" w:rsidRPr="00EF7F18" w:rsidRDefault="00C1430C" w:rsidP="00C1430C">
                  <w:pPr>
                    <w:keepNext/>
                    <w:keepLines/>
                    <w:jc w:val="center"/>
                    <w:rPr>
                      <w:rFonts w:ascii="Arial" w:hAnsi="Arial"/>
                      <w:sz w:val="16"/>
                      <w:szCs w:val="16"/>
                    </w:rPr>
                  </w:pPr>
                  <w:r w:rsidRPr="00EF7F18">
                    <w:rPr>
                      <w:rFonts w:ascii="Arial" w:hAnsi="Arial" w:hint="eastAsia"/>
                      <w:sz w:val="16"/>
                      <w:szCs w:val="16"/>
                    </w:rPr>
                    <w:t>0</w:t>
                  </w:r>
                </w:p>
              </w:tc>
              <w:tc>
                <w:tcPr>
                  <w:tcW w:w="8080" w:type="dxa"/>
                  <w:vAlign w:val="center"/>
                </w:tcPr>
                <w:p w14:paraId="4CB5C69B" w14:textId="77777777" w:rsidR="00C1430C" w:rsidRPr="00EF7F18" w:rsidRDefault="00C1430C" w:rsidP="00C1430C">
                  <w:pPr>
                    <w:keepNext/>
                    <w:keepLines/>
                    <w:jc w:val="center"/>
                    <w:rPr>
                      <w:rFonts w:ascii="Arial" w:hAnsi="Arial"/>
                      <w:iCs/>
                      <w:sz w:val="16"/>
                      <w:szCs w:val="16"/>
                    </w:rPr>
                  </w:pPr>
                  <w:r w:rsidRPr="00EF7F18">
                    <w:rPr>
                      <w:rFonts w:ascii="Arial" w:hAnsi="Arial" w:cs="Arial"/>
                      <w:sz w:val="16"/>
                      <w:szCs w:val="16"/>
                    </w:rPr>
                    <w:t>The RACH occasion for the PRACH transmission is from the first PRACH occasions</w:t>
                  </w:r>
                  <w:r w:rsidRPr="00EF7F18">
                    <w:rPr>
                      <w:rFonts w:ascii="Arial" w:eastAsia="DengXian" w:hAnsi="Arial" w:cs="Arial"/>
                      <w:i/>
                      <w:sz w:val="16"/>
                      <w:szCs w:val="16"/>
                    </w:rPr>
                    <w:t xml:space="preserve"> </w:t>
                  </w:r>
                  <w:r w:rsidRPr="00EF7F18">
                    <w:rPr>
                      <w:rFonts w:ascii="Arial" w:eastAsia="DengXian" w:hAnsi="Arial" w:cs="Arial"/>
                      <w:iCs/>
                      <w:sz w:val="16"/>
                      <w:szCs w:val="16"/>
                    </w:rPr>
                    <w:t>as defined in Clause 8</w:t>
                  </w:r>
                  <w:del w:id="345" w:author="Huawei" w:date="2025-10-13T03:57:00Z">
                    <w:r w:rsidRPr="00EF7F18" w:rsidDel="00045F4A">
                      <w:rPr>
                        <w:rFonts w:ascii="Arial" w:eastAsia="DengXian" w:hAnsi="Arial" w:cs="Arial"/>
                        <w:iCs/>
                        <w:sz w:val="16"/>
                        <w:szCs w:val="16"/>
                      </w:rPr>
                      <w:delText>.1</w:delText>
                    </w:r>
                  </w:del>
                  <w:r w:rsidRPr="00EF7F18">
                    <w:rPr>
                      <w:rFonts w:ascii="Arial" w:eastAsia="DengXian" w:hAnsi="Arial" w:cs="Arial"/>
                      <w:iCs/>
                      <w:sz w:val="16"/>
                      <w:szCs w:val="16"/>
                    </w:rPr>
                    <w:t xml:space="preserve"> of [5, TR38.213]</w:t>
                  </w:r>
                </w:p>
              </w:tc>
            </w:tr>
            <w:tr w:rsidR="00C1430C" w:rsidRPr="00EF7F18" w14:paraId="5EA6F3CC" w14:textId="77777777" w:rsidTr="009F4F3F">
              <w:trPr>
                <w:jc w:val="center"/>
              </w:trPr>
              <w:tc>
                <w:tcPr>
                  <w:tcW w:w="1271" w:type="dxa"/>
                  <w:vAlign w:val="center"/>
                </w:tcPr>
                <w:p w14:paraId="7D761628" w14:textId="77777777" w:rsidR="00C1430C" w:rsidRPr="00EF7F18" w:rsidRDefault="00C1430C" w:rsidP="00C1430C">
                  <w:pPr>
                    <w:keepNext/>
                    <w:keepLines/>
                    <w:jc w:val="center"/>
                    <w:rPr>
                      <w:rFonts w:ascii="Arial" w:hAnsi="Arial" w:cs="Arial"/>
                      <w:sz w:val="16"/>
                      <w:szCs w:val="16"/>
                    </w:rPr>
                  </w:pPr>
                  <w:r w:rsidRPr="00EF7F18">
                    <w:rPr>
                      <w:rFonts w:ascii="Arial" w:hAnsi="Arial" w:cs="Arial"/>
                      <w:sz w:val="16"/>
                      <w:szCs w:val="16"/>
                    </w:rPr>
                    <w:t>1</w:t>
                  </w:r>
                </w:p>
              </w:tc>
              <w:tc>
                <w:tcPr>
                  <w:tcW w:w="8080" w:type="dxa"/>
                  <w:vAlign w:val="center"/>
                </w:tcPr>
                <w:p w14:paraId="363D099F" w14:textId="77777777" w:rsidR="00C1430C" w:rsidRPr="00EF7F18" w:rsidRDefault="00C1430C" w:rsidP="00C1430C">
                  <w:pPr>
                    <w:keepNext/>
                    <w:keepLines/>
                    <w:jc w:val="center"/>
                    <w:rPr>
                      <w:rFonts w:ascii="Arial" w:hAnsi="Arial" w:cs="Arial"/>
                      <w:sz w:val="16"/>
                      <w:szCs w:val="16"/>
                    </w:rPr>
                  </w:pPr>
                  <w:r w:rsidRPr="00EF7F18">
                    <w:rPr>
                      <w:rFonts w:ascii="Arial" w:hAnsi="Arial" w:cs="Arial"/>
                      <w:sz w:val="16"/>
                      <w:szCs w:val="16"/>
                    </w:rPr>
                    <w:t>The RACH occasion for the PRACH transmission is from the second PRACH occasions as defined in</w:t>
                  </w:r>
                  <w:r w:rsidRPr="00EF7F18">
                    <w:rPr>
                      <w:rFonts w:ascii="Arial" w:eastAsia="DengXian" w:hAnsi="Arial" w:cs="Arial"/>
                      <w:iCs/>
                      <w:sz w:val="16"/>
                      <w:szCs w:val="16"/>
                    </w:rPr>
                    <w:t xml:space="preserve"> Clause 8</w:t>
                  </w:r>
                  <w:del w:id="346" w:author="Huawei" w:date="2025-10-13T03:57:00Z">
                    <w:r w:rsidRPr="00EF7F18" w:rsidDel="00045F4A">
                      <w:rPr>
                        <w:rFonts w:ascii="Arial" w:eastAsia="DengXian" w:hAnsi="Arial" w:cs="Arial"/>
                        <w:iCs/>
                        <w:sz w:val="16"/>
                        <w:szCs w:val="16"/>
                      </w:rPr>
                      <w:delText>.1</w:delText>
                    </w:r>
                  </w:del>
                  <w:r w:rsidRPr="00EF7F18">
                    <w:rPr>
                      <w:rFonts w:ascii="Arial" w:eastAsia="DengXian" w:hAnsi="Arial" w:cs="Arial"/>
                      <w:iCs/>
                      <w:sz w:val="16"/>
                      <w:szCs w:val="16"/>
                    </w:rPr>
                    <w:t xml:space="preserve"> of [5, TR38.213]</w:t>
                  </w:r>
                </w:p>
              </w:tc>
            </w:tr>
          </w:tbl>
          <w:p w14:paraId="45E3CD8C" w14:textId="77777777" w:rsidR="00C1430C" w:rsidRPr="00C1430C" w:rsidRDefault="00C1430C" w:rsidP="00C1430C"/>
        </w:tc>
      </w:tr>
    </w:tbl>
    <w:p w14:paraId="64A21052" w14:textId="77777777" w:rsidR="003138E5" w:rsidRDefault="003138E5" w:rsidP="003138E5">
      <w:pPr>
        <w:spacing w:afterLines="50" w:after="120"/>
        <w:rPr>
          <w:rFonts w:eastAsiaTheme="minorEastAsia"/>
          <w:lang w:eastAsia="zh-CN"/>
        </w:rPr>
      </w:pPr>
    </w:p>
    <w:p w14:paraId="3859004B" w14:textId="77777777" w:rsidR="003138E5" w:rsidRPr="006244CB" w:rsidRDefault="003138E5" w:rsidP="003138E5">
      <w:pPr>
        <w:spacing w:afterLines="50" w:after="120"/>
        <w:rPr>
          <w:rFonts w:eastAsiaTheme="minorEastAsia"/>
          <w:highlight w:val="green"/>
          <w:lang w:eastAsia="zh-CN"/>
        </w:rPr>
      </w:pPr>
      <w:r w:rsidRPr="006244CB">
        <w:rPr>
          <w:rFonts w:eastAsiaTheme="minorEastAsia" w:hint="eastAsia"/>
          <w:highlight w:val="green"/>
          <w:lang w:eastAsia="zh-CN"/>
        </w:rPr>
        <w:t>Agreement</w:t>
      </w:r>
    </w:p>
    <w:p w14:paraId="496D034E" w14:textId="77777777" w:rsidR="003138E5" w:rsidRDefault="003138E5" w:rsidP="003138E5">
      <w:pPr>
        <w:rPr>
          <w:rFonts w:eastAsiaTheme="minorEastAsia"/>
          <w:lang w:eastAsia="zh-CN"/>
        </w:rPr>
      </w:pPr>
      <w:r>
        <w:rPr>
          <w:rFonts w:eastAsiaTheme="minorEastAsia" w:hint="eastAsia"/>
          <w:lang w:eastAsia="zh-CN"/>
        </w:rPr>
        <w:t>D</w:t>
      </w:r>
      <w:r>
        <w:rPr>
          <w:rFonts w:eastAsiaTheme="minorEastAsia"/>
          <w:lang w:eastAsia="zh-CN"/>
        </w:rPr>
        <w:t>raft LS R1-2508107</w:t>
      </w:r>
      <w:r>
        <w:rPr>
          <w:rFonts w:eastAsiaTheme="minorEastAsia" w:hint="eastAsia"/>
          <w:lang w:eastAsia="zh-CN"/>
        </w:rPr>
        <w:t xml:space="preserve"> </w:t>
      </w:r>
      <w:r>
        <w:rPr>
          <w:rFonts w:eastAsiaTheme="minorEastAsia"/>
          <w:lang w:eastAsia="zh-CN"/>
        </w:rPr>
        <w:t xml:space="preserve">to RAN2 </w:t>
      </w:r>
      <w:r>
        <w:rPr>
          <w:rFonts w:eastAsiaTheme="minorEastAsia" w:hint="eastAsia"/>
          <w:lang w:eastAsia="zh-CN"/>
        </w:rPr>
        <w:t>is endorsed</w:t>
      </w:r>
      <w:r>
        <w:rPr>
          <w:rFonts w:eastAsiaTheme="minorEastAsia"/>
          <w:lang w:eastAsia="zh-CN"/>
        </w:rPr>
        <w:t>.</w:t>
      </w:r>
    </w:p>
    <w:p w14:paraId="76249ACE" w14:textId="77777777" w:rsidR="003138E5" w:rsidRPr="006244CB" w:rsidRDefault="003138E5" w:rsidP="003138E5">
      <w:pPr>
        <w:rPr>
          <w:rFonts w:eastAsiaTheme="minorEastAsia"/>
          <w:highlight w:val="green"/>
          <w:lang w:eastAsia="zh-CN"/>
        </w:rPr>
      </w:pPr>
      <w:r w:rsidRPr="006244CB">
        <w:rPr>
          <w:rFonts w:eastAsiaTheme="minorEastAsia" w:hint="eastAsia"/>
          <w:highlight w:val="green"/>
          <w:lang w:eastAsia="zh-CN"/>
        </w:rPr>
        <w:t>Agreement</w:t>
      </w:r>
    </w:p>
    <w:p w14:paraId="7553B802" w14:textId="77777777" w:rsidR="003138E5" w:rsidRDefault="003138E5" w:rsidP="003138E5">
      <w:pPr>
        <w:spacing w:afterLines="50" w:after="120"/>
        <w:rPr>
          <w:rFonts w:eastAsiaTheme="minorEastAsia"/>
          <w:lang w:eastAsia="zh-CN"/>
        </w:rPr>
      </w:pPr>
      <w:r>
        <w:rPr>
          <w:rFonts w:eastAsiaTheme="minorEastAsia" w:hint="eastAsia"/>
          <w:lang w:eastAsia="zh-CN"/>
        </w:rPr>
        <w:t xml:space="preserve">Final </w:t>
      </w:r>
      <w:r>
        <w:rPr>
          <w:rFonts w:eastAsiaTheme="minorEastAsia"/>
          <w:lang w:eastAsia="zh-CN"/>
        </w:rPr>
        <w:t>LS R1-250810</w:t>
      </w:r>
      <w:r>
        <w:rPr>
          <w:rFonts w:eastAsiaTheme="minorEastAsia" w:hint="eastAsia"/>
          <w:lang w:eastAsia="zh-CN"/>
        </w:rPr>
        <w:t>8 is endorsed.</w:t>
      </w:r>
    </w:p>
    <w:p w14:paraId="27C72994" w14:textId="77777777" w:rsidR="003138E5" w:rsidRPr="00DF5AAD" w:rsidRDefault="003138E5" w:rsidP="003138E5">
      <w:pPr>
        <w:spacing w:afterLines="50" w:after="120"/>
        <w:rPr>
          <w:rFonts w:eastAsiaTheme="minorEastAsia"/>
          <w:highlight w:val="green"/>
          <w:lang w:eastAsia="zh-CN"/>
        </w:rPr>
      </w:pPr>
      <w:r w:rsidRPr="00DF5AAD">
        <w:rPr>
          <w:rFonts w:eastAsiaTheme="minorEastAsia" w:hint="eastAsia"/>
          <w:highlight w:val="green"/>
          <w:lang w:eastAsia="zh-CN"/>
        </w:rPr>
        <w:t>Agreement</w:t>
      </w:r>
    </w:p>
    <w:p w14:paraId="1E92C831" w14:textId="77777777" w:rsidR="003138E5" w:rsidRPr="00EB47CD" w:rsidRDefault="003138E5" w:rsidP="003138E5">
      <w:pPr>
        <w:rPr>
          <w:rFonts w:eastAsia="DengXian"/>
        </w:rPr>
      </w:pPr>
      <w:r w:rsidRPr="00EB47CD">
        <w:rPr>
          <w:rFonts w:eastAsia="DengXian"/>
        </w:rPr>
        <w:t xml:space="preserve">Adopt the following TP in principle to </w:t>
      </w:r>
      <w:r>
        <w:rPr>
          <w:rFonts w:eastAsia="DengXian"/>
        </w:rPr>
        <w:t>Clause</w:t>
      </w:r>
      <w:r w:rsidRPr="00EB47CD">
        <w:rPr>
          <w:rFonts w:eastAsia="DengXian"/>
        </w:rPr>
        <w:t xml:space="preserve"> </w:t>
      </w:r>
      <w:r>
        <w:rPr>
          <w:rFonts w:eastAsia="DengXian"/>
        </w:rPr>
        <w:t>11.1</w:t>
      </w:r>
      <w:r w:rsidRPr="00EB47CD">
        <w:rPr>
          <w:rFonts w:eastAsia="DengXian"/>
        </w:rPr>
        <w:t>, TS 38.21</w:t>
      </w:r>
      <w:r>
        <w:rPr>
          <w:rFonts w:eastAsia="DengXian"/>
        </w:rPr>
        <w:t>3</w:t>
      </w:r>
      <w:r w:rsidRPr="00EB47CD">
        <w:rPr>
          <w:rFonts w:eastAsia="DengXian"/>
        </w:rPr>
        <w:t>.</w:t>
      </w:r>
    </w:p>
    <w:tbl>
      <w:tblPr>
        <w:tblStyle w:val="TableGrid"/>
        <w:tblW w:w="0" w:type="auto"/>
        <w:tblLook w:val="04A0" w:firstRow="1" w:lastRow="0" w:firstColumn="1" w:lastColumn="0" w:noHBand="0" w:noVBand="1"/>
      </w:tblPr>
      <w:tblGrid>
        <w:gridCol w:w="9060"/>
      </w:tblGrid>
      <w:tr w:rsidR="003138E5" w14:paraId="4D65B062" w14:textId="77777777" w:rsidTr="00233CF5">
        <w:tc>
          <w:tcPr>
            <w:tcW w:w="9060" w:type="dxa"/>
          </w:tcPr>
          <w:p w14:paraId="0016C6D6" w14:textId="77777777" w:rsidR="003138E5" w:rsidRPr="00EF7F18" w:rsidRDefault="003138E5" w:rsidP="00AE0B24">
            <w:pPr>
              <w:rPr>
                <w:lang w:val="en-US"/>
              </w:rPr>
            </w:pPr>
            <w:bookmarkStart w:id="347" w:name="_Toc211860308"/>
            <w:bookmarkStart w:id="348" w:name="_Toc211860599"/>
            <w:bookmarkStart w:id="349" w:name="_Toc211860821"/>
            <w:r w:rsidRPr="00EF7F18">
              <w:rPr>
                <w:lang w:val="en-US"/>
              </w:rPr>
              <w:t>11.1    Slot configuration</w:t>
            </w:r>
            <w:bookmarkEnd w:id="347"/>
            <w:bookmarkEnd w:id="348"/>
            <w:bookmarkEnd w:id="349"/>
          </w:p>
          <w:p w14:paraId="04D6BAB7" w14:textId="77777777" w:rsidR="003138E5" w:rsidRPr="00EF7F18" w:rsidRDefault="003138E5" w:rsidP="000E6A3F">
            <w:pPr>
              <w:jc w:val="center"/>
            </w:pPr>
            <w:bookmarkStart w:id="350" w:name="_Toc211860309"/>
            <w:bookmarkStart w:id="351" w:name="_Toc211860600"/>
            <w:bookmarkStart w:id="352" w:name="_Toc211860822"/>
            <w:bookmarkStart w:id="353" w:name="_Toc211861053"/>
            <w:bookmarkStart w:id="354" w:name="_Toc211861464"/>
            <w:r w:rsidRPr="000E6A3F">
              <w:rPr>
                <w:color w:val="FF0000"/>
              </w:rPr>
              <w:t>*** Unchanged parts are omitted ***</w:t>
            </w:r>
            <w:bookmarkEnd w:id="350"/>
            <w:bookmarkEnd w:id="351"/>
            <w:bookmarkEnd w:id="352"/>
            <w:bookmarkEnd w:id="353"/>
            <w:bookmarkEnd w:id="354"/>
          </w:p>
          <w:p w14:paraId="3CC5B016" w14:textId="77777777" w:rsidR="003138E5" w:rsidRPr="00EF7F18" w:rsidRDefault="003138E5" w:rsidP="00233CF5">
            <w:pPr>
              <w:rPr>
                <w:sz w:val="16"/>
                <w:szCs w:val="16"/>
              </w:rPr>
            </w:pPr>
            <w:r w:rsidRPr="00EF7F18">
              <w:rPr>
                <w:sz w:val="16"/>
                <w:szCs w:val="16"/>
              </w:rPr>
              <w:t xml:space="preserve">For each slot having a corresponding index provided by </w:t>
            </w:r>
            <w:r w:rsidRPr="00EF7F18">
              <w:rPr>
                <w:i/>
                <w:sz w:val="16"/>
                <w:szCs w:val="16"/>
              </w:rPr>
              <w:t>slotIndex</w:t>
            </w:r>
            <w:r w:rsidRPr="00EF7F18">
              <w:rPr>
                <w:sz w:val="16"/>
                <w:szCs w:val="16"/>
              </w:rPr>
              <w:t xml:space="preserve">, the UE applies a format provided by a corresponding </w:t>
            </w:r>
            <w:r w:rsidRPr="00EF7F18">
              <w:rPr>
                <w:i/>
                <w:sz w:val="16"/>
                <w:szCs w:val="16"/>
              </w:rPr>
              <w:t>symbols</w:t>
            </w:r>
            <w:r w:rsidRPr="00EF7F18">
              <w:rPr>
                <w:sz w:val="16"/>
                <w:szCs w:val="16"/>
              </w:rPr>
              <w:t xml:space="preserve">. The UE does not expect </w:t>
            </w:r>
            <w:r w:rsidRPr="00EF7F18">
              <w:rPr>
                <w:i/>
                <w:sz w:val="16"/>
                <w:szCs w:val="16"/>
              </w:rPr>
              <w:t>tdd-UL-DL-ConfigurationDedicated</w:t>
            </w:r>
            <w:r w:rsidRPr="00EF7F18">
              <w:rPr>
                <w:sz w:val="16"/>
                <w:szCs w:val="16"/>
              </w:rPr>
              <w:t xml:space="preserve"> to indicate as uplink or as downlink a symbol that </w:t>
            </w:r>
            <w:r w:rsidRPr="00EF7F18">
              <w:rPr>
                <w:i/>
                <w:sz w:val="16"/>
                <w:szCs w:val="16"/>
              </w:rPr>
              <w:t>tdd-UL-DL-ConfigurationCommon</w:t>
            </w:r>
            <w:r w:rsidRPr="00EF7F18">
              <w:rPr>
                <w:sz w:val="16"/>
                <w:szCs w:val="16"/>
              </w:rPr>
              <w:t xml:space="preserve"> indicates as a downlink or as an uplink symbol, respectively. </w:t>
            </w:r>
            <w:r w:rsidRPr="00EF7F18">
              <w:rPr>
                <w:color w:val="FF0000"/>
                <w:sz w:val="16"/>
                <w:szCs w:val="16"/>
              </w:rPr>
              <w:t xml:space="preserve">For a set of symbols of a slot that are indicated as SBFD by </w:t>
            </w:r>
            <w:r w:rsidRPr="00EF7F18">
              <w:rPr>
                <w:i/>
                <w:iCs/>
                <w:color w:val="FF0000"/>
                <w:sz w:val="16"/>
                <w:szCs w:val="16"/>
              </w:rPr>
              <w:t>tdd-UL-DL-ConfigurationCommon</w:t>
            </w:r>
            <w:r w:rsidRPr="00EF7F18">
              <w:rPr>
                <w:color w:val="FF0000"/>
                <w:sz w:val="16"/>
                <w:szCs w:val="16"/>
              </w:rPr>
              <w:t xml:space="preserve">, the UE ignores the symbols format provided by </w:t>
            </w:r>
            <w:r w:rsidRPr="00EF7F18">
              <w:rPr>
                <w:i/>
                <w:iCs/>
                <w:color w:val="FF0000"/>
                <w:sz w:val="16"/>
                <w:szCs w:val="16"/>
              </w:rPr>
              <w:t>tdd-UL-DL-ConfigurationDedicated</w:t>
            </w:r>
            <w:r w:rsidRPr="00EF7F18">
              <w:rPr>
                <w:color w:val="FF0000"/>
                <w:sz w:val="16"/>
                <w:szCs w:val="16"/>
              </w:rPr>
              <w:t>, if any.</w:t>
            </w:r>
            <w:r w:rsidRPr="00EF7F18">
              <w:rPr>
                <w:i/>
                <w:color w:val="FF0000"/>
                <w:sz w:val="16"/>
                <w:szCs w:val="16"/>
              </w:rPr>
              <w:t xml:space="preserve"> </w:t>
            </w:r>
          </w:p>
          <w:p w14:paraId="07010692" w14:textId="77777777" w:rsidR="003138E5" w:rsidRDefault="003138E5" w:rsidP="000E6A3F">
            <w:pPr>
              <w:jc w:val="center"/>
              <w:rPr>
                <w:rFonts w:eastAsiaTheme="minorEastAsia"/>
                <w:lang w:eastAsia="zh-CN"/>
              </w:rPr>
            </w:pPr>
            <w:r w:rsidRPr="000E6A3F">
              <w:rPr>
                <w:color w:val="FF0000"/>
              </w:rPr>
              <w:lastRenderedPageBreak/>
              <w:t>*** Unchanged parts are omitted ***</w:t>
            </w:r>
          </w:p>
        </w:tc>
      </w:tr>
    </w:tbl>
    <w:p w14:paraId="512C72EC" w14:textId="77777777" w:rsidR="003138E5" w:rsidRDefault="003138E5" w:rsidP="003138E5">
      <w:pPr>
        <w:spacing w:afterLines="50" w:after="120"/>
        <w:rPr>
          <w:rFonts w:eastAsiaTheme="minorEastAsia"/>
          <w:lang w:eastAsia="zh-CN"/>
        </w:rPr>
      </w:pPr>
    </w:p>
    <w:p w14:paraId="3141A0FA" w14:textId="77777777" w:rsidR="003138E5" w:rsidRPr="00A42CFF" w:rsidRDefault="003138E5" w:rsidP="003138E5">
      <w:pPr>
        <w:spacing w:afterLines="50" w:after="120"/>
        <w:rPr>
          <w:rFonts w:eastAsiaTheme="minorEastAsia"/>
          <w:highlight w:val="green"/>
          <w:lang w:eastAsia="zh-CN"/>
        </w:rPr>
      </w:pPr>
      <w:r w:rsidRPr="00A42CFF">
        <w:rPr>
          <w:rFonts w:eastAsiaTheme="minorEastAsia" w:hint="eastAsia"/>
          <w:highlight w:val="green"/>
          <w:lang w:eastAsia="zh-CN"/>
        </w:rPr>
        <w:t>Agreement</w:t>
      </w:r>
    </w:p>
    <w:p w14:paraId="3DC9571C" w14:textId="77777777" w:rsidR="003138E5" w:rsidRPr="000F4279" w:rsidRDefault="003138E5" w:rsidP="003138E5">
      <w:pPr>
        <w:rPr>
          <w:rFonts w:eastAsiaTheme="minorEastAsia"/>
          <w:b/>
          <w:bCs/>
        </w:rPr>
      </w:pPr>
      <w:r w:rsidRPr="000F4279">
        <w:rPr>
          <w:rFonts w:eastAsia="DengXian"/>
        </w:rPr>
        <w:t xml:space="preserve">Adopt the following TP in principle to Clause </w:t>
      </w:r>
      <w:r>
        <w:rPr>
          <w:rFonts w:eastAsia="DengXian"/>
        </w:rPr>
        <w:t>6.1.2.1</w:t>
      </w:r>
      <w:r w:rsidRPr="000F4279">
        <w:rPr>
          <w:rFonts w:eastAsia="DengXian"/>
        </w:rPr>
        <w:t>, TS 38.21</w:t>
      </w:r>
      <w:r>
        <w:rPr>
          <w:rFonts w:eastAsia="DengXian"/>
        </w:rPr>
        <w:t>4</w:t>
      </w:r>
      <w:r w:rsidRPr="000F4279">
        <w:rPr>
          <w:rFonts w:eastAsia="DengXian"/>
        </w:rPr>
        <w:t>.</w:t>
      </w:r>
    </w:p>
    <w:tbl>
      <w:tblPr>
        <w:tblStyle w:val="TableGrid"/>
        <w:tblW w:w="0" w:type="auto"/>
        <w:tblLook w:val="04A0" w:firstRow="1" w:lastRow="0" w:firstColumn="1" w:lastColumn="0" w:noHBand="0" w:noVBand="1"/>
      </w:tblPr>
      <w:tblGrid>
        <w:gridCol w:w="9060"/>
      </w:tblGrid>
      <w:tr w:rsidR="003138E5" w14:paraId="1ED9393E" w14:textId="77777777" w:rsidTr="00233CF5">
        <w:tc>
          <w:tcPr>
            <w:tcW w:w="9060" w:type="dxa"/>
          </w:tcPr>
          <w:p w14:paraId="701FA12A" w14:textId="77777777" w:rsidR="003138E5" w:rsidRPr="00EF7F18" w:rsidRDefault="003138E5" w:rsidP="003A6D10">
            <w:pPr>
              <w:rPr>
                <w:rFonts w:eastAsia="SimSun"/>
              </w:rPr>
            </w:pPr>
            <w:bookmarkStart w:id="355" w:name="_Toc211860310"/>
            <w:bookmarkStart w:id="356" w:name="_Toc211860601"/>
            <w:bookmarkStart w:id="357" w:name="_Toc211860823"/>
            <w:r w:rsidRPr="00EF7F18">
              <w:rPr>
                <w:rFonts w:eastAsia="SimSun"/>
              </w:rPr>
              <w:t>6.1.2.1</w:t>
            </w:r>
            <w:r w:rsidRPr="00EF7F18">
              <w:rPr>
                <w:rFonts w:eastAsia="SimSun"/>
              </w:rPr>
              <w:tab/>
              <w:t>Resource allocation in time domain</w:t>
            </w:r>
            <w:bookmarkEnd w:id="355"/>
            <w:bookmarkEnd w:id="356"/>
            <w:bookmarkEnd w:id="357"/>
          </w:p>
          <w:p w14:paraId="0876B9DA" w14:textId="77777777" w:rsidR="003138E5" w:rsidRPr="00EF7F18" w:rsidRDefault="003138E5" w:rsidP="00515F66">
            <w:pPr>
              <w:jc w:val="center"/>
              <w:rPr>
                <w:rFonts w:ascii="Arial" w:eastAsia="SimSun" w:hAnsi="Arial"/>
                <w:color w:val="000000"/>
              </w:rPr>
            </w:pPr>
            <w:bookmarkStart w:id="358" w:name="_Toc211860311"/>
            <w:bookmarkStart w:id="359" w:name="_Toc211860602"/>
            <w:bookmarkStart w:id="360" w:name="_Toc211860824"/>
            <w:bookmarkStart w:id="361" w:name="_Toc211861054"/>
            <w:bookmarkStart w:id="362" w:name="_Toc211861465"/>
            <w:r w:rsidRPr="00515F66">
              <w:rPr>
                <w:rFonts w:eastAsia="SimSun"/>
                <w:color w:val="FF0000"/>
              </w:rPr>
              <w:t>*** Unchanged parts are omitted ***</w:t>
            </w:r>
            <w:bookmarkEnd w:id="358"/>
            <w:bookmarkEnd w:id="359"/>
            <w:bookmarkEnd w:id="360"/>
            <w:bookmarkEnd w:id="361"/>
            <w:bookmarkEnd w:id="362"/>
          </w:p>
          <w:p w14:paraId="4DC4A1C2" w14:textId="77777777" w:rsidR="003138E5" w:rsidRPr="00EF7F18" w:rsidRDefault="003138E5" w:rsidP="00233CF5">
            <w:pPr>
              <w:rPr>
                <w:rFonts w:eastAsia="SimSun"/>
                <w:sz w:val="16"/>
                <w:szCs w:val="16"/>
              </w:rPr>
            </w:pPr>
            <w:r w:rsidRPr="00EF7F18">
              <w:rPr>
                <w:rFonts w:eastAsia="SimSun"/>
                <w:sz w:val="16"/>
                <w:szCs w:val="16"/>
              </w:rPr>
              <w:t>For PUSCH repetition Type B, the UE determines invalid symbol(s) for PUSCH repetition Type B transmission as follows:</w:t>
            </w:r>
          </w:p>
          <w:p w14:paraId="0B7E66D9" w14:textId="77777777" w:rsidR="003138E5" w:rsidRPr="00EF7F18" w:rsidRDefault="003138E5" w:rsidP="00233CF5">
            <w:pPr>
              <w:ind w:left="568" w:hanging="284"/>
              <w:rPr>
                <w:rFonts w:eastAsia="SimSun"/>
                <w:color w:val="000000"/>
                <w:sz w:val="16"/>
                <w:szCs w:val="16"/>
              </w:rPr>
            </w:pPr>
            <w:r w:rsidRPr="00EF7F18">
              <w:rPr>
                <w:rFonts w:eastAsia="SimSun"/>
                <w:sz w:val="16"/>
                <w:szCs w:val="16"/>
              </w:rPr>
              <w:t>-</w:t>
            </w:r>
            <w:r w:rsidRPr="00EF7F18">
              <w:rPr>
                <w:rFonts w:eastAsia="SimSun"/>
                <w:sz w:val="16"/>
                <w:szCs w:val="16"/>
              </w:rPr>
              <w:tab/>
              <w:t xml:space="preserve">A symbol that is indicated as downlink by </w:t>
            </w:r>
            <w:r w:rsidRPr="00EF7F18">
              <w:rPr>
                <w:rFonts w:eastAsia="SimSun"/>
                <w:i/>
                <w:sz w:val="16"/>
                <w:szCs w:val="16"/>
              </w:rPr>
              <w:t xml:space="preserve">tdd-UL-DL-ConfigurationCommon </w:t>
            </w:r>
            <w:r w:rsidRPr="00EF7F18">
              <w:rPr>
                <w:rFonts w:eastAsia="SimSun"/>
                <w:sz w:val="16"/>
                <w:szCs w:val="16"/>
              </w:rPr>
              <w:t xml:space="preserve">or </w:t>
            </w:r>
            <w:r w:rsidRPr="00EF7F18">
              <w:rPr>
                <w:rFonts w:eastAsia="SimSun"/>
                <w:i/>
                <w:sz w:val="16"/>
                <w:szCs w:val="16"/>
              </w:rPr>
              <w:t>tdd-UL-DL-ConfigurationDedicated</w:t>
            </w:r>
            <w:r w:rsidRPr="00EF7F18">
              <w:rPr>
                <w:rFonts w:eastAsia="SimSun"/>
                <w:iCs/>
                <w:color w:val="FF0000"/>
                <w:sz w:val="16"/>
                <w:szCs w:val="16"/>
              </w:rPr>
              <w:t xml:space="preserve">, </w:t>
            </w:r>
            <w:r w:rsidRPr="00EF7F18">
              <w:rPr>
                <w:rFonts w:eastAsia="SimSun"/>
                <w:iCs/>
                <w:color w:val="FF0000"/>
                <w:sz w:val="16"/>
                <w:szCs w:val="16"/>
                <w:u w:val="single"/>
              </w:rPr>
              <w:t>and, when applicable, not indicated as SBFD symbols by</w:t>
            </w:r>
            <w:r w:rsidRPr="00EF7F18">
              <w:rPr>
                <w:rFonts w:eastAsia="SimSun"/>
                <w:i/>
                <w:color w:val="FF0000"/>
                <w:sz w:val="16"/>
                <w:szCs w:val="16"/>
                <w:u w:val="single"/>
              </w:rPr>
              <w:t xml:space="preserve"> tdd-UL-DL-ConfigurationCommon,</w:t>
            </w:r>
            <w:r w:rsidRPr="00EF7F18">
              <w:rPr>
                <w:rFonts w:eastAsia="SimSun"/>
                <w:i/>
                <w:sz w:val="16"/>
                <w:szCs w:val="16"/>
              </w:rPr>
              <w:t xml:space="preserve"> </w:t>
            </w:r>
            <w:r w:rsidRPr="00EF7F18">
              <w:rPr>
                <w:rFonts w:eastAsia="SimSun"/>
                <w:sz w:val="16"/>
                <w:szCs w:val="16"/>
              </w:rPr>
              <w:t xml:space="preserve">is considered as an invalid symbol for </w:t>
            </w:r>
            <w:r w:rsidRPr="00EF7F18">
              <w:rPr>
                <w:rFonts w:eastAsia="SimSun"/>
                <w:color w:val="000000"/>
                <w:sz w:val="16"/>
                <w:szCs w:val="16"/>
              </w:rPr>
              <w:t>PUSCH repetition Type B transmission.</w:t>
            </w:r>
          </w:p>
          <w:p w14:paraId="0B3C3E5E" w14:textId="77777777" w:rsidR="003138E5" w:rsidRPr="00EF7F18" w:rsidRDefault="003138E5" w:rsidP="00233CF5">
            <w:pPr>
              <w:ind w:left="568" w:hanging="284"/>
              <w:rPr>
                <w:rFonts w:eastAsia="SimSun"/>
                <w:sz w:val="16"/>
                <w:szCs w:val="16"/>
              </w:rPr>
            </w:pPr>
            <w:r w:rsidRPr="00EF7F18">
              <w:rPr>
                <w:rFonts w:eastAsia="SimSun"/>
                <w:sz w:val="16"/>
                <w:szCs w:val="16"/>
              </w:rPr>
              <w:t>-</w:t>
            </w:r>
            <w:r w:rsidRPr="00EF7F18">
              <w:rPr>
                <w:rFonts w:eastAsia="SimSun"/>
                <w:sz w:val="16"/>
                <w:szCs w:val="16"/>
              </w:rPr>
              <w:tab/>
              <w:t xml:space="preserve">For operation in unpaired spectrum, symbols indicated by </w:t>
            </w:r>
            <w:r w:rsidRPr="00EF7F18">
              <w:rPr>
                <w:rFonts w:eastAsia="SimSun"/>
                <w:i/>
                <w:iCs/>
                <w:sz w:val="16"/>
                <w:szCs w:val="16"/>
              </w:rPr>
              <w:t>ssb-PositionsInBurst</w:t>
            </w:r>
            <w:r w:rsidRPr="00EF7F18">
              <w:rPr>
                <w:rFonts w:eastAsia="SimSun"/>
                <w:sz w:val="16"/>
                <w:szCs w:val="16"/>
              </w:rPr>
              <w:t xml:space="preserve"> in SIB1 or </w:t>
            </w:r>
            <w:r w:rsidRPr="00EF7F18">
              <w:rPr>
                <w:rFonts w:eastAsia="SimSun"/>
                <w:i/>
                <w:iCs/>
                <w:sz w:val="16"/>
                <w:szCs w:val="16"/>
              </w:rPr>
              <w:t>ssb-PositionsInBurst</w:t>
            </w:r>
            <w:r w:rsidRPr="00EF7F18">
              <w:rPr>
                <w:rFonts w:eastAsia="SimSun"/>
                <w:sz w:val="16"/>
                <w:szCs w:val="16"/>
              </w:rPr>
              <w:t xml:space="preserve"> in </w:t>
            </w:r>
            <w:r w:rsidRPr="00EF7F18">
              <w:rPr>
                <w:rFonts w:eastAsia="SimSun"/>
                <w:i/>
                <w:iCs/>
                <w:sz w:val="16"/>
                <w:szCs w:val="16"/>
              </w:rPr>
              <w:t>ServingCellConfigCommon</w:t>
            </w:r>
            <w:r w:rsidRPr="00EF7F18">
              <w:rPr>
                <w:rFonts w:eastAsia="SimSun"/>
                <w:sz w:val="16"/>
                <w:szCs w:val="16"/>
              </w:rPr>
              <w:t xml:space="preserve"> for reception of SS/PBCH blocks are considered as invalid symbols for PUSCH repetition Type B transmission.</w:t>
            </w:r>
          </w:p>
          <w:p w14:paraId="21316415" w14:textId="77777777" w:rsidR="003138E5" w:rsidRPr="00EF7F18" w:rsidRDefault="003138E5" w:rsidP="00233CF5">
            <w:pPr>
              <w:ind w:left="568" w:hanging="284"/>
              <w:rPr>
                <w:rFonts w:eastAsia="SimSun"/>
                <w:sz w:val="16"/>
                <w:szCs w:val="16"/>
              </w:rPr>
            </w:pPr>
            <w:r w:rsidRPr="00EF7F18">
              <w:rPr>
                <w:rFonts w:eastAsia="SimSun"/>
                <w:sz w:val="16"/>
                <w:szCs w:val="16"/>
              </w:rPr>
              <w:t>-</w:t>
            </w:r>
            <w:r w:rsidRPr="00EF7F18">
              <w:rPr>
                <w:rFonts w:eastAsia="SimSun"/>
                <w:sz w:val="16"/>
                <w:szCs w:val="16"/>
              </w:rPr>
              <w:tab/>
              <w:t xml:space="preserve">For a reduced capability half-duplex UE in paired spectrum, symbols that do not start or end at least </w:t>
            </w:r>
            <m:oMath>
              <m:sSub>
                <m:sSubPr>
                  <m:ctrlPr>
                    <w:rPr>
                      <w:rFonts w:ascii="Cambria Math" w:eastAsia="SimSun" w:hAnsi="Cambria Math"/>
                      <w:sz w:val="16"/>
                      <w:szCs w:val="16"/>
                    </w:rPr>
                  </m:ctrlPr>
                </m:sSubPr>
                <m:e>
                  <m:r>
                    <w:rPr>
                      <w:rFonts w:ascii="Cambria Math" w:eastAsia="SimSun" w:hAnsi="Cambria Math"/>
                      <w:sz w:val="16"/>
                      <w:szCs w:val="16"/>
                    </w:rPr>
                    <m:t>N</m:t>
                  </m:r>
                </m:e>
                <m:sub>
                  <m:r>
                    <m:rPr>
                      <m:nor/>
                    </m:rPr>
                    <w:rPr>
                      <w:rFonts w:eastAsia="SimSun"/>
                      <w:sz w:val="16"/>
                      <w:szCs w:val="16"/>
                    </w:rPr>
                    <m:t>Rx-Tx</m:t>
                  </m:r>
                </m:sub>
              </m:sSub>
              <m:r>
                <m:rPr>
                  <m:sty m:val="p"/>
                </m:rPr>
                <w:rPr>
                  <w:rFonts w:ascii="Cambria Math" w:eastAsia="SimSun" w:hAnsi="Cambria Math" w:cs="Cambria Math"/>
                  <w:sz w:val="16"/>
                  <w:szCs w:val="16"/>
                </w:rPr>
                <m:t>⋅</m:t>
              </m:r>
              <m:sSub>
                <m:sSubPr>
                  <m:ctrlPr>
                    <w:rPr>
                      <w:rFonts w:ascii="Cambria Math" w:eastAsia="SimSun" w:hAnsi="Cambria Math"/>
                      <w:sz w:val="16"/>
                      <w:szCs w:val="16"/>
                    </w:rPr>
                  </m:ctrlPr>
                </m:sSubPr>
                <m:e>
                  <m:r>
                    <w:rPr>
                      <w:rFonts w:ascii="Cambria Math" w:eastAsia="SimSun" w:hAnsi="Cambria Math"/>
                      <w:sz w:val="16"/>
                      <w:szCs w:val="16"/>
                    </w:rPr>
                    <m:t>T</m:t>
                  </m:r>
                </m:e>
                <m:sub>
                  <m:r>
                    <m:rPr>
                      <m:nor/>
                    </m:rPr>
                    <w:rPr>
                      <w:rFonts w:eastAsia="SimSun"/>
                      <w:sz w:val="16"/>
                      <w:szCs w:val="16"/>
                    </w:rPr>
                    <m:t>c</m:t>
                  </m:r>
                </m:sub>
              </m:sSub>
            </m:oMath>
            <w:r w:rsidRPr="00EF7F18">
              <w:rPr>
                <w:rFonts w:eastAsia="SimSun"/>
                <w:sz w:val="16"/>
                <w:szCs w:val="16"/>
              </w:rPr>
              <w:t xml:space="preserve"> or </w:t>
            </w:r>
            <m:oMath>
              <m:sSub>
                <m:sSubPr>
                  <m:ctrlPr>
                    <w:rPr>
                      <w:rFonts w:ascii="Cambria Math" w:eastAsia="SimSun" w:hAnsi="Cambria Math"/>
                      <w:sz w:val="16"/>
                      <w:szCs w:val="16"/>
                    </w:rPr>
                  </m:ctrlPr>
                </m:sSubPr>
                <m:e>
                  <m:r>
                    <w:rPr>
                      <w:rFonts w:ascii="Cambria Math" w:eastAsia="SimSun" w:hAnsi="Cambria Math"/>
                      <w:sz w:val="16"/>
                      <w:szCs w:val="16"/>
                    </w:rPr>
                    <m:t>N</m:t>
                  </m:r>
                </m:e>
                <m:sub>
                  <m:r>
                    <m:rPr>
                      <m:nor/>
                    </m:rPr>
                    <w:rPr>
                      <w:rFonts w:eastAsia="SimSun"/>
                      <w:sz w:val="16"/>
                      <w:szCs w:val="16"/>
                    </w:rPr>
                    <m:t>Tx-Rx</m:t>
                  </m:r>
                </m:sub>
              </m:sSub>
              <m:r>
                <m:rPr>
                  <m:sty m:val="p"/>
                </m:rPr>
                <w:rPr>
                  <w:rFonts w:ascii="Cambria Math" w:eastAsia="SimSun" w:hAnsi="Cambria Math" w:cs="Cambria Math"/>
                  <w:sz w:val="16"/>
                  <w:szCs w:val="16"/>
                </w:rPr>
                <m:t>⋅</m:t>
              </m:r>
              <m:sSub>
                <m:sSubPr>
                  <m:ctrlPr>
                    <w:rPr>
                      <w:rFonts w:ascii="Cambria Math" w:eastAsia="SimSun" w:hAnsi="Cambria Math"/>
                      <w:sz w:val="16"/>
                      <w:szCs w:val="16"/>
                    </w:rPr>
                  </m:ctrlPr>
                </m:sSubPr>
                <m:e>
                  <m:r>
                    <w:rPr>
                      <w:rFonts w:ascii="Cambria Math" w:eastAsia="SimSun" w:hAnsi="Cambria Math"/>
                      <w:sz w:val="16"/>
                      <w:szCs w:val="16"/>
                    </w:rPr>
                    <m:t>T</m:t>
                  </m:r>
                </m:e>
                <m:sub>
                  <m:r>
                    <m:rPr>
                      <m:nor/>
                    </m:rPr>
                    <w:rPr>
                      <w:rFonts w:eastAsia="SimSun"/>
                      <w:sz w:val="16"/>
                      <w:szCs w:val="16"/>
                    </w:rPr>
                    <m:t>c</m:t>
                  </m:r>
                </m:sub>
              </m:sSub>
            </m:oMath>
            <w:r w:rsidRPr="00EF7F18">
              <w:rPr>
                <w:rFonts w:eastAsia="SimSun"/>
                <w:sz w:val="16"/>
                <w:szCs w:val="16"/>
              </w:rPr>
              <w:t xml:space="preserve">, respectively, from the last or first symbol of an SS/PBCH block with index indicated by </w:t>
            </w:r>
            <w:r w:rsidRPr="00EF7F18">
              <w:rPr>
                <w:rFonts w:eastAsia="SimSun"/>
                <w:i/>
                <w:iCs/>
                <w:sz w:val="16"/>
                <w:szCs w:val="16"/>
              </w:rPr>
              <w:t>ssb-PositionsInBurst</w:t>
            </w:r>
            <w:r w:rsidRPr="00EF7F18">
              <w:rPr>
                <w:rFonts w:eastAsia="SimSun"/>
                <w:sz w:val="16"/>
                <w:szCs w:val="16"/>
              </w:rPr>
              <w:t xml:space="preserve"> in SIB1 or by </w:t>
            </w:r>
            <w:r w:rsidRPr="00EF7F18">
              <w:rPr>
                <w:rFonts w:eastAsia="SimSun"/>
                <w:i/>
                <w:iCs/>
                <w:sz w:val="16"/>
                <w:szCs w:val="16"/>
              </w:rPr>
              <w:t>ssb-PositionsInBurst</w:t>
            </w:r>
            <w:r w:rsidRPr="00EF7F18">
              <w:rPr>
                <w:rFonts w:eastAsia="SimSun"/>
                <w:sz w:val="16"/>
                <w:szCs w:val="16"/>
              </w:rPr>
              <w:t xml:space="preserve"> in </w:t>
            </w:r>
            <w:r w:rsidRPr="00EF7F18">
              <w:rPr>
                <w:rFonts w:eastAsia="SimSun"/>
                <w:i/>
                <w:iCs/>
                <w:sz w:val="16"/>
                <w:szCs w:val="16"/>
              </w:rPr>
              <w:t>ServingCellConfigCommon</w:t>
            </w:r>
            <w:r w:rsidRPr="00EF7F18">
              <w:rPr>
                <w:rFonts w:eastAsia="SimSun"/>
                <w:sz w:val="16"/>
                <w:szCs w:val="16"/>
              </w:rPr>
              <w:t xml:space="preserve"> or by</w:t>
            </w:r>
            <w:r w:rsidRPr="00EF7F18">
              <w:rPr>
                <w:rFonts w:eastAsia="SimSun"/>
                <w:i/>
                <w:sz w:val="16"/>
                <w:szCs w:val="16"/>
              </w:rPr>
              <w:t xml:space="preserve"> NonCellDefiningSSB</w:t>
            </w:r>
            <w:r w:rsidRPr="00EF7F18">
              <w:rPr>
                <w:rFonts w:eastAsia="SimSun"/>
                <w:sz w:val="16"/>
                <w:szCs w:val="16"/>
              </w:rPr>
              <w:t xml:space="preserve">, or by </w:t>
            </w:r>
            <w:r w:rsidRPr="00EF7F18">
              <w:rPr>
                <w:rFonts w:eastAsia="SimSun"/>
                <w:i/>
                <w:sz w:val="16"/>
                <w:szCs w:val="16"/>
              </w:rPr>
              <w:t>ssb-PositionsInBurst</w:t>
            </w:r>
            <w:r w:rsidRPr="00EF7F18">
              <w:rPr>
                <w:rFonts w:eastAsia="SimSun"/>
                <w:sz w:val="16"/>
                <w:szCs w:val="16"/>
              </w:rPr>
              <w:t xml:space="preserve"> in </w:t>
            </w:r>
            <w:r w:rsidRPr="00EF7F18">
              <w:rPr>
                <w:rFonts w:eastAsia="SimSun"/>
                <w:i/>
                <w:iCs/>
                <w:sz w:val="16"/>
                <w:szCs w:val="16"/>
              </w:rPr>
              <w:t xml:space="preserve">SSB-MTC-AdditionalPCI </w:t>
            </w:r>
            <w:r w:rsidRPr="00EF7F18">
              <w:rPr>
                <w:rFonts w:eastAsia="SimSun"/>
                <w:sz w:val="16"/>
                <w:szCs w:val="16"/>
              </w:rPr>
              <w:t>associated to physical cell ID with active TCI states for PDCCH or PDSCH, or for a set of symbols of a slot corresponding to SS/PBCH blocks configured for L1 beam measurement/reporting for reception of SS/PBCH blocks are considered as invalid symbols for PUSCH repetition Type B transmission.</w:t>
            </w:r>
          </w:p>
          <w:p w14:paraId="7ED93B7D" w14:textId="77777777" w:rsidR="003138E5" w:rsidRPr="00EF7F18" w:rsidRDefault="003138E5" w:rsidP="00233CF5">
            <w:pPr>
              <w:ind w:left="568" w:hanging="284"/>
              <w:rPr>
                <w:rFonts w:eastAsia="SimSun"/>
                <w:sz w:val="16"/>
                <w:szCs w:val="16"/>
              </w:rPr>
            </w:pPr>
            <w:r w:rsidRPr="00EF7F18">
              <w:rPr>
                <w:rFonts w:eastAsia="SimSun"/>
                <w:sz w:val="16"/>
                <w:szCs w:val="16"/>
              </w:rPr>
              <w:t>-</w:t>
            </w:r>
            <w:r w:rsidRPr="00EF7F18">
              <w:rPr>
                <w:rFonts w:eastAsia="SimSun"/>
                <w:sz w:val="16"/>
                <w:szCs w:val="16"/>
              </w:rPr>
              <w:tab/>
              <w:t xml:space="preserve">For operation in unpaired spectrum, symbol(s) indicated by </w:t>
            </w:r>
            <w:r w:rsidRPr="00EF7F18">
              <w:rPr>
                <w:rFonts w:eastAsia="SimSun"/>
                <w:i/>
                <w:iCs/>
                <w:sz w:val="16"/>
                <w:szCs w:val="16"/>
              </w:rPr>
              <w:t>pdcch-ConfigSIB1</w:t>
            </w:r>
            <w:r w:rsidRPr="00EF7F18">
              <w:rPr>
                <w:rFonts w:eastAsia="SimSun"/>
                <w:sz w:val="16"/>
                <w:szCs w:val="16"/>
              </w:rPr>
              <w:t xml:space="preserve"> in </w:t>
            </w:r>
            <w:r w:rsidRPr="00EF7F18">
              <w:rPr>
                <w:rFonts w:eastAsia="SimSun"/>
                <w:i/>
                <w:iCs/>
                <w:sz w:val="16"/>
                <w:szCs w:val="16"/>
              </w:rPr>
              <w:t xml:space="preserve">MIB </w:t>
            </w:r>
            <w:r w:rsidRPr="00EF7F18">
              <w:rPr>
                <w:rFonts w:eastAsia="SimSun"/>
                <w:sz w:val="16"/>
                <w:szCs w:val="16"/>
              </w:rPr>
              <w:t>for a CORESET for Type0-PDCCH CSS set are considered as invalid symbol(s) for PUSCH repetition Type B transmission.</w:t>
            </w:r>
          </w:p>
          <w:p w14:paraId="6ECC1DA6" w14:textId="77777777" w:rsidR="003138E5" w:rsidRPr="00EF7F18" w:rsidRDefault="003138E5" w:rsidP="00233CF5">
            <w:pPr>
              <w:ind w:left="568" w:hanging="284"/>
              <w:rPr>
                <w:rFonts w:eastAsia="SimSun"/>
                <w:sz w:val="16"/>
                <w:szCs w:val="16"/>
              </w:rPr>
            </w:pPr>
            <w:r w:rsidRPr="00EF7F18">
              <w:rPr>
                <w:rFonts w:eastAsia="SimSun"/>
                <w:sz w:val="16"/>
                <w:szCs w:val="16"/>
              </w:rPr>
              <w:t>-</w:t>
            </w:r>
            <w:r w:rsidRPr="00EF7F18">
              <w:rPr>
                <w:rFonts w:eastAsia="SimSun"/>
                <w:sz w:val="16"/>
                <w:szCs w:val="16"/>
              </w:rPr>
              <w:tab/>
              <w:t xml:space="preserve">For operation in unpaired spectrum, if </w:t>
            </w:r>
            <w:r w:rsidRPr="00EF7F18">
              <w:rPr>
                <w:rFonts w:eastAsia="SimSun"/>
                <w:i/>
                <w:iCs/>
                <w:sz w:val="16"/>
                <w:szCs w:val="16"/>
              </w:rPr>
              <w:t>numberOfInvalidSymbolsForDL-UL-Switching</w:t>
            </w:r>
            <w:r w:rsidRPr="00EF7F18">
              <w:rPr>
                <w:rFonts w:eastAsia="SimSun"/>
                <w:sz w:val="16"/>
                <w:szCs w:val="16"/>
              </w:rPr>
              <w:t xml:space="preserve"> is configured,</w:t>
            </w:r>
          </w:p>
          <w:p w14:paraId="279A513B" w14:textId="77777777" w:rsidR="003138E5" w:rsidRPr="00EF7F18" w:rsidRDefault="003138E5" w:rsidP="003138E5">
            <w:pPr>
              <w:pStyle w:val="ListParagraph"/>
              <w:numPr>
                <w:ilvl w:val="1"/>
                <w:numId w:val="143"/>
              </w:numPr>
              <w:overflowPunct/>
              <w:autoSpaceDE/>
              <w:autoSpaceDN/>
              <w:adjustRightInd/>
              <w:contextualSpacing w:val="0"/>
              <w:textAlignment w:val="auto"/>
              <w:rPr>
                <w:color w:val="000000"/>
                <w:sz w:val="16"/>
                <w:szCs w:val="16"/>
                <w:lang w:eastAsia="en-US"/>
              </w:rPr>
            </w:pPr>
            <w:r w:rsidRPr="00EF7F18">
              <w:rPr>
                <w:i/>
                <w:iCs/>
                <w:sz w:val="16"/>
                <w:szCs w:val="16"/>
                <w:lang w:eastAsia="en-US"/>
              </w:rPr>
              <w:t>numberOfInvalidSymbolsForDL-UL-Switching</w:t>
            </w:r>
            <w:r w:rsidRPr="00EF7F18">
              <w:rPr>
                <w:sz w:val="16"/>
                <w:szCs w:val="16"/>
                <w:lang w:eastAsia="en-US"/>
              </w:rPr>
              <w:t xml:space="preserve"> symbol(s) after the last symbol that is indicated as downlink in each consecutive set of all symbols that are indicated as downlink by </w:t>
            </w:r>
            <w:r w:rsidRPr="00EF7F18">
              <w:rPr>
                <w:i/>
                <w:sz w:val="16"/>
                <w:szCs w:val="16"/>
                <w:lang w:eastAsia="en-US"/>
              </w:rPr>
              <w:t xml:space="preserve">tdd-UL-DL-ConfigurationCommon </w:t>
            </w:r>
            <w:r w:rsidRPr="00EF7F18">
              <w:rPr>
                <w:sz w:val="16"/>
                <w:szCs w:val="16"/>
                <w:lang w:eastAsia="en-US"/>
              </w:rPr>
              <w:t xml:space="preserve">or </w:t>
            </w:r>
            <w:r w:rsidRPr="00EF7F18">
              <w:rPr>
                <w:i/>
                <w:sz w:val="16"/>
                <w:szCs w:val="16"/>
                <w:lang w:eastAsia="en-US"/>
              </w:rPr>
              <w:t>tdd-UL-DL-ConfigurationDedicated</w:t>
            </w:r>
            <w:r w:rsidRPr="00EF7F18">
              <w:rPr>
                <w:sz w:val="16"/>
                <w:szCs w:val="16"/>
                <w:lang w:eastAsia="en-US"/>
              </w:rPr>
              <w:t xml:space="preserve"> are considered as invalid symbol(s) for PUSCH repetition Type B transmission. The symbol(s) given by </w:t>
            </w:r>
            <w:r w:rsidRPr="00EF7F18">
              <w:rPr>
                <w:i/>
                <w:iCs/>
                <w:sz w:val="16"/>
                <w:szCs w:val="16"/>
                <w:lang w:eastAsia="en-US"/>
              </w:rPr>
              <w:t>numberOfInvalidSymbolsForDL-UL-Switching</w:t>
            </w:r>
            <w:r w:rsidRPr="00EF7F18">
              <w:rPr>
                <w:sz w:val="16"/>
                <w:szCs w:val="16"/>
                <w:lang w:eastAsia="en-US"/>
              </w:rPr>
              <w:t xml:space="preserve"> are defined using the reference SCS configuration </w:t>
            </w:r>
            <w:r w:rsidRPr="00EF7F18">
              <w:rPr>
                <w:i/>
                <w:iCs/>
                <w:sz w:val="16"/>
                <w:szCs w:val="16"/>
                <w:lang w:eastAsia="en-US"/>
              </w:rPr>
              <w:t>referenceSubcarrierSpacing</w:t>
            </w:r>
            <w:r w:rsidRPr="00EF7F18">
              <w:rPr>
                <w:sz w:val="16"/>
                <w:szCs w:val="16"/>
                <w:lang w:eastAsia="en-US"/>
              </w:rPr>
              <w:t xml:space="preserve"> provided in </w:t>
            </w:r>
            <w:r w:rsidRPr="00EF7F18">
              <w:rPr>
                <w:i/>
                <w:sz w:val="16"/>
                <w:szCs w:val="16"/>
                <w:lang w:eastAsia="en-US"/>
              </w:rPr>
              <w:t>tdd-UL-DL-ConfigurationCommon</w:t>
            </w:r>
            <w:r w:rsidRPr="00EF7F18">
              <w:rPr>
                <w:sz w:val="16"/>
                <w:szCs w:val="16"/>
                <w:lang w:eastAsia="en-US"/>
              </w:rPr>
              <w:t>.</w:t>
            </w:r>
          </w:p>
          <w:p w14:paraId="662B1BDF" w14:textId="77777777" w:rsidR="003138E5" w:rsidRDefault="003138E5" w:rsidP="00515F66">
            <w:pPr>
              <w:jc w:val="center"/>
              <w:rPr>
                <w:rFonts w:eastAsiaTheme="minorEastAsia"/>
                <w:lang w:eastAsia="zh-CN"/>
              </w:rPr>
            </w:pPr>
            <w:r w:rsidRPr="00515F66">
              <w:rPr>
                <w:rFonts w:eastAsia="SimSun"/>
                <w:color w:val="FF0000"/>
              </w:rPr>
              <w:t>*** Unchanged parts are omitted ***</w:t>
            </w:r>
          </w:p>
        </w:tc>
      </w:tr>
    </w:tbl>
    <w:p w14:paraId="0E75C356" w14:textId="77777777" w:rsidR="003138E5" w:rsidRDefault="003138E5" w:rsidP="003138E5">
      <w:pPr>
        <w:spacing w:afterLines="50" w:after="120"/>
        <w:rPr>
          <w:rFonts w:eastAsiaTheme="minorEastAsia"/>
          <w:lang w:eastAsia="zh-CN"/>
        </w:rPr>
      </w:pPr>
    </w:p>
    <w:p w14:paraId="56D37C7A" w14:textId="77777777" w:rsidR="003138E5" w:rsidRPr="00B93C1D" w:rsidRDefault="003138E5" w:rsidP="003138E5">
      <w:pPr>
        <w:spacing w:afterLines="50" w:after="120"/>
        <w:rPr>
          <w:rFonts w:eastAsiaTheme="minorEastAsia"/>
          <w:highlight w:val="green"/>
          <w:lang w:eastAsia="zh-CN"/>
        </w:rPr>
      </w:pPr>
      <w:r w:rsidRPr="00B93C1D">
        <w:rPr>
          <w:rFonts w:eastAsiaTheme="minorEastAsia" w:hint="eastAsia"/>
          <w:highlight w:val="green"/>
          <w:lang w:eastAsia="zh-CN"/>
        </w:rPr>
        <w:t>Agreement</w:t>
      </w:r>
    </w:p>
    <w:p w14:paraId="0A5B440B" w14:textId="77777777" w:rsidR="003138E5" w:rsidRPr="00F92DD4" w:rsidRDefault="003138E5" w:rsidP="003138E5">
      <w:r w:rsidRPr="00F92DD4">
        <w:rPr>
          <w:rFonts w:hint="eastAsia"/>
        </w:rPr>
        <w:t xml:space="preserve">Adopt the following TP </w:t>
      </w:r>
      <w:r w:rsidRPr="00F92DD4">
        <w:t xml:space="preserve">in principle </w:t>
      </w:r>
      <w:r w:rsidRPr="00F92DD4">
        <w:rPr>
          <w:rFonts w:hint="eastAsia"/>
        </w:rPr>
        <w:t xml:space="preserve">for section </w:t>
      </w:r>
      <w:r w:rsidRPr="00F92DD4">
        <w:t xml:space="preserve">8.1, </w:t>
      </w:r>
      <w:r w:rsidRPr="00F92DD4">
        <w:rPr>
          <w:rFonts w:hint="eastAsia"/>
        </w:rPr>
        <w:t>TS 38.21</w:t>
      </w:r>
      <w:r w:rsidRPr="00F92DD4">
        <w:t>3</w:t>
      </w:r>
      <w:r w:rsidRPr="00F92DD4">
        <w:rPr>
          <w:rFonts w:hint="eastAsia"/>
        </w:rPr>
        <w:t>:</w:t>
      </w:r>
    </w:p>
    <w:tbl>
      <w:tblPr>
        <w:tblStyle w:val="TableGrid"/>
        <w:tblW w:w="5000" w:type="pct"/>
        <w:tblLook w:val="04A0" w:firstRow="1" w:lastRow="0" w:firstColumn="1" w:lastColumn="0" w:noHBand="0" w:noVBand="1"/>
      </w:tblPr>
      <w:tblGrid>
        <w:gridCol w:w="10457"/>
      </w:tblGrid>
      <w:tr w:rsidR="003138E5" w14:paraId="34CDD59D" w14:textId="77777777" w:rsidTr="00233CF5">
        <w:tc>
          <w:tcPr>
            <w:tcW w:w="5000" w:type="pct"/>
          </w:tcPr>
          <w:p w14:paraId="6A4E06CD" w14:textId="77777777" w:rsidR="003138E5" w:rsidRPr="00EF7F18" w:rsidRDefault="003138E5" w:rsidP="00AE0B24">
            <w:bookmarkStart w:id="363" w:name="_Toc211860312"/>
            <w:bookmarkStart w:id="364" w:name="_Toc211860603"/>
            <w:bookmarkStart w:id="365" w:name="_Toc211860825"/>
            <w:r w:rsidRPr="00EF7F18">
              <w:t>8</w:t>
            </w:r>
            <w:r w:rsidRPr="00EF7F18">
              <w:rPr>
                <w:rFonts w:hint="eastAsia"/>
              </w:rPr>
              <w:t>.1</w:t>
            </w:r>
            <w:r w:rsidRPr="00EF7F18">
              <w:rPr>
                <w:rFonts w:hint="eastAsia"/>
              </w:rPr>
              <w:tab/>
            </w:r>
            <w:r w:rsidRPr="00EF7F18">
              <w:t>Random access preamble</w:t>
            </w:r>
            <w:bookmarkEnd w:id="363"/>
            <w:bookmarkEnd w:id="364"/>
            <w:bookmarkEnd w:id="365"/>
          </w:p>
          <w:p w14:paraId="4E67D823" w14:textId="77777777" w:rsidR="003138E5" w:rsidRPr="00EF7F18" w:rsidRDefault="003138E5" w:rsidP="00515F66">
            <w:pPr>
              <w:jc w:val="center"/>
              <w:rPr>
                <w:rFonts w:eastAsia="DengXian"/>
              </w:rPr>
            </w:pPr>
            <w:r w:rsidRPr="00515F66">
              <w:rPr>
                <w:rFonts w:eastAsia="DengXian"/>
                <w:color w:val="FF0000"/>
              </w:rPr>
              <w:t>&lt;Unchanged parts omitted&gt;</w:t>
            </w:r>
          </w:p>
          <w:p w14:paraId="00DBA59D" w14:textId="77777777" w:rsidR="003138E5" w:rsidRPr="00EF7F18" w:rsidRDefault="003138E5" w:rsidP="00233CF5">
            <w:pPr>
              <w:ind w:left="568" w:hanging="284"/>
              <w:rPr>
                <w:sz w:val="16"/>
                <w:szCs w:val="16"/>
              </w:rPr>
            </w:pPr>
            <w:r w:rsidRPr="00EF7F18">
              <w:rPr>
                <w:sz w:val="16"/>
                <w:szCs w:val="16"/>
              </w:rPr>
              <w:t>-</w:t>
            </w:r>
            <w:r w:rsidRPr="00EF7F18">
              <w:rPr>
                <w:sz w:val="16"/>
                <w:szCs w:val="16"/>
              </w:rPr>
              <w:tab/>
              <w:t xml:space="preserve">if a UE is provided </w:t>
            </w:r>
            <w:r w:rsidRPr="00EF7F18">
              <w:rPr>
                <w:i/>
                <w:sz w:val="16"/>
                <w:szCs w:val="16"/>
              </w:rPr>
              <w:t>tdd-UL-DL-ConfigurationCommon</w:t>
            </w:r>
            <w:r w:rsidRPr="00EF7F18">
              <w:rPr>
                <w:sz w:val="16"/>
                <w:szCs w:val="16"/>
              </w:rPr>
              <w:t xml:space="preserve"> for a cell, a PRACH occasion for the cell in a PRACH slot is valid if </w:t>
            </w:r>
          </w:p>
          <w:p w14:paraId="056D24EC" w14:textId="77777777" w:rsidR="003138E5" w:rsidRPr="00EF7F18" w:rsidRDefault="003138E5" w:rsidP="00233CF5">
            <w:pPr>
              <w:ind w:left="851" w:hanging="284"/>
              <w:rPr>
                <w:sz w:val="16"/>
                <w:szCs w:val="16"/>
              </w:rPr>
            </w:pPr>
            <w:ins w:id="366" w:author="Huawei" w:date="2025-10-13T03:01:00Z">
              <w:r w:rsidRPr="00EF7F18">
                <w:rPr>
                  <w:sz w:val="16"/>
                  <w:szCs w:val="16"/>
                </w:rPr>
                <w:t>-</w:t>
              </w:r>
              <w:r w:rsidRPr="00EF7F18">
                <w:rPr>
                  <w:sz w:val="16"/>
                  <w:szCs w:val="16"/>
                </w:rPr>
                <w:tab/>
                <w:t>For a first PRACH occasion,</w:t>
              </w:r>
            </w:ins>
          </w:p>
          <w:p w14:paraId="472E1DA5" w14:textId="77777777" w:rsidR="003138E5" w:rsidRPr="00EF7F18" w:rsidRDefault="003138E5" w:rsidP="00233CF5">
            <w:pPr>
              <w:ind w:left="1135" w:hanging="284"/>
              <w:rPr>
                <w:sz w:val="16"/>
                <w:szCs w:val="16"/>
              </w:rPr>
            </w:pPr>
            <w:r w:rsidRPr="00EF7F18">
              <w:rPr>
                <w:sz w:val="16"/>
                <w:szCs w:val="16"/>
              </w:rPr>
              <w:t>-</w:t>
            </w:r>
            <w:r w:rsidRPr="00EF7F18">
              <w:rPr>
                <w:sz w:val="16"/>
                <w:szCs w:val="16"/>
              </w:rPr>
              <w:tab/>
              <w:t xml:space="preserve">it is </w:t>
            </w:r>
            <w:del w:id="367" w:author="Huawei" w:date="2025-10-15T19:42:00Z">
              <w:r w:rsidRPr="00EF7F18">
                <w:rPr>
                  <w:sz w:val="16"/>
                  <w:szCs w:val="16"/>
                </w:rPr>
                <w:delText xml:space="preserve">only </w:delText>
              </w:r>
            </w:del>
            <w:r w:rsidRPr="00EF7F18">
              <w:rPr>
                <w:sz w:val="16"/>
                <w:szCs w:val="16"/>
              </w:rPr>
              <w:t xml:space="preserve">within UL symbols, or </w:t>
            </w:r>
          </w:p>
          <w:p w14:paraId="4F3412D9" w14:textId="77777777" w:rsidR="003138E5" w:rsidRPr="00EF7F18" w:rsidRDefault="003138E5" w:rsidP="00233CF5">
            <w:pPr>
              <w:ind w:left="851" w:hanging="284"/>
              <w:rPr>
                <w:del w:id="368" w:author="Huawei" w:date="2025-10-15T19:43:00Z"/>
                <w:sz w:val="16"/>
                <w:szCs w:val="16"/>
              </w:rPr>
            </w:pPr>
            <w:del w:id="369" w:author="Huawei" w:date="2025-10-15T19:43:00Z">
              <w:r w:rsidRPr="00EF7F18">
                <w:rPr>
                  <w:sz w:val="16"/>
                  <w:szCs w:val="16"/>
                  <w:lang w:val="zh-CN"/>
                </w:rPr>
                <w:delText>-</w:delText>
              </w:r>
              <w:r w:rsidRPr="00EF7F18">
                <w:rPr>
                  <w:sz w:val="16"/>
                  <w:szCs w:val="16"/>
                  <w:lang w:val="zh-CN"/>
                </w:rPr>
                <w:tab/>
              </w:r>
              <w:r w:rsidRPr="00EF7F18">
                <w:rPr>
                  <w:sz w:val="16"/>
                  <w:szCs w:val="16"/>
                </w:rPr>
                <w:delText xml:space="preserve">it is only within SBFD symbols, that include at least one SBFD symbol indicated as downlink by </w:delText>
              </w:r>
              <w:r w:rsidRPr="00EF7F18">
                <w:rPr>
                  <w:i/>
                  <w:iCs/>
                  <w:sz w:val="16"/>
                  <w:szCs w:val="16"/>
                </w:rPr>
                <w:delText>tdd-UL-DL-ConfigurationCommon</w:delText>
              </w:r>
              <w:r w:rsidRPr="00EF7F18">
                <w:rPr>
                  <w:iCs/>
                  <w:sz w:val="16"/>
                  <w:szCs w:val="16"/>
                </w:rPr>
                <w:delText>,</w:delText>
              </w:r>
              <w:r w:rsidRPr="00EF7F18">
                <w:rPr>
                  <w:sz w:val="16"/>
                  <w:szCs w:val="16"/>
                </w:rPr>
                <w:delText xml:space="preserve"> and in RBs that are both in the active UL BWP and in the UL sub-band if the UE is provided either </w:delText>
              </w:r>
              <w:r w:rsidRPr="00EF7F18">
                <w:rPr>
                  <w:i/>
                  <w:sz w:val="16"/>
                  <w:szCs w:val="16"/>
                </w:rPr>
                <w:delText>sbfd-RACHSingleConfig</w:delText>
              </w:r>
              <w:r w:rsidRPr="00EF7F18">
                <w:rPr>
                  <w:sz w:val="16"/>
                  <w:szCs w:val="16"/>
                </w:rPr>
                <w:delText xml:space="preserve"> or </w:delText>
              </w:r>
              <w:r w:rsidRPr="00EF7F18">
                <w:rPr>
                  <w:i/>
                  <w:sz w:val="16"/>
                  <w:szCs w:val="16"/>
                </w:rPr>
                <w:delText>sbfd-RACHDualConfig</w:delText>
              </w:r>
              <w:r w:rsidRPr="00EF7F18">
                <w:rPr>
                  <w:sz w:val="16"/>
                  <w:szCs w:val="16"/>
                </w:rPr>
                <w:delText xml:space="preserve">, or it starts from an SBFD symbol and ends in a non-SBFD symbols and is in RBs that are both in the active UL BWP and in the UL sub-band if the UE is provided </w:delText>
              </w:r>
              <w:r w:rsidRPr="00EF7F18">
                <w:rPr>
                  <w:i/>
                  <w:sz w:val="16"/>
                  <w:szCs w:val="16"/>
                </w:rPr>
                <w:delText>sbfd-RACHDualConfig</w:delText>
              </w:r>
              <w:r w:rsidRPr="00EF7F18">
                <w:rPr>
                  <w:sz w:val="16"/>
                  <w:szCs w:val="16"/>
                </w:rPr>
                <w:delText xml:space="preserve"> and </w:delText>
              </w:r>
              <w:r w:rsidRPr="00EF7F18">
                <w:rPr>
                  <w:i/>
                  <w:sz w:val="16"/>
                  <w:szCs w:val="16"/>
                </w:rPr>
                <w:delText>sbfd-RACHDualConfig-ValidROAcrossSymbolTypes</w:delText>
              </w:r>
              <w:r w:rsidRPr="00EF7F18">
                <w:rPr>
                  <w:sz w:val="16"/>
                  <w:szCs w:val="16"/>
                </w:rPr>
                <w:delText xml:space="preserve">, or </w:delText>
              </w:r>
            </w:del>
          </w:p>
          <w:p w14:paraId="1BC3E97F" w14:textId="77777777" w:rsidR="003138E5" w:rsidRPr="00EF7F18" w:rsidRDefault="003138E5" w:rsidP="00233CF5">
            <w:pPr>
              <w:ind w:left="1135" w:hanging="284"/>
              <w:rPr>
                <w:i/>
                <w:sz w:val="16"/>
                <w:szCs w:val="16"/>
              </w:rPr>
            </w:pPr>
            <w:r w:rsidRPr="00EF7F18">
              <w:rPr>
                <w:sz w:val="16"/>
                <w:szCs w:val="16"/>
              </w:rPr>
              <w:t>-</w:t>
            </w:r>
            <w:r w:rsidRPr="00EF7F18">
              <w:rPr>
                <w:sz w:val="16"/>
                <w:szCs w:val="16"/>
              </w:rPr>
              <w:tab/>
              <w:t xml:space="preserve">it does not precede a SS/PBCH block in the PRACH slot, if it is only in UL symbols, and starts at least </w:t>
            </w:r>
            <m:oMath>
              <m:sSub>
                <m:sSubPr>
                  <m:ctrlPr>
                    <w:rPr>
                      <w:rFonts w:ascii="Cambria Math" w:hAnsi="Cambria Math"/>
                      <w:i/>
                      <w:sz w:val="16"/>
                      <w:szCs w:val="16"/>
                      <w:lang w:val="zh-CN"/>
                    </w:rPr>
                  </m:ctrlPr>
                </m:sSubPr>
                <m:e>
                  <m:r>
                    <w:rPr>
                      <w:rFonts w:ascii="Cambria Math" w:hAnsi="Cambria Math"/>
                      <w:sz w:val="16"/>
                      <w:szCs w:val="16"/>
                      <w:lang w:val="zh-CN"/>
                    </w:rPr>
                    <m:t>N</m:t>
                  </m:r>
                </m:e>
                <m:sub>
                  <m:r>
                    <m:rPr>
                      <m:sty m:val="p"/>
                    </m:rPr>
                    <w:rPr>
                      <w:rFonts w:ascii="Cambria Math" w:hAnsi="Cambria Math"/>
                      <w:sz w:val="16"/>
                      <w:szCs w:val="16"/>
                    </w:rPr>
                    <m:t>gap</m:t>
                  </m:r>
                </m:sub>
              </m:sSub>
            </m:oMath>
            <w:r w:rsidRPr="00EF7F18">
              <w:rPr>
                <w:sz w:val="16"/>
                <w:szCs w:val="16"/>
              </w:rPr>
              <w:t xml:space="preserve"> symbols after a last downlink symbol and at least </w:t>
            </w:r>
            <m:oMath>
              <m:sSub>
                <m:sSubPr>
                  <m:ctrlPr>
                    <w:rPr>
                      <w:rFonts w:ascii="Cambria Math" w:hAnsi="Cambria Math"/>
                      <w:i/>
                      <w:sz w:val="16"/>
                      <w:szCs w:val="16"/>
                      <w:lang w:val="zh-CN"/>
                    </w:rPr>
                  </m:ctrlPr>
                </m:sSubPr>
                <m:e>
                  <m:r>
                    <w:rPr>
                      <w:rFonts w:ascii="Cambria Math" w:hAnsi="Cambria Math"/>
                      <w:sz w:val="16"/>
                      <w:szCs w:val="16"/>
                      <w:lang w:val="zh-CN"/>
                    </w:rPr>
                    <m:t>N</m:t>
                  </m:r>
                </m:e>
                <m:sub>
                  <m:r>
                    <m:rPr>
                      <m:sty m:val="p"/>
                    </m:rPr>
                    <w:rPr>
                      <w:rFonts w:ascii="Cambria Math" w:hAnsi="Cambria Math"/>
                      <w:sz w:val="16"/>
                      <w:szCs w:val="16"/>
                    </w:rPr>
                    <m:t>gap</m:t>
                  </m:r>
                </m:sub>
              </m:sSub>
            </m:oMath>
            <w:r w:rsidRPr="00EF7F18">
              <w:rPr>
                <w:sz w:val="16"/>
                <w:szCs w:val="16"/>
              </w:rPr>
              <w:t xml:space="preserve"> symbols after a last SS/PBCH block symbol, where </w:t>
            </w:r>
            <m:oMath>
              <m:sSub>
                <m:sSubPr>
                  <m:ctrlPr>
                    <w:rPr>
                      <w:rFonts w:ascii="Cambria Math" w:hAnsi="Cambria Math"/>
                      <w:i/>
                      <w:sz w:val="16"/>
                      <w:szCs w:val="16"/>
                      <w:lang w:val="zh-CN"/>
                    </w:rPr>
                  </m:ctrlPr>
                </m:sSubPr>
                <m:e>
                  <m:r>
                    <w:rPr>
                      <w:rFonts w:ascii="Cambria Math" w:hAnsi="Cambria Math"/>
                      <w:sz w:val="16"/>
                      <w:szCs w:val="16"/>
                      <w:lang w:val="zh-CN"/>
                    </w:rPr>
                    <m:t>N</m:t>
                  </m:r>
                </m:e>
                <m:sub>
                  <m:r>
                    <m:rPr>
                      <m:sty m:val="p"/>
                    </m:rPr>
                    <w:rPr>
                      <w:rFonts w:ascii="Cambria Math" w:hAnsi="Cambria Math"/>
                      <w:sz w:val="16"/>
                      <w:szCs w:val="16"/>
                    </w:rPr>
                    <m:t>gap</m:t>
                  </m:r>
                </m:sub>
              </m:sSub>
            </m:oMath>
            <w:r w:rsidRPr="00EF7F18">
              <w:rPr>
                <w:sz w:val="16"/>
                <w:szCs w:val="16"/>
              </w:rPr>
              <w:t xml:space="preserve"> is provided in Table 8.1-2, and if </w:t>
            </w:r>
            <w:r w:rsidRPr="00EF7F18">
              <w:rPr>
                <w:i/>
                <w:sz w:val="16"/>
                <w:szCs w:val="16"/>
              </w:rPr>
              <w:t>channelAccessMode</w:t>
            </w:r>
            <w:r w:rsidRPr="00EF7F18">
              <w:rPr>
                <w:sz w:val="16"/>
                <w:szCs w:val="16"/>
              </w:rPr>
              <w:t xml:space="preserve"> = "</w:t>
            </w:r>
            <w:r w:rsidRPr="00EF7F18">
              <w:rPr>
                <w:i/>
                <w:sz w:val="16"/>
                <w:szCs w:val="16"/>
              </w:rPr>
              <w:t>semiStatic</w:t>
            </w:r>
            <w:r w:rsidRPr="00EF7F18">
              <w:rPr>
                <w:iCs/>
                <w:sz w:val="16"/>
                <w:szCs w:val="16"/>
              </w:rPr>
              <w:t xml:space="preserve">" </w:t>
            </w:r>
            <w:r w:rsidRPr="00EF7F18">
              <w:rPr>
                <w:sz w:val="16"/>
                <w:szCs w:val="16"/>
              </w:rPr>
              <w:t>is provided, does not overlap with a set of consecutive symbols before the start of a next channel occupancy time where there shall not be any transmissions, as described in [15, TS 37.213]</w:t>
            </w:r>
          </w:p>
          <w:p w14:paraId="45E17EBC" w14:textId="77777777" w:rsidR="003138E5" w:rsidRPr="00EF7F18" w:rsidRDefault="003138E5" w:rsidP="00233CF5">
            <w:pPr>
              <w:pStyle w:val="B4"/>
              <w:rPr>
                <w:ins w:id="370" w:author="Huawei" w:date="2025-10-15T19:43:00Z"/>
                <w:sz w:val="16"/>
                <w:szCs w:val="16"/>
                <w:lang w:eastAsia="en-US"/>
              </w:rPr>
            </w:pPr>
            <w:r w:rsidRPr="00EF7F18">
              <w:rPr>
                <w:sz w:val="16"/>
                <w:szCs w:val="16"/>
                <w:lang w:eastAsia="en-US"/>
              </w:rPr>
              <w:t>-</w:t>
            </w:r>
            <w:r w:rsidRPr="00EF7F18">
              <w:rPr>
                <w:sz w:val="16"/>
                <w:szCs w:val="16"/>
                <w:lang w:eastAsia="en-US"/>
              </w:rPr>
              <w:tab/>
              <w:t xml:space="preserve">the </w:t>
            </w:r>
            <w:r w:rsidRPr="00EF7F18">
              <w:rPr>
                <w:rFonts w:eastAsia="MS Mincho"/>
                <w:sz w:val="16"/>
                <w:szCs w:val="16"/>
                <w:lang w:eastAsia="en-US"/>
              </w:rPr>
              <w:t xml:space="preserve">candidate SS/PBCH block </w:t>
            </w:r>
            <w:r w:rsidRPr="00EF7F18">
              <w:rPr>
                <w:sz w:val="16"/>
                <w:szCs w:val="16"/>
                <w:lang w:eastAsia="en-US"/>
              </w:rPr>
              <w:t xml:space="preserve">index of the SS/PBCH block </w:t>
            </w:r>
            <w:r w:rsidRPr="00EF7F18">
              <w:rPr>
                <w:rFonts w:eastAsia="MS Mincho"/>
                <w:sz w:val="16"/>
                <w:szCs w:val="16"/>
                <w:lang w:eastAsia="en-US"/>
              </w:rPr>
              <w:t>corresponds to the SS/PBCH block index</w:t>
            </w:r>
            <w:r w:rsidRPr="00EF7F18">
              <w:rPr>
                <w:sz w:val="16"/>
                <w:szCs w:val="16"/>
                <w:lang w:eastAsia="en-US"/>
              </w:rPr>
              <w:t xml:space="preserve"> </w:t>
            </w:r>
            <w:r w:rsidRPr="00EF7F18">
              <w:rPr>
                <w:rFonts w:hint="eastAsia"/>
                <w:sz w:val="16"/>
                <w:szCs w:val="16"/>
              </w:rPr>
              <w:t>provided by</w:t>
            </w:r>
            <w:r w:rsidRPr="00EF7F18">
              <w:rPr>
                <w:sz w:val="16"/>
                <w:szCs w:val="16"/>
                <w:lang w:eastAsia="en-US"/>
              </w:rPr>
              <w:t xml:space="preserve"> </w:t>
            </w:r>
            <w:r w:rsidRPr="00EF7F18">
              <w:rPr>
                <w:i/>
                <w:sz w:val="16"/>
                <w:szCs w:val="16"/>
                <w:lang w:eastAsia="en-US"/>
              </w:rPr>
              <w:t>ssb-PositionsInBurst</w:t>
            </w:r>
            <w:r w:rsidRPr="00EF7F18">
              <w:rPr>
                <w:sz w:val="16"/>
                <w:szCs w:val="16"/>
                <w:lang w:eastAsia="en-US"/>
              </w:rPr>
              <w:t xml:space="preserve"> in </w:t>
            </w:r>
            <w:r w:rsidRPr="00EF7F18">
              <w:rPr>
                <w:i/>
                <w:sz w:val="16"/>
                <w:szCs w:val="16"/>
                <w:lang w:eastAsia="en-US"/>
              </w:rPr>
              <w:t>S</w:t>
            </w:r>
            <w:r w:rsidRPr="00EF7F18">
              <w:rPr>
                <w:rFonts w:hint="eastAsia"/>
                <w:i/>
                <w:sz w:val="16"/>
                <w:szCs w:val="16"/>
              </w:rPr>
              <w:t>IB</w:t>
            </w:r>
            <w:r w:rsidRPr="00EF7F18">
              <w:rPr>
                <w:i/>
                <w:sz w:val="16"/>
                <w:szCs w:val="16"/>
                <w:lang w:eastAsia="en-US"/>
              </w:rPr>
              <w:t>1</w:t>
            </w:r>
            <w:r w:rsidRPr="00EF7F18">
              <w:rPr>
                <w:sz w:val="16"/>
                <w:szCs w:val="16"/>
                <w:lang w:eastAsia="en-US"/>
              </w:rPr>
              <w:t xml:space="preserve"> or in </w:t>
            </w:r>
            <w:r w:rsidRPr="00EF7F18">
              <w:rPr>
                <w:i/>
                <w:sz w:val="16"/>
                <w:szCs w:val="16"/>
                <w:lang w:eastAsia="en-US"/>
              </w:rPr>
              <w:t xml:space="preserve">ServingCellConfigCommon </w:t>
            </w:r>
            <w:r w:rsidRPr="00EF7F18">
              <w:rPr>
                <w:iCs/>
                <w:sz w:val="16"/>
                <w:szCs w:val="16"/>
                <w:lang w:eastAsia="en-US"/>
              </w:rPr>
              <w:t>or in</w:t>
            </w:r>
            <w:r w:rsidRPr="00EF7F18">
              <w:rPr>
                <w:i/>
                <w:sz w:val="16"/>
                <w:szCs w:val="16"/>
                <w:lang w:eastAsia="en-US"/>
              </w:rPr>
              <w:t xml:space="preserve"> SSB-MTC-AdditionalPCI </w:t>
            </w:r>
            <w:r w:rsidRPr="00EF7F18">
              <w:rPr>
                <w:iCs/>
                <w:sz w:val="16"/>
                <w:szCs w:val="16"/>
                <w:lang w:eastAsia="en-US"/>
              </w:rPr>
              <w:t>corresponding to the cell</w:t>
            </w:r>
            <w:r w:rsidRPr="00EF7F18">
              <w:rPr>
                <w:sz w:val="16"/>
                <w:szCs w:val="16"/>
                <w:lang w:eastAsia="en-US"/>
              </w:rPr>
              <w:t xml:space="preserve">, </w:t>
            </w:r>
            <w:r w:rsidRPr="00EF7F18">
              <w:rPr>
                <w:rFonts w:eastAsia="MS Mincho"/>
                <w:sz w:val="16"/>
                <w:szCs w:val="16"/>
                <w:lang w:eastAsia="en-US"/>
              </w:rPr>
              <w:t>as described in clause 4.1</w:t>
            </w:r>
            <w:r w:rsidRPr="00EF7F18">
              <w:rPr>
                <w:sz w:val="16"/>
                <w:szCs w:val="16"/>
                <w:lang w:eastAsia="en-US"/>
              </w:rPr>
              <w:t xml:space="preserve"> </w:t>
            </w:r>
          </w:p>
          <w:p w14:paraId="76C7C4B7" w14:textId="77777777" w:rsidR="003138E5" w:rsidRPr="00EF7F18" w:rsidRDefault="003138E5" w:rsidP="00233CF5">
            <w:pPr>
              <w:ind w:left="851" w:hanging="284"/>
              <w:rPr>
                <w:ins w:id="371" w:author="Huawei" w:date="2025-10-15T19:43:00Z"/>
                <w:sz w:val="16"/>
                <w:szCs w:val="16"/>
              </w:rPr>
            </w:pPr>
            <w:ins w:id="372" w:author="Huawei" w:date="2025-10-15T19:43:00Z">
              <w:r w:rsidRPr="00EF7F18">
                <w:rPr>
                  <w:sz w:val="16"/>
                  <w:szCs w:val="16"/>
                </w:rPr>
                <w:t>-</w:t>
              </w:r>
              <w:r w:rsidRPr="00EF7F18">
                <w:rPr>
                  <w:sz w:val="16"/>
                  <w:szCs w:val="16"/>
                </w:rPr>
                <w:tab/>
                <w:t>For a second PRACH occasion,</w:t>
              </w:r>
            </w:ins>
          </w:p>
          <w:p w14:paraId="68D29930" w14:textId="77777777" w:rsidR="003138E5" w:rsidRPr="00EF7F18" w:rsidRDefault="003138E5" w:rsidP="00233CF5">
            <w:pPr>
              <w:ind w:left="1135" w:hanging="284"/>
              <w:rPr>
                <w:ins w:id="373" w:author="Huawei" w:date="2025-10-15T19:43:00Z"/>
                <w:sz w:val="16"/>
                <w:szCs w:val="16"/>
              </w:rPr>
            </w:pPr>
            <w:ins w:id="374" w:author="Huawei" w:date="2025-10-15T19:43:00Z">
              <w:r w:rsidRPr="00EF7F18">
                <w:rPr>
                  <w:sz w:val="16"/>
                  <w:szCs w:val="16"/>
                </w:rPr>
                <w:lastRenderedPageBreak/>
                <w:t>-</w:t>
              </w:r>
              <w:r w:rsidRPr="00EF7F18">
                <w:rPr>
                  <w:sz w:val="16"/>
                  <w:szCs w:val="16"/>
                </w:rPr>
                <w:tab/>
                <w:t xml:space="preserve">it starts at least </w:t>
              </w:r>
            </w:ins>
            <m:oMath>
              <m:sSub>
                <m:sSubPr>
                  <m:ctrlPr>
                    <w:ins w:id="375" w:author="Huawei" w:date="2025-10-15T19:43:00Z">
                      <w:rPr>
                        <w:rFonts w:ascii="Cambria Math" w:hAnsi="Cambria Math"/>
                        <w:i/>
                        <w:sz w:val="16"/>
                        <w:szCs w:val="16"/>
                        <w:lang w:val="zh-CN"/>
                      </w:rPr>
                    </w:ins>
                  </m:ctrlPr>
                </m:sSubPr>
                <m:e>
                  <m:r>
                    <w:ins w:id="376" w:author="Huawei" w:date="2025-10-15T19:43:00Z">
                      <w:rPr>
                        <w:rFonts w:ascii="Cambria Math" w:hAnsi="Cambria Math"/>
                        <w:sz w:val="16"/>
                        <w:szCs w:val="16"/>
                        <w:lang w:val="zh-CN"/>
                      </w:rPr>
                      <m:t>N</m:t>
                    </w:ins>
                  </m:r>
                </m:e>
                <m:sub>
                  <m:r>
                    <w:ins w:id="377" w:author="Huawei" w:date="2025-10-15T19:43:00Z">
                      <m:rPr>
                        <m:sty m:val="p"/>
                      </m:rPr>
                      <w:rPr>
                        <w:rFonts w:ascii="Cambria Math" w:hAnsi="Cambria Math"/>
                        <w:sz w:val="16"/>
                        <w:szCs w:val="16"/>
                      </w:rPr>
                      <m:t>gap</m:t>
                    </w:ins>
                  </m:r>
                </m:sub>
              </m:sSub>
            </m:oMath>
            <w:ins w:id="378" w:author="Huawei" w:date="2025-10-15T19:43:00Z">
              <w:r w:rsidRPr="00EF7F18">
                <w:rPr>
                  <w:sz w:val="16"/>
                  <w:szCs w:val="16"/>
                </w:rPr>
                <w:t xml:space="preserve"> symbols after a last non-SBFD downlink symbol and at least </w:t>
              </w:r>
            </w:ins>
            <m:oMath>
              <m:sSub>
                <m:sSubPr>
                  <m:ctrlPr>
                    <w:ins w:id="379" w:author="Huawei" w:date="2025-10-15T19:43:00Z">
                      <w:rPr>
                        <w:rFonts w:ascii="Cambria Math" w:hAnsi="Cambria Math"/>
                        <w:i/>
                        <w:sz w:val="16"/>
                        <w:szCs w:val="16"/>
                        <w:lang w:val="zh-CN"/>
                      </w:rPr>
                    </w:ins>
                  </m:ctrlPr>
                </m:sSubPr>
                <m:e>
                  <m:r>
                    <w:ins w:id="380" w:author="Huawei" w:date="2025-10-15T19:43:00Z">
                      <w:rPr>
                        <w:rFonts w:ascii="Cambria Math" w:hAnsi="Cambria Math"/>
                        <w:sz w:val="16"/>
                        <w:szCs w:val="16"/>
                        <w:lang w:val="zh-CN"/>
                      </w:rPr>
                      <m:t>N</m:t>
                    </w:ins>
                  </m:r>
                </m:e>
                <m:sub>
                  <m:r>
                    <w:ins w:id="381" w:author="Huawei" w:date="2025-10-15T19:43:00Z">
                      <m:rPr>
                        <m:sty m:val="p"/>
                      </m:rPr>
                      <w:rPr>
                        <w:rFonts w:ascii="Cambria Math" w:hAnsi="Cambria Math"/>
                        <w:sz w:val="16"/>
                        <w:szCs w:val="16"/>
                      </w:rPr>
                      <m:t>gap</m:t>
                    </w:ins>
                  </m:r>
                </m:sub>
              </m:sSub>
            </m:oMath>
            <w:ins w:id="382" w:author="Huawei" w:date="2025-10-15T19:43:00Z">
              <w:r w:rsidRPr="00EF7F18">
                <w:rPr>
                  <w:sz w:val="16"/>
                  <w:szCs w:val="16"/>
                </w:rPr>
                <w:t xml:space="preserve"> symbols after a last SS/PBCH block symbol, where </w:t>
              </w:r>
            </w:ins>
            <m:oMath>
              <m:sSub>
                <m:sSubPr>
                  <m:ctrlPr>
                    <w:ins w:id="383" w:author="Huawei" w:date="2025-10-15T19:43:00Z">
                      <w:rPr>
                        <w:rFonts w:ascii="Cambria Math" w:hAnsi="Cambria Math"/>
                        <w:i/>
                        <w:sz w:val="16"/>
                        <w:szCs w:val="16"/>
                        <w:lang w:val="zh-CN"/>
                      </w:rPr>
                    </w:ins>
                  </m:ctrlPr>
                </m:sSubPr>
                <m:e>
                  <m:r>
                    <w:ins w:id="384" w:author="Huawei" w:date="2025-10-15T19:43:00Z">
                      <w:rPr>
                        <w:rFonts w:ascii="Cambria Math" w:hAnsi="Cambria Math"/>
                        <w:sz w:val="16"/>
                        <w:szCs w:val="16"/>
                        <w:lang w:val="zh-CN"/>
                      </w:rPr>
                      <m:t>N</m:t>
                    </w:ins>
                  </m:r>
                </m:e>
                <m:sub>
                  <m:r>
                    <w:ins w:id="385" w:author="Huawei" w:date="2025-10-15T19:43:00Z">
                      <m:rPr>
                        <m:sty m:val="p"/>
                      </m:rPr>
                      <w:rPr>
                        <w:rFonts w:ascii="Cambria Math" w:hAnsi="Cambria Math"/>
                        <w:sz w:val="16"/>
                        <w:szCs w:val="16"/>
                      </w:rPr>
                      <m:t>gap</m:t>
                    </w:ins>
                  </m:r>
                </m:sub>
              </m:sSub>
            </m:oMath>
            <w:ins w:id="386" w:author="Huawei" w:date="2025-10-15T19:43:00Z">
              <w:r w:rsidRPr="00EF7F18">
                <w:rPr>
                  <w:sz w:val="16"/>
                  <w:szCs w:val="16"/>
                </w:rPr>
                <w:t xml:space="preserve"> is provided in Table 8.1-2, and does not overlap with a SS/PBCH block symbol, and</w:t>
              </w:r>
              <w:r w:rsidRPr="00EF7F18">
                <w:rPr>
                  <w:rFonts w:hint="eastAsia"/>
                  <w:sz w:val="16"/>
                  <w:szCs w:val="16"/>
                </w:rPr>
                <w:t xml:space="preserve"> </w:t>
              </w:r>
            </w:ins>
          </w:p>
          <w:p w14:paraId="724BB840" w14:textId="77777777" w:rsidR="003138E5" w:rsidRPr="00EF7F18" w:rsidRDefault="003138E5" w:rsidP="00233CF5">
            <w:pPr>
              <w:pStyle w:val="B4"/>
              <w:rPr>
                <w:ins w:id="387" w:author="Huawei" w:date="2025-10-15T19:43:00Z"/>
                <w:sz w:val="16"/>
                <w:szCs w:val="16"/>
              </w:rPr>
            </w:pPr>
            <w:ins w:id="388" w:author="Huawei" w:date="2025-10-15T19:43:00Z">
              <w:r w:rsidRPr="00EF7F18">
                <w:rPr>
                  <w:sz w:val="16"/>
                  <w:szCs w:val="16"/>
                </w:rPr>
                <w:t>-</w:t>
              </w:r>
              <w:r w:rsidRPr="00EF7F18">
                <w:rPr>
                  <w:sz w:val="16"/>
                  <w:szCs w:val="16"/>
                </w:rPr>
                <w:tab/>
                <w:t xml:space="preserve">it is only within SBFD symbols and including at least one SBFD symbol indicated as downlink by </w:t>
              </w:r>
              <w:r w:rsidRPr="00EF7F18">
                <w:rPr>
                  <w:i/>
                  <w:iCs/>
                  <w:sz w:val="16"/>
                  <w:szCs w:val="16"/>
                </w:rPr>
                <w:t>tdd-UL-DL-ConfigurationCommon</w:t>
              </w:r>
              <w:r w:rsidRPr="00EF7F18">
                <w:rPr>
                  <w:iCs/>
                  <w:sz w:val="16"/>
                  <w:szCs w:val="16"/>
                </w:rPr>
                <w:t>,</w:t>
              </w:r>
              <w:r w:rsidRPr="00EF7F18">
                <w:rPr>
                  <w:sz w:val="16"/>
                  <w:szCs w:val="16"/>
                </w:rPr>
                <w:t xml:space="preserve"> and in RBs that are both in the active UL BWP and in the UL sub-band if the UE is provided </w:t>
              </w:r>
              <w:r w:rsidRPr="00EF7F18">
                <w:rPr>
                  <w:i/>
                  <w:sz w:val="16"/>
                  <w:szCs w:val="16"/>
                </w:rPr>
                <w:t>sbfd-RACHSingleConfig</w:t>
              </w:r>
              <w:r w:rsidRPr="00EF7F18">
                <w:rPr>
                  <w:rFonts w:hint="eastAsia"/>
                  <w:iCs/>
                  <w:sz w:val="16"/>
                  <w:szCs w:val="16"/>
                </w:rPr>
                <w:t>,</w:t>
              </w:r>
              <w:r w:rsidRPr="00EF7F18">
                <w:rPr>
                  <w:sz w:val="16"/>
                  <w:szCs w:val="16"/>
                </w:rPr>
                <w:t xml:space="preserve"> or  </w:t>
              </w:r>
            </w:ins>
          </w:p>
          <w:p w14:paraId="5DE86C14" w14:textId="77777777" w:rsidR="003138E5" w:rsidRPr="00EF7F18" w:rsidRDefault="003138E5" w:rsidP="00233CF5">
            <w:pPr>
              <w:pStyle w:val="B4"/>
              <w:rPr>
                <w:sz w:val="16"/>
                <w:szCs w:val="16"/>
              </w:rPr>
            </w:pPr>
            <w:ins w:id="389" w:author="Huawei" w:date="2025-10-15T19:43:00Z">
              <w:r w:rsidRPr="00EF7F18">
                <w:rPr>
                  <w:sz w:val="16"/>
                  <w:szCs w:val="16"/>
                </w:rPr>
                <w:t>-</w:t>
              </w:r>
              <w:r w:rsidRPr="00EF7F18">
                <w:rPr>
                  <w:sz w:val="16"/>
                  <w:szCs w:val="16"/>
                </w:rPr>
                <w:tab/>
              </w:r>
            </w:ins>
            <w:ins w:id="390" w:author="Huawei" w:date="2025-10-15T19:44:00Z">
              <w:r w:rsidRPr="00EF7F18">
                <w:rPr>
                  <w:rFonts w:hint="eastAsia"/>
                  <w:sz w:val="16"/>
                  <w:szCs w:val="16"/>
                </w:rPr>
                <w:t>it</w:t>
              </w:r>
              <w:r w:rsidRPr="00EF7F18">
                <w:rPr>
                  <w:sz w:val="16"/>
                  <w:szCs w:val="16"/>
                </w:rPr>
                <w:t xml:space="preserve"> is </w:t>
              </w:r>
            </w:ins>
            <w:ins w:id="391" w:author="Huawei" w:date="2025-10-15T19:43:00Z">
              <w:r w:rsidRPr="00EF7F18">
                <w:rPr>
                  <w:rFonts w:ascii="Times" w:eastAsia="Batang" w:hAnsi="Times"/>
                  <w:sz w:val="16"/>
                  <w:szCs w:val="16"/>
                </w:rPr>
                <w:t>only within SBFD symbols and is in RBs that are both in the active UL BWP and in the UL sub-band if the UE is provided</w:t>
              </w:r>
              <w:r w:rsidRPr="00EF7F18">
                <w:rPr>
                  <w:i/>
                  <w:sz w:val="16"/>
                  <w:szCs w:val="16"/>
                </w:rPr>
                <w:t xml:space="preserve"> sbfd-RACHDualConfig</w:t>
              </w:r>
              <w:r w:rsidRPr="00EF7F18">
                <w:rPr>
                  <w:sz w:val="16"/>
                  <w:szCs w:val="16"/>
                </w:rPr>
                <w:t xml:space="preserve">, or </w:t>
              </w:r>
            </w:ins>
          </w:p>
          <w:p w14:paraId="38872CC8" w14:textId="77777777" w:rsidR="003138E5" w:rsidRDefault="003138E5" w:rsidP="00233CF5">
            <w:pPr>
              <w:pStyle w:val="B4"/>
            </w:pPr>
            <w:ins w:id="392" w:author="Huawei" w:date="2025-10-15T19:43:00Z">
              <w:r w:rsidRPr="00EF7F18">
                <w:rPr>
                  <w:sz w:val="16"/>
                  <w:szCs w:val="16"/>
                </w:rPr>
                <w:t>-</w:t>
              </w:r>
              <w:r w:rsidRPr="00EF7F18">
                <w:rPr>
                  <w:sz w:val="16"/>
                  <w:szCs w:val="16"/>
                </w:rPr>
                <w:tab/>
                <w:t>it starts from an SBFD symbol and ends in a non-SBFD symbols and is in RBs that are both in the active UL BWP and in the UL sub-band</w:t>
              </w:r>
            </w:ins>
            <w:ins w:id="393" w:author="Huawei" w:date="2025-10-16T04:56:00Z">
              <w:r w:rsidRPr="00EF7F18">
                <w:rPr>
                  <w:sz w:val="16"/>
                  <w:szCs w:val="16"/>
                </w:rPr>
                <w:t xml:space="preserve"> </w:t>
              </w:r>
            </w:ins>
            <w:ins w:id="394" w:author="Huawei" w:date="2025-10-15T19:43:00Z">
              <w:r w:rsidRPr="00EF7F18">
                <w:rPr>
                  <w:sz w:val="16"/>
                  <w:szCs w:val="16"/>
                </w:rPr>
                <w:t xml:space="preserve">if the UE is provided </w:t>
              </w:r>
              <w:r w:rsidRPr="00EF7F18">
                <w:rPr>
                  <w:i/>
                  <w:sz w:val="16"/>
                  <w:szCs w:val="16"/>
                </w:rPr>
                <w:t>sbfd-RACHDualConfig</w:t>
              </w:r>
              <w:r w:rsidRPr="00EF7F18">
                <w:rPr>
                  <w:sz w:val="16"/>
                  <w:szCs w:val="16"/>
                </w:rPr>
                <w:t xml:space="preserve"> and </w:t>
              </w:r>
              <w:r w:rsidRPr="00EF7F18">
                <w:rPr>
                  <w:i/>
                  <w:sz w:val="16"/>
                  <w:szCs w:val="16"/>
                </w:rPr>
                <w:t>sbfd-RACHDualConfig-ValidROAcrossSymbolTypes</w:t>
              </w:r>
            </w:ins>
          </w:p>
        </w:tc>
      </w:tr>
    </w:tbl>
    <w:p w14:paraId="5788C386" w14:textId="77777777" w:rsidR="003138E5" w:rsidRPr="00796D01" w:rsidRDefault="003138E5" w:rsidP="003138E5">
      <w:pPr>
        <w:spacing w:afterLines="50" w:after="120"/>
        <w:rPr>
          <w:rFonts w:eastAsiaTheme="minorEastAsia"/>
          <w:lang w:eastAsia="zh-CN"/>
        </w:rPr>
      </w:pPr>
    </w:p>
    <w:p w14:paraId="34C1BD34" w14:textId="77777777" w:rsidR="003138E5" w:rsidRPr="00233930" w:rsidRDefault="003138E5" w:rsidP="003138E5">
      <w:pPr>
        <w:spacing w:afterLines="50" w:after="120"/>
        <w:rPr>
          <w:rFonts w:eastAsiaTheme="minorEastAsia"/>
          <w:highlight w:val="green"/>
          <w:lang w:eastAsia="zh-CN"/>
        </w:rPr>
      </w:pPr>
      <w:r w:rsidRPr="00233930">
        <w:rPr>
          <w:rFonts w:eastAsiaTheme="minorEastAsia" w:hint="eastAsia"/>
          <w:highlight w:val="green"/>
          <w:lang w:eastAsia="zh-CN"/>
        </w:rPr>
        <w:t>Agreement</w:t>
      </w:r>
    </w:p>
    <w:p w14:paraId="07843F59" w14:textId="77777777" w:rsidR="003138E5" w:rsidRPr="00835392" w:rsidRDefault="003138E5" w:rsidP="003138E5">
      <w:r w:rsidRPr="00835392">
        <w:rPr>
          <w:rFonts w:hint="eastAsia"/>
        </w:rPr>
        <w:t>Adopt the following TP</w:t>
      </w:r>
      <w:r w:rsidRPr="00835392">
        <w:t xml:space="preserve"> in principle</w:t>
      </w:r>
      <w:r w:rsidRPr="00835392">
        <w:rPr>
          <w:rFonts w:hint="eastAsia"/>
        </w:rPr>
        <w:t xml:space="preserve"> for section </w:t>
      </w:r>
      <w:r w:rsidRPr="00835392">
        <w:t xml:space="preserve">11.1, </w:t>
      </w:r>
      <w:r w:rsidRPr="00835392">
        <w:rPr>
          <w:rFonts w:hint="eastAsia"/>
        </w:rPr>
        <w:t>TS 38.21</w:t>
      </w:r>
      <w:r w:rsidRPr="00835392">
        <w:t>3</w:t>
      </w:r>
      <w:r w:rsidRPr="00835392">
        <w:rPr>
          <w:rFonts w:hint="eastAsia"/>
        </w:rPr>
        <w:t>:</w:t>
      </w:r>
    </w:p>
    <w:tbl>
      <w:tblPr>
        <w:tblStyle w:val="TableGrid"/>
        <w:tblW w:w="0" w:type="auto"/>
        <w:tblLook w:val="04A0" w:firstRow="1" w:lastRow="0" w:firstColumn="1" w:lastColumn="0" w:noHBand="0" w:noVBand="1"/>
      </w:tblPr>
      <w:tblGrid>
        <w:gridCol w:w="9962"/>
      </w:tblGrid>
      <w:tr w:rsidR="003138E5" w14:paraId="6D9B7AFA" w14:textId="77777777" w:rsidTr="00233CF5">
        <w:tc>
          <w:tcPr>
            <w:tcW w:w="9962" w:type="dxa"/>
          </w:tcPr>
          <w:p w14:paraId="777EE96F" w14:textId="77777777" w:rsidR="003138E5" w:rsidRPr="00EF7F18" w:rsidRDefault="003138E5" w:rsidP="00AE0B24">
            <w:bookmarkStart w:id="395" w:name="_Toc211860313"/>
            <w:bookmarkStart w:id="396" w:name="_Toc211860604"/>
            <w:bookmarkStart w:id="397" w:name="_Toc211860826"/>
            <w:r w:rsidRPr="00EF7F18">
              <w:t>11.1</w:t>
            </w:r>
            <w:r w:rsidRPr="00EF7F18">
              <w:tab/>
              <w:t>Slot configuration</w:t>
            </w:r>
            <w:bookmarkEnd w:id="395"/>
            <w:bookmarkEnd w:id="396"/>
            <w:bookmarkEnd w:id="397"/>
          </w:p>
          <w:p w14:paraId="5ACE38B0" w14:textId="77777777" w:rsidR="003138E5" w:rsidRPr="00EF7F18" w:rsidRDefault="003138E5" w:rsidP="00515F66">
            <w:pPr>
              <w:jc w:val="center"/>
              <w:rPr>
                <w:rFonts w:eastAsia="DengXian"/>
                <w:bCs/>
              </w:rPr>
            </w:pPr>
            <w:r w:rsidRPr="00515F66">
              <w:rPr>
                <w:rFonts w:eastAsia="DengXian"/>
                <w:color w:val="FF0000"/>
              </w:rPr>
              <w:t>&lt;Unchanged parts omitted&gt;</w:t>
            </w:r>
          </w:p>
          <w:p w14:paraId="3461B166" w14:textId="77777777" w:rsidR="003138E5" w:rsidRPr="00EF7F18" w:rsidRDefault="003138E5" w:rsidP="00233CF5">
            <w:pPr>
              <w:rPr>
                <w:sz w:val="16"/>
                <w:szCs w:val="16"/>
              </w:rPr>
            </w:pPr>
            <w:r w:rsidRPr="00EF7F18">
              <w:rPr>
                <w:sz w:val="16"/>
                <w:szCs w:val="16"/>
              </w:rPr>
              <w:t xml:space="preserve">For a set of symbols of a slot corresponding to a valid PRACH occasion and </w:t>
            </w:r>
            <m:oMath>
              <m:sSub>
                <m:sSubPr>
                  <m:ctrlPr>
                    <w:rPr>
                      <w:rFonts w:ascii="Cambria Math" w:hAnsi="Cambria Math"/>
                      <w:sz w:val="16"/>
                      <w:szCs w:val="16"/>
                    </w:rPr>
                  </m:ctrlPr>
                </m:sSubPr>
                <m:e>
                  <m:r>
                    <w:rPr>
                      <w:rFonts w:ascii="Cambria Math" w:hAnsi="Cambria Math"/>
                      <w:sz w:val="16"/>
                      <w:szCs w:val="16"/>
                    </w:rPr>
                    <m:t>N</m:t>
                  </m:r>
                </m:e>
                <m:sub>
                  <m:r>
                    <m:rPr>
                      <m:sty m:val="p"/>
                    </m:rPr>
                    <w:rPr>
                      <w:rFonts w:ascii="Cambria Math" w:hAnsi="Cambria Math"/>
                      <w:sz w:val="16"/>
                      <w:szCs w:val="16"/>
                    </w:rPr>
                    <m:t>gap</m:t>
                  </m:r>
                </m:sub>
              </m:sSub>
            </m:oMath>
            <w:r w:rsidRPr="00EF7F18">
              <w:rPr>
                <w:sz w:val="16"/>
                <w:szCs w:val="16"/>
              </w:rPr>
              <w:t xml:space="preserve"> symbols before the valid PRACH occasion, as described in clause 8.1, the UE does not receive PDCCH, PDSCH, or CSI-RS in the slot if a reception would overlap with any symbol from the set of symbols. The UE does not expect the set of symbols of the slot to be indicated as downlink by </w:t>
            </w:r>
            <w:r w:rsidRPr="00EF7F18">
              <w:rPr>
                <w:i/>
                <w:sz w:val="16"/>
                <w:szCs w:val="16"/>
              </w:rPr>
              <w:t>tdd-UL-DL-ConfigurationCommon</w:t>
            </w:r>
            <w:r w:rsidRPr="00EF7F18">
              <w:rPr>
                <w:sz w:val="16"/>
                <w:szCs w:val="16"/>
              </w:rPr>
              <w:t xml:space="preserve"> or </w:t>
            </w:r>
            <w:r w:rsidRPr="00EF7F18">
              <w:rPr>
                <w:i/>
                <w:sz w:val="16"/>
                <w:szCs w:val="16"/>
              </w:rPr>
              <w:t>tdd-UL-DL-ConfigurationDedicated</w:t>
            </w:r>
            <w:ins w:id="398" w:author="Huawei" w:date="2025-10-08T12:15:00Z">
              <w:r w:rsidRPr="00EF7F18">
                <w:rPr>
                  <w:sz w:val="16"/>
                  <w:szCs w:val="16"/>
                </w:rPr>
                <w:t xml:space="preserve"> and, when applicable, </w:t>
              </w:r>
            </w:ins>
            <w:ins w:id="399" w:author="Huawei" w:date="2025-10-14T21:26:00Z">
              <w:r w:rsidRPr="00EF7F18">
                <w:rPr>
                  <w:sz w:val="16"/>
                  <w:szCs w:val="16"/>
                </w:rPr>
                <w:t xml:space="preserve">not </w:t>
              </w:r>
            </w:ins>
            <w:ins w:id="400" w:author="Huawei" w:date="2025-10-08T12:15:00Z">
              <w:r w:rsidRPr="00EF7F18">
                <w:rPr>
                  <w:sz w:val="16"/>
                  <w:szCs w:val="16"/>
                </w:rPr>
                <w:t xml:space="preserve">indicated as SBFD by </w:t>
              </w:r>
              <w:r w:rsidRPr="00EF7F18">
                <w:rPr>
                  <w:i/>
                  <w:sz w:val="16"/>
                  <w:szCs w:val="16"/>
                </w:rPr>
                <w:t>tdd-UL-DL-ConfigurationCommon</w:t>
              </w:r>
            </w:ins>
            <w:r w:rsidRPr="00EF7F18">
              <w:rPr>
                <w:sz w:val="16"/>
                <w:szCs w:val="16"/>
              </w:rPr>
              <w:t xml:space="preserve">. </w:t>
            </w:r>
          </w:p>
          <w:p w14:paraId="22DF5A64" w14:textId="77777777" w:rsidR="003138E5" w:rsidRDefault="003138E5" w:rsidP="00233CF5">
            <w:r w:rsidRPr="00EF7F18">
              <w:rPr>
                <w:sz w:val="16"/>
                <w:szCs w:val="16"/>
              </w:rPr>
              <w:t>If a UE would transmit a PRACH triggered by higher layers in a set of SBFD symbols and would receive a PDCCH, or a PDSCH, or a CSI-RS, or a DL PRS, the UE can select based on its implementation whether to either transmit the PRACH or receive the PDSCH, or the CSI-RS, or the PL RS, or the PDCCH.</w:t>
            </w:r>
          </w:p>
        </w:tc>
      </w:tr>
    </w:tbl>
    <w:p w14:paraId="00C9C20F" w14:textId="77777777" w:rsidR="003138E5" w:rsidRDefault="003138E5" w:rsidP="003138E5">
      <w:pPr>
        <w:spacing w:afterLines="50" w:after="120"/>
        <w:rPr>
          <w:rFonts w:eastAsiaTheme="minorEastAsia"/>
          <w:lang w:eastAsia="zh-CN"/>
        </w:rPr>
      </w:pPr>
    </w:p>
    <w:p w14:paraId="57266907" w14:textId="77777777" w:rsidR="003138E5" w:rsidRPr="00EC1F04" w:rsidRDefault="003138E5" w:rsidP="003138E5">
      <w:pPr>
        <w:spacing w:afterLines="50" w:after="120"/>
        <w:rPr>
          <w:rFonts w:eastAsiaTheme="minorEastAsia"/>
          <w:highlight w:val="green"/>
          <w:lang w:eastAsia="zh-CN"/>
        </w:rPr>
      </w:pPr>
      <w:r w:rsidRPr="00EC1F04">
        <w:rPr>
          <w:rFonts w:eastAsiaTheme="minorEastAsia" w:hint="eastAsia"/>
          <w:highlight w:val="green"/>
          <w:lang w:eastAsia="zh-CN"/>
        </w:rPr>
        <w:t>Agreement</w:t>
      </w:r>
    </w:p>
    <w:p w14:paraId="7798187E" w14:textId="77777777" w:rsidR="003138E5" w:rsidRPr="0025780E" w:rsidRDefault="003138E5" w:rsidP="003138E5">
      <w:pPr>
        <w:spacing w:after="120"/>
      </w:pPr>
      <w:r w:rsidRPr="0025780E">
        <w:t xml:space="preserve">Adopt the following TP </w:t>
      </w:r>
      <w:bookmarkStart w:id="401" w:name="OLE_LINK1"/>
      <w:r>
        <w:t>in principle</w:t>
      </w:r>
      <w:bookmarkEnd w:id="401"/>
      <w:r>
        <w:t xml:space="preserve"> </w:t>
      </w:r>
      <w:r w:rsidRPr="0025780E">
        <w:rPr>
          <w:rFonts w:hint="eastAsia"/>
        </w:rPr>
        <w:t>to</w:t>
      </w:r>
      <w:r w:rsidRPr="0025780E">
        <w:t xml:space="preserve"> </w:t>
      </w:r>
      <w:r w:rsidRPr="0025780E">
        <w:rPr>
          <w:rFonts w:hint="eastAsia"/>
        </w:rPr>
        <w:t>section</w:t>
      </w:r>
      <w:r w:rsidRPr="0025780E">
        <w:t xml:space="preserve"> </w:t>
      </w:r>
      <w:r w:rsidRPr="0025780E">
        <w:rPr>
          <w:rFonts w:hint="eastAsia"/>
        </w:rPr>
        <w:t>5.2.1.5.1 and 5.2.1.5.1a,</w:t>
      </w:r>
      <w:r w:rsidRPr="0025780E">
        <w:t xml:space="preserve"> TS</w:t>
      </w:r>
      <w:r w:rsidRPr="0025780E">
        <w:rPr>
          <w:rFonts w:hint="eastAsia"/>
        </w:rPr>
        <w:t xml:space="preserve"> </w:t>
      </w:r>
      <w:r w:rsidRPr="0025780E">
        <w:t>38.214</w:t>
      </w:r>
    </w:p>
    <w:tbl>
      <w:tblPr>
        <w:tblStyle w:val="TableGrid"/>
        <w:tblW w:w="0" w:type="auto"/>
        <w:tblLook w:val="04A0" w:firstRow="1" w:lastRow="0" w:firstColumn="1" w:lastColumn="0" w:noHBand="0" w:noVBand="1"/>
      </w:tblPr>
      <w:tblGrid>
        <w:gridCol w:w="9197"/>
      </w:tblGrid>
      <w:tr w:rsidR="003138E5" w14:paraId="7E21FCE7" w14:textId="77777777" w:rsidTr="00EF7F18">
        <w:trPr>
          <w:trHeight w:val="8670"/>
        </w:trPr>
        <w:tc>
          <w:tcPr>
            <w:tcW w:w="9197" w:type="dxa"/>
          </w:tcPr>
          <w:p w14:paraId="20F0951C" w14:textId="77777777" w:rsidR="003138E5" w:rsidRPr="00EF7F18" w:rsidRDefault="003138E5" w:rsidP="00AE0B24">
            <w:pPr>
              <w:rPr>
                <w:rFonts w:eastAsia="SimSun"/>
              </w:rPr>
            </w:pPr>
            <w:bookmarkStart w:id="402" w:name="_Toc211860314"/>
            <w:bookmarkStart w:id="403" w:name="_Toc211860605"/>
            <w:bookmarkStart w:id="404" w:name="_Toc211860827"/>
            <w:r w:rsidRPr="00EF7F18">
              <w:rPr>
                <w:rFonts w:eastAsia="SimSun"/>
              </w:rPr>
              <w:lastRenderedPageBreak/>
              <w:t>5.2.1.5.1</w:t>
            </w:r>
            <w:r w:rsidRPr="00EF7F18">
              <w:rPr>
                <w:rFonts w:eastAsia="SimSun"/>
              </w:rPr>
              <w:tab/>
              <w:t>Aperiodic CSI Reporting/Aperiodic CSI-RS when the triggering PDCCH and the CSI-RS have the same numerology</w:t>
            </w:r>
            <w:bookmarkEnd w:id="402"/>
            <w:bookmarkEnd w:id="403"/>
            <w:bookmarkEnd w:id="404"/>
          </w:p>
          <w:p w14:paraId="4895060C" w14:textId="77777777" w:rsidR="003138E5" w:rsidRPr="00EF7F18" w:rsidRDefault="003138E5" w:rsidP="00AE0B24">
            <w:pPr>
              <w:jc w:val="center"/>
              <w:rPr>
                <w:b/>
                <w:bCs/>
                <w:color w:val="FF0000"/>
              </w:rPr>
            </w:pPr>
            <w:r w:rsidRPr="00EF7F18">
              <w:rPr>
                <w:b/>
                <w:bCs/>
                <w:color w:val="FF0000"/>
              </w:rPr>
              <w:t>&lt;Unchanged parts omitted&gt;</w:t>
            </w:r>
          </w:p>
          <w:p w14:paraId="1815E104" w14:textId="77777777" w:rsidR="003138E5" w:rsidRPr="00EF7F18" w:rsidRDefault="003138E5" w:rsidP="00233CF5">
            <w:pPr>
              <w:ind w:left="851" w:hanging="284"/>
              <w:rPr>
                <w:color w:val="FF0000"/>
                <w:sz w:val="16"/>
                <w:szCs w:val="16"/>
              </w:rPr>
            </w:pPr>
            <w:r w:rsidRPr="00EF7F18">
              <w:rPr>
                <w:sz w:val="16"/>
                <w:szCs w:val="16"/>
              </w:rPr>
              <w:t>-</w:t>
            </w:r>
            <w:r w:rsidRPr="00EF7F18">
              <w:rPr>
                <w:sz w:val="16"/>
                <w:szCs w:val="16"/>
              </w:rPr>
              <w:tab/>
            </w:r>
            <w:r w:rsidRPr="00EF7F18">
              <w:rPr>
                <w:strike/>
                <w:color w:val="FF0000"/>
                <w:sz w:val="16"/>
                <w:szCs w:val="16"/>
              </w:rPr>
              <w:t>[</w:t>
            </w:r>
            <w:r w:rsidRPr="00EF7F18">
              <w:rPr>
                <w:sz w:val="16"/>
                <w:szCs w:val="16"/>
              </w:rPr>
              <w:t xml:space="preserve">If the scheduling offset between the last symbol of the PDCCH carrying the triggering DCI and the first symbol of the aperiodic CLI measurement resources in a </w:t>
            </w:r>
            <w:r w:rsidRPr="00EF7F18">
              <w:rPr>
                <w:i/>
                <w:sz w:val="16"/>
                <w:szCs w:val="16"/>
              </w:rPr>
              <w:t>CLI-RSSI-MeasurementResourceSet</w:t>
            </w:r>
            <w:r w:rsidRPr="00EF7F18">
              <w:rPr>
                <w:sz w:val="16"/>
                <w:szCs w:val="16"/>
              </w:rPr>
              <w:t xml:space="preserve"> or in a </w:t>
            </w:r>
            <w:r w:rsidRPr="00EF7F18">
              <w:rPr>
                <w:i/>
                <w:sz w:val="16"/>
                <w:szCs w:val="16"/>
              </w:rPr>
              <w:t>SRS-RSRP-MeasurementResourceSet</w:t>
            </w:r>
            <w:r w:rsidRPr="00EF7F18">
              <w:rPr>
                <w:sz w:val="16"/>
                <w:szCs w:val="16"/>
              </w:rPr>
              <w:t xml:space="preserve"> is equal to or greater than the UE reported threshold </w:t>
            </w:r>
            <w:r w:rsidRPr="00EF7F18">
              <w:rPr>
                <w:i/>
                <w:sz w:val="16"/>
                <w:szCs w:val="16"/>
              </w:rPr>
              <w:t>beamSwitchTiming</w:t>
            </w:r>
            <w:r w:rsidRPr="00EF7F18">
              <w:rPr>
                <w:sz w:val="16"/>
                <w:szCs w:val="16"/>
              </w:rPr>
              <w:t xml:space="preserve"> when the reported value is one of the values of {14,28,48}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 xml:space="preserve"> and </w:t>
            </w:r>
            <w:r w:rsidRPr="00EF7F18">
              <w:rPr>
                <w:i/>
                <w:sz w:val="16"/>
                <w:szCs w:val="16"/>
              </w:rPr>
              <w:t>enableBeamSwitchTiming</w:t>
            </w:r>
            <w:r w:rsidRPr="00EF7F18">
              <w:rPr>
                <w:sz w:val="16"/>
                <w:szCs w:val="16"/>
              </w:rPr>
              <w:t xml:space="preserve"> is not provided, or is equal to or greater than 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 xml:space="preserve"> when the UE provides </w:t>
            </w:r>
            <w:r w:rsidRPr="00EF7F18">
              <w:rPr>
                <w:i/>
                <w:sz w:val="16"/>
                <w:szCs w:val="16"/>
              </w:rPr>
              <w:t>beamSwitchTiming-r16</w:t>
            </w:r>
            <w:r w:rsidRPr="00EF7F18">
              <w:rPr>
                <w:sz w:val="16"/>
                <w:szCs w:val="16"/>
              </w:rPr>
              <w:t xml:space="preserve"> and </w:t>
            </w:r>
            <w:r w:rsidRPr="00EF7F18">
              <w:rPr>
                <w:i/>
                <w:sz w:val="16"/>
                <w:szCs w:val="16"/>
              </w:rPr>
              <w:t>enableBeamSwitchTiming</w:t>
            </w:r>
            <w:r w:rsidRPr="00EF7F18">
              <w:rPr>
                <w:sz w:val="16"/>
                <w:szCs w:val="16"/>
              </w:rPr>
              <w:t xml:space="preserve"> is provided, and</w:t>
            </w:r>
            <w:r w:rsidRPr="00EF7F18">
              <w:rPr>
                <w:strike/>
                <w:color w:val="FF0000"/>
                <w:sz w:val="16"/>
                <w:szCs w:val="16"/>
              </w:rPr>
              <w:t>]</w:t>
            </w:r>
          </w:p>
          <w:p w14:paraId="1A660416" w14:textId="77777777" w:rsidR="003138E5" w:rsidRPr="00EF7F18" w:rsidRDefault="003138E5" w:rsidP="00233CF5">
            <w:pPr>
              <w:ind w:left="1134" w:hanging="283"/>
              <w:rPr>
                <w:sz w:val="16"/>
                <w:szCs w:val="16"/>
              </w:rPr>
            </w:pPr>
            <w:r w:rsidRPr="00EF7F18">
              <w:rPr>
                <w:color w:val="000000"/>
                <w:sz w:val="16"/>
                <w:szCs w:val="16"/>
              </w:rPr>
              <w:t>-</w:t>
            </w:r>
            <w:r w:rsidRPr="00EF7F18">
              <w:rPr>
                <w:color w:val="000000"/>
                <w:sz w:val="16"/>
                <w:szCs w:val="16"/>
              </w:rPr>
              <w:tab/>
            </w:r>
            <w:r w:rsidRPr="00EF7F18">
              <w:rPr>
                <w:sz w:val="16"/>
                <w:szCs w:val="16"/>
              </w:rPr>
              <w:t xml:space="preserve">if the UE is configured with a list of TCI states in </w:t>
            </w:r>
            <w:r w:rsidRPr="00EF7F18">
              <w:rPr>
                <w:i/>
                <w:iCs/>
                <w:sz w:val="16"/>
                <w:szCs w:val="16"/>
              </w:rPr>
              <w:t xml:space="preserve">CSI-AssociatedReportConfigInfo </w:t>
            </w:r>
            <w:r w:rsidRPr="00EF7F18">
              <w:rPr>
                <w:sz w:val="16"/>
                <w:szCs w:val="16"/>
              </w:rPr>
              <w:t xml:space="preserve">and it is configured with </w:t>
            </w:r>
            <w:r w:rsidRPr="00EF7F18">
              <w:rPr>
                <w:i/>
                <w:sz w:val="16"/>
                <w:szCs w:val="16"/>
              </w:rPr>
              <w:t>unifiedTCI-StateType</w:t>
            </w:r>
            <w:r w:rsidRPr="00EF7F18">
              <w:rPr>
                <w:sz w:val="16"/>
                <w:szCs w:val="16"/>
              </w:rPr>
              <w:t xml:space="preserve">, the UE is expected to apply the QCL assumptions indicated by </w:t>
            </w:r>
            <w:r w:rsidRPr="00EF7F18">
              <w:rPr>
                <w:i/>
                <w:sz w:val="16"/>
                <w:szCs w:val="16"/>
              </w:rPr>
              <w:t>qcl-Info</w:t>
            </w:r>
            <w:r w:rsidRPr="00EF7F18">
              <w:rPr>
                <w:sz w:val="16"/>
                <w:szCs w:val="16"/>
              </w:rPr>
              <w:t xml:space="preserve"> for the aperiodic CLI measurement resources in the CSI triggering state indicated by the CSI trigger field in DCI.</w:t>
            </w:r>
          </w:p>
          <w:p w14:paraId="56B78B38" w14:textId="77777777" w:rsidR="003138E5" w:rsidRPr="00EF7F18" w:rsidRDefault="003138E5" w:rsidP="00233CF5">
            <w:pPr>
              <w:ind w:left="1134" w:hanging="284"/>
              <w:rPr>
                <w:i/>
                <w:sz w:val="16"/>
                <w:szCs w:val="16"/>
                <w:u w:val="single"/>
              </w:rPr>
            </w:pPr>
            <w:r w:rsidRPr="00EF7F18">
              <w:rPr>
                <w:color w:val="000000"/>
                <w:sz w:val="16"/>
                <w:szCs w:val="16"/>
              </w:rPr>
              <w:t>-</w:t>
            </w:r>
            <w:r w:rsidRPr="00EF7F18">
              <w:rPr>
                <w:color w:val="000000"/>
                <w:sz w:val="16"/>
                <w:szCs w:val="16"/>
              </w:rPr>
              <w:tab/>
            </w:r>
            <w:r w:rsidRPr="00EF7F18">
              <w:rPr>
                <w:sz w:val="16"/>
                <w:szCs w:val="16"/>
              </w:rPr>
              <w:t xml:space="preserve">if the UE is not configured with a list of TCI states in </w:t>
            </w:r>
            <w:r w:rsidRPr="00EF7F18">
              <w:rPr>
                <w:i/>
                <w:iCs/>
                <w:sz w:val="16"/>
                <w:szCs w:val="16"/>
              </w:rPr>
              <w:t>CSI-AssociatedReportConfigInfo</w:t>
            </w:r>
            <w:r w:rsidRPr="00EF7F18">
              <w:rPr>
                <w:sz w:val="16"/>
                <w:szCs w:val="16"/>
              </w:rPr>
              <w:t xml:space="preserve"> and if the UE is configured with </w:t>
            </w:r>
            <w:r w:rsidRPr="00EF7F18">
              <w:rPr>
                <w:i/>
                <w:sz w:val="16"/>
                <w:szCs w:val="16"/>
              </w:rPr>
              <w:t>unifiedTCI-StateType</w:t>
            </w:r>
            <w:r w:rsidRPr="00EF7F18">
              <w:rPr>
                <w:sz w:val="16"/>
                <w:szCs w:val="16"/>
              </w:rPr>
              <w:t>, the UE is expected to apply the indicated</w:t>
            </w:r>
            <w:r w:rsidRPr="00EF7F18">
              <w:rPr>
                <w:i/>
                <w:sz w:val="16"/>
                <w:szCs w:val="16"/>
              </w:rPr>
              <w:t xml:space="preserve"> </w:t>
            </w:r>
            <w:r w:rsidRPr="00EF7F18">
              <w:rPr>
                <w:sz w:val="16"/>
                <w:szCs w:val="16"/>
              </w:rPr>
              <w:t>DL TCI state or joint TCI state</w:t>
            </w:r>
            <w:r w:rsidRPr="00EF7F18">
              <w:rPr>
                <w:i/>
                <w:sz w:val="16"/>
                <w:szCs w:val="16"/>
                <w:u w:val="single"/>
              </w:rPr>
              <w:t>.</w:t>
            </w:r>
          </w:p>
          <w:p w14:paraId="5A64CB45" w14:textId="77777777" w:rsidR="003138E5" w:rsidRPr="00EF7F18" w:rsidRDefault="003138E5" w:rsidP="00233CF5">
            <w:pPr>
              <w:ind w:left="1134" w:hanging="284"/>
              <w:rPr>
                <w:sz w:val="16"/>
                <w:szCs w:val="16"/>
                <w:u w:val="single"/>
              </w:rPr>
            </w:pPr>
            <w:r w:rsidRPr="00EF7F18">
              <w:rPr>
                <w:sz w:val="16"/>
                <w:szCs w:val="16"/>
              </w:rPr>
              <w:t>-    if the UE is not configured with a list of TCI states in CSI-AssociatedReportConfigInfo and if the UE is not configured with unifiedTCI-StateType, the UE is expected to assume that the aperiodic CLI measurement resources are the QCL ‘typeD’ to one of the latest received PDSCH and the latest monitored CORESET.</w:t>
            </w:r>
          </w:p>
          <w:p w14:paraId="67D6ED6E"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3B5F8D39" w14:textId="77777777" w:rsidR="003138E5" w:rsidRPr="00AE0B24" w:rsidRDefault="003138E5" w:rsidP="00AE0B24">
            <w:pPr>
              <w:rPr>
                <w:rFonts w:eastAsia="SimSun"/>
                <w:sz w:val="16"/>
                <w:szCs w:val="16"/>
              </w:rPr>
            </w:pPr>
            <w:bookmarkStart w:id="405" w:name="_Toc211860315"/>
            <w:bookmarkStart w:id="406" w:name="_Toc211860606"/>
            <w:bookmarkStart w:id="407" w:name="_Toc211860828"/>
            <w:r w:rsidRPr="00AE0B24">
              <w:rPr>
                <w:rFonts w:eastAsia="SimSun"/>
                <w:sz w:val="16"/>
                <w:szCs w:val="16"/>
              </w:rPr>
              <w:t>5.2.1.5.1a</w:t>
            </w:r>
            <w:r w:rsidRPr="00AE0B24">
              <w:rPr>
                <w:rFonts w:eastAsia="SimSun"/>
                <w:sz w:val="16"/>
                <w:szCs w:val="16"/>
              </w:rPr>
              <w:tab/>
              <w:t>Aperiodic CSI Reporting/Aperiodic CSI-RS when the triggering PDCCH and the CSI-RS have different numerologies</w:t>
            </w:r>
            <w:bookmarkEnd w:id="405"/>
            <w:bookmarkEnd w:id="406"/>
            <w:bookmarkEnd w:id="407"/>
          </w:p>
          <w:p w14:paraId="5BB98BA3"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782ED470" w14:textId="77777777" w:rsidR="003138E5" w:rsidRPr="00EF7F18" w:rsidRDefault="003138E5" w:rsidP="00233CF5">
            <w:pPr>
              <w:ind w:left="567" w:hanging="283"/>
              <w:rPr>
                <w:sz w:val="16"/>
                <w:szCs w:val="16"/>
              </w:rPr>
            </w:pPr>
            <w:r w:rsidRPr="00EF7F18">
              <w:rPr>
                <w:strike/>
                <w:color w:val="FF0000"/>
                <w:sz w:val="16"/>
                <w:szCs w:val="16"/>
              </w:rPr>
              <w:t>[</w:t>
            </w:r>
            <w:r w:rsidRPr="00EF7F18">
              <w:rPr>
                <w:sz w:val="16"/>
                <w:szCs w:val="16"/>
              </w:rPr>
              <w:t xml:space="preserve">- </w:t>
            </w:r>
            <w:r w:rsidRPr="00EF7F18">
              <w:rPr>
                <w:sz w:val="16"/>
                <w:szCs w:val="16"/>
              </w:rPr>
              <w:tab/>
              <w:t xml:space="preserve">If the scheduling offset between the last symbol of the PDCCH carrying the triggering DCI and the first symbol of the aperiodic CLI measurement resources in a </w:t>
            </w:r>
            <w:r w:rsidRPr="00EF7F18">
              <w:rPr>
                <w:i/>
                <w:iCs/>
                <w:sz w:val="16"/>
                <w:szCs w:val="16"/>
              </w:rPr>
              <w:t xml:space="preserve">CLI-RSSI-MeasurementResourceSet </w:t>
            </w:r>
            <w:r w:rsidRPr="00EF7F18">
              <w:rPr>
                <w:sz w:val="16"/>
                <w:szCs w:val="16"/>
              </w:rPr>
              <w:t xml:space="preserve">or in a </w:t>
            </w:r>
            <w:r w:rsidRPr="00EF7F18">
              <w:rPr>
                <w:i/>
                <w:iCs/>
                <w:sz w:val="16"/>
                <w:szCs w:val="16"/>
              </w:rPr>
              <w:t>SRS-RSRPMeasurementResourceSet</w:t>
            </w:r>
            <w:r w:rsidRPr="00EF7F18">
              <w:rPr>
                <w:sz w:val="16"/>
                <w:szCs w:val="16"/>
              </w:rPr>
              <w:t xml:space="preserve"> is equal to or greater than </w:t>
            </w:r>
            <w:r w:rsidRPr="00EF7F18">
              <w:rPr>
                <w:i/>
                <w:iCs/>
                <w:sz w:val="16"/>
                <w:szCs w:val="16"/>
              </w:rPr>
              <w:t xml:space="preserve">beamSwitchTiming </w:t>
            </w:r>
            <w:r w:rsidRPr="00EF7F18">
              <w:rPr>
                <w:sz w:val="16"/>
                <w:szCs w:val="16"/>
              </w:rPr>
              <w:t xml:space="preserve">+ </w:t>
            </w:r>
            <w:r w:rsidRPr="00EF7F18">
              <w:rPr>
                <w:i/>
                <w:iCs/>
                <w:sz w:val="16"/>
                <w:szCs w:val="16"/>
              </w:rPr>
              <w:t xml:space="preserve">d </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CLI</m:t>
                      </m:r>
                    </m:sub>
                  </m:sSub>
                </m:sup>
              </m:sSup>
              <m:r>
                <w:rPr>
                  <w:rFonts w:ascii="Cambria Math" w:hAnsi="Cambria Math"/>
                  <w:sz w:val="16"/>
                  <w:szCs w:val="16"/>
                </w:rPr>
                <m:t>/</m:t>
              </m:r>
              <m:sSup>
                <m:sSupPr>
                  <m:ctrlPr>
                    <w:rPr>
                      <w:rFonts w:ascii="Cambria Math" w:hAnsi="Cambria Math"/>
                      <w:i/>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PDCCH</m:t>
                      </m:r>
                    </m:sub>
                  </m:sSub>
                </m:sup>
              </m:sSup>
            </m:oMath>
            <w:r w:rsidRPr="00EF7F18">
              <w:rPr>
                <w:sz w:val="16"/>
                <w:szCs w:val="16"/>
              </w:rPr>
              <w:t xml:space="preserve"> in CLI measurement resource symbols, when the reported value is one of the values of {14,28,48}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 xml:space="preserve"> and </w:t>
            </w:r>
            <w:r w:rsidRPr="00EF7F18">
              <w:rPr>
                <w:i/>
                <w:iCs/>
                <w:sz w:val="16"/>
                <w:szCs w:val="16"/>
              </w:rPr>
              <w:t xml:space="preserve">enableBeamSwitchTiming </w:t>
            </w:r>
            <w:r w:rsidRPr="00EF7F18">
              <w:rPr>
                <w:sz w:val="16"/>
                <w:szCs w:val="16"/>
              </w:rPr>
              <w:t>is not provided, or is equal to or greater than 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w:t>
            </w:r>
            <m:oMath>
              <m:r>
                <w:rPr>
                  <w:rFonts w:ascii="Cambria Math" w:hAnsi="Cambria Math"/>
                  <w:sz w:val="16"/>
                  <w:szCs w:val="16"/>
                  <w:lang w:val="zh-CN"/>
                </w:rPr>
                <m:t>d</m:t>
              </m:r>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CLI</m:t>
                      </m:r>
                    </m:sub>
                  </m:sSub>
                </m:sup>
              </m:sSup>
              <m:r>
                <w:rPr>
                  <w:rFonts w:ascii="Cambria Math" w:hAnsi="Cambria Math"/>
                  <w:sz w:val="16"/>
                  <w:szCs w:val="16"/>
                </w:rPr>
                <m:t>/</m:t>
              </m:r>
              <m:sSup>
                <m:sSupPr>
                  <m:ctrlPr>
                    <w:rPr>
                      <w:rFonts w:ascii="Cambria Math" w:hAnsi="Cambria Math"/>
                      <w:i/>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PDCCH</m:t>
                      </m:r>
                    </m:sub>
                  </m:sSub>
                </m:sup>
              </m:sSup>
            </m:oMath>
            <w:r w:rsidRPr="00EF7F18">
              <w:rPr>
                <w:sz w:val="16"/>
                <w:szCs w:val="16"/>
              </w:rPr>
              <w:t xml:space="preserve"> in CLI measurement resource symbols when the UE provides </w:t>
            </w:r>
            <w:r w:rsidRPr="00EF7F18">
              <w:rPr>
                <w:i/>
                <w:iCs/>
                <w:sz w:val="16"/>
                <w:szCs w:val="16"/>
              </w:rPr>
              <w:t>beamSwitchTiming-r16</w:t>
            </w:r>
            <w:r w:rsidRPr="00EF7F18">
              <w:rPr>
                <w:sz w:val="16"/>
                <w:szCs w:val="16"/>
              </w:rPr>
              <w:t xml:space="preserve"> and </w:t>
            </w:r>
            <w:r w:rsidRPr="00EF7F18">
              <w:rPr>
                <w:i/>
                <w:iCs/>
                <w:sz w:val="16"/>
                <w:szCs w:val="16"/>
              </w:rPr>
              <w:t xml:space="preserve">enableBeamSwitchTiming </w:t>
            </w:r>
            <w:r w:rsidRPr="00EF7F18">
              <w:rPr>
                <w:sz w:val="16"/>
                <w:szCs w:val="16"/>
              </w:rPr>
              <w:t>is provided, where if the µ</w:t>
            </w:r>
            <w:r w:rsidRPr="00EF7F18">
              <w:rPr>
                <w:sz w:val="16"/>
                <w:szCs w:val="16"/>
                <w:vertAlign w:val="subscript"/>
              </w:rPr>
              <w:t>PDCCH</w:t>
            </w:r>
            <w:r w:rsidRPr="00EF7F18">
              <w:rPr>
                <w:sz w:val="16"/>
                <w:szCs w:val="16"/>
              </w:rPr>
              <w:t xml:space="preserve"> &lt; µ</w:t>
            </w:r>
            <w:r w:rsidRPr="00EF7F18">
              <w:rPr>
                <w:sz w:val="16"/>
                <w:szCs w:val="16"/>
                <w:vertAlign w:val="subscript"/>
              </w:rPr>
              <w:t>CLI,</w:t>
            </w:r>
            <w:r w:rsidRPr="00EF7F18">
              <w:rPr>
                <w:sz w:val="16"/>
                <w:szCs w:val="16"/>
              </w:rPr>
              <w:t xml:space="preserve"> the beam switching timing delay </w:t>
            </w:r>
            <w:r w:rsidRPr="00EF7F18">
              <w:rPr>
                <w:i/>
                <w:sz w:val="16"/>
                <w:szCs w:val="16"/>
              </w:rPr>
              <w:t>d</w:t>
            </w:r>
            <w:r w:rsidRPr="00EF7F18">
              <w:rPr>
                <w:sz w:val="16"/>
                <w:szCs w:val="16"/>
              </w:rPr>
              <w:t xml:space="preserve"> is defined in Table 5.2.1.5.1a-1, else </w:t>
            </w:r>
            <w:r w:rsidRPr="00EF7F18">
              <w:rPr>
                <w:i/>
                <w:sz w:val="16"/>
                <w:szCs w:val="16"/>
              </w:rPr>
              <w:t>d</w:t>
            </w:r>
            <w:r w:rsidRPr="00EF7F18">
              <w:rPr>
                <w:sz w:val="16"/>
                <w:szCs w:val="16"/>
              </w:rPr>
              <w:t xml:space="preserve"> is zero, and</w:t>
            </w:r>
            <w:r w:rsidRPr="00EF7F18">
              <w:rPr>
                <w:strike/>
                <w:color w:val="FF0000"/>
                <w:sz w:val="16"/>
                <w:szCs w:val="16"/>
              </w:rPr>
              <w:t>]</w:t>
            </w:r>
          </w:p>
          <w:p w14:paraId="3798BFEE" w14:textId="77777777" w:rsidR="003138E5" w:rsidRPr="00EF7F18" w:rsidRDefault="003138E5" w:rsidP="00233CF5">
            <w:pPr>
              <w:ind w:left="851" w:hanging="284"/>
              <w:rPr>
                <w:sz w:val="16"/>
                <w:szCs w:val="16"/>
              </w:rPr>
            </w:pPr>
            <w:r w:rsidRPr="00EF7F18">
              <w:rPr>
                <w:sz w:val="16"/>
                <w:szCs w:val="16"/>
              </w:rPr>
              <w:t>-</w:t>
            </w:r>
            <w:r w:rsidRPr="00EF7F18">
              <w:rPr>
                <w:sz w:val="16"/>
                <w:szCs w:val="16"/>
              </w:rPr>
              <w:tab/>
              <w:t xml:space="preserve">if the UE is configured with a list of TCI states in </w:t>
            </w:r>
            <w:r w:rsidRPr="00EF7F18">
              <w:rPr>
                <w:i/>
                <w:iCs/>
                <w:sz w:val="16"/>
                <w:szCs w:val="16"/>
              </w:rPr>
              <w:t>CSI-AssociatedReportConfigInfo</w:t>
            </w:r>
            <w:r w:rsidRPr="00EF7F18">
              <w:rPr>
                <w:sz w:val="16"/>
                <w:szCs w:val="16"/>
              </w:rPr>
              <w:t xml:space="preserve"> and it is configured with </w:t>
            </w:r>
            <w:r w:rsidRPr="00EF7F18">
              <w:rPr>
                <w:i/>
                <w:sz w:val="16"/>
                <w:szCs w:val="16"/>
              </w:rPr>
              <w:t>unifiedTCI-StateType</w:t>
            </w:r>
            <w:r w:rsidRPr="00EF7F18">
              <w:rPr>
                <w:sz w:val="16"/>
                <w:szCs w:val="16"/>
              </w:rPr>
              <w:t xml:space="preserve">, the UE is expected to apply the QCL typeD assumptions indicated by </w:t>
            </w:r>
            <w:r w:rsidRPr="00EF7F18">
              <w:rPr>
                <w:i/>
                <w:iCs/>
                <w:sz w:val="16"/>
                <w:szCs w:val="16"/>
              </w:rPr>
              <w:t>qcl-Info</w:t>
            </w:r>
            <w:r w:rsidRPr="00EF7F18">
              <w:rPr>
                <w:sz w:val="16"/>
                <w:szCs w:val="16"/>
              </w:rPr>
              <w:t xml:space="preserve"> for the aperiodic CLI measurement resources in the CSI triggering state indicated by the CSI trigger field in DCI.</w:t>
            </w:r>
          </w:p>
          <w:p w14:paraId="7A07CF05" w14:textId="77777777" w:rsidR="003138E5" w:rsidRPr="00EF7F18" w:rsidRDefault="003138E5" w:rsidP="00233CF5">
            <w:pPr>
              <w:ind w:left="851" w:hanging="284"/>
              <w:rPr>
                <w:color w:val="000000"/>
                <w:sz w:val="16"/>
                <w:szCs w:val="16"/>
              </w:rPr>
            </w:pPr>
            <w:r w:rsidRPr="00EF7F18">
              <w:rPr>
                <w:color w:val="000000"/>
                <w:sz w:val="16"/>
                <w:szCs w:val="16"/>
              </w:rPr>
              <w:t>-</w:t>
            </w:r>
            <w:r w:rsidRPr="00EF7F18">
              <w:rPr>
                <w:color w:val="000000"/>
                <w:sz w:val="16"/>
                <w:szCs w:val="16"/>
              </w:rPr>
              <w:tab/>
            </w:r>
            <w:r w:rsidRPr="00EF7F18">
              <w:rPr>
                <w:sz w:val="16"/>
                <w:szCs w:val="16"/>
              </w:rPr>
              <w:t xml:space="preserve">if the UE is not configured with a list of TCI states in </w:t>
            </w:r>
            <w:r w:rsidRPr="00EF7F18">
              <w:rPr>
                <w:i/>
                <w:iCs/>
                <w:sz w:val="16"/>
                <w:szCs w:val="16"/>
              </w:rPr>
              <w:t>CSI-AssociatedReportConfigInfo</w:t>
            </w:r>
            <w:r w:rsidRPr="00EF7F18">
              <w:rPr>
                <w:sz w:val="16"/>
                <w:szCs w:val="16"/>
              </w:rPr>
              <w:t xml:space="preserve"> </w:t>
            </w:r>
            <w:r w:rsidRPr="00EF7F18">
              <w:rPr>
                <w:color w:val="000000"/>
                <w:sz w:val="16"/>
                <w:szCs w:val="16"/>
              </w:rPr>
              <w:t xml:space="preserve">and if the UE is configured with </w:t>
            </w:r>
            <w:r w:rsidRPr="00EF7F18">
              <w:rPr>
                <w:i/>
                <w:color w:val="000000"/>
                <w:sz w:val="16"/>
                <w:szCs w:val="16"/>
              </w:rPr>
              <w:t>unifiedTCI-StateType</w:t>
            </w:r>
            <w:r w:rsidRPr="00EF7F18">
              <w:rPr>
                <w:color w:val="000000"/>
                <w:sz w:val="16"/>
                <w:szCs w:val="16"/>
              </w:rPr>
              <w:t xml:space="preserve">, the UE is expected to apply the DL TCI state or joint TCI state as indicated by </w:t>
            </w:r>
            <w:r w:rsidRPr="00EF7F18">
              <w:rPr>
                <w:i/>
                <w:color w:val="000000"/>
                <w:sz w:val="16"/>
                <w:szCs w:val="16"/>
              </w:rPr>
              <w:t>unifiedTCI-StateType</w:t>
            </w:r>
            <w:r w:rsidRPr="00EF7F18">
              <w:rPr>
                <w:color w:val="000000"/>
                <w:sz w:val="16"/>
                <w:szCs w:val="16"/>
              </w:rPr>
              <w:t>.</w:t>
            </w:r>
          </w:p>
          <w:p w14:paraId="189DF08C" w14:textId="77777777" w:rsidR="003138E5" w:rsidRPr="00E045E5" w:rsidRDefault="003138E5" w:rsidP="00233CF5">
            <w:pPr>
              <w:ind w:left="851" w:hanging="284"/>
            </w:pPr>
            <w:r w:rsidRPr="00EF7F18">
              <w:rPr>
                <w:color w:val="000000"/>
                <w:sz w:val="16"/>
                <w:szCs w:val="16"/>
              </w:rPr>
              <w:t>-</w:t>
            </w:r>
            <w:r w:rsidRPr="00EF7F18">
              <w:rPr>
                <w:color w:val="000000"/>
                <w:sz w:val="16"/>
                <w:szCs w:val="16"/>
              </w:rPr>
              <w:tab/>
            </w:r>
            <w:r w:rsidRPr="00EF7F18">
              <w:rPr>
                <w:sz w:val="16"/>
                <w:szCs w:val="16"/>
              </w:rPr>
              <w:t xml:space="preserve">if the UE is not configured with a list of TCI states in </w:t>
            </w:r>
            <w:r w:rsidRPr="00EF7F18">
              <w:rPr>
                <w:i/>
                <w:iCs/>
                <w:sz w:val="16"/>
                <w:szCs w:val="16"/>
              </w:rPr>
              <w:t>CSI-AssociatedReportConfigInfo</w:t>
            </w:r>
            <w:r w:rsidRPr="00EF7F18">
              <w:rPr>
                <w:sz w:val="16"/>
                <w:szCs w:val="16"/>
              </w:rPr>
              <w:t xml:space="preserve">, and if the UE is not configured with </w:t>
            </w:r>
            <w:r w:rsidRPr="00EF7F18">
              <w:rPr>
                <w:i/>
                <w:sz w:val="16"/>
                <w:szCs w:val="16"/>
              </w:rPr>
              <w:t>unifiedTCI-StateType</w:t>
            </w:r>
            <w:r w:rsidRPr="00EF7F18">
              <w:rPr>
                <w:sz w:val="16"/>
                <w:szCs w:val="16"/>
              </w:rPr>
              <w:t>, the UE is expected to assume that the aperiodic CLI measurement resources are the QCL ‘typeD’ to one of the latest received PDSCH and the latest monitored CORESET.</w:t>
            </w:r>
          </w:p>
        </w:tc>
      </w:tr>
    </w:tbl>
    <w:p w14:paraId="2FF45FF0" w14:textId="77777777" w:rsidR="003138E5" w:rsidRDefault="003138E5" w:rsidP="003138E5">
      <w:pPr>
        <w:spacing w:afterLines="50" w:after="120"/>
        <w:rPr>
          <w:rFonts w:eastAsiaTheme="minorEastAsia"/>
          <w:lang w:eastAsia="zh-CN"/>
        </w:rPr>
      </w:pPr>
    </w:p>
    <w:p w14:paraId="4D1155D3" w14:textId="77777777" w:rsidR="003138E5" w:rsidRPr="00C36FC2" w:rsidRDefault="003138E5" w:rsidP="003138E5">
      <w:pPr>
        <w:spacing w:afterLines="50" w:after="120"/>
        <w:rPr>
          <w:rFonts w:eastAsiaTheme="minorEastAsia"/>
          <w:highlight w:val="green"/>
          <w:lang w:eastAsia="zh-CN"/>
        </w:rPr>
      </w:pPr>
      <w:r w:rsidRPr="00C36FC2">
        <w:rPr>
          <w:rFonts w:eastAsiaTheme="minorEastAsia" w:hint="eastAsia"/>
          <w:highlight w:val="green"/>
          <w:lang w:eastAsia="zh-CN"/>
        </w:rPr>
        <w:t>Agreement</w:t>
      </w:r>
    </w:p>
    <w:p w14:paraId="2D165F1D" w14:textId="77777777" w:rsidR="003138E5" w:rsidRPr="0025780E" w:rsidRDefault="003138E5" w:rsidP="003138E5">
      <w:pPr>
        <w:spacing w:after="120"/>
      </w:pPr>
      <w:r w:rsidRPr="0025780E">
        <w:t>Adopt the following TP in principle</w:t>
      </w:r>
      <w:r w:rsidRPr="0025780E">
        <w:rPr>
          <w:rFonts w:hint="eastAsia"/>
        </w:rPr>
        <w:t xml:space="preserve"> to</w:t>
      </w:r>
      <w:r w:rsidRPr="0025780E">
        <w:t xml:space="preserve"> </w:t>
      </w:r>
      <w:r w:rsidRPr="0025780E">
        <w:rPr>
          <w:rFonts w:hint="eastAsia"/>
        </w:rPr>
        <w:t>section</w:t>
      </w:r>
      <w:r w:rsidRPr="0025780E">
        <w:t xml:space="preserve"> </w:t>
      </w:r>
      <w:r w:rsidRPr="0025780E">
        <w:rPr>
          <w:rFonts w:hint="eastAsia"/>
        </w:rPr>
        <w:t>5.2.1.</w:t>
      </w:r>
      <w:r w:rsidRPr="0025780E">
        <w:t>4</w:t>
      </w:r>
      <w:r w:rsidRPr="0025780E">
        <w:rPr>
          <w:rFonts w:hint="eastAsia"/>
        </w:rPr>
        <w:t>.</w:t>
      </w:r>
      <w:r w:rsidRPr="0025780E">
        <w:t>8</w:t>
      </w:r>
      <w:r w:rsidRPr="0025780E">
        <w:rPr>
          <w:rFonts w:hint="eastAsia"/>
        </w:rPr>
        <w:t>,</w:t>
      </w:r>
      <w:r w:rsidRPr="0025780E">
        <w:t xml:space="preserve"> TS</w:t>
      </w:r>
      <w:r w:rsidRPr="0025780E">
        <w:rPr>
          <w:rFonts w:hint="eastAsia"/>
        </w:rPr>
        <w:t xml:space="preserve"> </w:t>
      </w:r>
      <w:r w:rsidRPr="0025780E">
        <w:t>38.214</w:t>
      </w:r>
    </w:p>
    <w:tbl>
      <w:tblPr>
        <w:tblStyle w:val="TableGrid"/>
        <w:tblW w:w="0" w:type="auto"/>
        <w:tblLook w:val="04A0" w:firstRow="1" w:lastRow="0" w:firstColumn="1" w:lastColumn="0" w:noHBand="0" w:noVBand="1"/>
      </w:tblPr>
      <w:tblGrid>
        <w:gridCol w:w="9628"/>
      </w:tblGrid>
      <w:tr w:rsidR="003138E5" w14:paraId="5CFB0FF9" w14:textId="77777777" w:rsidTr="00233CF5">
        <w:tc>
          <w:tcPr>
            <w:tcW w:w="9628" w:type="dxa"/>
          </w:tcPr>
          <w:p w14:paraId="4E4B9EBF" w14:textId="77777777" w:rsidR="003138E5" w:rsidRPr="00EF7F18" w:rsidRDefault="003138E5" w:rsidP="00AE0B24">
            <w:r w:rsidRPr="00EF7F18">
              <w:t>5.2.1.4.8</w:t>
            </w:r>
            <w:r w:rsidRPr="00EF7F18">
              <w:tab/>
              <w:t>L1-CLI-RSSI Reporting</w:t>
            </w:r>
          </w:p>
          <w:p w14:paraId="4615DC9A" w14:textId="77777777" w:rsidR="003138E5" w:rsidRPr="00EF7F18" w:rsidRDefault="003138E5" w:rsidP="00233CF5">
            <w:pPr>
              <w:spacing w:after="120"/>
              <w:jc w:val="center"/>
              <w:rPr>
                <w:rFonts w:eastAsia="SimSun"/>
                <w:sz w:val="16"/>
                <w:szCs w:val="16"/>
              </w:rPr>
            </w:pPr>
            <w:r w:rsidRPr="00EF7F18">
              <w:rPr>
                <w:color w:val="FF0000"/>
                <w:sz w:val="16"/>
                <w:szCs w:val="16"/>
              </w:rPr>
              <w:t>&lt;Unchanged part omitted&gt;</w:t>
            </w:r>
          </w:p>
          <w:p w14:paraId="4FBCEA45" w14:textId="77777777" w:rsidR="003138E5" w:rsidRPr="00EF7F18" w:rsidRDefault="003138E5" w:rsidP="00233CF5">
            <w:pPr>
              <w:spacing w:after="120"/>
              <w:rPr>
                <w:rFonts w:eastAsia="Malgun Gothic"/>
                <w:color w:val="000000"/>
                <w:sz w:val="16"/>
                <w:szCs w:val="16"/>
                <w:lang w:eastAsia="ko-KR"/>
              </w:rPr>
            </w:pPr>
            <w:r w:rsidRPr="00EF7F18">
              <w:rPr>
                <w:color w:val="000000"/>
                <w:sz w:val="16"/>
                <w:szCs w:val="16"/>
              </w:rPr>
              <w:t xml:space="preserve">If the higher layer parameter </w:t>
            </w:r>
            <w:r w:rsidRPr="00EF7F18">
              <w:rPr>
                <w:i/>
                <w:sz w:val="16"/>
                <w:szCs w:val="16"/>
              </w:rPr>
              <w:t xml:space="preserve">timeRestrictionForChannelMeasurements </w:t>
            </w:r>
            <w:r w:rsidRPr="00EF7F18">
              <w:rPr>
                <w:sz w:val="16"/>
                <w:szCs w:val="16"/>
              </w:rPr>
              <w:t>in</w:t>
            </w:r>
            <w:r w:rsidRPr="00EF7F18">
              <w:rPr>
                <w:i/>
                <w:sz w:val="16"/>
                <w:szCs w:val="16"/>
              </w:rPr>
              <w:t xml:space="preserve"> CSI-ReportConfig</w:t>
            </w:r>
            <w:r w:rsidRPr="00EF7F18">
              <w:rPr>
                <w:sz w:val="16"/>
                <w:szCs w:val="16"/>
              </w:rPr>
              <w:t xml:space="preserve"> is set to ‘</w:t>
            </w:r>
            <w:r w:rsidRPr="00EF7F18">
              <w:rPr>
                <w:iCs/>
                <w:sz w:val="16"/>
                <w:szCs w:val="16"/>
              </w:rPr>
              <w:t>Configured’</w:t>
            </w:r>
            <w:r w:rsidRPr="00EF7F18">
              <w:rPr>
                <w:color w:val="000000"/>
                <w:sz w:val="16"/>
                <w:szCs w:val="16"/>
              </w:rPr>
              <w:t xml:space="preserve">, the UE shall derive the channel measurements for computing L1-CLI-RSSI reported in uplink, SBFD or [flexible] slot </w:t>
            </w:r>
            <w:r w:rsidRPr="00EF7F18">
              <w:rPr>
                <w:i/>
                <w:iCs/>
                <w:color w:val="000000"/>
                <w:sz w:val="16"/>
                <w:szCs w:val="16"/>
              </w:rPr>
              <w:t>n</w:t>
            </w:r>
            <w:r w:rsidRPr="00EF7F18">
              <w:rPr>
                <w:color w:val="000000"/>
                <w:sz w:val="16"/>
                <w:szCs w:val="16"/>
              </w:rPr>
              <w:t xml:space="preserve"> based on only the most recent, no later than the CSI reference resource, occasion of CLI-RSSI resources (defined in [4, TS 38.211]) associated with the CSI resource setting.</w:t>
            </w:r>
          </w:p>
          <w:p w14:paraId="1D74293E" w14:textId="77777777" w:rsidR="003138E5" w:rsidRPr="00EF7F18" w:rsidRDefault="003138E5" w:rsidP="00233CF5">
            <w:pPr>
              <w:spacing w:after="120"/>
              <w:rPr>
                <w:rFonts w:eastAsia="Malgun Gothic"/>
                <w:color w:val="000000"/>
                <w:sz w:val="16"/>
                <w:szCs w:val="16"/>
                <w:lang w:eastAsia="ko-KR"/>
              </w:rPr>
            </w:pPr>
            <w:r w:rsidRPr="00EF7F18">
              <w:rPr>
                <w:rFonts w:eastAsia="Malgun Gothic"/>
                <w:color w:val="000000"/>
                <w:sz w:val="16"/>
                <w:szCs w:val="16"/>
                <w:lang w:eastAsia="ko-KR"/>
              </w:rPr>
              <w:t>A UE configured with SBFD symbols and with a CLI-RSSI measurement resource in SBFD symbols and across two DL subbands shall derive the frequency resources for L1-CLI-RSSI measurement by excluding the frequency resources outside the RBs that are both in the active DL BWP and in the DL sub-band</w:t>
            </w:r>
            <w:r w:rsidRPr="00EF7F18">
              <w:rPr>
                <w:rFonts w:eastAsia="Malgun Gothic"/>
                <w:color w:val="FF0000"/>
                <w:sz w:val="16"/>
                <w:szCs w:val="16"/>
                <w:u w:val="single"/>
                <w:lang w:eastAsia="ko-KR"/>
              </w:rPr>
              <w:t>s</w:t>
            </w:r>
            <w:r w:rsidRPr="00EF7F18">
              <w:rPr>
                <w:rFonts w:eastAsia="Malgun Gothic"/>
                <w:color w:val="000000"/>
                <w:sz w:val="16"/>
                <w:szCs w:val="16"/>
                <w:lang w:eastAsia="ko-KR"/>
              </w:rPr>
              <w:t xml:space="preserve"> and shall report a single wideband L1-CLI-RSSI measurement.</w:t>
            </w:r>
          </w:p>
          <w:p w14:paraId="0C5EF0A4" w14:textId="77777777" w:rsidR="003138E5" w:rsidRDefault="003138E5" w:rsidP="00233CF5">
            <w:pPr>
              <w:spacing w:after="120"/>
              <w:rPr>
                <w:rFonts w:eastAsia="Malgun Gothic"/>
                <w:color w:val="000000"/>
                <w:lang w:eastAsia="ko-KR"/>
              </w:rPr>
            </w:pPr>
            <w:r w:rsidRPr="00EF7F18">
              <w:rPr>
                <w:rFonts w:eastAsia="Malgun Gothic"/>
                <w:color w:val="000000"/>
                <w:sz w:val="16"/>
                <w:szCs w:val="16"/>
                <w:lang w:eastAsia="ko-KR"/>
              </w:rPr>
              <w:t xml:space="preserve">A UE configured with SBFD symbols does not expect to be configured with a </w:t>
            </w:r>
            <w:r w:rsidRPr="00EF7F18">
              <w:rPr>
                <w:rFonts w:eastAsia="Malgun Gothic"/>
                <w:i/>
                <w:color w:val="000000"/>
                <w:sz w:val="16"/>
                <w:szCs w:val="16"/>
                <w:lang w:eastAsia="ko-KR"/>
              </w:rPr>
              <w:t>CSI-ReportConfig</w:t>
            </w:r>
            <w:r w:rsidRPr="00EF7F18">
              <w:rPr>
                <w:rFonts w:eastAsia="Malgun Gothic"/>
                <w:color w:val="000000"/>
                <w:sz w:val="16"/>
                <w:szCs w:val="16"/>
                <w:lang w:eastAsia="ko-KR"/>
              </w:rPr>
              <w:t xml:space="preserve"> associated with CLI-RSSI measurement resources configured within an UL subband and with CLI-RSSI measurement resources configured within one DL subband or across two DL subbands. </w:t>
            </w:r>
          </w:p>
          <w:p w14:paraId="31427123" w14:textId="77777777" w:rsidR="003138E5" w:rsidRPr="00EF7F18" w:rsidRDefault="003138E5" w:rsidP="00233CF5">
            <w:pPr>
              <w:spacing w:after="120"/>
              <w:rPr>
                <w:rFonts w:eastAsia="Malgun Gothic"/>
                <w:color w:val="000000"/>
                <w:sz w:val="16"/>
                <w:szCs w:val="16"/>
                <w:lang w:eastAsia="ko-KR"/>
              </w:rPr>
            </w:pPr>
            <w:r w:rsidRPr="00EF7F18">
              <w:rPr>
                <w:rFonts w:eastAsia="Malgun Gothic"/>
                <w:color w:val="000000"/>
                <w:sz w:val="16"/>
                <w:szCs w:val="16"/>
                <w:lang w:eastAsia="ko-KR"/>
              </w:rPr>
              <w:t>A UE configured with SBFD symbols does not expect to be configured with CLI-RSSI measurement resources within an UL subband and CLI-RSSI measurement resources within one DL subband or across two DL subbands in a same symbol.</w:t>
            </w:r>
          </w:p>
        </w:tc>
      </w:tr>
    </w:tbl>
    <w:p w14:paraId="26A0AF81" w14:textId="77777777" w:rsidR="003138E5" w:rsidRDefault="003138E5" w:rsidP="003138E5">
      <w:pPr>
        <w:spacing w:after="156"/>
      </w:pPr>
    </w:p>
    <w:p w14:paraId="7D79BEDA" w14:textId="77777777" w:rsidR="003138E5" w:rsidRPr="00D0094C" w:rsidRDefault="003138E5" w:rsidP="003138E5">
      <w:pPr>
        <w:spacing w:afterLines="50" w:after="120"/>
        <w:rPr>
          <w:rFonts w:eastAsiaTheme="minorEastAsia"/>
          <w:highlight w:val="green"/>
          <w:lang w:eastAsia="zh-CN"/>
        </w:rPr>
      </w:pPr>
      <w:r w:rsidRPr="00D0094C">
        <w:rPr>
          <w:rFonts w:eastAsiaTheme="minorEastAsia" w:hint="eastAsia"/>
          <w:highlight w:val="green"/>
          <w:lang w:eastAsia="zh-CN"/>
        </w:rPr>
        <w:t>Agreement</w:t>
      </w:r>
    </w:p>
    <w:p w14:paraId="429BACFA" w14:textId="77777777" w:rsidR="003138E5" w:rsidRPr="00343F72" w:rsidRDefault="003138E5" w:rsidP="003138E5">
      <w:pPr>
        <w:spacing w:after="120"/>
      </w:pPr>
      <w:r w:rsidRPr="00343F72">
        <w:t>Adopt the following TP in principle</w:t>
      </w:r>
      <w:r w:rsidRPr="00343F72">
        <w:rPr>
          <w:rFonts w:hint="eastAsia"/>
        </w:rPr>
        <w:t xml:space="preserve"> to</w:t>
      </w:r>
      <w:r w:rsidRPr="00343F72">
        <w:t xml:space="preserve"> </w:t>
      </w:r>
      <w:r w:rsidRPr="00343F72">
        <w:rPr>
          <w:rFonts w:hint="eastAsia"/>
        </w:rPr>
        <w:t>section</w:t>
      </w:r>
      <w:r w:rsidRPr="00343F72">
        <w:t xml:space="preserve"> </w:t>
      </w:r>
      <w:r w:rsidRPr="00343F72">
        <w:rPr>
          <w:rFonts w:hint="eastAsia"/>
        </w:rPr>
        <w:t>5.2.2.6,</w:t>
      </w:r>
      <w:r w:rsidRPr="00343F72">
        <w:t xml:space="preserve"> TS</w:t>
      </w:r>
      <w:r w:rsidRPr="00343F72">
        <w:rPr>
          <w:rFonts w:hint="eastAsia"/>
        </w:rPr>
        <w:t xml:space="preserve"> </w:t>
      </w:r>
      <w:r w:rsidRPr="00343F72">
        <w:t>38.214</w:t>
      </w:r>
    </w:p>
    <w:tbl>
      <w:tblPr>
        <w:tblStyle w:val="TableGrid"/>
        <w:tblW w:w="0" w:type="auto"/>
        <w:tblLook w:val="04A0" w:firstRow="1" w:lastRow="0" w:firstColumn="1" w:lastColumn="0" w:noHBand="0" w:noVBand="1"/>
      </w:tblPr>
      <w:tblGrid>
        <w:gridCol w:w="9628"/>
      </w:tblGrid>
      <w:tr w:rsidR="003138E5" w14:paraId="0E7E8A35" w14:textId="77777777" w:rsidTr="00233CF5">
        <w:trPr>
          <w:trHeight w:val="2394"/>
        </w:trPr>
        <w:tc>
          <w:tcPr>
            <w:tcW w:w="9628" w:type="dxa"/>
          </w:tcPr>
          <w:p w14:paraId="6947CF5B" w14:textId="77777777" w:rsidR="003138E5" w:rsidRPr="00EF7F18" w:rsidRDefault="003138E5" w:rsidP="00AE0B24">
            <w:pPr>
              <w:rPr>
                <w:rFonts w:eastAsia="SimSun"/>
              </w:rPr>
            </w:pPr>
            <w:bookmarkStart w:id="408" w:name="_Toc211860316"/>
            <w:bookmarkStart w:id="409" w:name="_Toc211860607"/>
            <w:bookmarkStart w:id="410" w:name="_Toc211860829"/>
            <w:r w:rsidRPr="00EF7F18">
              <w:rPr>
                <w:rFonts w:eastAsia="SimSun"/>
              </w:rPr>
              <w:lastRenderedPageBreak/>
              <w:t>5.2.1.4.1</w:t>
            </w:r>
            <w:r w:rsidRPr="00EF7F18">
              <w:rPr>
                <w:rFonts w:eastAsia="SimSun"/>
              </w:rPr>
              <w:tab/>
              <w:t>Resource Setting configuration</w:t>
            </w:r>
            <w:bookmarkEnd w:id="408"/>
            <w:bookmarkEnd w:id="409"/>
            <w:bookmarkEnd w:id="410"/>
          </w:p>
          <w:p w14:paraId="02EABC6A" w14:textId="77777777" w:rsidR="003138E5" w:rsidRPr="00EF7F18" w:rsidRDefault="003138E5" w:rsidP="00233CF5">
            <w:pPr>
              <w:spacing w:after="120"/>
              <w:jc w:val="center"/>
              <w:rPr>
                <w:color w:val="FF0000"/>
                <w:sz w:val="16"/>
                <w:szCs w:val="16"/>
              </w:rPr>
            </w:pPr>
            <w:r w:rsidRPr="00EF7F18">
              <w:rPr>
                <w:b/>
                <w:bCs/>
                <w:color w:val="FF0000"/>
                <w:sz w:val="16"/>
                <w:szCs w:val="16"/>
              </w:rPr>
              <w:t>&lt;Unchanged parts omitted&gt;</w:t>
            </w:r>
          </w:p>
          <w:p w14:paraId="024AE6A2" w14:textId="77777777" w:rsidR="003138E5" w:rsidRDefault="003138E5" w:rsidP="00233CF5">
            <w:pPr>
              <w:rPr>
                <w:color w:val="000000"/>
              </w:rPr>
            </w:pPr>
            <w:r w:rsidRPr="00EF7F18">
              <w:rPr>
                <w:sz w:val="16"/>
                <w:szCs w:val="16"/>
              </w:rPr>
              <w:t xml:space="preserve">For </w:t>
            </w:r>
            <w:r w:rsidRPr="00EF7F18">
              <w:rPr>
                <w:i/>
                <w:iCs/>
                <w:strike/>
                <w:color w:val="FF0000"/>
                <w:sz w:val="16"/>
                <w:szCs w:val="16"/>
              </w:rPr>
              <w:t>a</w:t>
            </w:r>
            <w:r w:rsidRPr="00EF7F18">
              <w:rPr>
                <w:sz w:val="16"/>
                <w:szCs w:val="16"/>
              </w:rPr>
              <w:t xml:space="preserve"> semi-persistent or periodic </w:t>
            </w:r>
            <w:r w:rsidRPr="00EF7F18">
              <w:rPr>
                <w:rFonts w:eastAsia="Malgun Gothic" w:hint="eastAsia"/>
                <w:sz w:val="16"/>
                <w:szCs w:val="16"/>
                <w:lang w:eastAsia="ko-KR"/>
              </w:rPr>
              <w:t>L1-SRS-RSRP</w:t>
            </w:r>
            <w:r w:rsidRPr="00EF7F18">
              <w:rPr>
                <w:sz w:val="16"/>
                <w:szCs w:val="16"/>
              </w:rPr>
              <w:t xml:space="preserve"> </w:t>
            </w:r>
            <w:r w:rsidRPr="00EF7F18">
              <w:rPr>
                <w:rFonts w:eastAsia="Malgun Gothic" w:hint="eastAsia"/>
                <w:sz w:val="16"/>
                <w:szCs w:val="16"/>
                <w:lang w:eastAsia="ko-KR"/>
              </w:rPr>
              <w:t xml:space="preserve">or L1-CLI-RSSI measurement </w:t>
            </w:r>
            <w:r w:rsidRPr="00EF7F18">
              <w:rPr>
                <w:sz w:val="16"/>
                <w:szCs w:val="16"/>
              </w:rPr>
              <w:t>resources if a UE is configured with SBFD symbols</w:t>
            </w:r>
            <w:r w:rsidRPr="00EF7F18">
              <w:rPr>
                <w:color w:val="000000" w:themeColor="text1"/>
                <w:sz w:val="16"/>
                <w:szCs w:val="16"/>
              </w:rPr>
              <w:t xml:space="preserve"> and</w:t>
            </w:r>
            <w:r w:rsidRPr="00EF7F18">
              <w:rPr>
                <w:sz w:val="16"/>
                <w:szCs w:val="16"/>
              </w:rPr>
              <w:t xml:space="preserve"> a </w:t>
            </w:r>
            <w:r w:rsidRPr="00EF7F18">
              <w:rPr>
                <w:i/>
                <w:sz w:val="16"/>
                <w:szCs w:val="16"/>
              </w:rPr>
              <w:t>CSI-ReportConfig</w:t>
            </w:r>
            <w:r w:rsidRPr="00EF7F18">
              <w:rPr>
                <w:sz w:val="16"/>
                <w:szCs w:val="16"/>
              </w:rPr>
              <w:t xml:space="preserve"> with the higher layer parameter </w:t>
            </w:r>
            <w:r w:rsidRPr="00EF7F18">
              <w:rPr>
                <w:i/>
                <w:sz w:val="16"/>
                <w:szCs w:val="16"/>
              </w:rPr>
              <w:t>symbolType</w:t>
            </w:r>
            <w:r w:rsidRPr="00EF7F18">
              <w:rPr>
                <w:sz w:val="16"/>
                <w:szCs w:val="16"/>
              </w:rPr>
              <w:t xml:space="preserve">, the UE only considers </w:t>
            </w:r>
            <w:r w:rsidRPr="00EF7F18">
              <w:rPr>
                <w:rFonts w:eastAsia="Malgun Gothic" w:hint="eastAsia"/>
                <w:sz w:val="16"/>
                <w:szCs w:val="16"/>
                <w:lang w:eastAsia="ko-KR"/>
              </w:rPr>
              <w:t>the measurement resources</w:t>
            </w:r>
            <w:r w:rsidRPr="00EF7F18">
              <w:rPr>
                <w:sz w:val="16"/>
                <w:szCs w:val="16"/>
              </w:rPr>
              <w:t xml:space="preserve"> within either SBFD symbol(s) or non-SBFD symbol(s) as indicated by </w:t>
            </w:r>
            <w:r w:rsidRPr="00EF7F18">
              <w:rPr>
                <w:i/>
                <w:sz w:val="16"/>
                <w:szCs w:val="16"/>
              </w:rPr>
              <w:t xml:space="preserve">symbolType </w:t>
            </w:r>
            <w:r w:rsidRPr="00EF7F18">
              <w:rPr>
                <w:sz w:val="16"/>
                <w:szCs w:val="16"/>
              </w:rPr>
              <w:t xml:space="preserve">for the </w:t>
            </w:r>
            <w:r w:rsidRPr="00EF7F18">
              <w:rPr>
                <w:rFonts w:eastAsia="Malgun Gothic" w:hint="eastAsia"/>
                <w:sz w:val="16"/>
                <w:szCs w:val="16"/>
                <w:lang w:eastAsia="ko-KR"/>
              </w:rPr>
              <w:t>measurement and reporting</w:t>
            </w:r>
            <w:r w:rsidRPr="00EF7F18">
              <w:rPr>
                <w:sz w:val="16"/>
                <w:szCs w:val="16"/>
              </w:rPr>
              <w:t xml:space="preserve">. If a UE is not configured with SBFD symbols, the higher layer parameter </w:t>
            </w:r>
            <w:r w:rsidRPr="00EF7F18">
              <w:rPr>
                <w:i/>
                <w:iCs/>
                <w:sz w:val="16"/>
                <w:szCs w:val="16"/>
              </w:rPr>
              <w:t xml:space="preserve">symbolType </w:t>
            </w:r>
            <w:r w:rsidRPr="00EF7F18">
              <w:rPr>
                <w:sz w:val="16"/>
                <w:szCs w:val="16"/>
              </w:rPr>
              <w:t xml:space="preserve">is not applicable and the UE considers the measurement resources provided in </w:t>
            </w:r>
            <w:r w:rsidRPr="00EF7F18">
              <w:rPr>
                <w:i/>
                <w:iCs/>
                <w:sz w:val="16"/>
                <w:szCs w:val="16"/>
              </w:rPr>
              <w:t>CSI-ResourceConfig</w:t>
            </w:r>
            <w:r w:rsidRPr="00EF7F18">
              <w:rPr>
                <w:sz w:val="16"/>
                <w:szCs w:val="16"/>
              </w:rPr>
              <w:t xml:space="preserve"> indicated by </w:t>
            </w:r>
            <w:r w:rsidRPr="00EF7F18">
              <w:rPr>
                <w:i/>
                <w:iCs/>
                <w:sz w:val="16"/>
                <w:szCs w:val="16"/>
              </w:rPr>
              <w:t>CSI-ReportConfig.</w:t>
            </w:r>
          </w:p>
        </w:tc>
      </w:tr>
    </w:tbl>
    <w:p w14:paraId="2788C3F4" w14:textId="77777777" w:rsidR="003138E5" w:rsidRDefault="003138E5" w:rsidP="003138E5">
      <w:pPr>
        <w:spacing w:afterLines="50" w:after="120"/>
        <w:rPr>
          <w:rFonts w:eastAsiaTheme="minorEastAsia"/>
          <w:lang w:eastAsia="zh-CN"/>
        </w:rPr>
      </w:pPr>
    </w:p>
    <w:p w14:paraId="44D23C67" w14:textId="77777777" w:rsidR="003138E5" w:rsidRPr="0070530A" w:rsidRDefault="003138E5" w:rsidP="003138E5">
      <w:pPr>
        <w:spacing w:afterLines="50" w:after="120"/>
        <w:rPr>
          <w:rFonts w:eastAsiaTheme="minorEastAsia"/>
          <w:highlight w:val="green"/>
          <w:lang w:eastAsia="zh-CN"/>
        </w:rPr>
      </w:pPr>
      <w:r w:rsidRPr="0070530A">
        <w:rPr>
          <w:rFonts w:eastAsiaTheme="minorEastAsia" w:hint="eastAsia"/>
          <w:highlight w:val="green"/>
          <w:lang w:eastAsia="zh-CN"/>
        </w:rPr>
        <w:t>Agreement</w:t>
      </w:r>
    </w:p>
    <w:p w14:paraId="50641E19" w14:textId="77777777" w:rsidR="003138E5" w:rsidRDefault="003138E5" w:rsidP="003138E5">
      <w:pPr>
        <w:spacing w:before="120" w:after="120"/>
      </w:pPr>
      <w:r>
        <w:t>Adopt the following TP in principle</w:t>
      </w:r>
      <w:r>
        <w:rPr>
          <w:rFonts w:hint="eastAsia"/>
        </w:rPr>
        <w:t xml:space="preserve"> to</w:t>
      </w:r>
      <w:r>
        <w:t xml:space="preserve"> </w:t>
      </w:r>
      <w:r>
        <w:rPr>
          <w:rFonts w:hint="eastAsia"/>
        </w:rPr>
        <w:t>section</w:t>
      </w:r>
      <w:r>
        <w:t xml:space="preserve"> </w:t>
      </w:r>
      <w:r>
        <w:rPr>
          <w:rFonts w:hint="eastAsia"/>
        </w:rPr>
        <w:t>5.2.2.7,</w:t>
      </w:r>
      <w:r>
        <w:t xml:space="preserve"> TS</w:t>
      </w:r>
      <w:r>
        <w:rPr>
          <w:rFonts w:hint="eastAsia"/>
        </w:rPr>
        <w:t xml:space="preserve"> </w:t>
      </w:r>
      <w:r>
        <w:t>38.214</w:t>
      </w:r>
    </w:p>
    <w:tbl>
      <w:tblPr>
        <w:tblStyle w:val="TableGrid"/>
        <w:tblW w:w="0" w:type="auto"/>
        <w:tblLook w:val="04A0" w:firstRow="1" w:lastRow="0" w:firstColumn="1" w:lastColumn="0" w:noHBand="0" w:noVBand="1"/>
      </w:tblPr>
      <w:tblGrid>
        <w:gridCol w:w="9628"/>
      </w:tblGrid>
      <w:tr w:rsidR="003138E5" w14:paraId="0DFA7D20" w14:textId="77777777" w:rsidTr="00233CF5">
        <w:trPr>
          <w:trHeight w:val="2685"/>
        </w:trPr>
        <w:tc>
          <w:tcPr>
            <w:tcW w:w="9628" w:type="dxa"/>
            <w:tcBorders>
              <w:top w:val="single" w:sz="4" w:space="0" w:color="auto"/>
              <w:left w:val="single" w:sz="4" w:space="0" w:color="auto"/>
              <w:bottom w:val="single" w:sz="4" w:space="0" w:color="auto"/>
              <w:right w:val="single" w:sz="4" w:space="0" w:color="auto"/>
            </w:tcBorders>
          </w:tcPr>
          <w:p w14:paraId="2BE38764" w14:textId="77777777" w:rsidR="003138E5" w:rsidRPr="00EF7F18" w:rsidRDefault="003138E5" w:rsidP="00AE0B24">
            <w:pPr>
              <w:rPr>
                <w:rFonts w:eastAsia="SimSun"/>
                <w:lang w:eastAsia="ja-JP"/>
              </w:rPr>
            </w:pPr>
            <w:bookmarkStart w:id="411" w:name="_Toc211860317"/>
            <w:bookmarkStart w:id="412" w:name="_Toc211860608"/>
            <w:bookmarkStart w:id="413" w:name="_Toc211860830"/>
            <w:r w:rsidRPr="00EF7F18">
              <w:rPr>
                <w:rFonts w:eastAsia="SimSun"/>
                <w:lang w:eastAsia="ja-JP"/>
              </w:rPr>
              <w:t>5.2.2.7</w:t>
            </w:r>
            <w:r w:rsidRPr="00EF7F18">
              <w:rPr>
                <w:rFonts w:eastAsia="SimSun"/>
                <w:lang w:eastAsia="ja-JP"/>
              </w:rPr>
              <w:tab/>
              <w:t>CLI-RSSI measurement resource</w:t>
            </w:r>
            <w:bookmarkEnd w:id="411"/>
            <w:bookmarkEnd w:id="412"/>
            <w:bookmarkEnd w:id="413"/>
          </w:p>
          <w:p w14:paraId="52CDC6CB" w14:textId="77777777" w:rsidR="003138E5" w:rsidRPr="00EF7F18" w:rsidRDefault="003138E5" w:rsidP="00233CF5">
            <w:pPr>
              <w:jc w:val="center"/>
              <w:rPr>
                <w:rFonts w:eastAsia="MS Mincho"/>
                <w:strike/>
                <w:color w:val="FF0000"/>
                <w:sz w:val="16"/>
                <w:szCs w:val="16"/>
              </w:rPr>
            </w:pPr>
            <w:r w:rsidRPr="00EF7F18">
              <w:rPr>
                <w:b/>
                <w:bCs/>
                <w:color w:val="FF0000"/>
                <w:sz w:val="16"/>
                <w:szCs w:val="16"/>
              </w:rPr>
              <w:t>&lt;Unchanged parts omitted&gt;</w:t>
            </w:r>
          </w:p>
          <w:p w14:paraId="3B502DD1" w14:textId="77777777" w:rsidR="003138E5" w:rsidRDefault="003138E5" w:rsidP="00233CF5">
            <w:pPr>
              <w:rPr>
                <w:rFonts w:eastAsia="PMingLiU"/>
                <w:sz w:val="16"/>
                <w:lang w:eastAsia="zh-TW"/>
              </w:rPr>
            </w:pPr>
            <w:r w:rsidRPr="00EF7F18">
              <w:rPr>
                <w:rFonts w:eastAsia="MS Mincho"/>
                <w:strike/>
                <w:color w:val="FF0000"/>
                <w:sz w:val="16"/>
                <w:szCs w:val="16"/>
              </w:rPr>
              <w:t>[</w:t>
            </w:r>
            <w:r w:rsidRPr="00EF7F18">
              <w:rPr>
                <w:rFonts w:eastAsia="MS Mincho"/>
                <w:sz w:val="16"/>
                <w:szCs w:val="16"/>
              </w:rPr>
              <w:t xml:space="preserve">The bandwidth and initial common resource block (CRB) index of a CLI-RSSI resource within a BWP, as defined in Clause 7.4.1.5 of [4, TS 38.211], are determined based on the higher layer parameters </w:t>
            </w:r>
            <w:r w:rsidRPr="00EF7F18">
              <w:rPr>
                <w:rFonts w:eastAsia="MS Mincho"/>
                <w:i/>
                <w:sz w:val="16"/>
                <w:szCs w:val="16"/>
              </w:rPr>
              <w:t>nrofRBs</w:t>
            </w:r>
            <w:r w:rsidRPr="00EF7F18">
              <w:rPr>
                <w:rFonts w:eastAsia="MS Mincho"/>
                <w:sz w:val="16"/>
                <w:szCs w:val="16"/>
              </w:rPr>
              <w:t xml:space="preserve"> and </w:t>
            </w:r>
            <w:r w:rsidRPr="00EF7F18">
              <w:rPr>
                <w:rFonts w:eastAsia="MS Mincho"/>
                <w:i/>
                <w:sz w:val="16"/>
                <w:szCs w:val="16"/>
              </w:rPr>
              <w:t>startingRB</w:t>
            </w:r>
            <w:r w:rsidRPr="00EF7F18">
              <w:rPr>
                <w:rFonts w:eastAsia="MS Mincho"/>
                <w:sz w:val="16"/>
                <w:szCs w:val="16"/>
              </w:rPr>
              <w:t xml:space="preserve">, respectively. </w:t>
            </w:r>
            <w:r w:rsidRPr="00EF7F18">
              <w:rPr>
                <w:rFonts w:eastAsia="MS Mincho"/>
                <w:strike/>
                <w:color w:val="FF0000"/>
                <w:sz w:val="16"/>
                <w:szCs w:val="16"/>
              </w:rPr>
              <w:t xml:space="preserve">Both </w:t>
            </w:r>
            <w:r w:rsidRPr="00EF7F18">
              <w:rPr>
                <w:rFonts w:eastAsia="MS Mincho"/>
                <w:i/>
                <w:sz w:val="16"/>
                <w:szCs w:val="16"/>
              </w:rPr>
              <w:t>nrofRBs</w:t>
            </w:r>
            <w:r w:rsidRPr="00EF7F18">
              <w:rPr>
                <w:rFonts w:eastAsia="MS Mincho"/>
                <w:sz w:val="16"/>
                <w:szCs w:val="16"/>
              </w:rPr>
              <w:t xml:space="preserve"> </w:t>
            </w:r>
            <w:r w:rsidRPr="00EF7F18">
              <w:rPr>
                <w:rFonts w:eastAsia="MS Mincho"/>
                <w:strike/>
                <w:color w:val="FF0000"/>
                <w:sz w:val="16"/>
                <w:szCs w:val="16"/>
              </w:rPr>
              <w:t xml:space="preserve">and </w:t>
            </w:r>
            <w:r w:rsidRPr="00EF7F18">
              <w:rPr>
                <w:rFonts w:eastAsia="MS Mincho"/>
                <w:i/>
                <w:strike/>
                <w:color w:val="FF0000"/>
                <w:sz w:val="16"/>
                <w:szCs w:val="16"/>
              </w:rPr>
              <w:t>startingRB</w:t>
            </w:r>
            <w:r w:rsidRPr="00EF7F18">
              <w:rPr>
                <w:rFonts w:eastAsia="MS Mincho"/>
                <w:strike/>
                <w:color w:val="FF0000"/>
                <w:sz w:val="16"/>
                <w:szCs w:val="16"/>
              </w:rPr>
              <w:t xml:space="preserve"> are</w:t>
            </w:r>
            <w:r w:rsidRPr="00EF7F18">
              <w:rPr>
                <w:rFonts w:eastAsia="MS Mincho"/>
                <w:sz w:val="16"/>
                <w:szCs w:val="16"/>
              </w:rPr>
              <w:t xml:space="preserve"> </w:t>
            </w:r>
            <w:r w:rsidRPr="00EF7F18">
              <w:rPr>
                <w:rFonts w:eastAsia="SimSun"/>
                <w:color w:val="FF0000"/>
                <w:sz w:val="16"/>
                <w:szCs w:val="16"/>
                <w:u w:val="single"/>
              </w:rPr>
              <w:t>is</w:t>
            </w:r>
            <w:r w:rsidRPr="00EF7F18">
              <w:rPr>
                <w:rFonts w:eastAsia="SimSun"/>
                <w:sz w:val="16"/>
                <w:szCs w:val="16"/>
              </w:rPr>
              <w:t xml:space="preserve"> </w:t>
            </w:r>
            <w:r w:rsidRPr="00EF7F18">
              <w:rPr>
                <w:rFonts w:eastAsia="MS Mincho"/>
                <w:sz w:val="16"/>
                <w:szCs w:val="16"/>
              </w:rPr>
              <w:t xml:space="preserve">configured as integer multiples of </w:t>
            </w:r>
            <w:r w:rsidRPr="00EF7F18">
              <w:rPr>
                <w:rFonts w:eastAsia="MS Mincho"/>
                <w:strike/>
                <w:color w:val="FF0000"/>
                <w:sz w:val="16"/>
                <w:szCs w:val="16"/>
              </w:rPr>
              <w:t>[</w:t>
            </w:r>
            <w:r w:rsidRPr="00EF7F18">
              <w:rPr>
                <w:rFonts w:eastAsia="MS Mincho"/>
                <w:sz w:val="16"/>
                <w:szCs w:val="16"/>
              </w:rPr>
              <w:t>4</w:t>
            </w:r>
            <w:r w:rsidRPr="00EF7F18">
              <w:rPr>
                <w:rFonts w:eastAsia="MS Mincho"/>
                <w:strike/>
                <w:color w:val="FF0000"/>
                <w:sz w:val="16"/>
                <w:szCs w:val="16"/>
              </w:rPr>
              <w:t xml:space="preserve">] </w:t>
            </w:r>
            <w:r w:rsidRPr="00EF7F18">
              <w:rPr>
                <w:rFonts w:eastAsia="MS Mincho"/>
                <w:sz w:val="16"/>
                <w:szCs w:val="16"/>
              </w:rPr>
              <w:t>RBs</w:t>
            </w:r>
            <w:r w:rsidRPr="00EF7F18">
              <w:rPr>
                <w:rFonts w:eastAsia="MS Mincho"/>
                <w:strike/>
                <w:color w:val="FF0000"/>
                <w:sz w:val="16"/>
                <w:szCs w:val="16"/>
              </w:rPr>
              <w:t xml:space="preserve">, and the reference point for </w:t>
            </w:r>
            <w:r w:rsidRPr="00EF7F18">
              <w:rPr>
                <w:rFonts w:eastAsia="MS Mincho"/>
                <w:i/>
                <w:strike/>
                <w:color w:val="FF0000"/>
                <w:sz w:val="16"/>
                <w:szCs w:val="16"/>
              </w:rPr>
              <w:t>startingRB</w:t>
            </w:r>
            <w:r w:rsidRPr="00EF7F18">
              <w:rPr>
                <w:rFonts w:eastAsia="MS Mincho"/>
                <w:strike/>
                <w:color w:val="FF0000"/>
                <w:sz w:val="16"/>
                <w:szCs w:val="16"/>
              </w:rPr>
              <w:t xml:space="preserve"> is CRB 0 on the common resource block grid. If </w:t>
            </w:r>
            <m:oMath>
              <m:r>
                <w:rPr>
                  <w:rFonts w:ascii="Cambria Math" w:eastAsia="MS Mincho" w:hAnsi="Cambria Math"/>
                  <w:strike/>
                  <w:color w:val="FF0000"/>
                  <w:sz w:val="16"/>
                  <w:szCs w:val="16"/>
                  <w:lang w:val="fi-FI"/>
                </w:rPr>
                <m:t>startingRB</m:t>
              </m:r>
              <m:r>
                <w:rPr>
                  <w:rFonts w:ascii="Cambria Math" w:eastAsia="MS Mincho" w:hAnsi="Cambria Math"/>
                  <w:strike/>
                  <w:color w:val="FF0000"/>
                  <w:sz w:val="16"/>
                  <w:szCs w:val="16"/>
                </w:rPr>
                <m:t>&lt;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start</m:t>
                  </m:r>
                </m:sup>
              </m:sSubSup>
              <m:r>
                <w:rPr>
                  <w:rFonts w:ascii="Cambria Math" w:eastAsia="MS Mincho" w:hAnsi="Cambria Math"/>
                  <w:strike/>
                  <w:color w:val="FF0000"/>
                  <w:sz w:val="16"/>
                  <w:szCs w:val="16"/>
                </w:rPr>
                <m:t>,</m:t>
              </m:r>
            </m:oMath>
            <w:r w:rsidRPr="00EF7F18">
              <w:rPr>
                <w:rFonts w:eastAsia="MS Mincho"/>
                <w:strike/>
                <w:color w:val="FF0000"/>
                <w:sz w:val="16"/>
                <w:szCs w:val="16"/>
              </w:rPr>
              <w:t xml:space="preserve"> the UE shall assume that the initial CRB index of the CLI-RSSI resource is </w:t>
            </w:r>
            <m:oMath>
              <m:sSub>
                <m:sSubPr>
                  <m:ctrlPr>
                    <w:rPr>
                      <w:rFonts w:ascii="Cambria Math" w:eastAsia="MS Mincho" w:hAnsi="Cambria Math"/>
                      <w:i/>
                      <w:strike/>
                      <w:color w:val="FF0000"/>
                      <w:sz w:val="16"/>
                      <w:szCs w:val="16"/>
                      <w:lang w:val="fi-FI" w:eastAsia="zh-TW"/>
                    </w:rPr>
                  </m:ctrlPr>
                </m:sSub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initial RB</m:t>
                  </m:r>
                </m:sub>
              </m:sSub>
              <m:r>
                <w:rPr>
                  <w:rFonts w:ascii="Cambria Math" w:eastAsia="MS Mincho" w:hAnsi="Cambria Math"/>
                  <w:strike/>
                  <w:color w:val="FF0000"/>
                  <w:sz w:val="16"/>
                  <w:szCs w:val="16"/>
                </w:rPr>
                <m: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start</m:t>
                  </m:r>
                </m:sup>
              </m:sSubSup>
            </m:oMath>
            <w:r w:rsidRPr="00EF7F18">
              <w:rPr>
                <w:rFonts w:eastAsia="MS Mincho"/>
                <w:strike/>
                <w:color w:val="FF0000"/>
                <w:sz w:val="16"/>
                <w:szCs w:val="16"/>
              </w:rPr>
              <w:t xml:space="preserve">, otherwise </w:t>
            </w:r>
            <m:oMath>
              <m:sSub>
                <m:sSubPr>
                  <m:ctrlPr>
                    <w:rPr>
                      <w:rFonts w:ascii="Cambria Math" w:eastAsia="MS Mincho" w:hAnsi="Cambria Math"/>
                      <w:i/>
                      <w:strike/>
                      <w:color w:val="FF0000"/>
                      <w:sz w:val="16"/>
                      <w:szCs w:val="16"/>
                      <w:lang w:val="fi-FI" w:eastAsia="zh-TW"/>
                    </w:rPr>
                  </m:ctrlPr>
                </m:sSub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initial RB</m:t>
                  </m:r>
                </m:sub>
              </m:sSub>
              <m:r>
                <w:rPr>
                  <w:rFonts w:ascii="Cambria Math" w:eastAsia="MS Mincho" w:hAnsi="Cambria Math"/>
                  <w:strike/>
                  <w:color w:val="FF0000"/>
                  <w:sz w:val="16"/>
                  <w:szCs w:val="16"/>
                </w:rPr>
                <m:t>=</m:t>
              </m:r>
              <m:r>
                <w:rPr>
                  <w:rFonts w:ascii="Cambria Math" w:eastAsia="MS Mincho" w:hAnsi="Cambria Math"/>
                  <w:strike/>
                  <w:color w:val="FF0000"/>
                  <w:sz w:val="16"/>
                  <w:szCs w:val="16"/>
                  <w:lang w:val="fi-FI"/>
                </w:rPr>
                <m:t>startingRB</m:t>
              </m:r>
            </m:oMath>
            <w:r w:rsidRPr="00EF7F18">
              <w:rPr>
                <w:rFonts w:eastAsia="MS Mincho"/>
                <w:strike/>
                <w:color w:val="FF0000"/>
                <w:sz w:val="16"/>
                <w:szCs w:val="16"/>
              </w:rPr>
              <w:t xml:space="preserve">. If </w:t>
            </w:r>
            <m:oMath>
              <m:r>
                <w:rPr>
                  <w:rFonts w:ascii="Cambria Math" w:eastAsia="MS Mincho" w:hAnsi="Cambria Math"/>
                  <w:strike/>
                  <w:color w:val="FF0000"/>
                  <w:sz w:val="16"/>
                  <w:szCs w:val="16"/>
                  <w:lang w:val="fi-FI"/>
                </w:rPr>
                <m:t>nrofRBs</m:t>
              </m:r>
              <m:r>
                <w:rPr>
                  <w:rFonts w:ascii="Cambria Math" w:eastAsia="MS Mincho" w:hAnsi="Cambria Math"/>
                  <w:strike/>
                  <w:color w:val="FF0000"/>
                  <w:sz w:val="16"/>
                  <w:szCs w:val="16"/>
                </w:rPr>
                <m:t>&gt;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size</m:t>
                  </m:r>
                </m:sup>
              </m:sSubSup>
              <m:r>
                <w:rPr>
                  <w:rFonts w:ascii="Cambria Math" w:eastAsia="MS Mincho" w:hAnsi="Cambria Math"/>
                  <w:strike/>
                  <w:color w:val="FF0000"/>
                  <w:sz w:val="16"/>
                  <w:szCs w:val="16"/>
                </w:rPr>
                <m: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start</m:t>
                  </m:r>
                </m:sup>
              </m:sSubSup>
              <m:r>
                <w:rPr>
                  <w:rFonts w:ascii="Cambria Math" w:eastAsia="MS Mincho" w:hAnsi="Cambria Math"/>
                  <w:strike/>
                  <w:color w:val="FF0000"/>
                  <w:sz w:val="16"/>
                  <w:szCs w:val="16"/>
                </w:rPr>
                <m:t>-</m:t>
              </m:r>
              <m:sSub>
                <m:sSubPr>
                  <m:ctrlPr>
                    <w:rPr>
                      <w:rFonts w:ascii="Cambria Math" w:eastAsia="MS Mincho" w:hAnsi="Cambria Math"/>
                      <w:i/>
                      <w:strike/>
                      <w:color w:val="FF0000"/>
                      <w:sz w:val="16"/>
                      <w:szCs w:val="16"/>
                      <w:lang w:val="fi-FI" w:eastAsia="zh-TW"/>
                    </w:rPr>
                  </m:ctrlPr>
                </m:sSub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initial RB</m:t>
                  </m:r>
                </m:sub>
              </m:sSub>
            </m:oMath>
            <w:r w:rsidRPr="00EF7F18">
              <w:rPr>
                <w:rFonts w:eastAsia="MS Mincho"/>
                <w:strike/>
                <w:color w:val="FF0000"/>
                <w:sz w:val="16"/>
                <w:szCs w:val="16"/>
              </w:rPr>
              <w:t xml:space="preserve">, the UE shall assume that the bandwidth of the CLI-RSSI resource is </w:t>
            </w:r>
            <m:oMath>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CLI</m:t>
                  </m:r>
                  <m:r>
                    <w:rPr>
                      <w:rFonts w:ascii="Cambria Math" w:eastAsia="MS Mincho" w:hAnsi="Cambria Math"/>
                      <w:strike/>
                      <w:color w:val="FF0000"/>
                      <w:sz w:val="16"/>
                      <w:szCs w:val="16"/>
                    </w:rPr>
                    <m:t>-</m:t>
                  </m:r>
                  <m:r>
                    <w:rPr>
                      <w:rFonts w:ascii="Cambria Math" w:eastAsia="MS Mincho" w:hAnsi="Cambria Math"/>
                      <w:strike/>
                      <w:color w:val="FF0000"/>
                      <w:sz w:val="16"/>
                      <w:szCs w:val="16"/>
                      <w:lang w:val="fi-FI"/>
                    </w:rPr>
                    <m:t>RSSI</m:t>
                  </m:r>
                </m:sub>
                <m:sup>
                  <m:r>
                    <w:rPr>
                      <w:rFonts w:ascii="Cambria Math" w:eastAsia="MS Mincho" w:hAnsi="Cambria Math"/>
                      <w:strike/>
                      <w:color w:val="FF0000"/>
                      <w:sz w:val="16"/>
                      <w:szCs w:val="16"/>
                      <w:lang w:val="fi-FI"/>
                    </w:rPr>
                    <m:t>BW</m:t>
                  </m:r>
                </m:sup>
              </m:sSubSup>
              <m:r>
                <w:rPr>
                  <w:rFonts w:ascii="Cambria Math" w:eastAsia="MS Mincho" w:hAnsi="Cambria Math"/>
                  <w:strike/>
                  <w:color w:val="FF0000"/>
                  <w:sz w:val="16"/>
                  <w:szCs w:val="16"/>
                </w:rPr>
                <m: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size</m:t>
                  </m:r>
                </m:sup>
              </m:sSubSup>
              <m:r>
                <w:rPr>
                  <w:rFonts w:ascii="Cambria Math" w:eastAsia="MS Mincho" w:hAnsi="Cambria Math"/>
                  <w:strike/>
                  <w:color w:val="FF0000"/>
                  <w:sz w:val="16"/>
                  <w:szCs w:val="16"/>
                </w:rPr>
                <m:t>+</m:t>
              </m:r>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BWP</m:t>
                  </m:r>
                </m:sub>
                <m:sup>
                  <m:r>
                    <w:rPr>
                      <w:rFonts w:ascii="Cambria Math" w:eastAsia="MS Mincho" w:hAnsi="Cambria Math"/>
                      <w:strike/>
                      <w:color w:val="FF0000"/>
                      <w:sz w:val="16"/>
                      <w:szCs w:val="16"/>
                      <w:lang w:val="fi-FI"/>
                    </w:rPr>
                    <m:t>start</m:t>
                  </m:r>
                </m:sup>
              </m:sSubSup>
              <m:r>
                <w:rPr>
                  <w:rFonts w:ascii="Cambria Math" w:eastAsia="MS Mincho" w:hAnsi="Cambria Math"/>
                  <w:strike/>
                  <w:color w:val="FF0000"/>
                  <w:sz w:val="16"/>
                  <w:szCs w:val="16"/>
                </w:rPr>
                <m:t>-</m:t>
              </m:r>
              <m:sSub>
                <m:sSubPr>
                  <m:ctrlPr>
                    <w:rPr>
                      <w:rFonts w:ascii="Cambria Math" w:eastAsia="MS Mincho" w:hAnsi="Cambria Math"/>
                      <w:i/>
                      <w:strike/>
                      <w:color w:val="FF0000"/>
                      <w:sz w:val="16"/>
                      <w:szCs w:val="16"/>
                      <w:lang w:val="fi-FI" w:eastAsia="zh-TW"/>
                    </w:rPr>
                  </m:ctrlPr>
                </m:sSub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initial RB</m:t>
                  </m:r>
                </m:sub>
              </m:sSub>
            </m:oMath>
            <w:r w:rsidRPr="00EF7F18">
              <w:rPr>
                <w:rFonts w:eastAsia="MS Mincho"/>
                <w:strike/>
                <w:color w:val="FF0000"/>
                <w:sz w:val="16"/>
                <w:szCs w:val="16"/>
              </w:rPr>
              <w:t xml:space="preserve">, otherwise </w:t>
            </w:r>
            <m:oMath>
              <m:sSubSup>
                <m:sSubSupPr>
                  <m:ctrlPr>
                    <w:rPr>
                      <w:rFonts w:ascii="Cambria Math" w:eastAsia="MS Mincho" w:hAnsi="Cambria Math"/>
                      <w:i/>
                      <w:strike/>
                      <w:color w:val="FF0000"/>
                      <w:sz w:val="16"/>
                      <w:szCs w:val="16"/>
                      <w:lang w:val="fi-FI" w:eastAsia="zh-TW"/>
                    </w:rPr>
                  </m:ctrlPr>
                </m:sSubSupPr>
                <m:e>
                  <m:r>
                    <w:rPr>
                      <w:rFonts w:ascii="Cambria Math" w:eastAsia="MS Mincho" w:hAnsi="Cambria Math"/>
                      <w:strike/>
                      <w:color w:val="FF0000"/>
                      <w:sz w:val="16"/>
                      <w:szCs w:val="16"/>
                      <w:lang w:val="fi-FI"/>
                    </w:rPr>
                    <m:t>N</m:t>
                  </m:r>
                </m:e>
                <m:sub>
                  <m:r>
                    <w:rPr>
                      <w:rFonts w:ascii="Cambria Math" w:eastAsia="MS Mincho" w:hAnsi="Cambria Math"/>
                      <w:strike/>
                      <w:color w:val="FF0000"/>
                      <w:sz w:val="16"/>
                      <w:szCs w:val="16"/>
                      <w:lang w:val="fi-FI"/>
                    </w:rPr>
                    <m:t>CLI</m:t>
                  </m:r>
                  <m:r>
                    <w:rPr>
                      <w:rFonts w:ascii="Cambria Math" w:eastAsia="MS Mincho" w:hAnsi="Cambria Math"/>
                      <w:strike/>
                      <w:color w:val="FF0000"/>
                      <w:sz w:val="16"/>
                      <w:szCs w:val="16"/>
                    </w:rPr>
                    <m:t>-</m:t>
                  </m:r>
                  <m:r>
                    <w:rPr>
                      <w:rFonts w:ascii="Cambria Math" w:eastAsia="MS Mincho" w:hAnsi="Cambria Math"/>
                      <w:strike/>
                      <w:color w:val="FF0000"/>
                      <w:sz w:val="16"/>
                      <w:szCs w:val="16"/>
                      <w:lang w:val="fi-FI"/>
                    </w:rPr>
                    <m:t>RSSI</m:t>
                  </m:r>
                </m:sub>
                <m:sup>
                  <m:r>
                    <w:rPr>
                      <w:rFonts w:ascii="Cambria Math" w:eastAsia="MS Mincho" w:hAnsi="Cambria Math"/>
                      <w:strike/>
                      <w:color w:val="FF0000"/>
                      <w:sz w:val="16"/>
                      <w:szCs w:val="16"/>
                      <w:lang w:val="fi-FI"/>
                    </w:rPr>
                    <m:t>BW</m:t>
                  </m:r>
                </m:sup>
              </m:sSubSup>
              <m:r>
                <w:rPr>
                  <w:rFonts w:ascii="Cambria Math" w:eastAsia="MS Mincho" w:hAnsi="Cambria Math"/>
                  <w:strike/>
                  <w:color w:val="FF0000"/>
                  <w:sz w:val="16"/>
                  <w:szCs w:val="16"/>
                </w:rPr>
                <m:t>=</m:t>
              </m:r>
              <m:r>
                <w:rPr>
                  <w:rFonts w:ascii="Cambria Math" w:eastAsia="MS Mincho" w:hAnsi="Cambria Math"/>
                  <w:strike/>
                  <w:color w:val="FF0000"/>
                  <w:sz w:val="16"/>
                  <w:szCs w:val="16"/>
                  <w:lang w:val="fi-FI"/>
                </w:rPr>
                <m:t>nrofRBs</m:t>
              </m:r>
            </m:oMath>
            <w:r w:rsidRPr="00EF7F18">
              <w:rPr>
                <w:rFonts w:eastAsia="MS Mincho"/>
                <w:sz w:val="16"/>
                <w:szCs w:val="16"/>
              </w:rPr>
              <w:t>.</w:t>
            </w:r>
            <w:r w:rsidRPr="00EF7F18">
              <w:rPr>
                <w:rFonts w:eastAsia="MS Mincho"/>
                <w:strike/>
                <w:color w:val="FF0000"/>
                <w:sz w:val="16"/>
                <w:szCs w:val="16"/>
              </w:rPr>
              <w:t>]</w:t>
            </w:r>
          </w:p>
        </w:tc>
      </w:tr>
    </w:tbl>
    <w:p w14:paraId="5D9EF211" w14:textId="77777777" w:rsidR="003138E5" w:rsidRDefault="003138E5" w:rsidP="003138E5">
      <w:pPr>
        <w:spacing w:afterLines="50" w:after="120"/>
        <w:rPr>
          <w:rFonts w:eastAsiaTheme="minorEastAsia"/>
          <w:lang w:eastAsia="zh-CN"/>
        </w:rPr>
      </w:pPr>
    </w:p>
    <w:p w14:paraId="35B94DEB" w14:textId="77777777" w:rsidR="003138E5" w:rsidRPr="002B4D3A" w:rsidRDefault="003138E5" w:rsidP="003138E5">
      <w:pPr>
        <w:spacing w:afterLines="50" w:after="120"/>
        <w:rPr>
          <w:rFonts w:eastAsiaTheme="minorEastAsia"/>
          <w:highlight w:val="green"/>
          <w:lang w:eastAsia="zh-CN"/>
        </w:rPr>
      </w:pPr>
      <w:r w:rsidRPr="002B4D3A">
        <w:rPr>
          <w:rFonts w:eastAsiaTheme="minorEastAsia" w:hint="eastAsia"/>
          <w:highlight w:val="green"/>
          <w:lang w:eastAsia="zh-CN"/>
        </w:rPr>
        <w:t>Agreement</w:t>
      </w:r>
    </w:p>
    <w:p w14:paraId="20EEFEC0" w14:textId="77777777" w:rsidR="003138E5" w:rsidRPr="001558C9" w:rsidRDefault="003138E5" w:rsidP="003138E5">
      <w:pPr>
        <w:spacing w:before="120" w:after="120"/>
        <w:rPr>
          <w:rFonts w:eastAsiaTheme="minorEastAsia"/>
          <w:lang w:eastAsia="zh-CN"/>
        </w:rPr>
      </w:pPr>
      <w:r>
        <w:t>Adopt the following TP in principle</w:t>
      </w:r>
      <w:r>
        <w:rPr>
          <w:rFonts w:hint="eastAsia"/>
        </w:rPr>
        <w:t xml:space="preserve"> to</w:t>
      </w:r>
      <w:r>
        <w:t xml:space="preserve"> </w:t>
      </w:r>
      <w:r>
        <w:rPr>
          <w:rFonts w:hint="eastAsia"/>
        </w:rPr>
        <w:t>section</w:t>
      </w:r>
      <w:r>
        <w:t xml:space="preserve"> </w:t>
      </w:r>
      <w:r>
        <w:rPr>
          <w:rFonts w:hint="eastAsia"/>
        </w:rPr>
        <w:t>5.2.</w:t>
      </w:r>
      <w:r>
        <w:t>1</w:t>
      </w:r>
      <w:r>
        <w:rPr>
          <w:rFonts w:hint="eastAsia"/>
        </w:rPr>
        <w:t>.</w:t>
      </w:r>
      <w:r>
        <w:t xml:space="preserve">5.1a, </w:t>
      </w:r>
      <w:r w:rsidRPr="001D504A">
        <w:t>5.2.2.5</w:t>
      </w:r>
      <w:r>
        <w:t xml:space="preserve"> and </w:t>
      </w:r>
      <w:r w:rsidRPr="001D504A">
        <w:t>5.2.2.</w:t>
      </w:r>
      <w:r>
        <w:t>6</w:t>
      </w:r>
      <w:r>
        <w:rPr>
          <w:rFonts w:hint="eastAsia"/>
        </w:rPr>
        <w:t>,</w:t>
      </w:r>
      <w:r>
        <w:t xml:space="preserve"> TS</w:t>
      </w:r>
      <w:r>
        <w:rPr>
          <w:rFonts w:hint="eastAsia"/>
        </w:rPr>
        <w:t xml:space="preserve"> </w:t>
      </w:r>
      <w:r>
        <w:t>38.214</w:t>
      </w:r>
      <w:r>
        <w:rPr>
          <w:rFonts w:eastAsiaTheme="minorEastAsia" w:hint="eastAsia"/>
          <w:lang w:eastAsia="zh-CN"/>
        </w:rPr>
        <w:t>.</w:t>
      </w:r>
    </w:p>
    <w:tbl>
      <w:tblPr>
        <w:tblStyle w:val="TableGrid13"/>
        <w:tblW w:w="0" w:type="auto"/>
        <w:tblLook w:val="04A0" w:firstRow="1" w:lastRow="0" w:firstColumn="1" w:lastColumn="0" w:noHBand="0" w:noVBand="1"/>
      </w:tblPr>
      <w:tblGrid>
        <w:gridCol w:w="9628"/>
      </w:tblGrid>
      <w:tr w:rsidR="003138E5" w14:paraId="5A0896B7" w14:textId="77777777" w:rsidTr="00233CF5">
        <w:tc>
          <w:tcPr>
            <w:tcW w:w="9628" w:type="dxa"/>
          </w:tcPr>
          <w:p w14:paraId="0BAFBF14" w14:textId="77777777" w:rsidR="003138E5" w:rsidRPr="00EF7F18" w:rsidRDefault="003138E5" w:rsidP="00A4246F">
            <w:bookmarkStart w:id="414" w:name="_Toc211860318"/>
            <w:bookmarkStart w:id="415" w:name="_Toc211860609"/>
            <w:bookmarkStart w:id="416" w:name="_Toc211860831"/>
            <w:r w:rsidRPr="00EF7F18">
              <w:t>5.2.1.5.1a</w:t>
            </w:r>
            <w:r w:rsidRPr="00EF7F18">
              <w:tab/>
              <w:t>Aperiodic CSI Reporting/Aperiodic CSI-RS when the triggering PDCCH and the CSI-RS have different numerologies</w:t>
            </w:r>
            <w:bookmarkEnd w:id="414"/>
            <w:bookmarkEnd w:id="415"/>
            <w:bookmarkEnd w:id="416"/>
          </w:p>
          <w:p w14:paraId="70422600"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34B8AFA2" w14:textId="77777777" w:rsidR="003138E5" w:rsidRPr="00EF7F18" w:rsidRDefault="003138E5" w:rsidP="00233CF5">
            <w:pPr>
              <w:ind w:left="567" w:hanging="283"/>
              <w:rPr>
                <w:sz w:val="16"/>
                <w:szCs w:val="16"/>
              </w:rPr>
            </w:pPr>
            <w:r w:rsidRPr="00EF7F18">
              <w:rPr>
                <w:sz w:val="16"/>
                <w:szCs w:val="16"/>
              </w:rPr>
              <w:t xml:space="preserve">[- </w:t>
            </w:r>
            <w:r w:rsidRPr="00EF7F18">
              <w:rPr>
                <w:sz w:val="16"/>
                <w:szCs w:val="16"/>
              </w:rPr>
              <w:tab/>
              <w:t xml:space="preserve">If the scheduling offset between the last symbol of the PDCCH carrying the triggering DCI and the first symbol of the aperiodic CLI measurement resources in a </w:t>
            </w:r>
            <w:r w:rsidRPr="00EF7F18">
              <w:rPr>
                <w:i/>
                <w:iCs/>
                <w:sz w:val="16"/>
                <w:szCs w:val="16"/>
              </w:rPr>
              <w:t xml:space="preserve">CLI-RSSI-MeasurementResourceSet </w:t>
            </w:r>
            <w:r w:rsidRPr="00EF7F18">
              <w:rPr>
                <w:sz w:val="16"/>
                <w:szCs w:val="16"/>
              </w:rPr>
              <w:t xml:space="preserve">or in a </w:t>
            </w:r>
            <w:r w:rsidRPr="00EF7F18">
              <w:rPr>
                <w:i/>
                <w:iCs/>
                <w:sz w:val="16"/>
                <w:szCs w:val="16"/>
              </w:rPr>
              <w:t>SRS-RSRPMeasurementResourceSet</w:t>
            </w:r>
            <w:r w:rsidRPr="00EF7F18">
              <w:rPr>
                <w:sz w:val="16"/>
                <w:szCs w:val="16"/>
              </w:rPr>
              <w:t xml:space="preserve"> is equal to or greater than </w:t>
            </w:r>
            <w:r w:rsidRPr="00EF7F18">
              <w:rPr>
                <w:i/>
                <w:iCs/>
                <w:sz w:val="16"/>
                <w:szCs w:val="16"/>
              </w:rPr>
              <w:t xml:space="preserve">beamSwitchTiming </w:t>
            </w:r>
            <w:r w:rsidRPr="00EF7F18">
              <w:rPr>
                <w:sz w:val="16"/>
                <w:szCs w:val="16"/>
              </w:rPr>
              <w:t xml:space="preserve">+ </w:t>
            </w:r>
            <w:r w:rsidRPr="00EF7F18">
              <w:rPr>
                <w:i/>
                <w:iCs/>
                <w:sz w:val="16"/>
                <w:szCs w:val="16"/>
              </w:rPr>
              <w:t xml:space="preserve">d </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CLI</m:t>
                      </m:r>
                    </m:sub>
                  </m:sSub>
                </m:sup>
              </m:sSup>
              <m:r>
                <w:rPr>
                  <w:rFonts w:ascii="Cambria Math" w:hAnsi="Cambria Math"/>
                  <w:sz w:val="16"/>
                  <w:szCs w:val="16"/>
                </w:rPr>
                <m:t>/</m:t>
              </m:r>
              <m:sSup>
                <m:sSupPr>
                  <m:ctrlPr>
                    <w:rPr>
                      <w:rFonts w:ascii="Cambria Math" w:hAnsi="Cambria Math"/>
                      <w:i/>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PDCCH</m:t>
                      </m:r>
                    </m:sub>
                  </m:sSub>
                </m:sup>
              </m:sSup>
            </m:oMath>
            <w:r w:rsidRPr="00EF7F18">
              <w:rPr>
                <w:sz w:val="16"/>
                <w:szCs w:val="16"/>
              </w:rPr>
              <w:t xml:space="preserve"> in CLI measurement resource symbols, when the reported value is one of the values of {14,28,48}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 xml:space="preserve"> and </w:t>
            </w:r>
            <w:r w:rsidRPr="00EF7F18">
              <w:rPr>
                <w:i/>
                <w:iCs/>
                <w:sz w:val="16"/>
                <w:szCs w:val="16"/>
              </w:rPr>
              <w:t xml:space="preserve">enableBeamSwitchTiming </w:t>
            </w:r>
            <w:r w:rsidRPr="00EF7F18">
              <w:rPr>
                <w:sz w:val="16"/>
                <w:szCs w:val="16"/>
              </w:rPr>
              <w:t>is not provided, or is equal to or greater than 48</w:t>
            </w:r>
            <m:oMath>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max</m:t>
                      </m:r>
                      <m:r>
                        <w:rPr>
                          <w:rFonts w:ascii="Cambria Math" w:hAnsi="Cambria Math"/>
                          <w:sz w:val="16"/>
                          <w:szCs w:val="16"/>
                        </w:rPr>
                        <m:t xml:space="preserve">(0, </m:t>
                      </m:r>
                      <m:r>
                        <w:rPr>
                          <w:rFonts w:ascii="Cambria Math" w:hAnsi="Cambria Math"/>
                          <w:sz w:val="16"/>
                          <w:szCs w:val="16"/>
                          <w:lang w:val="zh-CN"/>
                        </w:rPr>
                        <m:t>μ</m:t>
                      </m:r>
                    </m:e>
                    <m:sub>
                      <m:r>
                        <w:rPr>
                          <w:rFonts w:ascii="Cambria Math" w:hAnsi="Cambria Math"/>
                          <w:sz w:val="16"/>
                          <w:szCs w:val="16"/>
                          <w:lang w:val="zh-CN"/>
                        </w:rPr>
                        <m:t>CLI</m:t>
                      </m:r>
                    </m:sub>
                  </m:sSub>
                  <m:r>
                    <w:rPr>
                      <w:rFonts w:ascii="Cambria Math" w:hAnsi="Cambria Math"/>
                      <w:sz w:val="16"/>
                      <w:szCs w:val="16"/>
                    </w:rPr>
                    <m:t>-3)</m:t>
                  </m:r>
                </m:sup>
              </m:sSup>
            </m:oMath>
            <w:r w:rsidRPr="00EF7F18">
              <w:rPr>
                <w:sz w:val="16"/>
                <w:szCs w:val="16"/>
              </w:rPr>
              <w:t>+</w:t>
            </w:r>
            <m:oMath>
              <m:r>
                <w:rPr>
                  <w:rFonts w:ascii="Cambria Math" w:hAnsi="Cambria Math"/>
                  <w:sz w:val="16"/>
                  <w:szCs w:val="16"/>
                  <w:lang w:val="zh-CN"/>
                </w:rPr>
                <m:t>d</m:t>
              </m:r>
              <m:r>
                <m:rPr>
                  <m:sty m:val="p"/>
                </m:rPr>
                <w:rPr>
                  <w:rFonts w:ascii="Cambria Math" w:hAnsi="Cambria Math"/>
                  <w:sz w:val="16"/>
                  <w:szCs w:val="16"/>
                </w:rPr>
                <m:t>∙</m:t>
              </m:r>
              <m:sSup>
                <m:sSupPr>
                  <m:ctrlPr>
                    <w:rPr>
                      <w:rFonts w:ascii="Cambria Math" w:hAnsi="Cambria Math"/>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CLI</m:t>
                      </m:r>
                    </m:sub>
                  </m:sSub>
                </m:sup>
              </m:sSup>
              <m:r>
                <w:rPr>
                  <w:rFonts w:ascii="Cambria Math" w:hAnsi="Cambria Math"/>
                  <w:sz w:val="16"/>
                  <w:szCs w:val="16"/>
                </w:rPr>
                <m:t>/</m:t>
              </m:r>
              <m:sSup>
                <m:sSupPr>
                  <m:ctrlPr>
                    <w:rPr>
                      <w:rFonts w:ascii="Cambria Math" w:hAnsi="Cambria Math"/>
                      <w:i/>
                      <w:iCs/>
                      <w:sz w:val="16"/>
                      <w:szCs w:val="16"/>
                      <w:lang w:val="zh-CN"/>
                    </w:rPr>
                  </m:ctrlPr>
                </m:sSupPr>
                <m:e>
                  <m:r>
                    <w:rPr>
                      <w:rFonts w:ascii="Cambria Math" w:hAnsi="Cambria Math"/>
                      <w:sz w:val="16"/>
                      <w:szCs w:val="16"/>
                    </w:rPr>
                    <m:t>2</m:t>
                  </m:r>
                </m:e>
                <m:sup>
                  <m:sSub>
                    <m:sSubPr>
                      <m:ctrlPr>
                        <w:rPr>
                          <w:rFonts w:ascii="Cambria Math" w:hAnsi="Cambria Math"/>
                          <w:i/>
                          <w:iCs/>
                          <w:sz w:val="16"/>
                          <w:szCs w:val="16"/>
                          <w:lang w:val="zh-CN"/>
                        </w:rPr>
                      </m:ctrlPr>
                    </m:sSubPr>
                    <m:e>
                      <m:r>
                        <w:rPr>
                          <w:rFonts w:ascii="Cambria Math" w:hAnsi="Cambria Math"/>
                          <w:sz w:val="16"/>
                          <w:szCs w:val="16"/>
                          <w:lang w:val="zh-CN"/>
                        </w:rPr>
                        <m:t>μ</m:t>
                      </m:r>
                    </m:e>
                    <m:sub>
                      <m:r>
                        <w:rPr>
                          <w:rFonts w:ascii="Cambria Math" w:hAnsi="Cambria Math"/>
                          <w:sz w:val="16"/>
                          <w:szCs w:val="16"/>
                          <w:lang w:val="zh-CN"/>
                        </w:rPr>
                        <m:t>PDCCH</m:t>
                      </m:r>
                    </m:sub>
                  </m:sSub>
                </m:sup>
              </m:sSup>
            </m:oMath>
            <w:r w:rsidRPr="00EF7F18">
              <w:rPr>
                <w:sz w:val="16"/>
                <w:szCs w:val="16"/>
              </w:rPr>
              <w:t xml:space="preserve"> in CLI measurement resource symbols when the UE provides </w:t>
            </w:r>
            <w:r w:rsidRPr="00EF7F18">
              <w:rPr>
                <w:i/>
                <w:iCs/>
                <w:sz w:val="16"/>
                <w:szCs w:val="16"/>
              </w:rPr>
              <w:t>beamSwitchTiming-r16</w:t>
            </w:r>
            <w:r w:rsidRPr="00EF7F18">
              <w:rPr>
                <w:sz w:val="16"/>
                <w:szCs w:val="16"/>
              </w:rPr>
              <w:t xml:space="preserve"> and </w:t>
            </w:r>
            <w:r w:rsidRPr="00EF7F18">
              <w:rPr>
                <w:i/>
                <w:iCs/>
                <w:sz w:val="16"/>
                <w:szCs w:val="16"/>
              </w:rPr>
              <w:t xml:space="preserve">enableBeamSwitchTiming </w:t>
            </w:r>
            <w:r w:rsidRPr="00EF7F18">
              <w:rPr>
                <w:sz w:val="16"/>
                <w:szCs w:val="16"/>
              </w:rPr>
              <w:t>is provided, where if the µ</w:t>
            </w:r>
            <w:r w:rsidRPr="00EF7F18">
              <w:rPr>
                <w:sz w:val="16"/>
                <w:szCs w:val="16"/>
                <w:vertAlign w:val="subscript"/>
              </w:rPr>
              <w:t>PDCCH</w:t>
            </w:r>
            <w:r w:rsidRPr="00EF7F18">
              <w:rPr>
                <w:sz w:val="16"/>
                <w:szCs w:val="16"/>
              </w:rPr>
              <w:t xml:space="preserve"> &lt; µ</w:t>
            </w:r>
            <w:r w:rsidRPr="00EF7F18">
              <w:rPr>
                <w:sz w:val="16"/>
                <w:szCs w:val="16"/>
                <w:vertAlign w:val="subscript"/>
              </w:rPr>
              <w:t>CLI,</w:t>
            </w:r>
            <w:r w:rsidRPr="00EF7F18">
              <w:rPr>
                <w:sz w:val="16"/>
                <w:szCs w:val="16"/>
              </w:rPr>
              <w:t xml:space="preserve"> the beam switching timing delay </w:t>
            </w:r>
            <w:r w:rsidRPr="00EF7F18">
              <w:rPr>
                <w:i/>
                <w:sz w:val="16"/>
                <w:szCs w:val="16"/>
              </w:rPr>
              <w:t>d</w:t>
            </w:r>
            <w:r w:rsidRPr="00EF7F18">
              <w:rPr>
                <w:sz w:val="16"/>
                <w:szCs w:val="16"/>
              </w:rPr>
              <w:t xml:space="preserve"> is defined in Table 5.2.1.5.1a-1, else </w:t>
            </w:r>
            <w:r w:rsidRPr="00EF7F18">
              <w:rPr>
                <w:i/>
                <w:sz w:val="16"/>
                <w:szCs w:val="16"/>
              </w:rPr>
              <w:t>d</w:t>
            </w:r>
            <w:r w:rsidRPr="00EF7F18">
              <w:rPr>
                <w:sz w:val="16"/>
                <w:szCs w:val="16"/>
              </w:rPr>
              <w:t xml:space="preserve"> is zero, and]</w:t>
            </w:r>
          </w:p>
          <w:p w14:paraId="2C36A767" w14:textId="77777777" w:rsidR="003138E5" w:rsidRPr="00EF7F18" w:rsidRDefault="003138E5" w:rsidP="00233CF5">
            <w:pPr>
              <w:ind w:left="851"/>
              <w:rPr>
                <w:sz w:val="16"/>
                <w:szCs w:val="16"/>
              </w:rPr>
            </w:pPr>
            <w:r w:rsidRPr="00EF7F18">
              <w:rPr>
                <w:sz w:val="16"/>
                <w:szCs w:val="16"/>
              </w:rPr>
              <w:t>-</w:t>
            </w:r>
            <w:r w:rsidRPr="00EF7F18">
              <w:rPr>
                <w:sz w:val="16"/>
                <w:szCs w:val="16"/>
              </w:rPr>
              <w:tab/>
              <w:t xml:space="preserve">if the UE is configured with a list of TCI states in </w:t>
            </w:r>
            <w:r w:rsidRPr="00EF7F18">
              <w:rPr>
                <w:i/>
                <w:iCs/>
                <w:sz w:val="16"/>
                <w:szCs w:val="16"/>
              </w:rPr>
              <w:t>CSI-AssociatedReportConfigInfo</w:t>
            </w:r>
            <w:r w:rsidRPr="00EF7F18">
              <w:rPr>
                <w:sz w:val="16"/>
                <w:szCs w:val="16"/>
              </w:rPr>
              <w:t xml:space="preserve"> and it is configured with </w:t>
            </w:r>
            <w:r w:rsidRPr="00EF7F18">
              <w:rPr>
                <w:i/>
                <w:sz w:val="16"/>
                <w:szCs w:val="16"/>
              </w:rPr>
              <w:t>unifiedTCI-StateType</w:t>
            </w:r>
            <w:r w:rsidRPr="00EF7F18">
              <w:rPr>
                <w:sz w:val="16"/>
                <w:szCs w:val="16"/>
              </w:rPr>
              <w:t xml:space="preserve">, the UE is expected to apply the QCL typeD assumptions indicated by </w:t>
            </w:r>
            <w:r w:rsidRPr="00EF7F18">
              <w:rPr>
                <w:i/>
                <w:iCs/>
                <w:sz w:val="16"/>
                <w:szCs w:val="16"/>
              </w:rPr>
              <w:t>qcl-Info</w:t>
            </w:r>
            <w:r w:rsidRPr="00EF7F18">
              <w:rPr>
                <w:sz w:val="16"/>
                <w:szCs w:val="16"/>
              </w:rPr>
              <w:t xml:space="preserve"> for the aperiodic CLI measurement resources in the CSI triggering state indicated by the CSI trigger field in DCI.</w:t>
            </w:r>
          </w:p>
          <w:p w14:paraId="47C0F42F" w14:textId="77777777" w:rsidR="003138E5" w:rsidRPr="00EF7F18" w:rsidRDefault="003138E5" w:rsidP="00233CF5">
            <w:pPr>
              <w:ind w:left="851"/>
              <w:rPr>
                <w:color w:val="000000"/>
                <w:sz w:val="16"/>
                <w:szCs w:val="16"/>
              </w:rPr>
            </w:pPr>
            <w:r w:rsidRPr="00EF7F18">
              <w:rPr>
                <w:color w:val="000000"/>
                <w:sz w:val="16"/>
                <w:szCs w:val="16"/>
              </w:rPr>
              <w:t>-</w:t>
            </w:r>
            <w:r w:rsidRPr="00EF7F18">
              <w:rPr>
                <w:color w:val="000000"/>
                <w:sz w:val="16"/>
                <w:szCs w:val="16"/>
              </w:rPr>
              <w:tab/>
            </w:r>
            <w:r w:rsidRPr="00EF7F18">
              <w:rPr>
                <w:sz w:val="16"/>
                <w:szCs w:val="16"/>
              </w:rPr>
              <w:t xml:space="preserve">if the UE is not configured with a list of TCI states in </w:t>
            </w:r>
            <w:r w:rsidRPr="00EF7F18">
              <w:rPr>
                <w:i/>
                <w:iCs/>
                <w:sz w:val="16"/>
                <w:szCs w:val="16"/>
              </w:rPr>
              <w:t>CSI-AssociatedReportConfigInfo</w:t>
            </w:r>
            <w:r w:rsidRPr="00EF7F18">
              <w:rPr>
                <w:sz w:val="16"/>
                <w:szCs w:val="16"/>
              </w:rPr>
              <w:t xml:space="preserve"> </w:t>
            </w:r>
            <w:r w:rsidRPr="00EF7F18">
              <w:rPr>
                <w:color w:val="000000"/>
                <w:sz w:val="16"/>
                <w:szCs w:val="16"/>
              </w:rPr>
              <w:t xml:space="preserve">and if the UE is configured with </w:t>
            </w:r>
            <w:r w:rsidRPr="00EF7F18">
              <w:rPr>
                <w:i/>
                <w:color w:val="000000"/>
                <w:sz w:val="16"/>
                <w:szCs w:val="16"/>
              </w:rPr>
              <w:t>unifiedTCI-StateType</w:t>
            </w:r>
            <w:r w:rsidRPr="00EF7F18">
              <w:rPr>
                <w:color w:val="000000"/>
                <w:sz w:val="16"/>
                <w:szCs w:val="16"/>
              </w:rPr>
              <w:t xml:space="preserve">, the UE is expected to </w:t>
            </w:r>
            <w:r w:rsidRPr="00EF7F18">
              <w:rPr>
                <w:strike/>
                <w:color w:val="FF0000"/>
                <w:sz w:val="16"/>
                <w:szCs w:val="16"/>
              </w:rPr>
              <w:t xml:space="preserve">apply the DL TCI state or joint TCI state as indicated by </w:t>
            </w:r>
            <w:r w:rsidRPr="00EF7F18">
              <w:rPr>
                <w:i/>
                <w:strike/>
                <w:color w:val="FF0000"/>
                <w:sz w:val="16"/>
                <w:szCs w:val="16"/>
              </w:rPr>
              <w:t>unifiedTCI-StateType</w:t>
            </w:r>
            <w:r w:rsidRPr="00EF7F18">
              <w:rPr>
                <w:i/>
                <w:color w:val="FF0000"/>
                <w:sz w:val="16"/>
                <w:szCs w:val="16"/>
              </w:rPr>
              <w:t xml:space="preserve"> </w:t>
            </w:r>
            <w:r w:rsidRPr="00EF7F18">
              <w:rPr>
                <w:color w:val="FF0000"/>
                <w:sz w:val="16"/>
                <w:szCs w:val="16"/>
              </w:rPr>
              <w:t>apply the indicated</w:t>
            </w:r>
            <w:r w:rsidRPr="00EF7F18">
              <w:rPr>
                <w:i/>
                <w:color w:val="FF0000"/>
                <w:sz w:val="16"/>
                <w:szCs w:val="16"/>
              </w:rPr>
              <w:t xml:space="preserve"> </w:t>
            </w:r>
            <w:r w:rsidRPr="00EF7F18">
              <w:rPr>
                <w:color w:val="FF0000"/>
                <w:sz w:val="16"/>
                <w:szCs w:val="16"/>
              </w:rPr>
              <w:t xml:space="preserve">DL </w:t>
            </w:r>
            <w:r w:rsidRPr="00EF7F18">
              <w:rPr>
                <w:strike/>
                <w:color w:val="FF0000"/>
                <w:sz w:val="16"/>
                <w:szCs w:val="16"/>
              </w:rPr>
              <w:t>TCI state</w:t>
            </w:r>
            <w:r w:rsidRPr="00EF7F18">
              <w:rPr>
                <w:color w:val="FF0000"/>
                <w:sz w:val="16"/>
                <w:szCs w:val="16"/>
              </w:rPr>
              <w:t xml:space="preserve"> or joint TCI state.</w:t>
            </w:r>
          </w:p>
          <w:p w14:paraId="506479C7" w14:textId="77777777" w:rsidR="003138E5" w:rsidRPr="00EF7F18" w:rsidRDefault="003138E5" w:rsidP="00233CF5">
            <w:pPr>
              <w:ind w:left="851"/>
              <w:rPr>
                <w:sz w:val="16"/>
                <w:szCs w:val="16"/>
              </w:rPr>
            </w:pPr>
            <w:r w:rsidRPr="00EF7F18">
              <w:rPr>
                <w:color w:val="000000"/>
                <w:sz w:val="16"/>
                <w:szCs w:val="16"/>
              </w:rPr>
              <w:t>-</w:t>
            </w:r>
            <w:r w:rsidRPr="00EF7F18">
              <w:rPr>
                <w:color w:val="000000"/>
                <w:sz w:val="16"/>
                <w:szCs w:val="16"/>
              </w:rPr>
              <w:tab/>
            </w:r>
            <w:r w:rsidRPr="00EF7F18">
              <w:rPr>
                <w:sz w:val="16"/>
                <w:szCs w:val="16"/>
              </w:rPr>
              <w:t xml:space="preserve">if the UE is not configured with a list of TCI states in </w:t>
            </w:r>
            <w:r w:rsidRPr="00EF7F18">
              <w:rPr>
                <w:i/>
                <w:iCs/>
                <w:sz w:val="16"/>
                <w:szCs w:val="16"/>
              </w:rPr>
              <w:t>CSI-AssociatedReportConfigInfo</w:t>
            </w:r>
            <w:r w:rsidRPr="00EF7F18">
              <w:rPr>
                <w:sz w:val="16"/>
                <w:szCs w:val="16"/>
              </w:rPr>
              <w:t xml:space="preserve">, and if the UE is not configured with </w:t>
            </w:r>
            <w:r w:rsidRPr="00EF7F18">
              <w:rPr>
                <w:i/>
                <w:sz w:val="16"/>
                <w:szCs w:val="16"/>
              </w:rPr>
              <w:t>unifiedTCI-StateType</w:t>
            </w:r>
            <w:r w:rsidRPr="00EF7F18">
              <w:rPr>
                <w:sz w:val="16"/>
                <w:szCs w:val="16"/>
              </w:rPr>
              <w:t>, the UE is expected to assume that the aperiodic CLI measurement resources are the QCL ‘typeD’ to one of the latest received PDSCH and the latest monitored CORESET.</w:t>
            </w:r>
          </w:p>
          <w:p w14:paraId="39A0A4CE"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62DF40AF" w14:textId="77777777" w:rsidR="003138E5" w:rsidRPr="00EF7F18" w:rsidRDefault="003138E5" w:rsidP="00AE0B24">
            <w:bookmarkStart w:id="417" w:name="_Toc211860319"/>
            <w:bookmarkStart w:id="418" w:name="_Toc211860610"/>
            <w:bookmarkStart w:id="419" w:name="_Toc211860832"/>
            <w:r w:rsidRPr="00EF7F18">
              <w:t>5.2.2.5</w:t>
            </w:r>
            <w:r w:rsidRPr="00EF7F18">
              <w:tab/>
              <w:t>SRS-RSRP measurement resource</w:t>
            </w:r>
            <w:bookmarkEnd w:id="417"/>
            <w:bookmarkEnd w:id="418"/>
            <w:bookmarkEnd w:id="419"/>
          </w:p>
          <w:p w14:paraId="29C16F37"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7CD44B32" w14:textId="77777777" w:rsidR="003138E5" w:rsidRPr="00EF7F18" w:rsidRDefault="003138E5" w:rsidP="00233CF5">
            <w:pPr>
              <w:rPr>
                <w:sz w:val="16"/>
                <w:szCs w:val="16"/>
              </w:rPr>
            </w:pPr>
            <w:r w:rsidRPr="00EF7F18">
              <w:rPr>
                <w:sz w:val="16"/>
                <w:szCs w:val="16"/>
              </w:rPr>
              <w:t xml:space="preserve">For all </w:t>
            </w:r>
            <w:r w:rsidRPr="00EF7F18">
              <w:rPr>
                <w:i/>
                <w:sz w:val="16"/>
                <w:szCs w:val="16"/>
              </w:rPr>
              <w:t>K</w:t>
            </w:r>
            <w:r w:rsidRPr="00EF7F18">
              <w:rPr>
                <w:sz w:val="16"/>
                <w:szCs w:val="16"/>
              </w:rPr>
              <w:t xml:space="preserve"> periodic SRS-RSRP resources within an SRS-RSRP resource set:</w:t>
            </w:r>
          </w:p>
          <w:p w14:paraId="7755C289" w14:textId="77777777" w:rsidR="003138E5" w:rsidRPr="00EF7F18" w:rsidRDefault="003138E5" w:rsidP="00233CF5">
            <w:pPr>
              <w:ind w:left="567"/>
              <w:rPr>
                <w:sz w:val="16"/>
                <w:szCs w:val="16"/>
              </w:rPr>
            </w:pPr>
            <w:r w:rsidRPr="00EF7F18">
              <w:rPr>
                <w:sz w:val="16"/>
                <w:szCs w:val="16"/>
                <w:lang w:eastAsia="ja-JP"/>
              </w:rPr>
              <w:t>-</w:t>
            </w:r>
            <w:r w:rsidRPr="00EF7F18">
              <w:rPr>
                <w:sz w:val="16"/>
                <w:szCs w:val="16"/>
              </w:rPr>
              <w:tab/>
              <w:t xml:space="preserve">If </w:t>
            </w:r>
            <w:r w:rsidRPr="00EF7F18">
              <w:rPr>
                <w:i/>
                <w:sz w:val="16"/>
                <w:szCs w:val="16"/>
              </w:rPr>
              <w:t>qcl-InfoPeriodicSRS-RSRP-MeasurementResource</w:t>
            </w:r>
            <w:r w:rsidRPr="00EF7F18">
              <w:rPr>
                <w:sz w:val="16"/>
                <w:szCs w:val="16"/>
              </w:rPr>
              <w:t xml:space="preserve"> is configured, the UE shall also be configured with </w:t>
            </w:r>
            <w:r w:rsidRPr="00EF7F18">
              <w:rPr>
                <w:i/>
                <w:sz w:val="16"/>
                <w:szCs w:val="16"/>
              </w:rPr>
              <w:t xml:space="preserve">unifiedTCI-StateType </w:t>
            </w:r>
            <w:r w:rsidRPr="00EF7F18">
              <w:rPr>
                <w:sz w:val="16"/>
                <w:szCs w:val="16"/>
              </w:rPr>
              <w:t xml:space="preserve">and shall assume the configured TCI state indicated by </w:t>
            </w:r>
            <w:r w:rsidRPr="00EF7F18">
              <w:rPr>
                <w:i/>
                <w:sz w:val="16"/>
                <w:szCs w:val="16"/>
              </w:rPr>
              <w:t>qcl-InfoPeriodicSRS-RSRP-MeasurementResource</w:t>
            </w:r>
            <w:r w:rsidRPr="00EF7F18">
              <w:rPr>
                <w:sz w:val="16"/>
                <w:szCs w:val="16"/>
              </w:rPr>
              <w:t xml:space="preserve">. </w:t>
            </w:r>
          </w:p>
          <w:p w14:paraId="3014E7E6" w14:textId="77777777" w:rsidR="003138E5" w:rsidRPr="00EF7F18" w:rsidRDefault="003138E5" w:rsidP="00233CF5">
            <w:pPr>
              <w:ind w:left="567" w:hanging="283"/>
              <w:rPr>
                <w:sz w:val="16"/>
                <w:szCs w:val="16"/>
              </w:rPr>
            </w:pPr>
            <w:r w:rsidRPr="00EF7F18">
              <w:rPr>
                <w:sz w:val="16"/>
                <w:szCs w:val="16"/>
                <w:lang w:eastAsia="ja-JP"/>
              </w:rPr>
              <w:lastRenderedPageBreak/>
              <w:t>-</w:t>
            </w:r>
            <w:r w:rsidRPr="00EF7F18">
              <w:rPr>
                <w:sz w:val="16"/>
                <w:szCs w:val="16"/>
              </w:rPr>
              <w:tab/>
              <w:t xml:space="preserve">If </w:t>
            </w:r>
            <w:r w:rsidRPr="00EF7F18">
              <w:rPr>
                <w:i/>
                <w:sz w:val="16"/>
                <w:szCs w:val="16"/>
              </w:rPr>
              <w:t>qcl-InfoPeriodicSRS-RSRP-MeasurementResource</w:t>
            </w:r>
            <w:r w:rsidRPr="00EF7F18">
              <w:rPr>
                <w:sz w:val="16"/>
                <w:szCs w:val="16"/>
              </w:rPr>
              <w:t xml:space="preserve"> is not configured and </w:t>
            </w:r>
            <w:r w:rsidRPr="00EF7F18">
              <w:rPr>
                <w:i/>
                <w:sz w:val="16"/>
                <w:szCs w:val="16"/>
              </w:rPr>
              <w:t xml:space="preserve">unifiedTCI-StateType </w:t>
            </w:r>
            <w:r w:rsidRPr="00EF7F18">
              <w:rPr>
                <w:sz w:val="16"/>
                <w:szCs w:val="16"/>
              </w:rPr>
              <w:t xml:space="preserve">is not configured, the UE shall perform the SRS-RSRP measurement assuming that the resources are QCL ‘typeD’ to one of the latest received PDSCH and the latest monitored CORESET. </w:t>
            </w:r>
          </w:p>
          <w:p w14:paraId="2D112C36" w14:textId="77777777" w:rsidR="003138E5" w:rsidRPr="00EF7F18" w:rsidRDefault="003138E5" w:rsidP="00233CF5">
            <w:pPr>
              <w:ind w:left="567" w:hanging="283"/>
              <w:rPr>
                <w:sz w:val="16"/>
                <w:szCs w:val="16"/>
              </w:rPr>
            </w:pPr>
            <w:r w:rsidRPr="00EF7F18">
              <w:rPr>
                <w:sz w:val="16"/>
                <w:szCs w:val="16"/>
                <w:lang w:eastAsia="ja-JP"/>
              </w:rPr>
              <w:t>-</w:t>
            </w:r>
            <w:r w:rsidRPr="00EF7F18">
              <w:rPr>
                <w:sz w:val="16"/>
                <w:szCs w:val="16"/>
              </w:rPr>
              <w:tab/>
              <w:t xml:space="preserve">If </w:t>
            </w:r>
            <w:r w:rsidRPr="00EF7F18">
              <w:rPr>
                <w:i/>
                <w:sz w:val="16"/>
                <w:szCs w:val="16"/>
              </w:rPr>
              <w:t xml:space="preserve">qcl-InfoPeriodicSRS-RSRP-MeasurementResource </w:t>
            </w:r>
            <w:r w:rsidRPr="00EF7F18">
              <w:rPr>
                <w:sz w:val="16"/>
                <w:szCs w:val="16"/>
              </w:rPr>
              <w:t xml:space="preserve">is not configured and </w:t>
            </w:r>
            <w:r w:rsidRPr="00EF7F18">
              <w:rPr>
                <w:i/>
                <w:sz w:val="16"/>
                <w:szCs w:val="16"/>
              </w:rPr>
              <w:t xml:space="preserve">unifiedTCI-StateType </w:t>
            </w:r>
            <w:r w:rsidRPr="00EF7F18">
              <w:rPr>
                <w:sz w:val="16"/>
                <w:szCs w:val="16"/>
              </w:rPr>
              <w:t xml:space="preserve">is configured, the UE shall perform the SRS-RSRP measurement assuming </w:t>
            </w:r>
            <w:r w:rsidRPr="00EF7F18">
              <w:rPr>
                <w:strike/>
                <w:color w:val="FF0000"/>
                <w:sz w:val="16"/>
                <w:szCs w:val="16"/>
              </w:rPr>
              <w:t xml:space="preserve">the DL TCI state or joint TCI state as indicated by </w:t>
            </w:r>
            <w:r w:rsidRPr="00EF7F18">
              <w:rPr>
                <w:i/>
                <w:strike/>
                <w:color w:val="FF0000"/>
                <w:sz w:val="16"/>
                <w:szCs w:val="16"/>
              </w:rPr>
              <w:t>unifiedTCI-StateType</w:t>
            </w:r>
            <w:r w:rsidRPr="00EF7F18">
              <w:rPr>
                <w:i/>
                <w:color w:val="FF0000"/>
                <w:sz w:val="16"/>
                <w:szCs w:val="16"/>
              </w:rPr>
              <w:t xml:space="preserve"> </w:t>
            </w:r>
            <w:r w:rsidRPr="00EF7F18">
              <w:rPr>
                <w:color w:val="FF0000"/>
                <w:sz w:val="16"/>
                <w:szCs w:val="16"/>
              </w:rPr>
              <w:t>the indicated</w:t>
            </w:r>
            <w:r w:rsidRPr="00EF7F18">
              <w:rPr>
                <w:i/>
                <w:color w:val="FF0000"/>
                <w:sz w:val="16"/>
                <w:szCs w:val="16"/>
              </w:rPr>
              <w:t xml:space="preserve"> </w:t>
            </w:r>
            <w:r w:rsidRPr="00EF7F18">
              <w:rPr>
                <w:color w:val="FF0000"/>
                <w:sz w:val="16"/>
                <w:szCs w:val="16"/>
              </w:rPr>
              <w:t xml:space="preserve">DL </w:t>
            </w:r>
            <w:r w:rsidRPr="00EF7F18">
              <w:rPr>
                <w:strike/>
                <w:color w:val="FF0000"/>
                <w:sz w:val="16"/>
                <w:szCs w:val="16"/>
              </w:rPr>
              <w:t>TCI state</w:t>
            </w:r>
            <w:r w:rsidRPr="00EF7F18">
              <w:rPr>
                <w:color w:val="FF0000"/>
                <w:sz w:val="16"/>
                <w:szCs w:val="16"/>
              </w:rPr>
              <w:t xml:space="preserve"> or joint TCI state</w:t>
            </w:r>
            <w:r w:rsidRPr="00EF7F18">
              <w:rPr>
                <w:sz w:val="16"/>
                <w:szCs w:val="16"/>
              </w:rPr>
              <w:t>.</w:t>
            </w:r>
          </w:p>
          <w:p w14:paraId="06D9DC4D"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6EE530CA" w14:textId="77777777" w:rsidR="003138E5" w:rsidRPr="00EF7F18" w:rsidRDefault="003138E5" w:rsidP="00AE0B24">
            <w:bookmarkStart w:id="420" w:name="_Toc211860320"/>
            <w:bookmarkStart w:id="421" w:name="_Toc211860611"/>
            <w:bookmarkStart w:id="422" w:name="_Toc211860833"/>
            <w:r w:rsidRPr="00EF7F18">
              <w:t>5.2.2.6</w:t>
            </w:r>
            <w:r w:rsidRPr="00EF7F18">
              <w:tab/>
              <w:t>CLI-RSSI measurement resource</w:t>
            </w:r>
            <w:bookmarkEnd w:id="420"/>
            <w:bookmarkEnd w:id="421"/>
            <w:bookmarkEnd w:id="422"/>
          </w:p>
          <w:p w14:paraId="698DA5C6" w14:textId="77777777" w:rsidR="003138E5" w:rsidRPr="00EF7F18" w:rsidRDefault="003138E5" w:rsidP="00233CF5">
            <w:pPr>
              <w:jc w:val="center"/>
              <w:rPr>
                <w:b/>
                <w:bCs/>
                <w:color w:val="FF0000"/>
                <w:sz w:val="16"/>
                <w:szCs w:val="16"/>
              </w:rPr>
            </w:pPr>
            <w:r w:rsidRPr="00EF7F18">
              <w:rPr>
                <w:b/>
                <w:bCs/>
                <w:color w:val="FF0000"/>
                <w:sz w:val="16"/>
                <w:szCs w:val="16"/>
              </w:rPr>
              <w:t>&lt;Unchanged parts omitted&gt;</w:t>
            </w:r>
          </w:p>
          <w:p w14:paraId="7A1D8873" w14:textId="77777777" w:rsidR="003138E5" w:rsidRDefault="003138E5" w:rsidP="00233CF5">
            <w:pPr>
              <w:spacing w:after="120"/>
              <w:rPr>
                <w:color w:val="FF0000"/>
              </w:rPr>
            </w:pPr>
            <w:r w:rsidRPr="00EF7F18">
              <w:rPr>
                <w:iCs/>
                <w:sz w:val="16"/>
                <w:szCs w:val="16"/>
              </w:rPr>
              <w:t xml:space="preserve">A UE expects all </w:t>
            </w:r>
            <w:r w:rsidRPr="00EF7F18">
              <w:rPr>
                <w:i/>
                <w:sz w:val="16"/>
                <w:szCs w:val="16"/>
              </w:rPr>
              <w:t>K</w:t>
            </w:r>
            <w:r w:rsidRPr="00EF7F18">
              <w:rPr>
                <w:iCs/>
                <w:sz w:val="16"/>
                <w:szCs w:val="16"/>
              </w:rPr>
              <w:t xml:space="preserve"> periodic CLI-RSSI resources within a CLI-RSSI resource set to be configured or not with </w:t>
            </w:r>
            <w:r w:rsidRPr="00EF7F18">
              <w:rPr>
                <w:i/>
                <w:sz w:val="16"/>
                <w:szCs w:val="16"/>
              </w:rPr>
              <w:t xml:space="preserve">qcl-InfoPeriodicCLI-RSSI-MeasurementResource. </w:t>
            </w:r>
            <w:r w:rsidRPr="00EF7F18">
              <w:rPr>
                <w:iCs/>
                <w:sz w:val="16"/>
                <w:szCs w:val="16"/>
              </w:rPr>
              <w:t xml:space="preserve">If </w:t>
            </w:r>
            <w:r w:rsidRPr="00EF7F18">
              <w:rPr>
                <w:i/>
                <w:sz w:val="16"/>
                <w:szCs w:val="16"/>
              </w:rPr>
              <w:t xml:space="preserve">qcl-InfoPeriodicCLI-RSSI-MeasurementResource </w:t>
            </w:r>
            <w:r w:rsidRPr="00EF7F18">
              <w:rPr>
                <w:iCs/>
                <w:sz w:val="16"/>
                <w:szCs w:val="16"/>
              </w:rPr>
              <w:t xml:space="preserve">is configured, the UE shall also be configured with </w:t>
            </w:r>
            <w:r w:rsidRPr="00EF7F18">
              <w:rPr>
                <w:i/>
                <w:sz w:val="16"/>
                <w:szCs w:val="16"/>
              </w:rPr>
              <w:t xml:space="preserve">unifiedTCI-StateType </w:t>
            </w:r>
            <w:r w:rsidRPr="00EF7F18">
              <w:rPr>
                <w:iCs/>
                <w:sz w:val="16"/>
                <w:szCs w:val="16"/>
              </w:rPr>
              <w:t xml:space="preserve">and shall assume the configured TCI state indicated by </w:t>
            </w:r>
            <w:r w:rsidRPr="00EF7F18">
              <w:rPr>
                <w:i/>
                <w:sz w:val="16"/>
                <w:szCs w:val="16"/>
              </w:rPr>
              <w:t>qcl-InfoPeriodicCLI-RSSI-MeasurementResource</w:t>
            </w:r>
            <w:r w:rsidRPr="00EF7F18">
              <w:rPr>
                <w:iCs/>
                <w:sz w:val="16"/>
                <w:szCs w:val="16"/>
              </w:rPr>
              <w:t xml:space="preserve">. If </w:t>
            </w:r>
            <w:r w:rsidRPr="00EF7F18">
              <w:rPr>
                <w:i/>
                <w:sz w:val="16"/>
                <w:szCs w:val="16"/>
              </w:rPr>
              <w:t xml:space="preserve">qcl-InfoPeriodicCLI-RSSI-MeasurementResource </w:t>
            </w:r>
            <w:r w:rsidRPr="00EF7F18">
              <w:rPr>
                <w:iCs/>
                <w:sz w:val="16"/>
                <w:szCs w:val="16"/>
              </w:rPr>
              <w:t xml:space="preserve">is not configured and </w:t>
            </w:r>
            <w:r w:rsidRPr="00EF7F18">
              <w:rPr>
                <w:i/>
                <w:sz w:val="16"/>
                <w:szCs w:val="16"/>
              </w:rPr>
              <w:t xml:space="preserve">unifiedTCI-StateType </w:t>
            </w:r>
            <w:r w:rsidRPr="00EF7F18">
              <w:rPr>
                <w:iCs/>
                <w:sz w:val="16"/>
                <w:szCs w:val="16"/>
              </w:rPr>
              <w:t xml:space="preserve">is not configured, the UE shall perform the CLI-RSSI measurement assuming that the resources are QCL ‘typeD’ to one of the latest received PDSCH and the latest monitored CORESET. If </w:t>
            </w:r>
            <w:r w:rsidRPr="00EF7F18">
              <w:rPr>
                <w:i/>
                <w:sz w:val="16"/>
                <w:szCs w:val="16"/>
              </w:rPr>
              <w:t xml:space="preserve">qcl-InfoPeriodicCLI-RSSI-MeasurementResource </w:t>
            </w:r>
            <w:r w:rsidRPr="00EF7F18">
              <w:rPr>
                <w:iCs/>
                <w:sz w:val="16"/>
                <w:szCs w:val="16"/>
              </w:rPr>
              <w:t xml:space="preserve">is not configured and </w:t>
            </w:r>
            <w:r w:rsidRPr="00EF7F18">
              <w:rPr>
                <w:i/>
                <w:sz w:val="16"/>
                <w:szCs w:val="16"/>
              </w:rPr>
              <w:t xml:space="preserve">unifiedTCI-StateType </w:t>
            </w:r>
            <w:r w:rsidRPr="00EF7F18">
              <w:rPr>
                <w:iCs/>
                <w:sz w:val="16"/>
                <w:szCs w:val="16"/>
              </w:rPr>
              <w:t xml:space="preserve">is configured, the UE shall perform the CLI-RSSI measurement assuming </w:t>
            </w:r>
            <w:r w:rsidRPr="00EF7F18">
              <w:rPr>
                <w:strike/>
                <w:color w:val="FF0000"/>
                <w:sz w:val="16"/>
                <w:szCs w:val="16"/>
              </w:rPr>
              <w:t xml:space="preserve">the DL TCI state or joint TCI state as indicated by </w:t>
            </w:r>
            <w:r w:rsidRPr="00EF7F18">
              <w:rPr>
                <w:i/>
                <w:strike/>
                <w:color w:val="FF0000"/>
                <w:sz w:val="16"/>
                <w:szCs w:val="16"/>
              </w:rPr>
              <w:t>unifiedTCI-StateType</w:t>
            </w:r>
            <w:r w:rsidRPr="00EF7F18">
              <w:rPr>
                <w:i/>
                <w:color w:val="FF0000"/>
                <w:sz w:val="16"/>
                <w:szCs w:val="16"/>
              </w:rPr>
              <w:t xml:space="preserve"> </w:t>
            </w:r>
            <w:r w:rsidRPr="00EF7F18">
              <w:rPr>
                <w:color w:val="FF0000"/>
                <w:sz w:val="16"/>
                <w:szCs w:val="16"/>
              </w:rPr>
              <w:t>the indicated</w:t>
            </w:r>
            <w:r w:rsidRPr="00EF7F18">
              <w:rPr>
                <w:i/>
                <w:color w:val="FF0000"/>
                <w:sz w:val="16"/>
                <w:szCs w:val="16"/>
              </w:rPr>
              <w:t xml:space="preserve"> </w:t>
            </w:r>
            <w:r w:rsidRPr="00EF7F18">
              <w:rPr>
                <w:color w:val="FF0000"/>
                <w:sz w:val="16"/>
                <w:szCs w:val="16"/>
              </w:rPr>
              <w:t xml:space="preserve">DL </w:t>
            </w:r>
            <w:r w:rsidRPr="00EF7F18">
              <w:rPr>
                <w:strike/>
                <w:color w:val="FF0000"/>
                <w:sz w:val="16"/>
                <w:szCs w:val="16"/>
              </w:rPr>
              <w:t>TCI state</w:t>
            </w:r>
            <w:r w:rsidRPr="00EF7F18">
              <w:rPr>
                <w:color w:val="FF0000"/>
                <w:sz w:val="16"/>
                <w:szCs w:val="16"/>
              </w:rPr>
              <w:t xml:space="preserve"> or joint TCI state</w:t>
            </w:r>
            <w:r w:rsidRPr="00EF7F18">
              <w:rPr>
                <w:iCs/>
                <w:sz w:val="16"/>
                <w:szCs w:val="16"/>
              </w:rPr>
              <w:t>.</w:t>
            </w:r>
            <w:r w:rsidRPr="00EF7F18">
              <w:rPr>
                <w:color w:val="FF0000"/>
                <w:sz w:val="16"/>
                <w:szCs w:val="16"/>
              </w:rPr>
              <w:t xml:space="preserve"> </w:t>
            </w:r>
          </w:p>
        </w:tc>
      </w:tr>
    </w:tbl>
    <w:p w14:paraId="168ADCE6" w14:textId="77777777" w:rsidR="003138E5" w:rsidRPr="001558C9" w:rsidRDefault="003138E5" w:rsidP="003138E5">
      <w:pPr>
        <w:spacing w:afterLines="50" w:after="120"/>
        <w:rPr>
          <w:rFonts w:eastAsiaTheme="minorEastAsia"/>
          <w:lang w:eastAsia="zh-CN"/>
        </w:rPr>
      </w:pPr>
    </w:p>
    <w:p w14:paraId="47E530E9" w14:textId="64037767" w:rsidR="009048F4" w:rsidRPr="00982845" w:rsidRDefault="004710F9" w:rsidP="009048F4">
      <w:hyperlink r:id="rId384" w:history="1">
        <w:r>
          <w:rPr>
            <w:rStyle w:val="Hyperlink"/>
          </w:rPr>
          <w:t>R1-2506771</w:t>
        </w:r>
      </w:hyperlink>
      <w:r w:rsidR="009048F4" w:rsidRPr="00982845">
        <w:tab/>
        <w:t>Discussion on maintenance of SBFD</w:t>
      </w:r>
      <w:r w:rsidR="009048F4" w:rsidRPr="00982845">
        <w:tab/>
        <w:t>ZTE Corporation, Sanechips</w:t>
      </w:r>
    </w:p>
    <w:p w14:paraId="3E922C21" w14:textId="2C00F74A" w:rsidR="009048F4" w:rsidRPr="00982845" w:rsidRDefault="004710F9" w:rsidP="009048F4">
      <w:hyperlink r:id="rId385" w:history="1">
        <w:r>
          <w:rPr>
            <w:rStyle w:val="Hyperlink"/>
          </w:rPr>
          <w:t>R1-2506798</w:t>
        </w:r>
      </w:hyperlink>
      <w:r w:rsidR="009048F4" w:rsidRPr="00982845">
        <w:tab/>
        <w:t>Remaining issues on SBFD</w:t>
      </w:r>
      <w:r w:rsidR="009048F4" w:rsidRPr="00982845">
        <w:tab/>
        <w:t>Spreadtrum, UNISOC</w:t>
      </w:r>
    </w:p>
    <w:p w14:paraId="08B3C91B" w14:textId="0A3AF1F7" w:rsidR="009048F4" w:rsidRPr="00982845" w:rsidRDefault="004710F9" w:rsidP="009048F4">
      <w:hyperlink r:id="rId386" w:history="1">
        <w:r>
          <w:rPr>
            <w:rStyle w:val="Hyperlink"/>
          </w:rPr>
          <w:t>R1-2506873</w:t>
        </w:r>
      </w:hyperlink>
      <w:r w:rsidR="009048F4" w:rsidRPr="00982845">
        <w:tab/>
        <w:t>Maintenance on evolution of NR duplex operation: SBFD</w:t>
      </w:r>
      <w:r w:rsidR="009048F4" w:rsidRPr="00982845">
        <w:tab/>
        <w:t>vivo</w:t>
      </w:r>
    </w:p>
    <w:p w14:paraId="7436BF7C" w14:textId="60878F46" w:rsidR="009048F4" w:rsidRPr="00982845" w:rsidRDefault="004710F9" w:rsidP="009048F4">
      <w:hyperlink r:id="rId387" w:history="1">
        <w:r>
          <w:rPr>
            <w:rStyle w:val="Hyperlink"/>
          </w:rPr>
          <w:t>R1-2506948</w:t>
        </w:r>
      </w:hyperlink>
      <w:r w:rsidR="009048F4" w:rsidRPr="00982845">
        <w:tab/>
        <w:t>Maintenance of Rel-19 SBFD</w:t>
      </w:r>
      <w:r w:rsidR="009048F4" w:rsidRPr="00982845">
        <w:tab/>
        <w:t>Huawei, HiSilicon</w:t>
      </w:r>
    </w:p>
    <w:p w14:paraId="735CFE77" w14:textId="65A5BCD6" w:rsidR="009048F4" w:rsidRPr="00982845" w:rsidRDefault="004710F9" w:rsidP="009048F4">
      <w:hyperlink r:id="rId388" w:history="1">
        <w:r>
          <w:rPr>
            <w:rStyle w:val="Hyperlink"/>
          </w:rPr>
          <w:t>R1-2506963</w:t>
        </w:r>
      </w:hyperlink>
      <w:r w:rsidR="009048F4" w:rsidRPr="00982845">
        <w:tab/>
        <w:t>Maintenance on Rel-19 SBFD operation</w:t>
      </w:r>
      <w:r w:rsidR="009048F4" w:rsidRPr="00982845">
        <w:tab/>
        <w:t>Xiaomi</w:t>
      </w:r>
    </w:p>
    <w:p w14:paraId="519B1656" w14:textId="662341AB" w:rsidR="009048F4" w:rsidRPr="00982845" w:rsidRDefault="004710F9" w:rsidP="009048F4">
      <w:hyperlink r:id="rId389" w:history="1">
        <w:r>
          <w:rPr>
            <w:rStyle w:val="Hyperlink"/>
          </w:rPr>
          <w:t>R1-2507096</w:t>
        </w:r>
      </w:hyperlink>
      <w:r w:rsidR="009048F4" w:rsidRPr="00982845">
        <w:tab/>
        <w:t>Maintenance on  SBFD</w:t>
      </w:r>
      <w:r w:rsidR="009048F4" w:rsidRPr="00982845">
        <w:tab/>
        <w:t>CATT</w:t>
      </w:r>
    </w:p>
    <w:p w14:paraId="45B4CBDD" w14:textId="20E4F31A" w:rsidR="009048F4" w:rsidRPr="00982845" w:rsidRDefault="004710F9" w:rsidP="009048F4">
      <w:hyperlink r:id="rId390" w:history="1">
        <w:r>
          <w:rPr>
            <w:rStyle w:val="Hyperlink"/>
          </w:rPr>
          <w:t>R1-2507149</w:t>
        </w:r>
      </w:hyperlink>
      <w:r w:rsidR="009048F4" w:rsidRPr="00982845">
        <w:tab/>
        <w:t>Maintenance on NR duplex operation</w:t>
      </w:r>
      <w:r w:rsidR="009048F4" w:rsidRPr="00982845">
        <w:tab/>
        <w:t>OPPO</w:t>
      </w:r>
    </w:p>
    <w:p w14:paraId="43FDC955" w14:textId="28A74FD9" w:rsidR="009048F4" w:rsidRPr="00982845" w:rsidRDefault="004710F9" w:rsidP="009048F4">
      <w:hyperlink r:id="rId391" w:history="1">
        <w:r>
          <w:rPr>
            <w:rStyle w:val="Hyperlink"/>
          </w:rPr>
          <w:t>R1-2507229</w:t>
        </w:r>
      </w:hyperlink>
      <w:r w:rsidR="009048F4" w:rsidRPr="00982845">
        <w:tab/>
        <w:t>Remaining issues on NR duplex operation</w:t>
      </w:r>
      <w:r w:rsidR="009048F4" w:rsidRPr="00982845">
        <w:tab/>
        <w:t>Samsung</w:t>
      </w:r>
    </w:p>
    <w:p w14:paraId="7A2198DE" w14:textId="0030DF2D" w:rsidR="009048F4" w:rsidRPr="00982845" w:rsidRDefault="004710F9" w:rsidP="009048F4">
      <w:hyperlink r:id="rId392" w:history="1">
        <w:r>
          <w:rPr>
            <w:rStyle w:val="Hyperlink"/>
          </w:rPr>
          <w:t>R1-2507279</w:t>
        </w:r>
      </w:hyperlink>
      <w:r w:rsidR="009048F4" w:rsidRPr="00982845">
        <w:tab/>
        <w:t>Remaining issues on SBFD operation</w:t>
      </w:r>
      <w:r w:rsidR="009048F4" w:rsidRPr="00982845">
        <w:tab/>
        <w:t>Fujitsu</w:t>
      </w:r>
    </w:p>
    <w:p w14:paraId="75F2786D" w14:textId="49EC7B44" w:rsidR="009048F4" w:rsidRPr="00982845" w:rsidRDefault="004710F9" w:rsidP="009048F4">
      <w:hyperlink r:id="rId393" w:history="1">
        <w:r>
          <w:rPr>
            <w:rStyle w:val="Hyperlink"/>
          </w:rPr>
          <w:t>R1-2507313</w:t>
        </w:r>
      </w:hyperlink>
      <w:r w:rsidR="009048F4" w:rsidRPr="00982845">
        <w:tab/>
        <w:t>Maintenance on SBFD procedure</w:t>
      </w:r>
      <w:r w:rsidR="009048F4" w:rsidRPr="00982845">
        <w:tab/>
        <w:t>NEC</w:t>
      </w:r>
    </w:p>
    <w:p w14:paraId="7202F07F" w14:textId="494FC38B" w:rsidR="009048F4" w:rsidRPr="00982845" w:rsidRDefault="004710F9" w:rsidP="009048F4">
      <w:hyperlink r:id="rId394" w:history="1">
        <w:r>
          <w:rPr>
            <w:rStyle w:val="Hyperlink"/>
          </w:rPr>
          <w:t>R1-2507342</w:t>
        </w:r>
      </w:hyperlink>
      <w:r w:rsidR="009048F4" w:rsidRPr="00982845">
        <w:tab/>
        <w:t xml:space="preserve">Remaining issues on SBFD Tx/Rx/measurement procedures </w:t>
      </w:r>
      <w:r w:rsidR="009048F4" w:rsidRPr="00982845">
        <w:tab/>
        <w:t>Fraunhofer HHI, Fraunhofer IIS</w:t>
      </w:r>
    </w:p>
    <w:p w14:paraId="75D11E90" w14:textId="3E4EF0F8" w:rsidR="009048F4" w:rsidRPr="00982845" w:rsidRDefault="004710F9" w:rsidP="009048F4">
      <w:hyperlink r:id="rId395" w:history="1">
        <w:r>
          <w:rPr>
            <w:rStyle w:val="Hyperlink"/>
          </w:rPr>
          <w:t>R1-2507352</w:t>
        </w:r>
      </w:hyperlink>
      <w:r w:rsidR="009048F4" w:rsidRPr="00982845">
        <w:tab/>
        <w:t>Remaining issues on SBFD</w:t>
      </w:r>
      <w:r w:rsidR="009048F4" w:rsidRPr="00982845">
        <w:tab/>
        <w:t>LG Electronics</w:t>
      </w:r>
    </w:p>
    <w:p w14:paraId="728E5FD6" w14:textId="57764988" w:rsidR="009048F4" w:rsidRPr="00982845" w:rsidRDefault="004710F9" w:rsidP="009048F4">
      <w:hyperlink r:id="rId396" w:history="1">
        <w:r>
          <w:rPr>
            <w:rStyle w:val="Hyperlink"/>
          </w:rPr>
          <w:t>R1-2507405</w:t>
        </w:r>
      </w:hyperlink>
      <w:r w:rsidR="009048F4" w:rsidRPr="00982845">
        <w:tab/>
        <w:t>Maintenance of SBFD</w:t>
      </w:r>
      <w:r w:rsidR="009048F4" w:rsidRPr="00982845">
        <w:tab/>
        <w:t>Nokia, Nokia Shanghai Bell</w:t>
      </w:r>
    </w:p>
    <w:p w14:paraId="5AFF99BD" w14:textId="686D601E" w:rsidR="009048F4" w:rsidRPr="00982845" w:rsidRDefault="004710F9" w:rsidP="009048F4">
      <w:hyperlink r:id="rId397" w:history="1">
        <w:r>
          <w:rPr>
            <w:rStyle w:val="Hyperlink"/>
          </w:rPr>
          <w:t>R1-2507445</w:t>
        </w:r>
      </w:hyperlink>
      <w:r w:rsidR="009048F4" w:rsidRPr="00982845">
        <w:tab/>
        <w:t>SBFD operations and CLI handling</w:t>
      </w:r>
      <w:r w:rsidR="009048F4" w:rsidRPr="00982845">
        <w:tab/>
        <w:t>InterDigital, Inc.</w:t>
      </w:r>
    </w:p>
    <w:p w14:paraId="1AB9D163" w14:textId="072CE574" w:rsidR="009048F4" w:rsidRPr="00982845" w:rsidRDefault="004710F9" w:rsidP="009048F4">
      <w:hyperlink r:id="rId398" w:history="1">
        <w:r>
          <w:rPr>
            <w:rStyle w:val="Hyperlink"/>
          </w:rPr>
          <w:t>R1-2507454</w:t>
        </w:r>
      </w:hyperlink>
      <w:r w:rsidR="009048F4" w:rsidRPr="00982845">
        <w:tab/>
        <w:t>Maintenance on evolution of NR duplex operation</w:t>
      </w:r>
      <w:r w:rsidR="009048F4" w:rsidRPr="00982845">
        <w:tab/>
        <w:t>Ofinno</w:t>
      </w:r>
    </w:p>
    <w:p w14:paraId="65A281C1" w14:textId="381ADA1D" w:rsidR="009048F4" w:rsidRPr="00982845" w:rsidRDefault="004710F9" w:rsidP="009048F4">
      <w:hyperlink r:id="rId399" w:history="1">
        <w:r>
          <w:rPr>
            <w:rStyle w:val="Hyperlink"/>
          </w:rPr>
          <w:t>R1-2507493</w:t>
        </w:r>
      </w:hyperlink>
      <w:r w:rsidR="009048F4" w:rsidRPr="00982845">
        <w:tab/>
        <w:t>Maintenance on SBFD</w:t>
      </w:r>
      <w:r w:rsidR="009048F4" w:rsidRPr="00982845">
        <w:tab/>
        <w:t>ETRI</w:t>
      </w:r>
    </w:p>
    <w:p w14:paraId="2658AB32" w14:textId="30050E69" w:rsidR="009048F4" w:rsidRPr="00982845" w:rsidRDefault="004710F9" w:rsidP="009048F4">
      <w:hyperlink r:id="rId400" w:history="1">
        <w:r>
          <w:rPr>
            <w:rStyle w:val="Hyperlink"/>
          </w:rPr>
          <w:t>R1-2507574</w:t>
        </w:r>
      </w:hyperlink>
      <w:r w:rsidR="009048F4" w:rsidRPr="00982845">
        <w:tab/>
        <w:t xml:space="preserve">Maintenance on R19 SBFD operation </w:t>
      </w:r>
      <w:r w:rsidR="009048F4" w:rsidRPr="00982845">
        <w:tab/>
        <w:t>MediaTek Inc.</w:t>
      </w:r>
    </w:p>
    <w:p w14:paraId="32AC6E16" w14:textId="758996E9" w:rsidR="009048F4" w:rsidRPr="00982845" w:rsidRDefault="004710F9" w:rsidP="009048F4">
      <w:hyperlink r:id="rId401" w:history="1">
        <w:r>
          <w:rPr>
            <w:rStyle w:val="Hyperlink"/>
          </w:rPr>
          <w:t>R1-2507696</w:t>
        </w:r>
      </w:hyperlink>
      <w:r w:rsidR="009048F4" w:rsidRPr="00982845">
        <w:tab/>
        <w:t>Maintenance for NR duplex evolution</w:t>
      </w:r>
      <w:r w:rsidR="009048F4" w:rsidRPr="00982845">
        <w:tab/>
        <w:t>Qualcomm Incorporated</w:t>
      </w:r>
    </w:p>
    <w:p w14:paraId="1C08226D" w14:textId="0C519349" w:rsidR="009048F4" w:rsidRPr="00982845" w:rsidRDefault="004710F9" w:rsidP="009048F4">
      <w:hyperlink r:id="rId402" w:history="1">
        <w:r>
          <w:rPr>
            <w:rStyle w:val="Hyperlink"/>
          </w:rPr>
          <w:t>R1-2507759</w:t>
        </w:r>
      </w:hyperlink>
      <w:r w:rsidR="009048F4" w:rsidRPr="00982845">
        <w:tab/>
        <w:t>Maintenance on SBFD</w:t>
      </w:r>
      <w:r w:rsidR="009048F4" w:rsidRPr="00982845">
        <w:tab/>
        <w:t>Ericsson</w:t>
      </w:r>
    </w:p>
    <w:p w14:paraId="7F1D80AB" w14:textId="4532D068" w:rsidR="009048F4" w:rsidRPr="00982845" w:rsidRDefault="004710F9" w:rsidP="009048F4">
      <w:hyperlink r:id="rId403" w:history="1">
        <w:r>
          <w:rPr>
            <w:rStyle w:val="Hyperlink"/>
          </w:rPr>
          <w:t>R1-2507781</w:t>
        </w:r>
      </w:hyperlink>
      <w:r w:rsidR="009048F4" w:rsidRPr="00982845">
        <w:tab/>
        <w:t>Maintenance on SBFD</w:t>
      </w:r>
      <w:r w:rsidR="009048F4" w:rsidRPr="00982845">
        <w:tab/>
        <w:t>Sharp</w:t>
      </w:r>
    </w:p>
    <w:p w14:paraId="29DE0E7E" w14:textId="7F5DBCAC" w:rsidR="009048F4" w:rsidRPr="00982845" w:rsidRDefault="004710F9" w:rsidP="009048F4">
      <w:pPr>
        <w:ind w:left="1440" w:hanging="1440"/>
      </w:pPr>
      <w:hyperlink r:id="rId404" w:history="1">
        <w:r>
          <w:rPr>
            <w:rStyle w:val="Hyperlink"/>
          </w:rPr>
          <w:t>R1-2507791</w:t>
        </w:r>
      </w:hyperlink>
      <w:r w:rsidR="009048F4" w:rsidRPr="00982845">
        <w:tab/>
        <w:t>Maintenance on Evolution of NR duplex operation: Sub-band full duplex (SBFD)</w:t>
      </w:r>
      <w:r w:rsidR="009048F4" w:rsidRPr="00982845">
        <w:tab/>
        <w:t>NTT DOCOMO, INC.</w:t>
      </w:r>
    </w:p>
    <w:p w14:paraId="46DEC0AE" w14:textId="7CD9F4CC" w:rsidR="009048F4" w:rsidRPr="00982845" w:rsidRDefault="004710F9" w:rsidP="009048F4">
      <w:hyperlink r:id="rId405" w:history="1">
        <w:r>
          <w:rPr>
            <w:rStyle w:val="Hyperlink"/>
          </w:rPr>
          <w:t>R1-2507829</w:t>
        </w:r>
      </w:hyperlink>
      <w:r w:rsidR="009048F4" w:rsidRPr="00982845">
        <w:tab/>
        <w:t>Maintenance on SBFD TX/RX/measurement procedures</w:t>
      </w:r>
      <w:r w:rsidR="009048F4" w:rsidRPr="00982845">
        <w:tab/>
        <w:t>ITRI</w:t>
      </w:r>
    </w:p>
    <w:p w14:paraId="6A92A2EF" w14:textId="33853419" w:rsidR="009048F4" w:rsidRPr="00982845" w:rsidRDefault="004710F9" w:rsidP="009048F4">
      <w:hyperlink r:id="rId406" w:history="1">
        <w:r>
          <w:rPr>
            <w:rStyle w:val="Hyperlink"/>
          </w:rPr>
          <w:t>R1-2507848</w:t>
        </w:r>
      </w:hyperlink>
      <w:r w:rsidR="009048F4" w:rsidRPr="00982845">
        <w:tab/>
        <w:t>Maintenance on SBFD operation</w:t>
      </w:r>
      <w:r w:rsidR="009048F4" w:rsidRPr="00982845">
        <w:tab/>
        <w:t>WILUS Inc.</w:t>
      </w:r>
    </w:p>
    <w:p w14:paraId="16818EDB" w14:textId="13CF49FE" w:rsidR="009048F4" w:rsidRPr="00982845" w:rsidRDefault="004710F9" w:rsidP="009048F4">
      <w:hyperlink r:id="rId407" w:history="1">
        <w:r>
          <w:rPr>
            <w:rStyle w:val="Hyperlink"/>
          </w:rPr>
          <w:t>R1-2507874</w:t>
        </w:r>
      </w:hyperlink>
      <w:r w:rsidR="009048F4" w:rsidRPr="00982845">
        <w:tab/>
        <w:t>Support of partial PRG for SBFD</w:t>
      </w:r>
      <w:r w:rsidR="009048F4" w:rsidRPr="00982845">
        <w:tab/>
        <w:t>ASUSTeK</w:t>
      </w:r>
    </w:p>
    <w:p w14:paraId="03522DD8" w14:textId="36F04BF0" w:rsidR="009048F4" w:rsidRDefault="004710F9" w:rsidP="009048F4">
      <w:pPr>
        <w:rPr>
          <w:rFonts w:eastAsia="DengXian"/>
          <w:lang w:eastAsia="zh-CN"/>
        </w:rPr>
      </w:pPr>
      <w:hyperlink r:id="rId408" w:history="1">
        <w:r>
          <w:rPr>
            <w:rStyle w:val="Hyperlink"/>
            <w:rFonts w:eastAsia="DengXian"/>
            <w:lang w:eastAsia="zh-CN"/>
          </w:rPr>
          <w:t>R1-2508013</w:t>
        </w:r>
      </w:hyperlink>
      <w:r w:rsidR="0072616C">
        <w:rPr>
          <w:rFonts w:eastAsia="DengXian"/>
          <w:lang w:eastAsia="zh-CN"/>
        </w:rPr>
        <w:tab/>
      </w:r>
      <w:r w:rsidR="0072616C" w:rsidRPr="0072616C">
        <w:rPr>
          <w:rFonts w:eastAsia="DengXian"/>
          <w:lang w:eastAsia="zh-CN"/>
        </w:rPr>
        <w:t>Summary #1 of SBFD TX/RX/measurement procedures</w:t>
      </w:r>
      <w:r w:rsidR="0072616C">
        <w:rPr>
          <w:rFonts w:eastAsia="DengXian"/>
          <w:lang w:eastAsia="zh-CN"/>
        </w:rPr>
        <w:tab/>
      </w:r>
      <w:r w:rsidR="0072616C" w:rsidRPr="0072616C">
        <w:rPr>
          <w:rFonts w:eastAsia="DengXian"/>
          <w:lang w:eastAsia="zh-CN"/>
        </w:rPr>
        <w:t>Moderator (Xiaomi)</w:t>
      </w:r>
    </w:p>
    <w:p w14:paraId="378270F2" w14:textId="518B1DF1" w:rsidR="005B4E59" w:rsidRDefault="004710F9" w:rsidP="009048F4">
      <w:pPr>
        <w:rPr>
          <w:rFonts w:eastAsia="DengXian"/>
          <w:lang w:eastAsia="zh-CN"/>
        </w:rPr>
      </w:pPr>
      <w:hyperlink r:id="rId409" w:history="1">
        <w:r>
          <w:rPr>
            <w:rStyle w:val="Hyperlink"/>
            <w:rFonts w:eastAsia="DengXian"/>
            <w:lang w:eastAsia="zh-CN"/>
          </w:rPr>
          <w:t>R1-2508015</w:t>
        </w:r>
      </w:hyperlink>
      <w:r w:rsidR="005B4E59">
        <w:rPr>
          <w:rFonts w:eastAsia="DengXian"/>
          <w:lang w:eastAsia="zh-CN"/>
        </w:rPr>
        <w:tab/>
      </w:r>
      <w:r w:rsidR="005B4E59" w:rsidRPr="005B4E59">
        <w:rPr>
          <w:rFonts w:eastAsia="DengXian"/>
          <w:lang w:eastAsia="zh-CN"/>
        </w:rPr>
        <w:t>Summary #1 of CLI handling</w:t>
      </w:r>
      <w:r w:rsidR="005B4E59">
        <w:rPr>
          <w:rFonts w:eastAsia="DengXian"/>
          <w:lang w:eastAsia="zh-CN"/>
        </w:rPr>
        <w:tab/>
      </w:r>
      <w:r w:rsidR="005B4E59" w:rsidRPr="005B4E59">
        <w:rPr>
          <w:rFonts w:eastAsia="DengXian"/>
          <w:lang w:eastAsia="zh-CN"/>
        </w:rPr>
        <w:t>Moderator (Huawei)</w:t>
      </w:r>
    </w:p>
    <w:p w14:paraId="0BC2547D" w14:textId="5E12D689" w:rsidR="005B4E59" w:rsidRDefault="004710F9" w:rsidP="009048F4">
      <w:pPr>
        <w:rPr>
          <w:rFonts w:eastAsia="DengXian"/>
          <w:lang w:eastAsia="zh-CN"/>
        </w:rPr>
      </w:pPr>
      <w:hyperlink r:id="rId410" w:history="1">
        <w:r>
          <w:rPr>
            <w:rStyle w:val="Hyperlink"/>
            <w:rFonts w:eastAsia="DengXian"/>
            <w:lang w:eastAsia="zh-CN"/>
          </w:rPr>
          <w:t>R1-2508016</w:t>
        </w:r>
      </w:hyperlink>
      <w:r w:rsidR="005B4E59">
        <w:rPr>
          <w:rFonts w:eastAsia="DengXian"/>
          <w:lang w:eastAsia="zh-CN"/>
        </w:rPr>
        <w:tab/>
      </w:r>
      <w:r w:rsidR="005B4E59" w:rsidRPr="005B4E59">
        <w:rPr>
          <w:rFonts w:eastAsia="DengXian"/>
          <w:lang w:eastAsia="zh-CN"/>
        </w:rPr>
        <w:t>Summary #2 of CLI handling</w:t>
      </w:r>
      <w:r w:rsidR="005B4E59">
        <w:rPr>
          <w:rFonts w:eastAsia="DengXian"/>
          <w:lang w:eastAsia="zh-CN"/>
        </w:rPr>
        <w:tab/>
      </w:r>
      <w:r w:rsidR="005B4E59" w:rsidRPr="005B4E59">
        <w:rPr>
          <w:rFonts w:eastAsia="DengXian"/>
          <w:lang w:eastAsia="zh-CN"/>
        </w:rPr>
        <w:t>Moderator (Huawei)</w:t>
      </w:r>
    </w:p>
    <w:p w14:paraId="0009FA31" w14:textId="5AE1A433" w:rsidR="005B4E59" w:rsidRDefault="004710F9" w:rsidP="009048F4">
      <w:pPr>
        <w:rPr>
          <w:rFonts w:eastAsia="DengXian"/>
          <w:lang w:eastAsia="zh-CN"/>
        </w:rPr>
      </w:pPr>
      <w:hyperlink r:id="rId411" w:history="1">
        <w:r>
          <w:rPr>
            <w:rStyle w:val="Hyperlink"/>
            <w:rFonts w:eastAsia="DengXian"/>
            <w:lang w:eastAsia="zh-CN"/>
          </w:rPr>
          <w:t>R1-2508017</w:t>
        </w:r>
      </w:hyperlink>
      <w:r w:rsidR="005B4E59">
        <w:rPr>
          <w:rFonts w:eastAsia="DengXian"/>
          <w:lang w:eastAsia="zh-CN"/>
        </w:rPr>
        <w:tab/>
      </w:r>
      <w:r w:rsidR="005B4E59" w:rsidRPr="005B4E59">
        <w:rPr>
          <w:rFonts w:eastAsia="DengXian"/>
          <w:lang w:eastAsia="zh-CN"/>
        </w:rPr>
        <w:t>Summary#1 on SBFD random access operation</w:t>
      </w:r>
      <w:r w:rsidR="005B4E59">
        <w:rPr>
          <w:rFonts w:eastAsia="DengXian"/>
          <w:lang w:eastAsia="zh-CN"/>
        </w:rPr>
        <w:tab/>
      </w:r>
      <w:r w:rsidR="005B4E59" w:rsidRPr="005B4E59">
        <w:rPr>
          <w:rFonts w:eastAsia="DengXian"/>
          <w:lang w:eastAsia="zh-CN"/>
        </w:rPr>
        <w:t>Moderator (Huawei)</w:t>
      </w:r>
    </w:p>
    <w:p w14:paraId="56ADBB5C" w14:textId="5DEDDB86" w:rsidR="005B4E59" w:rsidRDefault="004710F9" w:rsidP="009048F4">
      <w:pPr>
        <w:rPr>
          <w:rFonts w:eastAsia="DengXian"/>
          <w:lang w:eastAsia="zh-CN"/>
        </w:rPr>
      </w:pPr>
      <w:hyperlink r:id="rId412" w:history="1">
        <w:r>
          <w:rPr>
            <w:rStyle w:val="Hyperlink"/>
            <w:rFonts w:eastAsia="DengXian"/>
            <w:lang w:eastAsia="zh-CN"/>
          </w:rPr>
          <w:t>R1-2508018</w:t>
        </w:r>
      </w:hyperlink>
      <w:r w:rsidR="005B4E59">
        <w:rPr>
          <w:rFonts w:eastAsia="DengXian"/>
          <w:lang w:eastAsia="zh-CN"/>
        </w:rPr>
        <w:tab/>
      </w:r>
      <w:r w:rsidR="005B4E59" w:rsidRPr="005B4E59">
        <w:rPr>
          <w:rFonts w:eastAsia="DengXian"/>
          <w:lang w:eastAsia="zh-CN"/>
        </w:rPr>
        <w:t>Summary#2 on SBFD random access operation</w:t>
      </w:r>
      <w:r w:rsidR="005B4E59">
        <w:rPr>
          <w:rFonts w:eastAsia="DengXian"/>
          <w:lang w:eastAsia="zh-CN"/>
        </w:rPr>
        <w:tab/>
      </w:r>
      <w:r w:rsidR="005B4E59" w:rsidRPr="005B4E59">
        <w:rPr>
          <w:rFonts w:eastAsia="DengXian"/>
          <w:lang w:eastAsia="zh-CN"/>
        </w:rPr>
        <w:t>Moderator (Huawei)</w:t>
      </w:r>
    </w:p>
    <w:p w14:paraId="1E60B324" w14:textId="3C2AD0AC" w:rsidR="0072616C" w:rsidRDefault="004710F9" w:rsidP="009048F4">
      <w:pPr>
        <w:rPr>
          <w:rFonts w:eastAsia="DengXian"/>
          <w:lang w:eastAsia="zh-CN"/>
        </w:rPr>
      </w:pPr>
      <w:hyperlink r:id="rId413" w:history="1">
        <w:r>
          <w:rPr>
            <w:rStyle w:val="Hyperlink"/>
            <w:rFonts w:eastAsia="DengXian"/>
            <w:lang w:eastAsia="zh-CN"/>
          </w:rPr>
          <w:t>R1-2508106</w:t>
        </w:r>
      </w:hyperlink>
      <w:r w:rsidR="009C1E29">
        <w:rPr>
          <w:rFonts w:eastAsia="DengXian"/>
          <w:lang w:eastAsia="zh-CN"/>
        </w:rPr>
        <w:tab/>
      </w:r>
      <w:r w:rsidR="009C1E29" w:rsidRPr="009C1E29">
        <w:rPr>
          <w:rFonts w:eastAsia="DengXian"/>
          <w:lang w:eastAsia="zh-CN"/>
        </w:rPr>
        <w:t>Summary #2 of SBFD TX/RX/measurement procedures</w:t>
      </w:r>
      <w:r w:rsidR="009C1E29">
        <w:rPr>
          <w:rFonts w:eastAsia="DengXian"/>
          <w:lang w:eastAsia="zh-CN"/>
        </w:rPr>
        <w:tab/>
      </w:r>
      <w:r w:rsidR="009C1E29" w:rsidRPr="009C1E29">
        <w:rPr>
          <w:rFonts w:eastAsia="DengXian"/>
          <w:lang w:eastAsia="zh-CN"/>
        </w:rPr>
        <w:t>Moderator (Xiaomi)</w:t>
      </w:r>
    </w:p>
    <w:p w14:paraId="7A7F5837" w14:textId="612930C0" w:rsidR="009C1E29" w:rsidRDefault="004710F9" w:rsidP="009048F4">
      <w:pPr>
        <w:rPr>
          <w:rFonts w:eastAsia="DengXian"/>
          <w:lang w:eastAsia="zh-CN"/>
        </w:rPr>
      </w:pPr>
      <w:hyperlink r:id="rId414" w:history="1">
        <w:r>
          <w:rPr>
            <w:rStyle w:val="Hyperlink"/>
            <w:rFonts w:eastAsia="DengXian"/>
            <w:lang w:eastAsia="zh-CN"/>
          </w:rPr>
          <w:t>R1-2508107</w:t>
        </w:r>
      </w:hyperlink>
      <w:r w:rsidR="009C1E29">
        <w:rPr>
          <w:rFonts w:eastAsia="DengXian"/>
          <w:lang w:eastAsia="zh-CN"/>
        </w:rPr>
        <w:tab/>
      </w:r>
      <w:r w:rsidR="009C1E29" w:rsidRPr="009C1E29">
        <w:rPr>
          <w:rFonts w:eastAsia="DengXian"/>
          <w:lang w:eastAsia="zh-CN"/>
        </w:rPr>
        <w:t>Draft LS on SBFD subband frequency location configuration</w:t>
      </w:r>
      <w:r w:rsidR="009C1E29">
        <w:rPr>
          <w:rFonts w:eastAsia="DengXian"/>
          <w:lang w:eastAsia="zh-CN"/>
        </w:rPr>
        <w:tab/>
        <w:t>Xiaomi</w:t>
      </w:r>
    </w:p>
    <w:p w14:paraId="74D3854C" w14:textId="1913EABA" w:rsidR="009C1E29" w:rsidRDefault="004710F9" w:rsidP="009048F4">
      <w:pPr>
        <w:rPr>
          <w:rFonts w:eastAsia="DengXian"/>
          <w:lang w:eastAsia="zh-CN"/>
        </w:rPr>
      </w:pPr>
      <w:hyperlink r:id="rId415" w:history="1">
        <w:r w:rsidRPr="004309E3">
          <w:rPr>
            <w:rStyle w:val="Hyperlink"/>
            <w:rFonts w:eastAsia="DengXian"/>
            <w:highlight w:val="green"/>
            <w:lang w:eastAsia="zh-CN"/>
          </w:rPr>
          <w:t>R1-2508108</w:t>
        </w:r>
      </w:hyperlink>
      <w:r w:rsidR="009C1E29">
        <w:rPr>
          <w:rFonts w:eastAsia="DengXian"/>
          <w:lang w:eastAsia="zh-CN"/>
        </w:rPr>
        <w:tab/>
      </w:r>
      <w:r w:rsidR="009C1E29" w:rsidRPr="009C1E29">
        <w:rPr>
          <w:rFonts w:eastAsia="DengXian"/>
          <w:lang w:eastAsia="zh-CN"/>
        </w:rPr>
        <w:t>LS on SBFD subband frequency location configuration</w:t>
      </w:r>
      <w:r w:rsidR="009C1E29">
        <w:rPr>
          <w:rFonts w:eastAsia="DengXian"/>
          <w:lang w:eastAsia="zh-CN"/>
        </w:rPr>
        <w:tab/>
        <w:t>RAN1, Xiaomi</w:t>
      </w:r>
    </w:p>
    <w:p w14:paraId="23E570F1" w14:textId="1A210A20" w:rsidR="004309E3" w:rsidRDefault="004309E3" w:rsidP="009048F4">
      <w:pPr>
        <w:rPr>
          <w:rFonts w:eastAsia="DengXian"/>
          <w:lang w:eastAsia="zh-CN"/>
        </w:rPr>
      </w:pPr>
      <w:r w:rsidRPr="004309E3">
        <w:rPr>
          <w:rFonts w:eastAsia="DengXian"/>
          <w:b/>
          <w:bCs/>
          <w:lang w:eastAsia="zh-CN"/>
        </w:rPr>
        <w:t>Decision:</w:t>
      </w:r>
      <w:r>
        <w:rPr>
          <w:rFonts w:eastAsia="DengXian"/>
          <w:lang w:eastAsia="zh-CN"/>
        </w:rPr>
        <w:t xml:space="preserve"> This was approved.</w:t>
      </w:r>
    </w:p>
    <w:p w14:paraId="6FDE4AC8" w14:textId="77777777" w:rsidR="009C1E29" w:rsidRPr="00982845" w:rsidRDefault="009C1E29" w:rsidP="009048F4">
      <w:pPr>
        <w:rPr>
          <w:rFonts w:eastAsia="DengXian"/>
          <w:lang w:eastAsia="zh-CN"/>
        </w:rPr>
      </w:pPr>
    </w:p>
    <w:p w14:paraId="02B5797C"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423" w:name="_Toc197093406"/>
      <w:bookmarkStart w:id="424" w:name="_Toc210658544"/>
      <w:bookmarkStart w:id="425" w:name="_Toc210658642"/>
      <w:bookmarkStart w:id="426" w:name="_Toc210659360"/>
      <w:bookmarkStart w:id="427" w:name="_Toc211860321"/>
      <w:bookmarkStart w:id="428" w:name="_Toc211860612"/>
      <w:bookmarkStart w:id="429" w:name="_Toc211860834"/>
      <w:bookmarkStart w:id="430" w:name="_Toc211861055"/>
      <w:bookmarkStart w:id="431" w:name="_Toc211861466"/>
      <w:bookmarkStart w:id="432" w:name="_Toc211861636"/>
      <w:bookmarkStart w:id="433" w:name="_Toc211861859"/>
      <w:bookmarkStart w:id="434" w:name="_Toc211861951"/>
      <w:bookmarkStart w:id="435" w:name="_Toc211862350"/>
      <w:bookmarkStart w:id="436" w:name="_Toc211862504"/>
      <w:r w:rsidRPr="00982845">
        <w:rPr>
          <w:rFonts w:eastAsia="DengXian"/>
          <w:color w:val="000000"/>
          <w:lang w:eastAsia="zh-CN"/>
        </w:rPr>
        <w:t>Maintenance on Solutions for Ambient IoT (Internet of Things) in NR</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07023E81" w14:textId="77777777" w:rsidR="009048F4" w:rsidRPr="00982845" w:rsidRDefault="009048F4" w:rsidP="009048F4">
      <w:pPr>
        <w:rPr>
          <w:rFonts w:eastAsia="DengXian"/>
          <w:lang w:eastAsia="zh-CN"/>
        </w:rPr>
      </w:pPr>
      <w:r w:rsidRPr="00982845">
        <w:rPr>
          <w:rFonts w:eastAsia="DengXian"/>
          <w:i/>
          <w:iCs/>
          <w:lang w:eastAsia="zh-CN"/>
        </w:rPr>
        <w:t>Note: Maximum one contribution.</w:t>
      </w:r>
    </w:p>
    <w:p w14:paraId="39DA80FA" w14:textId="77777777" w:rsidR="0053599D" w:rsidRPr="003138E5" w:rsidRDefault="0053599D" w:rsidP="0053599D">
      <w:pPr>
        <w:rPr>
          <w:b/>
          <w:lang w:eastAsia="x-none"/>
        </w:rPr>
      </w:pPr>
      <w:r w:rsidRPr="003138E5">
        <w:rPr>
          <w:lang w:eastAsia="x-none"/>
        </w:rPr>
        <w:t>[1</w:t>
      </w:r>
      <w:r w:rsidRPr="003138E5">
        <w:rPr>
          <w:rFonts w:eastAsia="DengXian" w:hint="eastAsia"/>
          <w:lang w:eastAsia="zh-CN"/>
        </w:rPr>
        <w:t>22bis</w:t>
      </w:r>
      <w:r w:rsidRPr="003138E5">
        <w:rPr>
          <w:lang w:eastAsia="x-none"/>
        </w:rPr>
        <w:t>-R1</w:t>
      </w:r>
      <w:r w:rsidRPr="003138E5">
        <w:rPr>
          <w:rFonts w:eastAsia="DengXian" w:hint="eastAsia"/>
          <w:lang w:eastAsia="zh-CN"/>
        </w:rPr>
        <w:t>9</w:t>
      </w:r>
      <w:r w:rsidRPr="003138E5">
        <w:rPr>
          <w:lang w:eastAsia="x-none"/>
        </w:rPr>
        <w:t>-</w:t>
      </w:r>
      <w:r w:rsidRPr="003138E5">
        <w:rPr>
          <w:rFonts w:eastAsia="DengXian" w:hint="eastAsia"/>
          <w:lang w:eastAsia="zh-CN"/>
        </w:rPr>
        <w:t>A-IoT</w:t>
      </w:r>
      <w:r w:rsidRPr="003138E5">
        <w:rPr>
          <w:lang w:eastAsia="x-none"/>
        </w:rPr>
        <w:t xml:space="preserve">] Email discussion on </w:t>
      </w:r>
      <w:r w:rsidRPr="003138E5">
        <w:rPr>
          <w:rFonts w:eastAsia="DengXian" w:hint="eastAsia"/>
          <w:lang w:eastAsia="zh-CN"/>
        </w:rPr>
        <w:t>A-IoT</w:t>
      </w:r>
      <w:r w:rsidRPr="003138E5">
        <w:rPr>
          <w:lang w:eastAsia="x-none"/>
        </w:rPr>
        <w:t xml:space="preserve"> – </w:t>
      </w:r>
      <w:r w:rsidRPr="003138E5">
        <w:rPr>
          <w:rFonts w:eastAsia="DengXian" w:hint="eastAsia"/>
          <w:lang w:eastAsia="zh-CN"/>
        </w:rPr>
        <w:t xml:space="preserve">Jingwen </w:t>
      </w:r>
      <w:r w:rsidRPr="003138E5">
        <w:rPr>
          <w:lang w:eastAsia="x-none"/>
        </w:rPr>
        <w:t>(</w:t>
      </w:r>
      <w:r w:rsidRPr="003138E5">
        <w:rPr>
          <w:rFonts w:eastAsia="DengXian" w:hint="eastAsia"/>
          <w:lang w:eastAsia="zh-CN"/>
        </w:rPr>
        <w:t>CMCC</w:t>
      </w:r>
      <w:r w:rsidRPr="003138E5">
        <w:rPr>
          <w:lang w:eastAsia="x-none"/>
        </w:rPr>
        <w:t>)</w:t>
      </w:r>
    </w:p>
    <w:p w14:paraId="7C2484AA" w14:textId="0E92D17D" w:rsidR="009048F4" w:rsidRPr="00982845" w:rsidRDefault="0053599D" w:rsidP="0053599D">
      <w:pPr>
        <w:rPr>
          <w:rFonts w:eastAsia="DengXian"/>
          <w:lang w:eastAsia="zh-CN"/>
        </w:rPr>
      </w:pPr>
      <w:r w:rsidRPr="003138E5">
        <w:rPr>
          <w:lang w:eastAsia="x-none"/>
        </w:rPr>
        <w:t xml:space="preserve">To be used for sharing updates on online/offline schedule, details on what is to be discussed in online/offline sessions, tdoc number of the moderator summary for online session, etc </w:t>
      </w:r>
    </w:p>
    <w:p w14:paraId="200273FA" w14:textId="2680E4B7" w:rsidR="009048F4" w:rsidRPr="002468CC" w:rsidRDefault="004710F9" w:rsidP="009048F4">
      <w:pPr>
        <w:rPr>
          <w:rFonts w:eastAsia="DengXian"/>
          <w:b/>
          <w:bCs/>
          <w:lang w:eastAsia="zh-CN"/>
        </w:rPr>
      </w:pPr>
      <w:hyperlink r:id="rId416" w:history="1">
        <w:r w:rsidRPr="00075F13">
          <w:rPr>
            <w:rStyle w:val="Hyperlink"/>
            <w:rFonts w:eastAsia="DengXian"/>
            <w:b/>
            <w:bCs/>
            <w:highlight w:val="green"/>
            <w:lang w:eastAsia="zh-CN"/>
          </w:rPr>
          <w:t>R1-2508154</w:t>
        </w:r>
      </w:hyperlink>
      <w:r w:rsidR="002468CC">
        <w:rPr>
          <w:rFonts w:eastAsia="DengXian"/>
          <w:b/>
          <w:bCs/>
          <w:lang w:eastAsia="zh-CN"/>
        </w:rPr>
        <w:tab/>
      </w:r>
      <w:r w:rsidR="002468CC" w:rsidRPr="002468CC">
        <w:rPr>
          <w:rFonts w:eastAsia="DengXian"/>
          <w:b/>
          <w:bCs/>
          <w:lang w:eastAsia="zh-CN"/>
        </w:rPr>
        <w:t>Session Notes of AI 8.4</w:t>
      </w:r>
      <w:r w:rsidR="002468CC">
        <w:rPr>
          <w:rFonts w:eastAsia="DengXian"/>
          <w:b/>
          <w:bCs/>
          <w:lang w:eastAsia="zh-CN"/>
        </w:rPr>
        <w:tab/>
      </w:r>
      <w:r w:rsidR="002468CC" w:rsidRPr="002468CC">
        <w:rPr>
          <w:rFonts w:eastAsia="DengXian"/>
          <w:b/>
          <w:bCs/>
          <w:lang w:eastAsia="zh-CN"/>
        </w:rPr>
        <w:t>Ad-Hoc Chair (Huawei)</w:t>
      </w:r>
    </w:p>
    <w:p w14:paraId="074EE55F" w14:textId="72C55F95" w:rsidR="002468CC"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575BD425" w14:textId="77777777" w:rsidR="0095094F" w:rsidRDefault="0095094F" w:rsidP="009048F4">
      <w:pPr>
        <w:rPr>
          <w:rFonts w:eastAsia="DengXian"/>
          <w:bCs/>
          <w:lang w:eastAsia="zh-CN"/>
        </w:rPr>
      </w:pPr>
    </w:p>
    <w:p w14:paraId="10310DEA" w14:textId="77777777" w:rsidR="003470AD" w:rsidRPr="00C009DA" w:rsidRDefault="003470AD" w:rsidP="003470AD">
      <w:pPr>
        <w:jc w:val="both"/>
        <w:rPr>
          <w:rFonts w:eastAsiaTheme="minorEastAsia"/>
          <w:b/>
          <w:bCs/>
          <w:iCs/>
          <w:lang w:eastAsia="zh-CN"/>
        </w:rPr>
      </w:pPr>
      <w:r w:rsidRPr="00C009DA">
        <w:rPr>
          <w:rFonts w:eastAsiaTheme="minorEastAsia"/>
          <w:b/>
          <w:bCs/>
          <w:iCs/>
          <w:highlight w:val="green"/>
          <w:lang w:eastAsia="zh-CN"/>
        </w:rPr>
        <w:t>Agreement</w:t>
      </w:r>
    </w:p>
    <w:p w14:paraId="44EF8A13" w14:textId="77777777" w:rsidR="003470AD" w:rsidRPr="00C009DA" w:rsidRDefault="003470AD" w:rsidP="003470AD">
      <w:pPr>
        <w:jc w:val="both"/>
        <w:rPr>
          <w:rFonts w:eastAsiaTheme="minorEastAsia"/>
          <w:iCs/>
          <w:lang w:eastAsia="zh-CN"/>
        </w:rPr>
      </w:pPr>
      <w:r w:rsidRPr="00C009DA">
        <w:rPr>
          <w:rFonts w:eastAsiaTheme="minorEastAsia"/>
          <w:iCs/>
          <w:lang w:eastAsia="zh-CN"/>
        </w:rPr>
        <w:t>RAN1 endorses text proposal #3.1 below for TS 38.291 Clause 7.1.2 and 7.1.3.</w:t>
      </w:r>
    </w:p>
    <w:p w14:paraId="3490D0FF" w14:textId="77777777" w:rsidR="003470AD" w:rsidRPr="00C009DA" w:rsidRDefault="003470AD" w:rsidP="003470AD">
      <w:pPr>
        <w:pStyle w:val="3GPPNormalText"/>
        <w:spacing w:after="0"/>
        <w:rPr>
          <w:sz w:val="20"/>
        </w:rPr>
      </w:pPr>
      <w:r w:rsidRPr="00C009DA">
        <w:rPr>
          <w:sz w:val="20"/>
        </w:rPr>
        <w:t>Text proposal #3.1</w:t>
      </w:r>
    </w:p>
    <w:tbl>
      <w:tblPr>
        <w:tblStyle w:val="TableGrid"/>
        <w:tblW w:w="9918" w:type="dxa"/>
        <w:tblLook w:val="04A0" w:firstRow="1" w:lastRow="0" w:firstColumn="1" w:lastColumn="0" w:noHBand="0" w:noVBand="1"/>
      </w:tblPr>
      <w:tblGrid>
        <w:gridCol w:w="2830"/>
        <w:gridCol w:w="7088"/>
      </w:tblGrid>
      <w:tr w:rsidR="003470AD" w14:paraId="1EE8292D" w14:textId="77777777" w:rsidTr="00233CF5">
        <w:tc>
          <w:tcPr>
            <w:tcW w:w="2830" w:type="dxa"/>
          </w:tcPr>
          <w:p w14:paraId="32AE952A" w14:textId="77777777" w:rsidR="003470AD" w:rsidRPr="00EF7F18" w:rsidRDefault="003470AD" w:rsidP="00233CF5">
            <w:pPr>
              <w:snapToGrid w:val="0"/>
              <w:jc w:val="both"/>
              <w:rPr>
                <w:b/>
                <w:sz w:val="16"/>
                <w:szCs w:val="16"/>
                <w:lang w:eastAsia="zh-CN"/>
              </w:rPr>
            </w:pPr>
            <w:r w:rsidRPr="00EF7F18">
              <w:rPr>
                <w:b/>
                <w:sz w:val="16"/>
                <w:szCs w:val="16"/>
                <w:lang w:eastAsia="zh-CN"/>
              </w:rPr>
              <w:t>Reasons for change</w:t>
            </w:r>
          </w:p>
        </w:tc>
        <w:tc>
          <w:tcPr>
            <w:tcW w:w="7088" w:type="dxa"/>
          </w:tcPr>
          <w:p w14:paraId="6E9D2D85" w14:textId="77777777" w:rsidR="003470AD" w:rsidRPr="00EF7F18" w:rsidRDefault="003470AD" w:rsidP="00233CF5">
            <w:pPr>
              <w:snapToGrid w:val="0"/>
              <w:jc w:val="both"/>
              <w:rPr>
                <w:sz w:val="16"/>
                <w:szCs w:val="16"/>
                <w:lang w:eastAsia="zh-CN"/>
              </w:rPr>
            </w:pPr>
            <w:r w:rsidRPr="00EF7F18">
              <w:rPr>
                <w:rFonts w:eastAsia="SimSun"/>
                <w:iCs/>
                <w:sz w:val="16"/>
                <w:szCs w:val="16"/>
                <w:lang w:eastAsia="zh-CN"/>
              </w:rPr>
              <w:t>Editorial and to align with RAN2 specification/terminology.</w:t>
            </w:r>
          </w:p>
        </w:tc>
      </w:tr>
      <w:tr w:rsidR="003470AD" w14:paraId="06011D3F" w14:textId="77777777" w:rsidTr="00233CF5">
        <w:tc>
          <w:tcPr>
            <w:tcW w:w="2830" w:type="dxa"/>
          </w:tcPr>
          <w:p w14:paraId="4B805F84" w14:textId="77777777" w:rsidR="003470AD" w:rsidRPr="00EF7F18" w:rsidRDefault="003470AD" w:rsidP="00233CF5">
            <w:pPr>
              <w:snapToGrid w:val="0"/>
              <w:jc w:val="both"/>
              <w:rPr>
                <w:b/>
                <w:sz w:val="16"/>
                <w:szCs w:val="16"/>
                <w:lang w:eastAsia="zh-CN"/>
              </w:rPr>
            </w:pPr>
            <w:r w:rsidRPr="00EF7F18">
              <w:rPr>
                <w:b/>
                <w:sz w:val="16"/>
                <w:szCs w:val="16"/>
                <w:lang w:eastAsia="zh-CN"/>
              </w:rPr>
              <w:t>Summary of change</w:t>
            </w:r>
          </w:p>
        </w:tc>
        <w:tc>
          <w:tcPr>
            <w:tcW w:w="7088" w:type="dxa"/>
          </w:tcPr>
          <w:p w14:paraId="16DD1F53" w14:textId="77777777" w:rsidR="003470AD" w:rsidRPr="00EF7F18" w:rsidRDefault="003470AD" w:rsidP="00233CF5">
            <w:pPr>
              <w:snapToGrid w:val="0"/>
              <w:jc w:val="both"/>
              <w:rPr>
                <w:rFonts w:eastAsiaTheme="minorEastAsia"/>
                <w:sz w:val="16"/>
                <w:szCs w:val="16"/>
                <w:lang w:eastAsia="zh-CN"/>
              </w:rPr>
            </w:pPr>
            <w:r w:rsidRPr="00EF7F18">
              <w:rPr>
                <w:rFonts w:eastAsia="SimSun"/>
                <w:iCs/>
                <w:sz w:val="16"/>
                <w:szCs w:val="16"/>
                <w:lang w:eastAsia="zh-CN"/>
              </w:rPr>
              <w:t xml:space="preserve">Change </w:t>
            </w:r>
            <w:r w:rsidRPr="00EF7F18">
              <w:rPr>
                <w:sz w:val="16"/>
                <w:szCs w:val="16"/>
              </w:rPr>
              <w:t>a</w:t>
            </w:r>
            <w:r w:rsidRPr="00EF7F18">
              <w:rPr>
                <w:rFonts w:eastAsiaTheme="minorEastAsia" w:hint="eastAsia"/>
                <w:color w:val="FF0000"/>
                <w:sz w:val="16"/>
                <w:szCs w:val="16"/>
                <w:lang w:eastAsia="zh-CN"/>
              </w:rPr>
              <w:t xml:space="preserve"> </w:t>
            </w:r>
            <w:r w:rsidRPr="00EF7F18">
              <w:rPr>
                <w:i/>
                <w:iCs/>
                <w:sz w:val="16"/>
                <w:szCs w:val="16"/>
              </w:rPr>
              <w:t>Random ID</w:t>
            </w:r>
            <w:r w:rsidRPr="00EF7F18">
              <w:rPr>
                <w:sz w:val="16"/>
                <w:szCs w:val="16"/>
              </w:rPr>
              <w:t xml:space="preserve"> message (Msg1)</w:t>
            </w:r>
            <w:r w:rsidRPr="00EF7F18">
              <w:rPr>
                <w:rFonts w:eastAsiaTheme="minorEastAsia" w:hint="eastAsia"/>
                <w:sz w:val="16"/>
                <w:szCs w:val="16"/>
                <w:lang w:eastAsia="zh-CN"/>
              </w:rPr>
              <w:t xml:space="preserve"> to </w:t>
            </w:r>
            <w:r w:rsidRPr="00EF7F18">
              <w:rPr>
                <w:sz w:val="16"/>
                <w:szCs w:val="16"/>
              </w:rPr>
              <w:t xml:space="preserve">an </w:t>
            </w:r>
            <w:r w:rsidRPr="00EF7F18">
              <w:rPr>
                <w:i/>
                <w:iCs/>
                <w:sz w:val="16"/>
                <w:szCs w:val="16"/>
              </w:rPr>
              <w:t>Access Random ID</w:t>
            </w:r>
            <w:r w:rsidRPr="00EF7F18">
              <w:rPr>
                <w:sz w:val="16"/>
                <w:szCs w:val="16"/>
              </w:rPr>
              <w:t xml:space="preserve"> message (Msg1)</w:t>
            </w:r>
            <w:r w:rsidRPr="00EF7F18">
              <w:rPr>
                <w:rFonts w:eastAsiaTheme="minorEastAsia" w:hint="eastAsia"/>
                <w:sz w:val="16"/>
                <w:szCs w:val="16"/>
                <w:lang w:eastAsia="zh-CN"/>
              </w:rPr>
              <w:t>;</w:t>
            </w:r>
          </w:p>
          <w:p w14:paraId="3C077ADC" w14:textId="77777777" w:rsidR="003470AD" w:rsidRPr="00EF7F18" w:rsidRDefault="003470AD" w:rsidP="00233CF5">
            <w:pPr>
              <w:snapToGrid w:val="0"/>
              <w:jc w:val="both"/>
              <w:rPr>
                <w:sz w:val="16"/>
                <w:szCs w:val="16"/>
                <w:lang w:eastAsia="zh-CN"/>
              </w:rPr>
            </w:pPr>
            <w:r w:rsidRPr="00EF7F18">
              <w:rPr>
                <w:rFonts w:eastAsiaTheme="minorEastAsia" w:hint="eastAsia"/>
                <w:sz w:val="16"/>
                <w:szCs w:val="16"/>
                <w:lang w:eastAsia="zh-CN"/>
              </w:rPr>
              <w:t>Change</w:t>
            </w:r>
            <w:r w:rsidRPr="00EF7F18">
              <w:rPr>
                <w:rFonts w:eastAsia="SimSun"/>
                <w:iCs/>
                <w:sz w:val="16"/>
                <w:szCs w:val="16"/>
                <w:lang w:eastAsia="zh-CN"/>
              </w:rPr>
              <w:t xml:space="preserve"> “contention-free random access” to “contention-free access”.</w:t>
            </w:r>
          </w:p>
        </w:tc>
      </w:tr>
      <w:tr w:rsidR="003470AD" w14:paraId="56ED04EB" w14:textId="77777777" w:rsidTr="00233CF5">
        <w:tc>
          <w:tcPr>
            <w:tcW w:w="2830" w:type="dxa"/>
          </w:tcPr>
          <w:p w14:paraId="73CBACC3" w14:textId="77777777" w:rsidR="003470AD" w:rsidRPr="00EF7F18" w:rsidRDefault="003470AD" w:rsidP="00233CF5">
            <w:pPr>
              <w:snapToGrid w:val="0"/>
              <w:jc w:val="both"/>
              <w:rPr>
                <w:b/>
                <w:sz w:val="16"/>
                <w:szCs w:val="16"/>
                <w:lang w:eastAsia="zh-CN"/>
              </w:rPr>
            </w:pPr>
            <w:r w:rsidRPr="00EF7F18">
              <w:rPr>
                <w:b/>
                <w:sz w:val="16"/>
                <w:szCs w:val="16"/>
                <w:lang w:eastAsia="zh-CN"/>
              </w:rPr>
              <w:t>Consequences if not approved</w:t>
            </w:r>
          </w:p>
        </w:tc>
        <w:tc>
          <w:tcPr>
            <w:tcW w:w="7088" w:type="dxa"/>
          </w:tcPr>
          <w:p w14:paraId="67AF9B7D" w14:textId="77777777" w:rsidR="003470AD" w:rsidRPr="00EF7F18" w:rsidRDefault="003470AD" w:rsidP="00233CF5">
            <w:pPr>
              <w:snapToGrid w:val="0"/>
              <w:jc w:val="both"/>
              <w:rPr>
                <w:sz w:val="16"/>
                <w:szCs w:val="16"/>
                <w:lang w:eastAsia="zh-CN"/>
              </w:rPr>
            </w:pPr>
            <w:r w:rsidRPr="00EF7F18">
              <w:rPr>
                <w:rFonts w:eastAsia="SimSun"/>
                <w:iCs/>
                <w:sz w:val="16"/>
                <w:szCs w:val="16"/>
                <w:lang w:eastAsia="zh-CN"/>
              </w:rPr>
              <w:t xml:space="preserve">Misaligned </w:t>
            </w:r>
            <w:r w:rsidRPr="00EF7F18">
              <w:rPr>
                <w:rFonts w:eastAsia="SimSun" w:hint="eastAsia"/>
                <w:iCs/>
                <w:sz w:val="16"/>
                <w:szCs w:val="16"/>
                <w:lang w:eastAsia="zh-CN"/>
              </w:rPr>
              <w:t>terms</w:t>
            </w:r>
            <w:r w:rsidRPr="00EF7F18">
              <w:rPr>
                <w:rFonts w:eastAsia="SimSun"/>
                <w:iCs/>
                <w:sz w:val="16"/>
                <w:szCs w:val="16"/>
                <w:lang w:eastAsia="zh-CN"/>
              </w:rPr>
              <w:t xml:space="preserve"> between RAN1 and RAN2</w:t>
            </w:r>
            <w:r w:rsidRPr="00EF7F18">
              <w:rPr>
                <w:rFonts w:eastAsia="SimSun" w:hint="eastAsia"/>
                <w:iCs/>
                <w:sz w:val="16"/>
                <w:szCs w:val="16"/>
                <w:lang w:eastAsia="zh-CN"/>
              </w:rPr>
              <w:t xml:space="preserve"> </w:t>
            </w:r>
            <w:r w:rsidRPr="00EF7F18">
              <w:rPr>
                <w:rFonts w:eastAsia="SimSun"/>
                <w:iCs/>
                <w:sz w:val="16"/>
                <w:szCs w:val="16"/>
                <w:lang w:eastAsia="zh-CN"/>
              </w:rPr>
              <w:t>specification</w:t>
            </w:r>
            <w:r w:rsidRPr="00EF7F18">
              <w:rPr>
                <w:rFonts w:eastAsia="SimSun" w:hint="eastAsia"/>
                <w:iCs/>
                <w:sz w:val="16"/>
                <w:szCs w:val="16"/>
                <w:lang w:eastAsia="zh-CN"/>
              </w:rPr>
              <w:t>s</w:t>
            </w:r>
            <w:r w:rsidRPr="00EF7F18">
              <w:rPr>
                <w:rFonts w:eastAsia="SimSun"/>
                <w:iCs/>
                <w:sz w:val="16"/>
                <w:szCs w:val="16"/>
                <w:lang w:eastAsia="zh-CN"/>
              </w:rPr>
              <w:t>.</w:t>
            </w:r>
          </w:p>
        </w:tc>
      </w:tr>
      <w:tr w:rsidR="003470AD" w14:paraId="249ECD22" w14:textId="77777777" w:rsidTr="00233CF5">
        <w:tc>
          <w:tcPr>
            <w:tcW w:w="2830" w:type="dxa"/>
          </w:tcPr>
          <w:p w14:paraId="5DE28489" w14:textId="77777777" w:rsidR="003470AD" w:rsidRPr="00EF7F18" w:rsidRDefault="003470AD" w:rsidP="00233CF5">
            <w:pPr>
              <w:snapToGrid w:val="0"/>
              <w:jc w:val="both"/>
              <w:rPr>
                <w:b/>
                <w:sz w:val="16"/>
                <w:szCs w:val="16"/>
                <w:lang w:eastAsia="zh-CN"/>
              </w:rPr>
            </w:pPr>
            <w:r w:rsidRPr="00EF7F18">
              <w:rPr>
                <w:b/>
                <w:sz w:val="16"/>
                <w:szCs w:val="16"/>
                <w:lang w:eastAsia="zh-CN"/>
              </w:rPr>
              <w:t>Text proposal</w:t>
            </w:r>
          </w:p>
        </w:tc>
        <w:tc>
          <w:tcPr>
            <w:tcW w:w="7088" w:type="dxa"/>
          </w:tcPr>
          <w:p w14:paraId="56035B74" w14:textId="77777777" w:rsidR="003470AD" w:rsidRPr="00EF7F18" w:rsidRDefault="003470AD" w:rsidP="00233CF5">
            <w:pPr>
              <w:jc w:val="center"/>
              <w:rPr>
                <w:rFonts w:eastAsia="DengXian"/>
                <w:color w:val="FF0000"/>
                <w:sz w:val="16"/>
                <w:szCs w:val="16"/>
              </w:rPr>
            </w:pPr>
            <w:r w:rsidRPr="00EF7F18">
              <w:rPr>
                <w:rFonts w:eastAsia="DengXian"/>
                <w:color w:val="FF0000"/>
                <w:sz w:val="16"/>
                <w:szCs w:val="16"/>
              </w:rPr>
              <w:t>&lt;Unchanged parts omitted&gt;</w:t>
            </w:r>
          </w:p>
          <w:p w14:paraId="59D84941" w14:textId="77777777" w:rsidR="003470AD" w:rsidRPr="00EF7F18" w:rsidRDefault="003470AD" w:rsidP="003A6D10">
            <w:pPr>
              <w:rPr>
                <w:rFonts w:eastAsia="SimSun"/>
              </w:rPr>
            </w:pPr>
            <w:bookmarkStart w:id="437" w:name="_Toc211860322"/>
            <w:bookmarkStart w:id="438" w:name="_Toc211860613"/>
            <w:bookmarkStart w:id="439" w:name="_Toc211860835"/>
            <w:bookmarkStart w:id="440" w:name="_Toc211861056"/>
            <w:bookmarkStart w:id="441" w:name="_Toc211861467"/>
            <w:bookmarkStart w:id="442" w:name="_Toc211861637"/>
            <w:r w:rsidRPr="00EF7F18">
              <w:rPr>
                <w:rFonts w:eastAsia="SimSun"/>
              </w:rPr>
              <w:t>7.1.2</w:t>
            </w:r>
            <w:r w:rsidRPr="00EF7F18">
              <w:rPr>
                <w:rFonts w:eastAsia="SimSun"/>
              </w:rPr>
              <w:tab/>
              <w:t>Device procedure for transmission time determination</w:t>
            </w:r>
            <w:bookmarkEnd w:id="437"/>
            <w:bookmarkEnd w:id="438"/>
            <w:bookmarkEnd w:id="439"/>
            <w:bookmarkEnd w:id="440"/>
            <w:bookmarkEnd w:id="441"/>
            <w:bookmarkEnd w:id="442"/>
          </w:p>
          <w:p w14:paraId="597F33D4" w14:textId="77777777" w:rsidR="003470AD" w:rsidRPr="00EF7F18" w:rsidRDefault="003470AD" w:rsidP="00233CF5">
            <w:pPr>
              <w:rPr>
                <w:sz w:val="16"/>
                <w:szCs w:val="16"/>
              </w:rPr>
            </w:pPr>
            <w:r w:rsidRPr="00EF7F18">
              <w:rPr>
                <w:sz w:val="16"/>
                <w:szCs w:val="16"/>
              </w:rPr>
              <w:t xml:space="preserve">A device shall upon receiving a PRDCH intended for the device in an R2D transmission ending in chip </w:t>
            </w:r>
            <m:oMath>
              <m:sSubSup>
                <m:sSubSupPr>
                  <m:ctrlPr>
                    <w:rPr>
                      <w:rFonts w:ascii="Cambria Math" w:hAnsi="Cambria Math"/>
                      <w:i/>
                      <w:sz w:val="16"/>
                      <w:szCs w:val="16"/>
                    </w:rPr>
                  </m:ctrlPr>
                </m:sSubSupPr>
                <m:e>
                  <m:r>
                    <w:rPr>
                      <w:rFonts w:ascii="Cambria Math" w:hAnsi="Cambria Math"/>
                      <w:sz w:val="16"/>
                      <w:szCs w:val="16"/>
                    </w:rPr>
                    <m:t>χ</m:t>
                  </m:r>
                </m:e>
                <m:sub>
                  <m:r>
                    <m:rPr>
                      <m:nor/>
                    </m:rPr>
                    <w:rPr>
                      <w:rFonts w:ascii="Cambria Math" w:hAnsi="Cambria Math"/>
                      <w:sz w:val="16"/>
                      <w:szCs w:val="16"/>
                    </w:rPr>
                    <m:t>end</m:t>
                  </m:r>
                </m:sub>
                <m:sup>
                  <m:r>
                    <m:rPr>
                      <m:nor/>
                    </m:rPr>
                    <w:rPr>
                      <w:rFonts w:ascii="Cambria Math" w:hAnsi="Cambria Math"/>
                      <w:sz w:val="16"/>
                      <w:szCs w:val="16"/>
                    </w:rPr>
                    <m:t>R2D</m:t>
                  </m:r>
                  <m:ctrlPr>
                    <w:rPr>
                      <w:rFonts w:ascii="Cambria Math" w:hAnsi="Cambria Math"/>
                      <w:sz w:val="16"/>
                      <w:szCs w:val="16"/>
                    </w:rPr>
                  </m:ctrlPr>
                </m:sup>
              </m:sSubSup>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M</m:t>
                  </m:r>
                </m:e>
                <m:sub>
                  <m:r>
                    <m:rPr>
                      <m:nor/>
                    </m:rPr>
                    <w:rPr>
                      <w:rFonts w:ascii="Cambria Math" w:hAnsi="Cambria Math"/>
                      <w:sz w:val="16"/>
                      <w:szCs w:val="16"/>
                    </w:rPr>
                    <m:t>chip</m:t>
                  </m:r>
                </m:sub>
                <m:sup>
                  <m:r>
                    <m:rPr>
                      <m:nor/>
                    </m:rPr>
                    <w:rPr>
                      <w:rFonts w:ascii="Cambria Math" w:hAnsi="Cambria Math"/>
                      <w:sz w:val="16"/>
                      <w:szCs w:val="16"/>
                    </w:rPr>
                    <m:t>R2D</m:t>
                  </m:r>
                </m:sup>
              </m:sSubSup>
              <m:r>
                <w:rPr>
                  <w:rFonts w:ascii="Cambria Math" w:hAnsi="Cambria Math"/>
                  <w:sz w:val="16"/>
                  <w:szCs w:val="16"/>
                </w:rPr>
                <m:t>-1</m:t>
              </m:r>
            </m:oMath>
            <w:r w:rsidRPr="00EF7F18">
              <w:rPr>
                <w:sz w:val="16"/>
                <w:szCs w:val="16"/>
              </w:rPr>
              <w:t xml:space="preserve">, perform a corresponding D2R transmission with chip </w:t>
            </w:r>
            <m:oMath>
              <m:sSup>
                <m:sSupPr>
                  <m:ctrlPr>
                    <w:rPr>
                      <w:rFonts w:ascii="Cambria Math" w:hAnsi="Cambria Math"/>
                      <w:i/>
                      <w:sz w:val="16"/>
                      <w:szCs w:val="16"/>
                    </w:rPr>
                  </m:ctrlPr>
                </m:sSupPr>
                <m:e>
                  <m:r>
                    <w:rPr>
                      <w:rFonts w:ascii="Cambria Math" w:hAnsi="Cambria Math"/>
                      <w:sz w:val="16"/>
                      <w:szCs w:val="16"/>
                    </w:rPr>
                    <m:t>χ</m:t>
                  </m:r>
                </m:e>
                <m:sup>
                  <m:r>
                    <m:rPr>
                      <m:nor/>
                    </m:rPr>
                    <w:rPr>
                      <w:rFonts w:ascii="Cambria Math" w:hAnsi="Cambria Math"/>
                      <w:sz w:val="16"/>
                      <w:szCs w:val="16"/>
                    </w:rPr>
                    <m:t>D2R</m:t>
                  </m:r>
                </m:sup>
              </m:sSup>
              <m:r>
                <w:rPr>
                  <w:rFonts w:ascii="Cambria Math" w:hAnsi="Cambria Math"/>
                  <w:sz w:val="16"/>
                  <w:szCs w:val="16"/>
                </w:rPr>
                <m:t>=0</m:t>
              </m:r>
            </m:oMath>
            <w:r w:rsidRPr="00EF7F18">
              <w:rPr>
                <w:sz w:val="16"/>
                <w:szCs w:val="16"/>
              </w:rPr>
              <w:t xml:space="preserve"> starting an amount of time </w:t>
            </w:r>
            <m:oMath>
              <m:sSub>
                <m:sSubPr>
                  <m:ctrlPr>
                    <w:rPr>
                      <w:rFonts w:ascii="Cambria Math" w:hAnsi="Cambria Math"/>
                      <w:i/>
                      <w:sz w:val="16"/>
                      <w:szCs w:val="16"/>
                    </w:rPr>
                  </m:ctrlPr>
                </m:sSubPr>
                <m:e>
                  <m:r>
                    <w:rPr>
                      <w:rFonts w:ascii="Cambria Math" w:hAnsi="Cambria Math"/>
                      <w:sz w:val="16"/>
                      <w:szCs w:val="16"/>
                    </w:rPr>
                    <m:t>T</m:t>
                  </m:r>
                </m:e>
                <m:sub>
                  <m:r>
                    <m:rPr>
                      <m:nor/>
                    </m:rPr>
                    <w:rPr>
                      <w:rFonts w:ascii="Cambria Math" w:hAnsi="Cambria Math"/>
                      <w:sz w:val="16"/>
                      <w:szCs w:val="16"/>
                    </w:rPr>
                    <m:t>R→D</m:t>
                  </m:r>
                </m:sub>
              </m:sSub>
            </m:oMath>
            <w:r w:rsidRPr="00EF7F18">
              <w:rPr>
                <w:sz w:val="16"/>
                <w:szCs w:val="16"/>
              </w:rPr>
              <w:t xml:space="preserve"> after the end of chip </w:t>
            </w:r>
            <m:oMath>
              <m:sSup>
                <m:sSupPr>
                  <m:ctrlPr>
                    <w:rPr>
                      <w:rFonts w:ascii="Cambria Math" w:hAnsi="Cambria Math"/>
                      <w:i/>
                      <w:sz w:val="16"/>
                      <w:szCs w:val="16"/>
                    </w:rPr>
                  </m:ctrlPr>
                </m:sSupPr>
                <m:e>
                  <m:r>
                    <w:rPr>
                      <w:rFonts w:ascii="Cambria Math" w:hAnsi="Cambria Math"/>
                      <w:sz w:val="16"/>
                      <w:szCs w:val="16"/>
                    </w:rPr>
                    <m:t>χ</m:t>
                  </m:r>
                </m:e>
                <m:sup>
                  <m:r>
                    <m:rPr>
                      <m:nor/>
                    </m:rPr>
                    <w:rPr>
                      <w:rFonts w:ascii="Cambria Math" w:hAnsi="Cambria Math"/>
                      <w:sz w:val="16"/>
                      <w:szCs w:val="16"/>
                    </w:rPr>
                    <m:t>R2D</m:t>
                  </m:r>
                </m:sup>
              </m:sSup>
              <m:r>
                <w:rPr>
                  <w:rFonts w:ascii="Cambria Math" w:hAnsi="Cambria Math"/>
                  <w:sz w:val="16"/>
                  <w:szCs w:val="16"/>
                </w:rPr>
                <m:t xml:space="preserve">= </m:t>
              </m:r>
              <m:sSubSup>
                <m:sSubSupPr>
                  <m:ctrlPr>
                    <w:rPr>
                      <w:rFonts w:ascii="Cambria Math" w:hAnsi="Cambria Math"/>
                      <w:i/>
                      <w:sz w:val="16"/>
                      <w:szCs w:val="16"/>
                    </w:rPr>
                  </m:ctrlPr>
                </m:sSubSupPr>
                <m:e>
                  <m:r>
                    <w:rPr>
                      <w:rFonts w:ascii="Cambria Math" w:hAnsi="Cambria Math"/>
                      <w:sz w:val="16"/>
                      <w:szCs w:val="16"/>
                    </w:rPr>
                    <m:t>χ</m:t>
                  </m:r>
                </m:e>
                <m:sub>
                  <m:r>
                    <m:rPr>
                      <m:nor/>
                    </m:rPr>
                    <w:rPr>
                      <w:rFonts w:ascii="Cambria Math" w:hAnsi="Cambria Math"/>
                      <w:sz w:val="16"/>
                      <w:szCs w:val="16"/>
                    </w:rPr>
                    <m:t>end</m:t>
                  </m:r>
                </m:sub>
                <m:sup>
                  <m:r>
                    <m:rPr>
                      <m:nor/>
                    </m:rPr>
                    <w:rPr>
                      <w:rFonts w:ascii="Cambria Math" w:hAnsi="Cambria Math"/>
                      <w:sz w:val="16"/>
                      <w:szCs w:val="16"/>
                    </w:rPr>
                    <m:t>R2D</m:t>
                  </m:r>
                </m:sup>
              </m:sSubSup>
            </m:oMath>
            <w:r w:rsidRPr="00EF7F18">
              <w:rPr>
                <w:sz w:val="16"/>
                <w:szCs w:val="16"/>
              </w:rPr>
              <w:t xml:space="preserve"> according to the configuration received from higher layers.</w:t>
            </w:r>
          </w:p>
          <w:p w14:paraId="7FF43776" w14:textId="77777777" w:rsidR="003470AD" w:rsidRPr="00EF7F18" w:rsidRDefault="003470AD" w:rsidP="00233CF5">
            <w:pPr>
              <w:rPr>
                <w:sz w:val="16"/>
                <w:szCs w:val="16"/>
              </w:rPr>
            </w:pPr>
            <w:r w:rsidRPr="00EF7F18">
              <w:rPr>
                <w:sz w:val="16"/>
                <w:szCs w:val="16"/>
              </w:rPr>
              <w:t>If the D2R transmission is for a</w:t>
            </w:r>
            <w:r w:rsidRPr="00EF7F18">
              <w:rPr>
                <w:color w:val="FF0000"/>
                <w:sz w:val="16"/>
                <w:szCs w:val="16"/>
              </w:rPr>
              <w:t xml:space="preserve">n </w:t>
            </w:r>
            <w:r w:rsidRPr="00EF7F18">
              <w:rPr>
                <w:i/>
                <w:iCs/>
                <w:color w:val="FF0000"/>
                <w:sz w:val="16"/>
                <w:szCs w:val="16"/>
              </w:rPr>
              <w:t xml:space="preserve">Access </w:t>
            </w:r>
            <w:r w:rsidRPr="00EF7F18">
              <w:rPr>
                <w:i/>
                <w:iCs/>
                <w:sz w:val="16"/>
                <w:szCs w:val="16"/>
              </w:rPr>
              <w:t>Random ID</w:t>
            </w:r>
            <w:r w:rsidRPr="00EF7F18">
              <w:rPr>
                <w:sz w:val="16"/>
                <w:szCs w:val="16"/>
              </w:rPr>
              <w:t xml:space="preserve"> message (Msg1) or corresponds to a </w:t>
            </w:r>
            <w:r w:rsidRPr="00EF7F18">
              <w:rPr>
                <w:i/>
                <w:iCs/>
                <w:sz w:val="16"/>
                <w:szCs w:val="16"/>
              </w:rPr>
              <w:t>Random ID Response</w:t>
            </w:r>
            <w:r w:rsidRPr="00EF7F18">
              <w:rPr>
                <w:sz w:val="16"/>
                <w:szCs w:val="16"/>
              </w:rPr>
              <w:t xml:space="preserve"> message (Msg2)</w:t>
            </w:r>
          </w:p>
          <w:p w14:paraId="570095D6" w14:textId="77777777" w:rsidR="003470AD" w:rsidRPr="00EF7F18" w:rsidRDefault="003470AD" w:rsidP="003470AD">
            <w:pPr>
              <w:widowControl w:val="0"/>
              <w:numPr>
                <w:ilvl w:val="0"/>
                <w:numId w:val="144"/>
              </w:numPr>
              <w:overflowPunct/>
              <w:autoSpaceDE/>
              <w:autoSpaceDN/>
              <w:adjustRightInd/>
              <w:jc w:val="both"/>
              <w:textAlignment w:val="auto"/>
              <w:rPr>
                <w:rFonts w:eastAsia="SimSun"/>
                <w:iCs/>
                <w:sz w:val="16"/>
                <w:szCs w:val="16"/>
              </w:rPr>
            </w:pPr>
            <w:r w:rsidRPr="00EF7F18">
              <w:rPr>
                <w:rFonts w:eastAsia="SimSun"/>
                <w:iCs/>
                <w:sz w:val="16"/>
                <w:szCs w:val="16"/>
              </w:rPr>
              <w:t>the device shall determine …</w:t>
            </w:r>
          </w:p>
          <w:p w14:paraId="4C812934" w14:textId="77777777" w:rsidR="003470AD" w:rsidRPr="00EF7F18" w:rsidRDefault="003470AD" w:rsidP="00233CF5">
            <w:pPr>
              <w:jc w:val="both"/>
              <w:rPr>
                <w:rFonts w:eastAsia="DengXian"/>
                <w:sz w:val="16"/>
                <w:szCs w:val="16"/>
              </w:rPr>
            </w:pPr>
            <w:r w:rsidRPr="00EF7F18">
              <w:rPr>
                <w:rFonts w:eastAsia="DengXian"/>
                <w:sz w:val="16"/>
                <w:szCs w:val="16"/>
              </w:rPr>
              <w:t>…</w:t>
            </w:r>
          </w:p>
          <w:p w14:paraId="12169067" w14:textId="77777777" w:rsidR="003470AD" w:rsidRPr="00EF7F18" w:rsidRDefault="003470AD" w:rsidP="00233CF5">
            <w:pPr>
              <w:jc w:val="both"/>
              <w:rPr>
                <w:rFonts w:eastAsia="SimSun"/>
                <w:sz w:val="16"/>
                <w:szCs w:val="16"/>
              </w:rPr>
            </w:pPr>
            <w:r w:rsidRPr="00EF7F18">
              <w:rPr>
                <w:rFonts w:eastAsia="SimSun"/>
                <w:sz w:val="16"/>
                <w:szCs w:val="16"/>
              </w:rPr>
              <w:t>If the D2R transmission is for a</w:t>
            </w:r>
            <w:r w:rsidRPr="00EF7F18">
              <w:rPr>
                <w:rFonts w:eastAsia="SimSun"/>
                <w:color w:val="FF0000"/>
                <w:sz w:val="16"/>
                <w:szCs w:val="16"/>
              </w:rPr>
              <w:t xml:space="preserve">n </w:t>
            </w:r>
            <w:r w:rsidRPr="00EF7F18">
              <w:rPr>
                <w:rFonts w:eastAsia="SimSun"/>
                <w:i/>
                <w:iCs/>
                <w:color w:val="FF0000"/>
                <w:sz w:val="16"/>
                <w:szCs w:val="16"/>
              </w:rPr>
              <w:t xml:space="preserve">Access </w:t>
            </w:r>
            <w:r w:rsidRPr="00EF7F18">
              <w:rPr>
                <w:rFonts w:eastAsia="SimSun"/>
                <w:i/>
                <w:iCs/>
                <w:sz w:val="16"/>
                <w:szCs w:val="16"/>
              </w:rPr>
              <w:t>Random ID</w:t>
            </w:r>
            <w:r w:rsidRPr="00EF7F18">
              <w:rPr>
                <w:rFonts w:eastAsia="SimSun"/>
                <w:sz w:val="16"/>
                <w:szCs w:val="16"/>
              </w:rPr>
              <w:t xml:space="preserve"> message</w:t>
            </w:r>
          </w:p>
          <w:p w14:paraId="06AE7119" w14:textId="77777777" w:rsidR="003470AD" w:rsidRPr="00EF7F18" w:rsidRDefault="003470AD" w:rsidP="003470AD">
            <w:pPr>
              <w:widowControl w:val="0"/>
              <w:numPr>
                <w:ilvl w:val="0"/>
                <w:numId w:val="144"/>
              </w:numPr>
              <w:overflowPunct/>
              <w:autoSpaceDE/>
              <w:autoSpaceDN/>
              <w:adjustRightInd/>
              <w:jc w:val="both"/>
              <w:textAlignment w:val="auto"/>
              <w:rPr>
                <w:rFonts w:eastAsia="SimSun"/>
                <w:iCs/>
                <w:sz w:val="16"/>
                <w:szCs w:val="16"/>
              </w:rPr>
            </w:pPr>
            <w:r w:rsidRPr="00EF7F18">
              <w:rPr>
                <w:rFonts w:eastAsia="SimSun"/>
                <w:iCs/>
                <w:sz w:val="16"/>
                <w:szCs w:val="16"/>
              </w:rPr>
              <w:t xml:space="preserve">if after chip </w:t>
            </w:r>
            <m:oMath>
              <m:sSup>
                <m:sSupPr>
                  <m:ctrlPr>
                    <w:rPr>
                      <w:rFonts w:ascii="Cambria Math" w:eastAsia="SimSun" w:hAnsi="Cambria Math"/>
                      <w:i/>
                      <w:iCs/>
                      <w:sz w:val="16"/>
                      <w:szCs w:val="16"/>
                    </w:rPr>
                  </m:ctrlPr>
                </m:sSupPr>
                <m:e>
                  <m:r>
                    <w:rPr>
                      <w:rFonts w:ascii="Cambria Math" w:eastAsia="SimSun" w:hAnsi="Cambria Math"/>
                      <w:sz w:val="16"/>
                      <w:szCs w:val="16"/>
                    </w:rPr>
                    <m:t>χ</m:t>
                  </m:r>
                </m:e>
                <m:sup>
                  <m:r>
                    <m:rPr>
                      <m:nor/>
                    </m:rPr>
                    <w:rPr>
                      <w:rFonts w:eastAsia="SimSun"/>
                      <w:iCs/>
                      <w:sz w:val="16"/>
                      <w:szCs w:val="16"/>
                    </w:rPr>
                    <m:t>R2D</m:t>
                  </m:r>
                </m:sup>
              </m:sSup>
              <m:r>
                <w:rPr>
                  <w:rFonts w:ascii="Cambria Math" w:eastAsia="SimSun" w:hAnsi="Cambria Math"/>
                  <w:sz w:val="16"/>
                  <w:szCs w:val="16"/>
                </w:rPr>
                <m:t xml:space="preserve">= </m:t>
              </m:r>
              <m:sSubSup>
                <m:sSubSupPr>
                  <m:ctrlPr>
                    <w:rPr>
                      <w:rFonts w:ascii="Cambria Math" w:eastAsia="SimSun" w:hAnsi="Cambria Math"/>
                      <w:i/>
                      <w:iCs/>
                      <w:sz w:val="16"/>
                      <w:szCs w:val="16"/>
                    </w:rPr>
                  </m:ctrlPr>
                </m:sSubSupPr>
                <m:e>
                  <m:r>
                    <w:rPr>
                      <w:rFonts w:ascii="Cambria Math" w:eastAsia="SimSun" w:hAnsi="Cambria Math"/>
                      <w:sz w:val="16"/>
                      <w:szCs w:val="16"/>
                    </w:rPr>
                    <m:t>χ</m:t>
                  </m:r>
                </m:e>
                <m:sub>
                  <m:r>
                    <m:rPr>
                      <m:nor/>
                    </m:rPr>
                    <w:rPr>
                      <w:rFonts w:eastAsia="SimSun"/>
                      <w:iCs/>
                      <w:sz w:val="16"/>
                      <w:szCs w:val="16"/>
                    </w:rPr>
                    <m:t>end</m:t>
                  </m:r>
                </m:sub>
                <m:sup>
                  <m:r>
                    <m:rPr>
                      <m:nor/>
                    </m:rPr>
                    <w:rPr>
                      <w:rFonts w:eastAsia="SimSun"/>
                      <w:iCs/>
                      <w:sz w:val="16"/>
                      <w:szCs w:val="16"/>
                    </w:rPr>
                    <m:t>R2D</m:t>
                  </m:r>
                </m:sup>
              </m:sSubSup>
            </m:oMath>
            <w:r w:rsidRPr="00EF7F18">
              <w:rPr>
                <w:rFonts w:eastAsia="SimSun"/>
                <w:iCs/>
                <w:sz w:val="16"/>
                <w:szCs w:val="16"/>
              </w:rPr>
              <w:t xml:space="preserve">  there are potential access occasion(s), as defined in TS 38.391 [3], for the transmission which are earlier in time than the access occasion selected for the transmission</w:t>
            </w:r>
          </w:p>
          <w:p w14:paraId="6D358FF7" w14:textId="77777777" w:rsidR="003470AD" w:rsidRPr="00EF7F18" w:rsidRDefault="003470AD" w:rsidP="00233CF5">
            <w:pPr>
              <w:ind w:leftChars="383" w:left="1050" w:hanging="284"/>
              <w:jc w:val="both"/>
              <w:rPr>
                <w:rFonts w:eastAsia="SimSun"/>
                <w:sz w:val="16"/>
                <w:szCs w:val="16"/>
              </w:rPr>
            </w:pPr>
            <w:r w:rsidRPr="00EF7F18">
              <w:rPr>
                <w:rFonts w:eastAsia="SimSun"/>
                <w:sz w:val="16"/>
                <w:szCs w:val="16"/>
              </w:rPr>
              <w:lastRenderedPageBreak/>
              <w:t>-</w:t>
            </w:r>
            <w:r w:rsidRPr="00EF7F18">
              <w:rPr>
                <w:rFonts w:eastAsia="SimSun"/>
                <w:sz w:val="16"/>
                <w:szCs w:val="16"/>
              </w:rPr>
              <w:tab/>
              <w:t xml:space="preserve">the device shall set </w:t>
            </w:r>
            <m:oMath>
              <m:sSub>
                <m:sSubPr>
                  <m:ctrlPr>
                    <w:rPr>
                      <w:rFonts w:ascii="Cambria Math" w:eastAsia="SimSun" w:hAnsi="Cambria Math"/>
                      <w:i/>
                      <w:sz w:val="16"/>
                      <w:szCs w:val="16"/>
                    </w:rPr>
                  </m:ctrlPr>
                </m:sSubPr>
                <m:e>
                  <m:r>
                    <w:rPr>
                      <w:rFonts w:ascii="Cambria Math" w:eastAsia="SimSun" w:hAnsi="Cambria Math"/>
                      <w:sz w:val="16"/>
                      <w:szCs w:val="16"/>
                    </w:rPr>
                    <m:t>T</m:t>
                  </m:r>
                </m:e>
                <m:sub>
                  <m:r>
                    <m:rPr>
                      <m:nor/>
                    </m:rPr>
                    <w:rPr>
                      <w:rFonts w:eastAsia="SimSun"/>
                      <w:sz w:val="16"/>
                      <w:szCs w:val="16"/>
                    </w:rPr>
                    <m:t>R→D</m:t>
                  </m:r>
                </m:sub>
              </m:sSub>
              <m:r>
                <w:rPr>
                  <w:rFonts w:ascii="Cambria Math" w:eastAsia="SimSun" w:hAnsi="Cambria Math"/>
                  <w:sz w:val="16"/>
                  <w:szCs w:val="16"/>
                </w:rPr>
                <m:t>=1.25</m:t>
              </m:r>
              <m:d>
                <m:dPr>
                  <m:ctrlPr>
                    <w:rPr>
                      <w:rFonts w:ascii="Cambria Math" w:eastAsia="SimSun" w:hAnsi="Cambria Math"/>
                      <w:i/>
                      <w:sz w:val="16"/>
                      <w:szCs w:val="16"/>
                    </w:rPr>
                  </m:ctrlPr>
                </m:dPr>
                <m:e>
                  <m:sSub>
                    <m:sSubPr>
                      <m:ctrlPr>
                        <w:rPr>
                          <w:rFonts w:ascii="Cambria Math" w:eastAsia="SimSun" w:hAnsi="Cambria Math"/>
                          <w:i/>
                          <w:sz w:val="16"/>
                          <w:szCs w:val="16"/>
                        </w:rPr>
                      </m:ctrlPr>
                    </m:sSubPr>
                    <m:e>
                      <m:r>
                        <w:rPr>
                          <w:rFonts w:ascii="Cambria Math" w:eastAsia="SimSun" w:hAnsi="Cambria Math"/>
                          <w:sz w:val="16"/>
                          <w:szCs w:val="16"/>
                        </w:rPr>
                        <m:t>T</m:t>
                      </m:r>
                    </m:e>
                    <m:sub>
                      <m:r>
                        <m:rPr>
                          <m:nor/>
                        </m:rPr>
                        <w:rPr>
                          <w:rFonts w:eastAsia="SimSun"/>
                          <w:sz w:val="16"/>
                          <w:szCs w:val="16"/>
                        </w:rPr>
                        <m:t>offset</m:t>
                      </m:r>
                    </m:sub>
                  </m:sSub>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M</m:t>
                      </m:r>
                    </m:e>
                    <m:sub>
                      <m:r>
                        <m:rPr>
                          <m:nor/>
                        </m:rPr>
                        <w:rPr>
                          <w:rFonts w:eastAsia="SimSun"/>
                          <w:sz w:val="16"/>
                          <w:szCs w:val="16"/>
                        </w:rPr>
                        <m:t>chip</m:t>
                      </m:r>
                    </m:sub>
                    <m:sup>
                      <m:r>
                        <m:rPr>
                          <m:nor/>
                        </m:rPr>
                        <w:rPr>
                          <w:rFonts w:eastAsia="SimSun"/>
                          <w:sz w:val="16"/>
                          <w:szCs w:val="16"/>
                        </w:rPr>
                        <m:t>D2R</m:t>
                      </m:r>
                    </m:sup>
                  </m:sSubSup>
                  <m:sSubSup>
                    <m:sSubSupPr>
                      <m:ctrlPr>
                        <w:rPr>
                          <w:rFonts w:ascii="Cambria Math" w:eastAsia="SimSun" w:hAnsi="Cambria Math"/>
                          <w:i/>
                          <w:sz w:val="16"/>
                          <w:szCs w:val="16"/>
                        </w:rPr>
                      </m:ctrlPr>
                    </m:sSubSupPr>
                    <m:e>
                      <m:r>
                        <w:rPr>
                          <w:rFonts w:ascii="Cambria Math" w:eastAsia="SimSun" w:hAnsi="Cambria Math"/>
                          <w:sz w:val="16"/>
                          <w:szCs w:val="16"/>
                        </w:rPr>
                        <m:t>T</m:t>
                      </m:r>
                    </m:e>
                    <m:sub>
                      <m:r>
                        <m:rPr>
                          <m:nor/>
                        </m:rPr>
                        <w:rPr>
                          <w:rFonts w:eastAsia="SimSun"/>
                          <w:sz w:val="16"/>
                          <w:szCs w:val="16"/>
                        </w:rPr>
                        <m:t>chip</m:t>
                      </m:r>
                    </m:sub>
                    <m:sup>
                      <m:r>
                        <m:rPr>
                          <m:nor/>
                        </m:rPr>
                        <w:rPr>
                          <w:rFonts w:eastAsia="SimSun"/>
                          <w:sz w:val="16"/>
                          <w:szCs w:val="16"/>
                        </w:rPr>
                        <m:t>D2R</m:t>
                      </m:r>
                    </m:sup>
                  </m:sSubSup>
                </m:e>
              </m:d>
            </m:oMath>
          </w:p>
          <w:p w14:paraId="3AE0E64D" w14:textId="77777777" w:rsidR="003470AD" w:rsidRPr="00EF7F18" w:rsidRDefault="003470AD" w:rsidP="003470AD">
            <w:pPr>
              <w:widowControl w:val="0"/>
              <w:numPr>
                <w:ilvl w:val="0"/>
                <w:numId w:val="144"/>
              </w:numPr>
              <w:overflowPunct/>
              <w:autoSpaceDE/>
              <w:autoSpaceDN/>
              <w:adjustRightInd/>
              <w:jc w:val="both"/>
              <w:textAlignment w:val="auto"/>
              <w:rPr>
                <w:rFonts w:eastAsia="SimSun"/>
                <w:iCs/>
                <w:sz w:val="16"/>
                <w:szCs w:val="16"/>
              </w:rPr>
            </w:pPr>
            <w:r w:rsidRPr="00EF7F18">
              <w:rPr>
                <w:rFonts w:eastAsia="SimSun"/>
                <w:iCs/>
                <w:sz w:val="16"/>
                <w:szCs w:val="16"/>
              </w:rPr>
              <w:t>otherwise</w:t>
            </w:r>
          </w:p>
          <w:p w14:paraId="60EFDD48" w14:textId="77777777" w:rsidR="003470AD" w:rsidRPr="00EF7F18" w:rsidRDefault="003470AD" w:rsidP="00233CF5">
            <w:pPr>
              <w:ind w:leftChars="383" w:left="1050" w:hanging="284"/>
              <w:jc w:val="both"/>
              <w:rPr>
                <w:rFonts w:eastAsia="SimSun"/>
                <w:sz w:val="16"/>
                <w:szCs w:val="16"/>
              </w:rPr>
            </w:pPr>
            <w:r w:rsidRPr="00EF7F18">
              <w:rPr>
                <w:rFonts w:eastAsia="SimSun"/>
                <w:sz w:val="16"/>
                <w:szCs w:val="16"/>
              </w:rPr>
              <w:t>-</w:t>
            </w:r>
            <w:r w:rsidRPr="00EF7F18">
              <w:rPr>
                <w:rFonts w:eastAsia="SimSun"/>
                <w:sz w:val="16"/>
                <w:szCs w:val="16"/>
              </w:rPr>
              <w:tab/>
              <w:t xml:space="preserve">the device shall set </w:t>
            </w:r>
            <m:oMath>
              <m:sSub>
                <m:sSubPr>
                  <m:ctrlPr>
                    <w:rPr>
                      <w:rFonts w:ascii="Cambria Math" w:eastAsia="SimSun" w:hAnsi="Cambria Math"/>
                      <w:i/>
                      <w:sz w:val="16"/>
                      <w:szCs w:val="16"/>
                    </w:rPr>
                  </m:ctrlPr>
                </m:sSubPr>
                <m:e>
                  <m:r>
                    <w:rPr>
                      <w:rFonts w:ascii="Cambria Math" w:eastAsia="SimSun" w:hAnsi="Cambria Math"/>
                      <w:sz w:val="16"/>
                      <w:szCs w:val="16"/>
                    </w:rPr>
                    <m:t>T</m:t>
                  </m:r>
                </m:e>
                <m:sub>
                  <m:r>
                    <m:rPr>
                      <m:nor/>
                    </m:rPr>
                    <w:rPr>
                      <w:rFonts w:ascii="Cambria Math" w:eastAsia="SimSun" w:hAnsi="Cambria Math"/>
                      <w:sz w:val="16"/>
                      <w:szCs w:val="16"/>
                    </w:rPr>
                    <m:t>R→D</m:t>
                  </m:r>
                </m:sub>
              </m:sSub>
              <m:r>
                <w:rPr>
                  <w:rFonts w:ascii="Cambria Math" w:eastAsia="SimSun" w:hAnsi="Cambria Math"/>
                  <w:sz w:val="16"/>
                  <w:szCs w:val="16"/>
                </w:rPr>
                <m:t>=</m:t>
              </m:r>
              <m:sSub>
                <m:sSubPr>
                  <m:ctrlPr>
                    <w:rPr>
                      <w:rFonts w:ascii="Cambria Math" w:eastAsia="SimSun" w:hAnsi="Cambria Math"/>
                      <w:i/>
                      <w:sz w:val="16"/>
                      <w:szCs w:val="16"/>
                    </w:rPr>
                  </m:ctrlPr>
                </m:sSubPr>
                <m:e>
                  <m:r>
                    <w:rPr>
                      <w:rFonts w:ascii="Cambria Math" w:eastAsia="SimSun" w:hAnsi="Cambria Math"/>
                      <w:sz w:val="16"/>
                      <w:szCs w:val="16"/>
                    </w:rPr>
                    <m:t>T</m:t>
                  </m:r>
                </m:e>
                <m:sub>
                  <m:r>
                    <m:rPr>
                      <m:nor/>
                    </m:rPr>
                    <w:rPr>
                      <w:rFonts w:ascii="Cambria Math" w:eastAsia="SimSun" w:hAnsi="Cambria Math"/>
                      <w:sz w:val="16"/>
                      <w:szCs w:val="16"/>
                    </w:rPr>
                    <m:t>offset</m:t>
                  </m:r>
                </m:sub>
              </m:sSub>
            </m:oMath>
          </w:p>
          <w:p w14:paraId="6D08EDAB" w14:textId="77777777" w:rsidR="003470AD" w:rsidRPr="00EF7F18" w:rsidRDefault="003470AD" w:rsidP="00233CF5">
            <w:pPr>
              <w:jc w:val="both"/>
              <w:rPr>
                <w:rFonts w:eastAsia="SimSun"/>
                <w:sz w:val="16"/>
                <w:szCs w:val="16"/>
              </w:rPr>
            </w:pPr>
            <w:r w:rsidRPr="00EF7F18">
              <w:rPr>
                <w:rFonts w:eastAsia="SimSun"/>
                <w:sz w:val="16"/>
                <w:szCs w:val="16"/>
              </w:rPr>
              <w:t xml:space="preserve">else if the D2R transmission corresponds to a R2D </w:t>
            </w:r>
            <w:r w:rsidRPr="00EF7F18">
              <w:rPr>
                <w:rFonts w:eastAsia="SimSun"/>
                <w:i/>
                <w:iCs/>
                <w:sz w:val="16"/>
                <w:szCs w:val="16"/>
              </w:rPr>
              <w:t>Random ID Response</w:t>
            </w:r>
            <w:r w:rsidRPr="00EF7F18">
              <w:rPr>
                <w:rFonts w:eastAsia="SimSun"/>
                <w:sz w:val="16"/>
                <w:szCs w:val="16"/>
              </w:rPr>
              <w:t xml:space="preserve"> message or to a contention-free </w:t>
            </w:r>
            <w:r w:rsidRPr="00EF7F18">
              <w:rPr>
                <w:rFonts w:eastAsia="SimSun"/>
                <w:strike/>
                <w:color w:val="FF0000"/>
                <w:sz w:val="16"/>
                <w:szCs w:val="16"/>
              </w:rPr>
              <w:t>random</w:t>
            </w:r>
            <w:r w:rsidRPr="00EF7F18">
              <w:rPr>
                <w:rFonts w:eastAsia="SimSun"/>
                <w:color w:val="FF0000"/>
                <w:sz w:val="16"/>
                <w:szCs w:val="16"/>
              </w:rPr>
              <w:t xml:space="preserve"> </w:t>
            </w:r>
            <w:r w:rsidRPr="00EF7F18">
              <w:rPr>
                <w:rFonts w:eastAsia="SimSun"/>
                <w:sz w:val="16"/>
                <w:szCs w:val="16"/>
              </w:rPr>
              <w:t>access procedure</w:t>
            </w:r>
          </w:p>
          <w:p w14:paraId="0A92A326" w14:textId="77777777" w:rsidR="003470AD" w:rsidRPr="00EF7F18" w:rsidRDefault="003470AD" w:rsidP="00233CF5">
            <w:pPr>
              <w:jc w:val="center"/>
              <w:rPr>
                <w:rFonts w:eastAsia="DengXian"/>
                <w:color w:val="FF0000"/>
                <w:sz w:val="16"/>
                <w:szCs w:val="16"/>
              </w:rPr>
            </w:pPr>
            <w:r w:rsidRPr="00EF7F18">
              <w:rPr>
                <w:rFonts w:eastAsia="DengXian"/>
                <w:color w:val="FF0000"/>
                <w:sz w:val="16"/>
                <w:szCs w:val="16"/>
              </w:rPr>
              <w:t>&lt;Unchanged parts omitted&gt;</w:t>
            </w:r>
          </w:p>
          <w:p w14:paraId="36899D2E" w14:textId="77777777" w:rsidR="003470AD" w:rsidRPr="00EF7F18" w:rsidRDefault="003470AD" w:rsidP="003A6D10">
            <w:pPr>
              <w:rPr>
                <w:rFonts w:eastAsia="SimSun"/>
              </w:rPr>
            </w:pPr>
            <w:bookmarkStart w:id="443" w:name="_Toc211860323"/>
            <w:bookmarkStart w:id="444" w:name="_Toc211860614"/>
            <w:bookmarkStart w:id="445" w:name="_Toc211860836"/>
            <w:bookmarkStart w:id="446" w:name="_Toc211861057"/>
            <w:bookmarkStart w:id="447" w:name="_Toc211861468"/>
            <w:bookmarkStart w:id="448" w:name="_Toc211861638"/>
            <w:r w:rsidRPr="00EF7F18">
              <w:rPr>
                <w:rFonts w:eastAsia="SimSun"/>
              </w:rPr>
              <w:t>7.1.3</w:t>
            </w:r>
            <w:r w:rsidRPr="00EF7F18">
              <w:rPr>
                <w:rFonts w:eastAsia="SimSun"/>
              </w:rPr>
              <w:tab/>
              <w:t>Device procedure for modulation scheme determination</w:t>
            </w:r>
            <w:bookmarkEnd w:id="443"/>
            <w:bookmarkEnd w:id="444"/>
            <w:bookmarkEnd w:id="445"/>
            <w:bookmarkEnd w:id="446"/>
            <w:bookmarkEnd w:id="447"/>
            <w:bookmarkEnd w:id="448"/>
          </w:p>
          <w:p w14:paraId="585FC646" w14:textId="77777777" w:rsidR="003470AD" w:rsidRPr="00EF7F18" w:rsidRDefault="003470AD" w:rsidP="00233CF5">
            <w:pPr>
              <w:jc w:val="both"/>
              <w:rPr>
                <w:rFonts w:eastAsia="SimSun"/>
                <w:sz w:val="16"/>
                <w:szCs w:val="16"/>
              </w:rPr>
            </w:pPr>
            <w:r w:rsidRPr="00EF7F18">
              <w:rPr>
                <w:rFonts w:eastAsia="SimSun"/>
                <w:sz w:val="16"/>
                <w:szCs w:val="16"/>
              </w:rPr>
              <w:t>To determine the modulation scheme for the entire D2R transmission, the device shall:</w:t>
            </w:r>
          </w:p>
          <w:p w14:paraId="6D466017" w14:textId="77777777" w:rsidR="003470AD" w:rsidRPr="00EF7F18" w:rsidRDefault="003470AD" w:rsidP="00233CF5">
            <w:pPr>
              <w:ind w:left="568" w:hanging="284"/>
              <w:jc w:val="both"/>
              <w:rPr>
                <w:rFonts w:eastAsia="SimSun"/>
                <w:sz w:val="16"/>
                <w:szCs w:val="16"/>
              </w:rPr>
            </w:pPr>
            <w:r w:rsidRPr="00EF7F18">
              <w:rPr>
                <w:rFonts w:eastAsia="SimSun"/>
                <w:sz w:val="16"/>
                <w:szCs w:val="16"/>
              </w:rPr>
              <w:t>-</w:t>
            </w:r>
            <w:r w:rsidRPr="00EF7F18">
              <w:rPr>
                <w:rFonts w:eastAsia="SimSun"/>
                <w:sz w:val="16"/>
                <w:szCs w:val="16"/>
              </w:rPr>
              <w:tab/>
              <w:t xml:space="preserve">if the PDRCH is for transmitting Msg1 or corresponds to a contention-free </w:t>
            </w:r>
            <w:r w:rsidRPr="00EF7F18">
              <w:rPr>
                <w:rFonts w:eastAsia="SimSun"/>
                <w:strike/>
                <w:color w:val="FF0000"/>
                <w:sz w:val="16"/>
                <w:szCs w:val="16"/>
              </w:rPr>
              <w:t>random</w:t>
            </w:r>
            <w:r w:rsidRPr="00EF7F18">
              <w:rPr>
                <w:rFonts w:eastAsia="SimSun"/>
                <w:color w:val="FF0000"/>
                <w:sz w:val="16"/>
                <w:szCs w:val="16"/>
              </w:rPr>
              <w:t xml:space="preserve"> </w:t>
            </w:r>
            <w:r w:rsidRPr="00EF7F18">
              <w:rPr>
                <w:rFonts w:eastAsia="SimSun"/>
                <w:sz w:val="16"/>
                <w:szCs w:val="16"/>
              </w:rPr>
              <w:t>access procedure</w:t>
            </w:r>
          </w:p>
          <w:p w14:paraId="3FE14B71" w14:textId="77777777" w:rsidR="003470AD" w:rsidRPr="00EF7F18" w:rsidRDefault="003470AD" w:rsidP="00233CF5">
            <w:pPr>
              <w:ind w:left="851" w:hanging="284"/>
              <w:jc w:val="both"/>
              <w:rPr>
                <w:rFonts w:eastAsia="SimSun"/>
                <w:sz w:val="16"/>
                <w:szCs w:val="16"/>
              </w:rPr>
            </w:pPr>
            <w:r w:rsidRPr="00EF7F18">
              <w:rPr>
                <w:rFonts w:eastAsia="SimSun"/>
                <w:sz w:val="16"/>
                <w:szCs w:val="16"/>
              </w:rPr>
              <w:t>-</w:t>
            </w:r>
            <w:r w:rsidRPr="00EF7F18">
              <w:rPr>
                <w:rFonts w:eastAsia="SimSun"/>
                <w:sz w:val="16"/>
                <w:szCs w:val="16"/>
              </w:rPr>
              <w:tab/>
              <w:t>determine according to its implementation to use either OOK modulation or BPSK modulation</w:t>
            </w:r>
          </w:p>
          <w:p w14:paraId="4117F5E8" w14:textId="77777777" w:rsidR="003470AD" w:rsidRPr="00EF7F18" w:rsidRDefault="003470AD" w:rsidP="00233CF5">
            <w:pPr>
              <w:jc w:val="both"/>
              <w:rPr>
                <w:rFonts w:eastAsia="DengXian"/>
                <w:sz w:val="16"/>
                <w:szCs w:val="16"/>
                <w:lang w:eastAsia="zh-CN"/>
              </w:rPr>
            </w:pPr>
            <w:r w:rsidRPr="00EF7F18">
              <w:rPr>
                <w:rFonts w:eastAsia="DengXian"/>
                <w:sz w:val="16"/>
                <w:szCs w:val="16"/>
                <w:lang w:eastAsia="zh-CN"/>
              </w:rPr>
              <w:t>…</w:t>
            </w:r>
          </w:p>
          <w:p w14:paraId="4F41A68A" w14:textId="77777777" w:rsidR="003470AD" w:rsidRPr="00EF7F18" w:rsidRDefault="003470AD" w:rsidP="00233CF5">
            <w:pPr>
              <w:snapToGrid w:val="0"/>
              <w:jc w:val="center"/>
              <w:rPr>
                <w:bCs/>
                <w:sz w:val="16"/>
                <w:szCs w:val="16"/>
                <w:lang w:eastAsia="zh-CN"/>
              </w:rPr>
            </w:pPr>
            <w:r w:rsidRPr="00EF7F18">
              <w:rPr>
                <w:rFonts w:eastAsia="DengXian"/>
                <w:color w:val="FF0000"/>
                <w:sz w:val="16"/>
                <w:szCs w:val="16"/>
              </w:rPr>
              <w:t>&lt;Unchanged parts omitted&gt;</w:t>
            </w:r>
          </w:p>
        </w:tc>
      </w:tr>
    </w:tbl>
    <w:p w14:paraId="7B305263" w14:textId="77777777" w:rsidR="003470AD" w:rsidRPr="00C009DA" w:rsidRDefault="003470AD" w:rsidP="003470AD">
      <w:pPr>
        <w:rPr>
          <w:rFonts w:eastAsia="DengXian"/>
          <w:lang w:val="en-CA" w:eastAsia="zh-CN"/>
        </w:rPr>
      </w:pPr>
    </w:p>
    <w:p w14:paraId="07D59349" w14:textId="77777777" w:rsidR="003470AD" w:rsidRPr="00C009DA" w:rsidRDefault="003470AD" w:rsidP="003470AD">
      <w:pPr>
        <w:rPr>
          <w:rFonts w:eastAsia="DengXian"/>
          <w:b/>
          <w:bCs/>
          <w:lang w:eastAsia="zh-CN"/>
        </w:rPr>
      </w:pPr>
      <w:r w:rsidRPr="00C009DA">
        <w:rPr>
          <w:rFonts w:eastAsia="DengXian"/>
          <w:b/>
          <w:bCs/>
          <w:highlight w:val="green"/>
          <w:lang w:eastAsia="zh-CN"/>
        </w:rPr>
        <w:t>Agreement</w:t>
      </w:r>
    </w:p>
    <w:p w14:paraId="277FF99D" w14:textId="77777777" w:rsidR="003470AD" w:rsidRPr="00C009DA" w:rsidRDefault="003470AD" w:rsidP="003470AD">
      <w:pPr>
        <w:rPr>
          <w:rFonts w:eastAsia="DengXian"/>
          <w:lang w:eastAsia="zh-CN"/>
        </w:rPr>
      </w:pPr>
      <w:r w:rsidRPr="00C009DA">
        <w:t xml:space="preserve">A device is not required to monitor R2D during </w:t>
      </w:r>
      <m:oMath>
        <m:sSub>
          <m:sSubPr>
            <m:ctrlPr>
              <w:rPr>
                <w:rFonts w:ascii="Cambria Math" w:hAnsi="Cambria Math"/>
                <w:i/>
              </w:rPr>
            </m:ctrlPr>
          </m:sSubPr>
          <m:e>
            <m:r>
              <w:rPr>
                <w:rFonts w:ascii="Cambria Math" w:hAnsi="Cambria Math"/>
              </w:rPr>
              <m:t>T</m:t>
            </m:r>
          </m:e>
          <m:sub>
            <m:r>
              <m:rPr>
                <m:nor/>
              </m:rPr>
              <m:t>R→D</m:t>
            </m:r>
          </m:sub>
        </m:sSub>
      </m:oMath>
      <w:r w:rsidRPr="00C009DA">
        <w:t xml:space="preserve"> for preparing D2R transmission</w:t>
      </w:r>
    </w:p>
    <w:p w14:paraId="7397C84F"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DengXian"/>
          <w:lang w:eastAsia="zh-CN"/>
        </w:rPr>
      </w:pPr>
      <w:r w:rsidRPr="00C009DA">
        <w:rPr>
          <w:rFonts w:eastAsia="DengXian"/>
          <w:lang w:eastAsia="zh-CN"/>
        </w:rPr>
        <w:t>FFS in RAN1#123: how to capture this behaviour in the specifications</w:t>
      </w:r>
    </w:p>
    <w:p w14:paraId="20EC7B75" w14:textId="77777777" w:rsidR="003470AD" w:rsidRPr="00C009DA" w:rsidRDefault="003470AD" w:rsidP="003470AD">
      <w:pPr>
        <w:rPr>
          <w:rFonts w:eastAsia="DengXian"/>
          <w:lang w:val="en-CA" w:eastAsia="zh-CN"/>
        </w:rPr>
      </w:pPr>
    </w:p>
    <w:p w14:paraId="2B48FB9E" w14:textId="77777777" w:rsidR="003470AD" w:rsidRPr="00C009DA" w:rsidRDefault="003470AD" w:rsidP="003470AD">
      <w:pPr>
        <w:rPr>
          <w:rFonts w:eastAsiaTheme="minorEastAsia"/>
          <w:b/>
          <w:bCs/>
          <w:lang w:eastAsia="zh-CN"/>
        </w:rPr>
      </w:pPr>
      <w:r w:rsidRPr="00C009DA">
        <w:rPr>
          <w:rFonts w:eastAsiaTheme="minorEastAsia"/>
          <w:b/>
          <w:bCs/>
          <w:lang w:eastAsia="zh-CN"/>
        </w:rPr>
        <w:t>Conclusion</w:t>
      </w:r>
    </w:p>
    <w:p w14:paraId="29E99426" w14:textId="77777777" w:rsidR="003470AD" w:rsidRPr="00C009DA" w:rsidRDefault="003470AD" w:rsidP="003470AD">
      <w:pPr>
        <w:rPr>
          <w:rFonts w:eastAsiaTheme="minorEastAsia"/>
          <w:lang w:eastAsia="zh-CN"/>
        </w:rPr>
      </w:pPr>
      <w:r w:rsidRPr="00C009DA">
        <w:rPr>
          <w:rFonts w:eastAsiaTheme="minorEastAsia"/>
          <w:lang w:eastAsia="zh-CN"/>
        </w:rPr>
        <w:t>The issue in Section 5.1 of R1-2508039 is not pursued.</w:t>
      </w:r>
    </w:p>
    <w:p w14:paraId="00E52EAE" w14:textId="77777777" w:rsidR="003470AD" w:rsidRPr="00C009DA" w:rsidRDefault="003470AD" w:rsidP="003470AD">
      <w:pPr>
        <w:rPr>
          <w:rFonts w:eastAsia="DengXian"/>
          <w:lang w:val="en-CA" w:eastAsia="zh-CN"/>
        </w:rPr>
      </w:pPr>
    </w:p>
    <w:p w14:paraId="733C7784" w14:textId="77777777" w:rsidR="003470AD" w:rsidRPr="00C009DA" w:rsidRDefault="003470AD" w:rsidP="003470AD">
      <w:pPr>
        <w:pStyle w:val="3GPPNormalText"/>
        <w:spacing w:after="0"/>
        <w:rPr>
          <w:b/>
          <w:bCs/>
          <w:sz w:val="20"/>
        </w:rPr>
      </w:pPr>
      <w:r w:rsidRPr="00C009DA">
        <w:rPr>
          <w:b/>
          <w:bCs/>
          <w:sz w:val="20"/>
          <w:lang w:val="en-CA"/>
        </w:rPr>
        <w:t>C</w:t>
      </w:r>
      <w:r w:rsidRPr="00C009DA">
        <w:rPr>
          <w:b/>
          <w:bCs/>
          <w:sz w:val="20"/>
        </w:rPr>
        <w:t>onclusion</w:t>
      </w:r>
    </w:p>
    <w:p w14:paraId="71C1E688" w14:textId="77777777" w:rsidR="003470AD" w:rsidRPr="00C009DA" w:rsidRDefault="003470AD" w:rsidP="003470AD">
      <w:pPr>
        <w:rPr>
          <w:rFonts w:eastAsia="DengXian"/>
          <w:lang w:eastAsia="zh-CN"/>
        </w:rPr>
      </w:pPr>
      <w:r w:rsidRPr="00C009DA">
        <w:rPr>
          <w:rFonts w:eastAsia="DengXian"/>
          <w:lang w:eastAsia="zh-CN"/>
        </w:rPr>
        <w:t xml:space="preserve">The following text proposals </w:t>
      </w:r>
      <w:r w:rsidRPr="00C009DA">
        <w:rPr>
          <w:rFonts w:eastAsiaTheme="minorEastAsia"/>
          <w:lang w:eastAsia="zh-CN"/>
        </w:rPr>
        <w:t xml:space="preserve">of R1-2508039 </w:t>
      </w:r>
      <w:r w:rsidRPr="00C009DA">
        <w:rPr>
          <w:rFonts w:eastAsia="DengXian"/>
          <w:lang w:eastAsia="zh-CN"/>
        </w:rPr>
        <w:t>are not pursued:</w:t>
      </w:r>
    </w:p>
    <w:p w14:paraId="36B5E438"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DengXian"/>
          <w:lang w:eastAsia="zh-CN"/>
        </w:rPr>
      </w:pPr>
      <w:r w:rsidRPr="00C009DA">
        <w:rPr>
          <w:rFonts w:eastAsia="DengXian"/>
          <w:lang w:eastAsia="zh-CN"/>
        </w:rPr>
        <w:t xml:space="preserve">The text proposal in </w:t>
      </w:r>
      <w:r w:rsidRPr="00C009DA">
        <w:rPr>
          <w:rFonts w:eastAsiaTheme="minorEastAsia"/>
          <w:iCs/>
          <w:lang w:eastAsia="zh-CN"/>
        </w:rPr>
        <w:t>Section</w:t>
      </w:r>
      <w:r w:rsidRPr="00C009DA">
        <w:rPr>
          <w:rFonts w:eastAsia="DengXian"/>
          <w:lang w:eastAsia="zh-CN"/>
        </w:rPr>
        <w:t xml:space="preserve"> 3.2.1;</w:t>
      </w:r>
    </w:p>
    <w:p w14:paraId="7B011913"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DengXian"/>
          <w:lang w:eastAsia="zh-CN"/>
        </w:rPr>
      </w:pPr>
      <w:r w:rsidRPr="00C009DA">
        <w:rPr>
          <w:rFonts w:eastAsia="DengXian"/>
          <w:lang w:eastAsia="zh-CN"/>
        </w:rPr>
        <w:t>The text proposal in Section 3.3.1;</w:t>
      </w:r>
    </w:p>
    <w:p w14:paraId="742BDAD8"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DengXian"/>
          <w:lang w:eastAsia="zh-CN"/>
        </w:rPr>
      </w:pPr>
      <w:r w:rsidRPr="00C009DA">
        <w:rPr>
          <w:rFonts w:eastAsia="DengXian"/>
          <w:lang w:eastAsia="zh-CN"/>
        </w:rPr>
        <w:t>The text proposal in Section 4.1.1;</w:t>
      </w:r>
    </w:p>
    <w:p w14:paraId="517794DE"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DengXian"/>
          <w:lang w:eastAsia="zh-CN"/>
        </w:rPr>
      </w:pPr>
      <w:r w:rsidRPr="00C009DA">
        <w:rPr>
          <w:rFonts w:eastAsia="DengXian"/>
          <w:lang w:eastAsia="zh-CN"/>
        </w:rPr>
        <w:t>The text proposal in Section 4.3.1.</w:t>
      </w:r>
    </w:p>
    <w:p w14:paraId="7396E0FC" w14:textId="77777777" w:rsidR="003470AD" w:rsidRPr="00C009DA" w:rsidRDefault="003470AD" w:rsidP="003470AD">
      <w:pPr>
        <w:rPr>
          <w:rFonts w:eastAsia="DengXian"/>
          <w:lang w:val="en-CA" w:eastAsia="zh-CN"/>
        </w:rPr>
      </w:pPr>
    </w:p>
    <w:p w14:paraId="7E4229AA" w14:textId="77777777" w:rsidR="003470AD" w:rsidRPr="00C009DA" w:rsidRDefault="003470AD" w:rsidP="003470AD">
      <w:pPr>
        <w:rPr>
          <w:rFonts w:eastAsia="DengXian"/>
          <w:b/>
          <w:bCs/>
          <w:lang w:val="en-CA" w:eastAsia="zh-CN"/>
        </w:rPr>
      </w:pPr>
      <w:r w:rsidRPr="00C009DA">
        <w:rPr>
          <w:rFonts w:eastAsia="DengXian"/>
          <w:b/>
          <w:bCs/>
          <w:lang w:val="en-CA" w:eastAsia="zh-CN"/>
        </w:rPr>
        <w:t>Conclusion</w:t>
      </w:r>
    </w:p>
    <w:p w14:paraId="4B45645B" w14:textId="77777777" w:rsidR="003470AD" w:rsidRPr="00C009DA" w:rsidRDefault="003470AD" w:rsidP="003470AD">
      <w:pPr>
        <w:jc w:val="both"/>
        <w:rPr>
          <w:rFonts w:eastAsiaTheme="minorEastAsia"/>
          <w:iCs/>
          <w:lang w:eastAsia="zh-CN"/>
        </w:rPr>
      </w:pPr>
      <w:r w:rsidRPr="00C009DA">
        <w:rPr>
          <w:rFonts w:eastAsiaTheme="minorEastAsia"/>
          <w:lang w:eastAsia="zh-CN"/>
        </w:rPr>
        <w:t xml:space="preserve">When X = 2, for the </w:t>
      </w:r>
      <w:r w:rsidRPr="00C009DA">
        <w:rPr>
          <w:rFonts w:eastAsiaTheme="minorEastAsia"/>
          <w:iCs/>
          <w:lang w:eastAsia="zh-CN"/>
        </w:rPr>
        <w:t>potential overlap of the 1</w:t>
      </w:r>
      <w:r w:rsidRPr="00C009DA">
        <w:rPr>
          <w:rFonts w:eastAsiaTheme="minorEastAsia"/>
          <w:iCs/>
          <w:vertAlign w:val="superscript"/>
          <w:lang w:eastAsia="zh-CN"/>
        </w:rPr>
        <w:t>st</w:t>
      </w:r>
      <w:r w:rsidRPr="00C009DA">
        <w:rPr>
          <w:rFonts w:eastAsiaTheme="minorEastAsia"/>
          <w:iCs/>
          <w:lang w:eastAsia="zh-CN"/>
        </w:rPr>
        <w:t xml:space="preserve"> and 2</w:t>
      </w:r>
      <w:r w:rsidRPr="00C009DA">
        <w:rPr>
          <w:rFonts w:eastAsiaTheme="minorEastAsia"/>
          <w:iCs/>
          <w:vertAlign w:val="superscript"/>
          <w:lang w:eastAsia="zh-CN"/>
        </w:rPr>
        <w:t>nd</w:t>
      </w:r>
      <w:r w:rsidRPr="00C009DA">
        <w:rPr>
          <w:rFonts w:eastAsiaTheme="minorEastAsia"/>
          <w:iCs/>
          <w:lang w:eastAsia="zh-CN"/>
        </w:rPr>
        <w:t xml:space="preserve"> Msg1 time resource due to the time drift during postamble and padding chips:</w:t>
      </w:r>
    </w:p>
    <w:p w14:paraId="4027CBCE" w14:textId="77777777" w:rsidR="003470AD" w:rsidRPr="00C009DA" w:rsidRDefault="003470AD" w:rsidP="003470AD">
      <w:pPr>
        <w:pStyle w:val="ListParagraph"/>
        <w:numPr>
          <w:ilvl w:val="0"/>
          <w:numId w:val="145"/>
        </w:numPr>
        <w:overflowPunct/>
        <w:autoSpaceDE/>
        <w:autoSpaceDN/>
        <w:adjustRightInd/>
        <w:spacing w:after="0"/>
        <w:contextualSpacing w:val="0"/>
        <w:jc w:val="both"/>
        <w:textAlignment w:val="auto"/>
        <w:rPr>
          <w:rFonts w:eastAsiaTheme="minorEastAsia"/>
          <w:iCs/>
          <w:lang w:eastAsia="zh-CN"/>
        </w:rPr>
      </w:pPr>
      <w:r w:rsidRPr="00C009DA">
        <w:rPr>
          <w:rFonts w:eastAsiaTheme="minorEastAsia"/>
          <w:iCs/>
          <w:lang w:eastAsia="zh-CN"/>
        </w:rPr>
        <w:t>RAN1#123 will make a decision on whether to specify a solution for this issue, or to leave it to be avoided or handled by reader implementation.</w:t>
      </w:r>
    </w:p>
    <w:p w14:paraId="51C26205" w14:textId="77777777" w:rsidR="003470AD" w:rsidRPr="006E511B" w:rsidRDefault="003470AD" w:rsidP="003470AD">
      <w:pPr>
        <w:rPr>
          <w:rFonts w:eastAsia="DengXian"/>
          <w:lang w:val="fr-FR" w:eastAsia="zh-CN"/>
        </w:rPr>
      </w:pPr>
    </w:p>
    <w:p w14:paraId="1927F5CB" w14:textId="70B135EF" w:rsidR="009048F4" w:rsidRPr="00982845" w:rsidRDefault="004710F9" w:rsidP="009048F4">
      <w:hyperlink r:id="rId417" w:history="1">
        <w:r>
          <w:rPr>
            <w:rStyle w:val="Hyperlink"/>
          </w:rPr>
          <w:t>R1-2506823</w:t>
        </w:r>
      </w:hyperlink>
      <w:r w:rsidR="009048F4" w:rsidRPr="00982845">
        <w:tab/>
        <w:t>Discussion on remaining issues of Rel-19 Ambient IoT</w:t>
      </w:r>
      <w:r w:rsidR="009048F4" w:rsidRPr="00982845">
        <w:tab/>
        <w:t>ZTE Corporation, Sanechips</w:t>
      </w:r>
    </w:p>
    <w:p w14:paraId="2D0D3A86" w14:textId="575905CC" w:rsidR="009048F4" w:rsidRPr="00982845" w:rsidRDefault="004710F9" w:rsidP="009048F4">
      <w:hyperlink r:id="rId418" w:history="1">
        <w:r>
          <w:rPr>
            <w:rStyle w:val="Hyperlink"/>
          </w:rPr>
          <w:t>R1-2506874</w:t>
        </w:r>
      </w:hyperlink>
      <w:r w:rsidR="009048F4" w:rsidRPr="00982845">
        <w:tab/>
        <w:t>Discussion on potential overlapping between TDMed Msg1 transmissions</w:t>
      </w:r>
      <w:r w:rsidR="009048F4" w:rsidRPr="00982845">
        <w:tab/>
        <w:t>vivo</w:t>
      </w:r>
    </w:p>
    <w:p w14:paraId="6F8AEEFC" w14:textId="3DE6807B" w:rsidR="009048F4" w:rsidRPr="00982845" w:rsidRDefault="004710F9" w:rsidP="009048F4">
      <w:hyperlink r:id="rId419" w:history="1">
        <w:r>
          <w:rPr>
            <w:rStyle w:val="Hyperlink"/>
          </w:rPr>
          <w:t>R1-2506964</w:t>
        </w:r>
      </w:hyperlink>
      <w:r w:rsidR="009048F4" w:rsidRPr="00982845">
        <w:tab/>
        <w:t>Discussion on remaining issues for Ambient IoT in NR</w:t>
      </w:r>
      <w:r w:rsidR="009048F4" w:rsidRPr="00982845">
        <w:tab/>
        <w:t>Xiaomi</w:t>
      </w:r>
    </w:p>
    <w:p w14:paraId="3FFF1E40" w14:textId="2C1794DC" w:rsidR="009048F4" w:rsidRPr="00982845" w:rsidRDefault="004710F9" w:rsidP="009048F4">
      <w:hyperlink r:id="rId420" w:history="1">
        <w:r>
          <w:rPr>
            <w:rStyle w:val="Hyperlink"/>
          </w:rPr>
          <w:t>R1-2507001</w:t>
        </w:r>
      </w:hyperlink>
      <w:r w:rsidR="009048F4" w:rsidRPr="00982845">
        <w:tab/>
        <w:t>Discussion on remaining issues of Ambient IoT (Internet of Things) in NR</w:t>
      </w:r>
      <w:r w:rsidR="009048F4" w:rsidRPr="00982845">
        <w:tab/>
        <w:t>CMCC</w:t>
      </w:r>
    </w:p>
    <w:p w14:paraId="39385BE3" w14:textId="460C805B" w:rsidR="009048F4" w:rsidRPr="00982845" w:rsidRDefault="004710F9" w:rsidP="009048F4">
      <w:hyperlink r:id="rId421" w:history="1">
        <w:r>
          <w:rPr>
            <w:rStyle w:val="Hyperlink"/>
          </w:rPr>
          <w:t>R1-2507097</w:t>
        </w:r>
      </w:hyperlink>
      <w:r w:rsidR="009048F4" w:rsidRPr="00982845">
        <w:tab/>
        <w:t>Remaining issues on Rel-19 A-IoT</w:t>
      </w:r>
      <w:r w:rsidR="009048F4" w:rsidRPr="00982845">
        <w:tab/>
        <w:t>CATT</w:t>
      </w:r>
    </w:p>
    <w:p w14:paraId="4229D6C0" w14:textId="7898F6E3" w:rsidR="009048F4" w:rsidRPr="00982845" w:rsidRDefault="004710F9" w:rsidP="009048F4">
      <w:hyperlink r:id="rId422" w:history="1">
        <w:r>
          <w:rPr>
            <w:rStyle w:val="Hyperlink"/>
          </w:rPr>
          <w:t>R1-2507154</w:t>
        </w:r>
      </w:hyperlink>
      <w:r w:rsidR="009048F4" w:rsidRPr="00982845">
        <w:tab/>
        <w:t>Maintenance on Rel-19 Ambient IoT</w:t>
      </w:r>
      <w:r w:rsidR="009048F4" w:rsidRPr="00982845">
        <w:tab/>
        <w:t>OPPO</w:t>
      </w:r>
    </w:p>
    <w:p w14:paraId="5A2061EF" w14:textId="3FCCA26D" w:rsidR="009048F4" w:rsidRPr="00982845" w:rsidRDefault="004710F9" w:rsidP="009048F4">
      <w:hyperlink r:id="rId423" w:history="1">
        <w:r>
          <w:rPr>
            <w:rStyle w:val="Hyperlink"/>
          </w:rPr>
          <w:t>R1-2507230</w:t>
        </w:r>
      </w:hyperlink>
      <w:r w:rsidR="009048F4" w:rsidRPr="00982845">
        <w:tab/>
        <w:t>Maintenance issues on Rel-19 A-IoT</w:t>
      </w:r>
      <w:r w:rsidR="009048F4" w:rsidRPr="00982845">
        <w:tab/>
        <w:t>Samsung</w:t>
      </w:r>
    </w:p>
    <w:p w14:paraId="2759F407" w14:textId="0D405219" w:rsidR="009048F4" w:rsidRPr="00982845" w:rsidRDefault="004710F9" w:rsidP="009048F4">
      <w:hyperlink r:id="rId424" w:history="1">
        <w:r>
          <w:rPr>
            <w:rStyle w:val="Hyperlink"/>
          </w:rPr>
          <w:t>R1-2507298</w:t>
        </w:r>
      </w:hyperlink>
      <w:r w:rsidR="009048F4" w:rsidRPr="00982845">
        <w:tab/>
        <w:t>Maintenance on Solutions for Ambient IoT in NR</w:t>
      </w:r>
      <w:r w:rsidR="009048F4" w:rsidRPr="00982845">
        <w:tab/>
        <w:t>NEC</w:t>
      </w:r>
    </w:p>
    <w:p w14:paraId="40F38117" w14:textId="57138F81" w:rsidR="009048F4" w:rsidRPr="00982845" w:rsidRDefault="004710F9" w:rsidP="009048F4">
      <w:hyperlink r:id="rId425" w:history="1">
        <w:r>
          <w:rPr>
            <w:rStyle w:val="Hyperlink"/>
          </w:rPr>
          <w:t>R1-2507455</w:t>
        </w:r>
      </w:hyperlink>
      <w:r w:rsidR="009048F4" w:rsidRPr="00982845">
        <w:tab/>
        <w:t>Maintenance of AIoT</w:t>
      </w:r>
      <w:r w:rsidR="009048F4" w:rsidRPr="00982845">
        <w:tab/>
        <w:t>Ofinno</w:t>
      </w:r>
    </w:p>
    <w:p w14:paraId="58AC334F" w14:textId="7D12097A" w:rsidR="009048F4" w:rsidRDefault="004710F9" w:rsidP="009048F4">
      <w:hyperlink r:id="rId426" w:history="1">
        <w:r>
          <w:rPr>
            <w:rStyle w:val="Hyperlink"/>
          </w:rPr>
          <w:t>R1-2507489</w:t>
        </w:r>
      </w:hyperlink>
      <w:r w:rsidR="009048F4" w:rsidRPr="00982845">
        <w:tab/>
        <w:t>Maintenance on Rel-19 Ambient IoT</w:t>
      </w:r>
      <w:r w:rsidR="009048F4" w:rsidRPr="00982845">
        <w:tab/>
        <w:t>Ericsson</w:t>
      </w:r>
    </w:p>
    <w:p w14:paraId="51CFA5B0" w14:textId="5001CC6B" w:rsidR="002420EA" w:rsidRDefault="002420EA" w:rsidP="009048F4">
      <w:pPr>
        <w:rPr>
          <w:rFonts w:eastAsia="DengXian"/>
          <w:lang w:eastAsia="zh-CN"/>
        </w:rPr>
      </w:pPr>
      <w:r w:rsidRPr="00DB4C0A">
        <w:rPr>
          <w:rFonts w:eastAsia="DengXian"/>
          <w:b/>
          <w:bCs/>
          <w:lang w:eastAsia="zh-CN"/>
        </w:rPr>
        <w:t>Decision:</w:t>
      </w:r>
      <w:r>
        <w:rPr>
          <w:rFonts w:eastAsia="DengXian"/>
          <w:lang w:eastAsia="zh-CN"/>
        </w:rPr>
        <w:t xml:space="preserve"> This was revised </w:t>
      </w:r>
      <w:r w:rsidR="00D00157">
        <w:rPr>
          <w:rFonts w:eastAsia="DengXian"/>
          <w:lang w:eastAsia="zh-CN"/>
        </w:rPr>
        <w:t>to</w:t>
      </w:r>
      <w:r>
        <w:rPr>
          <w:rFonts w:eastAsia="DengXian"/>
          <w:lang w:eastAsia="zh-CN"/>
        </w:rPr>
        <w:t xml:space="preserve"> </w:t>
      </w:r>
      <w:hyperlink r:id="rId427" w:history="1">
        <w:r w:rsidR="004710F9">
          <w:rPr>
            <w:rStyle w:val="Hyperlink"/>
            <w:rFonts w:eastAsia="DengXian"/>
            <w:lang w:eastAsia="zh-CN"/>
          </w:rPr>
          <w:t>R1-2507949</w:t>
        </w:r>
      </w:hyperlink>
      <w:r>
        <w:rPr>
          <w:rFonts w:eastAsia="DengXian"/>
          <w:lang w:eastAsia="zh-CN"/>
        </w:rPr>
        <w:t>.</w:t>
      </w:r>
    </w:p>
    <w:p w14:paraId="12D1D8A8" w14:textId="7E0A10EC" w:rsidR="003A5A04" w:rsidRDefault="004710F9" w:rsidP="009048F4">
      <w:hyperlink r:id="rId428" w:history="1">
        <w:r>
          <w:rPr>
            <w:rStyle w:val="Hyperlink"/>
            <w:rFonts w:eastAsia="DengXian"/>
            <w:lang w:eastAsia="zh-CN"/>
          </w:rPr>
          <w:t>R1-2507949</w:t>
        </w:r>
      </w:hyperlink>
      <w:r w:rsidR="003A5A04" w:rsidRPr="00982845">
        <w:tab/>
        <w:t>Maintenance on Rel-19 Ambient IoT</w:t>
      </w:r>
      <w:r w:rsidR="003A5A04" w:rsidRPr="00982845">
        <w:tab/>
        <w:t>Ericsson</w:t>
      </w:r>
    </w:p>
    <w:p w14:paraId="5AD366E4" w14:textId="02BB0760" w:rsidR="003A5A04" w:rsidRPr="00982845" w:rsidRDefault="003A5A04" w:rsidP="009048F4">
      <w:r w:rsidRPr="00DB4C0A">
        <w:rPr>
          <w:rFonts w:eastAsia="DengXian"/>
          <w:b/>
          <w:bCs/>
          <w:lang w:eastAsia="zh-CN"/>
        </w:rPr>
        <w:t>Decision:</w:t>
      </w:r>
      <w:r>
        <w:rPr>
          <w:rFonts w:eastAsia="DengXian"/>
          <w:lang w:eastAsia="zh-CN"/>
        </w:rPr>
        <w:t xml:space="preserve"> This is a revision of </w:t>
      </w:r>
      <w:hyperlink r:id="rId429" w:history="1">
        <w:r w:rsidR="004710F9">
          <w:rPr>
            <w:rStyle w:val="Hyperlink"/>
            <w:rFonts w:eastAsia="DengXian"/>
            <w:lang w:eastAsia="zh-CN"/>
          </w:rPr>
          <w:t>R1-2507489</w:t>
        </w:r>
      </w:hyperlink>
      <w:r>
        <w:rPr>
          <w:rFonts w:eastAsia="DengXian"/>
          <w:lang w:eastAsia="zh-CN"/>
        </w:rPr>
        <w:t>.</w:t>
      </w:r>
    </w:p>
    <w:p w14:paraId="61394360" w14:textId="4B283284" w:rsidR="009048F4" w:rsidRPr="00982845" w:rsidRDefault="004710F9" w:rsidP="009048F4">
      <w:hyperlink r:id="rId430" w:history="1">
        <w:r>
          <w:rPr>
            <w:rStyle w:val="Hyperlink"/>
          </w:rPr>
          <w:t>R1-2507697</w:t>
        </w:r>
      </w:hyperlink>
      <w:r w:rsidR="009048F4" w:rsidRPr="00982845">
        <w:tab/>
        <w:t>Maintenance on Ambient IoT</w:t>
      </w:r>
      <w:r w:rsidR="009048F4" w:rsidRPr="00982845">
        <w:tab/>
        <w:t>Qualcomm Incorporated</w:t>
      </w:r>
    </w:p>
    <w:p w14:paraId="6CDAA65E" w14:textId="15D0EAAD" w:rsidR="009048F4" w:rsidRPr="00982845" w:rsidRDefault="004710F9" w:rsidP="009048F4">
      <w:hyperlink r:id="rId431" w:history="1">
        <w:r>
          <w:rPr>
            <w:rStyle w:val="Hyperlink"/>
          </w:rPr>
          <w:t>R1-2507792</w:t>
        </w:r>
      </w:hyperlink>
      <w:r w:rsidR="009048F4" w:rsidRPr="00982845">
        <w:tab/>
        <w:t>Maintenance on solutions for Ambient IoT in NR</w:t>
      </w:r>
      <w:r w:rsidR="009048F4" w:rsidRPr="00982845">
        <w:tab/>
        <w:t>NTT DOCOMO, INC.</w:t>
      </w:r>
    </w:p>
    <w:p w14:paraId="1B2D64F4" w14:textId="31807B43" w:rsidR="009048F4" w:rsidRPr="00982845" w:rsidRDefault="004710F9" w:rsidP="009048F4">
      <w:hyperlink r:id="rId432" w:history="1">
        <w:r>
          <w:rPr>
            <w:rStyle w:val="Hyperlink"/>
          </w:rPr>
          <w:t>R1-2507922</w:t>
        </w:r>
      </w:hyperlink>
      <w:r w:rsidR="009048F4" w:rsidRPr="00982845">
        <w:tab/>
        <w:t>Maintenance on Rel-19 Ambient IoT</w:t>
      </w:r>
      <w:r w:rsidR="009048F4" w:rsidRPr="00982845">
        <w:tab/>
        <w:t>Huawei, HiSilicon</w:t>
      </w:r>
    </w:p>
    <w:p w14:paraId="3786A169" w14:textId="67FF5FB7" w:rsidR="009048F4" w:rsidRDefault="004710F9" w:rsidP="009048F4">
      <w:pPr>
        <w:rPr>
          <w:rFonts w:eastAsia="DengXian"/>
          <w:lang w:eastAsia="zh-CN"/>
        </w:rPr>
      </w:pPr>
      <w:hyperlink r:id="rId433" w:history="1">
        <w:r>
          <w:rPr>
            <w:rStyle w:val="Hyperlink"/>
            <w:rFonts w:eastAsia="DengXian"/>
            <w:lang w:eastAsia="zh-CN"/>
          </w:rPr>
          <w:t>R1-2508038</w:t>
        </w:r>
      </w:hyperlink>
      <w:r w:rsidR="00221A20">
        <w:rPr>
          <w:rFonts w:eastAsia="DengXian"/>
          <w:lang w:eastAsia="zh-CN"/>
        </w:rPr>
        <w:tab/>
      </w:r>
      <w:r w:rsidR="00221A20" w:rsidRPr="00221A20">
        <w:rPr>
          <w:rFonts w:eastAsia="DengXian"/>
          <w:lang w:eastAsia="zh-CN"/>
        </w:rPr>
        <w:t>Summary #1 for maintenance on solutions for A-IoT in NR</w:t>
      </w:r>
      <w:r w:rsidR="00221A20">
        <w:rPr>
          <w:rFonts w:eastAsia="DengXian"/>
          <w:lang w:eastAsia="zh-CN"/>
        </w:rPr>
        <w:tab/>
      </w:r>
      <w:r w:rsidR="00221A20" w:rsidRPr="00221A20">
        <w:rPr>
          <w:rFonts w:eastAsia="DengXian"/>
          <w:lang w:eastAsia="zh-CN"/>
        </w:rPr>
        <w:t>Moderator (CMCC)</w:t>
      </w:r>
    </w:p>
    <w:p w14:paraId="264CADD1" w14:textId="0D53AA43" w:rsidR="00221A20" w:rsidRPr="00982845" w:rsidRDefault="004710F9" w:rsidP="009048F4">
      <w:pPr>
        <w:rPr>
          <w:rFonts w:eastAsia="DengXian"/>
          <w:lang w:eastAsia="zh-CN"/>
        </w:rPr>
      </w:pPr>
      <w:hyperlink r:id="rId434" w:history="1">
        <w:r>
          <w:rPr>
            <w:rStyle w:val="Hyperlink"/>
            <w:rFonts w:eastAsia="DengXian"/>
            <w:lang w:eastAsia="zh-CN"/>
          </w:rPr>
          <w:t>R1-2508039</w:t>
        </w:r>
      </w:hyperlink>
      <w:r w:rsidR="00221A20">
        <w:rPr>
          <w:rFonts w:eastAsia="DengXian"/>
          <w:lang w:eastAsia="zh-CN"/>
        </w:rPr>
        <w:tab/>
      </w:r>
      <w:r w:rsidR="00221A20" w:rsidRPr="00221A20">
        <w:rPr>
          <w:rFonts w:eastAsia="DengXian"/>
          <w:lang w:eastAsia="zh-CN"/>
        </w:rPr>
        <w:t>Summary #2 for maintenance on solutions for A-IoT in NR</w:t>
      </w:r>
      <w:r w:rsidR="00221A20">
        <w:rPr>
          <w:rFonts w:eastAsia="DengXian"/>
          <w:lang w:eastAsia="zh-CN"/>
        </w:rPr>
        <w:tab/>
      </w:r>
      <w:r w:rsidR="00221A20" w:rsidRPr="00221A20">
        <w:rPr>
          <w:rFonts w:eastAsia="DengXian"/>
          <w:lang w:eastAsia="zh-CN"/>
        </w:rPr>
        <w:t>Moderator (CMCC)</w:t>
      </w:r>
    </w:p>
    <w:p w14:paraId="42EAF889" w14:textId="77777777" w:rsidR="009048F4" w:rsidRPr="00982845" w:rsidRDefault="009048F4" w:rsidP="009048F4">
      <w:pPr>
        <w:rPr>
          <w:rFonts w:eastAsia="DengXian"/>
          <w:lang w:eastAsia="zh-CN"/>
        </w:rPr>
      </w:pPr>
    </w:p>
    <w:p w14:paraId="4B4D6CDF"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449" w:name="_Toc197093411"/>
      <w:bookmarkStart w:id="450" w:name="_Toc210658545"/>
      <w:bookmarkStart w:id="451" w:name="_Toc210658643"/>
      <w:bookmarkStart w:id="452" w:name="_Toc210659361"/>
      <w:bookmarkStart w:id="453" w:name="_Toc211860324"/>
      <w:bookmarkStart w:id="454" w:name="_Toc211860615"/>
      <w:bookmarkStart w:id="455" w:name="_Toc211860837"/>
      <w:bookmarkStart w:id="456" w:name="_Toc211861058"/>
      <w:bookmarkStart w:id="457" w:name="_Toc211861469"/>
      <w:bookmarkStart w:id="458" w:name="_Toc211861639"/>
      <w:bookmarkStart w:id="459" w:name="_Toc211861860"/>
      <w:bookmarkStart w:id="460" w:name="_Toc211861952"/>
      <w:bookmarkStart w:id="461" w:name="_Toc211862351"/>
      <w:bookmarkStart w:id="462" w:name="_Toc211862505"/>
      <w:r w:rsidRPr="00982845">
        <w:rPr>
          <w:rFonts w:eastAsia="DengXian"/>
          <w:color w:val="000000"/>
          <w:lang w:eastAsia="zh-CN"/>
        </w:rPr>
        <w:t>Maintenance on Enhancements of network energy savings for NR</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74567D54" w14:textId="77777777" w:rsidR="009048F4" w:rsidRPr="00982845" w:rsidRDefault="009048F4" w:rsidP="009048F4">
      <w:pPr>
        <w:rPr>
          <w:rFonts w:eastAsia="DengXian"/>
          <w:lang w:eastAsia="zh-CN"/>
        </w:rPr>
      </w:pPr>
      <w:r w:rsidRPr="00982845">
        <w:rPr>
          <w:rFonts w:eastAsia="DengXian"/>
          <w:i/>
          <w:iCs/>
          <w:lang w:eastAsia="zh-CN"/>
        </w:rPr>
        <w:t>Note: Maximum one contribution. For efficient review, please use the following sections in your contribution corresponding to the maintenance issues, if any:</w:t>
      </w:r>
    </w:p>
    <w:p w14:paraId="3512E2F2" w14:textId="77777777" w:rsidR="009048F4" w:rsidRPr="00982845" w:rsidRDefault="009048F4" w:rsidP="004331CD">
      <w:pPr>
        <w:numPr>
          <w:ilvl w:val="0"/>
          <w:numId w:val="94"/>
        </w:numPr>
        <w:rPr>
          <w:rFonts w:eastAsia="DengXian"/>
          <w:lang w:eastAsia="zh-CN"/>
        </w:rPr>
      </w:pPr>
      <w:r w:rsidRPr="00982845">
        <w:rPr>
          <w:rFonts w:eastAsia="DengXian"/>
          <w:i/>
          <w:iCs/>
          <w:lang w:eastAsia="zh-CN"/>
        </w:rPr>
        <w:t>On-demand SSB SCell operation</w:t>
      </w:r>
    </w:p>
    <w:p w14:paraId="30993941" w14:textId="77777777" w:rsidR="009048F4" w:rsidRPr="00982845" w:rsidRDefault="009048F4" w:rsidP="004331CD">
      <w:pPr>
        <w:numPr>
          <w:ilvl w:val="0"/>
          <w:numId w:val="94"/>
        </w:numPr>
        <w:rPr>
          <w:rFonts w:eastAsia="DengXian"/>
          <w:lang w:eastAsia="zh-CN"/>
        </w:rPr>
      </w:pPr>
      <w:r w:rsidRPr="00982845">
        <w:rPr>
          <w:rFonts w:eastAsia="DengXian"/>
          <w:i/>
          <w:iCs/>
          <w:lang w:eastAsia="zh-CN"/>
        </w:rPr>
        <w:t>On-demand SIB1 for idle/inactive mode UEs</w:t>
      </w:r>
    </w:p>
    <w:p w14:paraId="01363634" w14:textId="77777777" w:rsidR="009048F4" w:rsidRPr="00982845" w:rsidRDefault="009048F4" w:rsidP="004331CD">
      <w:pPr>
        <w:numPr>
          <w:ilvl w:val="0"/>
          <w:numId w:val="94"/>
        </w:numPr>
        <w:rPr>
          <w:rFonts w:eastAsia="DengXian"/>
          <w:lang w:eastAsia="zh-CN"/>
        </w:rPr>
      </w:pPr>
      <w:r w:rsidRPr="00982845">
        <w:rPr>
          <w:rFonts w:eastAsia="DengXian"/>
          <w:i/>
          <w:iCs/>
          <w:lang w:eastAsia="zh-CN"/>
        </w:rPr>
        <w:t>Adaptation of common signal/channel transmissions</w:t>
      </w:r>
    </w:p>
    <w:p w14:paraId="17CF86DA" w14:textId="77777777" w:rsidR="0053599D" w:rsidRPr="003138E5" w:rsidRDefault="0053599D" w:rsidP="0053599D">
      <w:pPr>
        <w:rPr>
          <w:b/>
          <w:lang w:eastAsia="x-none"/>
        </w:rPr>
      </w:pPr>
      <w:r w:rsidRPr="003138E5">
        <w:rPr>
          <w:lang w:eastAsia="x-none"/>
        </w:rPr>
        <w:t>[1</w:t>
      </w:r>
      <w:r w:rsidRPr="003138E5">
        <w:rPr>
          <w:rFonts w:eastAsia="DengXian" w:hint="eastAsia"/>
          <w:lang w:eastAsia="zh-CN"/>
        </w:rPr>
        <w:t>22bis</w:t>
      </w:r>
      <w:r w:rsidRPr="003138E5">
        <w:rPr>
          <w:lang w:eastAsia="x-none"/>
        </w:rPr>
        <w:t>-R1</w:t>
      </w:r>
      <w:r w:rsidRPr="003138E5">
        <w:rPr>
          <w:rFonts w:eastAsia="DengXian" w:hint="eastAsia"/>
          <w:lang w:eastAsia="zh-CN"/>
        </w:rPr>
        <w:t>9</w:t>
      </w:r>
      <w:r w:rsidRPr="003138E5">
        <w:rPr>
          <w:lang w:eastAsia="x-none"/>
        </w:rPr>
        <w:t>-</w:t>
      </w:r>
      <w:r w:rsidRPr="003138E5">
        <w:rPr>
          <w:rFonts w:eastAsia="DengXian" w:hint="eastAsia"/>
          <w:lang w:eastAsia="zh-CN"/>
        </w:rPr>
        <w:t>NES</w:t>
      </w:r>
      <w:r w:rsidRPr="003138E5">
        <w:rPr>
          <w:lang w:eastAsia="x-none"/>
        </w:rPr>
        <w:t xml:space="preserve">] Email discussion on </w:t>
      </w:r>
      <w:r w:rsidRPr="003138E5">
        <w:rPr>
          <w:rFonts w:eastAsia="DengXian" w:hint="eastAsia"/>
          <w:lang w:eastAsia="zh-CN"/>
        </w:rPr>
        <w:t>NES</w:t>
      </w:r>
      <w:r w:rsidRPr="003138E5">
        <w:rPr>
          <w:lang w:eastAsia="x-none"/>
        </w:rPr>
        <w:t xml:space="preserve">– </w:t>
      </w:r>
      <w:r w:rsidRPr="003138E5">
        <w:rPr>
          <w:rFonts w:eastAsia="DengXian" w:hint="eastAsia"/>
          <w:lang w:eastAsia="zh-CN"/>
        </w:rPr>
        <w:t xml:space="preserve">Ajit </w:t>
      </w:r>
      <w:r w:rsidRPr="003138E5">
        <w:rPr>
          <w:lang w:eastAsia="x-none"/>
        </w:rPr>
        <w:t>(</w:t>
      </w:r>
      <w:r w:rsidRPr="003138E5">
        <w:rPr>
          <w:rFonts w:eastAsia="DengXian" w:hint="eastAsia"/>
          <w:lang w:eastAsia="zh-CN"/>
        </w:rPr>
        <w:t>Ericsson</w:t>
      </w:r>
      <w:r w:rsidRPr="003138E5">
        <w:rPr>
          <w:lang w:eastAsia="x-none"/>
        </w:rPr>
        <w:t>)</w:t>
      </w:r>
    </w:p>
    <w:p w14:paraId="17CA163A" w14:textId="0F751DD5" w:rsidR="009048F4" w:rsidRDefault="0053599D" w:rsidP="0053599D">
      <w:pPr>
        <w:rPr>
          <w:lang w:eastAsia="x-none"/>
        </w:rPr>
      </w:pPr>
      <w:r w:rsidRPr="003138E5">
        <w:rPr>
          <w:lang w:eastAsia="x-none"/>
        </w:rPr>
        <w:t xml:space="preserve">To be used for sharing updates on online/offline schedule, details on what is to be discussed in online/offline sessions, tdoc number of the moderator summary for online session, etc </w:t>
      </w:r>
    </w:p>
    <w:p w14:paraId="4B07AD5A" w14:textId="471711A8" w:rsidR="0053599D" w:rsidRPr="002468CC" w:rsidRDefault="004710F9" w:rsidP="0053599D">
      <w:pPr>
        <w:rPr>
          <w:rFonts w:eastAsia="DengXian"/>
          <w:b/>
          <w:bCs/>
          <w:lang w:eastAsia="zh-CN"/>
        </w:rPr>
      </w:pPr>
      <w:hyperlink r:id="rId435" w:history="1">
        <w:r w:rsidRPr="00075F13">
          <w:rPr>
            <w:rStyle w:val="Hyperlink"/>
            <w:rFonts w:eastAsia="DengXian"/>
            <w:b/>
            <w:bCs/>
            <w:highlight w:val="green"/>
            <w:lang w:eastAsia="zh-CN"/>
          </w:rPr>
          <w:t>R1-2508150</w:t>
        </w:r>
      </w:hyperlink>
      <w:r w:rsidR="002468CC">
        <w:rPr>
          <w:rFonts w:eastAsia="DengXian"/>
          <w:b/>
          <w:bCs/>
          <w:lang w:eastAsia="zh-CN"/>
        </w:rPr>
        <w:tab/>
      </w:r>
      <w:r w:rsidR="002468CC" w:rsidRPr="002468CC">
        <w:rPr>
          <w:rFonts w:eastAsia="DengXian"/>
          <w:b/>
          <w:bCs/>
          <w:lang w:eastAsia="zh-CN"/>
        </w:rPr>
        <w:t>Session Notes of AI 8.5</w:t>
      </w:r>
      <w:r w:rsidR="002468CC">
        <w:rPr>
          <w:rFonts w:eastAsia="DengXian"/>
          <w:b/>
          <w:bCs/>
          <w:lang w:eastAsia="zh-CN"/>
        </w:rPr>
        <w:tab/>
      </w:r>
      <w:r w:rsidR="002468CC" w:rsidRPr="002468CC">
        <w:rPr>
          <w:rFonts w:eastAsia="DengXian"/>
          <w:b/>
          <w:bCs/>
          <w:lang w:eastAsia="zh-CN"/>
        </w:rPr>
        <w:t>Ad-Hoc Chair (Ericsson)</w:t>
      </w:r>
    </w:p>
    <w:p w14:paraId="6D44FC46" w14:textId="100FF4F0" w:rsidR="002468CC"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702AC6A" w14:textId="77777777" w:rsidR="0095094F" w:rsidRDefault="0095094F" w:rsidP="0053599D">
      <w:pPr>
        <w:rPr>
          <w:rFonts w:eastAsia="DengXian"/>
          <w:bCs/>
          <w:lang w:eastAsia="zh-CN"/>
        </w:rPr>
      </w:pPr>
    </w:p>
    <w:p w14:paraId="76ABED5E" w14:textId="77777777" w:rsidR="0095094F" w:rsidRPr="0095094F" w:rsidRDefault="0095094F" w:rsidP="0095094F">
      <w:pPr>
        <w:rPr>
          <w:b/>
          <w:bCs/>
          <w:u w:val="single"/>
          <w:lang w:val="en-US"/>
        </w:rPr>
      </w:pPr>
      <w:r w:rsidRPr="0095094F">
        <w:rPr>
          <w:b/>
          <w:bCs/>
          <w:u w:val="single"/>
          <w:lang w:val="en-US"/>
        </w:rPr>
        <w:t>On-demand SSB SCell operation</w:t>
      </w:r>
    </w:p>
    <w:p w14:paraId="65EF2FAA" w14:textId="77777777" w:rsidR="0095094F" w:rsidRPr="00533EE4" w:rsidRDefault="0095094F" w:rsidP="0095094F">
      <w:r w:rsidRPr="00533EE4">
        <w:rPr>
          <w:highlight w:val="green"/>
        </w:rPr>
        <w:t>Agreement:</w:t>
      </w:r>
    </w:p>
    <w:p w14:paraId="24048C70" w14:textId="77777777" w:rsidR="0095094F" w:rsidRDefault="0095094F" w:rsidP="0095094F">
      <w:pPr>
        <w:pStyle w:val="ListParagraph"/>
        <w:numPr>
          <w:ilvl w:val="0"/>
          <w:numId w:val="147"/>
        </w:numPr>
        <w:overflowPunct/>
        <w:autoSpaceDE/>
        <w:autoSpaceDN/>
        <w:adjustRightInd/>
        <w:spacing w:after="160" w:line="256" w:lineRule="auto"/>
        <w:jc w:val="both"/>
        <w:textAlignment w:val="auto"/>
        <w:rPr>
          <w:rFonts w:eastAsia="Malgun Gothic"/>
        </w:rPr>
      </w:pPr>
      <w:r>
        <w:rPr>
          <w:rFonts w:hint="eastAsia"/>
          <w:lang w:eastAsia="ko-KR"/>
        </w:rPr>
        <w:t>For</w:t>
      </w:r>
      <w:r>
        <w:t xml:space="preserve"> a cell supporting on-demand SSB SCell operation</w:t>
      </w:r>
      <w:r>
        <w:rPr>
          <w:rFonts w:hint="eastAsia"/>
          <w:lang w:eastAsia="ko-KR"/>
        </w:rPr>
        <w:t>,</w:t>
      </w:r>
    </w:p>
    <w:p w14:paraId="5D8C6BF1" w14:textId="77777777" w:rsidR="0095094F" w:rsidRPr="00345D37" w:rsidRDefault="0095094F" w:rsidP="0095094F">
      <w:pPr>
        <w:pStyle w:val="ListParagraph"/>
        <w:numPr>
          <w:ilvl w:val="1"/>
          <w:numId w:val="147"/>
        </w:numPr>
        <w:overflowPunct/>
        <w:autoSpaceDE/>
        <w:autoSpaceDN/>
        <w:adjustRightInd/>
        <w:spacing w:after="160" w:line="256" w:lineRule="auto"/>
        <w:jc w:val="both"/>
        <w:textAlignment w:val="auto"/>
        <w:rPr>
          <w:rFonts w:eastAsia="Malgun Gothic"/>
        </w:rPr>
      </w:pPr>
      <w:r>
        <w:rPr>
          <w:rFonts w:cs="Arial" w:hint="eastAsia"/>
          <w:lang w:eastAsia="ko-KR"/>
        </w:rPr>
        <w:t>T</w:t>
      </w:r>
      <w:r>
        <w:rPr>
          <w:rFonts w:cs="Arial"/>
        </w:rPr>
        <w:t xml:space="preserve">he periodicity of on-demand SSB is </w:t>
      </w:r>
      <w:r>
        <w:rPr>
          <w:rFonts w:cs="Arial" w:hint="eastAsia"/>
          <w:lang w:eastAsia="ko-KR"/>
        </w:rPr>
        <w:t>equal to or smaller than</w:t>
      </w:r>
      <w:r>
        <w:rPr>
          <w:rFonts w:cs="Arial"/>
        </w:rPr>
        <w:t xml:space="preserve"> that of always-on SSB.</w:t>
      </w:r>
    </w:p>
    <w:p w14:paraId="6F15F2C9" w14:textId="77777777" w:rsidR="0095094F" w:rsidRDefault="0095094F" w:rsidP="0095094F">
      <w:pPr>
        <w:pStyle w:val="ListParagraph"/>
        <w:spacing w:after="160" w:line="256" w:lineRule="auto"/>
        <w:ind w:left="0"/>
        <w:jc w:val="both"/>
        <w:rPr>
          <w:rFonts w:cs="Arial"/>
        </w:rPr>
      </w:pPr>
    </w:p>
    <w:p w14:paraId="380FFAFC" w14:textId="77777777" w:rsidR="0095094F" w:rsidRPr="0095094F" w:rsidRDefault="0095094F" w:rsidP="0095094F">
      <w:pPr>
        <w:rPr>
          <w:b/>
          <w:bCs/>
        </w:rPr>
      </w:pPr>
      <w:r w:rsidRPr="0095094F">
        <w:rPr>
          <w:rFonts w:hint="eastAsia"/>
          <w:b/>
          <w:bCs/>
        </w:rPr>
        <w:t>Conclusion</w:t>
      </w:r>
      <w:r w:rsidRPr="0095094F">
        <w:rPr>
          <w:b/>
          <w:bCs/>
        </w:rPr>
        <w:t>:</w:t>
      </w:r>
    </w:p>
    <w:p w14:paraId="581C7A06" w14:textId="77777777" w:rsidR="0095094F" w:rsidRDefault="0095094F" w:rsidP="0095094F">
      <w:pPr>
        <w:pStyle w:val="ListParagraph"/>
        <w:numPr>
          <w:ilvl w:val="0"/>
          <w:numId w:val="147"/>
        </w:numPr>
        <w:overflowPunct/>
        <w:autoSpaceDE/>
        <w:autoSpaceDN/>
        <w:adjustRightInd/>
        <w:spacing w:after="160" w:line="256" w:lineRule="auto"/>
        <w:jc w:val="both"/>
        <w:textAlignment w:val="auto"/>
        <w:rPr>
          <w:rFonts w:eastAsia="Malgun Gothic"/>
        </w:rPr>
      </w:pPr>
      <w:r>
        <w:rPr>
          <w:lang w:eastAsia="ko-KR"/>
        </w:rPr>
        <w:t>For a cell supporting on-demand SSB SCell operation and for Case #2 (i.e., Always-on SSB is periodically transmitted on the cell),</w:t>
      </w:r>
    </w:p>
    <w:p w14:paraId="57822845" w14:textId="77777777" w:rsidR="0095094F" w:rsidRDefault="0095094F" w:rsidP="0095094F">
      <w:pPr>
        <w:pStyle w:val="ListParagraph"/>
        <w:numPr>
          <w:ilvl w:val="1"/>
          <w:numId w:val="147"/>
        </w:numPr>
        <w:overflowPunct/>
        <w:autoSpaceDE/>
        <w:autoSpaceDN/>
        <w:adjustRightInd/>
        <w:spacing w:after="0"/>
        <w:contextualSpacing w:val="0"/>
        <w:jc w:val="both"/>
        <w:textAlignment w:val="auto"/>
        <w:rPr>
          <w:lang w:eastAsia="ko-KR"/>
        </w:rPr>
      </w:pPr>
      <w:r>
        <w:rPr>
          <w:lang w:eastAsia="ko-KR"/>
        </w:rPr>
        <w:t>If a CSI report configuration is associated with both of AO-SSB and OD-SSB,</w:t>
      </w:r>
    </w:p>
    <w:p w14:paraId="374FD514" w14:textId="77777777" w:rsidR="0095094F" w:rsidRDefault="0095094F" w:rsidP="0095094F">
      <w:pPr>
        <w:pStyle w:val="ListParagraph"/>
        <w:numPr>
          <w:ilvl w:val="2"/>
          <w:numId w:val="147"/>
        </w:numPr>
        <w:overflowPunct/>
        <w:autoSpaceDE/>
        <w:autoSpaceDN/>
        <w:adjustRightInd/>
        <w:spacing w:after="0"/>
        <w:contextualSpacing w:val="0"/>
        <w:jc w:val="both"/>
        <w:textAlignment w:val="auto"/>
        <w:rPr>
          <w:lang w:eastAsia="ko-KR"/>
        </w:rPr>
      </w:pPr>
      <w:r>
        <w:rPr>
          <w:lang w:eastAsia="ko-KR"/>
        </w:rPr>
        <w:t xml:space="preserve">if the higher layer </w:t>
      </w:r>
      <w:r>
        <w:rPr>
          <w:i/>
          <w:iCs/>
          <w:lang w:eastAsia="ko-KR"/>
        </w:rPr>
        <w:t>timeRestrictionForChannelMeasurements</w:t>
      </w:r>
      <w:r>
        <w:rPr>
          <w:lang w:eastAsia="ko-KR"/>
        </w:rPr>
        <w:t xml:space="preserve"> in </w:t>
      </w:r>
      <w:r>
        <w:rPr>
          <w:i/>
          <w:iCs/>
          <w:lang w:eastAsia="ko-KR"/>
        </w:rPr>
        <w:t>CSI-ReportConfig</w:t>
      </w:r>
      <w:r>
        <w:rPr>
          <w:lang w:eastAsia="ko-KR"/>
        </w:rPr>
        <w:t xml:space="preserve"> is set to “</w:t>
      </w:r>
      <w:r>
        <w:rPr>
          <w:i/>
          <w:iCs/>
          <w:lang w:eastAsia="ko-KR"/>
        </w:rPr>
        <w:t>Configured</w:t>
      </w:r>
      <w:r>
        <w:rPr>
          <w:lang w:eastAsia="ko-KR"/>
        </w:rPr>
        <w:t>”,</w:t>
      </w:r>
    </w:p>
    <w:p w14:paraId="0CAE3D54" w14:textId="77777777" w:rsidR="0095094F" w:rsidRDefault="0095094F" w:rsidP="0095094F">
      <w:pPr>
        <w:pStyle w:val="ListParagraph"/>
        <w:numPr>
          <w:ilvl w:val="3"/>
          <w:numId w:val="147"/>
        </w:numPr>
        <w:overflowPunct/>
        <w:autoSpaceDE/>
        <w:autoSpaceDN/>
        <w:adjustRightInd/>
        <w:spacing w:after="160" w:line="256" w:lineRule="auto"/>
        <w:jc w:val="both"/>
        <w:textAlignment w:val="auto"/>
        <w:rPr>
          <w:rFonts w:eastAsia="Malgun Gothic"/>
        </w:rPr>
      </w:pPr>
      <w:r>
        <w:rPr>
          <w:rFonts w:hint="eastAsia"/>
          <w:lang w:eastAsia="ko-KR"/>
        </w:rPr>
        <w:t>W</w:t>
      </w:r>
      <w:r>
        <w:rPr>
          <w:lang w:eastAsia="ko-KR"/>
        </w:rPr>
        <w:t>hich SSB to measure between the most recent AO-SSB no later than the CSI reference resource and the most recent OD-SSB no later than the CSI reference resource is up to UE implementation as long as RAN4 requirements are met.</w:t>
      </w:r>
    </w:p>
    <w:p w14:paraId="137389EC" w14:textId="77777777" w:rsidR="0095094F" w:rsidRDefault="0095094F" w:rsidP="0095094F">
      <w:pPr>
        <w:pStyle w:val="ListParagraph"/>
        <w:numPr>
          <w:ilvl w:val="1"/>
          <w:numId w:val="148"/>
        </w:numPr>
        <w:overflowPunct/>
        <w:autoSpaceDE/>
        <w:autoSpaceDN/>
        <w:adjustRightInd/>
        <w:spacing w:after="0"/>
        <w:contextualSpacing w:val="0"/>
        <w:jc w:val="both"/>
        <w:textAlignment w:val="auto"/>
        <w:rPr>
          <w:lang w:val="en-CA" w:eastAsia="ko-KR"/>
        </w:rPr>
      </w:pPr>
      <w:r>
        <w:rPr>
          <w:rFonts w:hint="eastAsia"/>
          <w:lang w:val="en-CA" w:eastAsia="ko-KR"/>
        </w:rPr>
        <w:t>No spec change is expected</w:t>
      </w:r>
    </w:p>
    <w:p w14:paraId="527EE45F" w14:textId="77777777" w:rsidR="0095094F" w:rsidRDefault="0095094F" w:rsidP="0095094F">
      <w:pPr>
        <w:pStyle w:val="ListParagraph"/>
        <w:spacing w:after="160" w:line="256" w:lineRule="auto"/>
        <w:ind w:left="0"/>
        <w:jc w:val="both"/>
        <w:rPr>
          <w:rFonts w:eastAsia="Malgun Gothic"/>
        </w:rPr>
      </w:pPr>
    </w:p>
    <w:p w14:paraId="690BEED8" w14:textId="77777777" w:rsidR="0095094F" w:rsidRPr="0095094F" w:rsidRDefault="0095094F" w:rsidP="0095094F">
      <w:pPr>
        <w:rPr>
          <w:b/>
          <w:bCs/>
        </w:rPr>
      </w:pPr>
      <w:r w:rsidRPr="0095094F">
        <w:rPr>
          <w:rFonts w:hint="eastAsia"/>
          <w:b/>
          <w:bCs/>
        </w:rPr>
        <w:lastRenderedPageBreak/>
        <w:t>Conclusion</w:t>
      </w:r>
      <w:r w:rsidRPr="0095094F">
        <w:rPr>
          <w:b/>
          <w:bCs/>
        </w:rPr>
        <w:t>:</w:t>
      </w:r>
    </w:p>
    <w:p w14:paraId="09D6C89C" w14:textId="77777777" w:rsidR="0095094F" w:rsidRDefault="0095094F" w:rsidP="0095094F">
      <w:pPr>
        <w:contextualSpacing/>
        <w:jc w:val="both"/>
        <w:rPr>
          <w:rFonts w:cs="Arial"/>
          <w:lang w:val="en-US" w:eastAsia="ko-KR"/>
        </w:rPr>
      </w:pPr>
      <w:r>
        <w:rPr>
          <w:rFonts w:cs="Arial" w:hint="eastAsia"/>
          <w:lang w:val="en-US" w:eastAsia="ko-KR"/>
        </w:rPr>
        <w:t xml:space="preserve">Regarding </w:t>
      </w:r>
      <w:r>
        <w:rPr>
          <w:rFonts w:cs="Arial"/>
          <w:lang w:val="en-US" w:eastAsia="ko-KR"/>
        </w:rPr>
        <w:t xml:space="preserve">the relation in terms of </w:t>
      </w:r>
      <w:r>
        <w:rPr>
          <w:rFonts w:cs="Arial" w:hint="eastAsia"/>
          <w:lang w:val="en-US" w:eastAsia="ko-KR"/>
        </w:rPr>
        <w:t>time</w:t>
      </w:r>
      <w:r>
        <w:rPr>
          <w:rFonts w:cs="Arial"/>
          <w:lang w:val="en-US" w:eastAsia="ko-KR"/>
        </w:rPr>
        <w:t xml:space="preserve"> location</w:t>
      </w:r>
      <w:r>
        <w:rPr>
          <w:rFonts w:cs="Arial" w:hint="eastAsia"/>
          <w:lang w:val="en-US" w:eastAsia="ko-KR"/>
        </w:rPr>
        <w:t xml:space="preserve"> </w:t>
      </w:r>
      <w:r>
        <w:rPr>
          <w:rFonts w:cs="Arial"/>
          <w:lang w:val="en-US" w:eastAsia="ko-KR"/>
        </w:rPr>
        <w:t xml:space="preserve">between the always-on SSB and </w:t>
      </w:r>
      <w:r>
        <w:rPr>
          <w:rFonts w:cs="Arial" w:hint="eastAsia"/>
          <w:lang w:val="en-US" w:eastAsia="ko-KR"/>
        </w:rPr>
        <w:t xml:space="preserve">on-demand </w:t>
      </w:r>
      <w:r>
        <w:rPr>
          <w:rFonts w:cs="Arial"/>
          <w:lang w:val="en-US" w:eastAsia="ko-KR"/>
        </w:rPr>
        <w:t>SSB</w:t>
      </w:r>
      <w:r>
        <w:rPr>
          <w:rFonts w:cs="Arial" w:hint="eastAsia"/>
          <w:lang w:val="en-US" w:eastAsia="ko-KR"/>
        </w:rPr>
        <w:t>,</w:t>
      </w:r>
    </w:p>
    <w:p w14:paraId="0FDAD0FB" w14:textId="77777777" w:rsidR="0095094F" w:rsidRPr="004A4194" w:rsidRDefault="0095094F" w:rsidP="0095094F">
      <w:pPr>
        <w:numPr>
          <w:ilvl w:val="0"/>
          <w:numId w:val="147"/>
        </w:numPr>
        <w:overflowPunct/>
        <w:autoSpaceDE/>
        <w:autoSpaceDN/>
        <w:adjustRightInd/>
        <w:spacing w:after="0"/>
        <w:ind w:left="720"/>
        <w:contextualSpacing/>
        <w:jc w:val="both"/>
        <w:textAlignment w:val="auto"/>
        <w:rPr>
          <w:rFonts w:eastAsia="Malgun Gothic"/>
          <w:lang w:eastAsia="zh-CN"/>
        </w:rPr>
      </w:pPr>
      <w:r w:rsidRPr="008E469A">
        <w:rPr>
          <w:rFonts w:cs="Arial" w:hint="eastAsia"/>
          <w:lang w:eastAsia="ko-KR"/>
        </w:rPr>
        <w:t>F</w:t>
      </w:r>
      <w:r w:rsidRPr="008E469A">
        <w:rPr>
          <w:rFonts w:cs="Arial"/>
          <w:lang w:eastAsia="zh-CN"/>
        </w:rPr>
        <w:t xml:space="preserve">or the case when the </w:t>
      </w:r>
      <w:r w:rsidRPr="004A4194">
        <w:rPr>
          <w:rFonts w:cs="Arial"/>
          <w:lang w:eastAsia="zh-CN"/>
        </w:rPr>
        <w:t xml:space="preserve">center frequency locations of always-on SSB and </w:t>
      </w:r>
      <w:r w:rsidRPr="004A4194">
        <w:rPr>
          <w:rFonts w:cs="Arial" w:hint="eastAsia"/>
          <w:lang w:eastAsia="ko-KR"/>
        </w:rPr>
        <w:t xml:space="preserve">on-demand </w:t>
      </w:r>
      <w:r w:rsidRPr="004A4194">
        <w:rPr>
          <w:rFonts w:cs="Arial"/>
          <w:lang w:eastAsia="zh-CN"/>
        </w:rPr>
        <w:t xml:space="preserve">SSB </w:t>
      </w:r>
      <w:r w:rsidRPr="004A4194">
        <w:rPr>
          <w:rFonts w:cs="Arial" w:hint="eastAsia"/>
          <w:lang w:eastAsia="ko-KR"/>
        </w:rPr>
        <w:t>are</w:t>
      </w:r>
      <w:r w:rsidRPr="004A4194">
        <w:rPr>
          <w:rFonts w:cs="Arial"/>
          <w:lang w:eastAsia="zh-CN"/>
        </w:rPr>
        <w:t xml:space="preserve"> same</w:t>
      </w:r>
      <w:r w:rsidRPr="004A4194">
        <w:rPr>
          <w:rFonts w:cs="Arial" w:hint="eastAsia"/>
          <w:lang w:eastAsia="ko-KR"/>
        </w:rPr>
        <w:t>,</w:t>
      </w:r>
    </w:p>
    <w:p w14:paraId="588FEB86" w14:textId="77777777" w:rsidR="0095094F" w:rsidRPr="004A4194" w:rsidRDefault="0095094F" w:rsidP="0095094F">
      <w:pPr>
        <w:numPr>
          <w:ilvl w:val="1"/>
          <w:numId w:val="147"/>
        </w:numPr>
        <w:overflowPunct/>
        <w:autoSpaceDE/>
        <w:autoSpaceDN/>
        <w:adjustRightInd/>
        <w:spacing w:after="0"/>
        <w:ind w:left="1440"/>
        <w:contextualSpacing/>
        <w:jc w:val="both"/>
        <w:textAlignment w:val="auto"/>
        <w:rPr>
          <w:rFonts w:eastAsia="Malgun Gothic"/>
          <w:lang w:eastAsia="zh-CN"/>
        </w:rPr>
      </w:pPr>
      <w:r w:rsidRPr="004A4194">
        <w:rPr>
          <w:rFonts w:eastAsia="Malgun Gothic" w:hint="eastAsia"/>
          <w:lang w:eastAsia="zh-CN"/>
        </w:rPr>
        <w:t xml:space="preserve">It is up to gNB implementation </w:t>
      </w:r>
      <w:r w:rsidRPr="004A4194">
        <w:rPr>
          <w:rFonts w:hint="eastAsia"/>
          <w:lang w:val="en-US" w:eastAsia="ko-KR"/>
        </w:rPr>
        <w:t>whether half frame index is the same or different for AO-SSB and OD-SSB</w:t>
      </w:r>
    </w:p>
    <w:p w14:paraId="244B5251" w14:textId="77777777" w:rsidR="0095094F" w:rsidRPr="004A4194" w:rsidRDefault="0095094F" w:rsidP="0095094F">
      <w:pPr>
        <w:numPr>
          <w:ilvl w:val="1"/>
          <w:numId w:val="147"/>
        </w:numPr>
        <w:overflowPunct/>
        <w:autoSpaceDE/>
        <w:autoSpaceDN/>
        <w:adjustRightInd/>
        <w:spacing w:after="0"/>
        <w:ind w:left="1440"/>
        <w:contextualSpacing/>
        <w:jc w:val="both"/>
        <w:textAlignment w:val="auto"/>
        <w:rPr>
          <w:rFonts w:eastAsia="Malgun Gothic"/>
          <w:lang w:eastAsia="zh-CN"/>
        </w:rPr>
      </w:pPr>
      <w:r w:rsidRPr="004A4194">
        <w:rPr>
          <w:rFonts w:eastAsia="Malgun Gothic" w:hint="eastAsia"/>
          <w:lang w:eastAsia="ko-KR"/>
        </w:rPr>
        <w:t xml:space="preserve">Note: As agreed, </w:t>
      </w:r>
      <w:r w:rsidRPr="004A4194">
        <w:rPr>
          <w:rFonts w:hint="eastAsia"/>
          <w:lang w:eastAsia="ko-KR"/>
        </w:rPr>
        <w:t xml:space="preserve">PBCH payload for the same SSB index (other than SFN index, half frame index) </w:t>
      </w:r>
      <w:r w:rsidRPr="004A4194">
        <w:rPr>
          <w:lang w:eastAsia="ko-KR"/>
        </w:rPr>
        <w:t>is</w:t>
      </w:r>
      <w:r w:rsidRPr="004A4194">
        <w:rPr>
          <w:rFonts w:hint="eastAsia"/>
          <w:lang w:eastAsia="ko-KR"/>
        </w:rPr>
        <w:t xml:space="preserve"> the same for AO-SSB and OD-SSB</w:t>
      </w:r>
    </w:p>
    <w:p w14:paraId="78A1B0B5" w14:textId="77777777" w:rsidR="0095094F" w:rsidRPr="004A4194" w:rsidRDefault="0095094F" w:rsidP="0095094F">
      <w:pPr>
        <w:numPr>
          <w:ilvl w:val="0"/>
          <w:numId w:val="147"/>
        </w:numPr>
        <w:overflowPunct/>
        <w:autoSpaceDE/>
        <w:autoSpaceDN/>
        <w:adjustRightInd/>
        <w:spacing w:after="0"/>
        <w:ind w:left="720"/>
        <w:contextualSpacing/>
        <w:jc w:val="both"/>
        <w:textAlignment w:val="auto"/>
        <w:rPr>
          <w:rFonts w:eastAsia="Malgun Gothic"/>
          <w:lang w:eastAsia="zh-CN"/>
        </w:rPr>
      </w:pPr>
      <w:r w:rsidRPr="004A4194">
        <w:rPr>
          <w:rFonts w:cs="Arial" w:hint="eastAsia"/>
          <w:lang w:eastAsia="ko-KR"/>
        </w:rPr>
        <w:t>F</w:t>
      </w:r>
      <w:r w:rsidRPr="004A4194">
        <w:rPr>
          <w:rFonts w:cs="Arial"/>
          <w:lang w:eastAsia="zh-CN"/>
        </w:rPr>
        <w:t>or the case when the cent</w:t>
      </w:r>
      <w:r w:rsidRPr="004A4194">
        <w:rPr>
          <w:rFonts w:cs="Arial" w:hint="eastAsia"/>
          <w:lang w:eastAsia="ko-KR"/>
        </w:rPr>
        <w:t>e</w:t>
      </w:r>
      <w:r w:rsidRPr="004A4194">
        <w:rPr>
          <w:rFonts w:cs="Arial"/>
          <w:lang w:eastAsia="zh-CN"/>
        </w:rPr>
        <w:t xml:space="preserve">r frequency locations of always-on SSB and </w:t>
      </w:r>
      <w:r w:rsidRPr="004A4194">
        <w:rPr>
          <w:rFonts w:cs="Arial" w:hint="eastAsia"/>
          <w:lang w:eastAsia="ko-KR"/>
        </w:rPr>
        <w:t xml:space="preserve">on-demand </w:t>
      </w:r>
      <w:r w:rsidRPr="004A4194">
        <w:rPr>
          <w:rFonts w:cs="Arial"/>
          <w:lang w:eastAsia="zh-CN"/>
        </w:rPr>
        <w:t xml:space="preserve">SSB </w:t>
      </w:r>
      <w:r w:rsidRPr="004A4194">
        <w:rPr>
          <w:rFonts w:cs="Arial" w:hint="eastAsia"/>
          <w:lang w:eastAsia="ko-KR"/>
        </w:rPr>
        <w:t>are</w:t>
      </w:r>
      <w:r w:rsidRPr="004A4194">
        <w:rPr>
          <w:rFonts w:cs="Arial"/>
          <w:lang w:eastAsia="zh-CN"/>
        </w:rPr>
        <w:t xml:space="preserve"> </w:t>
      </w:r>
      <w:r w:rsidRPr="004A4194">
        <w:rPr>
          <w:rFonts w:cs="Arial" w:hint="eastAsia"/>
          <w:lang w:eastAsia="ko-KR"/>
        </w:rPr>
        <w:t>different,</w:t>
      </w:r>
    </w:p>
    <w:p w14:paraId="6E05144D" w14:textId="77777777" w:rsidR="0095094F" w:rsidRPr="004A4194" w:rsidRDefault="0095094F" w:rsidP="0095094F">
      <w:pPr>
        <w:numPr>
          <w:ilvl w:val="1"/>
          <w:numId w:val="147"/>
        </w:numPr>
        <w:overflowPunct/>
        <w:autoSpaceDE/>
        <w:autoSpaceDN/>
        <w:adjustRightInd/>
        <w:spacing w:after="0"/>
        <w:ind w:left="1440"/>
        <w:contextualSpacing/>
        <w:jc w:val="both"/>
        <w:textAlignment w:val="auto"/>
        <w:rPr>
          <w:rFonts w:eastAsia="Malgun Gothic"/>
          <w:lang w:eastAsia="zh-CN"/>
        </w:rPr>
      </w:pPr>
      <w:r w:rsidRPr="004A4194">
        <w:rPr>
          <w:rFonts w:hint="eastAsia"/>
          <w:lang w:eastAsia="ko-KR"/>
        </w:rPr>
        <w:t xml:space="preserve">PBCH payload </w:t>
      </w:r>
      <w:r w:rsidRPr="004A4194">
        <w:rPr>
          <w:color w:val="FF0000"/>
          <w:lang w:eastAsia="ko-KR"/>
        </w:rPr>
        <w:t xml:space="preserve">between </w:t>
      </w:r>
      <w:r w:rsidRPr="004A4194">
        <w:rPr>
          <w:rFonts w:hint="eastAsia"/>
          <w:color w:val="FF0000"/>
          <w:lang w:eastAsia="ko-KR"/>
        </w:rPr>
        <w:t>AO-SSB and OD-SSB</w:t>
      </w:r>
      <w:r w:rsidRPr="004A4194">
        <w:rPr>
          <w:rFonts w:hint="eastAsia"/>
          <w:lang w:eastAsia="ko-KR"/>
        </w:rPr>
        <w:t xml:space="preserve"> </w:t>
      </w:r>
      <w:r w:rsidRPr="004A4194">
        <w:rPr>
          <w:lang w:eastAsia="ko-KR"/>
        </w:rPr>
        <w:t>can be different.</w:t>
      </w:r>
    </w:p>
    <w:p w14:paraId="53E8B440" w14:textId="77777777" w:rsidR="0095094F" w:rsidRPr="004A4194" w:rsidRDefault="0095094F" w:rsidP="0095094F">
      <w:pPr>
        <w:numPr>
          <w:ilvl w:val="0"/>
          <w:numId w:val="147"/>
        </w:numPr>
        <w:overflowPunct/>
        <w:autoSpaceDE/>
        <w:autoSpaceDN/>
        <w:adjustRightInd/>
        <w:spacing w:after="0"/>
        <w:ind w:left="720"/>
        <w:contextualSpacing/>
        <w:jc w:val="both"/>
        <w:textAlignment w:val="auto"/>
        <w:rPr>
          <w:rFonts w:eastAsia="Malgun Gothic"/>
          <w:lang w:eastAsia="zh-CN"/>
        </w:rPr>
      </w:pPr>
      <w:r w:rsidRPr="004A4194">
        <w:rPr>
          <w:rFonts w:hint="eastAsia"/>
          <w:lang w:eastAsia="ko-KR"/>
        </w:rPr>
        <w:t>No spec change is expected.</w:t>
      </w:r>
    </w:p>
    <w:p w14:paraId="2157D2D8" w14:textId="77777777" w:rsidR="0095094F" w:rsidRDefault="0095094F" w:rsidP="0095094F">
      <w:pPr>
        <w:rPr>
          <w:lang w:val="en-US" w:eastAsia="x-none"/>
        </w:rPr>
      </w:pPr>
    </w:p>
    <w:p w14:paraId="414068E8" w14:textId="77777777" w:rsidR="0095094F" w:rsidRPr="0095094F" w:rsidRDefault="0095094F" w:rsidP="0095094F">
      <w:pPr>
        <w:rPr>
          <w:b/>
          <w:bCs/>
          <w:u w:val="single"/>
          <w:lang w:val="en-US"/>
        </w:rPr>
      </w:pPr>
      <w:r w:rsidRPr="0095094F">
        <w:rPr>
          <w:b/>
          <w:bCs/>
          <w:u w:val="single"/>
          <w:lang w:val="en-US"/>
        </w:rPr>
        <w:t>On-demand SIB1 for idle/inactive mode UEs</w:t>
      </w:r>
    </w:p>
    <w:p w14:paraId="6E61F6F7" w14:textId="77777777" w:rsidR="0095094F" w:rsidRDefault="0095094F" w:rsidP="0095094F">
      <w:pPr>
        <w:rPr>
          <w:lang w:val="en-US" w:eastAsia="x-none"/>
        </w:rPr>
      </w:pPr>
      <w:r w:rsidRPr="00070AF0">
        <w:rPr>
          <w:highlight w:val="green"/>
          <w:lang w:val="en-US" w:eastAsia="x-none"/>
        </w:rPr>
        <w:t>Agreement:</w:t>
      </w:r>
    </w:p>
    <w:p w14:paraId="3F4C4A68" w14:textId="77777777" w:rsidR="0095094F" w:rsidRDefault="0095094F" w:rsidP="0095094F">
      <w:pPr>
        <w:rPr>
          <w:lang w:val="en-US" w:eastAsia="x-none"/>
        </w:rPr>
      </w:pPr>
      <w:r>
        <w:rPr>
          <w:lang w:val="en-US" w:eastAsia="x-none"/>
        </w:rPr>
        <w:t>The proposed TP for TS38.211, Clause 4.4.2, captured in FL Proposal 3-1 in Section “Issue 3” in R1-2507962, is endorsed.</w:t>
      </w:r>
    </w:p>
    <w:p w14:paraId="6710E2BA" w14:textId="77777777" w:rsidR="0095094F" w:rsidRDefault="0095094F" w:rsidP="0095094F">
      <w:pPr>
        <w:rPr>
          <w:lang w:val="en-US" w:eastAsia="x-none"/>
        </w:rPr>
      </w:pPr>
      <w:r w:rsidRPr="00070AF0">
        <w:rPr>
          <w:highlight w:val="green"/>
          <w:lang w:val="en-US" w:eastAsia="x-none"/>
        </w:rPr>
        <w:t>Agreement:</w:t>
      </w:r>
    </w:p>
    <w:p w14:paraId="0DD6E77E" w14:textId="77777777" w:rsidR="0095094F" w:rsidRDefault="0095094F" w:rsidP="0095094F">
      <w:pPr>
        <w:rPr>
          <w:lang w:val="en-US" w:eastAsia="x-none"/>
        </w:rPr>
      </w:pPr>
      <w:r>
        <w:rPr>
          <w:lang w:val="en-US" w:eastAsia="x-none"/>
        </w:rPr>
        <w:t>The proposed TP for TS38.213, Clause 8.1, captured in FL Proposal 3-2 in Section “Issue 3” in R1-2507962, is endorsed.</w:t>
      </w:r>
    </w:p>
    <w:p w14:paraId="07A2EA04" w14:textId="77777777" w:rsidR="0095094F" w:rsidRDefault="0095094F" w:rsidP="0095094F">
      <w:pPr>
        <w:rPr>
          <w:lang w:val="en-US" w:eastAsia="x-none"/>
        </w:rPr>
      </w:pPr>
      <w:r w:rsidRPr="00070AF0">
        <w:rPr>
          <w:highlight w:val="green"/>
          <w:lang w:val="en-US" w:eastAsia="x-none"/>
        </w:rPr>
        <w:t>Agreement:</w:t>
      </w:r>
    </w:p>
    <w:p w14:paraId="0FF85AFF" w14:textId="77777777" w:rsidR="0095094F" w:rsidRDefault="0095094F" w:rsidP="0095094F">
      <w:pPr>
        <w:rPr>
          <w:lang w:val="en-US" w:eastAsia="x-none"/>
        </w:rPr>
      </w:pPr>
      <w:r>
        <w:rPr>
          <w:lang w:val="en-US" w:eastAsia="x-none"/>
        </w:rPr>
        <w:t>The proposed TP for TS38.211, Clause 5.3.2, captured in FL Proposal 4-1 in Section “Issue 4” in R1-2507962, is endorsed.</w:t>
      </w:r>
    </w:p>
    <w:p w14:paraId="15EAD424" w14:textId="77777777" w:rsidR="0095094F" w:rsidRPr="002C3C35" w:rsidRDefault="0095094F" w:rsidP="0095094F">
      <w:pPr>
        <w:rPr>
          <w:b/>
          <w:bCs/>
          <w:lang w:val="en-US" w:eastAsia="x-none"/>
        </w:rPr>
      </w:pPr>
      <w:r w:rsidRPr="002C3C35">
        <w:rPr>
          <w:b/>
          <w:bCs/>
          <w:lang w:val="en-US" w:eastAsia="x-none"/>
        </w:rPr>
        <w:t>Conclusion:</w:t>
      </w:r>
    </w:p>
    <w:p w14:paraId="6CD926E4" w14:textId="77777777" w:rsidR="0095094F" w:rsidRPr="00CB728F" w:rsidRDefault="0095094F" w:rsidP="0095094F">
      <w:pPr>
        <w:numPr>
          <w:ilvl w:val="0"/>
          <w:numId w:val="149"/>
        </w:numPr>
        <w:overflowPunct/>
        <w:autoSpaceDE/>
        <w:autoSpaceDN/>
        <w:adjustRightInd/>
        <w:spacing w:after="0"/>
        <w:textAlignment w:val="auto"/>
        <w:rPr>
          <w:rFonts w:eastAsia="PMingLiU"/>
          <w:bCs/>
          <w:lang w:val="en-US" w:eastAsia="zh-TW"/>
        </w:rPr>
      </w:pPr>
      <w:r w:rsidRPr="00CB728F">
        <w:rPr>
          <w:rFonts w:eastAsia="PMingLiU"/>
          <w:bCs/>
          <w:lang w:val="en-US" w:eastAsia="zh-TW"/>
        </w:rPr>
        <w:t>There is no concern in RAN1 on RAN2 LS R1-2506714. No response is needed.</w:t>
      </w:r>
    </w:p>
    <w:p w14:paraId="61B5F369" w14:textId="77777777" w:rsidR="0095094F" w:rsidRPr="00A9358A" w:rsidRDefault="0095094F" w:rsidP="0095094F">
      <w:pPr>
        <w:rPr>
          <w:lang w:val="en-US" w:eastAsia="x-none"/>
        </w:rPr>
      </w:pPr>
    </w:p>
    <w:p w14:paraId="1385D98D" w14:textId="77777777" w:rsidR="0095094F" w:rsidRDefault="0095094F" w:rsidP="0095094F">
      <w:pPr>
        <w:rPr>
          <w:lang w:val="en-US" w:eastAsia="x-none"/>
        </w:rPr>
      </w:pPr>
      <w:r w:rsidRPr="00070AF0">
        <w:rPr>
          <w:highlight w:val="green"/>
          <w:lang w:val="en-US" w:eastAsia="x-none"/>
        </w:rPr>
        <w:t>Agreement:</w:t>
      </w:r>
    </w:p>
    <w:p w14:paraId="10F7BD8F" w14:textId="77777777" w:rsidR="0095094F" w:rsidRDefault="0095094F" w:rsidP="0095094F">
      <w:pPr>
        <w:rPr>
          <w:lang w:val="en-US" w:eastAsia="x-none"/>
        </w:rPr>
      </w:pPr>
      <w:r>
        <w:rPr>
          <w:lang w:val="en-US" w:eastAsia="x-none"/>
        </w:rPr>
        <w:t>The proposed TP for TS38.211, Clause 5.3.2, captured in FL Proposal 2-4 in Section “Issue 2” in R1-2507963, is endorsed.</w:t>
      </w:r>
    </w:p>
    <w:p w14:paraId="43028E71" w14:textId="77777777" w:rsidR="0095094F" w:rsidRDefault="0095094F" w:rsidP="0095094F">
      <w:pPr>
        <w:rPr>
          <w:lang w:val="en-US" w:eastAsia="x-none"/>
        </w:rPr>
      </w:pPr>
      <w:r w:rsidRPr="00070AF0">
        <w:rPr>
          <w:highlight w:val="green"/>
          <w:lang w:val="en-US" w:eastAsia="x-none"/>
        </w:rPr>
        <w:t>Agreement:</w:t>
      </w:r>
    </w:p>
    <w:p w14:paraId="541F69D4" w14:textId="77777777" w:rsidR="0095094F" w:rsidRDefault="0095094F" w:rsidP="0095094F">
      <w:pPr>
        <w:rPr>
          <w:lang w:val="en-US" w:eastAsia="x-none"/>
        </w:rPr>
      </w:pPr>
      <w:r>
        <w:rPr>
          <w:lang w:val="en-US" w:eastAsia="x-none"/>
        </w:rPr>
        <w:t>The proposed TP for TS38.213, Clause 23, captured in FL Proposal 3-4 in Section “Issue 3” in R1-2507963, is endorsed.</w:t>
      </w:r>
    </w:p>
    <w:p w14:paraId="2FC8C5ED" w14:textId="77777777" w:rsidR="0095094F" w:rsidRPr="005821CB" w:rsidRDefault="0095094F" w:rsidP="0095094F">
      <w:pPr>
        <w:rPr>
          <w:b/>
          <w:lang w:eastAsia="en-US"/>
        </w:rPr>
      </w:pPr>
      <w:r w:rsidRPr="00A16217">
        <w:rPr>
          <w:lang w:val="en-US"/>
        </w:rPr>
        <w:t>Adaptation of common signal/channel transmissions</w:t>
      </w:r>
    </w:p>
    <w:p w14:paraId="445DF3A8" w14:textId="77777777" w:rsidR="0095094F" w:rsidRPr="00CF0E7B" w:rsidRDefault="0095094F" w:rsidP="0095094F">
      <w:pPr>
        <w:rPr>
          <w:lang w:val="en-US" w:eastAsia="x-none"/>
        </w:rPr>
      </w:pPr>
    </w:p>
    <w:p w14:paraId="635956B6" w14:textId="77777777" w:rsidR="0095094F" w:rsidRPr="00533EE4" w:rsidRDefault="0095094F" w:rsidP="0095094F">
      <w:pPr>
        <w:pStyle w:val="3GPPNormalText"/>
        <w:rPr>
          <w:b/>
          <w:bCs/>
          <w:sz w:val="20"/>
          <w:szCs w:val="22"/>
        </w:rPr>
      </w:pPr>
      <w:r w:rsidRPr="00533EE4">
        <w:rPr>
          <w:b/>
          <w:bCs/>
          <w:sz w:val="20"/>
          <w:szCs w:val="22"/>
        </w:rPr>
        <w:t>Conclusion</w:t>
      </w:r>
      <w:r>
        <w:rPr>
          <w:b/>
          <w:bCs/>
          <w:sz w:val="20"/>
          <w:szCs w:val="22"/>
        </w:rPr>
        <w:t>:</w:t>
      </w:r>
    </w:p>
    <w:p w14:paraId="7560666C" w14:textId="77777777" w:rsidR="0095094F" w:rsidRPr="00533EE4" w:rsidRDefault="0095094F" w:rsidP="0095094F">
      <w:pPr>
        <w:rPr>
          <w:bCs/>
          <w:iCs/>
        </w:rPr>
      </w:pPr>
      <w:r w:rsidRPr="00533EE4">
        <w:rPr>
          <w:bCs/>
          <w:iCs/>
        </w:rPr>
        <w:t>Amongst the following parameters in RACH-ConfigCommon for legacy PRACH resources</w:t>
      </w:r>
    </w:p>
    <w:p w14:paraId="0E462311"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zeroCorrelationZoneConfig</w:t>
      </w:r>
    </w:p>
    <w:p w14:paraId="33BBF0F5"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preambleReceivedTargetPower</w:t>
      </w:r>
    </w:p>
    <w:p w14:paraId="4C17C02B"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preambleTransMax</w:t>
      </w:r>
    </w:p>
    <w:p w14:paraId="4634114E"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powerRampingStep</w:t>
      </w:r>
    </w:p>
    <w:p w14:paraId="5688B573"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ra-ResponseWindow</w:t>
      </w:r>
    </w:p>
    <w:p w14:paraId="55A5EDFE"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ra-Msg3SizeGroupA</w:t>
      </w:r>
    </w:p>
    <w:p w14:paraId="59A814B8"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messagePowerOffsetGroupB</w:t>
      </w:r>
    </w:p>
    <w:p w14:paraId="202FC2D1"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ra-ContentionResolutionTimer</w:t>
      </w:r>
    </w:p>
    <w:p w14:paraId="63519BF3"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rsrp-ThresholdSSB</w:t>
      </w:r>
    </w:p>
    <w:p w14:paraId="4CD892D1"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rsrp-ThresholdSSB-SUL</w:t>
      </w:r>
    </w:p>
    <w:p w14:paraId="2B853817"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prach-RootSequenceIndex</w:t>
      </w:r>
    </w:p>
    <w:p w14:paraId="30C58DDE"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msg1-SubcarrierSpacing</w:t>
      </w:r>
    </w:p>
    <w:p w14:paraId="25E04A60"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restrictedSetConfig</w:t>
      </w:r>
    </w:p>
    <w:p w14:paraId="28921EB7"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rPr>
      </w:pPr>
      <w:r w:rsidRPr="00533EE4">
        <w:rPr>
          <w:bCs/>
          <w:i/>
        </w:rPr>
        <w:t>msg3-transformPrecoder</w:t>
      </w:r>
    </w:p>
    <w:p w14:paraId="08B12428"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strike/>
          <w:color w:val="FF0000"/>
        </w:rPr>
      </w:pPr>
      <w:r w:rsidRPr="00533EE4">
        <w:rPr>
          <w:bCs/>
          <w:i/>
          <w:strike/>
          <w:color w:val="FF0000"/>
        </w:rPr>
        <w:t>numberOfRA-PreamblesGroupA</w:t>
      </w:r>
    </w:p>
    <w:p w14:paraId="0EC4C590" w14:textId="77777777" w:rsidR="0095094F" w:rsidRPr="00533EE4" w:rsidRDefault="0095094F" w:rsidP="0095094F">
      <w:pPr>
        <w:pStyle w:val="ListParagraph"/>
        <w:numPr>
          <w:ilvl w:val="0"/>
          <w:numId w:val="146"/>
        </w:numPr>
        <w:suppressAutoHyphens/>
        <w:overflowPunct/>
        <w:autoSpaceDE/>
        <w:autoSpaceDN/>
        <w:adjustRightInd/>
        <w:spacing w:after="120"/>
        <w:jc w:val="both"/>
        <w:rPr>
          <w:bCs/>
          <w:i/>
          <w:strike/>
          <w:color w:val="FF0000"/>
        </w:rPr>
      </w:pPr>
      <w:r w:rsidRPr="00533EE4">
        <w:rPr>
          <w:bCs/>
          <w:i/>
          <w:strike/>
          <w:color w:val="FF0000"/>
        </w:rPr>
        <w:t>totalNumberOfRA-Preambles</w:t>
      </w:r>
    </w:p>
    <w:p w14:paraId="2DDBCD2D" w14:textId="77777777" w:rsidR="0095094F" w:rsidRDefault="0095094F" w:rsidP="0095094F">
      <w:pPr>
        <w:rPr>
          <w:bCs/>
          <w:iCs/>
        </w:rPr>
      </w:pPr>
      <w:r w:rsidRPr="008A72EE">
        <w:rPr>
          <w:bCs/>
          <w:iCs/>
        </w:rPr>
        <w:lastRenderedPageBreak/>
        <w:t>There is no consensus in RAN1 to provide any of these parameters separately for additional PRACH</w:t>
      </w:r>
      <w:r>
        <w:rPr>
          <w:bCs/>
          <w:iCs/>
        </w:rPr>
        <w:t>.</w:t>
      </w:r>
    </w:p>
    <w:p w14:paraId="645B0319" w14:textId="77777777" w:rsidR="0095094F" w:rsidRDefault="0095094F" w:rsidP="0095094F">
      <w:pPr>
        <w:rPr>
          <w:bCs/>
          <w:iCs/>
        </w:rPr>
      </w:pPr>
    </w:p>
    <w:p w14:paraId="1292C86D" w14:textId="77777777" w:rsidR="0095094F" w:rsidRDefault="0095094F" w:rsidP="0095094F">
      <w:r w:rsidRPr="003566BC">
        <w:rPr>
          <w:highlight w:val="green"/>
        </w:rPr>
        <w:t>Agreement:</w:t>
      </w:r>
    </w:p>
    <w:p w14:paraId="241FB81E" w14:textId="77777777" w:rsidR="0095094F" w:rsidRPr="003566BC" w:rsidRDefault="0095094F" w:rsidP="0095094F">
      <w:pPr>
        <w:spacing w:afterLines="50" w:after="120"/>
        <w:rPr>
          <w:rFonts w:eastAsia="SimHei"/>
          <w:bCs/>
          <w:lang w:val="en-IN"/>
        </w:rPr>
      </w:pPr>
      <w:r w:rsidRPr="003566BC">
        <w:rPr>
          <w:rFonts w:eastAsia="SimHei"/>
          <w:bCs/>
          <w:lang w:val="en-IN"/>
        </w:rPr>
        <w:t>Adopt below TP to clarify spectifcation text regarding</w:t>
      </w:r>
      <w:r w:rsidRPr="003566BC">
        <w:rPr>
          <w:rFonts w:eastAsia="SimHei" w:hint="eastAsia"/>
          <w:bCs/>
          <w:lang w:val="en-IN"/>
        </w:rPr>
        <w:t xml:space="preserve"> </w:t>
      </w:r>
      <w:r w:rsidRPr="003566BC">
        <w:rPr>
          <w:rFonts w:eastAsia="SimHei"/>
          <w:bCs/>
          <w:lang w:val="en-IN"/>
        </w:rPr>
        <w:t>separate</w:t>
      </w:r>
      <w:r w:rsidRPr="003566BC">
        <w:rPr>
          <w:rFonts w:eastAsia="SimHei" w:hint="eastAsia"/>
          <w:bCs/>
          <w:lang w:val="en-IN"/>
        </w:rPr>
        <w:t xml:space="preserve"> mapping of SS/PBCH block indexes to legacy RO configuration and additional RO </w:t>
      </w:r>
      <w:r w:rsidRPr="003566BC">
        <w:rPr>
          <w:rFonts w:eastAsia="SimHei"/>
          <w:bCs/>
          <w:lang w:val="en-IN"/>
        </w:rPr>
        <w:t>configuration.</w:t>
      </w:r>
    </w:p>
    <w:tbl>
      <w:tblPr>
        <w:tblW w:w="9072" w:type="dxa"/>
        <w:tblInd w:w="42" w:type="dxa"/>
        <w:tblLayout w:type="fixed"/>
        <w:tblCellMar>
          <w:left w:w="42" w:type="dxa"/>
          <w:right w:w="42" w:type="dxa"/>
        </w:tblCellMar>
        <w:tblLook w:val="04A0" w:firstRow="1" w:lastRow="0" w:firstColumn="1" w:lastColumn="0" w:noHBand="0" w:noVBand="1"/>
      </w:tblPr>
      <w:tblGrid>
        <w:gridCol w:w="2694"/>
        <w:gridCol w:w="6378"/>
      </w:tblGrid>
      <w:tr w:rsidR="0095094F" w14:paraId="59D0FC1B" w14:textId="77777777" w:rsidTr="00233CF5">
        <w:tc>
          <w:tcPr>
            <w:tcW w:w="2694" w:type="dxa"/>
            <w:tcBorders>
              <w:top w:val="single" w:sz="4" w:space="0" w:color="auto"/>
              <w:left w:val="single" w:sz="4" w:space="0" w:color="auto"/>
            </w:tcBorders>
          </w:tcPr>
          <w:p w14:paraId="6FE72B6A" w14:textId="77777777" w:rsidR="0095094F" w:rsidRDefault="0095094F" w:rsidP="00233CF5">
            <w:pPr>
              <w:tabs>
                <w:tab w:val="right" w:pos="2184"/>
              </w:tabs>
              <w:spacing w:afterLines="50" w:after="120"/>
              <w:rPr>
                <w:rFonts w:eastAsia="SimSun"/>
                <w:b/>
                <w:i/>
              </w:rPr>
            </w:pPr>
            <w:r>
              <w:rPr>
                <w:rFonts w:eastAsia="SimSun"/>
                <w:b/>
                <w:i/>
              </w:rPr>
              <w:t>Reason for change:</w:t>
            </w:r>
          </w:p>
        </w:tc>
        <w:tc>
          <w:tcPr>
            <w:tcW w:w="6378" w:type="dxa"/>
            <w:tcBorders>
              <w:top w:val="single" w:sz="4" w:space="0" w:color="auto"/>
              <w:right w:val="single" w:sz="4" w:space="0" w:color="auto"/>
            </w:tcBorders>
            <w:shd w:val="pct30" w:color="FFFF00" w:fill="auto"/>
          </w:tcPr>
          <w:p w14:paraId="12797D84" w14:textId="77777777" w:rsidR="0095094F" w:rsidRDefault="0095094F" w:rsidP="00233CF5">
            <w:pPr>
              <w:spacing w:afterLines="50" w:after="120"/>
              <w:rPr>
                <w:rFonts w:eastAsia="SimSun"/>
              </w:rPr>
            </w:pPr>
            <w:r>
              <w:rPr>
                <w:rFonts w:eastAsia="SimSun"/>
              </w:rPr>
              <w:t xml:space="preserve">The specification text regarding </w:t>
            </w:r>
            <w:r w:rsidRPr="006424B0">
              <w:rPr>
                <w:rFonts w:eastAsia="SimSun"/>
              </w:rPr>
              <w:t>separate mapping of SS/PBCH block indexes to legacy RO configuration and additional RO configuration</w:t>
            </w:r>
            <w:r>
              <w:rPr>
                <w:rFonts w:eastAsia="SimSun"/>
              </w:rPr>
              <w:t xml:space="preserve"> is confusing since the IE </w:t>
            </w:r>
            <w:r w:rsidRPr="006424B0">
              <w:rPr>
                <w:rFonts w:eastAsia="SimSun"/>
              </w:rPr>
              <w:t>addl-RACH-Config-Adaptation is also within RACH-ConfigCommon.</w:t>
            </w:r>
          </w:p>
        </w:tc>
      </w:tr>
      <w:tr w:rsidR="0095094F" w14:paraId="4A94A1D3" w14:textId="77777777" w:rsidTr="00233CF5">
        <w:tc>
          <w:tcPr>
            <w:tcW w:w="2694" w:type="dxa"/>
            <w:tcBorders>
              <w:left w:val="single" w:sz="4" w:space="0" w:color="auto"/>
            </w:tcBorders>
          </w:tcPr>
          <w:p w14:paraId="416478C4" w14:textId="77777777" w:rsidR="0095094F" w:rsidRDefault="0095094F" w:rsidP="00233CF5">
            <w:pPr>
              <w:spacing w:afterLines="50" w:after="120"/>
              <w:rPr>
                <w:rFonts w:eastAsia="SimSun"/>
                <w:b/>
                <w:i/>
                <w:sz w:val="8"/>
                <w:szCs w:val="8"/>
              </w:rPr>
            </w:pPr>
          </w:p>
        </w:tc>
        <w:tc>
          <w:tcPr>
            <w:tcW w:w="6378" w:type="dxa"/>
            <w:tcBorders>
              <w:right w:val="single" w:sz="4" w:space="0" w:color="auto"/>
            </w:tcBorders>
          </w:tcPr>
          <w:p w14:paraId="4679D2B1" w14:textId="77777777" w:rsidR="0095094F" w:rsidRDefault="0095094F" w:rsidP="00233CF5">
            <w:pPr>
              <w:spacing w:afterLines="50" w:after="120"/>
              <w:rPr>
                <w:rFonts w:eastAsia="SimSun"/>
                <w:sz w:val="8"/>
                <w:szCs w:val="8"/>
              </w:rPr>
            </w:pPr>
          </w:p>
        </w:tc>
      </w:tr>
      <w:tr w:rsidR="0095094F" w14:paraId="6D95E7CB" w14:textId="77777777" w:rsidTr="00233CF5">
        <w:tc>
          <w:tcPr>
            <w:tcW w:w="2694" w:type="dxa"/>
            <w:tcBorders>
              <w:left w:val="single" w:sz="4" w:space="0" w:color="auto"/>
            </w:tcBorders>
          </w:tcPr>
          <w:p w14:paraId="4310E71B" w14:textId="77777777" w:rsidR="0095094F" w:rsidRDefault="0095094F" w:rsidP="00233CF5">
            <w:pPr>
              <w:tabs>
                <w:tab w:val="right" w:pos="2184"/>
              </w:tabs>
              <w:spacing w:afterLines="50" w:after="120"/>
              <w:rPr>
                <w:rFonts w:eastAsia="SimSun"/>
                <w:b/>
                <w:i/>
              </w:rPr>
            </w:pPr>
            <w:r>
              <w:rPr>
                <w:rFonts w:eastAsia="SimSun"/>
                <w:b/>
                <w:i/>
              </w:rPr>
              <w:t>Summary of change:</w:t>
            </w:r>
          </w:p>
        </w:tc>
        <w:tc>
          <w:tcPr>
            <w:tcW w:w="6378" w:type="dxa"/>
            <w:tcBorders>
              <w:right w:val="single" w:sz="4" w:space="0" w:color="auto"/>
            </w:tcBorders>
            <w:shd w:val="pct30" w:color="FFFF00" w:fill="auto"/>
          </w:tcPr>
          <w:p w14:paraId="7A7ECD46" w14:textId="77777777" w:rsidR="0095094F" w:rsidRDefault="0095094F" w:rsidP="00233CF5">
            <w:pPr>
              <w:spacing w:afterLines="50" w:after="120"/>
              <w:rPr>
                <w:rFonts w:eastAsia="SimSun"/>
              </w:rPr>
            </w:pPr>
            <w:r>
              <w:rPr>
                <w:rFonts w:eastAsia="SimSun"/>
              </w:rPr>
              <w:t xml:space="preserve">In </w:t>
            </w:r>
            <w:r>
              <w:rPr>
                <w:rFonts w:eastAsia="SimSun" w:hint="eastAsia"/>
              </w:rPr>
              <w:t>clause 8.1</w:t>
            </w:r>
            <w:r>
              <w:rPr>
                <w:rFonts w:eastAsia="SimSun"/>
              </w:rPr>
              <w:t xml:space="preserve"> of TS 38.21</w:t>
            </w:r>
            <w:r>
              <w:rPr>
                <w:rFonts w:eastAsia="SimSun" w:hint="eastAsia"/>
              </w:rPr>
              <w:t>3</w:t>
            </w:r>
            <w:r>
              <w:rPr>
                <w:rFonts w:eastAsia="SimSun"/>
              </w:rPr>
              <w:t>,</w:t>
            </w:r>
            <w:r>
              <w:rPr>
                <w:rFonts w:eastAsia="SimSun" w:hint="eastAsia"/>
              </w:rPr>
              <w:t xml:space="preserve"> </w:t>
            </w:r>
            <w:r>
              <w:rPr>
                <w:rFonts w:eastAsia="SimSun"/>
              </w:rPr>
              <w:t xml:space="preserve">update the specification text to properly reference the IEs </w:t>
            </w:r>
            <w:r w:rsidRPr="006424B0">
              <w:rPr>
                <w:rFonts w:eastAsia="SimSun"/>
              </w:rPr>
              <w:t>regarding the separate mapping of SS/PBCH block indexes to legacy RO configuration and additional RO configuration</w:t>
            </w:r>
          </w:p>
        </w:tc>
      </w:tr>
      <w:tr w:rsidR="0095094F" w14:paraId="6392DE60" w14:textId="77777777" w:rsidTr="00233CF5">
        <w:tc>
          <w:tcPr>
            <w:tcW w:w="2694" w:type="dxa"/>
            <w:tcBorders>
              <w:left w:val="single" w:sz="4" w:space="0" w:color="auto"/>
            </w:tcBorders>
          </w:tcPr>
          <w:p w14:paraId="2AEA5035" w14:textId="77777777" w:rsidR="0095094F" w:rsidRDefault="0095094F" w:rsidP="00233CF5">
            <w:pPr>
              <w:spacing w:afterLines="50" w:after="120"/>
              <w:rPr>
                <w:rFonts w:eastAsia="SimSun"/>
                <w:b/>
                <w:i/>
                <w:sz w:val="8"/>
                <w:szCs w:val="8"/>
              </w:rPr>
            </w:pPr>
          </w:p>
        </w:tc>
        <w:tc>
          <w:tcPr>
            <w:tcW w:w="6378" w:type="dxa"/>
            <w:tcBorders>
              <w:right w:val="single" w:sz="4" w:space="0" w:color="auto"/>
            </w:tcBorders>
          </w:tcPr>
          <w:p w14:paraId="7A13C5A9" w14:textId="77777777" w:rsidR="0095094F" w:rsidRDefault="0095094F" w:rsidP="00233CF5">
            <w:pPr>
              <w:spacing w:afterLines="50" w:after="120"/>
              <w:rPr>
                <w:rFonts w:eastAsia="SimSun"/>
                <w:sz w:val="8"/>
                <w:szCs w:val="8"/>
              </w:rPr>
            </w:pPr>
          </w:p>
        </w:tc>
      </w:tr>
      <w:tr w:rsidR="0095094F" w14:paraId="0F0039C3" w14:textId="77777777" w:rsidTr="00233CF5">
        <w:tc>
          <w:tcPr>
            <w:tcW w:w="2694" w:type="dxa"/>
            <w:tcBorders>
              <w:left w:val="single" w:sz="4" w:space="0" w:color="auto"/>
              <w:bottom w:val="single" w:sz="4" w:space="0" w:color="auto"/>
            </w:tcBorders>
          </w:tcPr>
          <w:p w14:paraId="1469FDFE" w14:textId="77777777" w:rsidR="0095094F" w:rsidRDefault="0095094F" w:rsidP="00233CF5">
            <w:pPr>
              <w:tabs>
                <w:tab w:val="right" w:pos="2184"/>
              </w:tabs>
              <w:spacing w:afterLines="50" w:after="120"/>
              <w:rPr>
                <w:rFonts w:eastAsia="SimSun"/>
                <w:b/>
                <w:i/>
              </w:rPr>
            </w:pPr>
            <w:r>
              <w:rPr>
                <w:rFonts w:eastAsia="SimSun"/>
                <w:b/>
                <w:i/>
              </w:rPr>
              <w:t>Consequences if not approved:</w:t>
            </w:r>
          </w:p>
        </w:tc>
        <w:tc>
          <w:tcPr>
            <w:tcW w:w="6378" w:type="dxa"/>
            <w:tcBorders>
              <w:bottom w:val="single" w:sz="4" w:space="0" w:color="auto"/>
              <w:right w:val="single" w:sz="4" w:space="0" w:color="auto"/>
            </w:tcBorders>
            <w:shd w:val="pct30" w:color="FFFF00" w:fill="auto"/>
          </w:tcPr>
          <w:p w14:paraId="4141A914" w14:textId="77777777" w:rsidR="0095094F" w:rsidRDefault="0095094F" w:rsidP="00233CF5">
            <w:pPr>
              <w:spacing w:afterLines="50" w:after="120"/>
              <w:rPr>
                <w:rFonts w:eastAsia="SimSun"/>
              </w:rPr>
            </w:pPr>
            <w:r>
              <w:rPr>
                <w:rFonts w:eastAsia="SimSun"/>
              </w:rPr>
              <w:t xml:space="preserve">Incorrect specification for the </w:t>
            </w:r>
            <w:r w:rsidRPr="0066217A">
              <w:rPr>
                <w:rFonts w:eastAsia="SimSun"/>
              </w:rPr>
              <w:t>separate mapping of SS/PBCH block indexes to legacy RO configuration and additional RO configuration</w:t>
            </w:r>
          </w:p>
        </w:tc>
      </w:tr>
    </w:tbl>
    <w:p w14:paraId="16B4AAFC" w14:textId="77777777" w:rsidR="0095094F" w:rsidRDefault="0095094F" w:rsidP="0095094F"/>
    <w:p w14:paraId="2C10416B" w14:textId="77777777" w:rsidR="0095094F" w:rsidRDefault="0095094F" w:rsidP="0095094F">
      <w:pPr>
        <w:spacing w:beforeLines="50" w:before="120" w:afterLines="50" w:after="120"/>
        <w:rPr>
          <w:rFonts w:eastAsia="SimSun"/>
          <w:bCs/>
          <w:iCs/>
          <w:color w:val="FF0000"/>
        </w:rPr>
      </w:pPr>
      <w:r>
        <w:rPr>
          <w:color w:val="FF0000"/>
          <w:lang w:val="en-US"/>
        </w:rPr>
        <w:t xml:space="preserve">-------------------------------------------- </w:t>
      </w:r>
      <w:r>
        <w:rPr>
          <w:rFonts w:eastAsia="SimSun" w:hint="eastAsia"/>
          <w:color w:val="FF0000"/>
          <w:lang w:val="en-US"/>
        </w:rPr>
        <w:t xml:space="preserve">End </w:t>
      </w:r>
      <w:r>
        <w:rPr>
          <w:color w:val="FF0000"/>
          <w:lang w:val="en-US"/>
        </w:rPr>
        <w:t>of text proposal to TS 38.21</w:t>
      </w:r>
      <w:r>
        <w:rPr>
          <w:rFonts w:eastAsia="SimSun" w:hint="eastAsia"/>
          <w:color w:val="FF0000"/>
          <w:lang w:val="en-US"/>
        </w:rPr>
        <w:t>3</w:t>
      </w:r>
      <w:r>
        <w:rPr>
          <w:color w:val="FF0000"/>
          <w:lang w:val="en-US"/>
        </w:rPr>
        <w:t xml:space="preserve"> v1</w:t>
      </w:r>
      <w:r>
        <w:rPr>
          <w:rFonts w:eastAsia="SimSun" w:hint="eastAsia"/>
          <w:color w:val="FF0000"/>
          <w:lang w:val="en-US"/>
        </w:rPr>
        <w:t>9</w:t>
      </w:r>
      <w:r>
        <w:rPr>
          <w:color w:val="FF0000"/>
          <w:lang w:val="en-US"/>
        </w:rPr>
        <w:t>.</w:t>
      </w:r>
      <w:r>
        <w:rPr>
          <w:rFonts w:eastAsia="SimSun" w:hint="eastAsia"/>
          <w:color w:val="FF0000"/>
          <w:lang w:val="en-US"/>
        </w:rPr>
        <w:t>1</w:t>
      </w:r>
      <w:r>
        <w:rPr>
          <w:color w:val="FF0000"/>
          <w:lang w:val="en-US"/>
        </w:rPr>
        <w:t>.0</w:t>
      </w:r>
      <w:r>
        <w:rPr>
          <w:rFonts w:eastAsia="SimSun"/>
          <w:color w:val="FF0000"/>
          <w:lang w:val="en-US"/>
        </w:rPr>
        <w:t xml:space="preserve"> </w:t>
      </w:r>
      <w:r>
        <w:rPr>
          <w:color w:val="FF0000"/>
          <w:lang w:val="en-US"/>
        </w:rPr>
        <w:t>------------------</w:t>
      </w:r>
    </w:p>
    <w:p w14:paraId="06AA5E5F" w14:textId="77777777" w:rsidR="0095094F" w:rsidRPr="00A4246F" w:rsidRDefault="0095094F" w:rsidP="00A4246F">
      <w:pPr>
        <w:rPr>
          <w:b/>
          <w:bCs/>
        </w:rPr>
      </w:pPr>
      <w:r w:rsidRPr="00A4246F">
        <w:rPr>
          <w:b/>
          <w:bCs/>
        </w:rPr>
        <w:t>8.1</w:t>
      </w:r>
      <w:r w:rsidRPr="00A4246F">
        <w:rPr>
          <w:b/>
          <w:bCs/>
        </w:rPr>
        <w:tab/>
        <w:t>Random access preamble</w:t>
      </w:r>
    </w:p>
    <w:p w14:paraId="50F31457" w14:textId="77777777" w:rsidR="0095094F" w:rsidRDefault="0095094F" w:rsidP="0095094F">
      <w:pPr>
        <w:spacing w:afterLines="50" w:after="120"/>
        <w:jc w:val="center"/>
        <w:rPr>
          <w:rFonts w:eastAsia="SimSun" w:cs="Arial"/>
          <w:color w:val="FF0000"/>
          <w:szCs w:val="28"/>
          <w:lang w:val="en-US"/>
        </w:rPr>
      </w:pPr>
      <w:r>
        <w:rPr>
          <w:rFonts w:cs="Arial"/>
          <w:color w:val="FF0000"/>
          <w:szCs w:val="28"/>
          <w:lang w:val="en-US"/>
        </w:rPr>
        <w:t>&lt; Unchanged parts are omitted &gt;</w:t>
      </w:r>
    </w:p>
    <w:p w14:paraId="18601F6E" w14:textId="77777777" w:rsidR="0095094F" w:rsidRDefault="0095094F" w:rsidP="0095094F">
      <w:pPr>
        <w:spacing w:afterLines="50" w:after="120"/>
        <w:rPr>
          <w:lang w:val="en-US"/>
        </w:rPr>
      </w:pPr>
      <w:r>
        <w:rPr>
          <w:lang w:val="en-US"/>
        </w:rPr>
        <w:t xml:space="preserve">SS/PBCH block indexes </w:t>
      </w:r>
      <w:r>
        <w:rPr>
          <w:rFonts w:hint="eastAsia"/>
          <w:lang w:val="en-US"/>
        </w:rPr>
        <w:t>provided by</w:t>
      </w:r>
      <w:r>
        <w:rPr>
          <w:lang w:val="en-US"/>
        </w:rPr>
        <w:t xml:space="preserve"> </w:t>
      </w:r>
      <w:r>
        <w:rPr>
          <w:i/>
          <w:lang w:val="en-US"/>
        </w:rPr>
        <w:t>ssb-PositionsInBurst</w:t>
      </w:r>
      <w:r>
        <w:rPr>
          <w:lang w:val="en-US"/>
        </w:rPr>
        <w:t xml:space="preserve"> in </w:t>
      </w:r>
      <w:r>
        <w:rPr>
          <w:i/>
          <w:lang w:val="en-US"/>
        </w:rPr>
        <w:t>S</w:t>
      </w:r>
      <w:r>
        <w:rPr>
          <w:rFonts w:hint="eastAsia"/>
          <w:i/>
          <w:lang w:val="en-US"/>
        </w:rPr>
        <w:t>IB</w:t>
      </w:r>
      <w:r>
        <w:rPr>
          <w:i/>
          <w:lang w:val="en-US"/>
        </w:rPr>
        <w:t>1</w:t>
      </w:r>
      <w:r>
        <w:rPr>
          <w:lang w:val="en-US"/>
        </w:rPr>
        <w:t xml:space="preserve"> or in </w:t>
      </w:r>
      <w:r>
        <w:rPr>
          <w:i/>
          <w:lang w:val="en-US"/>
        </w:rPr>
        <w:t>ServingCellConfigCommon</w:t>
      </w:r>
      <w:r>
        <w:rPr>
          <w:lang w:val="en-US"/>
        </w:rPr>
        <w:t xml:space="preserve"> or in </w:t>
      </w:r>
      <w:r>
        <w:rPr>
          <w:i/>
          <w:iCs/>
          <w:lang w:val="en-US"/>
        </w:rPr>
        <w:t>SSB-MTC-AdditionalPCI</w:t>
      </w:r>
      <w:r>
        <w:rPr>
          <w:lang w:val="en-US"/>
        </w:rPr>
        <w:t xml:space="preserve"> or in </w:t>
      </w:r>
      <w:r>
        <w:rPr>
          <w:i/>
          <w:lang w:val="en-US"/>
        </w:rPr>
        <w:t>LTM-SSB-Config</w:t>
      </w:r>
      <w:r>
        <w:rPr>
          <w:lang w:val="en-US"/>
        </w:rPr>
        <w:t xml:space="preserve"> are mapped to valid PRACH occasions in the following order where the parameters are described in [4, TS 38.211]. </w:t>
      </w:r>
      <w:r>
        <w:rPr>
          <w:szCs w:val="22"/>
          <w:lang w:val="en-US"/>
        </w:rPr>
        <w:t xml:space="preserve">The mapping of </w:t>
      </w:r>
      <w:r>
        <w:rPr>
          <w:lang w:val="en-US"/>
        </w:rPr>
        <w:t xml:space="preserve">SS/PBCH block indexes to valid PRACH occasions is separate for valid PRACH occasions determined by </w:t>
      </w:r>
      <w:r>
        <w:rPr>
          <w:i/>
          <w:szCs w:val="22"/>
          <w:lang w:val="en-US" w:eastAsia="sv-SE"/>
        </w:rPr>
        <w:t>RACH-ConfigCommon</w:t>
      </w:r>
      <w:r>
        <w:rPr>
          <w:szCs w:val="22"/>
          <w:lang w:val="en-US"/>
        </w:rPr>
        <w:t xml:space="preserve"> </w:t>
      </w:r>
      <w:r w:rsidRPr="00A6381D">
        <w:rPr>
          <w:rFonts w:hint="eastAsia"/>
          <w:color w:val="FF0000"/>
          <w:szCs w:val="22"/>
          <w:u w:val="single"/>
          <w:lang w:val="en-US"/>
        </w:rPr>
        <w:t xml:space="preserve">and </w:t>
      </w:r>
      <w:r w:rsidRPr="007D36FC">
        <w:rPr>
          <w:color w:val="FF0000"/>
          <w:szCs w:val="22"/>
          <w:u w:val="single"/>
          <w:lang w:val="en-US"/>
        </w:rPr>
        <w:t xml:space="preserve">not </w:t>
      </w:r>
      <w:r w:rsidRPr="00A6381D">
        <w:rPr>
          <w:rFonts w:hint="eastAsia"/>
          <w:color w:val="FF0000"/>
          <w:szCs w:val="22"/>
          <w:u w:val="single"/>
          <w:lang w:val="en-US"/>
        </w:rPr>
        <w:t>determined by</w:t>
      </w:r>
      <w:r>
        <w:rPr>
          <w:i/>
          <w:color w:val="FF0000"/>
          <w:szCs w:val="22"/>
          <w:u w:val="single"/>
          <w:lang w:val="en-US"/>
        </w:rPr>
        <w:t xml:space="preserve"> addl-RACH-Config-Adaptation</w:t>
      </w:r>
      <w:r>
        <w:rPr>
          <w:szCs w:val="22"/>
          <w:lang w:val="en-US"/>
        </w:rPr>
        <w:t xml:space="preserve"> and for valid PRACH occasions determined by </w:t>
      </w:r>
      <w:r>
        <w:rPr>
          <w:i/>
          <w:szCs w:val="22"/>
          <w:lang w:val="en-US"/>
        </w:rPr>
        <w:t>addl-RACH-Config-Adaptation</w:t>
      </w:r>
      <w:r>
        <w:rPr>
          <w:szCs w:val="22"/>
          <w:lang w:val="en-US"/>
        </w:rPr>
        <w:t>.</w:t>
      </w:r>
    </w:p>
    <w:p w14:paraId="3AA27FED" w14:textId="77777777" w:rsidR="0095094F" w:rsidRDefault="0095094F" w:rsidP="0095094F">
      <w:pPr>
        <w:spacing w:afterLines="50" w:after="120"/>
        <w:ind w:left="568" w:hanging="284"/>
        <w:rPr>
          <w:rFonts w:eastAsia="DengXian"/>
          <w:lang w:val="en-US"/>
        </w:rPr>
      </w:pPr>
      <w:r w:rsidRPr="00E83781">
        <w:rPr>
          <w:rFonts w:eastAsia="DengXian"/>
          <w:lang w:val="en-US"/>
        </w:rPr>
        <w:t>-</w:t>
      </w:r>
      <w:r w:rsidRPr="00E83781">
        <w:rPr>
          <w:rFonts w:eastAsia="DengXian"/>
          <w:lang w:val="en-US"/>
        </w:rPr>
        <w:tab/>
        <w:t>First</w:t>
      </w:r>
      <w:r>
        <w:rPr>
          <w:rFonts w:eastAsia="DengXian"/>
          <w:lang w:val="en-US"/>
        </w:rPr>
        <w:t>,</w:t>
      </w:r>
      <w:r w:rsidRPr="00E83781">
        <w:rPr>
          <w:rFonts w:eastAsia="DengXian"/>
          <w:lang w:val="en-US"/>
        </w:rPr>
        <w:t xml:space="preserve"> in increasing </w:t>
      </w:r>
      <w:r>
        <w:rPr>
          <w:rFonts w:eastAsia="DengXian"/>
          <w:lang w:val="en-US"/>
        </w:rPr>
        <w:t xml:space="preserve">order of </w:t>
      </w:r>
      <w:r w:rsidRPr="00E83781">
        <w:rPr>
          <w:rFonts w:eastAsia="DengXian"/>
          <w:lang w:val="en-US"/>
        </w:rPr>
        <w:t>preamble ind</w:t>
      </w:r>
      <w:r>
        <w:rPr>
          <w:rFonts w:eastAsia="DengXian"/>
          <w:lang w:val="en-US"/>
        </w:rPr>
        <w:t>exes</w:t>
      </w:r>
      <w:r w:rsidRPr="00E83781">
        <w:rPr>
          <w:rFonts w:eastAsia="DengXian"/>
          <w:lang w:val="en-US"/>
        </w:rPr>
        <w:t xml:space="preserve"> within a single </w:t>
      </w:r>
      <w:r>
        <w:rPr>
          <w:rFonts w:eastAsia="DengXian"/>
          <w:lang w:val="en-US"/>
        </w:rPr>
        <w:t>P</w:t>
      </w:r>
      <w:r w:rsidRPr="00E83781">
        <w:rPr>
          <w:rFonts w:eastAsia="DengXian"/>
          <w:lang w:val="en-US"/>
        </w:rPr>
        <w:t>RACH occasion</w:t>
      </w:r>
    </w:p>
    <w:p w14:paraId="07126D16" w14:textId="77777777" w:rsidR="0095094F" w:rsidRDefault="0095094F" w:rsidP="0095094F">
      <w:pPr>
        <w:spacing w:afterLines="50" w:after="120"/>
        <w:ind w:left="568" w:hanging="284"/>
        <w:rPr>
          <w:rFonts w:eastAsia="DengXian"/>
          <w:lang w:val="en-US"/>
        </w:rPr>
      </w:pPr>
      <w:r>
        <w:rPr>
          <w:rFonts w:eastAsia="DengXian"/>
          <w:lang w:val="en-US"/>
        </w:rPr>
        <w:t>-</w:t>
      </w:r>
      <w:r w:rsidRPr="00E83781">
        <w:rPr>
          <w:rFonts w:eastAsia="DengXian"/>
          <w:lang w:val="en-US"/>
        </w:rPr>
        <w:tab/>
      </w:r>
      <w:r>
        <w:rPr>
          <w:rFonts w:eastAsia="DengXian"/>
          <w:lang w:val="en-US"/>
        </w:rPr>
        <w:t>Second,</w:t>
      </w:r>
      <w:r w:rsidRPr="00E83781">
        <w:rPr>
          <w:rFonts w:eastAsia="DengXian"/>
          <w:lang w:val="en-US"/>
        </w:rPr>
        <w:t xml:space="preserve"> in increasing </w:t>
      </w:r>
      <w:r>
        <w:rPr>
          <w:rFonts w:eastAsia="DengXian"/>
          <w:lang w:val="en-US"/>
        </w:rPr>
        <w:t>order</w:t>
      </w:r>
      <w:r w:rsidRPr="00E83781">
        <w:rPr>
          <w:rFonts w:eastAsia="DengXian"/>
          <w:lang w:val="en-US"/>
        </w:rPr>
        <w:t xml:space="preserve"> of </w:t>
      </w:r>
      <w:r>
        <w:rPr>
          <w:rFonts w:eastAsia="DengXian"/>
          <w:lang w:val="en-US"/>
        </w:rPr>
        <w:t xml:space="preserve">frequency resource indexes for </w:t>
      </w:r>
      <w:r w:rsidRPr="00E83781">
        <w:rPr>
          <w:rFonts w:eastAsia="DengXian"/>
          <w:lang w:val="en-US"/>
        </w:rPr>
        <w:t xml:space="preserve">frequency multiplexed </w:t>
      </w:r>
      <w:r>
        <w:rPr>
          <w:rFonts w:eastAsia="DengXian"/>
          <w:lang w:val="en-US"/>
        </w:rPr>
        <w:t>P</w:t>
      </w:r>
      <w:r w:rsidRPr="00E83781">
        <w:rPr>
          <w:rFonts w:eastAsia="DengXian"/>
          <w:lang w:val="en-US"/>
        </w:rPr>
        <w:t>RACH occasion</w:t>
      </w:r>
      <w:r>
        <w:rPr>
          <w:rFonts w:eastAsia="DengXian"/>
          <w:lang w:val="en-US"/>
        </w:rPr>
        <w:t>s</w:t>
      </w:r>
    </w:p>
    <w:p w14:paraId="68EF8B21" w14:textId="77777777" w:rsidR="0095094F" w:rsidRDefault="0095094F" w:rsidP="0095094F">
      <w:pPr>
        <w:spacing w:afterLines="50" w:after="120"/>
        <w:ind w:left="568" w:hanging="284"/>
        <w:rPr>
          <w:rFonts w:eastAsia="DengXian"/>
          <w:lang w:val="en-US"/>
        </w:rPr>
      </w:pPr>
      <w:r>
        <w:rPr>
          <w:rFonts w:eastAsia="DengXian"/>
          <w:lang w:val="en-US"/>
        </w:rPr>
        <w:t>-</w:t>
      </w:r>
      <w:r w:rsidRPr="00E83781">
        <w:rPr>
          <w:rFonts w:eastAsia="DengXian"/>
          <w:lang w:val="en-US"/>
        </w:rPr>
        <w:tab/>
      </w:r>
      <w:r>
        <w:rPr>
          <w:rFonts w:eastAsia="DengXian"/>
          <w:lang w:val="en-US"/>
        </w:rPr>
        <w:t>Third,</w:t>
      </w:r>
      <w:r w:rsidRPr="00E83781">
        <w:rPr>
          <w:rFonts w:eastAsia="DengXian"/>
          <w:lang w:val="en-US"/>
        </w:rPr>
        <w:t xml:space="preserve"> in increasing </w:t>
      </w:r>
      <w:r>
        <w:rPr>
          <w:rFonts w:eastAsia="DengXian"/>
          <w:lang w:val="en-US"/>
        </w:rPr>
        <w:t>order of time resource indexes for</w:t>
      </w:r>
      <w:r w:rsidRPr="00E83781">
        <w:rPr>
          <w:rFonts w:eastAsia="DengXian"/>
          <w:lang w:val="en-US"/>
        </w:rPr>
        <w:t xml:space="preserve"> time</w:t>
      </w:r>
      <w:r>
        <w:rPr>
          <w:rFonts w:eastAsia="DengXian"/>
          <w:lang w:val="en-US"/>
        </w:rPr>
        <w:t xml:space="preserve"> multiplexed</w:t>
      </w:r>
      <w:r w:rsidRPr="00E83781">
        <w:rPr>
          <w:rFonts w:eastAsia="DengXian"/>
          <w:lang w:val="en-US"/>
        </w:rPr>
        <w:t xml:space="preserve"> </w:t>
      </w:r>
      <w:r>
        <w:rPr>
          <w:rFonts w:eastAsia="DengXian"/>
          <w:lang w:val="en-US"/>
        </w:rPr>
        <w:t>P</w:t>
      </w:r>
      <w:r w:rsidRPr="00E83781">
        <w:rPr>
          <w:rFonts w:eastAsia="DengXian"/>
          <w:lang w:val="en-US"/>
        </w:rPr>
        <w:t>RACH occasion</w:t>
      </w:r>
      <w:r>
        <w:rPr>
          <w:rFonts w:eastAsia="DengXian"/>
          <w:lang w:val="en-US"/>
        </w:rPr>
        <w:t>s</w:t>
      </w:r>
      <w:r w:rsidRPr="00E83781">
        <w:rPr>
          <w:rFonts w:eastAsia="DengXian"/>
          <w:lang w:val="en-US"/>
        </w:rPr>
        <w:t xml:space="preserve"> within a </w:t>
      </w:r>
      <w:r>
        <w:rPr>
          <w:rFonts w:eastAsia="DengXian"/>
          <w:lang w:val="en-US"/>
        </w:rPr>
        <w:t>P</w:t>
      </w:r>
      <w:r w:rsidRPr="00E83781">
        <w:rPr>
          <w:rFonts w:eastAsia="DengXian"/>
          <w:lang w:val="en-US"/>
        </w:rPr>
        <w:t>RACH slot</w:t>
      </w:r>
    </w:p>
    <w:p w14:paraId="48B95C49" w14:textId="77777777" w:rsidR="0095094F" w:rsidRDefault="0095094F" w:rsidP="0095094F">
      <w:pPr>
        <w:spacing w:afterLines="50" w:after="120"/>
        <w:ind w:left="568" w:hanging="284"/>
        <w:rPr>
          <w:rFonts w:eastAsia="DengXian"/>
          <w:lang w:val="en-US"/>
        </w:rPr>
      </w:pPr>
      <w:r w:rsidRPr="00E83781">
        <w:rPr>
          <w:rFonts w:eastAsia="DengXian"/>
          <w:lang w:val="en-US"/>
        </w:rPr>
        <w:t>-</w:t>
      </w:r>
      <w:r w:rsidRPr="00E83781">
        <w:rPr>
          <w:rFonts w:eastAsia="DengXian"/>
          <w:lang w:val="en-US"/>
        </w:rPr>
        <w:tab/>
      </w:r>
      <w:r>
        <w:rPr>
          <w:rFonts w:eastAsia="DengXian"/>
          <w:lang w:val="en-US"/>
        </w:rPr>
        <w:t>Fourth,</w:t>
      </w:r>
      <w:r w:rsidRPr="00E83781">
        <w:rPr>
          <w:rFonts w:eastAsia="DengXian"/>
          <w:lang w:val="en-US"/>
        </w:rPr>
        <w:t xml:space="preserve"> in increasing </w:t>
      </w:r>
      <w:r>
        <w:rPr>
          <w:rFonts w:eastAsia="DengXian"/>
          <w:lang w:val="en-US"/>
        </w:rPr>
        <w:t>order of indexes for P</w:t>
      </w:r>
      <w:r w:rsidRPr="00E83781">
        <w:rPr>
          <w:rFonts w:eastAsia="DengXian"/>
          <w:lang w:val="en-US"/>
        </w:rPr>
        <w:t>RACH slots</w:t>
      </w:r>
    </w:p>
    <w:p w14:paraId="0A163A8F" w14:textId="77777777" w:rsidR="0095094F" w:rsidRDefault="0095094F" w:rsidP="0095094F">
      <w:pPr>
        <w:spacing w:beforeLines="50" w:before="120" w:afterLines="50" w:after="120"/>
        <w:rPr>
          <w:rFonts w:eastAsia="SimSun"/>
          <w:bCs/>
          <w:iCs/>
          <w:color w:val="FF0000"/>
        </w:rPr>
      </w:pPr>
      <w:r>
        <w:rPr>
          <w:color w:val="FF0000"/>
          <w:lang w:val="en-US"/>
        </w:rPr>
        <w:t xml:space="preserve">-------------------------------------------- </w:t>
      </w:r>
      <w:r>
        <w:rPr>
          <w:rFonts w:eastAsia="SimSun" w:hint="eastAsia"/>
          <w:color w:val="FF0000"/>
          <w:lang w:val="en-US"/>
        </w:rPr>
        <w:t xml:space="preserve">End </w:t>
      </w:r>
      <w:r>
        <w:rPr>
          <w:color w:val="FF0000"/>
          <w:lang w:val="en-US"/>
        </w:rPr>
        <w:t>of text proposal to TS 38.21</w:t>
      </w:r>
      <w:r>
        <w:rPr>
          <w:rFonts w:eastAsia="SimSun" w:hint="eastAsia"/>
          <w:color w:val="FF0000"/>
          <w:lang w:val="en-US"/>
        </w:rPr>
        <w:t>3</w:t>
      </w:r>
      <w:r>
        <w:rPr>
          <w:color w:val="FF0000"/>
          <w:lang w:val="en-US"/>
        </w:rPr>
        <w:t xml:space="preserve"> v1</w:t>
      </w:r>
      <w:r>
        <w:rPr>
          <w:rFonts w:eastAsia="SimSun" w:hint="eastAsia"/>
          <w:color w:val="FF0000"/>
          <w:lang w:val="en-US"/>
        </w:rPr>
        <w:t>9</w:t>
      </w:r>
      <w:r>
        <w:rPr>
          <w:color w:val="FF0000"/>
          <w:lang w:val="en-US"/>
        </w:rPr>
        <w:t>.</w:t>
      </w:r>
      <w:r>
        <w:rPr>
          <w:rFonts w:eastAsia="SimSun" w:hint="eastAsia"/>
          <w:color w:val="FF0000"/>
          <w:lang w:val="en-US"/>
        </w:rPr>
        <w:t>1</w:t>
      </w:r>
      <w:r>
        <w:rPr>
          <w:color w:val="FF0000"/>
          <w:lang w:val="en-US"/>
        </w:rPr>
        <w:t>.0</w:t>
      </w:r>
      <w:r>
        <w:rPr>
          <w:rFonts w:eastAsia="SimSun"/>
          <w:color w:val="FF0000"/>
          <w:lang w:val="en-US"/>
        </w:rPr>
        <w:t xml:space="preserve"> </w:t>
      </w:r>
      <w:r>
        <w:rPr>
          <w:color w:val="FF0000"/>
          <w:lang w:val="en-US"/>
        </w:rPr>
        <w:t>------------------</w:t>
      </w:r>
    </w:p>
    <w:p w14:paraId="50B7148D" w14:textId="77777777" w:rsidR="00075F13" w:rsidRPr="00982845" w:rsidRDefault="00075F13" w:rsidP="0053599D">
      <w:pPr>
        <w:rPr>
          <w:rFonts w:eastAsia="DengXian"/>
          <w:lang w:eastAsia="zh-CN"/>
        </w:rPr>
      </w:pPr>
    </w:p>
    <w:p w14:paraId="3EC35E6D" w14:textId="4F0790FB" w:rsidR="009048F4" w:rsidRPr="00982845" w:rsidRDefault="004710F9" w:rsidP="009048F4">
      <w:hyperlink r:id="rId436" w:history="1">
        <w:r>
          <w:rPr>
            <w:rStyle w:val="Hyperlink"/>
          </w:rPr>
          <w:t>R1-2506824</w:t>
        </w:r>
      </w:hyperlink>
      <w:r w:rsidR="009048F4" w:rsidRPr="00982845">
        <w:tab/>
        <w:t>Discussion on remaining issues of Rel-19 NES</w:t>
      </w:r>
      <w:r w:rsidR="009048F4" w:rsidRPr="00982845">
        <w:tab/>
        <w:t>ZTE Corporation, Sanechips</w:t>
      </w:r>
    </w:p>
    <w:p w14:paraId="680A5925" w14:textId="5FE425E0" w:rsidR="009048F4" w:rsidRPr="00982845" w:rsidRDefault="004710F9" w:rsidP="009048F4">
      <w:hyperlink r:id="rId437" w:history="1">
        <w:r>
          <w:rPr>
            <w:rStyle w:val="Hyperlink"/>
          </w:rPr>
          <w:t>R1-2506875</w:t>
        </w:r>
      </w:hyperlink>
      <w:r w:rsidR="009048F4" w:rsidRPr="00982845">
        <w:tab/>
        <w:t>Maintenance on enhancements of network energy savings for NR</w:t>
      </w:r>
      <w:r w:rsidR="009048F4" w:rsidRPr="00982845">
        <w:tab/>
        <w:t>vivo</w:t>
      </w:r>
    </w:p>
    <w:p w14:paraId="700AC4FE" w14:textId="6DE42A00" w:rsidR="009048F4" w:rsidRPr="00982845" w:rsidRDefault="004710F9" w:rsidP="009048F4">
      <w:hyperlink r:id="rId438" w:history="1">
        <w:r>
          <w:rPr>
            <w:rStyle w:val="Hyperlink"/>
          </w:rPr>
          <w:t>R1-2506950</w:t>
        </w:r>
      </w:hyperlink>
      <w:r w:rsidR="009048F4" w:rsidRPr="00982845">
        <w:tab/>
        <w:t>Maintenance on Rel-19 Network Energy Savings</w:t>
      </w:r>
      <w:r w:rsidR="009048F4" w:rsidRPr="00982845">
        <w:tab/>
        <w:t>Huawei, HiSilicon</w:t>
      </w:r>
    </w:p>
    <w:p w14:paraId="68343B55" w14:textId="3A942168" w:rsidR="009048F4" w:rsidRPr="00982845" w:rsidRDefault="004710F9" w:rsidP="009048F4">
      <w:hyperlink r:id="rId439" w:history="1">
        <w:r>
          <w:rPr>
            <w:rStyle w:val="Hyperlink"/>
          </w:rPr>
          <w:t>R1-2506965</w:t>
        </w:r>
      </w:hyperlink>
      <w:r w:rsidR="009048F4" w:rsidRPr="00982845">
        <w:tab/>
        <w:t>Maintenance on Enhancements of network energy savings for NR</w:t>
      </w:r>
      <w:r w:rsidR="009048F4" w:rsidRPr="00982845">
        <w:tab/>
        <w:t>Xiaomi</w:t>
      </w:r>
    </w:p>
    <w:p w14:paraId="36D51DD9" w14:textId="3B51EB36" w:rsidR="009048F4" w:rsidRPr="00982845" w:rsidRDefault="004710F9" w:rsidP="009048F4">
      <w:hyperlink r:id="rId440" w:history="1">
        <w:r>
          <w:rPr>
            <w:rStyle w:val="Hyperlink"/>
          </w:rPr>
          <w:t>R1-2507002</w:t>
        </w:r>
      </w:hyperlink>
      <w:r w:rsidR="009048F4" w:rsidRPr="00982845">
        <w:tab/>
        <w:t>Discussion on maintenance issue on Enhancements of network energy savings for NR</w:t>
      </w:r>
      <w:r w:rsidR="009048F4" w:rsidRPr="00982845">
        <w:tab/>
        <w:t>CMCC</w:t>
      </w:r>
    </w:p>
    <w:p w14:paraId="28E6CBE0" w14:textId="14975516" w:rsidR="009048F4" w:rsidRPr="00982845" w:rsidRDefault="004710F9" w:rsidP="009048F4">
      <w:hyperlink r:id="rId441" w:history="1">
        <w:r>
          <w:rPr>
            <w:rStyle w:val="Hyperlink"/>
          </w:rPr>
          <w:t>R1-2507122</w:t>
        </w:r>
      </w:hyperlink>
      <w:r w:rsidR="009048F4" w:rsidRPr="00982845">
        <w:tab/>
        <w:t>Maintenance on enhancements of network energy savings for NR</w:t>
      </w:r>
      <w:r w:rsidR="009048F4" w:rsidRPr="00982845">
        <w:tab/>
        <w:t>CATT</w:t>
      </w:r>
    </w:p>
    <w:p w14:paraId="39281323" w14:textId="5042F8E4" w:rsidR="009048F4" w:rsidRPr="00982845" w:rsidRDefault="004710F9" w:rsidP="009048F4">
      <w:hyperlink r:id="rId442" w:history="1">
        <w:r>
          <w:rPr>
            <w:rStyle w:val="Hyperlink"/>
          </w:rPr>
          <w:t>R1-2507134</w:t>
        </w:r>
      </w:hyperlink>
      <w:r w:rsidR="009048F4" w:rsidRPr="00982845">
        <w:tab/>
        <w:t>Maintenance on enhancements of network energy savings for NR</w:t>
      </w:r>
      <w:r w:rsidR="009048F4" w:rsidRPr="00982845">
        <w:tab/>
        <w:t>OPPO</w:t>
      </w:r>
    </w:p>
    <w:p w14:paraId="5172F97C" w14:textId="665C7954" w:rsidR="009048F4" w:rsidRPr="00982845" w:rsidRDefault="004710F9" w:rsidP="009048F4">
      <w:hyperlink r:id="rId443" w:history="1">
        <w:r>
          <w:rPr>
            <w:rStyle w:val="Hyperlink"/>
          </w:rPr>
          <w:t>R1-2507231</w:t>
        </w:r>
      </w:hyperlink>
      <w:r w:rsidR="009048F4" w:rsidRPr="00982845">
        <w:tab/>
        <w:t>Maintenance on Enhancements of network energy savings for NR</w:t>
      </w:r>
      <w:r w:rsidR="009048F4" w:rsidRPr="00982845">
        <w:tab/>
        <w:t>Samsung</w:t>
      </w:r>
    </w:p>
    <w:p w14:paraId="42D9E6BC" w14:textId="5C541C1D" w:rsidR="009048F4" w:rsidRPr="00982845" w:rsidRDefault="004710F9" w:rsidP="009048F4">
      <w:hyperlink r:id="rId444" w:history="1">
        <w:r>
          <w:rPr>
            <w:rStyle w:val="Hyperlink"/>
          </w:rPr>
          <w:t>R1-2507293</w:t>
        </w:r>
      </w:hyperlink>
      <w:r w:rsidR="009048F4" w:rsidRPr="00982845">
        <w:tab/>
        <w:t>Maintenance on Enhancements of network energy savings</w:t>
      </w:r>
      <w:r w:rsidR="009048F4" w:rsidRPr="00982845">
        <w:tab/>
        <w:t>Nokia, Nokia Shanghai Bell</w:t>
      </w:r>
    </w:p>
    <w:p w14:paraId="3C758839" w14:textId="086540D2" w:rsidR="009048F4" w:rsidRPr="00982845" w:rsidRDefault="004710F9" w:rsidP="009048F4">
      <w:hyperlink r:id="rId445" w:history="1">
        <w:r>
          <w:rPr>
            <w:rStyle w:val="Hyperlink"/>
          </w:rPr>
          <w:t>R1-2507353</w:t>
        </w:r>
      </w:hyperlink>
      <w:r w:rsidR="009048F4" w:rsidRPr="00982845">
        <w:tab/>
        <w:t>Remaining issues on enhancements of NES for NR</w:t>
      </w:r>
      <w:r w:rsidR="009048F4" w:rsidRPr="00982845">
        <w:tab/>
        <w:t>LG Electronics</w:t>
      </w:r>
    </w:p>
    <w:p w14:paraId="03F7C8F4" w14:textId="0ED92743" w:rsidR="009048F4" w:rsidRPr="00982845" w:rsidRDefault="004710F9" w:rsidP="009048F4">
      <w:hyperlink r:id="rId446" w:history="1">
        <w:r>
          <w:rPr>
            <w:rStyle w:val="Hyperlink"/>
          </w:rPr>
          <w:t>R1-2507456</w:t>
        </w:r>
      </w:hyperlink>
      <w:r w:rsidR="009048F4" w:rsidRPr="00982845">
        <w:tab/>
        <w:t>Discussion on on-demand SSB SCell operation</w:t>
      </w:r>
      <w:r w:rsidR="009048F4" w:rsidRPr="00982845">
        <w:tab/>
        <w:t>Ofinno</w:t>
      </w:r>
    </w:p>
    <w:p w14:paraId="53E4EEBD" w14:textId="6EE87140" w:rsidR="009048F4" w:rsidRPr="00982845" w:rsidRDefault="004710F9" w:rsidP="009048F4">
      <w:hyperlink r:id="rId447" w:history="1">
        <w:r>
          <w:rPr>
            <w:rStyle w:val="Hyperlink"/>
          </w:rPr>
          <w:t>R1-2507494</w:t>
        </w:r>
      </w:hyperlink>
      <w:r w:rsidR="009048F4" w:rsidRPr="00982845">
        <w:tab/>
        <w:t>A remaining issue on SSB time domain adaptation</w:t>
      </w:r>
      <w:r w:rsidR="009048F4" w:rsidRPr="00982845">
        <w:tab/>
        <w:t>ETRI</w:t>
      </w:r>
    </w:p>
    <w:p w14:paraId="10A7A80C" w14:textId="5B31E2E9" w:rsidR="009048F4" w:rsidRPr="00982845" w:rsidRDefault="004710F9" w:rsidP="009048F4">
      <w:hyperlink r:id="rId448" w:history="1">
        <w:r>
          <w:rPr>
            <w:rStyle w:val="Hyperlink"/>
          </w:rPr>
          <w:t>R1-2507516</w:t>
        </w:r>
      </w:hyperlink>
      <w:r w:rsidR="009048F4" w:rsidRPr="00982845">
        <w:tab/>
        <w:t>Maintenance for Network Energy Saving</w:t>
      </w:r>
      <w:r w:rsidR="009048F4" w:rsidRPr="00982845">
        <w:tab/>
        <w:t>Google</w:t>
      </w:r>
    </w:p>
    <w:p w14:paraId="0AE6909B" w14:textId="7CE5F095" w:rsidR="009048F4" w:rsidRPr="00982845" w:rsidRDefault="004710F9" w:rsidP="009048F4">
      <w:hyperlink r:id="rId449" w:history="1">
        <w:r>
          <w:rPr>
            <w:rStyle w:val="Hyperlink"/>
          </w:rPr>
          <w:t>R1-2507556</w:t>
        </w:r>
      </w:hyperlink>
      <w:r w:rsidR="009048F4" w:rsidRPr="00982845">
        <w:tab/>
        <w:t>Maintenance on enhancements of network energy savings for NR</w:t>
      </w:r>
      <w:r w:rsidR="009048F4" w:rsidRPr="00982845">
        <w:tab/>
        <w:t>DENSO CORPORATION</w:t>
      </w:r>
    </w:p>
    <w:p w14:paraId="4A463F48" w14:textId="3E2EC388" w:rsidR="009048F4" w:rsidRPr="00982845" w:rsidRDefault="004710F9" w:rsidP="009048F4">
      <w:hyperlink r:id="rId450" w:history="1">
        <w:r>
          <w:rPr>
            <w:rStyle w:val="Hyperlink"/>
          </w:rPr>
          <w:t>R1-2507566</w:t>
        </w:r>
      </w:hyperlink>
      <w:r w:rsidR="009048F4" w:rsidRPr="00982845">
        <w:tab/>
        <w:t>Maintenance on enhancements of network energy savings for NR</w:t>
      </w:r>
      <w:r w:rsidR="009048F4" w:rsidRPr="00982845">
        <w:tab/>
        <w:t>Sharp</w:t>
      </w:r>
    </w:p>
    <w:p w14:paraId="03F6971C" w14:textId="24E31923" w:rsidR="009048F4" w:rsidRPr="00982845" w:rsidRDefault="004710F9" w:rsidP="009048F4">
      <w:hyperlink r:id="rId451" w:history="1">
        <w:r>
          <w:rPr>
            <w:rStyle w:val="Hyperlink"/>
          </w:rPr>
          <w:t>R1-2507621</w:t>
        </w:r>
      </w:hyperlink>
      <w:r w:rsidR="009048F4" w:rsidRPr="00982845">
        <w:tab/>
        <w:t>Maintenance on Enhancements of network energy savings for NR</w:t>
      </w:r>
      <w:r w:rsidR="009048F4" w:rsidRPr="00982845">
        <w:tab/>
        <w:t>MediaTek Inc.</w:t>
      </w:r>
    </w:p>
    <w:p w14:paraId="260FBA81" w14:textId="4CC6FE12" w:rsidR="009048F4" w:rsidRPr="00982845" w:rsidRDefault="004710F9" w:rsidP="009048F4">
      <w:hyperlink r:id="rId452" w:history="1">
        <w:r>
          <w:rPr>
            <w:rStyle w:val="Hyperlink"/>
          </w:rPr>
          <w:t>R1-2507639</w:t>
        </w:r>
      </w:hyperlink>
      <w:r w:rsidR="009048F4" w:rsidRPr="00982845">
        <w:tab/>
        <w:t>Maintenance for R19 NES</w:t>
      </w:r>
      <w:r w:rsidR="009048F4" w:rsidRPr="00982845">
        <w:tab/>
        <w:t>Ericsson</w:t>
      </w:r>
    </w:p>
    <w:p w14:paraId="4472BC95" w14:textId="30BA3253" w:rsidR="009048F4" w:rsidRPr="00982845" w:rsidRDefault="004710F9" w:rsidP="009048F4">
      <w:hyperlink r:id="rId453" w:history="1">
        <w:r>
          <w:rPr>
            <w:rStyle w:val="Hyperlink"/>
          </w:rPr>
          <w:t>R1-2507649</w:t>
        </w:r>
      </w:hyperlink>
      <w:r w:rsidR="009048F4" w:rsidRPr="00982845">
        <w:tab/>
        <w:t>Remaining issues on Rel-19 NES</w:t>
      </w:r>
      <w:r w:rsidR="009048F4" w:rsidRPr="00982845">
        <w:tab/>
        <w:t>Apple</w:t>
      </w:r>
    </w:p>
    <w:p w14:paraId="00B9722E" w14:textId="27278F7F" w:rsidR="009048F4" w:rsidRPr="00982845" w:rsidRDefault="004710F9" w:rsidP="009048F4">
      <w:hyperlink r:id="rId454" w:history="1">
        <w:r>
          <w:rPr>
            <w:rStyle w:val="Hyperlink"/>
          </w:rPr>
          <w:t>R1-2507698</w:t>
        </w:r>
      </w:hyperlink>
      <w:r w:rsidR="009048F4" w:rsidRPr="00982845">
        <w:tab/>
        <w:t>Maintenance on network energy savings for NR</w:t>
      </w:r>
      <w:r w:rsidR="009048F4" w:rsidRPr="00982845">
        <w:tab/>
        <w:t>Qualcomm Incorporated</w:t>
      </w:r>
    </w:p>
    <w:p w14:paraId="655DFE37" w14:textId="424F8DD8" w:rsidR="009048F4" w:rsidRPr="00982845" w:rsidRDefault="004710F9" w:rsidP="009048F4">
      <w:hyperlink r:id="rId455" w:history="1">
        <w:r>
          <w:rPr>
            <w:rStyle w:val="Hyperlink"/>
          </w:rPr>
          <w:t>R1-2507875</w:t>
        </w:r>
      </w:hyperlink>
      <w:r w:rsidR="009048F4" w:rsidRPr="00982845">
        <w:tab/>
        <w:t>Correction on OD-SIB1</w:t>
      </w:r>
      <w:r w:rsidR="009048F4" w:rsidRPr="00982845">
        <w:tab/>
        <w:t>ASUSTeK</w:t>
      </w:r>
    </w:p>
    <w:p w14:paraId="61EE63F7" w14:textId="5985AEE0" w:rsidR="009048F4" w:rsidRDefault="004710F9" w:rsidP="009048F4">
      <w:pPr>
        <w:rPr>
          <w:rFonts w:eastAsia="DengXian"/>
          <w:lang w:eastAsia="zh-CN"/>
        </w:rPr>
      </w:pPr>
      <w:hyperlink r:id="rId456" w:history="1">
        <w:r>
          <w:rPr>
            <w:rStyle w:val="Hyperlink"/>
            <w:rFonts w:eastAsia="DengXian"/>
            <w:lang w:eastAsia="zh-CN"/>
          </w:rPr>
          <w:t>R1-2507961</w:t>
        </w:r>
      </w:hyperlink>
      <w:r w:rsidR="00992C6D">
        <w:rPr>
          <w:rFonts w:eastAsia="DengXian"/>
          <w:lang w:eastAsia="zh-CN"/>
        </w:rPr>
        <w:tab/>
      </w:r>
      <w:r w:rsidR="00992C6D" w:rsidRPr="00992C6D">
        <w:rPr>
          <w:rFonts w:eastAsia="DengXian"/>
          <w:lang w:eastAsia="zh-CN"/>
        </w:rPr>
        <w:t>FL summary 1 for on-demand SIB1 in idle/inactive mode</w:t>
      </w:r>
      <w:r w:rsidR="00992C6D">
        <w:rPr>
          <w:rFonts w:eastAsia="DengXian"/>
          <w:lang w:eastAsia="zh-CN"/>
        </w:rPr>
        <w:tab/>
      </w:r>
      <w:r w:rsidR="00992C6D" w:rsidRPr="00992C6D">
        <w:rPr>
          <w:rFonts w:eastAsia="DengXian"/>
          <w:lang w:eastAsia="zh-CN"/>
        </w:rPr>
        <w:t>Moderator (MediaTek)</w:t>
      </w:r>
    </w:p>
    <w:p w14:paraId="359717CA" w14:textId="75C065BC" w:rsidR="00992C6D" w:rsidRDefault="004710F9" w:rsidP="009048F4">
      <w:pPr>
        <w:rPr>
          <w:rFonts w:eastAsia="DengXian"/>
          <w:lang w:eastAsia="zh-CN"/>
        </w:rPr>
      </w:pPr>
      <w:hyperlink r:id="rId457" w:history="1">
        <w:r>
          <w:rPr>
            <w:rStyle w:val="Hyperlink"/>
            <w:rFonts w:eastAsia="DengXian"/>
            <w:lang w:eastAsia="zh-CN"/>
          </w:rPr>
          <w:t>R1-2507962</w:t>
        </w:r>
      </w:hyperlink>
      <w:r w:rsidR="00992C6D">
        <w:rPr>
          <w:rFonts w:eastAsia="DengXian"/>
          <w:lang w:eastAsia="zh-CN"/>
        </w:rPr>
        <w:tab/>
      </w:r>
      <w:r w:rsidR="00992C6D" w:rsidRPr="00992C6D">
        <w:rPr>
          <w:rFonts w:eastAsia="DengXian"/>
          <w:lang w:eastAsia="zh-CN"/>
        </w:rPr>
        <w:t>FL summary 2 for on-demand SIB1 in idle/inactive mode</w:t>
      </w:r>
      <w:r w:rsidR="00992C6D">
        <w:rPr>
          <w:rFonts w:eastAsia="DengXian"/>
          <w:lang w:eastAsia="zh-CN"/>
        </w:rPr>
        <w:tab/>
      </w:r>
      <w:r w:rsidR="00992C6D" w:rsidRPr="00992C6D">
        <w:rPr>
          <w:rFonts w:eastAsia="DengXian"/>
          <w:lang w:eastAsia="zh-CN"/>
        </w:rPr>
        <w:t>Moderator (MediaTek)</w:t>
      </w:r>
    </w:p>
    <w:p w14:paraId="5AAF5490" w14:textId="6E644D2C" w:rsidR="00992C6D" w:rsidRDefault="004710F9" w:rsidP="009048F4">
      <w:pPr>
        <w:rPr>
          <w:rFonts w:eastAsia="DengXian"/>
          <w:lang w:eastAsia="zh-CN"/>
        </w:rPr>
      </w:pPr>
      <w:hyperlink r:id="rId458" w:history="1">
        <w:r>
          <w:rPr>
            <w:rStyle w:val="Hyperlink"/>
            <w:rFonts w:eastAsia="DengXian"/>
            <w:lang w:eastAsia="zh-CN"/>
          </w:rPr>
          <w:t>R1-2507963</w:t>
        </w:r>
      </w:hyperlink>
      <w:r w:rsidR="00992C6D">
        <w:rPr>
          <w:rFonts w:eastAsia="DengXian"/>
          <w:lang w:eastAsia="zh-CN"/>
        </w:rPr>
        <w:tab/>
      </w:r>
      <w:r w:rsidR="00992C6D" w:rsidRPr="00992C6D">
        <w:rPr>
          <w:rFonts w:eastAsia="DengXian"/>
          <w:lang w:eastAsia="zh-CN"/>
        </w:rPr>
        <w:t>FL summary 3 for on-demand SIB1 in idle/inactive mode</w:t>
      </w:r>
      <w:r w:rsidR="00992C6D">
        <w:rPr>
          <w:rFonts w:eastAsia="DengXian"/>
          <w:lang w:eastAsia="zh-CN"/>
        </w:rPr>
        <w:tab/>
      </w:r>
      <w:r w:rsidR="00992C6D" w:rsidRPr="00992C6D">
        <w:rPr>
          <w:rFonts w:eastAsia="DengXian"/>
          <w:lang w:eastAsia="zh-CN"/>
        </w:rPr>
        <w:t>Moderator (MediaTek)</w:t>
      </w:r>
    </w:p>
    <w:p w14:paraId="6608C484" w14:textId="7A82BCC7" w:rsidR="00992C6D" w:rsidRDefault="004710F9" w:rsidP="009048F4">
      <w:pPr>
        <w:rPr>
          <w:rFonts w:eastAsia="DengXian"/>
          <w:lang w:eastAsia="zh-CN"/>
        </w:rPr>
      </w:pPr>
      <w:hyperlink r:id="rId459" w:history="1">
        <w:r>
          <w:rPr>
            <w:rStyle w:val="Hyperlink"/>
            <w:rFonts w:eastAsia="DengXian"/>
            <w:lang w:eastAsia="zh-CN"/>
          </w:rPr>
          <w:t>R1-2507964</w:t>
        </w:r>
      </w:hyperlink>
      <w:r w:rsidR="00992C6D">
        <w:rPr>
          <w:rFonts w:eastAsia="DengXian"/>
          <w:lang w:eastAsia="zh-CN"/>
        </w:rPr>
        <w:tab/>
      </w:r>
      <w:r w:rsidR="00992C6D" w:rsidRPr="00992C6D">
        <w:rPr>
          <w:rFonts w:eastAsia="DengXian"/>
          <w:lang w:eastAsia="zh-CN"/>
        </w:rPr>
        <w:t>FL summary 4 for on-demand SIB1 in idle/inactive mode</w:t>
      </w:r>
      <w:r w:rsidR="00992C6D">
        <w:rPr>
          <w:rFonts w:eastAsia="DengXian"/>
          <w:lang w:eastAsia="zh-CN"/>
        </w:rPr>
        <w:tab/>
      </w:r>
      <w:r w:rsidR="00992C6D" w:rsidRPr="00992C6D">
        <w:rPr>
          <w:rFonts w:eastAsia="DengXian"/>
          <w:lang w:eastAsia="zh-CN"/>
        </w:rPr>
        <w:t>Moderator (MediaTek)</w:t>
      </w:r>
    </w:p>
    <w:p w14:paraId="774E0774" w14:textId="1F9B9997" w:rsidR="00992C6D" w:rsidRDefault="004710F9" w:rsidP="009048F4">
      <w:pPr>
        <w:rPr>
          <w:rFonts w:eastAsia="DengXian"/>
          <w:lang w:eastAsia="zh-CN"/>
        </w:rPr>
      </w:pPr>
      <w:hyperlink r:id="rId460" w:history="1">
        <w:r>
          <w:rPr>
            <w:rStyle w:val="Hyperlink"/>
            <w:rFonts w:eastAsia="DengXian"/>
            <w:lang w:eastAsia="zh-CN"/>
          </w:rPr>
          <w:t>R1-2508027</w:t>
        </w:r>
      </w:hyperlink>
      <w:r w:rsidR="009979EB">
        <w:rPr>
          <w:rFonts w:eastAsia="DengXian"/>
          <w:lang w:eastAsia="zh-CN"/>
        </w:rPr>
        <w:tab/>
      </w:r>
      <w:r w:rsidR="009979EB" w:rsidRPr="009979EB">
        <w:rPr>
          <w:rFonts w:eastAsia="DengXian"/>
          <w:lang w:eastAsia="zh-CN"/>
        </w:rPr>
        <w:t>Summary#1 of R19 maintenance for adaptation of common signalling</w:t>
      </w:r>
      <w:r w:rsidR="009979EB">
        <w:rPr>
          <w:rFonts w:eastAsia="DengXian"/>
          <w:lang w:eastAsia="zh-CN"/>
        </w:rPr>
        <w:tab/>
      </w:r>
      <w:r w:rsidR="009979EB" w:rsidRPr="009979EB">
        <w:rPr>
          <w:rFonts w:eastAsia="DengXian"/>
          <w:lang w:eastAsia="zh-CN"/>
        </w:rPr>
        <w:t>Moderator (Ericsson)</w:t>
      </w:r>
    </w:p>
    <w:p w14:paraId="50FF7AB0" w14:textId="27F020F7" w:rsidR="009979EB" w:rsidRDefault="004710F9" w:rsidP="009048F4">
      <w:pPr>
        <w:rPr>
          <w:rFonts w:eastAsia="DengXian"/>
          <w:lang w:eastAsia="zh-CN"/>
        </w:rPr>
      </w:pPr>
      <w:hyperlink r:id="rId461" w:history="1">
        <w:r>
          <w:rPr>
            <w:rStyle w:val="Hyperlink"/>
            <w:rFonts w:eastAsia="DengXian"/>
            <w:lang w:eastAsia="zh-CN"/>
          </w:rPr>
          <w:t>R1-2508034</w:t>
        </w:r>
      </w:hyperlink>
      <w:r w:rsidR="00202768">
        <w:rPr>
          <w:rFonts w:eastAsia="DengXian"/>
          <w:lang w:eastAsia="zh-CN"/>
        </w:rPr>
        <w:tab/>
      </w:r>
      <w:r w:rsidR="00202768" w:rsidRPr="00202768">
        <w:rPr>
          <w:rFonts w:eastAsia="DengXian"/>
          <w:lang w:eastAsia="zh-CN"/>
        </w:rPr>
        <w:t>Summary #1 of on-demand SSB for NES</w:t>
      </w:r>
      <w:r w:rsidR="00202768">
        <w:rPr>
          <w:rFonts w:eastAsia="DengXian"/>
          <w:lang w:eastAsia="zh-CN"/>
        </w:rPr>
        <w:tab/>
      </w:r>
      <w:r w:rsidR="00202768" w:rsidRPr="00202768">
        <w:rPr>
          <w:rFonts w:eastAsia="DengXian"/>
          <w:lang w:eastAsia="zh-CN"/>
        </w:rPr>
        <w:t>Moderator (LG Electronics)</w:t>
      </w:r>
    </w:p>
    <w:p w14:paraId="371A6D86" w14:textId="175B8FC4" w:rsidR="00202768" w:rsidRDefault="004710F9" w:rsidP="009048F4">
      <w:pPr>
        <w:rPr>
          <w:rFonts w:eastAsia="DengXian"/>
          <w:lang w:eastAsia="zh-CN"/>
        </w:rPr>
      </w:pPr>
      <w:hyperlink r:id="rId462" w:history="1">
        <w:r>
          <w:rPr>
            <w:rStyle w:val="Hyperlink"/>
            <w:rFonts w:eastAsia="DengXian"/>
            <w:lang w:eastAsia="zh-CN"/>
          </w:rPr>
          <w:t>R1-2508035</w:t>
        </w:r>
      </w:hyperlink>
      <w:r w:rsidR="00202768">
        <w:rPr>
          <w:rFonts w:eastAsia="DengXian"/>
          <w:lang w:eastAsia="zh-CN"/>
        </w:rPr>
        <w:tab/>
      </w:r>
      <w:r w:rsidR="00202768" w:rsidRPr="00202768">
        <w:rPr>
          <w:rFonts w:eastAsia="DengXian"/>
          <w:lang w:eastAsia="zh-CN"/>
        </w:rPr>
        <w:t>Summary #2 of on-demand SSB for NES</w:t>
      </w:r>
      <w:r w:rsidR="00202768">
        <w:rPr>
          <w:rFonts w:eastAsia="DengXian"/>
          <w:lang w:eastAsia="zh-CN"/>
        </w:rPr>
        <w:tab/>
      </w:r>
      <w:r w:rsidR="00202768" w:rsidRPr="00202768">
        <w:rPr>
          <w:rFonts w:eastAsia="DengXian"/>
          <w:lang w:eastAsia="zh-CN"/>
        </w:rPr>
        <w:t>Moderator (LG Electronics)</w:t>
      </w:r>
    </w:p>
    <w:p w14:paraId="74083AF3" w14:textId="346FAC95" w:rsidR="00202768" w:rsidRDefault="004710F9" w:rsidP="009048F4">
      <w:pPr>
        <w:rPr>
          <w:rFonts w:eastAsia="DengXian"/>
          <w:lang w:eastAsia="zh-CN"/>
        </w:rPr>
      </w:pPr>
      <w:hyperlink r:id="rId463" w:history="1">
        <w:r>
          <w:rPr>
            <w:rStyle w:val="Hyperlink"/>
            <w:rFonts w:eastAsia="DengXian"/>
            <w:lang w:eastAsia="zh-CN"/>
          </w:rPr>
          <w:t>R1-2508036</w:t>
        </w:r>
      </w:hyperlink>
      <w:r w:rsidR="00202768">
        <w:rPr>
          <w:rFonts w:eastAsia="DengXian"/>
          <w:lang w:eastAsia="zh-CN"/>
        </w:rPr>
        <w:tab/>
      </w:r>
      <w:r w:rsidR="00202768" w:rsidRPr="00202768">
        <w:rPr>
          <w:rFonts w:eastAsia="DengXian"/>
          <w:lang w:eastAsia="zh-CN"/>
        </w:rPr>
        <w:t>Summary #3 of on-demand SSB for NES</w:t>
      </w:r>
      <w:r w:rsidR="00202768">
        <w:rPr>
          <w:rFonts w:eastAsia="DengXian"/>
          <w:lang w:eastAsia="zh-CN"/>
        </w:rPr>
        <w:tab/>
      </w:r>
      <w:r w:rsidR="00202768" w:rsidRPr="00202768">
        <w:rPr>
          <w:rFonts w:eastAsia="DengXian"/>
          <w:lang w:eastAsia="zh-CN"/>
        </w:rPr>
        <w:t>Moderator (LG Electronics)</w:t>
      </w:r>
    </w:p>
    <w:p w14:paraId="375D217B" w14:textId="25B5B934" w:rsidR="00202768" w:rsidRDefault="004710F9" w:rsidP="009048F4">
      <w:pPr>
        <w:rPr>
          <w:rFonts w:eastAsia="DengXian"/>
          <w:lang w:eastAsia="zh-CN"/>
        </w:rPr>
      </w:pPr>
      <w:hyperlink r:id="rId464" w:history="1">
        <w:r>
          <w:rPr>
            <w:rStyle w:val="Hyperlink"/>
            <w:rFonts w:eastAsia="DengXian"/>
            <w:lang w:eastAsia="zh-CN"/>
          </w:rPr>
          <w:t>R1-2508133</w:t>
        </w:r>
      </w:hyperlink>
      <w:r w:rsidR="009C2185">
        <w:rPr>
          <w:rFonts w:eastAsia="DengXian"/>
          <w:lang w:eastAsia="zh-CN"/>
        </w:rPr>
        <w:tab/>
      </w:r>
      <w:r w:rsidR="009C2185" w:rsidRPr="009C2185">
        <w:rPr>
          <w:rFonts w:eastAsia="DengXian"/>
          <w:lang w:eastAsia="zh-CN"/>
        </w:rPr>
        <w:t>Summary #4 of on-demand SSB for NES</w:t>
      </w:r>
      <w:r w:rsidR="009C2185">
        <w:rPr>
          <w:rFonts w:eastAsia="DengXian"/>
          <w:lang w:eastAsia="zh-CN"/>
        </w:rPr>
        <w:tab/>
      </w:r>
      <w:r w:rsidR="009C2185" w:rsidRPr="009C2185">
        <w:rPr>
          <w:rFonts w:eastAsia="DengXian"/>
          <w:lang w:eastAsia="zh-CN"/>
        </w:rPr>
        <w:t>Moderator (LG Electronics)</w:t>
      </w:r>
    </w:p>
    <w:p w14:paraId="6339BB1C" w14:textId="0204AEBE" w:rsidR="009C2185" w:rsidRDefault="004710F9" w:rsidP="009048F4">
      <w:pPr>
        <w:rPr>
          <w:rFonts w:eastAsia="DengXian"/>
          <w:lang w:eastAsia="zh-CN"/>
        </w:rPr>
      </w:pPr>
      <w:hyperlink r:id="rId465" w:history="1">
        <w:r>
          <w:rPr>
            <w:rStyle w:val="Hyperlink"/>
            <w:rFonts w:eastAsia="DengXian"/>
            <w:lang w:eastAsia="zh-CN"/>
          </w:rPr>
          <w:t>R1-2508164</w:t>
        </w:r>
      </w:hyperlink>
      <w:r w:rsidR="008C1812">
        <w:rPr>
          <w:rFonts w:eastAsia="DengXian"/>
          <w:lang w:eastAsia="zh-CN"/>
        </w:rPr>
        <w:tab/>
      </w:r>
      <w:r w:rsidR="008C1812" w:rsidRPr="008C1812">
        <w:rPr>
          <w:rFonts w:eastAsia="DengXian"/>
          <w:lang w:eastAsia="zh-CN"/>
        </w:rPr>
        <w:t>Summary#2 of R19 maintenance for adaptation of common signalling</w:t>
      </w:r>
      <w:r w:rsidR="008C1812">
        <w:rPr>
          <w:rFonts w:eastAsia="DengXian"/>
          <w:lang w:eastAsia="zh-CN"/>
        </w:rPr>
        <w:tab/>
      </w:r>
      <w:r w:rsidR="008C1812" w:rsidRPr="008C1812">
        <w:rPr>
          <w:rFonts w:eastAsia="DengXian"/>
          <w:lang w:eastAsia="zh-CN"/>
        </w:rPr>
        <w:t>Moderator (Ericsson)</w:t>
      </w:r>
    </w:p>
    <w:p w14:paraId="22D2D6EA" w14:textId="2A219DD9" w:rsidR="008C1812" w:rsidRDefault="000956FD" w:rsidP="009048F4">
      <w:pPr>
        <w:rPr>
          <w:rFonts w:eastAsia="DengXian"/>
          <w:lang w:eastAsia="zh-CN"/>
        </w:rPr>
      </w:pPr>
      <w:r w:rsidRPr="000956FD">
        <w:rPr>
          <w:rFonts w:eastAsia="DengXian"/>
          <w:lang w:eastAsia="zh-CN"/>
        </w:rPr>
        <w:t xml:space="preserve"> </w:t>
      </w:r>
      <w:hyperlink r:id="rId466" w:history="1">
        <w:r w:rsidR="004710F9">
          <w:rPr>
            <w:rStyle w:val="Hyperlink"/>
            <w:rFonts w:eastAsia="DengXian"/>
            <w:lang w:eastAsia="zh-CN"/>
          </w:rPr>
          <w:t>R1-2508173</w:t>
        </w:r>
      </w:hyperlink>
      <w:r>
        <w:rPr>
          <w:rFonts w:eastAsia="DengXian"/>
          <w:lang w:eastAsia="zh-CN"/>
        </w:rPr>
        <w:tab/>
      </w:r>
      <w:r w:rsidRPr="000956FD">
        <w:rPr>
          <w:rFonts w:eastAsia="DengXian"/>
          <w:lang w:eastAsia="zh-CN"/>
        </w:rPr>
        <w:t>Final summary of R19 maintenance for adaptation of common signalling</w:t>
      </w:r>
      <w:r>
        <w:rPr>
          <w:rFonts w:eastAsia="DengXian"/>
          <w:lang w:eastAsia="zh-CN"/>
        </w:rPr>
        <w:tab/>
      </w:r>
      <w:r w:rsidRPr="000956FD">
        <w:rPr>
          <w:rFonts w:eastAsia="DengXian"/>
          <w:lang w:eastAsia="zh-CN"/>
        </w:rPr>
        <w:t>Moderator (Ericsson)</w:t>
      </w:r>
    </w:p>
    <w:p w14:paraId="5004A378" w14:textId="3680F3BF" w:rsidR="000956FD" w:rsidRDefault="000956FD" w:rsidP="009048F4">
      <w:pPr>
        <w:rPr>
          <w:rFonts w:eastAsia="DengXian"/>
          <w:lang w:eastAsia="zh-CN"/>
        </w:rPr>
      </w:pPr>
      <w:r w:rsidRPr="000956FD">
        <w:rPr>
          <w:rFonts w:eastAsia="DengXian"/>
          <w:lang w:eastAsia="zh-CN"/>
        </w:rPr>
        <w:t xml:space="preserve"> </w:t>
      </w:r>
      <w:hyperlink r:id="rId467" w:history="1">
        <w:r w:rsidR="004710F9">
          <w:rPr>
            <w:rStyle w:val="Hyperlink"/>
            <w:rFonts w:eastAsia="DengXian"/>
            <w:lang w:eastAsia="zh-CN"/>
          </w:rPr>
          <w:t>R1-2508174</w:t>
        </w:r>
      </w:hyperlink>
      <w:r>
        <w:rPr>
          <w:rFonts w:eastAsia="DengXian"/>
          <w:lang w:eastAsia="zh-CN"/>
        </w:rPr>
        <w:tab/>
      </w:r>
      <w:r w:rsidRPr="000956FD">
        <w:rPr>
          <w:rFonts w:eastAsia="DengXian"/>
          <w:lang w:eastAsia="zh-CN"/>
        </w:rPr>
        <w:t>List of RAN1 agreements for Rel-19 NES WI</w:t>
      </w:r>
      <w:r>
        <w:rPr>
          <w:rFonts w:eastAsia="DengXian"/>
          <w:lang w:eastAsia="zh-CN"/>
        </w:rPr>
        <w:tab/>
      </w:r>
      <w:r w:rsidRPr="000956FD">
        <w:rPr>
          <w:rFonts w:eastAsia="DengXian"/>
          <w:lang w:eastAsia="zh-CN"/>
        </w:rPr>
        <w:t>Rapporteur (Ericsson)</w:t>
      </w:r>
    </w:p>
    <w:p w14:paraId="68B86FAA" w14:textId="77777777" w:rsidR="000956FD" w:rsidRPr="00982845" w:rsidRDefault="000956FD" w:rsidP="009048F4">
      <w:pPr>
        <w:rPr>
          <w:rFonts w:eastAsia="DengXian"/>
          <w:lang w:eastAsia="zh-CN"/>
        </w:rPr>
      </w:pPr>
    </w:p>
    <w:p w14:paraId="117DD3D3"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463" w:name="_Toc197093415"/>
      <w:bookmarkStart w:id="464" w:name="_Toc210658546"/>
      <w:bookmarkStart w:id="465" w:name="_Toc210658644"/>
      <w:bookmarkStart w:id="466" w:name="_Toc210659362"/>
      <w:bookmarkStart w:id="467" w:name="_Toc211860325"/>
      <w:bookmarkStart w:id="468" w:name="_Toc211860616"/>
      <w:bookmarkStart w:id="469" w:name="_Toc211860838"/>
      <w:bookmarkStart w:id="470" w:name="_Toc211861059"/>
      <w:bookmarkStart w:id="471" w:name="_Toc211861470"/>
      <w:bookmarkStart w:id="472" w:name="_Toc211861640"/>
      <w:bookmarkStart w:id="473" w:name="_Toc211861861"/>
      <w:bookmarkStart w:id="474" w:name="_Toc211861953"/>
      <w:bookmarkStart w:id="475" w:name="_Toc211862352"/>
      <w:bookmarkStart w:id="476" w:name="_Toc211862506"/>
      <w:r w:rsidRPr="00982845">
        <w:rPr>
          <w:rFonts w:eastAsia="DengXian"/>
          <w:color w:val="000000"/>
          <w:lang w:eastAsia="zh-CN"/>
        </w:rPr>
        <w:t>Maintenance on Low-power wake-up signal and receiver for NR (LP-WUS/WUR)</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p w14:paraId="2333F802" w14:textId="77777777" w:rsidR="009048F4" w:rsidRPr="00982845" w:rsidRDefault="009048F4" w:rsidP="009048F4">
      <w:pPr>
        <w:rPr>
          <w:rFonts w:eastAsia="DengXian"/>
          <w:i/>
          <w:iCs/>
          <w:lang w:eastAsia="zh-CN"/>
        </w:rPr>
      </w:pPr>
      <w:r w:rsidRPr="00982845">
        <w:rPr>
          <w:rFonts w:eastAsia="DengXian"/>
          <w:i/>
          <w:iCs/>
          <w:lang w:eastAsia="zh-CN"/>
        </w:rPr>
        <w:t>Note: Maximum one contribution. For efficient review, please use the following sections in your contribution corresponding to the maintenance issues, if any:</w:t>
      </w:r>
    </w:p>
    <w:p w14:paraId="1BBE1A9A" w14:textId="77777777" w:rsidR="009048F4" w:rsidRPr="00982845" w:rsidRDefault="009048F4" w:rsidP="004331CD">
      <w:pPr>
        <w:numPr>
          <w:ilvl w:val="0"/>
          <w:numId w:val="94"/>
        </w:numPr>
        <w:rPr>
          <w:rFonts w:eastAsia="DengXian"/>
          <w:i/>
          <w:iCs/>
          <w:lang w:eastAsia="zh-CN"/>
        </w:rPr>
      </w:pPr>
      <w:r w:rsidRPr="00982845">
        <w:rPr>
          <w:rFonts w:eastAsia="DengXian"/>
          <w:i/>
          <w:iCs/>
          <w:lang w:eastAsia="zh-CN"/>
        </w:rPr>
        <w:t>LP-WUS and LP-SS design</w:t>
      </w:r>
    </w:p>
    <w:p w14:paraId="670F506C" w14:textId="77777777" w:rsidR="009048F4" w:rsidRPr="00982845" w:rsidRDefault="009048F4" w:rsidP="004331CD">
      <w:pPr>
        <w:numPr>
          <w:ilvl w:val="0"/>
          <w:numId w:val="94"/>
        </w:numPr>
        <w:rPr>
          <w:rFonts w:eastAsia="DengXian"/>
          <w:i/>
          <w:iCs/>
          <w:lang w:eastAsia="zh-CN"/>
        </w:rPr>
      </w:pPr>
      <w:r w:rsidRPr="00982845">
        <w:rPr>
          <w:rFonts w:eastAsia="DengXian"/>
          <w:i/>
          <w:iCs/>
          <w:lang w:eastAsia="zh-CN"/>
        </w:rPr>
        <w:t>LP-WUS operation in IDLE/INACTIVE modes</w:t>
      </w:r>
    </w:p>
    <w:p w14:paraId="518D2E34" w14:textId="77777777" w:rsidR="009048F4" w:rsidRPr="00982845" w:rsidRDefault="009048F4" w:rsidP="004331CD">
      <w:pPr>
        <w:numPr>
          <w:ilvl w:val="0"/>
          <w:numId w:val="94"/>
        </w:numPr>
        <w:rPr>
          <w:rFonts w:eastAsia="DengXian"/>
          <w:i/>
          <w:iCs/>
          <w:lang w:eastAsia="zh-CN"/>
        </w:rPr>
      </w:pPr>
      <w:r w:rsidRPr="00982845">
        <w:rPr>
          <w:rFonts w:eastAsia="DengXian"/>
          <w:i/>
          <w:iCs/>
          <w:lang w:eastAsia="zh-CN"/>
        </w:rPr>
        <w:t>LP-WUS operation in CONNECTED modes</w:t>
      </w:r>
    </w:p>
    <w:p w14:paraId="59BA287B" w14:textId="77777777" w:rsidR="0053599D" w:rsidRPr="003138E5" w:rsidRDefault="0053599D" w:rsidP="0053599D">
      <w:pPr>
        <w:rPr>
          <w:b/>
          <w:lang w:eastAsia="x-none"/>
        </w:rPr>
      </w:pPr>
      <w:r w:rsidRPr="003138E5">
        <w:rPr>
          <w:lang w:eastAsia="x-none"/>
        </w:rPr>
        <w:t>[1</w:t>
      </w:r>
      <w:r w:rsidRPr="003138E5">
        <w:rPr>
          <w:rFonts w:eastAsia="DengXian" w:hint="eastAsia"/>
          <w:lang w:eastAsia="zh-CN"/>
        </w:rPr>
        <w:t>22bis</w:t>
      </w:r>
      <w:r w:rsidRPr="003138E5">
        <w:rPr>
          <w:lang w:eastAsia="x-none"/>
        </w:rPr>
        <w:t>-R1</w:t>
      </w:r>
      <w:r w:rsidRPr="003138E5">
        <w:rPr>
          <w:rFonts w:eastAsia="DengXian" w:hint="eastAsia"/>
          <w:lang w:eastAsia="zh-CN"/>
        </w:rPr>
        <w:t>9</w:t>
      </w:r>
      <w:r w:rsidRPr="003138E5">
        <w:rPr>
          <w:lang w:eastAsia="x-none"/>
        </w:rPr>
        <w:t>-</w:t>
      </w:r>
      <w:r w:rsidRPr="003138E5">
        <w:rPr>
          <w:rFonts w:eastAsia="DengXian" w:hint="eastAsia"/>
          <w:lang w:eastAsia="zh-CN"/>
        </w:rPr>
        <w:t>LP-WUS</w:t>
      </w:r>
      <w:r w:rsidRPr="003138E5">
        <w:rPr>
          <w:lang w:eastAsia="x-none"/>
        </w:rPr>
        <w:t xml:space="preserve">] Email discussion on </w:t>
      </w:r>
      <w:r w:rsidRPr="003138E5">
        <w:rPr>
          <w:rFonts w:eastAsia="DengXian" w:hint="eastAsia"/>
          <w:lang w:eastAsia="zh-CN"/>
        </w:rPr>
        <w:t>LP-WUS</w:t>
      </w:r>
      <w:r w:rsidRPr="003138E5">
        <w:rPr>
          <w:lang w:eastAsia="x-none"/>
        </w:rPr>
        <w:t xml:space="preserve"> – </w:t>
      </w:r>
      <w:r w:rsidRPr="003138E5">
        <w:rPr>
          <w:rFonts w:eastAsia="DengXian" w:hint="eastAsia"/>
          <w:lang w:eastAsia="zh-CN"/>
        </w:rPr>
        <w:t xml:space="preserve">Xueming </w:t>
      </w:r>
      <w:r w:rsidRPr="003138E5">
        <w:rPr>
          <w:lang w:eastAsia="x-none"/>
        </w:rPr>
        <w:t>(</w:t>
      </w:r>
      <w:r w:rsidRPr="003138E5">
        <w:rPr>
          <w:rFonts w:eastAsia="DengXian" w:hint="eastAsia"/>
          <w:lang w:eastAsia="zh-CN"/>
        </w:rPr>
        <w:t>vivo</w:t>
      </w:r>
      <w:r w:rsidRPr="003138E5">
        <w:rPr>
          <w:lang w:eastAsia="x-none"/>
        </w:rPr>
        <w:t>)</w:t>
      </w:r>
    </w:p>
    <w:p w14:paraId="16DDE8F6" w14:textId="38641347" w:rsidR="009048F4" w:rsidRDefault="0053599D" w:rsidP="0053599D">
      <w:pPr>
        <w:rPr>
          <w:lang w:eastAsia="x-none"/>
        </w:rPr>
      </w:pPr>
      <w:r w:rsidRPr="003138E5">
        <w:rPr>
          <w:lang w:eastAsia="x-none"/>
        </w:rPr>
        <w:t xml:space="preserve">To be used for sharing updates on online/offline schedule, details on what is to be discussed in online/offline sessions, tdoc number of the moderator summary for online session, etc </w:t>
      </w:r>
    </w:p>
    <w:p w14:paraId="42FB2D03" w14:textId="6BB55D59" w:rsidR="00930844" w:rsidRPr="0097275E" w:rsidRDefault="00930844" w:rsidP="0097275E">
      <w:pPr>
        <w:rPr>
          <w:rFonts w:eastAsia="DengXian"/>
          <w:lang w:val="en-US" w:eastAsia="zh-CN" w:bidi="ar"/>
        </w:rPr>
      </w:pPr>
    </w:p>
    <w:p w14:paraId="1447B3A4" w14:textId="194C70BC" w:rsidR="0095094F" w:rsidRPr="00EE27E7" w:rsidRDefault="0095094F" w:rsidP="0095094F">
      <w:pPr>
        <w:rPr>
          <w:rFonts w:eastAsia="DengXian"/>
          <w:highlight w:val="green"/>
          <w:lang w:val="en-US" w:eastAsia="zh-CN" w:bidi="ar"/>
        </w:rPr>
      </w:pPr>
      <w:r w:rsidRPr="00EE27E7">
        <w:rPr>
          <w:rFonts w:eastAsia="DengXian" w:hint="eastAsia"/>
          <w:highlight w:val="green"/>
          <w:lang w:val="en-US" w:eastAsia="zh-CN" w:bidi="ar"/>
        </w:rPr>
        <w:t>Agreement</w:t>
      </w:r>
    </w:p>
    <w:p w14:paraId="1DC3528D" w14:textId="5F5AFEE8" w:rsidR="0095094F" w:rsidRDefault="0095094F" w:rsidP="0095094F">
      <w:pPr>
        <w:rPr>
          <w:rFonts w:eastAsia="DengXian"/>
          <w:lang w:val="en-US" w:eastAsia="zh-CN"/>
        </w:rPr>
      </w:pPr>
      <w:r w:rsidRPr="00EE27E7">
        <w:rPr>
          <w:rFonts w:eastAsia="DengXian"/>
          <w:lang w:val="en-US" w:eastAsia="zh-CN"/>
        </w:rPr>
        <w:t xml:space="preserve">Adopt the following TP to Section 10.4D, TS 38.213 </w:t>
      </w:r>
      <w:r w:rsidRPr="00EE27E7">
        <w:rPr>
          <w:rFonts w:eastAsia="DengXian" w:hint="eastAsia"/>
          <w:lang w:val="en-US" w:eastAsia="zh-CN"/>
        </w:rPr>
        <w:t>for alignment</w:t>
      </w:r>
      <w:r>
        <w:rPr>
          <w:rFonts w:eastAsia="DengXian" w:hint="eastAsia"/>
          <w:lang w:val="en-US" w:eastAsia="zh-CN"/>
        </w:rPr>
        <w:t>.</w:t>
      </w:r>
    </w:p>
    <w:p w14:paraId="6942B8FF" w14:textId="051EF19E" w:rsidR="0095094F" w:rsidRDefault="0095094F" w:rsidP="0095094F">
      <w:pPr>
        <w:spacing w:beforeLines="100" w:before="240" w:after="240"/>
        <w:jc w:val="center"/>
        <w:rPr>
          <w:rFonts w:eastAsiaTheme="minorEastAsia"/>
          <w:color w:val="FF0000"/>
          <w:lang w:eastAsia="zh-CN"/>
        </w:rPr>
      </w:pPr>
      <w:r>
        <w:rPr>
          <w:color w:val="FF0000"/>
        </w:rPr>
        <w:lastRenderedPageBreak/>
        <w:t>---------------------------------Start of Text Proposal on 3GPP TS 38.213 V19.0.0-----------------------</w:t>
      </w:r>
    </w:p>
    <w:p w14:paraId="3FBFFD4E" w14:textId="4619F946" w:rsidR="0095094F" w:rsidRPr="00A4246F" w:rsidRDefault="0095094F" w:rsidP="00A4246F">
      <w:pPr>
        <w:rPr>
          <w:b/>
          <w:bCs/>
          <w:lang w:eastAsia="zh-CN"/>
        </w:rPr>
      </w:pPr>
      <w:r w:rsidRPr="00A4246F">
        <w:rPr>
          <w:b/>
          <w:bCs/>
          <w:lang w:eastAsia="zh-CN"/>
        </w:rPr>
        <w:t>10.4</w:t>
      </w:r>
      <w:r w:rsidRPr="00A4246F">
        <w:rPr>
          <w:rFonts w:hint="eastAsia"/>
          <w:b/>
          <w:bCs/>
          <w:lang w:eastAsia="zh-CN"/>
        </w:rPr>
        <w:t xml:space="preserve">D </w:t>
      </w:r>
      <w:r w:rsidRPr="00A4246F">
        <w:rPr>
          <w:b/>
          <w:bCs/>
          <w:lang w:eastAsia="zh-CN"/>
        </w:rPr>
        <w:t>PDCCH monitoring activation by WUS in RRC_CONNECTED</w:t>
      </w:r>
    </w:p>
    <w:p w14:paraId="43657E0A" w14:textId="77777777" w:rsidR="0095094F" w:rsidRDefault="0095094F" w:rsidP="0095094F">
      <w:pPr>
        <w:spacing w:before="120"/>
        <w:jc w:val="center"/>
      </w:pPr>
      <w:r>
        <w:rPr>
          <w:color w:val="FF0000"/>
        </w:rPr>
        <w:t>&lt;Unchanged Text Omitted&gt;</w:t>
      </w:r>
    </w:p>
    <w:p w14:paraId="27A12445" w14:textId="77777777" w:rsidR="0095094F" w:rsidRDefault="0095094F" w:rsidP="0095094F">
      <w:pPr>
        <w:spacing w:before="120"/>
      </w:pPr>
      <w:r>
        <w:t xml:space="preserve">If a UE is provided </w:t>
      </w:r>
      <w:r>
        <w:rPr>
          <w:i/>
        </w:rPr>
        <w:t>ABC</w:t>
      </w:r>
      <w:r>
        <w:t xml:space="preserve">, the UE receives WUS based on the quasi co-location information of the TCI states indicated by a most recent DCI format or MAC CE, after a respective application time </w:t>
      </w:r>
      <w:r>
        <w:rPr>
          <w:color w:val="FF0000"/>
        </w:rPr>
        <w:t>in clause 5.1.5 [6, TS 38.214]</w:t>
      </w:r>
      <w:r>
        <w:t xml:space="preserve">; otherwise, the UE receives WUS based on the quasi co-location information of the TCI states for a CORESET with </w:t>
      </w:r>
      <w:r>
        <w:rPr>
          <w:i/>
          <w:lang w:eastAsia="sv-SE"/>
        </w:rPr>
        <w:t xml:space="preserve">controlResourceSetId </w:t>
      </w:r>
      <w:r>
        <w:t xml:space="preserve">value that is same as the one indicated by </w:t>
      </w:r>
      <w:r>
        <w:rPr>
          <w:i/>
        </w:rPr>
        <w:t>WUS_TCI_states_CONNECTED</w:t>
      </w:r>
      <w:r>
        <w:t xml:space="preserve">. </w:t>
      </w:r>
    </w:p>
    <w:p w14:paraId="6BF92E5A" w14:textId="77777777" w:rsidR="0095094F" w:rsidRDefault="0095094F" w:rsidP="0095094F">
      <w:pPr>
        <w:spacing w:before="120"/>
        <w:jc w:val="center"/>
        <w:rPr>
          <w:rFonts w:eastAsiaTheme="minorEastAsia"/>
          <w:color w:val="FF0000"/>
          <w:lang w:eastAsia="zh-CN"/>
        </w:rPr>
      </w:pPr>
      <w:r>
        <w:rPr>
          <w:color w:val="FF0000"/>
        </w:rPr>
        <w:t>&lt;Unchanged Text Omitted&gt;</w:t>
      </w:r>
    </w:p>
    <w:p w14:paraId="517410E1" w14:textId="77777777" w:rsidR="0095094F" w:rsidRDefault="0095094F" w:rsidP="0095094F">
      <w:pPr>
        <w:rPr>
          <w:rFonts w:eastAsiaTheme="minorEastAsia"/>
          <w:color w:val="FF0000"/>
          <w:lang w:eastAsia="zh-CN"/>
        </w:rPr>
      </w:pPr>
      <w:r>
        <w:rPr>
          <w:color w:val="FF0000"/>
        </w:rPr>
        <w:t>---------------------------------End of Text Proposal on 3GPP TS 38.213 V19.0.0-----------------------</w:t>
      </w:r>
    </w:p>
    <w:p w14:paraId="027AC53B" w14:textId="77777777" w:rsidR="0095094F" w:rsidRPr="00E86E9A" w:rsidRDefault="0095094F" w:rsidP="0095094F">
      <w:pPr>
        <w:ind w:right="202"/>
        <w:rPr>
          <w:rFonts w:eastAsiaTheme="minorEastAsia"/>
          <w:highlight w:val="green"/>
          <w:lang w:eastAsia="zh-CN"/>
        </w:rPr>
      </w:pPr>
      <w:r w:rsidRPr="00E86E9A">
        <w:rPr>
          <w:rFonts w:eastAsiaTheme="minorEastAsia" w:hint="eastAsia"/>
          <w:highlight w:val="green"/>
          <w:lang w:eastAsia="zh-CN"/>
        </w:rPr>
        <w:t>Agreement</w:t>
      </w:r>
    </w:p>
    <w:p w14:paraId="3AED0BA7" w14:textId="77777777" w:rsidR="0095094F" w:rsidRPr="006455E3" w:rsidRDefault="0095094F" w:rsidP="0095094F">
      <w:pPr>
        <w:rPr>
          <w:rFonts w:eastAsia="DengXian"/>
          <w:lang w:val="en-US" w:eastAsia="zh-CN"/>
        </w:rPr>
      </w:pPr>
      <w:r w:rsidRPr="006455E3">
        <w:rPr>
          <w:rFonts w:eastAsia="DengXian"/>
          <w:lang w:val="en-US" w:eastAsia="zh-CN"/>
        </w:rPr>
        <w:t>Adopt the following TP to Section 10.4</w:t>
      </w:r>
      <w:r>
        <w:rPr>
          <w:rFonts w:eastAsia="DengXian" w:hint="eastAsia"/>
          <w:lang w:val="en-US" w:eastAsia="zh-CN"/>
        </w:rPr>
        <w:t>D</w:t>
      </w:r>
      <w:r w:rsidRPr="006455E3">
        <w:rPr>
          <w:rFonts w:eastAsia="DengXian"/>
          <w:lang w:val="en-US" w:eastAsia="zh-CN"/>
        </w:rPr>
        <w:t>, TS 38.213</w:t>
      </w:r>
      <w:r>
        <w:rPr>
          <w:rFonts w:eastAsia="DengXian" w:hint="eastAsia"/>
          <w:lang w:val="en-US" w:eastAsia="zh-CN"/>
        </w:rPr>
        <w:t>.</w:t>
      </w:r>
    </w:p>
    <w:tbl>
      <w:tblPr>
        <w:tblStyle w:val="TableGrid"/>
        <w:tblW w:w="0" w:type="auto"/>
        <w:tblLook w:val="04A0" w:firstRow="1" w:lastRow="0" w:firstColumn="1" w:lastColumn="0" w:noHBand="0" w:noVBand="1"/>
      </w:tblPr>
      <w:tblGrid>
        <w:gridCol w:w="9629"/>
      </w:tblGrid>
      <w:tr w:rsidR="0095094F" w:rsidRPr="00FB09CA" w14:paraId="52D9067B" w14:textId="77777777" w:rsidTr="00233CF5">
        <w:tc>
          <w:tcPr>
            <w:tcW w:w="9629" w:type="dxa"/>
          </w:tcPr>
          <w:p w14:paraId="32E4C762" w14:textId="77777777" w:rsidR="0095094F" w:rsidRPr="0095094F" w:rsidRDefault="0095094F" w:rsidP="00233CF5">
            <w:pPr>
              <w:spacing w:beforeLines="100" w:before="240" w:after="240"/>
              <w:jc w:val="center"/>
              <w:rPr>
                <w:color w:val="FF0000"/>
                <w:sz w:val="16"/>
                <w:szCs w:val="16"/>
              </w:rPr>
            </w:pPr>
            <w:r w:rsidRPr="0095094F">
              <w:rPr>
                <w:color w:val="FF0000"/>
                <w:sz w:val="16"/>
                <w:szCs w:val="16"/>
              </w:rPr>
              <w:t>---------------------------------Start of Text Proposal on 3GPP TS 38.213 V19.0.0-----------------------</w:t>
            </w:r>
          </w:p>
          <w:p w14:paraId="0DC1D08C" w14:textId="77777777" w:rsidR="0095094F" w:rsidRPr="0095094F" w:rsidRDefault="0095094F" w:rsidP="003A6D10">
            <w:pPr>
              <w:rPr>
                <w:rFonts w:eastAsia="Calibri"/>
                <w:lang w:eastAsia="zh-CN"/>
              </w:rPr>
            </w:pPr>
            <w:bookmarkStart w:id="477" w:name="_Toc211860326"/>
            <w:bookmarkStart w:id="478" w:name="_Toc211860617"/>
            <w:bookmarkStart w:id="479" w:name="_Toc211860839"/>
            <w:bookmarkStart w:id="480" w:name="_Toc211861060"/>
            <w:bookmarkStart w:id="481" w:name="_Toc211861471"/>
            <w:bookmarkStart w:id="482" w:name="_Toc211861641"/>
            <w:r w:rsidRPr="0095094F">
              <w:rPr>
                <w:rFonts w:eastAsia="Calibri"/>
                <w:lang w:eastAsia="zh-CN"/>
              </w:rPr>
              <w:t>10.4</w:t>
            </w:r>
            <w:r w:rsidRPr="0095094F">
              <w:rPr>
                <w:rFonts w:eastAsiaTheme="minorEastAsia" w:hint="eastAsia"/>
                <w:lang w:eastAsia="zh-CN"/>
              </w:rPr>
              <w:t>D</w:t>
            </w:r>
            <w:r w:rsidRPr="0095094F">
              <w:rPr>
                <w:rFonts w:eastAsia="Calibri"/>
                <w:lang w:eastAsia="zh-CN"/>
              </w:rPr>
              <w:t xml:space="preserve">   PDCCH monitoring activation by WUS in RRC_CONNECTED</w:t>
            </w:r>
            <w:bookmarkEnd w:id="477"/>
            <w:bookmarkEnd w:id="478"/>
            <w:bookmarkEnd w:id="479"/>
            <w:bookmarkEnd w:id="480"/>
            <w:bookmarkEnd w:id="481"/>
            <w:bookmarkEnd w:id="482"/>
          </w:p>
          <w:p w14:paraId="5F6A4B72" w14:textId="77777777" w:rsidR="0095094F" w:rsidRPr="0095094F" w:rsidRDefault="0095094F" w:rsidP="00233CF5">
            <w:pPr>
              <w:spacing w:beforeLines="100" w:before="240" w:after="240"/>
              <w:jc w:val="center"/>
              <w:rPr>
                <w:color w:val="FF0000"/>
                <w:sz w:val="16"/>
                <w:szCs w:val="16"/>
              </w:rPr>
            </w:pPr>
            <w:r w:rsidRPr="0095094F">
              <w:rPr>
                <w:color w:val="FF0000"/>
                <w:sz w:val="16"/>
                <w:szCs w:val="16"/>
              </w:rPr>
              <w:t>&lt;Unchanged parts are omitted&gt;</w:t>
            </w:r>
          </w:p>
          <w:p w14:paraId="0BDD4449" w14:textId="77777777" w:rsidR="0095094F" w:rsidRPr="0095094F" w:rsidRDefault="0095094F" w:rsidP="00233CF5">
            <w:pPr>
              <w:rPr>
                <w:rFonts w:eastAsia="SimSun"/>
                <w:sz w:val="16"/>
                <w:szCs w:val="16"/>
              </w:rPr>
            </w:pPr>
            <w:r w:rsidRPr="0095094F">
              <w:rPr>
                <w:rFonts w:eastAsia="SimSun"/>
                <w:sz w:val="16"/>
                <w:szCs w:val="16"/>
              </w:rPr>
              <w:t xml:space="preserve">The UE reports a number of </w:t>
            </w:r>
            <w:r w:rsidRPr="0095094F">
              <w:rPr>
                <w:rFonts w:eastAsia="SimSun"/>
                <w:strike/>
                <w:color w:val="FF0000"/>
                <w:sz w:val="16"/>
                <w:szCs w:val="16"/>
              </w:rPr>
              <w:t>slots</w:t>
            </w:r>
            <w:r w:rsidRPr="0095094F">
              <w:rPr>
                <w:rFonts w:eastAsia="SimSun"/>
                <w:color w:val="FF0000"/>
                <w:sz w:val="16"/>
                <w:szCs w:val="16"/>
              </w:rPr>
              <w:t xml:space="preserve"> </w:t>
            </w:r>
            <w:r w:rsidRPr="0095094F">
              <w:rPr>
                <w:rFonts w:eastAsia="SimSun" w:hint="eastAsia"/>
                <w:color w:val="FF0000"/>
                <w:sz w:val="16"/>
                <w:szCs w:val="16"/>
                <w:lang w:eastAsia="zh-CN"/>
              </w:rPr>
              <w:t>milliseconds</w:t>
            </w:r>
            <w:r w:rsidRPr="0095094F">
              <w:rPr>
                <w:rFonts w:eastAsia="SimSun"/>
                <w:sz w:val="16"/>
                <w:szCs w:val="16"/>
              </w:rPr>
              <w:t xml:space="preserve"> [18, TS 38.306] where the UE is not required to monitor WUS prior to the slot where the </w:t>
            </w:r>
            <w:r w:rsidRPr="0095094F">
              <w:rPr>
                <w:rFonts w:eastAsia="SimSun"/>
                <w:i/>
                <w:sz w:val="16"/>
                <w:szCs w:val="16"/>
              </w:rPr>
              <w:t>drx-onDurationTimer</w:t>
            </w:r>
            <w:r w:rsidRPr="0095094F">
              <w:rPr>
                <w:rFonts w:eastAsia="SimSun"/>
                <w:sz w:val="16"/>
                <w:szCs w:val="16"/>
              </w:rPr>
              <w:t xml:space="preserve"> would start.</w:t>
            </w:r>
          </w:p>
          <w:p w14:paraId="42915F43" w14:textId="77777777" w:rsidR="0095094F" w:rsidRPr="0095094F" w:rsidRDefault="0095094F" w:rsidP="00233CF5">
            <w:pPr>
              <w:spacing w:beforeLines="100" w:before="240"/>
              <w:jc w:val="center"/>
              <w:rPr>
                <w:color w:val="FF0000"/>
                <w:sz w:val="16"/>
                <w:szCs w:val="16"/>
              </w:rPr>
            </w:pPr>
            <w:r w:rsidRPr="0095094F">
              <w:rPr>
                <w:color w:val="FF0000"/>
                <w:sz w:val="16"/>
                <w:szCs w:val="16"/>
              </w:rPr>
              <w:t>&lt;Unchanged parts are omitted&gt;</w:t>
            </w:r>
          </w:p>
          <w:p w14:paraId="5E0076C3" w14:textId="77777777" w:rsidR="0095094F" w:rsidRPr="00FB09CA" w:rsidRDefault="0095094F" w:rsidP="00233CF5">
            <w:pPr>
              <w:spacing w:beforeLines="100" w:before="240" w:after="240"/>
              <w:jc w:val="center"/>
              <w:rPr>
                <w:color w:val="FF0000"/>
              </w:rPr>
            </w:pPr>
            <w:r w:rsidRPr="0095094F">
              <w:rPr>
                <w:color w:val="FF0000"/>
                <w:sz w:val="16"/>
                <w:szCs w:val="16"/>
              </w:rPr>
              <w:t>---------------------------------End of Text Proposal on 3GPP TS 38.213 V19.0.0-----------------------</w:t>
            </w:r>
          </w:p>
        </w:tc>
      </w:tr>
    </w:tbl>
    <w:p w14:paraId="6ADA8F3F" w14:textId="77777777" w:rsidR="0095094F" w:rsidRDefault="0095094F" w:rsidP="0095094F">
      <w:pPr>
        <w:rPr>
          <w:rFonts w:eastAsia="DengXian"/>
          <w:lang w:eastAsia="zh-CN"/>
        </w:rPr>
      </w:pPr>
    </w:p>
    <w:p w14:paraId="5DB659AC" w14:textId="77777777" w:rsidR="0095094F" w:rsidRPr="00997A39" w:rsidRDefault="0095094F" w:rsidP="0095094F">
      <w:pPr>
        <w:rPr>
          <w:rFonts w:eastAsia="DengXian"/>
          <w:highlight w:val="green"/>
          <w:lang w:eastAsia="zh-CN"/>
        </w:rPr>
      </w:pPr>
      <w:r w:rsidRPr="00997A39">
        <w:rPr>
          <w:rFonts w:eastAsia="DengXian" w:hint="eastAsia"/>
          <w:highlight w:val="green"/>
          <w:lang w:eastAsia="zh-CN"/>
        </w:rPr>
        <w:t>Agreement</w:t>
      </w:r>
    </w:p>
    <w:p w14:paraId="379B0A01" w14:textId="77777777" w:rsidR="0095094F" w:rsidRDefault="0095094F" w:rsidP="0095094F">
      <w:pPr>
        <w:rPr>
          <w:rFonts w:eastAsia="DengXian"/>
          <w:lang w:val="en-US" w:eastAsia="zh-CN"/>
        </w:rPr>
      </w:pPr>
      <w:bookmarkStart w:id="483" w:name="_Hlk211217502"/>
      <w:r w:rsidRPr="00997A39">
        <w:rPr>
          <w:rFonts w:eastAsia="DengXian" w:hint="eastAsia"/>
          <w:lang w:val="en-US" w:eastAsia="zh-CN"/>
        </w:rPr>
        <w:t>Adopt the following TP to Section 10.4D, TS 38.213 in principle</w:t>
      </w:r>
      <w:r>
        <w:rPr>
          <w:rFonts w:eastAsia="DengXian" w:hint="eastAsia"/>
          <w:lang w:val="en-US" w:eastAsia="zh-CN"/>
        </w:rPr>
        <w:t>.</w:t>
      </w:r>
    </w:p>
    <w:tbl>
      <w:tblPr>
        <w:tblStyle w:val="TableGrid"/>
        <w:tblW w:w="0" w:type="auto"/>
        <w:tblLook w:val="04A0" w:firstRow="1" w:lastRow="0" w:firstColumn="1" w:lastColumn="0" w:noHBand="0" w:noVBand="1"/>
      </w:tblPr>
      <w:tblGrid>
        <w:gridCol w:w="9631"/>
      </w:tblGrid>
      <w:tr w:rsidR="0095094F" w14:paraId="03B3A894" w14:textId="77777777" w:rsidTr="00233CF5">
        <w:tc>
          <w:tcPr>
            <w:tcW w:w="9631" w:type="dxa"/>
          </w:tcPr>
          <w:p w14:paraId="51DB9F21" w14:textId="77777777" w:rsidR="0095094F" w:rsidRPr="0095094F" w:rsidRDefault="0095094F" w:rsidP="003A6D10">
            <w:pPr>
              <w:rPr>
                <w:lang w:eastAsia="zh-CN"/>
              </w:rPr>
            </w:pPr>
            <w:r w:rsidRPr="0095094F">
              <w:rPr>
                <w:lang w:eastAsia="zh-CN"/>
              </w:rPr>
              <w:t>10.4D</w:t>
            </w:r>
            <w:r w:rsidRPr="0095094F">
              <w:rPr>
                <w:lang w:eastAsia="zh-CN"/>
              </w:rPr>
              <w:tab/>
              <w:t xml:space="preserve">PDCCH monitoring activation by WUS in </w:t>
            </w:r>
            <w:r w:rsidRPr="0095094F">
              <w:rPr>
                <w:lang w:eastAsia="ja-JP"/>
              </w:rPr>
              <w:t>RRC_CONNECTED</w:t>
            </w:r>
          </w:p>
          <w:p w14:paraId="71749BDD" w14:textId="77777777" w:rsidR="0095094F" w:rsidRPr="0095094F" w:rsidRDefault="0095094F" w:rsidP="00233CF5">
            <w:pPr>
              <w:jc w:val="center"/>
              <w:rPr>
                <w:rFonts w:ascii="Arial" w:hAnsi="Arial" w:cs="Arial"/>
                <w:color w:val="FF0000"/>
                <w:sz w:val="16"/>
                <w:szCs w:val="16"/>
                <w:lang w:eastAsia="zh-CN"/>
              </w:rPr>
            </w:pPr>
            <w:bookmarkStart w:id="484" w:name="_Toc12021444"/>
            <w:bookmarkStart w:id="485" w:name="_Toc20311556"/>
            <w:bookmarkStart w:id="486" w:name="_Toc26719381"/>
            <w:bookmarkStart w:id="487" w:name="_Toc29894812"/>
            <w:bookmarkStart w:id="488" w:name="_Toc29899111"/>
            <w:bookmarkStart w:id="489" w:name="_Toc29899529"/>
            <w:bookmarkStart w:id="490" w:name="_Toc29917266"/>
            <w:bookmarkStart w:id="491" w:name="_Toc36498140"/>
            <w:bookmarkStart w:id="492" w:name="_Toc45699166"/>
            <w:bookmarkStart w:id="493" w:name="_Toc201953666"/>
            <w:r w:rsidRPr="0095094F">
              <w:rPr>
                <w:rFonts w:ascii="Arial" w:hAnsi="Arial" w:cs="Arial"/>
                <w:color w:val="FF0000"/>
                <w:sz w:val="16"/>
                <w:szCs w:val="16"/>
                <w:lang w:eastAsia="zh-CN"/>
              </w:rPr>
              <w:t xml:space="preserve">*** </w:t>
            </w:r>
            <w:r w:rsidRPr="0095094F">
              <w:rPr>
                <w:rFonts w:ascii="Arial" w:hAnsi="Arial" w:cs="Arial"/>
                <w:color w:val="FF0000"/>
                <w:sz w:val="16"/>
                <w:szCs w:val="16"/>
              </w:rPr>
              <w:t>Unchanged parts are omitted</w:t>
            </w:r>
            <w:r w:rsidRPr="0095094F">
              <w:rPr>
                <w:rFonts w:ascii="Arial" w:hAnsi="Arial" w:cs="Arial"/>
                <w:color w:val="FF0000"/>
                <w:sz w:val="16"/>
                <w:szCs w:val="16"/>
                <w:lang w:eastAsia="zh-CN"/>
              </w:rPr>
              <w:t xml:space="preserve"> ***</w:t>
            </w:r>
          </w:p>
          <w:bookmarkEnd w:id="484"/>
          <w:bookmarkEnd w:id="485"/>
          <w:bookmarkEnd w:id="486"/>
          <w:bookmarkEnd w:id="487"/>
          <w:bookmarkEnd w:id="488"/>
          <w:bookmarkEnd w:id="489"/>
          <w:bookmarkEnd w:id="490"/>
          <w:bookmarkEnd w:id="491"/>
          <w:bookmarkEnd w:id="492"/>
          <w:bookmarkEnd w:id="493"/>
          <w:p w14:paraId="218C5630" w14:textId="77777777" w:rsidR="0095094F" w:rsidRPr="0095094F" w:rsidRDefault="0095094F" w:rsidP="00233CF5">
            <w:pPr>
              <w:rPr>
                <w:rFonts w:ascii="Arial" w:hAnsi="Arial" w:cs="Arial"/>
                <w:sz w:val="16"/>
                <w:szCs w:val="16"/>
                <w:lang w:eastAsia="ja-JP"/>
              </w:rPr>
            </w:pPr>
            <w:r w:rsidRPr="0095094F">
              <w:rPr>
                <w:rFonts w:ascii="Arial" w:hAnsi="Arial" w:cs="Arial"/>
                <w:sz w:val="16"/>
                <w:szCs w:val="16"/>
                <w:lang w:eastAsia="zh-CN"/>
              </w:rPr>
              <w:t>A UE configured with DRX mode operation and operating in the RRC_CONNECTED state</w:t>
            </w:r>
            <w:r w:rsidRPr="0095094F">
              <w:rPr>
                <w:rFonts w:ascii="Arial" w:hAnsi="Arial" w:cs="Arial"/>
                <w:sz w:val="16"/>
                <w:szCs w:val="16"/>
                <w:lang w:eastAsia="ja-JP"/>
              </w:rPr>
              <w:t xml:space="preserve"> can be provided for WUS reception on the primary cell of a cell group</w:t>
            </w:r>
          </w:p>
          <w:p w14:paraId="1FD32E4E" w14:textId="77777777" w:rsidR="0095094F" w:rsidRPr="0095094F" w:rsidRDefault="0095094F" w:rsidP="00233CF5">
            <w:pPr>
              <w:ind w:left="568" w:hanging="284"/>
              <w:rPr>
                <w:rFonts w:ascii="Arial" w:hAnsi="Arial" w:cs="Arial"/>
                <w:sz w:val="16"/>
                <w:szCs w:val="16"/>
                <w:lang w:eastAsia="ja-JP"/>
              </w:rPr>
            </w:pPr>
            <w:r w:rsidRPr="0095094F">
              <w:rPr>
                <w:rFonts w:ascii="Arial" w:hAnsi="Arial" w:cs="Arial"/>
                <w:sz w:val="16"/>
                <w:szCs w:val="16"/>
                <w:lang w:eastAsia="ja-JP"/>
              </w:rPr>
              <w:t>-</w:t>
            </w:r>
            <w:r w:rsidRPr="0095094F">
              <w:rPr>
                <w:rFonts w:ascii="Arial" w:hAnsi="Arial" w:cs="Arial"/>
                <w:sz w:val="16"/>
                <w:szCs w:val="16"/>
                <w:lang w:eastAsia="ja-JP"/>
              </w:rPr>
              <w:tab/>
              <w:t>a number of OOK symbols per OFDM symbol, a first RB, and overlaid OFDM sequences per OOK symbol for WUS reception [4, TS 38.211], and</w:t>
            </w:r>
          </w:p>
          <w:p w14:paraId="03A42907" w14:textId="77777777" w:rsidR="0095094F" w:rsidRPr="0095094F" w:rsidRDefault="0095094F" w:rsidP="00233CF5">
            <w:pPr>
              <w:ind w:left="568" w:hanging="284"/>
              <w:rPr>
                <w:rFonts w:ascii="Arial" w:hAnsi="Arial" w:cs="Arial"/>
                <w:sz w:val="16"/>
                <w:szCs w:val="16"/>
                <w:lang w:eastAsia="ja-JP"/>
              </w:rPr>
            </w:pPr>
            <w:r w:rsidRPr="0095094F">
              <w:rPr>
                <w:rFonts w:ascii="Arial" w:hAnsi="Arial" w:cs="Arial"/>
                <w:sz w:val="16"/>
                <w:szCs w:val="16"/>
                <w:lang w:eastAsia="ja-JP"/>
              </w:rPr>
              <w:t>-</w:t>
            </w:r>
            <w:r w:rsidRPr="0095094F">
              <w:rPr>
                <w:rFonts w:ascii="Arial" w:hAnsi="Arial" w:cs="Arial"/>
                <w:sz w:val="16"/>
                <w:szCs w:val="16"/>
                <w:lang w:eastAsia="ja-JP"/>
              </w:rPr>
              <w:tab/>
              <w:t xml:space="preserve">a number of codepoints provided for the UE by the WUS [6, TS 38.212], by </w:t>
            </w:r>
            <w:r w:rsidRPr="0095094F">
              <w:rPr>
                <w:rFonts w:ascii="Arial" w:hAnsi="Arial" w:cs="Arial"/>
                <w:i/>
                <w:sz w:val="16"/>
                <w:szCs w:val="16"/>
                <w:lang w:eastAsia="ja-JP"/>
              </w:rPr>
              <w:t>WUS-codepointCONNECTED</w:t>
            </w:r>
            <w:r w:rsidRPr="0095094F">
              <w:rPr>
                <w:rFonts w:ascii="Arial" w:hAnsi="Arial" w:cs="Arial"/>
                <w:sz w:val="16"/>
                <w:szCs w:val="16"/>
                <w:lang w:eastAsia="ja-JP"/>
              </w:rPr>
              <w:t xml:space="preserve"> </w:t>
            </w:r>
          </w:p>
          <w:p w14:paraId="4BC697FB" w14:textId="77777777" w:rsidR="0095094F" w:rsidRPr="0095094F" w:rsidRDefault="0095094F" w:rsidP="00233CF5">
            <w:pPr>
              <w:rPr>
                <w:rFonts w:ascii="Arial" w:hAnsi="Arial" w:cs="Arial"/>
                <w:sz w:val="16"/>
                <w:szCs w:val="16"/>
                <w:lang w:eastAsia="ja-JP"/>
              </w:rPr>
            </w:pPr>
            <w:r w:rsidRPr="0095094F">
              <w:rPr>
                <w:rFonts w:ascii="Arial" w:hAnsi="Arial" w:cs="Arial"/>
                <w:sz w:val="16"/>
                <w:szCs w:val="16"/>
                <w:lang w:eastAsia="ja-JP"/>
              </w:rPr>
              <w:t xml:space="preserve">A UE assumes that a WUS is quasi co-located with an SS/PBCH block or a CSI-RS with respect to quasi co-location 'typeC' or 'typeD' properties, when applicable. </w:t>
            </w:r>
          </w:p>
          <w:p w14:paraId="1CC158FE" w14:textId="77777777" w:rsidR="0095094F" w:rsidRPr="0095094F" w:rsidRDefault="0095094F" w:rsidP="00233CF5">
            <w:pPr>
              <w:ind w:right="200"/>
              <w:rPr>
                <w:rFonts w:ascii="Arial" w:eastAsiaTheme="minorEastAsia" w:hAnsi="Arial" w:cs="Arial"/>
                <w:sz w:val="16"/>
                <w:szCs w:val="16"/>
                <w:lang w:eastAsia="zh-CN"/>
              </w:rPr>
            </w:pPr>
            <w:r w:rsidRPr="0095094F">
              <w:rPr>
                <w:rFonts w:ascii="Arial" w:hAnsi="Arial" w:cs="Arial"/>
                <w:sz w:val="16"/>
                <w:szCs w:val="16"/>
                <w:lang w:eastAsia="ja-JP"/>
              </w:rPr>
              <w:t xml:space="preserve">If a UE is provided </w:t>
            </w:r>
            <w:r w:rsidRPr="0095094F">
              <w:rPr>
                <w:rFonts w:ascii="Arial" w:hAnsi="Arial" w:cs="Arial"/>
                <w:i/>
                <w:sz w:val="16"/>
                <w:szCs w:val="16"/>
                <w:lang w:eastAsia="ja-JP"/>
              </w:rPr>
              <w:t>ABC</w:t>
            </w:r>
            <w:r w:rsidRPr="0095094F">
              <w:rPr>
                <w:rFonts w:ascii="Arial" w:hAnsi="Arial" w:cs="Arial"/>
                <w:sz w:val="16"/>
                <w:szCs w:val="16"/>
                <w:lang w:eastAsia="ja-JP"/>
              </w:rPr>
              <w:t>, the UE receives WUS based on the quasi co-location information of the TCI states</w:t>
            </w:r>
            <w:r w:rsidRPr="0095094F">
              <w:rPr>
                <w:rFonts w:ascii="Arial" w:eastAsia="SimSun" w:hAnsi="Arial" w:cs="Arial"/>
                <w:color w:val="FF0000"/>
                <w:sz w:val="16"/>
                <w:szCs w:val="16"/>
                <w:lang w:eastAsia="zh-CN"/>
              </w:rPr>
              <w:t xml:space="preserve"> </w:t>
            </w:r>
            <w:r w:rsidRPr="0095094F">
              <w:rPr>
                <w:rFonts w:ascii="Arial" w:eastAsia="Yu Mincho" w:hAnsi="Arial" w:cs="Arial"/>
                <w:color w:val="FF0000"/>
                <w:sz w:val="16"/>
                <w:szCs w:val="16"/>
                <w:lang w:eastAsia="ja-JP"/>
              </w:rPr>
              <w:t xml:space="preserve">provided by </w:t>
            </w:r>
            <w:r w:rsidRPr="0095094F">
              <w:rPr>
                <w:rFonts w:ascii="Arial" w:eastAsia="Yu Mincho" w:hAnsi="Arial" w:cs="Arial"/>
                <w:i/>
                <w:iCs/>
                <w:color w:val="FF0000"/>
                <w:sz w:val="16"/>
                <w:szCs w:val="16"/>
                <w:lang w:eastAsia="ja-JP"/>
              </w:rPr>
              <w:t>ABC</w:t>
            </w:r>
            <w:r w:rsidRPr="0095094F">
              <w:rPr>
                <w:rFonts w:ascii="Arial" w:eastAsia="Yu Mincho" w:hAnsi="Arial" w:cs="Arial"/>
                <w:color w:val="FF0000"/>
                <w:sz w:val="16"/>
                <w:szCs w:val="16"/>
                <w:lang w:eastAsia="ja-JP"/>
              </w:rPr>
              <w:t xml:space="preserve">, </w:t>
            </w:r>
            <w:r w:rsidRPr="0095094F">
              <w:rPr>
                <w:rFonts w:ascii="Arial" w:hAnsi="Arial" w:cs="Arial"/>
                <w:sz w:val="16"/>
                <w:szCs w:val="16"/>
                <w:lang w:eastAsia="ja-JP"/>
              </w:rPr>
              <w:t xml:space="preserve">indicated by a most recent DCI format or MAC CE, after a respective application time; otherwise, the UE receives WUS based on the quasi co-location information of the TCI states for a CORESET with </w:t>
            </w:r>
            <w:r w:rsidRPr="0095094F">
              <w:rPr>
                <w:rFonts w:ascii="Arial" w:hAnsi="Arial" w:cs="Arial"/>
                <w:i/>
                <w:sz w:val="16"/>
                <w:szCs w:val="16"/>
                <w:lang w:eastAsia="sv-SE"/>
              </w:rPr>
              <w:t xml:space="preserve">controlResourceSetId </w:t>
            </w:r>
            <w:r w:rsidRPr="0095094F">
              <w:rPr>
                <w:rFonts w:ascii="Arial" w:hAnsi="Arial" w:cs="Arial"/>
                <w:sz w:val="16"/>
                <w:szCs w:val="16"/>
                <w:lang w:eastAsia="ja-JP"/>
              </w:rPr>
              <w:t xml:space="preserve">value that is same as the one indicated by </w:t>
            </w:r>
            <w:r w:rsidRPr="0095094F">
              <w:rPr>
                <w:rFonts w:ascii="Arial" w:hAnsi="Arial" w:cs="Arial"/>
                <w:i/>
                <w:sz w:val="16"/>
                <w:szCs w:val="16"/>
                <w:lang w:eastAsia="ja-JP"/>
              </w:rPr>
              <w:t>WUS_TCI_states_CONNECTED</w:t>
            </w:r>
            <w:r w:rsidRPr="0095094F">
              <w:rPr>
                <w:rFonts w:ascii="Arial" w:hAnsi="Arial" w:cs="Arial"/>
                <w:sz w:val="16"/>
                <w:szCs w:val="16"/>
                <w:lang w:eastAsia="ja-JP"/>
              </w:rPr>
              <w:t>.</w:t>
            </w:r>
          </w:p>
          <w:p w14:paraId="407FD5D3" w14:textId="77777777" w:rsidR="0095094F" w:rsidRDefault="0095094F" w:rsidP="00233CF5">
            <w:pPr>
              <w:jc w:val="center"/>
              <w:rPr>
                <w:color w:val="FF0000"/>
                <w:sz w:val="22"/>
                <w:szCs w:val="22"/>
                <w:lang w:eastAsia="zh-CN"/>
              </w:rPr>
            </w:pPr>
            <w:r w:rsidRPr="0095094F">
              <w:rPr>
                <w:rFonts w:ascii="Arial" w:hAnsi="Arial" w:cs="Arial"/>
                <w:color w:val="FF0000"/>
                <w:sz w:val="16"/>
                <w:szCs w:val="16"/>
                <w:lang w:eastAsia="zh-CN"/>
              </w:rPr>
              <w:t xml:space="preserve">*** </w:t>
            </w:r>
            <w:r w:rsidRPr="0095094F">
              <w:rPr>
                <w:rFonts w:ascii="Arial" w:hAnsi="Arial" w:cs="Arial"/>
                <w:color w:val="FF0000"/>
                <w:sz w:val="16"/>
                <w:szCs w:val="16"/>
              </w:rPr>
              <w:t>Unchanged parts are omitted</w:t>
            </w:r>
            <w:r w:rsidRPr="0095094F">
              <w:rPr>
                <w:rFonts w:ascii="Arial" w:hAnsi="Arial" w:cs="Arial"/>
                <w:color w:val="FF0000"/>
                <w:sz w:val="16"/>
                <w:szCs w:val="16"/>
                <w:lang w:eastAsia="zh-CN"/>
              </w:rPr>
              <w:t xml:space="preserve"> ***</w:t>
            </w:r>
          </w:p>
          <w:p w14:paraId="033AD96C" w14:textId="77777777" w:rsidR="0095094F" w:rsidRDefault="0095094F" w:rsidP="00233CF5">
            <w:pPr>
              <w:rPr>
                <w:rFonts w:eastAsia="DengXian"/>
                <w:lang w:val="en-US" w:eastAsia="zh-CN"/>
              </w:rPr>
            </w:pPr>
          </w:p>
        </w:tc>
      </w:tr>
    </w:tbl>
    <w:p w14:paraId="1E56ECEB" w14:textId="77777777" w:rsidR="0095094F" w:rsidRPr="002C2436" w:rsidRDefault="0095094F" w:rsidP="0095094F">
      <w:pPr>
        <w:rPr>
          <w:rFonts w:eastAsia="DengXian"/>
          <w:highlight w:val="green"/>
          <w:lang w:val="en-US" w:eastAsia="zh-CN"/>
        </w:rPr>
      </w:pPr>
      <w:r w:rsidRPr="002C2436">
        <w:rPr>
          <w:rFonts w:eastAsia="DengXian" w:hint="eastAsia"/>
          <w:highlight w:val="green"/>
          <w:lang w:val="en-US" w:eastAsia="zh-CN"/>
        </w:rPr>
        <w:t>Agreement</w:t>
      </w:r>
    </w:p>
    <w:bookmarkEnd w:id="483"/>
    <w:p w14:paraId="07CBB1DB" w14:textId="77777777" w:rsidR="0095094F" w:rsidRPr="002C2436" w:rsidRDefault="0095094F" w:rsidP="0095094F">
      <w:pPr>
        <w:rPr>
          <w:rFonts w:eastAsia="DengXian"/>
          <w:lang w:val="en-US" w:eastAsia="zh-CN"/>
        </w:rPr>
      </w:pPr>
      <w:r w:rsidRPr="002C2436">
        <w:rPr>
          <w:rFonts w:eastAsia="DengXian"/>
          <w:lang w:val="en-US" w:eastAsia="zh-CN"/>
        </w:rPr>
        <w:t>Adopt the following TP to Section 10.4D, TS 38.213 in principle:</w:t>
      </w:r>
    </w:p>
    <w:tbl>
      <w:tblPr>
        <w:tblStyle w:val="TableGrid"/>
        <w:tblW w:w="9318" w:type="dxa"/>
        <w:tblInd w:w="108" w:type="dxa"/>
        <w:tblLook w:val="04A0" w:firstRow="1" w:lastRow="0" w:firstColumn="1" w:lastColumn="0" w:noHBand="0" w:noVBand="1"/>
      </w:tblPr>
      <w:tblGrid>
        <w:gridCol w:w="9318"/>
      </w:tblGrid>
      <w:tr w:rsidR="0095094F" w14:paraId="04D2E404" w14:textId="77777777" w:rsidTr="00233CF5">
        <w:tc>
          <w:tcPr>
            <w:tcW w:w="9318" w:type="dxa"/>
          </w:tcPr>
          <w:p w14:paraId="2C72D585" w14:textId="77777777" w:rsidR="0095094F" w:rsidRPr="0095094F" w:rsidRDefault="0095094F" w:rsidP="004C1926">
            <w:pPr>
              <w:rPr>
                <w:rFonts w:eastAsiaTheme="minorEastAsia"/>
                <w:lang w:eastAsia="zh-CN"/>
              </w:rPr>
            </w:pPr>
            <w:r w:rsidRPr="0095094F">
              <w:rPr>
                <w:rFonts w:eastAsiaTheme="minorEastAsia"/>
                <w:lang w:eastAsia="zh-CN"/>
              </w:rPr>
              <w:t>---------------------------------Start of Text Proposal on 3GPP TS 38.213 V19.1.0-----------------------</w:t>
            </w:r>
          </w:p>
          <w:p w14:paraId="4C761EED" w14:textId="77777777" w:rsidR="0095094F" w:rsidRPr="0095094F" w:rsidRDefault="0095094F" w:rsidP="003A6D10">
            <w:pPr>
              <w:rPr>
                <w:rFonts w:eastAsia="SimSun"/>
                <w:lang w:eastAsia="zh-CN"/>
              </w:rPr>
            </w:pPr>
            <w:bookmarkStart w:id="494" w:name="_Toc211860327"/>
            <w:bookmarkStart w:id="495" w:name="_Toc211860618"/>
            <w:r w:rsidRPr="0095094F">
              <w:rPr>
                <w:rFonts w:eastAsia="SimSun"/>
                <w:lang w:eastAsia="zh-CN"/>
              </w:rPr>
              <w:lastRenderedPageBreak/>
              <w:t>10.4D</w:t>
            </w:r>
            <w:r w:rsidRPr="0095094F">
              <w:rPr>
                <w:rFonts w:eastAsia="SimSun"/>
                <w:lang w:eastAsia="zh-CN"/>
              </w:rPr>
              <w:tab/>
              <w:t xml:space="preserve">PDCCH monitoring activation by WUS in </w:t>
            </w:r>
            <w:r w:rsidRPr="0095094F">
              <w:rPr>
                <w:rFonts w:eastAsia="SimSun"/>
              </w:rPr>
              <w:t>RRC_CONNECTED</w:t>
            </w:r>
            <w:bookmarkEnd w:id="494"/>
            <w:bookmarkEnd w:id="495"/>
          </w:p>
          <w:p w14:paraId="6A8D56DB" w14:textId="77777777" w:rsidR="0095094F" w:rsidRPr="0095094F" w:rsidRDefault="0095094F" w:rsidP="00233CF5">
            <w:pPr>
              <w:jc w:val="center"/>
              <w:rPr>
                <w:color w:val="FF0000"/>
                <w:sz w:val="16"/>
                <w:szCs w:val="16"/>
                <w:lang w:eastAsia="zh-CN"/>
              </w:rPr>
            </w:pPr>
            <w:r w:rsidRPr="0095094F">
              <w:rPr>
                <w:color w:val="FF0000"/>
                <w:sz w:val="16"/>
                <w:szCs w:val="16"/>
                <w:lang w:eastAsia="zh-CN"/>
              </w:rPr>
              <w:t xml:space="preserve">*** </w:t>
            </w:r>
            <w:r w:rsidRPr="0095094F">
              <w:rPr>
                <w:color w:val="FF0000"/>
                <w:sz w:val="16"/>
                <w:szCs w:val="16"/>
              </w:rPr>
              <w:t>Unchanged parts are omitted</w:t>
            </w:r>
            <w:r w:rsidRPr="0095094F">
              <w:rPr>
                <w:color w:val="FF0000"/>
                <w:sz w:val="16"/>
                <w:szCs w:val="16"/>
                <w:lang w:eastAsia="zh-CN"/>
              </w:rPr>
              <w:t xml:space="preserve"> ***</w:t>
            </w:r>
          </w:p>
          <w:p w14:paraId="4B49EF2B" w14:textId="77777777" w:rsidR="0095094F" w:rsidRPr="0095094F" w:rsidRDefault="0095094F" w:rsidP="00233CF5">
            <w:pPr>
              <w:rPr>
                <w:rFonts w:eastAsia="SimSun"/>
                <w:sz w:val="16"/>
                <w:szCs w:val="16"/>
              </w:rPr>
            </w:pPr>
            <w:r w:rsidRPr="0095094F">
              <w:rPr>
                <w:rFonts w:eastAsia="SimSun"/>
                <w:sz w:val="16"/>
                <w:szCs w:val="16"/>
              </w:rPr>
              <w:t xml:space="preserve">A UE can be provided, by </w:t>
            </w:r>
            <w:r w:rsidRPr="0095094F">
              <w:rPr>
                <w:rFonts w:eastAsia="SimSun"/>
                <w:i/>
                <w:sz w:val="16"/>
                <w:szCs w:val="16"/>
              </w:rPr>
              <w:t>WUS_available_slot_CONNECTED</w:t>
            </w:r>
            <w:r w:rsidRPr="0095094F">
              <w:rPr>
                <w:rFonts w:eastAsia="SimSun"/>
                <w:sz w:val="16"/>
                <w:szCs w:val="16"/>
              </w:rPr>
              <w:t>, a bitmap that corresponds to a set of time units that repeats continuously and indicates a subset of time units from the set of time units that is available for the UE to monitor WUS [12, TS 38.331]. A time unit includes one slot or two slots.</w:t>
            </w:r>
            <w:r w:rsidRPr="0095094F">
              <w:rPr>
                <w:rFonts w:eastAsia="SimSun" w:hint="eastAsia"/>
                <w:sz w:val="16"/>
                <w:szCs w:val="16"/>
                <w:lang w:eastAsia="zh-CN"/>
              </w:rPr>
              <w:t xml:space="preserve"> </w:t>
            </w:r>
            <w:r w:rsidRPr="0095094F">
              <w:rPr>
                <w:color w:val="FF0000"/>
                <w:sz w:val="16"/>
                <w:szCs w:val="16"/>
                <w:u w:val="single"/>
              </w:rPr>
              <w:t xml:space="preserve">A set of time units includes a total of either 10, or 20, or 40 time units. A duration </w:t>
            </w:r>
            <m:oMath>
              <m:r>
                <w:rPr>
                  <w:rFonts w:ascii="Cambria Math" w:hAnsi="Cambria Math"/>
                  <w:color w:val="FF0000"/>
                  <w:sz w:val="16"/>
                  <w:szCs w:val="16"/>
                  <w:u w:val="single"/>
                  <w:lang w:val="en-AU"/>
                </w:rPr>
                <m:t>P</m:t>
              </m:r>
            </m:oMath>
            <w:r w:rsidRPr="0095094F">
              <w:rPr>
                <w:color w:val="FF0000"/>
                <w:sz w:val="16"/>
                <w:szCs w:val="16"/>
                <w:u w:val="single"/>
                <w:lang w:val="en-AU"/>
              </w:rPr>
              <w:t>, in msec,</w:t>
            </w:r>
            <w:r w:rsidRPr="0095094F">
              <w:rPr>
                <w:color w:val="FF0000"/>
                <w:sz w:val="16"/>
                <w:szCs w:val="16"/>
                <w:u w:val="single"/>
              </w:rPr>
              <w:t xml:space="preserve"> of the set of time units has maximum value of 40 msec. The first symbol of the set of time units every 40 msec/</w:t>
            </w:r>
            <m:oMath>
              <m:r>
                <w:rPr>
                  <w:rFonts w:ascii="Cambria Math" w:hAnsi="Cambria Math"/>
                  <w:color w:val="FF0000"/>
                  <w:sz w:val="16"/>
                  <w:szCs w:val="16"/>
                  <w:u w:val="single"/>
                  <w:lang w:val="en-AU"/>
                </w:rPr>
                <m:t>P</m:t>
              </m:r>
            </m:oMath>
            <w:r w:rsidRPr="0095094F">
              <w:rPr>
                <w:color w:val="FF0000"/>
                <w:sz w:val="16"/>
                <w:szCs w:val="16"/>
                <w:u w:val="single"/>
              </w:rPr>
              <w:t xml:space="preserve"> periods is a first symbol in frame </w:t>
            </w:r>
            <m:oMath>
              <m:sSub>
                <m:sSubPr>
                  <m:ctrlPr>
                    <w:rPr>
                      <w:rFonts w:ascii="Cambria Math" w:hAnsi="Cambria Math"/>
                      <w:i/>
                      <w:color w:val="FF0000"/>
                      <w:sz w:val="16"/>
                      <w:szCs w:val="16"/>
                      <w:u w:val="single"/>
                    </w:rPr>
                  </m:ctrlPr>
                </m:sSubPr>
                <m:e>
                  <m:r>
                    <w:rPr>
                      <w:rFonts w:ascii="Cambria Math" w:hAnsi="Cambria Math"/>
                      <w:color w:val="FF0000"/>
                      <w:sz w:val="16"/>
                      <w:szCs w:val="16"/>
                      <w:u w:val="single"/>
                    </w:rPr>
                    <m:t>n</m:t>
                  </m:r>
                </m:e>
                <m:sub>
                  <m:r>
                    <w:rPr>
                      <w:rFonts w:ascii="Cambria Math" w:hAnsi="Cambria Math"/>
                      <w:color w:val="FF0000"/>
                      <w:sz w:val="16"/>
                      <w:szCs w:val="16"/>
                      <w:u w:val="single"/>
                    </w:rPr>
                    <m:t>f</m:t>
                  </m:r>
                </m:sub>
              </m:sSub>
            </m:oMath>
            <w:r w:rsidRPr="0095094F">
              <w:rPr>
                <w:color w:val="FF0000"/>
                <w:sz w:val="16"/>
                <w:szCs w:val="16"/>
                <w:u w:val="single"/>
              </w:rPr>
              <w:t xml:space="preserve"> mod 4 = 0.</w:t>
            </w:r>
            <w:r w:rsidRPr="0095094F">
              <w:rPr>
                <w:sz w:val="16"/>
                <w:szCs w:val="16"/>
              </w:rPr>
              <w:t xml:space="preserve"> </w:t>
            </w:r>
            <w:r w:rsidRPr="0095094F">
              <w:rPr>
                <w:rFonts w:eastAsia="SimSun"/>
                <w:sz w:val="16"/>
                <w:szCs w:val="16"/>
              </w:rPr>
              <w:t xml:space="preserve">The UE can be additionally provided, by </w:t>
            </w:r>
            <w:r w:rsidRPr="0095094F">
              <w:rPr>
                <w:rFonts w:eastAsia="SimSun"/>
                <w:i/>
                <w:sz w:val="16"/>
                <w:szCs w:val="16"/>
              </w:rPr>
              <w:t>WUS_available_symbol_CONNECTED</w:t>
            </w:r>
            <w:r w:rsidRPr="0095094F">
              <w:rPr>
                <w:rFonts w:eastAsia="SimSun"/>
                <w:sz w:val="16"/>
                <w:szCs w:val="16"/>
              </w:rPr>
              <w:t xml:space="preserve">, an indication of symbols in each time unit from the subset of time units that is available for the UE to monitor WUS. If the UE is not provided </w:t>
            </w:r>
            <w:r w:rsidRPr="0095094F">
              <w:rPr>
                <w:rFonts w:eastAsia="SimSun"/>
                <w:i/>
                <w:sz w:val="16"/>
                <w:szCs w:val="16"/>
              </w:rPr>
              <w:t>WUS_available_slot_CONNECTED</w:t>
            </w:r>
            <w:r w:rsidRPr="0095094F">
              <w:rPr>
                <w:rFonts w:eastAsia="SimSun"/>
                <w:sz w:val="16"/>
                <w:szCs w:val="16"/>
              </w:rPr>
              <w:t xml:space="preserve">, the UE assumes that all time units are available for the UE to monitor WUS. If the UE is not provided </w:t>
            </w:r>
            <w:r w:rsidRPr="0095094F">
              <w:rPr>
                <w:rFonts w:eastAsia="SimSun"/>
                <w:i/>
                <w:sz w:val="16"/>
                <w:szCs w:val="16"/>
              </w:rPr>
              <w:t>WUS_available_symbol_CONNECTED</w:t>
            </w:r>
            <w:r w:rsidRPr="0095094F">
              <w:rPr>
                <w:rFonts w:eastAsia="SimSun"/>
                <w:sz w:val="16"/>
                <w:szCs w:val="16"/>
              </w:rPr>
              <w:t>, the UE assumes that, for a time unit that is available for the UE to monitor WUS, all symbols in the time unit are available for the UE to monitor WUS. The UE assumes that a symbol is not available to monitor WUS when</w:t>
            </w:r>
          </w:p>
          <w:p w14:paraId="6E6915C4" w14:textId="77777777" w:rsidR="0095094F" w:rsidRPr="0095094F" w:rsidRDefault="0095094F" w:rsidP="00233CF5">
            <w:pPr>
              <w:ind w:left="568" w:hanging="284"/>
              <w:rPr>
                <w:rFonts w:eastAsia="SimSun"/>
                <w:sz w:val="16"/>
                <w:szCs w:val="16"/>
              </w:rPr>
            </w:pPr>
            <w:r w:rsidRPr="0095094F">
              <w:rPr>
                <w:rFonts w:eastAsia="SimSun"/>
                <w:sz w:val="16"/>
                <w:szCs w:val="16"/>
              </w:rPr>
              <w:t>-</w:t>
            </w:r>
            <w:r w:rsidRPr="0095094F">
              <w:rPr>
                <w:rFonts w:eastAsia="SimSun"/>
                <w:sz w:val="16"/>
                <w:szCs w:val="16"/>
              </w:rPr>
              <w:tab/>
              <w:t xml:space="preserve">the symbol is indicated as uplink, by </w:t>
            </w:r>
            <w:r w:rsidRPr="0095094F">
              <w:rPr>
                <w:rFonts w:eastAsia="Yu Mincho"/>
                <w:iCs/>
                <w:sz w:val="16"/>
                <w:szCs w:val="16"/>
                <w:lang w:eastAsia="ja-JP"/>
              </w:rPr>
              <w:t>tdd-UL-DL-configurationCommon</w:t>
            </w:r>
            <w:r w:rsidRPr="0095094F">
              <w:rPr>
                <w:rFonts w:eastAsia="Yu Mincho"/>
                <w:sz w:val="16"/>
                <w:szCs w:val="16"/>
                <w:lang w:eastAsia="ja-JP"/>
              </w:rPr>
              <w:t xml:space="preserve"> or </w:t>
            </w:r>
            <w:r w:rsidRPr="0095094F">
              <w:rPr>
                <w:rFonts w:eastAsia="SimSun"/>
                <w:iCs/>
                <w:sz w:val="16"/>
                <w:szCs w:val="16"/>
              </w:rPr>
              <w:t>tdd</w:t>
            </w:r>
            <w:r w:rsidRPr="0095094F">
              <w:rPr>
                <w:rFonts w:eastAsia="SimSun"/>
                <w:sz w:val="16"/>
                <w:szCs w:val="16"/>
              </w:rPr>
              <w:t>-UL-DL-ConfigurationDedicated</w:t>
            </w:r>
            <w:r w:rsidRPr="0095094F">
              <w:rPr>
                <w:rFonts w:eastAsia="Yu Mincho"/>
                <w:sz w:val="16"/>
                <w:szCs w:val="16"/>
                <w:lang w:eastAsia="ja-JP"/>
              </w:rPr>
              <w:t xml:space="preserve"> </w:t>
            </w:r>
          </w:p>
          <w:p w14:paraId="5074F58A" w14:textId="77777777" w:rsidR="0095094F" w:rsidRPr="0095094F" w:rsidRDefault="0095094F" w:rsidP="00233CF5">
            <w:pPr>
              <w:ind w:left="568" w:hanging="284"/>
              <w:rPr>
                <w:rFonts w:eastAsia="SimSun"/>
                <w:sz w:val="16"/>
                <w:szCs w:val="16"/>
              </w:rPr>
            </w:pPr>
            <w:r w:rsidRPr="0095094F">
              <w:rPr>
                <w:rFonts w:eastAsia="SimSun"/>
                <w:sz w:val="16"/>
                <w:szCs w:val="16"/>
              </w:rPr>
              <w:t>-</w:t>
            </w:r>
            <w:r w:rsidRPr="0095094F">
              <w:rPr>
                <w:rFonts w:eastAsia="SimSun"/>
                <w:sz w:val="16"/>
                <w:szCs w:val="16"/>
              </w:rPr>
              <w:tab/>
              <w:t>the symbol is indicated for transmission of SS/PBCH blocks, by ssb-PositionsInBurst in SIB1 or in ServingCellConfigCommon</w:t>
            </w:r>
          </w:p>
          <w:p w14:paraId="31FC9A5B" w14:textId="77777777" w:rsidR="0095094F" w:rsidRDefault="0095094F" w:rsidP="00233CF5">
            <w:pPr>
              <w:jc w:val="center"/>
              <w:rPr>
                <w:color w:val="FF0000"/>
                <w:sz w:val="22"/>
                <w:szCs w:val="22"/>
                <w:lang w:eastAsia="zh-CN"/>
              </w:rPr>
            </w:pPr>
            <w:r w:rsidRPr="0095094F">
              <w:rPr>
                <w:color w:val="FF0000"/>
                <w:sz w:val="16"/>
                <w:szCs w:val="16"/>
                <w:lang w:eastAsia="zh-CN"/>
              </w:rPr>
              <w:t xml:space="preserve">*** </w:t>
            </w:r>
            <w:r w:rsidRPr="0095094F">
              <w:rPr>
                <w:color w:val="FF0000"/>
                <w:sz w:val="16"/>
                <w:szCs w:val="16"/>
              </w:rPr>
              <w:t>Unchanged parts are omitted</w:t>
            </w:r>
            <w:r w:rsidRPr="0095094F">
              <w:rPr>
                <w:color w:val="FF0000"/>
                <w:sz w:val="16"/>
                <w:szCs w:val="16"/>
                <w:lang w:eastAsia="zh-CN"/>
              </w:rPr>
              <w:t xml:space="preserve"> ***</w:t>
            </w:r>
          </w:p>
          <w:p w14:paraId="42BA6C20" w14:textId="77777777" w:rsidR="0095094F" w:rsidRDefault="0095094F" w:rsidP="00233CF5">
            <w:pPr>
              <w:spacing w:after="120"/>
              <w:rPr>
                <w:rFonts w:eastAsia="DengXian"/>
              </w:rPr>
            </w:pPr>
          </w:p>
        </w:tc>
      </w:tr>
    </w:tbl>
    <w:p w14:paraId="29821F82" w14:textId="77777777" w:rsidR="0095094F" w:rsidRPr="006455E3" w:rsidRDefault="0095094F" w:rsidP="0095094F">
      <w:pPr>
        <w:ind w:right="202"/>
        <w:rPr>
          <w:rFonts w:eastAsiaTheme="minorEastAsia"/>
          <w:lang w:eastAsia="zh-CN"/>
        </w:rPr>
      </w:pPr>
    </w:p>
    <w:p w14:paraId="7FFF7E96" w14:textId="77777777" w:rsidR="0095094F" w:rsidRPr="00E16397" w:rsidRDefault="0095094F" w:rsidP="0095094F">
      <w:pPr>
        <w:rPr>
          <w:rFonts w:eastAsiaTheme="minorEastAsia"/>
          <w:highlight w:val="green"/>
          <w:lang w:eastAsia="zh-CN"/>
        </w:rPr>
      </w:pPr>
      <w:r w:rsidRPr="00E16397">
        <w:rPr>
          <w:rFonts w:eastAsiaTheme="minorEastAsia" w:hint="eastAsia"/>
          <w:highlight w:val="green"/>
          <w:lang w:eastAsia="zh-CN"/>
        </w:rPr>
        <w:t>Agreement</w:t>
      </w:r>
    </w:p>
    <w:p w14:paraId="07A841D2" w14:textId="77777777" w:rsidR="0095094F" w:rsidRDefault="0095094F" w:rsidP="0095094F">
      <w:r>
        <w:t xml:space="preserve">Adopt the following TP </w:t>
      </w:r>
      <w:r>
        <w:rPr>
          <w:rFonts w:eastAsiaTheme="minorEastAsia" w:hint="eastAsia"/>
          <w:lang w:eastAsia="zh-CN"/>
        </w:rPr>
        <w:t xml:space="preserve">Section 10.4C and 10.4D </w:t>
      </w:r>
      <w:r>
        <w:t>for TS 38.213:</w:t>
      </w:r>
    </w:p>
    <w:tbl>
      <w:tblPr>
        <w:tblStyle w:val="TableGrid"/>
        <w:tblW w:w="0" w:type="auto"/>
        <w:tblLook w:val="04A0" w:firstRow="1" w:lastRow="0" w:firstColumn="1" w:lastColumn="0" w:noHBand="0" w:noVBand="1"/>
      </w:tblPr>
      <w:tblGrid>
        <w:gridCol w:w="9350"/>
      </w:tblGrid>
      <w:tr w:rsidR="0095094F" w14:paraId="274F307C" w14:textId="77777777" w:rsidTr="00233CF5">
        <w:tc>
          <w:tcPr>
            <w:tcW w:w="9350" w:type="dxa"/>
          </w:tcPr>
          <w:p w14:paraId="5CF1DC8B" w14:textId="77777777" w:rsidR="0095094F" w:rsidRPr="0095094F" w:rsidRDefault="0095094F" w:rsidP="003A6D10">
            <w:pPr>
              <w:rPr>
                <w:rFonts w:eastAsia="SimSun"/>
              </w:rPr>
            </w:pPr>
            <w:r w:rsidRPr="0095094F">
              <w:rPr>
                <w:rFonts w:eastAsia="SimSun"/>
              </w:rPr>
              <w:t>10.4C</w:t>
            </w:r>
            <w:r w:rsidRPr="0095094F">
              <w:rPr>
                <w:rFonts w:eastAsia="SimSun"/>
              </w:rPr>
              <w:tab/>
              <w:t>PDCCH monitoring activation by WUS in RRC_IDLE/RRC_INACTIVE</w:t>
            </w:r>
          </w:p>
          <w:p w14:paraId="45A6B6BC" w14:textId="77777777" w:rsidR="0095094F" w:rsidRPr="0095094F" w:rsidRDefault="0095094F" w:rsidP="00233CF5">
            <w:pPr>
              <w:snapToGrid w:val="0"/>
              <w:jc w:val="center"/>
              <w:rPr>
                <w:rFonts w:eastAsia="SimSun"/>
                <w:color w:val="C00000"/>
                <w:sz w:val="16"/>
                <w:szCs w:val="16"/>
              </w:rPr>
            </w:pPr>
            <w:r w:rsidRPr="0095094F">
              <w:rPr>
                <w:rFonts w:eastAsiaTheme="minorEastAsia"/>
                <w:color w:val="C00000"/>
                <w:sz w:val="16"/>
                <w:szCs w:val="16"/>
                <w:lang w:eastAsia="ko-KR"/>
              </w:rPr>
              <w:t>&lt; unchanged text omitted &gt;</w:t>
            </w:r>
          </w:p>
          <w:p w14:paraId="27BD15E7" w14:textId="77777777" w:rsidR="0095094F" w:rsidRPr="0095094F" w:rsidRDefault="0095094F" w:rsidP="00233CF5">
            <w:pPr>
              <w:rPr>
                <w:rFonts w:eastAsia="SimSun"/>
                <w:sz w:val="16"/>
                <w:szCs w:val="16"/>
              </w:rPr>
            </w:pPr>
            <w:r w:rsidRPr="0095094F">
              <w:rPr>
                <w:rFonts w:eastAsia="SimSun"/>
                <w:sz w:val="16"/>
                <w:szCs w:val="16"/>
              </w:rPr>
              <w:t xml:space="preserve">A UE can be provided, by </w:t>
            </w:r>
            <w:r w:rsidRPr="0095094F">
              <w:rPr>
                <w:rFonts w:eastAsia="SimSun"/>
                <w:i/>
                <w:sz w:val="16"/>
                <w:szCs w:val="16"/>
              </w:rPr>
              <w:t>WUS_available_slot_IDLE/INACTIVE</w:t>
            </w:r>
            <w:r w:rsidRPr="0095094F">
              <w:rPr>
                <w:rFonts w:eastAsia="SimSun"/>
                <w:sz w:val="16"/>
                <w:szCs w:val="16"/>
              </w:rPr>
              <w:t xml:space="preserve">, a bitmap that corresponds to a set of time units that repeats continuously and indicates a subset of time units from the set of time units that is available for the UE to monitor WUS [12, TS 38.331]. A time unit includes one slot or two slots. A set of time units includes a total of either 10, or 20, or 40 time units. A duration </w:t>
            </w:r>
            <m:oMath>
              <m:r>
                <w:rPr>
                  <w:rFonts w:ascii="Cambria Math" w:eastAsia="SimSun" w:hAnsi="Cambria Math"/>
                  <w:sz w:val="16"/>
                  <w:szCs w:val="16"/>
                  <w:lang w:val="en-AU"/>
                </w:rPr>
                <m:t>P</m:t>
              </m:r>
            </m:oMath>
            <w:r w:rsidRPr="0095094F">
              <w:rPr>
                <w:rFonts w:eastAsia="SimSun"/>
                <w:sz w:val="16"/>
                <w:szCs w:val="16"/>
                <w:lang w:val="en-AU"/>
              </w:rPr>
              <w:t>, in msec,</w:t>
            </w:r>
            <w:r w:rsidRPr="0095094F">
              <w:rPr>
                <w:rFonts w:eastAsia="SimSun"/>
                <w:sz w:val="16"/>
                <w:szCs w:val="16"/>
              </w:rPr>
              <w:t xml:space="preserve"> of the set of time units has maximum value of 40 msec. The first symbol of the set of time units every 40 msec/</w:t>
            </w:r>
            <m:oMath>
              <m:r>
                <w:rPr>
                  <w:rFonts w:ascii="Cambria Math" w:eastAsia="SimSun" w:hAnsi="Cambria Math"/>
                  <w:sz w:val="16"/>
                  <w:szCs w:val="16"/>
                  <w:lang w:val="en-AU"/>
                </w:rPr>
                <m:t>P</m:t>
              </m:r>
            </m:oMath>
            <w:r w:rsidRPr="0095094F">
              <w:rPr>
                <w:rFonts w:eastAsia="SimSun"/>
                <w:sz w:val="16"/>
                <w:szCs w:val="16"/>
              </w:rPr>
              <w:t xml:space="preserve"> periods is a first symbol in frame </w:t>
            </w:r>
            <m:oMath>
              <m:sSub>
                <m:sSubPr>
                  <m:ctrlPr>
                    <w:rPr>
                      <w:rFonts w:ascii="Cambria Math" w:eastAsia="SimSun" w:hAnsi="Cambria Math"/>
                      <w:i/>
                      <w:sz w:val="16"/>
                      <w:szCs w:val="16"/>
                    </w:rPr>
                  </m:ctrlPr>
                </m:sSubPr>
                <m:e>
                  <m:r>
                    <w:rPr>
                      <w:rFonts w:ascii="Cambria Math" w:eastAsia="SimSun" w:hAnsi="Cambria Math"/>
                      <w:sz w:val="16"/>
                      <w:szCs w:val="16"/>
                    </w:rPr>
                    <m:t>n</m:t>
                  </m:r>
                </m:e>
                <m:sub>
                  <m:r>
                    <w:rPr>
                      <w:rFonts w:ascii="Cambria Math" w:eastAsia="SimSun" w:hAnsi="Cambria Math"/>
                      <w:sz w:val="16"/>
                      <w:szCs w:val="16"/>
                    </w:rPr>
                    <m:t>f</m:t>
                  </m:r>
                </m:sub>
              </m:sSub>
            </m:oMath>
            <w:r w:rsidRPr="0095094F">
              <w:rPr>
                <w:rFonts w:eastAsia="SimSun"/>
                <w:sz w:val="16"/>
                <w:szCs w:val="16"/>
              </w:rPr>
              <w:t xml:space="preserve"> mod 4 = 0. The UE can be additionally provided, by </w:t>
            </w:r>
            <w:r w:rsidRPr="0095094F">
              <w:rPr>
                <w:rFonts w:eastAsia="SimSun"/>
                <w:i/>
                <w:sz w:val="16"/>
                <w:szCs w:val="16"/>
              </w:rPr>
              <w:t>WUS_available_symbol_IDLE/INACTIVE</w:t>
            </w:r>
            <w:r w:rsidRPr="0095094F">
              <w:rPr>
                <w:rFonts w:eastAsia="SimSun"/>
                <w:sz w:val="16"/>
                <w:szCs w:val="16"/>
              </w:rPr>
              <w:t xml:space="preserve">, an indication of symbols in each time unit from the subset of time units that is available for the UE to monitor WUS. If the UE is not provided </w:t>
            </w:r>
            <w:r w:rsidRPr="0095094F">
              <w:rPr>
                <w:rFonts w:eastAsia="SimSun"/>
                <w:i/>
                <w:sz w:val="16"/>
                <w:szCs w:val="16"/>
              </w:rPr>
              <w:t>WUS_available_slot_IDLE/INACTIVE</w:t>
            </w:r>
            <w:r w:rsidRPr="0095094F">
              <w:rPr>
                <w:rFonts w:eastAsia="SimSun"/>
                <w:sz w:val="16"/>
                <w:szCs w:val="16"/>
              </w:rPr>
              <w:t xml:space="preserve">, the UE assumes that all time units are available for the UE to monitor WUS. If the UE is not provided </w:t>
            </w:r>
            <w:r w:rsidRPr="0095094F">
              <w:rPr>
                <w:rFonts w:eastAsia="SimSun"/>
                <w:i/>
                <w:sz w:val="16"/>
                <w:szCs w:val="16"/>
              </w:rPr>
              <w:t>WUS_available_symbol_IDLE/INACTIVE</w:t>
            </w:r>
            <w:r w:rsidRPr="0095094F">
              <w:rPr>
                <w:rFonts w:eastAsia="SimSun"/>
                <w:sz w:val="16"/>
                <w:szCs w:val="16"/>
              </w:rPr>
              <w:t xml:space="preserve">, the UE assumes </w:t>
            </w:r>
            <w:r w:rsidRPr="0095094F">
              <w:rPr>
                <w:rFonts w:eastAsia="SimSun"/>
                <w:color w:val="FF0000"/>
                <w:sz w:val="16"/>
                <w:szCs w:val="16"/>
              </w:rPr>
              <w:t>a time unit of one slot,</w:t>
            </w:r>
            <w:r w:rsidRPr="0095094F">
              <w:rPr>
                <w:rFonts w:eastAsia="SimSun"/>
                <w:sz w:val="16"/>
                <w:szCs w:val="16"/>
              </w:rPr>
              <w:t xml:space="preserve"> </w:t>
            </w:r>
            <w:r w:rsidRPr="0095094F">
              <w:rPr>
                <w:rFonts w:eastAsia="SimSun"/>
                <w:strike/>
                <w:color w:val="FF0000"/>
                <w:sz w:val="16"/>
                <w:szCs w:val="16"/>
              </w:rPr>
              <w:t>that,</w:t>
            </w:r>
            <w:r w:rsidRPr="0095094F">
              <w:rPr>
                <w:rFonts w:eastAsia="SimSun"/>
                <w:sz w:val="16"/>
                <w:szCs w:val="16"/>
              </w:rPr>
              <w:t xml:space="preserve"> </w:t>
            </w:r>
            <w:r w:rsidRPr="0095094F">
              <w:rPr>
                <w:rFonts w:eastAsia="SimSun"/>
                <w:color w:val="FF0000"/>
                <w:sz w:val="16"/>
                <w:szCs w:val="16"/>
              </w:rPr>
              <w:t>and</w:t>
            </w:r>
            <w:r w:rsidRPr="0095094F">
              <w:rPr>
                <w:rFonts w:eastAsia="SimSun"/>
                <w:sz w:val="16"/>
                <w:szCs w:val="16"/>
              </w:rPr>
              <w:t xml:space="preserve"> for a time unit that is available for the UE to monitor WUS, all symbols in the time unit are available for the UE to monitor WUS. The UE assumes that a symbol is not available to monitor WUS when</w:t>
            </w:r>
          </w:p>
          <w:p w14:paraId="1BFDFCF6" w14:textId="77777777" w:rsidR="0095094F" w:rsidRPr="0095094F" w:rsidRDefault="0095094F" w:rsidP="00233CF5">
            <w:pPr>
              <w:ind w:left="568" w:hanging="284"/>
              <w:rPr>
                <w:rFonts w:eastAsia="SimSun"/>
                <w:sz w:val="16"/>
                <w:szCs w:val="16"/>
              </w:rPr>
            </w:pPr>
            <w:r w:rsidRPr="0095094F">
              <w:rPr>
                <w:rFonts w:eastAsia="SimSun"/>
                <w:sz w:val="16"/>
                <w:szCs w:val="16"/>
              </w:rPr>
              <w:t>-</w:t>
            </w:r>
            <w:r w:rsidRPr="0095094F">
              <w:rPr>
                <w:rFonts w:eastAsia="SimSun"/>
                <w:sz w:val="16"/>
                <w:szCs w:val="16"/>
              </w:rPr>
              <w:tab/>
              <w:t xml:space="preserve">the symbol is indicated as uplink, by </w:t>
            </w:r>
            <w:r w:rsidRPr="0095094F">
              <w:rPr>
                <w:rFonts w:eastAsia="Yu Mincho"/>
                <w:i/>
                <w:iCs/>
                <w:sz w:val="16"/>
                <w:szCs w:val="16"/>
                <w:lang w:eastAsia="ja-JP"/>
              </w:rPr>
              <w:t>tdd-UL-DL-configurationCommon</w:t>
            </w:r>
            <w:r w:rsidRPr="0095094F">
              <w:rPr>
                <w:rFonts w:eastAsia="Yu Mincho"/>
                <w:sz w:val="16"/>
                <w:szCs w:val="16"/>
                <w:lang w:eastAsia="ja-JP"/>
              </w:rPr>
              <w:t xml:space="preserve"> </w:t>
            </w:r>
          </w:p>
          <w:p w14:paraId="79DE2C20" w14:textId="77777777" w:rsidR="0095094F" w:rsidRPr="0095094F" w:rsidRDefault="0095094F" w:rsidP="00233CF5">
            <w:pPr>
              <w:ind w:left="568" w:hanging="284"/>
              <w:rPr>
                <w:rFonts w:eastAsia="SimSun"/>
                <w:sz w:val="16"/>
                <w:szCs w:val="16"/>
              </w:rPr>
            </w:pPr>
            <w:r w:rsidRPr="0095094F">
              <w:rPr>
                <w:rFonts w:eastAsia="SimSun"/>
                <w:sz w:val="16"/>
                <w:szCs w:val="16"/>
              </w:rPr>
              <w:t>-</w:t>
            </w:r>
            <w:r w:rsidRPr="0095094F">
              <w:rPr>
                <w:rFonts w:eastAsia="SimSun"/>
                <w:sz w:val="16"/>
                <w:szCs w:val="16"/>
              </w:rPr>
              <w:tab/>
              <w:t xml:space="preserve">the symbol is indicated for an SS/PBCH block transmission, by </w:t>
            </w:r>
            <w:r w:rsidRPr="0095094F">
              <w:rPr>
                <w:rFonts w:eastAsia="SimSun"/>
                <w:i/>
                <w:sz w:val="16"/>
                <w:szCs w:val="16"/>
              </w:rPr>
              <w:t>ssb-PositionsInBurst</w:t>
            </w:r>
            <w:r w:rsidRPr="0095094F">
              <w:rPr>
                <w:rFonts w:eastAsia="SimSun"/>
                <w:sz w:val="16"/>
                <w:szCs w:val="16"/>
              </w:rPr>
              <w:t xml:space="preserve"> in </w:t>
            </w:r>
            <w:r w:rsidRPr="0095094F">
              <w:rPr>
                <w:rFonts w:eastAsia="SimSun"/>
                <w:i/>
                <w:sz w:val="16"/>
                <w:szCs w:val="16"/>
              </w:rPr>
              <w:t>SIB1</w:t>
            </w:r>
            <w:r w:rsidRPr="0095094F">
              <w:rPr>
                <w:rFonts w:eastAsia="SimSun"/>
                <w:sz w:val="16"/>
                <w:szCs w:val="16"/>
              </w:rPr>
              <w:t>, and the SS/PBCH block transmission would overlap in frequency with the WUS transmission</w:t>
            </w:r>
          </w:p>
          <w:p w14:paraId="5B4FC1C2" w14:textId="77777777" w:rsidR="0095094F" w:rsidRPr="0095094F" w:rsidRDefault="0095094F" w:rsidP="00233CF5">
            <w:pPr>
              <w:ind w:left="568" w:hanging="284"/>
              <w:rPr>
                <w:rFonts w:eastAsia="SimSun"/>
                <w:sz w:val="16"/>
                <w:szCs w:val="16"/>
              </w:rPr>
            </w:pPr>
            <w:r w:rsidRPr="0095094F">
              <w:rPr>
                <w:rFonts w:eastAsia="SimSun"/>
                <w:sz w:val="16"/>
                <w:szCs w:val="16"/>
              </w:rPr>
              <w:t>-</w:t>
            </w:r>
            <w:r w:rsidRPr="0095094F">
              <w:rPr>
                <w:rFonts w:eastAsia="SimSun"/>
                <w:sz w:val="16"/>
                <w:szCs w:val="16"/>
              </w:rPr>
              <w:tab/>
              <w:t xml:space="preserve">the symbol is indicated for PDCCH transmissions, by </w:t>
            </w:r>
            <w:r w:rsidRPr="0095094F">
              <w:rPr>
                <w:rFonts w:eastAsia="SimSun"/>
                <w:i/>
                <w:sz w:val="16"/>
                <w:szCs w:val="16"/>
              </w:rPr>
              <w:t>pdcch-ConfigSIB1</w:t>
            </w:r>
            <w:r w:rsidRPr="0095094F">
              <w:rPr>
                <w:rFonts w:eastAsia="SimSun"/>
                <w:sz w:val="16"/>
                <w:szCs w:val="16"/>
              </w:rPr>
              <w:t>, and CORESET 0 for the PDCCH transmissions would overlap in frequency with the WUS transmission</w:t>
            </w:r>
          </w:p>
          <w:p w14:paraId="1DC90C51" w14:textId="77777777" w:rsidR="0095094F" w:rsidRPr="005444A1" w:rsidRDefault="0095094F" w:rsidP="00233CF5">
            <w:pPr>
              <w:pStyle w:val="BodyText"/>
              <w:jc w:val="center"/>
              <w:rPr>
                <w:rFonts w:eastAsiaTheme="minorEastAsia"/>
                <w:color w:val="C00000"/>
                <w:lang w:eastAsia="ko-KR"/>
              </w:rPr>
            </w:pPr>
            <w:r w:rsidRPr="0095094F">
              <w:rPr>
                <w:rFonts w:eastAsiaTheme="minorEastAsia"/>
                <w:color w:val="C00000"/>
                <w:sz w:val="16"/>
                <w:szCs w:val="16"/>
                <w:lang w:eastAsia="ko-KR"/>
              </w:rPr>
              <w:t>&lt; unchanged text omitted &gt;</w:t>
            </w:r>
          </w:p>
          <w:p w14:paraId="44EA34ED" w14:textId="77777777" w:rsidR="0095094F" w:rsidRPr="0095094F" w:rsidRDefault="0095094F" w:rsidP="003A6D10">
            <w:pPr>
              <w:rPr>
                <w:rFonts w:eastAsia="SimSun"/>
              </w:rPr>
            </w:pPr>
            <w:bookmarkStart w:id="496" w:name="_Toc211860328"/>
            <w:bookmarkStart w:id="497" w:name="_Toc211860619"/>
            <w:bookmarkStart w:id="498" w:name="_Toc211860840"/>
            <w:bookmarkStart w:id="499" w:name="_Toc211861061"/>
            <w:bookmarkStart w:id="500" w:name="_Toc211861472"/>
            <w:bookmarkStart w:id="501" w:name="_Toc211861642"/>
            <w:r w:rsidRPr="0095094F">
              <w:rPr>
                <w:rFonts w:eastAsia="SimSun"/>
              </w:rPr>
              <w:t>10.4D</w:t>
            </w:r>
            <w:r w:rsidRPr="0095094F">
              <w:rPr>
                <w:rFonts w:eastAsia="SimSun"/>
              </w:rPr>
              <w:tab/>
              <w:t>PDCCH monitoring activation by WUS in RRC_CONNECTED</w:t>
            </w:r>
            <w:bookmarkEnd w:id="496"/>
            <w:bookmarkEnd w:id="497"/>
            <w:bookmarkEnd w:id="498"/>
            <w:bookmarkEnd w:id="499"/>
            <w:bookmarkEnd w:id="500"/>
            <w:bookmarkEnd w:id="501"/>
          </w:p>
          <w:p w14:paraId="67FD3619" w14:textId="77777777" w:rsidR="0095094F" w:rsidRPr="0095094F" w:rsidRDefault="0095094F" w:rsidP="00233CF5">
            <w:pPr>
              <w:snapToGrid w:val="0"/>
              <w:jc w:val="center"/>
              <w:rPr>
                <w:rFonts w:eastAsia="SimSun"/>
                <w:color w:val="C00000"/>
                <w:sz w:val="16"/>
                <w:szCs w:val="16"/>
              </w:rPr>
            </w:pPr>
            <w:r w:rsidRPr="0095094F">
              <w:rPr>
                <w:rFonts w:eastAsiaTheme="minorEastAsia"/>
                <w:color w:val="C00000"/>
                <w:sz w:val="16"/>
                <w:szCs w:val="16"/>
                <w:lang w:eastAsia="ko-KR"/>
              </w:rPr>
              <w:t>&lt; unchanged text omitted &gt;</w:t>
            </w:r>
          </w:p>
          <w:p w14:paraId="78113A4A" w14:textId="77777777" w:rsidR="0095094F" w:rsidRPr="0095094F" w:rsidRDefault="0095094F" w:rsidP="00233CF5">
            <w:pPr>
              <w:rPr>
                <w:rFonts w:eastAsia="SimSun"/>
                <w:sz w:val="16"/>
                <w:szCs w:val="16"/>
              </w:rPr>
            </w:pPr>
            <w:r w:rsidRPr="0095094F">
              <w:rPr>
                <w:rFonts w:eastAsia="SimSun"/>
                <w:sz w:val="16"/>
                <w:szCs w:val="16"/>
              </w:rPr>
              <w:t xml:space="preserve">A UE can be provided, by </w:t>
            </w:r>
            <w:r w:rsidRPr="0095094F">
              <w:rPr>
                <w:rFonts w:eastAsia="SimSun"/>
                <w:i/>
                <w:sz w:val="16"/>
                <w:szCs w:val="16"/>
              </w:rPr>
              <w:t>WUS_available_slot_CONNECTED</w:t>
            </w:r>
            <w:r w:rsidRPr="0095094F">
              <w:rPr>
                <w:rFonts w:eastAsia="SimSun"/>
                <w:sz w:val="16"/>
                <w:szCs w:val="16"/>
              </w:rPr>
              <w:t xml:space="preserve">, a bitmap that corresponds to a set of time units that repeats continuously and indicates a subset of time units from the set of time units that is available for the UE to monitor WUS [12, TS 38.331]. A time unit includes one slot or two slots. The UE can be additionally provided, by </w:t>
            </w:r>
            <w:r w:rsidRPr="0095094F">
              <w:rPr>
                <w:rFonts w:eastAsia="SimSun"/>
                <w:i/>
                <w:sz w:val="16"/>
                <w:szCs w:val="16"/>
              </w:rPr>
              <w:t>WUS_available_symbol_CONNECTED</w:t>
            </w:r>
            <w:r w:rsidRPr="0095094F">
              <w:rPr>
                <w:rFonts w:eastAsia="SimSun"/>
                <w:sz w:val="16"/>
                <w:szCs w:val="16"/>
              </w:rPr>
              <w:t xml:space="preserve">, an indication of symbols in each time unit from the subset of time units that is available for the UE to monitor WUS. If the UE is not provided </w:t>
            </w:r>
            <w:r w:rsidRPr="0095094F">
              <w:rPr>
                <w:rFonts w:eastAsia="SimSun"/>
                <w:i/>
                <w:sz w:val="16"/>
                <w:szCs w:val="16"/>
              </w:rPr>
              <w:t>WUS_available_slot_CONNECTED</w:t>
            </w:r>
            <w:r w:rsidRPr="0095094F">
              <w:rPr>
                <w:rFonts w:eastAsia="SimSun"/>
                <w:sz w:val="16"/>
                <w:szCs w:val="16"/>
              </w:rPr>
              <w:t xml:space="preserve">, the UE assumes that all time units are available for the UE to monitor WUS. If the UE is not provided </w:t>
            </w:r>
            <w:r w:rsidRPr="0095094F">
              <w:rPr>
                <w:rFonts w:eastAsia="SimSun"/>
                <w:i/>
                <w:sz w:val="16"/>
                <w:szCs w:val="16"/>
              </w:rPr>
              <w:t>WUS_available_symbol_CONNECTED</w:t>
            </w:r>
            <w:r w:rsidRPr="0095094F">
              <w:rPr>
                <w:rFonts w:eastAsia="SimSun"/>
                <w:sz w:val="16"/>
                <w:szCs w:val="16"/>
              </w:rPr>
              <w:t xml:space="preserve">, the UE assumes </w:t>
            </w:r>
            <w:r w:rsidRPr="0095094F">
              <w:rPr>
                <w:rFonts w:eastAsia="SimSun"/>
                <w:color w:val="FF0000"/>
                <w:sz w:val="16"/>
                <w:szCs w:val="16"/>
              </w:rPr>
              <w:t>a time unit of one slot,</w:t>
            </w:r>
            <w:r w:rsidRPr="0095094F">
              <w:rPr>
                <w:rFonts w:eastAsia="SimSun"/>
                <w:sz w:val="16"/>
                <w:szCs w:val="16"/>
              </w:rPr>
              <w:t xml:space="preserve"> </w:t>
            </w:r>
            <w:r w:rsidRPr="0095094F">
              <w:rPr>
                <w:rFonts w:eastAsia="SimSun"/>
                <w:strike/>
                <w:color w:val="EE0000"/>
                <w:sz w:val="16"/>
                <w:szCs w:val="16"/>
              </w:rPr>
              <w:t>that,</w:t>
            </w:r>
            <w:r w:rsidRPr="0095094F">
              <w:rPr>
                <w:rFonts w:eastAsia="SimSun"/>
                <w:sz w:val="16"/>
                <w:szCs w:val="16"/>
              </w:rPr>
              <w:t xml:space="preserve"> </w:t>
            </w:r>
            <w:r w:rsidRPr="0095094F">
              <w:rPr>
                <w:rFonts w:eastAsia="SimSun"/>
                <w:color w:val="FF0000"/>
                <w:sz w:val="16"/>
                <w:szCs w:val="16"/>
              </w:rPr>
              <w:t>and</w:t>
            </w:r>
            <w:r w:rsidRPr="0095094F">
              <w:rPr>
                <w:rFonts w:eastAsia="SimSun"/>
                <w:sz w:val="16"/>
                <w:szCs w:val="16"/>
              </w:rPr>
              <w:t xml:space="preserve"> for a time unit that is available for the UE to monitor WUS, all symbols in the time unit are available for the UE to monitor WUS. The UE assumes that a symbol is not available to monitor WUS when</w:t>
            </w:r>
          </w:p>
          <w:p w14:paraId="47F62796" w14:textId="77777777" w:rsidR="0095094F" w:rsidRPr="0095094F" w:rsidRDefault="0095094F" w:rsidP="00233CF5">
            <w:pPr>
              <w:ind w:left="568" w:hanging="284"/>
              <w:rPr>
                <w:rFonts w:eastAsia="SimSun"/>
                <w:sz w:val="16"/>
                <w:szCs w:val="16"/>
                <w:lang w:val="x-none"/>
              </w:rPr>
            </w:pPr>
            <w:r w:rsidRPr="0095094F">
              <w:rPr>
                <w:rFonts w:eastAsia="SimSun"/>
                <w:sz w:val="16"/>
                <w:szCs w:val="16"/>
                <w:lang w:val="x-none"/>
              </w:rPr>
              <w:t>-</w:t>
            </w:r>
            <w:r w:rsidRPr="0095094F">
              <w:rPr>
                <w:rFonts w:eastAsia="SimSun"/>
                <w:sz w:val="16"/>
                <w:szCs w:val="16"/>
                <w:lang w:val="x-none"/>
              </w:rPr>
              <w:tab/>
              <w:t xml:space="preserve">the symbol is indicated as uplink, by </w:t>
            </w:r>
            <w:r w:rsidRPr="0095094F">
              <w:rPr>
                <w:rFonts w:eastAsia="Yu Mincho"/>
                <w:iCs/>
                <w:sz w:val="16"/>
                <w:szCs w:val="16"/>
                <w:lang w:val="x-none" w:eastAsia="ja-JP"/>
              </w:rPr>
              <w:t>tdd-UL-DL-configurationCommon</w:t>
            </w:r>
            <w:r w:rsidRPr="0095094F">
              <w:rPr>
                <w:rFonts w:eastAsia="Yu Mincho"/>
                <w:sz w:val="16"/>
                <w:szCs w:val="16"/>
                <w:lang w:val="x-none" w:eastAsia="ja-JP"/>
              </w:rPr>
              <w:t xml:space="preserve"> or </w:t>
            </w:r>
            <w:r w:rsidRPr="0095094F">
              <w:rPr>
                <w:rFonts w:eastAsia="SimSun"/>
                <w:iCs/>
                <w:sz w:val="16"/>
                <w:szCs w:val="16"/>
                <w:lang w:val="x-none"/>
              </w:rPr>
              <w:t>tdd</w:t>
            </w:r>
            <w:r w:rsidRPr="0095094F">
              <w:rPr>
                <w:rFonts w:eastAsia="SimSun"/>
                <w:sz w:val="16"/>
                <w:szCs w:val="16"/>
                <w:lang w:val="x-none"/>
              </w:rPr>
              <w:t>-UL-DL-ConfigurationDedicated</w:t>
            </w:r>
            <w:r w:rsidRPr="0095094F">
              <w:rPr>
                <w:rFonts w:eastAsia="Yu Mincho"/>
                <w:sz w:val="16"/>
                <w:szCs w:val="16"/>
                <w:lang w:val="x-none" w:eastAsia="ja-JP"/>
              </w:rPr>
              <w:t xml:space="preserve"> </w:t>
            </w:r>
          </w:p>
          <w:p w14:paraId="49598553" w14:textId="77777777" w:rsidR="0095094F" w:rsidRPr="0095094F" w:rsidRDefault="0095094F" w:rsidP="00233CF5">
            <w:pPr>
              <w:ind w:left="568" w:hanging="284"/>
              <w:rPr>
                <w:rFonts w:eastAsia="SimSun"/>
                <w:sz w:val="16"/>
                <w:szCs w:val="16"/>
                <w:lang w:val="x-none"/>
              </w:rPr>
            </w:pPr>
            <w:r w:rsidRPr="0095094F">
              <w:rPr>
                <w:rFonts w:eastAsia="SimSun"/>
                <w:sz w:val="16"/>
                <w:szCs w:val="16"/>
                <w:lang w:val="x-none"/>
              </w:rPr>
              <w:t>-</w:t>
            </w:r>
            <w:r w:rsidRPr="0095094F">
              <w:rPr>
                <w:rFonts w:eastAsia="SimSun"/>
                <w:sz w:val="16"/>
                <w:szCs w:val="16"/>
                <w:lang w:val="x-none"/>
              </w:rPr>
              <w:tab/>
              <w:t xml:space="preserve">the symbol is indicated for transmission of SS/PBCH blocks, by ssb-PositionsInBurst </w:t>
            </w:r>
            <w:r w:rsidRPr="0095094F">
              <w:rPr>
                <w:rFonts w:eastAsia="SimSun"/>
                <w:sz w:val="16"/>
                <w:szCs w:val="16"/>
              </w:rPr>
              <w:t xml:space="preserve">in </w:t>
            </w:r>
            <w:r w:rsidRPr="0095094F">
              <w:rPr>
                <w:rFonts w:eastAsia="SimSun"/>
                <w:sz w:val="16"/>
                <w:szCs w:val="16"/>
                <w:lang w:val="x-none"/>
              </w:rPr>
              <w:t>SIB1 or in ServingCellConfigCommon</w:t>
            </w:r>
          </w:p>
          <w:p w14:paraId="0A5CA735" w14:textId="77777777" w:rsidR="0095094F" w:rsidRDefault="0095094F" w:rsidP="00233CF5">
            <w:pPr>
              <w:snapToGrid w:val="0"/>
              <w:jc w:val="center"/>
              <w:rPr>
                <w:rFonts w:eastAsia="SimSun"/>
                <w:color w:val="C00000"/>
                <w:sz w:val="22"/>
                <w:szCs w:val="22"/>
              </w:rPr>
            </w:pPr>
            <w:r w:rsidRPr="0095094F">
              <w:rPr>
                <w:rFonts w:eastAsiaTheme="minorEastAsia"/>
                <w:color w:val="C00000"/>
                <w:sz w:val="16"/>
                <w:szCs w:val="16"/>
                <w:lang w:eastAsia="ko-KR"/>
              </w:rPr>
              <w:t>&lt; unchanged text omitted &gt;</w:t>
            </w:r>
          </w:p>
          <w:p w14:paraId="1F875EDE" w14:textId="77777777" w:rsidR="0095094F" w:rsidRPr="003A36AE" w:rsidRDefault="0095094F" w:rsidP="00233CF5">
            <w:pPr>
              <w:pStyle w:val="BodyText"/>
              <w:rPr>
                <w:lang w:eastAsia="zh-CN"/>
              </w:rPr>
            </w:pPr>
          </w:p>
        </w:tc>
      </w:tr>
    </w:tbl>
    <w:p w14:paraId="2403C39D" w14:textId="77777777" w:rsidR="0095094F" w:rsidRDefault="0095094F" w:rsidP="0095094F">
      <w:pPr>
        <w:rPr>
          <w:rFonts w:eastAsia="DengXian"/>
          <w:lang w:val="en-US" w:eastAsia="zh-CN" w:bidi="ar"/>
        </w:rPr>
      </w:pPr>
    </w:p>
    <w:p w14:paraId="3F742B36" w14:textId="77777777" w:rsidR="0095094F" w:rsidRPr="00E7756C" w:rsidRDefault="0095094F" w:rsidP="0095094F">
      <w:pPr>
        <w:rPr>
          <w:rFonts w:eastAsia="DengXian"/>
          <w:highlight w:val="green"/>
          <w:lang w:val="en-US" w:eastAsia="zh-CN" w:bidi="ar"/>
        </w:rPr>
      </w:pPr>
      <w:r w:rsidRPr="00E7756C">
        <w:rPr>
          <w:rFonts w:eastAsia="DengXian" w:hint="eastAsia"/>
          <w:highlight w:val="green"/>
          <w:lang w:val="en-US" w:eastAsia="zh-CN" w:bidi="ar"/>
        </w:rPr>
        <w:lastRenderedPageBreak/>
        <w:t>Agreement</w:t>
      </w:r>
    </w:p>
    <w:p w14:paraId="66AA93E7" w14:textId="77777777" w:rsidR="0095094F" w:rsidRDefault="0095094F" w:rsidP="0095094F">
      <w:r>
        <w:t>Endorse the following TP for TS 38.215:</w:t>
      </w:r>
    </w:p>
    <w:p w14:paraId="38F8E43A" w14:textId="77777777" w:rsidR="0095094F" w:rsidRDefault="0095094F" w:rsidP="0095094F">
      <w:pPr>
        <w:pStyle w:val="BodyText"/>
        <w:rPr>
          <w:color w:val="C00000"/>
          <w:lang w:val="en-US" w:eastAsia="zh-CN"/>
        </w:rPr>
      </w:pPr>
      <w:r>
        <w:rPr>
          <w:color w:val="C00000"/>
          <w:lang w:val="en-US" w:eastAsia="zh-CN"/>
        </w:rPr>
        <w:t>====================================Start of the TP====================================</w:t>
      </w:r>
    </w:p>
    <w:p w14:paraId="3F5860B5" w14:textId="77777777" w:rsidR="0095094F" w:rsidRPr="00A4246F" w:rsidRDefault="0095094F" w:rsidP="00A4246F">
      <w:pPr>
        <w:rPr>
          <w:b/>
          <w:bCs/>
        </w:rPr>
      </w:pPr>
      <w:r w:rsidRPr="00A4246F">
        <w:rPr>
          <w:b/>
          <w:bCs/>
        </w:rPr>
        <w:t>5.1.53</w:t>
      </w:r>
      <w:r w:rsidRPr="00A4246F">
        <w:rPr>
          <w:b/>
          <w:bCs/>
        </w:rPr>
        <w:tab/>
        <w:t>Low power reference signal received power (LP-RSRP)</w:t>
      </w:r>
    </w:p>
    <w:p w14:paraId="3C82DF37" w14:textId="77777777" w:rsidR="0095094F" w:rsidRDefault="0095094F" w:rsidP="00A4246F">
      <w:r>
        <w:t>SS-RSRP shall be measured only among the reference signals corresponding to SS/PBCH blocks with the same SS/PBCH block index and the same physical-layer cell identity.</w:t>
      </w:r>
    </w:p>
    <w:p w14:paraId="03BA0432" w14:textId="77777777" w:rsidR="0095094F" w:rsidRDefault="0095094F" w:rsidP="0095094F">
      <w:pPr>
        <w:pStyle w:val="TH"/>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51"/>
        <w:gridCol w:w="7787"/>
      </w:tblGrid>
      <w:tr w:rsidR="0095094F" w14:paraId="14FD2FDC" w14:textId="77777777" w:rsidTr="00233CF5">
        <w:trPr>
          <w:cantSplit/>
          <w:jc w:val="center"/>
        </w:trPr>
        <w:tc>
          <w:tcPr>
            <w:tcW w:w="1951" w:type="dxa"/>
          </w:tcPr>
          <w:p w14:paraId="123FA305" w14:textId="77777777" w:rsidR="0095094F" w:rsidRPr="0095094F" w:rsidRDefault="0095094F" w:rsidP="0095094F">
            <w:pPr>
              <w:keepNext/>
              <w:keepLines/>
              <w:spacing w:after="0"/>
              <w:rPr>
                <w:rFonts w:ascii="Arial" w:hAnsi="Arial"/>
                <w:b/>
                <w:sz w:val="16"/>
                <w:szCs w:val="16"/>
              </w:rPr>
            </w:pPr>
            <w:r w:rsidRPr="0095094F">
              <w:rPr>
                <w:rFonts w:ascii="Arial" w:hAnsi="Arial"/>
                <w:b/>
                <w:sz w:val="16"/>
                <w:szCs w:val="16"/>
              </w:rPr>
              <w:t>Definition</w:t>
            </w:r>
          </w:p>
        </w:tc>
        <w:tc>
          <w:tcPr>
            <w:tcW w:w="7787" w:type="dxa"/>
          </w:tcPr>
          <w:p w14:paraId="2E5DBAC7" w14:textId="77777777" w:rsidR="0095094F" w:rsidRPr="0095094F" w:rsidRDefault="0095094F" w:rsidP="0095094F">
            <w:pPr>
              <w:keepNext/>
              <w:keepLines/>
              <w:tabs>
                <w:tab w:val="left" w:pos="855"/>
              </w:tabs>
              <w:spacing w:after="0"/>
              <w:rPr>
                <w:rFonts w:ascii="Arial" w:hAnsi="Arial" w:cs="Arial"/>
                <w:sz w:val="16"/>
                <w:szCs w:val="16"/>
              </w:rPr>
            </w:pPr>
            <w:r w:rsidRPr="0095094F">
              <w:rPr>
                <w:rFonts w:ascii="Arial" w:hAnsi="Arial" w:cs="Arial"/>
                <w:sz w:val="16"/>
                <w:szCs w:val="16"/>
              </w:rPr>
              <w:t xml:space="preserve">Low power reference signal received power (LP-RSRP) is defined as the linear average over the power contributions (in [W]) of the resource elements that carry on-off keying (OOK) ON symbols of Low power synchronization signals (LP-SS). </w:t>
            </w:r>
          </w:p>
          <w:p w14:paraId="5CD33477" w14:textId="77777777" w:rsidR="0095094F" w:rsidRPr="0095094F" w:rsidRDefault="0095094F" w:rsidP="0095094F">
            <w:pPr>
              <w:pStyle w:val="BodyText"/>
              <w:spacing w:after="0"/>
              <w:rPr>
                <w:sz w:val="16"/>
                <w:szCs w:val="16"/>
                <w:lang w:val="en-US" w:eastAsia="zh-CN"/>
              </w:rPr>
            </w:pPr>
          </w:p>
          <w:p w14:paraId="2D90A0B5" w14:textId="77777777" w:rsidR="0095094F" w:rsidRPr="0095094F" w:rsidRDefault="0095094F" w:rsidP="0095094F">
            <w:pPr>
              <w:pStyle w:val="BodyText"/>
              <w:spacing w:after="0"/>
              <w:rPr>
                <w:color w:val="EE0000"/>
                <w:sz w:val="16"/>
                <w:szCs w:val="16"/>
                <w:lang w:val="en-US" w:eastAsia="zh-CN"/>
              </w:rPr>
            </w:pPr>
            <w:r w:rsidRPr="0095094F">
              <w:rPr>
                <w:color w:val="EE0000"/>
                <w:sz w:val="16"/>
                <w:szCs w:val="16"/>
                <w:lang w:val="en-US" w:eastAsia="zh-CN"/>
              </w:rPr>
              <w:t>LP-RSRP shall be measured only among the LP-SS associated with the same SS/PBCH block index and the same physical-layer cell identity.</w:t>
            </w:r>
          </w:p>
          <w:p w14:paraId="207213AD" w14:textId="77777777" w:rsidR="0095094F" w:rsidRPr="0095094F" w:rsidRDefault="0095094F" w:rsidP="0095094F">
            <w:pPr>
              <w:keepNext/>
              <w:keepLines/>
              <w:tabs>
                <w:tab w:val="left" w:pos="855"/>
              </w:tabs>
              <w:spacing w:after="0"/>
              <w:rPr>
                <w:rFonts w:ascii="Arial" w:hAnsi="Arial" w:cs="Arial"/>
                <w:sz w:val="16"/>
                <w:szCs w:val="16"/>
              </w:rPr>
            </w:pPr>
          </w:p>
          <w:p w14:paraId="5369981B" w14:textId="77777777" w:rsidR="0095094F" w:rsidRPr="0095094F" w:rsidRDefault="0095094F" w:rsidP="0095094F">
            <w:pPr>
              <w:keepNext/>
              <w:keepLines/>
              <w:tabs>
                <w:tab w:val="left" w:pos="855"/>
              </w:tabs>
              <w:spacing w:after="0"/>
              <w:rPr>
                <w:rFonts w:ascii="Arial" w:hAnsi="Arial" w:cs="Arial"/>
                <w:sz w:val="16"/>
                <w:szCs w:val="16"/>
              </w:rPr>
            </w:pPr>
            <w:r w:rsidRPr="0095094F">
              <w:rPr>
                <w:rFonts w:ascii="Arial" w:hAnsi="Arial" w:cs="Arial"/>
                <w:sz w:val="16"/>
                <w:szCs w:val="16"/>
              </w:rPr>
              <w:t>For frequency range 1, the reference point for the LP-RSRP shall be the antenna connector of the UE. For frequency range 2, LP-RSRP shall be measured based on the combined signal from antenna elements corresponding to a given receiver branch. For frequency range 1 and 2, if receiver diversity is in use by the UE, the reported LP-RSRP value shall not be lower than the corresponding LP-RSRP of any of the individual receiver branches.</w:t>
            </w:r>
          </w:p>
        </w:tc>
      </w:tr>
      <w:tr w:rsidR="0095094F" w14:paraId="7C53BBE2" w14:textId="77777777" w:rsidTr="00233CF5">
        <w:trPr>
          <w:cantSplit/>
          <w:jc w:val="center"/>
        </w:trPr>
        <w:tc>
          <w:tcPr>
            <w:tcW w:w="1951" w:type="dxa"/>
          </w:tcPr>
          <w:p w14:paraId="5021BB8D" w14:textId="77777777" w:rsidR="0095094F" w:rsidRPr="0095094F" w:rsidRDefault="0095094F" w:rsidP="0095094F">
            <w:pPr>
              <w:keepNext/>
              <w:keepLines/>
              <w:spacing w:after="0"/>
              <w:rPr>
                <w:rFonts w:ascii="Arial" w:hAnsi="Arial"/>
                <w:b/>
                <w:sz w:val="16"/>
                <w:szCs w:val="16"/>
              </w:rPr>
            </w:pPr>
            <w:r w:rsidRPr="0095094F">
              <w:rPr>
                <w:rFonts w:ascii="Arial" w:hAnsi="Arial"/>
                <w:b/>
                <w:sz w:val="16"/>
                <w:szCs w:val="16"/>
              </w:rPr>
              <w:t>Applicable for</w:t>
            </w:r>
          </w:p>
        </w:tc>
        <w:tc>
          <w:tcPr>
            <w:tcW w:w="7787" w:type="dxa"/>
          </w:tcPr>
          <w:p w14:paraId="3924E5A4" w14:textId="77777777" w:rsidR="0095094F" w:rsidRPr="0095094F" w:rsidRDefault="0095094F" w:rsidP="0095094F">
            <w:pPr>
              <w:keepNext/>
              <w:keepLines/>
              <w:spacing w:after="0"/>
              <w:rPr>
                <w:rFonts w:ascii="Arial" w:hAnsi="Arial"/>
                <w:sz w:val="16"/>
                <w:szCs w:val="16"/>
              </w:rPr>
            </w:pPr>
            <w:r w:rsidRPr="0095094F">
              <w:rPr>
                <w:rFonts w:ascii="Arial" w:hAnsi="Arial"/>
                <w:sz w:val="16"/>
                <w:szCs w:val="16"/>
              </w:rPr>
              <w:t>RRC_IDLE for serving cell,</w:t>
            </w:r>
          </w:p>
          <w:p w14:paraId="578AA11D" w14:textId="77777777" w:rsidR="0095094F" w:rsidRPr="0095094F" w:rsidRDefault="0095094F" w:rsidP="0095094F">
            <w:pPr>
              <w:keepNext/>
              <w:keepLines/>
              <w:spacing w:after="0"/>
              <w:rPr>
                <w:rFonts w:ascii="Arial" w:hAnsi="Arial"/>
                <w:sz w:val="16"/>
                <w:szCs w:val="16"/>
              </w:rPr>
            </w:pPr>
            <w:r w:rsidRPr="0095094F">
              <w:rPr>
                <w:rFonts w:ascii="Arial" w:hAnsi="Arial"/>
                <w:sz w:val="16"/>
                <w:szCs w:val="16"/>
              </w:rPr>
              <w:t>RRC_INACTIVE for serving cell,</w:t>
            </w:r>
          </w:p>
        </w:tc>
      </w:tr>
    </w:tbl>
    <w:p w14:paraId="335BD1F3" w14:textId="77777777" w:rsidR="0095094F" w:rsidRDefault="0095094F" w:rsidP="0095094F">
      <w:pPr>
        <w:snapToGrid w:val="0"/>
        <w:jc w:val="center"/>
        <w:rPr>
          <w:rFonts w:eastAsia="SimSun"/>
          <w:color w:val="C00000"/>
          <w:sz w:val="22"/>
          <w:szCs w:val="22"/>
        </w:rPr>
      </w:pPr>
      <w:r>
        <w:rPr>
          <w:rFonts w:eastAsiaTheme="minorEastAsia"/>
          <w:color w:val="C00000"/>
          <w:lang w:eastAsia="ko-KR"/>
        </w:rPr>
        <w:t>&lt; unchanged text omitted &gt;</w:t>
      </w:r>
    </w:p>
    <w:p w14:paraId="64923310" w14:textId="77777777" w:rsidR="0095094F" w:rsidRDefault="0095094F" w:rsidP="0095094F">
      <w:pPr>
        <w:pStyle w:val="BodyText"/>
        <w:rPr>
          <w:color w:val="C00000"/>
          <w:lang w:val="en-US" w:eastAsia="zh-CN"/>
        </w:rPr>
      </w:pPr>
      <w:r>
        <w:rPr>
          <w:color w:val="C00000"/>
          <w:lang w:val="en-US" w:eastAsia="zh-CN"/>
        </w:rPr>
        <w:t>====================================End of the TP====================================</w:t>
      </w:r>
    </w:p>
    <w:p w14:paraId="57BDDA35" w14:textId="77777777" w:rsidR="0095094F" w:rsidRDefault="0095094F" w:rsidP="0095094F">
      <w:pPr>
        <w:pStyle w:val="BodyText"/>
        <w:spacing w:after="0"/>
        <w:rPr>
          <w:b/>
          <w:bCs/>
          <w:lang w:val="en-US" w:eastAsia="zh-CN"/>
        </w:rPr>
      </w:pPr>
    </w:p>
    <w:p w14:paraId="29690496" w14:textId="77777777" w:rsidR="0095094F" w:rsidRPr="0068402C" w:rsidRDefault="0095094F" w:rsidP="0095094F">
      <w:pPr>
        <w:rPr>
          <w:rFonts w:eastAsia="DengXian"/>
          <w:highlight w:val="green"/>
          <w:lang w:val="en-US" w:eastAsia="zh-CN" w:bidi="ar"/>
        </w:rPr>
      </w:pPr>
      <w:r w:rsidRPr="0068402C">
        <w:rPr>
          <w:rFonts w:eastAsia="DengXian" w:hint="eastAsia"/>
          <w:highlight w:val="green"/>
          <w:lang w:val="en-US" w:eastAsia="zh-CN" w:bidi="ar"/>
        </w:rPr>
        <w:t>Agreement</w:t>
      </w:r>
    </w:p>
    <w:p w14:paraId="3CE1C675" w14:textId="77777777" w:rsidR="0095094F" w:rsidRDefault="0095094F" w:rsidP="0095094F">
      <w:pPr>
        <w:jc w:val="both"/>
        <w:rPr>
          <w:szCs w:val="10"/>
        </w:rPr>
      </w:pPr>
      <w:r>
        <w:rPr>
          <w:szCs w:val="10"/>
        </w:rPr>
        <w:t xml:space="preserve">The LO determination based on </w:t>
      </w:r>
      <w:r>
        <w:rPr>
          <w:i/>
          <w:iCs/>
          <w:szCs w:val="10"/>
        </w:rPr>
        <w:t>lpwus-Lo</w:t>
      </w:r>
      <w:r>
        <w:rPr>
          <w:rFonts w:hint="eastAsia"/>
          <w:i/>
          <w:iCs/>
          <w:szCs w:val="10"/>
        </w:rPr>
        <w:t>Frame</w:t>
      </w:r>
      <w:r>
        <w:rPr>
          <w:i/>
          <w:iCs/>
          <w:szCs w:val="10"/>
        </w:rPr>
        <w:t>Offset</w:t>
      </w:r>
      <w:r>
        <w:rPr>
          <w:rFonts w:hint="eastAsia"/>
          <w:i/>
          <w:iCs/>
          <w:szCs w:val="10"/>
        </w:rPr>
        <w:t>List</w:t>
      </w:r>
      <w:r>
        <w:rPr>
          <w:szCs w:val="10"/>
        </w:rPr>
        <w:t xml:space="preserve"> is clarified as follows:</w:t>
      </w:r>
    </w:p>
    <w:p w14:paraId="3C8759C9" w14:textId="77777777" w:rsidR="0095094F" w:rsidRDefault="0095094F" w:rsidP="0095094F">
      <w:pPr>
        <w:pStyle w:val="ListParagraph"/>
        <w:numPr>
          <w:ilvl w:val="0"/>
          <w:numId w:val="150"/>
        </w:numPr>
        <w:overflowPunct/>
        <w:adjustRightInd/>
        <w:spacing w:after="0"/>
        <w:contextualSpacing w:val="0"/>
        <w:jc w:val="both"/>
        <w:textAlignment w:val="auto"/>
        <w:rPr>
          <w:szCs w:val="10"/>
          <w:lang w:eastAsia="en-US"/>
        </w:rPr>
      </w:pPr>
      <w:r>
        <w:rPr>
          <w:szCs w:val="10"/>
          <w:lang w:eastAsia="en-US"/>
        </w:rPr>
        <w:t xml:space="preserve">If the number of POs associated with a LO is less than </w:t>
      </w:r>
      <w:r>
        <w:rPr>
          <w:i/>
          <w:iCs/>
          <w:szCs w:val="10"/>
          <w:lang w:eastAsia="en-US"/>
        </w:rPr>
        <w:t>Ns</w:t>
      </w:r>
      <w:r>
        <w:rPr>
          <w:szCs w:val="10"/>
          <w:lang w:eastAsia="en-US"/>
        </w:rPr>
        <w:t xml:space="preserve"> (the number of POs per PF), the UE uses the (</w:t>
      </w:r>
      <m:oMath>
        <m:d>
          <m:dPr>
            <m:begChr m:val="⌊"/>
            <m:endChr m:val="⌋"/>
            <m:ctrlPr>
              <w:rPr>
                <w:rFonts w:ascii="Cambria Math" w:hAnsi="Cambria Math"/>
                <w:i/>
                <w:szCs w:val="10"/>
                <w:lang w:eastAsia="en-US"/>
              </w:rPr>
            </m:ctrlPr>
          </m:dPr>
          <m:e>
            <m:f>
              <m:fPr>
                <m:ctrlPr>
                  <w:rPr>
                    <w:rFonts w:ascii="Cambria Math" w:hAnsi="Cambria Math"/>
                    <w:i/>
                    <w:szCs w:val="10"/>
                    <w:lang w:eastAsia="en-US"/>
                  </w:rPr>
                </m:ctrlPr>
              </m:fPr>
              <m:num>
                <m:r>
                  <w:rPr>
                    <w:rFonts w:ascii="Cambria Math" w:hAnsi="Cambria Math"/>
                    <w:szCs w:val="10"/>
                    <w:lang w:eastAsia="en-US"/>
                  </w:rPr>
                  <m:t>i_s</m:t>
                </m:r>
              </m:num>
              <m:den>
                <m:sSubSup>
                  <m:sSubSupPr>
                    <m:ctrlPr>
                      <w:rPr>
                        <w:rFonts w:ascii="Cambria Math" w:hAnsi="Cambria Math"/>
                        <w:i/>
                        <w:szCs w:val="10"/>
                        <w:lang w:eastAsia="en-US"/>
                      </w:rPr>
                    </m:ctrlPr>
                  </m:sSubSupPr>
                  <m:e>
                    <m:r>
                      <w:rPr>
                        <w:rFonts w:ascii="Cambria Math" w:hAnsi="Cambria Math"/>
                        <w:szCs w:val="10"/>
                        <w:lang w:eastAsia="en-US"/>
                      </w:rPr>
                      <m:t>N</m:t>
                    </m:r>
                  </m:e>
                  <m:sub>
                    <m:r>
                      <w:rPr>
                        <w:rFonts w:ascii="Cambria Math" w:hAnsi="Cambria Math"/>
                        <w:szCs w:val="10"/>
                        <w:lang w:eastAsia="en-US"/>
                      </w:rPr>
                      <m:t>PO</m:t>
                    </m:r>
                  </m:sub>
                  <m:sup>
                    <m:r>
                      <w:rPr>
                        <w:rFonts w:ascii="Cambria Math" w:hAnsi="Cambria Math"/>
                        <w:szCs w:val="10"/>
                        <w:lang w:eastAsia="en-US"/>
                      </w:rPr>
                      <m:t>WO</m:t>
                    </m:r>
                  </m:sup>
                </m:sSubSup>
              </m:den>
            </m:f>
          </m:e>
        </m:d>
        <m:r>
          <w:rPr>
            <w:rFonts w:ascii="Cambria Math" w:hAnsi="Cambria Math"/>
            <w:szCs w:val="10"/>
            <w:lang w:eastAsia="en-US"/>
          </w:rPr>
          <m:t>+1</m:t>
        </m:r>
      </m:oMath>
      <w:r>
        <w:rPr>
          <w:szCs w:val="10"/>
          <w:lang w:eastAsia="en-US"/>
        </w:rPr>
        <w:t xml:space="preserve">)-th value in </w:t>
      </w:r>
      <w:r>
        <w:rPr>
          <w:i/>
          <w:iCs/>
          <w:szCs w:val="10"/>
          <w:lang w:eastAsia="en-US"/>
        </w:rPr>
        <w:t>offsetForLongerWakeUpDelay</w:t>
      </w:r>
      <w:r>
        <w:rPr>
          <w:szCs w:val="10"/>
          <w:lang w:eastAsia="en-US"/>
        </w:rPr>
        <w:t xml:space="preserve"> (if configured) and</w:t>
      </w:r>
      <w:r w:rsidRPr="00A408FB">
        <w:rPr>
          <w:szCs w:val="10"/>
          <w:lang w:eastAsia="en-US"/>
        </w:rPr>
        <w:t xml:space="preserve"> </w:t>
      </w:r>
      <w:r>
        <w:rPr>
          <w:szCs w:val="10"/>
          <w:lang w:eastAsia="en-US"/>
        </w:rPr>
        <w:t>the (</w:t>
      </w:r>
      <m:oMath>
        <m:d>
          <m:dPr>
            <m:begChr m:val="⌊"/>
            <m:endChr m:val="⌋"/>
            <m:ctrlPr>
              <w:rPr>
                <w:rFonts w:ascii="Cambria Math" w:hAnsi="Cambria Math"/>
                <w:i/>
                <w:szCs w:val="10"/>
                <w:lang w:eastAsia="en-US"/>
              </w:rPr>
            </m:ctrlPr>
          </m:dPr>
          <m:e>
            <m:f>
              <m:fPr>
                <m:ctrlPr>
                  <w:rPr>
                    <w:rFonts w:ascii="Cambria Math" w:hAnsi="Cambria Math"/>
                    <w:i/>
                    <w:szCs w:val="10"/>
                    <w:lang w:eastAsia="en-US"/>
                  </w:rPr>
                </m:ctrlPr>
              </m:fPr>
              <m:num>
                <m:r>
                  <w:rPr>
                    <w:rFonts w:ascii="Cambria Math" w:hAnsi="Cambria Math"/>
                    <w:szCs w:val="10"/>
                    <w:lang w:eastAsia="en-US"/>
                  </w:rPr>
                  <m:t>i_s</m:t>
                </m:r>
              </m:num>
              <m:den>
                <m:sSubSup>
                  <m:sSubSupPr>
                    <m:ctrlPr>
                      <w:rPr>
                        <w:rFonts w:ascii="Cambria Math" w:hAnsi="Cambria Math"/>
                        <w:i/>
                        <w:szCs w:val="10"/>
                        <w:lang w:eastAsia="en-US"/>
                      </w:rPr>
                    </m:ctrlPr>
                  </m:sSubSupPr>
                  <m:e>
                    <m:r>
                      <w:rPr>
                        <w:rFonts w:ascii="Cambria Math" w:hAnsi="Cambria Math"/>
                        <w:szCs w:val="10"/>
                        <w:lang w:eastAsia="en-US"/>
                      </w:rPr>
                      <m:t>N</m:t>
                    </m:r>
                  </m:e>
                  <m:sub>
                    <m:r>
                      <w:rPr>
                        <w:rFonts w:ascii="Cambria Math" w:hAnsi="Cambria Math"/>
                        <w:szCs w:val="10"/>
                        <w:lang w:eastAsia="en-US"/>
                      </w:rPr>
                      <m:t>PO</m:t>
                    </m:r>
                  </m:sub>
                  <m:sup>
                    <m:r>
                      <w:rPr>
                        <w:rFonts w:ascii="Cambria Math" w:hAnsi="Cambria Math"/>
                        <w:szCs w:val="10"/>
                        <w:lang w:eastAsia="en-US"/>
                      </w:rPr>
                      <m:t>WO</m:t>
                    </m:r>
                  </m:sup>
                </m:sSubSup>
              </m:den>
            </m:f>
          </m:e>
        </m:d>
        <m:r>
          <w:rPr>
            <w:rFonts w:ascii="Cambria Math" w:hAnsi="Cambria Math"/>
            <w:szCs w:val="10"/>
            <w:lang w:eastAsia="en-US"/>
          </w:rPr>
          <m:t>+1</m:t>
        </m:r>
      </m:oMath>
      <w:r>
        <w:rPr>
          <w:szCs w:val="10"/>
          <w:lang w:eastAsia="en-US"/>
        </w:rPr>
        <w:t xml:space="preserve">)-th value in </w:t>
      </w:r>
      <w:r>
        <w:rPr>
          <w:i/>
          <w:iCs/>
        </w:rPr>
        <w:t>offsetForShorterWakeUpDelay</w:t>
      </w:r>
      <w:r>
        <w:t xml:space="preserve"> (if configured) provided by </w:t>
      </w:r>
      <w:r>
        <w:rPr>
          <w:i/>
          <w:iCs/>
        </w:rPr>
        <w:t>lpwus-LoFrameOffsetList</w:t>
      </w:r>
      <w:r>
        <w:t>.</w:t>
      </w:r>
    </w:p>
    <w:p w14:paraId="2F8C4159" w14:textId="77777777" w:rsidR="0095094F" w:rsidRDefault="0095094F" w:rsidP="0095094F">
      <w:pPr>
        <w:pStyle w:val="ListParagraph"/>
        <w:numPr>
          <w:ilvl w:val="0"/>
          <w:numId w:val="150"/>
        </w:numPr>
        <w:overflowPunct/>
        <w:adjustRightInd/>
        <w:spacing w:after="0"/>
        <w:contextualSpacing w:val="0"/>
        <w:jc w:val="both"/>
        <w:textAlignment w:val="auto"/>
        <w:rPr>
          <w:szCs w:val="10"/>
          <w:lang w:eastAsia="en-US"/>
        </w:rPr>
      </w:pPr>
      <w:r w:rsidRPr="00F979C7">
        <w:rPr>
          <w:color w:val="EE0000"/>
        </w:rPr>
        <w:t xml:space="preserve">For the case when </w:t>
      </w:r>
      <w:r>
        <w:t xml:space="preserve">both </w:t>
      </w:r>
      <w:r>
        <w:rPr>
          <w:i/>
          <w:iCs/>
          <w:szCs w:val="10"/>
          <w:lang w:eastAsia="en-US"/>
        </w:rPr>
        <w:t>offsetForLongerWakeUpDelay</w:t>
      </w:r>
      <w:r>
        <w:rPr>
          <w:szCs w:val="10"/>
          <w:lang w:eastAsia="en-US"/>
        </w:rPr>
        <w:t xml:space="preserve"> and </w:t>
      </w:r>
      <w:r>
        <w:rPr>
          <w:i/>
          <w:iCs/>
        </w:rPr>
        <w:t>offsetForShorterWakeUpDelay</w:t>
      </w:r>
      <w:r>
        <w:t xml:space="preserve"> are configured,</w:t>
      </w:r>
    </w:p>
    <w:p w14:paraId="32B3B831" w14:textId="77777777" w:rsidR="0095094F" w:rsidRDefault="0095094F" w:rsidP="0095094F">
      <w:pPr>
        <w:pStyle w:val="ListParagraph"/>
        <w:numPr>
          <w:ilvl w:val="1"/>
          <w:numId w:val="150"/>
        </w:numPr>
        <w:overflowPunct/>
        <w:adjustRightInd/>
        <w:spacing w:after="0"/>
        <w:contextualSpacing w:val="0"/>
        <w:jc w:val="both"/>
        <w:textAlignment w:val="auto"/>
        <w:rPr>
          <w:szCs w:val="10"/>
          <w:lang w:eastAsia="en-US"/>
        </w:rPr>
      </w:pPr>
      <w:r>
        <w:t xml:space="preserve">If the gap between the end of the last LP-WUS MO the UE would monitor in the LO associated with the value in </w:t>
      </w:r>
      <w:r>
        <w:rPr>
          <w:i/>
          <w:iCs/>
        </w:rPr>
        <w:t>offsetForShorterWakeUpDelay</w:t>
      </w:r>
      <w:r>
        <w:t xml:space="preserve"> and the start of the corresponding PO is no less than the wake-up delay a UE reports, the UE monitors the LO associated with the value in </w:t>
      </w:r>
      <w:r>
        <w:rPr>
          <w:i/>
          <w:iCs/>
        </w:rPr>
        <w:t>offsetForShorterWakeUpDelay</w:t>
      </w:r>
      <w:r>
        <w:t>;</w:t>
      </w:r>
    </w:p>
    <w:p w14:paraId="33AE06DE" w14:textId="77777777" w:rsidR="0095094F" w:rsidRDefault="0095094F" w:rsidP="0095094F">
      <w:pPr>
        <w:pStyle w:val="ListParagraph"/>
        <w:numPr>
          <w:ilvl w:val="1"/>
          <w:numId w:val="150"/>
        </w:numPr>
        <w:overflowPunct/>
        <w:adjustRightInd/>
        <w:spacing w:after="0"/>
        <w:contextualSpacing w:val="0"/>
        <w:jc w:val="both"/>
        <w:textAlignment w:val="auto"/>
        <w:rPr>
          <w:szCs w:val="10"/>
          <w:lang w:eastAsia="en-US"/>
        </w:rPr>
      </w:pPr>
      <w:r>
        <w:t xml:space="preserve">Otherwise if the gap between the end of the last LP-WUS MO the UE would monitor in the LO associated with the value in </w:t>
      </w:r>
      <w:r>
        <w:rPr>
          <w:i/>
          <w:iCs/>
          <w:szCs w:val="10"/>
          <w:lang w:eastAsia="en-US"/>
        </w:rPr>
        <w:t>offsetForLongerWakeUpDelay</w:t>
      </w:r>
      <w:r>
        <w:rPr>
          <w:szCs w:val="10"/>
          <w:lang w:eastAsia="en-US"/>
        </w:rPr>
        <w:t xml:space="preserve"> </w:t>
      </w:r>
      <w:r>
        <w:t xml:space="preserve">and the start of the corresponding PO is no less than the wake-up delay a UE reports, the UE monitors the LO associated with the value in </w:t>
      </w:r>
      <w:r>
        <w:rPr>
          <w:i/>
          <w:iCs/>
          <w:szCs w:val="10"/>
          <w:lang w:eastAsia="en-US"/>
        </w:rPr>
        <w:t>offsetForLongerWakeUpDelay</w:t>
      </w:r>
      <w:r>
        <w:t>;</w:t>
      </w:r>
    </w:p>
    <w:p w14:paraId="364A4F09" w14:textId="77777777" w:rsidR="0095094F" w:rsidRDefault="0095094F" w:rsidP="0095094F">
      <w:pPr>
        <w:pStyle w:val="ListParagraph"/>
        <w:numPr>
          <w:ilvl w:val="1"/>
          <w:numId w:val="150"/>
        </w:numPr>
        <w:overflowPunct/>
        <w:adjustRightInd/>
        <w:spacing w:after="0"/>
        <w:contextualSpacing w:val="0"/>
        <w:jc w:val="both"/>
        <w:textAlignment w:val="auto"/>
        <w:rPr>
          <w:szCs w:val="10"/>
          <w:lang w:eastAsia="en-US"/>
        </w:rPr>
      </w:pPr>
      <w:r>
        <w:t>Otherwise, the UE monitors legacy PO.</w:t>
      </w:r>
    </w:p>
    <w:p w14:paraId="5BC6E4AF" w14:textId="77777777" w:rsidR="0095094F" w:rsidRDefault="0095094F" w:rsidP="0095094F">
      <w:pPr>
        <w:pStyle w:val="ListParagraph"/>
        <w:numPr>
          <w:ilvl w:val="0"/>
          <w:numId w:val="150"/>
        </w:numPr>
        <w:overflowPunct/>
        <w:adjustRightInd/>
        <w:spacing w:after="0"/>
        <w:contextualSpacing w:val="0"/>
        <w:jc w:val="both"/>
        <w:textAlignment w:val="auto"/>
        <w:rPr>
          <w:szCs w:val="10"/>
          <w:lang w:eastAsia="en-US"/>
        </w:rPr>
      </w:pPr>
      <w:r w:rsidRPr="00F979C7">
        <w:rPr>
          <w:color w:val="EE0000"/>
        </w:rPr>
        <w:t xml:space="preserve">For the case when </w:t>
      </w:r>
      <w:r>
        <w:t xml:space="preserve">only one of </w:t>
      </w:r>
      <w:r>
        <w:rPr>
          <w:i/>
          <w:iCs/>
          <w:szCs w:val="10"/>
          <w:lang w:eastAsia="en-US"/>
        </w:rPr>
        <w:t>offsetForLongerWakeUpDelay</w:t>
      </w:r>
      <w:r>
        <w:rPr>
          <w:szCs w:val="10"/>
          <w:lang w:eastAsia="en-US"/>
        </w:rPr>
        <w:t xml:space="preserve"> and </w:t>
      </w:r>
      <w:r>
        <w:rPr>
          <w:i/>
          <w:iCs/>
        </w:rPr>
        <w:t>offsetForShorterWakeUpDelay</w:t>
      </w:r>
      <w:r>
        <w:t xml:space="preserve"> is configured,</w:t>
      </w:r>
    </w:p>
    <w:p w14:paraId="783FF44C" w14:textId="77777777" w:rsidR="0095094F" w:rsidRDefault="0095094F" w:rsidP="0095094F">
      <w:pPr>
        <w:pStyle w:val="ListParagraph"/>
        <w:numPr>
          <w:ilvl w:val="1"/>
          <w:numId w:val="150"/>
        </w:numPr>
        <w:overflowPunct/>
        <w:adjustRightInd/>
        <w:spacing w:after="0"/>
        <w:contextualSpacing w:val="0"/>
        <w:jc w:val="both"/>
        <w:textAlignment w:val="auto"/>
        <w:rPr>
          <w:szCs w:val="10"/>
          <w:lang w:eastAsia="en-US"/>
        </w:rPr>
      </w:pPr>
      <w:r>
        <w:t xml:space="preserve">If the gap between the end of the last LP-WUS MO the UE would monitor in the LO associated with the value in </w:t>
      </w:r>
      <w:r>
        <w:rPr>
          <w:i/>
          <w:iCs/>
          <w:szCs w:val="10"/>
          <w:lang w:eastAsia="en-US"/>
        </w:rPr>
        <w:t>offsetForLongerWakeUpDelay</w:t>
      </w:r>
      <w:r>
        <w:rPr>
          <w:szCs w:val="10"/>
          <w:lang w:eastAsia="en-US"/>
        </w:rPr>
        <w:t xml:space="preserve"> or </w:t>
      </w:r>
      <w:r>
        <w:rPr>
          <w:i/>
          <w:iCs/>
        </w:rPr>
        <w:t>offsetForShorterWakeUpDelay</w:t>
      </w:r>
      <w:r>
        <w:t xml:space="preserve"> (whichever is configured) and the start of the corresponding PO is no less than the wake-up delay a UE reports, the UE monitors the LO;</w:t>
      </w:r>
    </w:p>
    <w:p w14:paraId="488C08EF" w14:textId="77777777" w:rsidR="0095094F" w:rsidRDefault="0095094F" w:rsidP="0095094F">
      <w:pPr>
        <w:pStyle w:val="ListParagraph"/>
        <w:numPr>
          <w:ilvl w:val="1"/>
          <w:numId w:val="150"/>
        </w:numPr>
        <w:overflowPunct/>
        <w:adjustRightInd/>
        <w:spacing w:afterLines="50" w:after="120"/>
        <w:contextualSpacing w:val="0"/>
        <w:jc w:val="both"/>
        <w:textAlignment w:val="auto"/>
        <w:rPr>
          <w:szCs w:val="10"/>
          <w:lang w:eastAsia="en-US"/>
        </w:rPr>
      </w:pPr>
      <w:r>
        <w:t>Otherwise, the UE monitors legacy PO.</w:t>
      </w:r>
    </w:p>
    <w:p w14:paraId="3F3FA672" w14:textId="77777777" w:rsidR="0095094F" w:rsidRPr="00133E01" w:rsidRDefault="0095094F" w:rsidP="0095094F">
      <w:pPr>
        <w:rPr>
          <w:rFonts w:eastAsia="DengXian"/>
          <w:highlight w:val="green"/>
          <w:lang w:val="en-US" w:eastAsia="zh-CN" w:bidi="ar"/>
        </w:rPr>
      </w:pPr>
      <w:r w:rsidRPr="00133E01">
        <w:rPr>
          <w:rFonts w:eastAsia="DengXian" w:hint="eastAsia"/>
          <w:highlight w:val="green"/>
          <w:lang w:val="en-US" w:eastAsia="zh-CN" w:bidi="ar"/>
        </w:rPr>
        <w:t>Agreement</w:t>
      </w:r>
    </w:p>
    <w:p w14:paraId="07E1334B" w14:textId="77777777" w:rsidR="0095094F" w:rsidRDefault="0095094F" w:rsidP="0095094F">
      <w:pPr>
        <w:rPr>
          <w:lang w:val="en-US" w:eastAsia="zh-CN"/>
        </w:rPr>
      </w:pPr>
      <w:r>
        <w:t xml:space="preserve">Regarding where to capture </w:t>
      </w:r>
      <w:r w:rsidRPr="00DE1AB9">
        <w:rPr>
          <w:color w:val="EE0000"/>
        </w:rPr>
        <w:t xml:space="preserve">the LO determination based on </w:t>
      </w:r>
      <w:r>
        <w:rPr>
          <w:i/>
          <w:iCs/>
        </w:rPr>
        <w:t>lpwus-Lo</w:t>
      </w:r>
      <w:r>
        <w:rPr>
          <w:rFonts w:hint="eastAsia"/>
          <w:i/>
          <w:iCs/>
        </w:rPr>
        <w:t>Frame</w:t>
      </w:r>
      <w:r>
        <w:rPr>
          <w:i/>
          <w:iCs/>
        </w:rPr>
        <w:t>Offset</w:t>
      </w:r>
      <w:r>
        <w:rPr>
          <w:rFonts w:hint="eastAsia"/>
          <w:i/>
          <w:iCs/>
        </w:rPr>
        <w:t>List</w:t>
      </w:r>
      <w:r>
        <w:t xml:space="preserve">, </w:t>
      </w:r>
      <w:r>
        <w:rPr>
          <w:lang w:val="en-US" w:eastAsia="zh-CN"/>
        </w:rPr>
        <w:t>Option 2: It is captured in TS 38.304.</w:t>
      </w:r>
    </w:p>
    <w:p w14:paraId="6579697C" w14:textId="77777777" w:rsidR="0095094F" w:rsidRDefault="0095094F" w:rsidP="0095094F">
      <w:pPr>
        <w:pStyle w:val="BodyText"/>
        <w:numPr>
          <w:ilvl w:val="1"/>
          <w:numId w:val="151"/>
        </w:numPr>
        <w:overflowPunct/>
        <w:autoSpaceDE/>
        <w:autoSpaceDN/>
        <w:adjustRightInd/>
        <w:spacing w:after="0"/>
        <w:textAlignment w:val="auto"/>
        <w:rPr>
          <w:lang w:val="en-US" w:eastAsia="zh-CN"/>
        </w:rPr>
      </w:pPr>
      <w:r>
        <w:rPr>
          <w:lang w:val="en-US" w:eastAsia="zh-CN"/>
        </w:rPr>
        <w:t xml:space="preserve">RAN1 sends an LS to RAN2 on </w:t>
      </w:r>
      <w:r w:rsidRPr="00DE1AB9">
        <w:rPr>
          <w:color w:val="EE0000"/>
          <w:lang w:val="en-US" w:eastAsia="zh-CN"/>
        </w:rPr>
        <w:t>the agreed clarification on LO determination based on</w:t>
      </w:r>
      <w:r>
        <w:rPr>
          <w:lang w:val="en-US" w:eastAsia="zh-CN"/>
        </w:rPr>
        <w:t xml:space="preserve"> </w:t>
      </w:r>
      <w:r>
        <w:rPr>
          <w:i/>
          <w:iCs/>
          <w:lang w:val="en-US" w:eastAsia="zh-CN"/>
        </w:rPr>
        <w:t>lpwus-Lo</w:t>
      </w:r>
      <w:r>
        <w:rPr>
          <w:rFonts w:hint="eastAsia"/>
          <w:i/>
          <w:iCs/>
          <w:lang w:val="en-US" w:eastAsia="zh-CN"/>
        </w:rPr>
        <w:t>Frame</w:t>
      </w:r>
      <w:r>
        <w:rPr>
          <w:i/>
          <w:iCs/>
          <w:lang w:val="en-US" w:eastAsia="zh-CN"/>
        </w:rPr>
        <w:t>Offset</w:t>
      </w:r>
      <w:r>
        <w:rPr>
          <w:rFonts w:hint="eastAsia"/>
          <w:i/>
          <w:iCs/>
          <w:lang w:val="en-US" w:eastAsia="zh-CN"/>
        </w:rPr>
        <w:t>List</w:t>
      </w:r>
      <w:r>
        <w:rPr>
          <w:lang w:val="en-US" w:eastAsia="zh-CN"/>
        </w:rPr>
        <w:t>.</w:t>
      </w:r>
    </w:p>
    <w:p w14:paraId="7DD09E73" w14:textId="77777777" w:rsidR="0095094F" w:rsidRDefault="0095094F" w:rsidP="0095094F">
      <w:pPr>
        <w:pStyle w:val="BodyText"/>
        <w:numPr>
          <w:ilvl w:val="1"/>
          <w:numId w:val="151"/>
        </w:numPr>
        <w:overflowPunct/>
        <w:autoSpaceDE/>
        <w:autoSpaceDN/>
        <w:adjustRightInd/>
        <w:spacing w:after="0"/>
        <w:textAlignment w:val="auto"/>
        <w:rPr>
          <w:lang w:val="en-US" w:eastAsia="zh-CN"/>
        </w:rPr>
      </w:pPr>
      <w:r>
        <w:rPr>
          <w:lang w:val="en-US" w:eastAsia="zh-CN"/>
        </w:rPr>
        <w:t>TP for TS 38.213 will be discussed later.</w:t>
      </w:r>
    </w:p>
    <w:p w14:paraId="475B8AE7" w14:textId="77777777" w:rsidR="0095094F" w:rsidRDefault="0095094F" w:rsidP="0095094F">
      <w:pPr>
        <w:rPr>
          <w:rFonts w:eastAsia="DengXian"/>
          <w:lang w:val="en-US" w:eastAsia="zh-CN" w:bidi="ar"/>
        </w:rPr>
      </w:pPr>
    </w:p>
    <w:p w14:paraId="1DEC93C4" w14:textId="77777777" w:rsidR="0095094F" w:rsidRPr="00280D13" w:rsidRDefault="0095094F" w:rsidP="0095094F">
      <w:pPr>
        <w:rPr>
          <w:rFonts w:eastAsia="DengXian"/>
          <w:highlight w:val="green"/>
          <w:lang w:val="en-US" w:eastAsia="zh-CN" w:bidi="ar"/>
        </w:rPr>
      </w:pPr>
      <w:r w:rsidRPr="00280D13">
        <w:rPr>
          <w:rFonts w:eastAsia="DengXian" w:hint="eastAsia"/>
          <w:highlight w:val="green"/>
          <w:lang w:val="en-US" w:eastAsia="zh-CN" w:bidi="ar"/>
        </w:rPr>
        <w:t>Agreement</w:t>
      </w:r>
    </w:p>
    <w:p w14:paraId="17ED837F" w14:textId="77777777" w:rsidR="0095094F" w:rsidRPr="006223B7" w:rsidRDefault="0095094F" w:rsidP="00013086">
      <w:r w:rsidRPr="006223B7">
        <w:rPr>
          <w:rFonts w:hint="eastAsia"/>
        </w:rPr>
        <w:t>F</w:t>
      </w:r>
      <w:r w:rsidRPr="006223B7">
        <w:t>or RRC connected, for a UE</w:t>
      </w:r>
      <w:r w:rsidRPr="006223B7">
        <w:rPr>
          <w:rFonts w:hint="eastAsia"/>
        </w:rPr>
        <w:t xml:space="preserve"> incapable of monitoring the LP-WUS outside the active BWP and when LP-WUS frequency resource is outside the active BWP,</w:t>
      </w:r>
      <w:r w:rsidRPr="006223B7">
        <w:t xml:space="preserve"> UE </w:t>
      </w:r>
      <w:r w:rsidRPr="006223B7">
        <w:rPr>
          <w:rFonts w:hint="eastAsia"/>
        </w:rPr>
        <w:t>performs</w:t>
      </w:r>
      <w:r w:rsidRPr="006223B7">
        <w:t xml:space="preserve"> legacy C-DRX operation.</w:t>
      </w:r>
      <w:r w:rsidRPr="006223B7">
        <w:rPr>
          <w:rFonts w:hint="eastAsia"/>
        </w:rPr>
        <w:t xml:space="preserve"> </w:t>
      </w:r>
    </w:p>
    <w:tbl>
      <w:tblPr>
        <w:tblW w:w="0" w:type="auto"/>
        <w:tblCellMar>
          <w:left w:w="0" w:type="dxa"/>
          <w:right w:w="0" w:type="dxa"/>
        </w:tblCellMar>
        <w:tblLook w:val="04A0" w:firstRow="1" w:lastRow="0" w:firstColumn="1" w:lastColumn="0" w:noHBand="0" w:noVBand="1"/>
      </w:tblPr>
      <w:tblGrid>
        <w:gridCol w:w="1214"/>
        <w:gridCol w:w="520"/>
        <w:gridCol w:w="3072"/>
        <w:gridCol w:w="5641"/>
      </w:tblGrid>
      <w:tr w:rsidR="0095094F" w:rsidRPr="0095094F" w14:paraId="5E18C4C7" w14:textId="77777777" w:rsidTr="00233CF5">
        <w:trPr>
          <w:trHeight w:val="20"/>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DDA68F2"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lastRenderedPageBreak/>
              <w:t>62. NR_LPWUS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F8BC2C"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62-2</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57968F"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LP-WUS operation in CONNECTED mode based on OOK signal</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tcPr>
          <w:p w14:paraId="7637DD17"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1. LP-WUS operation in CONNECTED mode based on OOK signal</w:t>
            </w:r>
          </w:p>
          <w:p w14:paraId="58299FFC"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2. The supported procedure(s)</w:t>
            </w:r>
          </w:p>
          <w:p w14:paraId="4FEB5E4A"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3. Minimum time gap between LP-WUS reception and UE to start PDCCH monitoring in CONNECTED mode</w:t>
            </w:r>
          </w:p>
          <w:p w14:paraId="138D0B43"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 xml:space="preserve">4. Support of LP-WUS frequency resource within active DL BWP. </w:t>
            </w:r>
            <w:r w:rsidRPr="0095094F">
              <w:rPr>
                <w:rFonts w:ascii="Arial" w:eastAsia="DengXian" w:hAnsi="Arial" w:cs="Arial"/>
                <w:color w:val="FF0000"/>
                <w:sz w:val="16"/>
                <w:szCs w:val="16"/>
                <w:lang w:eastAsia="zh-CN"/>
                <w14:ligatures w14:val="standardContextual"/>
              </w:rPr>
              <w:t>In case LP-WUS frequency resource is outside the active BWP, UE performs legacy C-DRX operation.</w:t>
            </w:r>
          </w:p>
          <w:p w14:paraId="24F5BCAB"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p w14:paraId="0253AFDC"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5. Support of all M values {1, 2, 4} for FR1</w:t>
            </w:r>
          </w:p>
          <w:p w14:paraId="5F8E4630"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6. “Support of M values {1, 2} for 60 kHz SCS for FR2, M value 1 for 120 kHz SCS FR2</w:t>
            </w:r>
          </w:p>
          <w:p w14:paraId="70279347"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7. Maximum number of codepoints to be checked by UE per MO</w:t>
            </w:r>
          </w:p>
          <w:p w14:paraId="3949F498"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p w14:paraId="653930FA"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tc>
      </w:tr>
      <w:tr w:rsidR="0095094F" w:rsidRPr="0095094F" w14:paraId="256B9A18" w14:textId="77777777" w:rsidTr="00233CF5">
        <w:trPr>
          <w:trHeight w:val="2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1FDF3"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62. NR_LPWUS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9B8568D"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62-2a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FDD420D"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LP-WUS operation in CONNECTED mode based on OFDM overlaid sequence</w:t>
            </w:r>
          </w:p>
        </w:tc>
        <w:tc>
          <w:tcPr>
            <w:tcW w:w="0" w:type="auto"/>
            <w:tcBorders>
              <w:top w:val="nil"/>
              <w:left w:val="nil"/>
              <w:bottom w:val="single" w:sz="8" w:space="0" w:color="auto"/>
              <w:right w:val="single" w:sz="8" w:space="0" w:color="auto"/>
            </w:tcBorders>
            <w:tcMar>
              <w:top w:w="0" w:type="dxa"/>
              <w:left w:w="108" w:type="dxa"/>
              <w:bottom w:w="0" w:type="dxa"/>
              <w:right w:w="108" w:type="dxa"/>
            </w:tcMar>
          </w:tcPr>
          <w:p w14:paraId="163BDCF8"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1. LP-WUS operation in CONNECTED mode based on OFDM overlaid sequence(s)</w:t>
            </w:r>
          </w:p>
          <w:p w14:paraId="1198CD78"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2. The supported procedure(s)</w:t>
            </w:r>
          </w:p>
          <w:p w14:paraId="2E0F30FD"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3. Minimum time gap between LP-WUS reception and UE to start PDCCH monitoring in CONNECTED mode</w:t>
            </w:r>
          </w:p>
          <w:p w14:paraId="17D71CD3" w14:textId="77777777" w:rsidR="0095094F" w:rsidRPr="0095094F" w:rsidRDefault="0095094F" w:rsidP="0095094F">
            <w:pPr>
              <w:spacing w:after="0"/>
              <w:jc w:val="both"/>
              <w:rPr>
                <w:rFonts w:ascii="Arial" w:eastAsia="DengXian" w:hAnsi="Arial" w:cs="Arial"/>
                <w:color w:val="FF0000"/>
                <w:sz w:val="16"/>
                <w:szCs w:val="16"/>
                <w:lang w:eastAsia="zh-CN"/>
                <w14:ligatures w14:val="standardContextual"/>
              </w:rPr>
            </w:pPr>
            <w:r w:rsidRPr="0095094F">
              <w:rPr>
                <w:rFonts w:ascii="Arial" w:eastAsia="DengXian" w:hAnsi="Arial" w:cs="Arial"/>
                <w:sz w:val="16"/>
                <w:szCs w:val="16"/>
                <w:lang w:eastAsia="zh-CN"/>
                <w14:ligatures w14:val="standardContextual"/>
              </w:rPr>
              <w:t xml:space="preserve">4. Support of LP-WUS frequency resource within active DL BWP. </w:t>
            </w:r>
            <w:r w:rsidRPr="0095094F">
              <w:rPr>
                <w:rFonts w:ascii="Arial" w:eastAsia="DengXian" w:hAnsi="Arial" w:cs="Arial"/>
                <w:color w:val="FF0000"/>
                <w:sz w:val="16"/>
                <w:szCs w:val="16"/>
                <w:lang w:eastAsia="zh-CN"/>
                <w14:ligatures w14:val="standardContextual"/>
              </w:rPr>
              <w:t>In case LP-WUS frequency resource is outside the active BWP, UE performs legacy C-DRX operation.</w:t>
            </w:r>
          </w:p>
          <w:p w14:paraId="327985FF"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p w14:paraId="7B165C14"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5. Support of all M values {1, 2, 4} for FR1</w:t>
            </w:r>
          </w:p>
          <w:p w14:paraId="23D7604E"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6. “Support of M values {1, 2} for 60 kHz SCS for FR2, M value 1 for 120 kHz SCS FR2</w:t>
            </w:r>
          </w:p>
          <w:p w14:paraId="18965FB0"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r w:rsidRPr="0095094F">
              <w:rPr>
                <w:rFonts w:ascii="Arial" w:eastAsia="DengXian" w:hAnsi="Arial" w:cs="Arial"/>
                <w:sz w:val="16"/>
                <w:szCs w:val="16"/>
                <w:lang w:eastAsia="zh-CN"/>
                <w14:ligatures w14:val="standardContextual"/>
              </w:rPr>
              <w:t>7. Maximum number of codepoints to be checked by UE per MO</w:t>
            </w:r>
          </w:p>
          <w:p w14:paraId="5BE1A420"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p w14:paraId="7A623A83" w14:textId="77777777" w:rsidR="0095094F" w:rsidRPr="0095094F" w:rsidRDefault="0095094F" w:rsidP="0095094F">
            <w:pPr>
              <w:spacing w:after="0"/>
              <w:jc w:val="both"/>
              <w:rPr>
                <w:rFonts w:ascii="Arial" w:eastAsia="DengXian" w:hAnsi="Arial" w:cs="Arial"/>
                <w:sz w:val="16"/>
                <w:szCs w:val="16"/>
                <w:lang w:eastAsia="zh-CN"/>
                <w14:ligatures w14:val="standardContextual"/>
              </w:rPr>
            </w:pPr>
          </w:p>
        </w:tc>
      </w:tr>
    </w:tbl>
    <w:p w14:paraId="2C0350C7" w14:textId="77777777" w:rsidR="0095094F" w:rsidRPr="00280D13" w:rsidRDefault="0095094F" w:rsidP="0095094F">
      <w:pPr>
        <w:ind w:left="1440" w:hanging="1440"/>
        <w:rPr>
          <w:rFonts w:eastAsia="DengXian"/>
          <w:lang w:eastAsia="zh-CN" w:bidi="ar"/>
        </w:rPr>
      </w:pPr>
    </w:p>
    <w:p w14:paraId="163EB5C4" w14:textId="77777777" w:rsidR="0095094F" w:rsidRPr="00280D13" w:rsidRDefault="0095094F" w:rsidP="0095094F">
      <w:pPr>
        <w:ind w:left="1440" w:hanging="1440"/>
        <w:rPr>
          <w:rFonts w:eastAsia="DengXian"/>
          <w:lang w:eastAsia="zh-CN" w:bidi="ar"/>
        </w:rPr>
      </w:pPr>
      <w:r w:rsidRPr="00280D13">
        <w:rPr>
          <w:rFonts w:eastAsia="DengXian" w:hint="eastAsia"/>
          <w:lang w:eastAsia="zh-CN" w:bidi="ar"/>
        </w:rPr>
        <w:t>Conclusion</w:t>
      </w:r>
    </w:p>
    <w:p w14:paraId="7ECFE103" w14:textId="77777777" w:rsidR="0095094F" w:rsidRPr="00280D13" w:rsidRDefault="0095094F" w:rsidP="0095094F">
      <w:pPr>
        <w:rPr>
          <w:rFonts w:eastAsia="DengXian"/>
          <w:lang w:eastAsia="zh-CN" w:bidi="ar"/>
        </w:rPr>
      </w:pPr>
      <w:r w:rsidRPr="00280D13">
        <w:rPr>
          <w:rFonts w:eastAsia="DengXian"/>
          <w:lang w:eastAsia="zh-CN" w:bidi="ar"/>
        </w:rPr>
        <w:t>If the CORESET ID provided for a UE to derive the active TCI state for LP-WUS where the CORESET has two</w:t>
      </w:r>
      <w:r>
        <w:rPr>
          <w:rFonts w:eastAsia="DengXian" w:hint="eastAsia"/>
          <w:lang w:eastAsia="zh-CN" w:bidi="ar"/>
        </w:rPr>
        <w:t xml:space="preserve"> </w:t>
      </w:r>
      <w:r w:rsidRPr="00280D13">
        <w:t>activated TCI states, it is up to UE implementation which/how to use the active TCI states of the CORESET for LP-WUS reception</w:t>
      </w:r>
      <w:r w:rsidRPr="00280D13">
        <w:rPr>
          <w:rFonts w:hint="eastAsia"/>
        </w:rPr>
        <w:t>.</w:t>
      </w:r>
    </w:p>
    <w:p w14:paraId="07F834DE" w14:textId="77777777" w:rsidR="0095094F" w:rsidRPr="00280D13" w:rsidRDefault="0095094F" w:rsidP="0095094F">
      <w:pPr>
        <w:ind w:left="1440" w:hanging="1440"/>
        <w:rPr>
          <w:rFonts w:eastAsia="DengXian"/>
          <w:lang w:eastAsia="zh-CN" w:bidi="ar"/>
        </w:rPr>
      </w:pPr>
    </w:p>
    <w:p w14:paraId="5810D707" w14:textId="77777777" w:rsidR="0095094F" w:rsidRDefault="0095094F" w:rsidP="0095094F">
      <w:pPr>
        <w:ind w:left="1440" w:hanging="1440"/>
        <w:rPr>
          <w:rFonts w:eastAsia="DengXian"/>
          <w:lang w:eastAsia="zh-CN" w:bidi="ar"/>
        </w:rPr>
      </w:pPr>
      <w:r w:rsidRPr="00280D13">
        <w:rPr>
          <w:rFonts w:eastAsia="DengXian" w:hint="eastAsia"/>
          <w:lang w:eastAsia="zh-CN" w:bidi="ar"/>
        </w:rPr>
        <w:t xml:space="preserve">Conclusion </w:t>
      </w:r>
    </w:p>
    <w:p w14:paraId="19161218" w14:textId="77777777" w:rsidR="0095094F" w:rsidRPr="00280D13" w:rsidRDefault="0095094F" w:rsidP="0095094F">
      <w:pPr>
        <w:rPr>
          <w:rFonts w:eastAsia="DengXian"/>
          <w:lang w:eastAsia="zh-CN" w:bidi="ar"/>
        </w:rPr>
      </w:pPr>
      <w:r w:rsidRPr="00280D13">
        <w:rPr>
          <w:rFonts w:eastAsia="DengXian" w:hint="eastAsia"/>
          <w:lang w:eastAsia="zh-CN" w:bidi="ar"/>
        </w:rPr>
        <w:t xml:space="preserve">Confirm that all the collision cases when MR is in active time and when MR is performing transmission or </w:t>
      </w:r>
      <w:r w:rsidRPr="00280D13">
        <w:rPr>
          <w:rFonts w:eastAsia="DengXian"/>
          <w:lang w:eastAsia="zh-CN" w:bidi="ar"/>
        </w:rPr>
        <w:t>rece</w:t>
      </w:r>
      <w:r w:rsidRPr="00280D13">
        <w:rPr>
          <w:rFonts w:eastAsia="DengXian" w:hint="eastAsia"/>
          <w:lang w:eastAsia="zh-CN" w:bidi="ar"/>
        </w:rPr>
        <w:t xml:space="preserve">ption </w:t>
      </w:r>
      <w:r w:rsidRPr="00280D13">
        <w:rPr>
          <w:rFonts w:eastAsia="DengXian"/>
          <w:lang w:eastAsia="zh-CN" w:bidi="ar"/>
        </w:rPr>
        <w:t xml:space="preserve">outside </w:t>
      </w:r>
      <w:r w:rsidRPr="00280D13">
        <w:t>active</w:t>
      </w:r>
      <w:r w:rsidRPr="00280D13">
        <w:rPr>
          <w:rFonts w:eastAsia="DengXian"/>
          <w:lang w:eastAsia="zh-CN" w:bidi="ar"/>
        </w:rPr>
        <w:t xml:space="preserve"> time</w:t>
      </w:r>
      <w:r w:rsidRPr="00280D13">
        <w:rPr>
          <w:rFonts w:eastAsia="DengXian" w:hint="eastAsia"/>
          <w:lang w:eastAsia="zh-CN" w:bidi="ar"/>
        </w:rPr>
        <w:t xml:space="preserve"> are covered by the existed agreement below. </w:t>
      </w:r>
    </w:p>
    <w:p w14:paraId="7EC0E16E" w14:textId="77777777" w:rsidR="0095094F" w:rsidRPr="00280D13" w:rsidRDefault="0095094F" w:rsidP="0095094F">
      <w:pPr>
        <w:rPr>
          <w:rFonts w:eastAsia="DengXian"/>
          <w:highlight w:val="green"/>
          <w:lang w:eastAsia="zh-CN" w:bidi="ar"/>
        </w:rPr>
      </w:pPr>
      <w:r w:rsidRPr="00280D13">
        <w:rPr>
          <w:rFonts w:eastAsia="DengXian" w:hint="eastAsia"/>
          <w:highlight w:val="green"/>
          <w:lang w:eastAsia="zh-CN" w:bidi="ar"/>
        </w:rPr>
        <w:t>Agreement</w:t>
      </w:r>
      <w:r>
        <w:rPr>
          <w:rFonts w:eastAsia="DengXian" w:hint="eastAsia"/>
          <w:highlight w:val="green"/>
          <w:lang w:eastAsia="zh-CN" w:bidi="ar"/>
        </w:rPr>
        <w:t>(Made in RAN1#121)</w:t>
      </w:r>
    </w:p>
    <w:p w14:paraId="48953A70" w14:textId="77777777" w:rsidR="0095094F" w:rsidRPr="00280D13" w:rsidRDefault="0095094F" w:rsidP="0095094F">
      <w:pPr>
        <w:spacing w:line="252" w:lineRule="auto"/>
        <w:contextualSpacing/>
        <w:rPr>
          <w:rFonts w:eastAsia="DengXian"/>
          <w:lang w:eastAsia="zh-CN" w:bidi="ar"/>
        </w:rPr>
      </w:pPr>
      <w:r w:rsidRPr="00280D13">
        <w:rPr>
          <w:rFonts w:eastAsia="DengXian"/>
          <w:lang w:eastAsia="zh-CN" w:bidi="ar"/>
        </w:rPr>
        <w:t>As the reply to RAN2 LS in R1-2503616, RAN1 assumes that UE is not able to operate LR and MR simultaneously in Rel-19. RAN1 understanding is that the terminology of LR and MR operations are for discussion purpose and will not be specified</w:t>
      </w:r>
    </w:p>
    <w:p w14:paraId="1FEFAFBC" w14:textId="77777777" w:rsidR="0095094F" w:rsidRPr="00280D13" w:rsidRDefault="0095094F" w:rsidP="0095094F">
      <w:pPr>
        <w:numPr>
          <w:ilvl w:val="0"/>
          <w:numId w:val="152"/>
        </w:numPr>
        <w:overflowPunct/>
        <w:autoSpaceDE/>
        <w:autoSpaceDN/>
        <w:adjustRightInd/>
        <w:spacing w:after="0" w:line="252" w:lineRule="auto"/>
        <w:contextualSpacing/>
        <w:textAlignment w:val="auto"/>
        <w:rPr>
          <w:rFonts w:eastAsia="DengXian"/>
          <w:lang w:eastAsia="zh-CN" w:bidi="ar"/>
        </w:rPr>
      </w:pPr>
      <w:r w:rsidRPr="00280D13">
        <w:rPr>
          <w:rFonts w:eastAsia="DengXian"/>
          <w:lang w:eastAsia="zh-CN" w:bidi="ar"/>
        </w:rPr>
        <w:t>LR operation is the UE operation for LP-WUS monitoring</w:t>
      </w:r>
    </w:p>
    <w:p w14:paraId="493578FE" w14:textId="77777777" w:rsidR="0095094F" w:rsidRPr="00280D13" w:rsidRDefault="0095094F" w:rsidP="0095094F">
      <w:pPr>
        <w:numPr>
          <w:ilvl w:val="0"/>
          <w:numId w:val="152"/>
        </w:numPr>
        <w:overflowPunct/>
        <w:autoSpaceDE/>
        <w:autoSpaceDN/>
        <w:adjustRightInd/>
        <w:spacing w:after="0" w:line="252" w:lineRule="auto"/>
        <w:contextualSpacing/>
        <w:textAlignment w:val="auto"/>
        <w:rPr>
          <w:rFonts w:eastAsia="DengXian"/>
          <w:lang w:eastAsia="zh-CN" w:bidi="ar"/>
        </w:rPr>
      </w:pPr>
      <w:r w:rsidRPr="00280D13">
        <w:rPr>
          <w:rFonts w:eastAsia="DengXian"/>
          <w:lang w:eastAsia="zh-CN" w:bidi="ar"/>
        </w:rPr>
        <w:t>MR operation is the UE operation for all other NR signals/channels transmissions/receptions in connected mode</w:t>
      </w:r>
    </w:p>
    <w:p w14:paraId="236F7CDF" w14:textId="77777777" w:rsidR="0095094F" w:rsidRDefault="0095094F" w:rsidP="0095094F">
      <w:pPr>
        <w:rPr>
          <w:rFonts w:eastAsia="DengXian"/>
          <w:lang w:eastAsia="zh-CN" w:bidi="ar"/>
        </w:rPr>
      </w:pPr>
    </w:p>
    <w:p w14:paraId="07162D43" w14:textId="77777777" w:rsidR="0095094F" w:rsidRPr="00F45304" w:rsidRDefault="0095094F" w:rsidP="0095094F">
      <w:pPr>
        <w:rPr>
          <w:rFonts w:eastAsia="DengXian"/>
          <w:highlight w:val="green"/>
          <w:lang w:eastAsia="zh-CN" w:bidi="ar"/>
        </w:rPr>
      </w:pPr>
      <w:r w:rsidRPr="00F45304">
        <w:rPr>
          <w:rFonts w:eastAsia="DengXian" w:hint="eastAsia"/>
          <w:highlight w:val="green"/>
          <w:lang w:eastAsia="zh-CN" w:bidi="ar"/>
        </w:rPr>
        <w:t>Agreement</w:t>
      </w:r>
    </w:p>
    <w:p w14:paraId="78D32A4B" w14:textId="77777777" w:rsidR="0095094F" w:rsidRDefault="0095094F" w:rsidP="0095094F">
      <w:pPr>
        <w:rPr>
          <w:rFonts w:eastAsiaTheme="minorEastAsia"/>
          <w:lang w:eastAsia="zh-CN"/>
        </w:rPr>
      </w:pPr>
      <w:r>
        <w:rPr>
          <w:rFonts w:eastAsiaTheme="minorEastAsia" w:hint="eastAsia"/>
          <w:lang w:eastAsia="zh-CN"/>
        </w:rPr>
        <w:t xml:space="preserve">Draft Reply LS </w:t>
      </w:r>
      <w:r w:rsidRPr="00527932">
        <w:rPr>
          <w:rFonts w:eastAsiaTheme="minorEastAsia"/>
          <w:lang w:eastAsia="zh-CN"/>
        </w:rPr>
        <w:t>R1-250</w:t>
      </w:r>
      <w:r>
        <w:rPr>
          <w:rFonts w:eastAsiaTheme="minorEastAsia" w:hint="eastAsia"/>
          <w:lang w:eastAsia="zh-CN"/>
        </w:rPr>
        <w:t>8127 to RAN2 is endorsed.</w:t>
      </w:r>
    </w:p>
    <w:p w14:paraId="580A7FF9" w14:textId="77777777" w:rsidR="0095094F" w:rsidRPr="00F45304" w:rsidRDefault="0095094F" w:rsidP="0095094F">
      <w:pPr>
        <w:rPr>
          <w:rFonts w:eastAsiaTheme="minorEastAsia"/>
          <w:highlight w:val="green"/>
          <w:lang w:eastAsia="zh-CN"/>
        </w:rPr>
      </w:pPr>
      <w:r w:rsidRPr="00F45304">
        <w:rPr>
          <w:rFonts w:eastAsiaTheme="minorEastAsia" w:hint="eastAsia"/>
          <w:highlight w:val="green"/>
          <w:lang w:eastAsia="zh-CN"/>
        </w:rPr>
        <w:t>Agreement</w:t>
      </w:r>
    </w:p>
    <w:p w14:paraId="25DC4FB2" w14:textId="77777777" w:rsidR="0095094F" w:rsidRPr="00AB7E39" w:rsidRDefault="0095094F" w:rsidP="0095094F">
      <w:pPr>
        <w:rPr>
          <w:rFonts w:eastAsiaTheme="minorEastAsia"/>
          <w:lang w:eastAsia="zh-CN"/>
        </w:rPr>
      </w:pPr>
      <w:r>
        <w:rPr>
          <w:rFonts w:eastAsiaTheme="minorEastAsia" w:hint="eastAsia"/>
          <w:lang w:eastAsia="zh-CN"/>
        </w:rPr>
        <w:t xml:space="preserve">Final LS </w:t>
      </w:r>
      <w:r w:rsidRPr="00527932">
        <w:rPr>
          <w:rFonts w:eastAsiaTheme="minorEastAsia"/>
          <w:lang w:eastAsia="zh-CN"/>
        </w:rPr>
        <w:t>R1-250</w:t>
      </w:r>
      <w:r>
        <w:rPr>
          <w:rFonts w:eastAsiaTheme="minorEastAsia" w:hint="eastAsia"/>
          <w:lang w:eastAsia="zh-CN"/>
        </w:rPr>
        <w:t>8128 is endorsed.</w:t>
      </w:r>
    </w:p>
    <w:p w14:paraId="5F0C2492" w14:textId="77777777" w:rsidR="0095094F" w:rsidRPr="00A855AE" w:rsidRDefault="0095094F" w:rsidP="0095094F">
      <w:pPr>
        <w:rPr>
          <w:rFonts w:eastAsia="DengXian"/>
          <w:highlight w:val="green"/>
          <w:lang w:eastAsia="zh-CN" w:bidi="ar"/>
        </w:rPr>
      </w:pPr>
      <w:r w:rsidRPr="00A855AE">
        <w:rPr>
          <w:rFonts w:eastAsia="DengXian" w:hint="eastAsia"/>
          <w:highlight w:val="green"/>
          <w:lang w:eastAsia="zh-CN" w:bidi="ar"/>
        </w:rPr>
        <w:t>Agreement</w:t>
      </w:r>
    </w:p>
    <w:p w14:paraId="6FE3E98D" w14:textId="77777777" w:rsidR="0095094F" w:rsidRDefault="0095094F" w:rsidP="0095094F">
      <w:pPr>
        <w:rPr>
          <w:rFonts w:eastAsia="DengXian"/>
          <w:lang w:eastAsia="zh-CN" w:bidi="ar"/>
        </w:rPr>
      </w:pPr>
      <w:r>
        <w:rPr>
          <w:rFonts w:eastAsia="DengXian" w:hint="eastAsia"/>
          <w:lang w:eastAsia="zh-CN" w:bidi="ar"/>
        </w:rPr>
        <w:t>Draft LS R1-2508169 is endorsed in principle.</w:t>
      </w:r>
    </w:p>
    <w:p w14:paraId="1583B15F" w14:textId="77777777" w:rsidR="0095094F" w:rsidRPr="00A855AE" w:rsidRDefault="0095094F" w:rsidP="0095094F">
      <w:pPr>
        <w:rPr>
          <w:rFonts w:eastAsia="DengXian"/>
          <w:lang w:eastAsia="zh-CN" w:bidi="ar"/>
        </w:rPr>
      </w:pPr>
      <w:r>
        <w:rPr>
          <w:rFonts w:eastAsia="DengXian" w:hint="eastAsia"/>
          <w:lang w:eastAsia="zh-CN" w:bidi="ar"/>
        </w:rPr>
        <w:t>Agreement</w:t>
      </w:r>
    </w:p>
    <w:p w14:paraId="783859C2" w14:textId="77777777" w:rsidR="0095094F" w:rsidRPr="00F45304" w:rsidRDefault="0095094F" w:rsidP="0095094F">
      <w:pPr>
        <w:rPr>
          <w:rFonts w:eastAsia="DengXian"/>
          <w:lang w:eastAsia="zh-CN" w:bidi="ar"/>
        </w:rPr>
      </w:pPr>
      <w:r>
        <w:rPr>
          <w:rFonts w:eastAsia="DengXian" w:hint="eastAsia"/>
          <w:lang w:eastAsia="zh-CN" w:bidi="ar"/>
        </w:rPr>
        <w:t>Final LS R1-2508170 is endorsed</w:t>
      </w:r>
    </w:p>
    <w:p w14:paraId="667D8AC0" w14:textId="77777777" w:rsidR="0097275E" w:rsidRPr="0097275E" w:rsidRDefault="0097275E" w:rsidP="0097275E">
      <w:pPr>
        <w:ind w:right="202"/>
        <w:rPr>
          <w:rFonts w:eastAsia="DengXian"/>
          <w:lang w:eastAsia="zh-CN"/>
        </w:rPr>
      </w:pPr>
    </w:p>
    <w:p w14:paraId="5A3EEA26" w14:textId="44655D59" w:rsidR="009048F4" w:rsidRPr="00982845" w:rsidRDefault="004710F9" w:rsidP="009048F4">
      <w:hyperlink r:id="rId468" w:history="1">
        <w:r>
          <w:rPr>
            <w:rStyle w:val="Hyperlink"/>
          </w:rPr>
          <w:t>R1-2506825</w:t>
        </w:r>
      </w:hyperlink>
      <w:r w:rsidR="009048F4" w:rsidRPr="00982845">
        <w:tab/>
        <w:t>Discussion on remaining issues of Rel-19 LP WUS</w:t>
      </w:r>
      <w:r w:rsidR="009048F4" w:rsidRPr="00982845">
        <w:tab/>
        <w:t>ZTE Corporation, Sanechips</w:t>
      </w:r>
    </w:p>
    <w:p w14:paraId="3AA9AA44" w14:textId="54623BB0" w:rsidR="009048F4" w:rsidRPr="00982845" w:rsidRDefault="004710F9" w:rsidP="009048F4">
      <w:hyperlink r:id="rId469" w:history="1">
        <w:r>
          <w:rPr>
            <w:rStyle w:val="Hyperlink"/>
          </w:rPr>
          <w:t>R1-2506876</w:t>
        </w:r>
      </w:hyperlink>
      <w:r w:rsidR="009048F4" w:rsidRPr="00982845">
        <w:tab/>
        <w:t>Maintenance on Low-power wake-up signal and receiver for NR</w:t>
      </w:r>
      <w:r w:rsidR="009048F4" w:rsidRPr="00982845">
        <w:tab/>
        <w:t>vivo</w:t>
      </w:r>
    </w:p>
    <w:p w14:paraId="19F5D337" w14:textId="4FF3FD8C" w:rsidR="009048F4" w:rsidRPr="00982845" w:rsidRDefault="004710F9" w:rsidP="009048F4">
      <w:hyperlink r:id="rId470" w:history="1">
        <w:r>
          <w:rPr>
            <w:rStyle w:val="Hyperlink"/>
          </w:rPr>
          <w:t>R1-2506921</w:t>
        </w:r>
      </w:hyperlink>
      <w:r w:rsidR="009048F4" w:rsidRPr="00982845">
        <w:tab/>
        <w:t>Maintenance on  LP-WUS/WUR</w:t>
      </w:r>
      <w:r w:rsidR="009048F4" w:rsidRPr="00982845">
        <w:tab/>
        <w:t>Huawei, HiSilicon</w:t>
      </w:r>
    </w:p>
    <w:p w14:paraId="06B496A9" w14:textId="217035C8" w:rsidR="009048F4" w:rsidRPr="00982845" w:rsidRDefault="004710F9" w:rsidP="009048F4">
      <w:hyperlink r:id="rId471" w:history="1">
        <w:r>
          <w:rPr>
            <w:rStyle w:val="Hyperlink"/>
          </w:rPr>
          <w:t>R1-2506966</w:t>
        </w:r>
      </w:hyperlink>
      <w:r w:rsidR="009048F4" w:rsidRPr="00982845">
        <w:tab/>
        <w:t>Remaining issues on LP-WUS operation in connected mode</w:t>
      </w:r>
      <w:r w:rsidR="009048F4" w:rsidRPr="00982845">
        <w:tab/>
        <w:t>Xiaomi</w:t>
      </w:r>
    </w:p>
    <w:p w14:paraId="59049547" w14:textId="41400B7F" w:rsidR="009048F4" w:rsidRPr="00982845" w:rsidRDefault="004710F9" w:rsidP="009048F4">
      <w:hyperlink r:id="rId472" w:history="1">
        <w:r>
          <w:rPr>
            <w:rStyle w:val="Hyperlink"/>
          </w:rPr>
          <w:t>R1-2507003</w:t>
        </w:r>
      </w:hyperlink>
      <w:r w:rsidR="009048F4" w:rsidRPr="00982845">
        <w:tab/>
        <w:t>Discussion on maintenance issue on Low-power wake-up signal and receiver for NR (LP-WUS/WUR)</w:t>
      </w:r>
      <w:r w:rsidR="009048F4" w:rsidRPr="00982845">
        <w:tab/>
      </w:r>
      <w:r w:rsidR="009048F4" w:rsidRPr="00982845">
        <w:rPr>
          <w:rFonts w:eastAsia="DengXian"/>
          <w:lang w:eastAsia="zh-CN"/>
        </w:rPr>
        <w:tab/>
      </w:r>
      <w:r w:rsidR="009048F4" w:rsidRPr="00982845">
        <w:t>CMCC</w:t>
      </w:r>
    </w:p>
    <w:p w14:paraId="1FDFB45D" w14:textId="312669D8" w:rsidR="009048F4" w:rsidRPr="00982845" w:rsidRDefault="004710F9" w:rsidP="009048F4">
      <w:hyperlink r:id="rId473" w:history="1">
        <w:r>
          <w:rPr>
            <w:rStyle w:val="Hyperlink"/>
          </w:rPr>
          <w:t>R1-2507098</w:t>
        </w:r>
      </w:hyperlink>
      <w:r w:rsidR="009048F4" w:rsidRPr="00982845">
        <w:tab/>
        <w:t>Remaining issues on LP-WUS and LP-WUR</w:t>
      </w:r>
      <w:r w:rsidR="009048F4" w:rsidRPr="00982845">
        <w:tab/>
        <w:t>CATT</w:t>
      </w:r>
    </w:p>
    <w:p w14:paraId="64171904" w14:textId="3AE54CB5" w:rsidR="009048F4" w:rsidRPr="00982845" w:rsidRDefault="004710F9" w:rsidP="009048F4">
      <w:hyperlink r:id="rId474" w:history="1">
        <w:r>
          <w:rPr>
            <w:rStyle w:val="Hyperlink"/>
          </w:rPr>
          <w:t>R1-2507163</w:t>
        </w:r>
      </w:hyperlink>
      <w:r w:rsidR="009048F4" w:rsidRPr="00982845">
        <w:tab/>
        <w:t>Remaining issues on LP-WUS/WUR</w:t>
      </w:r>
      <w:r w:rsidR="009048F4" w:rsidRPr="00982845">
        <w:tab/>
        <w:t>OPPO</w:t>
      </w:r>
    </w:p>
    <w:p w14:paraId="6527A85C" w14:textId="1599A112" w:rsidR="009048F4" w:rsidRPr="00982845" w:rsidRDefault="004710F9" w:rsidP="009048F4">
      <w:hyperlink r:id="rId475" w:history="1">
        <w:r>
          <w:rPr>
            <w:rStyle w:val="Hyperlink"/>
          </w:rPr>
          <w:t>R1-2507232</w:t>
        </w:r>
      </w:hyperlink>
      <w:r w:rsidR="009048F4" w:rsidRPr="00982845">
        <w:tab/>
        <w:t>Maintenance on Low-power wake-up signal and receiver for NR</w:t>
      </w:r>
      <w:r w:rsidR="009048F4" w:rsidRPr="00982845">
        <w:tab/>
        <w:t>Samsung</w:t>
      </w:r>
    </w:p>
    <w:p w14:paraId="3D72BF91" w14:textId="434BE650" w:rsidR="009048F4" w:rsidRPr="00982845" w:rsidRDefault="004710F9" w:rsidP="009048F4">
      <w:hyperlink r:id="rId476" w:history="1">
        <w:r>
          <w:rPr>
            <w:rStyle w:val="Hyperlink"/>
          </w:rPr>
          <w:t>R1-2507267</w:t>
        </w:r>
      </w:hyperlink>
      <w:r w:rsidR="009048F4" w:rsidRPr="00982845">
        <w:tab/>
        <w:t>Maintenance on Low-power wake-up signal and receiver for NR</w:t>
      </w:r>
      <w:r w:rsidR="009048F4" w:rsidRPr="00982845">
        <w:tab/>
        <w:t>Ericsson</w:t>
      </w:r>
    </w:p>
    <w:p w14:paraId="762BF7F6" w14:textId="53DB2070" w:rsidR="009048F4" w:rsidRPr="00982845" w:rsidRDefault="004710F9" w:rsidP="009048F4">
      <w:hyperlink r:id="rId477" w:history="1">
        <w:r>
          <w:rPr>
            <w:rStyle w:val="Hyperlink"/>
          </w:rPr>
          <w:t>R1-2507354</w:t>
        </w:r>
      </w:hyperlink>
      <w:r w:rsidR="009048F4" w:rsidRPr="00982845">
        <w:tab/>
        <w:t>Maintenance on Low-power wake-up signal and receiver for NR</w:t>
      </w:r>
      <w:r w:rsidR="009048F4" w:rsidRPr="00982845">
        <w:tab/>
        <w:t>LG Electronics</w:t>
      </w:r>
    </w:p>
    <w:p w14:paraId="0FD493DA" w14:textId="0C5DBC59" w:rsidR="009048F4" w:rsidRPr="00982845" w:rsidRDefault="004710F9" w:rsidP="009048F4">
      <w:hyperlink r:id="rId478" w:history="1">
        <w:r>
          <w:rPr>
            <w:rStyle w:val="Hyperlink"/>
          </w:rPr>
          <w:t>R1-2507457</w:t>
        </w:r>
      </w:hyperlink>
      <w:r w:rsidR="009048F4" w:rsidRPr="00982845">
        <w:tab/>
        <w:t>Maintenance of LP-WUS Operation</w:t>
      </w:r>
      <w:r w:rsidR="009048F4" w:rsidRPr="00982845">
        <w:tab/>
        <w:t>Ofinno</w:t>
      </w:r>
    </w:p>
    <w:p w14:paraId="6938D2DB" w14:textId="4B71CE0A" w:rsidR="009048F4" w:rsidRPr="00982845" w:rsidRDefault="004710F9" w:rsidP="009048F4">
      <w:hyperlink r:id="rId479" w:history="1">
        <w:r>
          <w:rPr>
            <w:rStyle w:val="Hyperlink"/>
          </w:rPr>
          <w:t>R1-2507528</w:t>
        </w:r>
      </w:hyperlink>
      <w:r w:rsidR="009048F4" w:rsidRPr="00982845">
        <w:tab/>
        <w:t xml:space="preserve">Maintenance of LP-WUS operation </w:t>
      </w:r>
      <w:r w:rsidR="009048F4" w:rsidRPr="00982845">
        <w:tab/>
        <w:t>Nokia</w:t>
      </w:r>
    </w:p>
    <w:p w14:paraId="43FE1265" w14:textId="46922B46" w:rsidR="009048F4" w:rsidRPr="00982845" w:rsidRDefault="004710F9" w:rsidP="009048F4">
      <w:hyperlink r:id="rId480" w:history="1">
        <w:r>
          <w:rPr>
            <w:rStyle w:val="Hyperlink"/>
          </w:rPr>
          <w:t>R1-2507567</w:t>
        </w:r>
      </w:hyperlink>
      <w:r w:rsidR="009048F4" w:rsidRPr="00982845">
        <w:tab/>
        <w:t>Remaining issues on LP-WUS operation</w:t>
      </w:r>
      <w:r w:rsidR="009048F4" w:rsidRPr="00982845">
        <w:tab/>
        <w:t>Sharp</w:t>
      </w:r>
    </w:p>
    <w:p w14:paraId="051489AE" w14:textId="3282AAD5" w:rsidR="009048F4" w:rsidRPr="00982845" w:rsidRDefault="004710F9" w:rsidP="009048F4">
      <w:hyperlink r:id="rId481" w:history="1">
        <w:r>
          <w:rPr>
            <w:rStyle w:val="Hyperlink"/>
          </w:rPr>
          <w:t>R1-2507583</w:t>
        </w:r>
      </w:hyperlink>
      <w:r w:rsidR="009048F4" w:rsidRPr="00982845">
        <w:tab/>
        <w:t>Maintenance on LP-WUS operation</w:t>
      </w:r>
      <w:r w:rsidR="009048F4" w:rsidRPr="00982845">
        <w:tab/>
        <w:t>InterDigital, Inc.</w:t>
      </w:r>
    </w:p>
    <w:p w14:paraId="7FF29BA5" w14:textId="0A6E6950" w:rsidR="009048F4" w:rsidRPr="00982845" w:rsidRDefault="004710F9" w:rsidP="009048F4">
      <w:hyperlink r:id="rId482" w:history="1">
        <w:r>
          <w:rPr>
            <w:rStyle w:val="Hyperlink"/>
          </w:rPr>
          <w:t>R1-2507650</w:t>
        </w:r>
      </w:hyperlink>
      <w:r w:rsidR="009048F4" w:rsidRPr="00982845">
        <w:tab/>
        <w:t>Maintenance on R19 LP-WUS/WUR</w:t>
      </w:r>
      <w:r w:rsidR="009048F4" w:rsidRPr="00982845">
        <w:tab/>
        <w:t>Apple</w:t>
      </w:r>
    </w:p>
    <w:p w14:paraId="1949F511" w14:textId="7BBF7F26" w:rsidR="009048F4" w:rsidRPr="00982845" w:rsidRDefault="004710F9" w:rsidP="009048F4">
      <w:hyperlink r:id="rId483" w:history="1">
        <w:r>
          <w:rPr>
            <w:rStyle w:val="Hyperlink"/>
          </w:rPr>
          <w:t>R1-2507651</w:t>
        </w:r>
      </w:hyperlink>
      <w:r w:rsidR="009048F4" w:rsidRPr="00982845">
        <w:tab/>
        <w:t>Summary #1 on maintenance for LP-WUS operation in IDLE/INACTIVE mode</w:t>
      </w:r>
      <w:r w:rsidR="009048F4" w:rsidRPr="00982845">
        <w:tab/>
        <w:t>Moderator (Apple)</w:t>
      </w:r>
    </w:p>
    <w:p w14:paraId="454B44D9" w14:textId="0A0091EF" w:rsidR="009048F4" w:rsidRPr="00982845" w:rsidRDefault="004710F9" w:rsidP="009048F4">
      <w:hyperlink r:id="rId484" w:history="1">
        <w:r>
          <w:rPr>
            <w:rStyle w:val="Hyperlink"/>
          </w:rPr>
          <w:t>R1-2507652</w:t>
        </w:r>
      </w:hyperlink>
      <w:r w:rsidR="009048F4" w:rsidRPr="00982845">
        <w:tab/>
        <w:t>Summary #2 on maintenance for LP-WUS operation in IDLE/INACTIVE mode</w:t>
      </w:r>
      <w:r w:rsidR="009048F4" w:rsidRPr="00982845">
        <w:tab/>
        <w:t>Moderator (Apple)</w:t>
      </w:r>
    </w:p>
    <w:p w14:paraId="739D1118" w14:textId="2D653330" w:rsidR="009048F4" w:rsidRPr="00982845" w:rsidRDefault="004710F9" w:rsidP="009048F4">
      <w:hyperlink r:id="rId485" w:history="1">
        <w:r>
          <w:rPr>
            <w:rStyle w:val="Hyperlink"/>
          </w:rPr>
          <w:t>R1-2507699</w:t>
        </w:r>
      </w:hyperlink>
      <w:r w:rsidR="009048F4" w:rsidRPr="00982845">
        <w:tab/>
        <w:t>Maintenance on Low-power wake-up signal and receiver for NR</w:t>
      </w:r>
      <w:r w:rsidR="009048F4" w:rsidRPr="00982845">
        <w:tab/>
        <w:t>Qualcomm Incorporated</w:t>
      </w:r>
    </w:p>
    <w:p w14:paraId="6BA5C4DF" w14:textId="63888E17" w:rsidR="009048F4" w:rsidRPr="00982845" w:rsidRDefault="004710F9" w:rsidP="009048F4">
      <w:hyperlink r:id="rId486" w:history="1">
        <w:r>
          <w:rPr>
            <w:rStyle w:val="Hyperlink"/>
          </w:rPr>
          <w:t>R1-2507793</w:t>
        </w:r>
      </w:hyperlink>
      <w:r w:rsidR="009048F4" w:rsidRPr="00982845">
        <w:tab/>
        <w:t>Maintenance on LP-WUS/WUR</w:t>
      </w:r>
      <w:r w:rsidR="009048F4" w:rsidRPr="00982845">
        <w:tab/>
        <w:t>NTT DOCOMO, INC.</w:t>
      </w:r>
    </w:p>
    <w:p w14:paraId="517E824A" w14:textId="20E52457" w:rsidR="009048F4" w:rsidRDefault="004710F9" w:rsidP="009048F4">
      <w:pPr>
        <w:rPr>
          <w:rFonts w:eastAsia="DengXian"/>
          <w:lang w:eastAsia="zh-CN" w:bidi="ar"/>
        </w:rPr>
      </w:pPr>
      <w:hyperlink r:id="rId487" w:history="1">
        <w:r>
          <w:rPr>
            <w:rStyle w:val="Hyperlink"/>
            <w:rFonts w:eastAsia="DengXian"/>
            <w:lang w:eastAsia="zh-CN" w:bidi="ar"/>
          </w:rPr>
          <w:t>R1-2508019</w:t>
        </w:r>
      </w:hyperlink>
      <w:r w:rsidR="00F01770">
        <w:rPr>
          <w:rFonts w:eastAsia="DengXian"/>
          <w:lang w:eastAsia="zh-CN" w:bidi="ar"/>
        </w:rPr>
        <w:tab/>
      </w:r>
      <w:r w:rsidR="00F01770" w:rsidRPr="00F01770">
        <w:rPr>
          <w:rFonts w:eastAsia="DengXian"/>
          <w:lang w:eastAsia="zh-CN" w:bidi="ar"/>
        </w:rPr>
        <w:t>Summary #1 on remaining issues of LP-WUS/LP-SS design and LP-WUS operation for connected mode</w:t>
      </w:r>
      <w:r w:rsidR="00F01770">
        <w:rPr>
          <w:rFonts w:eastAsia="DengXian"/>
          <w:lang w:eastAsia="zh-CN" w:bidi="ar"/>
        </w:rPr>
        <w:tab/>
      </w:r>
      <w:r w:rsidR="00F01770">
        <w:rPr>
          <w:rFonts w:eastAsia="DengXian"/>
          <w:lang w:eastAsia="zh-CN" w:bidi="ar"/>
        </w:rPr>
        <w:tab/>
      </w:r>
      <w:r w:rsidR="00F01770">
        <w:rPr>
          <w:rFonts w:eastAsia="DengXian"/>
          <w:lang w:eastAsia="zh-CN" w:bidi="ar"/>
        </w:rPr>
        <w:tab/>
      </w:r>
      <w:r w:rsidR="00F01770" w:rsidRPr="00F01770">
        <w:rPr>
          <w:rFonts w:eastAsia="DengXian"/>
          <w:lang w:eastAsia="zh-CN" w:bidi="ar"/>
        </w:rPr>
        <w:t>Moderator (vivo)</w:t>
      </w:r>
    </w:p>
    <w:p w14:paraId="43A8FDBF" w14:textId="079BE8FD" w:rsidR="00F01770" w:rsidRDefault="004710F9" w:rsidP="009048F4">
      <w:pPr>
        <w:rPr>
          <w:rFonts w:eastAsia="DengXian"/>
          <w:lang w:eastAsia="zh-CN" w:bidi="ar"/>
        </w:rPr>
      </w:pPr>
      <w:hyperlink r:id="rId488" w:history="1">
        <w:r>
          <w:rPr>
            <w:rStyle w:val="Hyperlink"/>
            <w:rFonts w:eastAsia="DengXian"/>
            <w:lang w:eastAsia="zh-CN" w:bidi="ar"/>
          </w:rPr>
          <w:t>R1-2508020</w:t>
        </w:r>
      </w:hyperlink>
      <w:r w:rsidR="00F01770">
        <w:rPr>
          <w:rFonts w:eastAsia="DengXian"/>
          <w:lang w:eastAsia="zh-CN" w:bidi="ar"/>
        </w:rPr>
        <w:tab/>
      </w:r>
      <w:r w:rsidR="00F01770" w:rsidRPr="00F01770">
        <w:rPr>
          <w:rFonts w:eastAsia="DengXian"/>
          <w:lang w:eastAsia="zh-CN" w:bidi="ar"/>
        </w:rPr>
        <w:t>Summary #2 on remaining issues of LP-WUS/LP-SS design and LP-WUS operation for connected mode</w:t>
      </w:r>
      <w:r w:rsidR="00F01770">
        <w:rPr>
          <w:rFonts w:eastAsia="DengXian"/>
          <w:lang w:eastAsia="zh-CN" w:bidi="ar"/>
        </w:rPr>
        <w:tab/>
      </w:r>
      <w:r w:rsidR="00F01770">
        <w:rPr>
          <w:rFonts w:eastAsia="DengXian"/>
          <w:lang w:eastAsia="zh-CN" w:bidi="ar"/>
        </w:rPr>
        <w:tab/>
      </w:r>
      <w:r w:rsidR="00F01770">
        <w:rPr>
          <w:rFonts w:eastAsia="DengXian"/>
          <w:lang w:eastAsia="zh-CN" w:bidi="ar"/>
        </w:rPr>
        <w:tab/>
      </w:r>
      <w:r w:rsidR="00F01770" w:rsidRPr="00F01770">
        <w:rPr>
          <w:rFonts w:eastAsia="DengXian"/>
          <w:lang w:eastAsia="zh-CN" w:bidi="ar"/>
        </w:rPr>
        <w:t>Moderator (vivo)</w:t>
      </w:r>
    </w:p>
    <w:p w14:paraId="477FD223" w14:textId="7A357A6A" w:rsidR="00F01770" w:rsidRDefault="004710F9" w:rsidP="009048F4">
      <w:pPr>
        <w:rPr>
          <w:rFonts w:eastAsia="DengXian"/>
          <w:lang w:eastAsia="zh-CN" w:bidi="ar"/>
        </w:rPr>
      </w:pPr>
      <w:hyperlink r:id="rId489" w:history="1">
        <w:r>
          <w:rPr>
            <w:rStyle w:val="Hyperlink"/>
            <w:rFonts w:eastAsia="DengXian"/>
            <w:highlight w:val="green"/>
            <w:lang w:eastAsia="zh-CN" w:bidi="ar"/>
          </w:rPr>
          <w:t>R1-2508169</w:t>
        </w:r>
      </w:hyperlink>
      <w:r w:rsidR="00B44F2A">
        <w:rPr>
          <w:rFonts w:eastAsia="DengXian"/>
          <w:lang w:eastAsia="zh-CN" w:bidi="ar"/>
        </w:rPr>
        <w:tab/>
      </w:r>
      <w:r w:rsidR="00B44F2A" w:rsidRPr="00B44F2A">
        <w:rPr>
          <w:rFonts w:eastAsia="DengXian"/>
          <w:lang w:eastAsia="zh-CN" w:bidi="ar"/>
        </w:rPr>
        <w:t>Draft LS on the LO determination based on lpwus-LoFrameOffsetList for LP-WUS operation in IDLE/INACTIVE mode</w:t>
      </w:r>
      <w:r w:rsidR="00B44F2A">
        <w:rPr>
          <w:rFonts w:eastAsia="DengXian"/>
          <w:lang w:eastAsia="zh-CN" w:bidi="ar"/>
        </w:rPr>
        <w:tab/>
      </w:r>
      <w:r w:rsidR="00B44F2A" w:rsidRPr="00B44F2A">
        <w:rPr>
          <w:rFonts w:eastAsia="DengXian"/>
          <w:lang w:eastAsia="zh-CN" w:bidi="ar"/>
        </w:rPr>
        <w:t>Moderator (Apple)</w:t>
      </w:r>
    </w:p>
    <w:p w14:paraId="6FC93B8D" w14:textId="3FEA31CA" w:rsidR="00BF294C" w:rsidRDefault="00BF294C" w:rsidP="009048F4">
      <w:pPr>
        <w:rPr>
          <w:rFonts w:eastAsia="DengXian"/>
          <w:lang w:eastAsia="zh-CN" w:bidi="ar"/>
        </w:rPr>
      </w:pPr>
      <w:r w:rsidRPr="00BF294C">
        <w:rPr>
          <w:rFonts w:eastAsia="DengXian"/>
          <w:b/>
          <w:bCs/>
          <w:lang w:eastAsia="zh-CN" w:bidi="ar"/>
        </w:rPr>
        <w:t>Decision:</w:t>
      </w:r>
      <w:r>
        <w:rPr>
          <w:rFonts w:eastAsia="DengXian"/>
          <w:lang w:eastAsia="zh-CN" w:bidi="ar"/>
        </w:rPr>
        <w:t xml:space="preserve"> This was endorsed.</w:t>
      </w:r>
    </w:p>
    <w:p w14:paraId="7CD38498" w14:textId="328DE74B" w:rsidR="00B44F2A" w:rsidRDefault="004710F9" w:rsidP="009048F4">
      <w:pPr>
        <w:rPr>
          <w:rFonts w:eastAsia="DengXian"/>
          <w:lang w:eastAsia="zh-CN" w:bidi="ar"/>
        </w:rPr>
      </w:pPr>
      <w:hyperlink r:id="rId490" w:history="1">
        <w:r>
          <w:rPr>
            <w:rStyle w:val="Hyperlink"/>
            <w:rFonts w:eastAsia="DengXian"/>
            <w:highlight w:val="green"/>
            <w:lang w:eastAsia="zh-CN" w:bidi="ar"/>
          </w:rPr>
          <w:t>R1-2508170</w:t>
        </w:r>
      </w:hyperlink>
      <w:r w:rsidR="00B44F2A">
        <w:rPr>
          <w:rFonts w:eastAsia="DengXian"/>
          <w:lang w:eastAsia="zh-CN" w:bidi="ar"/>
        </w:rPr>
        <w:tab/>
      </w:r>
      <w:r w:rsidR="00B44F2A" w:rsidRPr="00B44F2A">
        <w:rPr>
          <w:rFonts w:eastAsia="DengXian"/>
          <w:lang w:eastAsia="zh-CN" w:bidi="ar"/>
        </w:rPr>
        <w:t>LS on the LO determination based on lpwus-LoFrameOffsetList for LP-WUS operation in IDLE/INACTIVE mode</w:t>
      </w:r>
      <w:r w:rsidR="00B44F2A">
        <w:rPr>
          <w:rFonts w:eastAsia="DengXian"/>
          <w:lang w:eastAsia="zh-CN" w:bidi="ar"/>
        </w:rPr>
        <w:tab/>
      </w:r>
      <w:r w:rsidR="00B44F2A" w:rsidRPr="00B44F2A">
        <w:rPr>
          <w:rFonts w:eastAsia="DengXian"/>
          <w:lang w:eastAsia="zh-CN" w:bidi="ar"/>
        </w:rPr>
        <w:t>RAN1, Apple</w:t>
      </w:r>
    </w:p>
    <w:p w14:paraId="059D8A6A" w14:textId="7A6628A7" w:rsidR="00BF294C" w:rsidRDefault="00BF294C" w:rsidP="009048F4">
      <w:pPr>
        <w:rPr>
          <w:rFonts w:eastAsia="DengXian"/>
          <w:lang w:eastAsia="zh-CN" w:bidi="ar"/>
        </w:rPr>
      </w:pPr>
      <w:r w:rsidRPr="00BF294C">
        <w:rPr>
          <w:rFonts w:eastAsia="DengXian"/>
          <w:b/>
          <w:bCs/>
          <w:lang w:eastAsia="zh-CN" w:bidi="ar"/>
        </w:rPr>
        <w:t xml:space="preserve">Decision: </w:t>
      </w:r>
      <w:r>
        <w:rPr>
          <w:rFonts w:eastAsia="DengXian"/>
          <w:lang w:eastAsia="zh-CN" w:bidi="ar"/>
        </w:rPr>
        <w:t xml:space="preserve">This was </w:t>
      </w:r>
      <w:r w:rsidR="00871C6A">
        <w:rPr>
          <w:rFonts w:eastAsia="DengXian"/>
          <w:lang w:eastAsia="zh-CN" w:bidi="ar"/>
        </w:rPr>
        <w:t>approved</w:t>
      </w:r>
      <w:r>
        <w:rPr>
          <w:rFonts w:eastAsia="DengXian"/>
          <w:lang w:eastAsia="zh-CN" w:bidi="ar"/>
        </w:rPr>
        <w:t>.</w:t>
      </w:r>
    </w:p>
    <w:p w14:paraId="6B6C8427" w14:textId="7E78A1F8" w:rsidR="00B44F2A" w:rsidRDefault="004710F9" w:rsidP="009048F4">
      <w:pPr>
        <w:rPr>
          <w:rFonts w:eastAsia="DengXian"/>
          <w:lang w:eastAsia="zh-CN" w:bidi="ar"/>
        </w:rPr>
      </w:pPr>
      <w:hyperlink r:id="rId491" w:history="1">
        <w:r>
          <w:rPr>
            <w:rStyle w:val="Hyperlink"/>
            <w:rFonts w:eastAsia="DengXian"/>
            <w:lang w:eastAsia="zh-CN" w:bidi="ar"/>
          </w:rPr>
          <w:t>R1-2508189</w:t>
        </w:r>
      </w:hyperlink>
      <w:r w:rsidR="0016788B">
        <w:rPr>
          <w:rFonts w:eastAsia="DengXian"/>
          <w:lang w:eastAsia="zh-CN" w:bidi="ar"/>
        </w:rPr>
        <w:tab/>
      </w:r>
      <w:r w:rsidR="0016788B" w:rsidRPr="0016788B">
        <w:rPr>
          <w:rFonts w:eastAsia="DengXian"/>
          <w:lang w:eastAsia="zh-CN" w:bidi="ar"/>
        </w:rPr>
        <w:t>Summary of RAN1 agreements on LP-WUS/WUR for NR</w:t>
      </w:r>
      <w:r w:rsidR="0016788B">
        <w:rPr>
          <w:rFonts w:eastAsia="DengXian"/>
          <w:lang w:eastAsia="zh-CN" w:bidi="ar"/>
        </w:rPr>
        <w:tab/>
      </w:r>
      <w:r w:rsidR="0016788B" w:rsidRPr="0016788B">
        <w:rPr>
          <w:rFonts w:eastAsia="DengXian"/>
          <w:lang w:eastAsia="zh-CN" w:bidi="ar"/>
        </w:rPr>
        <w:t>Rapporteur (vivo)</w:t>
      </w:r>
    </w:p>
    <w:p w14:paraId="2711919A" w14:textId="552E23E5" w:rsidR="0016788B" w:rsidRDefault="004710F9" w:rsidP="009048F4">
      <w:pPr>
        <w:rPr>
          <w:rFonts w:eastAsia="DengXian"/>
          <w:lang w:eastAsia="zh-CN" w:bidi="ar"/>
        </w:rPr>
      </w:pPr>
      <w:hyperlink r:id="rId492" w:history="1">
        <w:r>
          <w:rPr>
            <w:rStyle w:val="Hyperlink"/>
            <w:rFonts w:eastAsia="DengXian"/>
            <w:lang w:eastAsia="zh-CN" w:bidi="ar"/>
          </w:rPr>
          <w:t>R1-2508190</w:t>
        </w:r>
      </w:hyperlink>
      <w:r w:rsidR="0016788B">
        <w:rPr>
          <w:rFonts w:eastAsia="DengXian"/>
          <w:lang w:eastAsia="zh-CN" w:bidi="ar"/>
        </w:rPr>
        <w:tab/>
      </w:r>
      <w:r w:rsidR="0016788B" w:rsidRPr="0016788B">
        <w:rPr>
          <w:rFonts w:eastAsia="DengXian"/>
          <w:lang w:eastAsia="zh-CN" w:bidi="ar"/>
        </w:rPr>
        <w:t xml:space="preserve">Final summary on remaining issues of LP-WUS/LP-SS design and LP-WUS operation for connected mode  </w:t>
      </w:r>
      <w:r w:rsidR="0016788B">
        <w:rPr>
          <w:rFonts w:eastAsia="DengXian"/>
          <w:lang w:eastAsia="zh-CN" w:bidi="ar"/>
        </w:rPr>
        <w:tab/>
      </w:r>
      <w:r w:rsidR="0016788B">
        <w:rPr>
          <w:rFonts w:eastAsia="DengXian"/>
          <w:lang w:eastAsia="zh-CN" w:bidi="ar"/>
        </w:rPr>
        <w:tab/>
      </w:r>
      <w:r w:rsidR="0016788B" w:rsidRPr="0016788B">
        <w:rPr>
          <w:rFonts w:eastAsia="DengXian"/>
          <w:lang w:eastAsia="zh-CN" w:bidi="ar"/>
        </w:rPr>
        <w:t>Moderator (vivo)</w:t>
      </w:r>
    </w:p>
    <w:p w14:paraId="1DF65CF2" w14:textId="77777777" w:rsidR="0016788B" w:rsidRPr="00982845" w:rsidRDefault="0016788B" w:rsidP="009048F4">
      <w:pPr>
        <w:rPr>
          <w:rFonts w:eastAsia="DengXian"/>
          <w:lang w:eastAsia="zh-CN" w:bidi="ar"/>
        </w:rPr>
      </w:pPr>
    </w:p>
    <w:p w14:paraId="7D5944A5"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502" w:name="_Toc197093429"/>
      <w:bookmarkStart w:id="503" w:name="_Toc210658547"/>
      <w:bookmarkStart w:id="504" w:name="_Toc210658645"/>
      <w:bookmarkStart w:id="505" w:name="_Toc210659363"/>
      <w:bookmarkStart w:id="506" w:name="_Toc211860329"/>
      <w:bookmarkStart w:id="507" w:name="_Toc211860620"/>
      <w:bookmarkStart w:id="508" w:name="_Toc211860841"/>
      <w:bookmarkStart w:id="509" w:name="_Toc211861062"/>
      <w:bookmarkStart w:id="510" w:name="_Toc211861473"/>
      <w:bookmarkStart w:id="511" w:name="_Toc211861643"/>
      <w:bookmarkStart w:id="512" w:name="_Toc211861862"/>
      <w:bookmarkStart w:id="513" w:name="_Toc211861954"/>
      <w:bookmarkStart w:id="514" w:name="_Toc211862353"/>
      <w:bookmarkStart w:id="515" w:name="_Toc211862507"/>
      <w:r w:rsidRPr="00982845">
        <w:rPr>
          <w:rFonts w:eastAsia="DengXian"/>
          <w:color w:val="000000"/>
          <w:lang w:eastAsia="zh-CN"/>
        </w:rPr>
        <w:t>Maintenance on Non-Terrestrial Networks (NTN) for NR Phase 3, Internet of Things (IoT) Phase 3, and IoT-NTN TDD mode</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237E7CDC" w14:textId="77777777" w:rsidR="0053599D" w:rsidRPr="003138E5" w:rsidRDefault="0053599D" w:rsidP="0053599D">
      <w:pPr>
        <w:rPr>
          <w:lang w:eastAsia="x-none"/>
        </w:rPr>
      </w:pPr>
      <w:r w:rsidRPr="003138E5">
        <w:rPr>
          <w:lang w:eastAsia="x-none"/>
        </w:rPr>
        <w:t>[12</w:t>
      </w:r>
      <w:r w:rsidRPr="003138E5">
        <w:rPr>
          <w:rFonts w:eastAsia="DengXian" w:hint="eastAsia"/>
          <w:lang w:eastAsia="zh-CN"/>
        </w:rPr>
        <w:t>2bis</w:t>
      </w:r>
      <w:r w:rsidRPr="003138E5">
        <w:rPr>
          <w:lang w:eastAsia="x-none"/>
        </w:rPr>
        <w:t>-R19-NTN] Email discussion on Rel-19 NTN enhancement – Mohamed (Thales)</w:t>
      </w:r>
    </w:p>
    <w:p w14:paraId="64AB6021" w14:textId="4688D2AC" w:rsidR="009048F4" w:rsidRDefault="0053599D" w:rsidP="0053599D">
      <w:pPr>
        <w:rPr>
          <w:lang w:eastAsia="x-none"/>
        </w:rPr>
      </w:pPr>
      <w:r w:rsidRPr="003138E5">
        <w:rPr>
          <w:lang w:eastAsia="x-none"/>
        </w:rPr>
        <w:lastRenderedPageBreak/>
        <w:t>To be used for sharing updates on online/offline schedule, details on what is to be discussed in online/offline sessions, tdoc number of the moderator summary for online session, etc</w:t>
      </w:r>
    </w:p>
    <w:p w14:paraId="47792C02" w14:textId="64B4BCDB" w:rsidR="0053599D" w:rsidRPr="00930844" w:rsidRDefault="004710F9" w:rsidP="0053599D">
      <w:pPr>
        <w:rPr>
          <w:rFonts w:eastAsia="DengXian"/>
          <w:b/>
          <w:bCs/>
          <w:lang w:eastAsia="zh-CN"/>
        </w:rPr>
      </w:pPr>
      <w:hyperlink r:id="rId493" w:history="1">
        <w:r w:rsidRPr="00075F13">
          <w:rPr>
            <w:rStyle w:val="Hyperlink"/>
            <w:rFonts w:eastAsia="DengXian"/>
            <w:b/>
            <w:bCs/>
            <w:highlight w:val="green"/>
            <w:lang w:eastAsia="zh-CN"/>
          </w:rPr>
          <w:t>R1-2508155</w:t>
        </w:r>
      </w:hyperlink>
      <w:r w:rsidR="00930844">
        <w:rPr>
          <w:rFonts w:eastAsia="DengXian"/>
          <w:b/>
          <w:bCs/>
          <w:lang w:eastAsia="zh-CN"/>
        </w:rPr>
        <w:tab/>
      </w:r>
      <w:r w:rsidR="00930844" w:rsidRPr="00930844">
        <w:rPr>
          <w:rFonts w:eastAsia="DengXian"/>
          <w:b/>
          <w:bCs/>
          <w:lang w:eastAsia="zh-CN"/>
        </w:rPr>
        <w:t>Session Notes of AI 8.7</w:t>
      </w:r>
      <w:r w:rsidR="00930844">
        <w:rPr>
          <w:rFonts w:eastAsia="DengXian"/>
          <w:b/>
          <w:bCs/>
          <w:lang w:eastAsia="zh-CN"/>
        </w:rPr>
        <w:tab/>
      </w:r>
      <w:r w:rsidR="00930844" w:rsidRPr="00930844">
        <w:rPr>
          <w:rFonts w:eastAsia="DengXian"/>
          <w:b/>
          <w:bCs/>
          <w:lang w:eastAsia="zh-CN"/>
        </w:rPr>
        <w:t>Ad-Hoc Chair (Huawei)</w:t>
      </w:r>
    </w:p>
    <w:p w14:paraId="786D4DB5" w14:textId="3F6B4BED" w:rsidR="0093084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6E51F2BF" w14:textId="77777777" w:rsidR="00075F13" w:rsidRPr="00982845" w:rsidRDefault="00075F13" w:rsidP="0053599D">
      <w:pPr>
        <w:rPr>
          <w:rFonts w:eastAsia="DengXian"/>
          <w:lang w:eastAsia="zh-CN"/>
        </w:rPr>
      </w:pPr>
    </w:p>
    <w:p w14:paraId="1D93CB4D" w14:textId="77777777" w:rsidR="009048F4" w:rsidRPr="00982845" w:rsidRDefault="009048F4" w:rsidP="004331CD">
      <w:pPr>
        <w:pStyle w:val="Heading3"/>
        <w:numPr>
          <w:ilvl w:val="2"/>
          <w:numId w:val="88"/>
        </w:numPr>
      </w:pPr>
      <w:bookmarkStart w:id="516" w:name="_Toc210658548"/>
      <w:bookmarkStart w:id="517" w:name="_Toc210658646"/>
      <w:bookmarkStart w:id="518" w:name="_Toc210659364"/>
      <w:bookmarkStart w:id="519" w:name="_Toc211860330"/>
      <w:bookmarkStart w:id="520" w:name="_Toc211860621"/>
      <w:bookmarkStart w:id="521" w:name="_Toc211860842"/>
      <w:bookmarkStart w:id="522" w:name="_Toc211861063"/>
      <w:bookmarkStart w:id="523" w:name="_Toc211861474"/>
      <w:bookmarkStart w:id="524" w:name="_Toc211861644"/>
      <w:bookmarkStart w:id="525" w:name="_Toc211861863"/>
      <w:bookmarkStart w:id="526" w:name="_Toc211861955"/>
      <w:bookmarkStart w:id="527" w:name="_Toc211862354"/>
      <w:bookmarkStart w:id="528" w:name="_Toc211862508"/>
      <w:r w:rsidRPr="00982845">
        <w:t>Maintenance for Rel-19 NR NTN</w:t>
      </w:r>
      <w:bookmarkEnd w:id="516"/>
      <w:bookmarkEnd w:id="517"/>
      <w:bookmarkEnd w:id="518"/>
      <w:bookmarkEnd w:id="519"/>
      <w:bookmarkEnd w:id="520"/>
      <w:bookmarkEnd w:id="521"/>
      <w:bookmarkEnd w:id="522"/>
      <w:bookmarkEnd w:id="523"/>
      <w:bookmarkEnd w:id="524"/>
      <w:bookmarkEnd w:id="525"/>
      <w:bookmarkEnd w:id="526"/>
      <w:bookmarkEnd w:id="527"/>
      <w:bookmarkEnd w:id="528"/>
    </w:p>
    <w:p w14:paraId="49EAFF5F" w14:textId="77777777" w:rsidR="009048F4" w:rsidRPr="00982845" w:rsidRDefault="009048F4" w:rsidP="009048F4">
      <w:pPr>
        <w:rPr>
          <w:rFonts w:eastAsia="DengXian"/>
          <w:i/>
          <w:iCs/>
          <w:lang w:eastAsia="zh-CN"/>
        </w:rPr>
      </w:pPr>
      <w:r w:rsidRPr="00982845">
        <w:rPr>
          <w:rFonts w:eastAsia="DengXian"/>
          <w:i/>
          <w:iCs/>
          <w:lang w:eastAsia="zh-CN"/>
        </w:rPr>
        <w:t>Note: Maximum one contribution for NR_NTN_Ph3, and potential RAN1 impact from NR_NTN_Ku_bands and NR_IoT_NTN_req_test_enh.</w:t>
      </w:r>
    </w:p>
    <w:p w14:paraId="5753B468" w14:textId="77777777" w:rsidR="009048F4" w:rsidRPr="00982845" w:rsidRDefault="009048F4" w:rsidP="009048F4">
      <w:pPr>
        <w:rPr>
          <w:rFonts w:eastAsia="DengXian"/>
          <w:i/>
          <w:iCs/>
          <w:lang w:eastAsia="zh-CN"/>
        </w:rPr>
      </w:pPr>
      <w:r w:rsidRPr="00982845">
        <w:rPr>
          <w:rFonts w:eastAsia="DengXian"/>
          <w:i/>
          <w:iCs/>
          <w:lang w:eastAsia="zh-CN"/>
        </w:rPr>
        <w:t>Note: For efficient review, please use the following sections in your contribution corresponding to the maintenance issues, if any:</w:t>
      </w:r>
    </w:p>
    <w:p w14:paraId="413CCBE7" w14:textId="77777777" w:rsidR="009048F4" w:rsidRPr="00982845" w:rsidRDefault="009048F4" w:rsidP="004331CD">
      <w:pPr>
        <w:numPr>
          <w:ilvl w:val="0"/>
          <w:numId w:val="95"/>
        </w:numPr>
        <w:rPr>
          <w:rFonts w:eastAsia="DengXian"/>
          <w:i/>
          <w:iCs/>
          <w:lang w:eastAsia="zh-CN"/>
        </w:rPr>
      </w:pPr>
      <w:r w:rsidRPr="00982845">
        <w:rPr>
          <w:rFonts w:eastAsia="DengXian"/>
          <w:i/>
          <w:iCs/>
          <w:lang w:eastAsia="zh-CN"/>
        </w:rPr>
        <w:t>NR_NTN_Ph3</w:t>
      </w:r>
    </w:p>
    <w:p w14:paraId="546739C1" w14:textId="77777777" w:rsidR="009048F4" w:rsidRPr="00982845" w:rsidRDefault="009048F4" w:rsidP="004331CD">
      <w:pPr>
        <w:numPr>
          <w:ilvl w:val="0"/>
          <w:numId w:val="95"/>
        </w:numPr>
        <w:rPr>
          <w:rFonts w:eastAsia="DengXian"/>
          <w:i/>
          <w:iCs/>
          <w:lang w:eastAsia="zh-CN"/>
        </w:rPr>
      </w:pPr>
      <w:r w:rsidRPr="00982845">
        <w:rPr>
          <w:rFonts w:eastAsia="DengXian"/>
          <w:i/>
          <w:iCs/>
          <w:lang w:eastAsia="zh-CN"/>
        </w:rPr>
        <w:t>RAN1 impact from NR_NTN_Ku_bands and NR_IoT_NTN_req_test_enh</w:t>
      </w:r>
    </w:p>
    <w:p w14:paraId="331BCD8A" w14:textId="77777777" w:rsidR="00A73080" w:rsidRPr="00716399" w:rsidRDefault="00A73080" w:rsidP="00A73080">
      <w:pPr>
        <w:rPr>
          <w:rFonts w:eastAsia="DengXian"/>
          <w:b/>
          <w:iCs/>
          <w:u w:val="single"/>
          <w:lang w:eastAsia="zh-CN"/>
        </w:rPr>
      </w:pPr>
      <w:r w:rsidRPr="00716399">
        <w:rPr>
          <w:rFonts w:eastAsia="DengXian"/>
          <w:b/>
          <w:iCs/>
          <w:u w:val="single"/>
          <w:lang w:eastAsia="zh-CN"/>
        </w:rPr>
        <w:t>Maintenance for NR NTN (e)RedCap UEs</w:t>
      </w:r>
    </w:p>
    <w:p w14:paraId="0A7A636D" w14:textId="77777777" w:rsidR="00A73080" w:rsidRPr="006945D8" w:rsidRDefault="00A73080" w:rsidP="00A73080">
      <w:pPr>
        <w:rPr>
          <w:rFonts w:eastAsia="DengXian"/>
          <w:b/>
          <w:bCs/>
          <w:iCs/>
          <w:lang w:val="en-CA" w:eastAsia="zh-CN"/>
        </w:rPr>
      </w:pPr>
      <w:r w:rsidRPr="006945D8">
        <w:rPr>
          <w:rFonts w:eastAsia="DengXian"/>
          <w:b/>
          <w:bCs/>
          <w:iCs/>
          <w:lang w:val="en-CA" w:eastAsia="zh-CN"/>
        </w:rPr>
        <w:t>Conclusion</w:t>
      </w:r>
    </w:p>
    <w:p w14:paraId="14450279" w14:textId="77777777" w:rsidR="00A73080" w:rsidRPr="006945D8" w:rsidRDefault="00A73080" w:rsidP="00A73080">
      <w:pPr>
        <w:rPr>
          <w:rFonts w:eastAsia="DengXian"/>
          <w:iCs/>
          <w:lang w:val="en-CA" w:eastAsia="zh-CN"/>
        </w:rPr>
      </w:pPr>
      <w:r w:rsidRPr="006945D8">
        <w:rPr>
          <w:rFonts w:eastAsia="DengXian"/>
          <w:iCs/>
          <w:lang w:val="en-CA" w:eastAsia="zh-CN"/>
        </w:rPr>
        <w:t xml:space="preserve">Rel-19 NTN doesn’t support TA report enhancement for HD-FDD (e)RedCap.  </w:t>
      </w:r>
    </w:p>
    <w:p w14:paraId="6709DF4A" w14:textId="77777777" w:rsidR="00A73080" w:rsidRPr="00E22266" w:rsidRDefault="00A73080" w:rsidP="00A73080">
      <w:pPr>
        <w:rPr>
          <w:rFonts w:eastAsia="DengXian"/>
          <w:b/>
          <w:bCs/>
          <w:iCs/>
          <w:lang w:val="en-CA" w:eastAsia="zh-CN"/>
        </w:rPr>
      </w:pPr>
      <w:r w:rsidRPr="00E22266">
        <w:rPr>
          <w:rFonts w:eastAsia="DengXian"/>
          <w:b/>
          <w:bCs/>
          <w:iCs/>
          <w:lang w:val="en-CA" w:eastAsia="zh-CN"/>
        </w:rPr>
        <w:t>Conclusion</w:t>
      </w:r>
    </w:p>
    <w:p w14:paraId="00C81A77" w14:textId="77777777" w:rsidR="00A73080" w:rsidRPr="00E22266" w:rsidRDefault="00A73080" w:rsidP="00A73080">
      <w:pPr>
        <w:rPr>
          <w:rFonts w:eastAsia="DengXian"/>
          <w:iCs/>
          <w:lang w:eastAsia="zh-CN"/>
        </w:rPr>
      </w:pPr>
      <w:r w:rsidRPr="00E22266">
        <w:rPr>
          <w:rFonts w:eastAsia="DengXian"/>
          <w:iCs/>
          <w:lang w:eastAsia="zh-CN"/>
        </w:rPr>
        <w:t xml:space="preserve">No further discussion in Rel-19 for the case of a HD-FDD </w:t>
      </w:r>
      <w:r w:rsidRPr="00762BA6">
        <w:rPr>
          <w:rFonts w:eastAsia="DengXian"/>
          <w:iCs/>
          <w:lang w:eastAsia="zh-CN"/>
        </w:rPr>
        <w:t xml:space="preserve">(e)RedCap </w:t>
      </w:r>
      <w:r w:rsidRPr="00E22266">
        <w:rPr>
          <w:rFonts w:eastAsia="DengXian"/>
          <w:iCs/>
          <w:lang w:eastAsia="zh-CN"/>
        </w:rPr>
        <w:t>collision in NTN involving more than two UL transmissions or DL receptions.</w:t>
      </w:r>
    </w:p>
    <w:p w14:paraId="17ABEF05" w14:textId="77777777" w:rsidR="00A73080" w:rsidRPr="00224C12" w:rsidRDefault="00A73080" w:rsidP="00A73080">
      <w:pPr>
        <w:rPr>
          <w:rFonts w:eastAsia="DengXian"/>
          <w:iCs/>
          <w:lang w:eastAsia="zh-CN"/>
        </w:rPr>
      </w:pPr>
    </w:p>
    <w:p w14:paraId="39FD579A" w14:textId="77777777" w:rsidR="00A73080" w:rsidRPr="007F48FC" w:rsidRDefault="00A73080" w:rsidP="00A73080">
      <w:pPr>
        <w:rPr>
          <w:rFonts w:eastAsia="DengXian"/>
          <w:b/>
          <w:bCs/>
          <w:iCs/>
          <w:lang w:val="en-CA" w:eastAsia="zh-CN"/>
        </w:rPr>
      </w:pPr>
      <w:r w:rsidRPr="007F48FC">
        <w:rPr>
          <w:rFonts w:eastAsia="DengXian" w:hint="eastAsia"/>
          <w:b/>
          <w:bCs/>
          <w:iCs/>
          <w:highlight w:val="green"/>
          <w:lang w:val="en-CA" w:eastAsia="zh-CN"/>
        </w:rPr>
        <w:t>A</w:t>
      </w:r>
      <w:r w:rsidRPr="007F48FC">
        <w:rPr>
          <w:rFonts w:eastAsia="DengXian"/>
          <w:b/>
          <w:bCs/>
          <w:iCs/>
          <w:highlight w:val="green"/>
          <w:lang w:val="en-CA" w:eastAsia="zh-CN"/>
        </w:rPr>
        <w:t>greement</w:t>
      </w:r>
    </w:p>
    <w:p w14:paraId="47168A8C" w14:textId="77777777" w:rsidR="00A73080" w:rsidRPr="00224C12" w:rsidRDefault="00A73080" w:rsidP="00A73080">
      <w:pPr>
        <w:rPr>
          <w:rFonts w:eastAsia="DengXian"/>
          <w:iCs/>
          <w:lang w:val="en-CA" w:eastAsia="zh-CN"/>
        </w:rPr>
      </w:pPr>
      <w:r>
        <w:rPr>
          <w:rFonts w:eastAsia="DengXian"/>
          <w:iCs/>
          <w:lang w:val="en-CA" w:eastAsia="zh-CN"/>
        </w:rPr>
        <w:t xml:space="preserve">The TP in section 5 of </w:t>
      </w:r>
      <w:r w:rsidRPr="004D3C09">
        <w:rPr>
          <w:rFonts w:eastAsia="DengXian"/>
          <w:iCs/>
          <w:lang w:val="en-CA" w:eastAsia="zh-CN"/>
        </w:rPr>
        <w:t>R1-2508078</w:t>
      </w:r>
      <w:r>
        <w:rPr>
          <w:rFonts w:eastAsia="DengXian"/>
          <w:iCs/>
          <w:lang w:val="en-CA" w:eastAsia="zh-CN"/>
        </w:rPr>
        <w:t xml:space="preserve"> is endorsed for the TS38.213 alignment CR.</w:t>
      </w:r>
    </w:p>
    <w:p w14:paraId="46CDE5B1" w14:textId="77777777" w:rsidR="00A73080" w:rsidRPr="00224C12" w:rsidRDefault="00A73080" w:rsidP="00A73080">
      <w:pPr>
        <w:rPr>
          <w:rFonts w:eastAsia="DengXian"/>
          <w:iCs/>
          <w:lang w:val="en-CA" w:eastAsia="zh-CN"/>
        </w:rPr>
      </w:pPr>
    </w:p>
    <w:p w14:paraId="63F1800E" w14:textId="77777777" w:rsidR="00A73080" w:rsidRPr="00716399" w:rsidRDefault="00A73080" w:rsidP="00A73080">
      <w:pPr>
        <w:rPr>
          <w:rFonts w:eastAsia="DengXian"/>
          <w:b/>
          <w:iCs/>
          <w:u w:val="single"/>
          <w:lang w:eastAsia="zh-CN"/>
        </w:rPr>
      </w:pPr>
      <w:r w:rsidRPr="00716399">
        <w:rPr>
          <w:rFonts w:eastAsia="DengXian" w:hint="eastAsia"/>
          <w:b/>
          <w:iCs/>
          <w:u w:val="single"/>
          <w:lang w:eastAsia="zh-CN"/>
        </w:rPr>
        <w:t>M</w:t>
      </w:r>
      <w:r w:rsidRPr="00716399">
        <w:rPr>
          <w:rFonts w:eastAsia="DengXian"/>
          <w:b/>
          <w:iCs/>
          <w:u w:val="single"/>
          <w:lang w:eastAsia="zh-CN"/>
        </w:rPr>
        <w:t>aintenance for NR NTN DL coverage enhancements</w:t>
      </w:r>
    </w:p>
    <w:p w14:paraId="6DCCC711" w14:textId="77777777" w:rsidR="00A73080" w:rsidRPr="005C5A44" w:rsidRDefault="00A73080" w:rsidP="00A73080">
      <w:pPr>
        <w:rPr>
          <w:rFonts w:eastAsia="DengXian"/>
          <w:b/>
          <w:bCs/>
          <w:iCs/>
          <w:lang w:eastAsia="zh-CN"/>
        </w:rPr>
      </w:pPr>
      <w:r w:rsidRPr="005C5A44">
        <w:rPr>
          <w:rFonts w:eastAsia="DengXian"/>
          <w:b/>
          <w:bCs/>
          <w:iCs/>
          <w:lang w:eastAsia="zh-CN"/>
        </w:rPr>
        <w:t>Conclusion</w:t>
      </w:r>
    </w:p>
    <w:p w14:paraId="63FDC312" w14:textId="77777777" w:rsidR="00A73080" w:rsidRPr="005C5A44" w:rsidRDefault="00A73080" w:rsidP="00A73080">
      <w:pPr>
        <w:rPr>
          <w:i/>
          <w:iCs/>
        </w:rPr>
      </w:pPr>
      <w:r w:rsidRPr="005C5A44">
        <w:rPr>
          <w:rFonts w:eastAsia="DengXian"/>
          <w:iCs/>
          <w:lang w:eastAsia="zh-CN"/>
        </w:rPr>
        <w:t xml:space="preserve">It is RAN1 understanding that </w:t>
      </w:r>
      <w:r w:rsidRPr="005C5A44">
        <w:t xml:space="preserve">Msg 3 PUSCH retransmission carry indication of support for </w:t>
      </w:r>
      <w:r w:rsidRPr="005C5A44">
        <w:rPr>
          <w:i/>
          <w:iCs/>
        </w:rPr>
        <w:t>msg4-NumberofRepetitions</w:t>
      </w:r>
      <w:r w:rsidRPr="005C5A44">
        <w:t xml:space="preserve"> when initial Msg 3 PUSCH transmission carry indication of support for </w:t>
      </w:r>
      <w:r w:rsidRPr="005C5A44">
        <w:rPr>
          <w:i/>
          <w:iCs/>
        </w:rPr>
        <w:t>msg4-NumberofRepetitions.</w:t>
      </w:r>
    </w:p>
    <w:p w14:paraId="193178F6" w14:textId="77777777" w:rsidR="00A73080" w:rsidRPr="005C5A44" w:rsidRDefault="00A73080" w:rsidP="00A73080">
      <w:pPr>
        <w:pStyle w:val="ListParagraph"/>
        <w:numPr>
          <w:ilvl w:val="0"/>
          <w:numId w:val="153"/>
        </w:numPr>
        <w:overflowPunct/>
        <w:autoSpaceDE/>
        <w:autoSpaceDN/>
        <w:adjustRightInd/>
        <w:spacing w:after="0"/>
        <w:contextualSpacing w:val="0"/>
        <w:textAlignment w:val="auto"/>
        <w:rPr>
          <w:rFonts w:eastAsia="DengXian"/>
          <w:iCs/>
          <w:lang w:eastAsia="zh-CN"/>
        </w:rPr>
      </w:pPr>
      <w:r w:rsidRPr="005C5A44">
        <w:rPr>
          <w:rFonts w:eastAsia="DengXian" w:hint="eastAsia"/>
          <w:iCs/>
          <w:lang w:eastAsia="zh-CN"/>
        </w:rPr>
        <w:t>F</w:t>
      </w:r>
      <w:r w:rsidRPr="005C5A44">
        <w:rPr>
          <w:rFonts w:eastAsia="DengXian"/>
          <w:iCs/>
          <w:lang w:eastAsia="zh-CN"/>
        </w:rPr>
        <w:t>FS: RAN1 specification impact</w:t>
      </w:r>
    </w:p>
    <w:p w14:paraId="19FA2CAB" w14:textId="77777777" w:rsidR="00A73080" w:rsidRPr="00905C35" w:rsidRDefault="00A73080" w:rsidP="00A73080">
      <w:pPr>
        <w:rPr>
          <w:rFonts w:eastAsia="DengXian"/>
          <w:iCs/>
          <w:lang w:eastAsia="zh-CN"/>
        </w:rPr>
      </w:pPr>
    </w:p>
    <w:p w14:paraId="2D90518C" w14:textId="77777777" w:rsidR="00A73080" w:rsidRPr="00635857" w:rsidRDefault="00A73080" w:rsidP="00A73080">
      <w:pPr>
        <w:rPr>
          <w:rFonts w:eastAsia="DengXian"/>
          <w:b/>
          <w:bCs/>
          <w:iCs/>
          <w:lang w:eastAsia="zh-CN"/>
        </w:rPr>
      </w:pPr>
      <w:r w:rsidRPr="00635857">
        <w:rPr>
          <w:rFonts w:eastAsia="DengXian"/>
          <w:b/>
          <w:bCs/>
          <w:iCs/>
          <w:lang w:eastAsia="zh-CN"/>
        </w:rPr>
        <w:t>Conclusion</w:t>
      </w:r>
    </w:p>
    <w:p w14:paraId="14952EE5" w14:textId="77777777" w:rsidR="00A73080" w:rsidRPr="00635857" w:rsidRDefault="00A73080" w:rsidP="00A73080">
      <w:pPr>
        <w:rPr>
          <w:rFonts w:eastAsia="DengXian"/>
          <w:iCs/>
          <w:lang w:eastAsia="zh-CN"/>
        </w:rPr>
      </w:pPr>
      <w:r w:rsidRPr="00635857">
        <w:rPr>
          <w:rFonts w:eastAsia="DengXian"/>
          <w:iCs/>
          <w:lang w:eastAsia="zh-CN"/>
        </w:rPr>
        <w:t>It is RAN1 understanding that if Rel-19 NR NTN Msg4 PDSCH repetition is enabled, the retransmissions for PDSCH carrying Msg4 using MCS field which indicates a value larger than or equal to 29 (i.e. gNB uses the reserved states of the MCS table) may not be possible in some cases if the physical resources for retransmissions are changed compared to earlier transmissions.</w:t>
      </w:r>
    </w:p>
    <w:p w14:paraId="3A34C229" w14:textId="77777777" w:rsidR="00A73080" w:rsidRPr="00FF3539" w:rsidRDefault="00A73080" w:rsidP="00A73080">
      <w:pPr>
        <w:rPr>
          <w:rFonts w:eastAsia="DengXian"/>
          <w:iCs/>
          <w:lang w:eastAsia="zh-CN"/>
        </w:rPr>
      </w:pPr>
    </w:p>
    <w:p w14:paraId="262FA234" w14:textId="77777777" w:rsidR="00A73080" w:rsidRPr="00716399" w:rsidRDefault="00A73080" w:rsidP="00A73080">
      <w:pPr>
        <w:rPr>
          <w:rFonts w:eastAsia="DengXian"/>
          <w:iCs/>
          <w:lang w:eastAsia="zh-CN"/>
        </w:rPr>
      </w:pPr>
      <w:r w:rsidRPr="00716399">
        <w:rPr>
          <w:rFonts w:eastAsia="DengXian"/>
          <w:b/>
          <w:iCs/>
          <w:u w:val="single"/>
          <w:lang w:eastAsia="zh-CN"/>
        </w:rPr>
        <w:t>Maintenance for</w:t>
      </w:r>
      <w:r>
        <w:rPr>
          <w:rFonts w:eastAsia="DengXian"/>
          <w:b/>
          <w:iCs/>
          <w:u w:val="single"/>
          <w:lang w:eastAsia="zh-CN"/>
        </w:rPr>
        <w:t xml:space="preserve"> RAN4-led NR NTN WIs (</w:t>
      </w:r>
      <w:r w:rsidRPr="00716399">
        <w:rPr>
          <w:rFonts w:eastAsia="DengXian"/>
          <w:b/>
          <w:iCs/>
          <w:u w:val="single"/>
          <w:lang w:eastAsia="zh-CN"/>
        </w:rPr>
        <w:t>NR_NTN_Ku_bands and NR_IoT_NTN_req_test_enh</w:t>
      </w:r>
      <w:r>
        <w:rPr>
          <w:rFonts w:eastAsia="DengXian"/>
          <w:b/>
          <w:iCs/>
          <w:u w:val="single"/>
          <w:lang w:eastAsia="zh-CN"/>
        </w:rPr>
        <w:t>)</w:t>
      </w:r>
    </w:p>
    <w:p w14:paraId="05964265" w14:textId="77777777" w:rsidR="00A73080" w:rsidRPr="0072766A" w:rsidRDefault="00A73080" w:rsidP="00A73080">
      <w:pPr>
        <w:rPr>
          <w:rFonts w:eastAsia="DengXian"/>
          <w:b/>
          <w:bCs/>
          <w:iCs/>
          <w:lang w:eastAsia="zh-CN"/>
        </w:rPr>
      </w:pPr>
      <w:r w:rsidRPr="0072766A">
        <w:rPr>
          <w:rFonts w:eastAsia="DengXian" w:hint="eastAsia"/>
          <w:b/>
          <w:bCs/>
          <w:iCs/>
          <w:highlight w:val="green"/>
          <w:lang w:eastAsia="zh-CN"/>
        </w:rPr>
        <w:t>A</w:t>
      </w:r>
      <w:r w:rsidRPr="0072766A">
        <w:rPr>
          <w:rFonts w:eastAsia="DengXian"/>
          <w:b/>
          <w:bCs/>
          <w:iCs/>
          <w:highlight w:val="green"/>
          <w:lang w:eastAsia="zh-CN"/>
        </w:rPr>
        <w:t>greement</w:t>
      </w:r>
    </w:p>
    <w:p w14:paraId="707DCEBE" w14:textId="77777777" w:rsidR="00A73080" w:rsidRDefault="00A73080" w:rsidP="00A73080">
      <w:pPr>
        <w:rPr>
          <w:rFonts w:eastAsiaTheme="minorEastAsia"/>
          <w:b/>
          <w:bCs/>
          <w:lang w:eastAsia="zh-CN"/>
        </w:rPr>
      </w:pPr>
      <w:r>
        <w:rPr>
          <w:rFonts w:eastAsia="DengXian"/>
          <w:iCs/>
          <w:lang w:eastAsia="zh-CN"/>
        </w:rPr>
        <w:t>The TP in section 3.1</w:t>
      </w:r>
      <w:r w:rsidRPr="006945D8">
        <w:rPr>
          <w:rFonts w:eastAsia="DengXian"/>
          <w:iCs/>
          <w:lang w:eastAsia="zh-CN"/>
        </w:rPr>
        <w:t xml:space="preserve"> of R1-2508071</w:t>
      </w:r>
      <w:r w:rsidRPr="006945D8">
        <w:rPr>
          <w:rFonts w:eastAsiaTheme="minorEastAsia"/>
          <w:lang w:eastAsia="zh-CN"/>
        </w:rPr>
        <w:t xml:space="preserve"> for 38.211 is endorsed for the support of 3MHz CBW for NTN.</w:t>
      </w:r>
    </w:p>
    <w:p w14:paraId="0327E1CB" w14:textId="77777777" w:rsidR="00A73080" w:rsidRPr="0072766A" w:rsidRDefault="00A73080" w:rsidP="00A73080">
      <w:pPr>
        <w:rPr>
          <w:rFonts w:eastAsia="DengXian"/>
          <w:b/>
          <w:bCs/>
          <w:iCs/>
          <w:lang w:eastAsia="zh-CN"/>
        </w:rPr>
      </w:pPr>
      <w:r w:rsidRPr="0072766A">
        <w:rPr>
          <w:rFonts w:eastAsia="DengXian" w:hint="eastAsia"/>
          <w:b/>
          <w:bCs/>
          <w:iCs/>
          <w:highlight w:val="green"/>
          <w:lang w:eastAsia="zh-CN"/>
        </w:rPr>
        <w:t>A</w:t>
      </w:r>
      <w:r w:rsidRPr="0072766A">
        <w:rPr>
          <w:rFonts w:eastAsia="DengXian"/>
          <w:b/>
          <w:bCs/>
          <w:iCs/>
          <w:highlight w:val="green"/>
          <w:lang w:eastAsia="zh-CN"/>
        </w:rPr>
        <w:t>greement</w:t>
      </w:r>
    </w:p>
    <w:p w14:paraId="2C0DD076" w14:textId="77777777" w:rsidR="00A73080" w:rsidRDefault="00A73080" w:rsidP="00A73080">
      <w:pPr>
        <w:rPr>
          <w:rFonts w:eastAsiaTheme="minorEastAsia"/>
          <w:b/>
          <w:bCs/>
          <w:lang w:eastAsia="zh-CN"/>
        </w:rPr>
      </w:pPr>
      <w:r>
        <w:rPr>
          <w:rFonts w:eastAsia="DengXian"/>
          <w:iCs/>
          <w:lang w:eastAsia="zh-CN"/>
        </w:rPr>
        <w:t>The TP in section 3.2</w:t>
      </w:r>
      <w:r w:rsidRPr="006945D8">
        <w:rPr>
          <w:rFonts w:eastAsia="DengXian"/>
          <w:iCs/>
          <w:lang w:eastAsia="zh-CN"/>
        </w:rPr>
        <w:t xml:space="preserve"> of R1-2508071</w:t>
      </w:r>
      <w:r w:rsidRPr="006945D8">
        <w:rPr>
          <w:rFonts w:eastAsiaTheme="minorEastAsia"/>
          <w:lang w:eastAsia="zh-CN"/>
        </w:rPr>
        <w:t xml:space="preserve"> for 38.21</w:t>
      </w:r>
      <w:r>
        <w:rPr>
          <w:rFonts w:eastAsiaTheme="minorEastAsia"/>
          <w:lang w:eastAsia="zh-CN"/>
        </w:rPr>
        <w:t>3</w:t>
      </w:r>
      <w:r w:rsidRPr="006945D8">
        <w:rPr>
          <w:rFonts w:eastAsiaTheme="minorEastAsia"/>
          <w:lang w:eastAsia="zh-CN"/>
        </w:rPr>
        <w:t xml:space="preserve"> is endorsed for the support of 3MHz CBW for NTN.</w:t>
      </w:r>
    </w:p>
    <w:p w14:paraId="72A4B0CB" w14:textId="77777777" w:rsidR="00A73080" w:rsidRPr="0072766A" w:rsidRDefault="00A73080" w:rsidP="00A73080">
      <w:pPr>
        <w:rPr>
          <w:rFonts w:eastAsia="DengXian"/>
          <w:b/>
          <w:bCs/>
          <w:iCs/>
          <w:lang w:eastAsia="zh-CN"/>
        </w:rPr>
      </w:pPr>
      <w:r w:rsidRPr="0072766A">
        <w:rPr>
          <w:rFonts w:eastAsia="DengXian" w:hint="eastAsia"/>
          <w:b/>
          <w:bCs/>
          <w:iCs/>
          <w:highlight w:val="green"/>
          <w:lang w:eastAsia="zh-CN"/>
        </w:rPr>
        <w:lastRenderedPageBreak/>
        <w:t>A</w:t>
      </w:r>
      <w:r w:rsidRPr="0072766A">
        <w:rPr>
          <w:rFonts w:eastAsia="DengXian"/>
          <w:b/>
          <w:bCs/>
          <w:iCs/>
          <w:highlight w:val="green"/>
          <w:lang w:eastAsia="zh-CN"/>
        </w:rPr>
        <w:t>greement</w:t>
      </w:r>
    </w:p>
    <w:p w14:paraId="331F592D" w14:textId="77777777" w:rsidR="00A73080" w:rsidRDefault="00A73080" w:rsidP="00A73080">
      <w:pPr>
        <w:rPr>
          <w:rFonts w:eastAsiaTheme="minorEastAsia"/>
          <w:b/>
          <w:bCs/>
          <w:lang w:eastAsia="zh-CN"/>
        </w:rPr>
      </w:pPr>
      <w:r>
        <w:rPr>
          <w:rFonts w:eastAsia="DengXian"/>
          <w:iCs/>
          <w:lang w:eastAsia="zh-CN"/>
        </w:rPr>
        <w:t>The TP in section 3.3</w:t>
      </w:r>
      <w:r w:rsidRPr="006945D8">
        <w:rPr>
          <w:rFonts w:eastAsia="DengXian"/>
          <w:iCs/>
          <w:lang w:eastAsia="zh-CN"/>
        </w:rPr>
        <w:t xml:space="preserve"> of R1-2508071</w:t>
      </w:r>
      <w:r w:rsidRPr="006945D8">
        <w:rPr>
          <w:rFonts w:eastAsiaTheme="minorEastAsia"/>
          <w:lang w:eastAsia="zh-CN"/>
        </w:rPr>
        <w:t xml:space="preserve"> for 38.21</w:t>
      </w:r>
      <w:r>
        <w:rPr>
          <w:rFonts w:eastAsiaTheme="minorEastAsia"/>
          <w:lang w:eastAsia="zh-CN"/>
        </w:rPr>
        <w:t>4</w:t>
      </w:r>
      <w:r w:rsidRPr="006945D8">
        <w:rPr>
          <w:rFonts w:eastAsiaTheme="minorEastAsia"/>
          <w:lang w:eastAsia="zh-CN"/>
        </w:rPr>
        <w:t xml:space="preserve"> is endorsed for the support of 3MHz CBW for NTN.</w:t>
      </w:r>
    </w:p>
    <w:p w14:paraId="097B9775" w14:textId="77777777" w:rsidR="00A73080" w:rsidRPr="0072766A" w:rsidRDefault="00A73080" w:rsidP="00A73080">
      <w:pPr>
        <w:rPr>
          <w:rFonts w:eastAsia="DengXian"/>
          <w:b/>
          <w:bCs/>
          <w:iCs/>
          <w:lang w:eastAsia="zh-CN"/>
        </w:rPr>
      </w:pPr>
      <w:r w:rsidRPr="0072766A">
        <w:rPr>
          <w:rFonts w:eastAsia="DengXian" w:hint="eastAsia"/>
          <w:b/>
          <w:bCs/>
          <w:iCs/>
          <w:highlight w:val="green"/>
          <w:lang w:eastAsia="zh-CN"/>
        </w:rPr>
        <w:t>A</w:t>
      </w:r>
      <w:r w:rsidRPr="0072766A">
        <w:rPr>
          <w:rFonts w:eastAsia="DengXian"/>
          <w:b/>
          <w:bCs/>
          <w:iCs/>
          <w:highlight w:val="green"/>
          <w:lang w:eastAsia="zh-CN"/>
        </w:rPr>
        <w:t>greement</w:t>
      </w:r>
    </w:p>
    <w:p w14:paraId="656E1BA0" w14:textId="77777777" w:rsidR="00A73080" w:rsidRDefault="00A73080" w:rsidP="00A73080">
      <w:pPr>
        <w:rPr>
          <w:rFonts w:eastAsiaTheme="minorEastAsia"/>
          <w:b/>
          <w:bCs/>
          <w:lang w:eastAsia="zh-CN"/>
        </w:rPr>
      </w:pPr>
      <w:r>
        <w:rPr>
          <w:rFonts w:eastAsia="DengXian"/>
          <w:iCs/>
          <w:lang w:eastAsia="zh-CN"/>
        </w:rPr>
        <w:t>The TP in section 3.4</w:t>
      </w:r>
      <w:r w:rsidRPr="006945D8">
        <w:rPr>
          <w:rFonts w:eastAsia="DengXian"/>
          <w:iCs/>
          <w:lang w:eastAsia="zh-CN"/>
        </w:rPr>
        <w:t xml:space="preserve"> of R1-2508071</w:t>
      </w:r>
      <w:r w:rsidRPr="006945D8">
        <w:rPr>
          <w:rFonts w:eastAsiaTheme="minorEastAsia"/>
          <w:lang w:eastAsia="zh-CN"/>
        </w:rPr>
        <w:t xml:space="preserve"> for 38.21</w:t>
      </w:r>
      <w:r>
        <w:rPr>
          <w:rFonts w:eastAsiaTheme="minorEastAsia"/>
          <w:lang w:eastAsia="zh-CN"/>
        </w:rPr>
        <w:t>2</w:t>
      </w:r>
      <w:r w:rsidRPr="006945D8">
        <w:rPr>
          <w:rFonts w:eastAsiaTheme="minorEastAsia"/>
          <w:lang w:eastAsia="zh-CN"/>
        </w:rPr>
        <w:t xml:space="preserve"> is endorsed for the support of 3MHz CBW for NTN.</w:t>
      </w:r>
    </w:p>
    <w:p w14:paraId="3F233CAC" w14:textId="77777777" w:rsidR="0046756E" w:rsidRDefault="0046756E" w:rsidP="001A0567">
      <w:pPr>
        <w:rPr>
          <w:rFonts w:eastAsia="DengXian"/>
          <w:lang w:eastAsia="zh-CN"/>
        </w:rPr>
      </w:pPr>
    </w:p>
    <w:p w14:paraId="018E8C2C" w14:textId="4312B129" w:rsidR="00A73080" w:rsidRPr="00286DBB" w:rsidRDefault="00A73080" w:rsidP="00A73080">
      <w:pPr>
        <w:rPr>
          <w:rFonts w:eastAsia="DengXian"/>
          <w:b/>
          <w:bCs/>
          <w:iCs/>
          <w:lang w:eastAsia="zh-CN"/>
        </w:rPr>
      </w:pPr>
      <w:r w:rsidRPr="00286DBB">
        <w:rPr>
          <w:rFonts w:eastAsia="DengXian"/>
          <w:b/>
          <w:bCs/>
          <w:iCs/>
          <w:lang w:eastAsia="zh-CN"/>
        </w:rPr>
        <w:t>Conclusion</w:t>
      </w:r>
    </w:p>
    <w:p w14:paraId="54A43313" w14:textId="77777777" w:rsidR="00A73080" w:rsidRPr="00286DBB" w:rsidRDefault="00A73080" w:rsidP="00A73080">
      <w:pPr>
        <w:rPr>
          <w:rFonts w:eastAsia="DengXian"/>
          <w:iCs/>
          <w:lang w:eastAsia="zh-CN"/>
        </w:rPr>
      </w:pPr>
      <w:r w:rsidRPr="00286DBB">
        <w:rPr>
          <w:rFonts w:eastAsia="DengXian"/>
          <w:iCs/>
          <w:lang w:eastAsia="zh-CN"/>
        </w:rPr>
        <w:t>At RAN1#122bis, no RAN1 specification impact was identified to be needed for the support for Ku band for NTN in Rel-19.</w:t>
      </w:r>
    </w:p>
    <w:p w14:paraId="3A48377F" w14:textId="77777777" w:rsidR="00A73080" w:rsidRDefault="00A73080" w:rsidP="00A73080">
      <w:pPr>
        <w:rPr>
          <w:rFonts w:eastAsia="DengXian"/>
          <w:iCs/>
          <w:lang w:eastAsia="zh-CN"/>
        </w:rPr>
      </w:pPr>
    </w:p>
    <w:p w14:paraId="6B70AF7F" w14:textId="77777777" w:rsidR="00A73080" w:rsidRPr="00B20CE0" w:rsidRDefault="00A73080" w:rsidP="00A73080">
      <w:pPr>
        <w:rPr>
          <w:rFonts w:eastAsia="DengXian"/>
          <w:b/>
          <w:bCs/>
          <w:iCs/>
          <w:lang w:eastAsia="zh-CN"/>
        </w:rPr>
      </w:pPr>
      <w:r w:rsidRPr="00B20CE0">
        <w:rPr>
          <w:rFonts w:eastAsia="DengXian" w:hint="eastAsia"/>
          <w:b/>
          <w:bCs/>
          <w:iCs/>
          <w:highlight w:val="green"/>
          <w:lang w:eastAsia="zh-CN"/>
        </w:rPr>
        <w:t>A</w:t>
      </w:r>
      <w:r w:rsidRPr="00B20CE0">
        <w:rPr>
          <w:rFonts w:eastAsia="DengXian"/>
          <w:b/>
          <w:bCs/>
          <w:iCs/>
          <w:highlight w:val="green"/>
          <w:lang w:eastAsia="zh-CN"/>
        </w:rPr>
        <w:t>greement</w:t>
      </w:r>
    </w:p>
    <w:p w14:paraId="5D0996C4" w14:textId="77777777" w:rsidR="00A73080" w:rsidRPr="00B20CE0" w:rsidRDefault="00A73080" w:rsidP="00A73080">
      <w:pPr>
        <w:rPr>
          <w:rFonts w:eastAsia="DengXian"/>
          <w:iCs/>
          <w:lang w:eastAsia="zh-CN"/>
        </w:rPr>
      </w:pPr>
      <w:r w:rsidRPr="00B20CE0">
        <w:rPr>
          <w:rFonts w:eastAsia="DengXian"/>
          <w:iCs/>
          <w:lang w:eastAsia="zh-CN"/>
        </w:rPr>
        <w:t>TP_2_4_2 in section 2.4 of R1-2507989 is endorsed for TS 38.214 Clause 6.1.2.1.</w:t>
      </w:r>
    </w:p>
    <w:p w14:paraId="4C364398" w14:textId="77777777" w:rsidR="00A73080" w:rsidRPr="00B20CE0" w:rsidRDefault="00A73080" w:rsidP="00A73080">
      <w:pPr>
        <w:rPr>
          <w:rFonts w:eastAsia="DengXian"/>
          <w:b/>
          <w:bCs/>
          <w:iCs/>
          <w:lang w:eastAsia="zh-CN"/>
        </w:rPr>
      </w:pPr>
      <w:r w:rsidRPr="00B20CE0">
        <w:rPr>
          <w:rFonts w:eastAsia="DengXian" w:hint="eastAsia"/>
          <w:b/>
          <w:bCs/>
          <w:iCs/>
          <w:highlight w:val="green"/>
          <w:lang w:eastAsia="zh-CN"/>
        </w:rPr>
        <w:t>A</w:t>
      </w:r>
      <w:r w:rsidRPr="00B20CE0">
        <w:rPr>
          <w:rFonts w:eastAsia="DengXian"/>
          <w:b/>
          <w:bCs/>
          <w:iCs/>
          <w:highlight w:val="green"/>
          <w:lang w:eastAsia="zh-CN"/>
        </w:rPr>
        <w:t>greement</w:t>
      </w:r>
    </w:p>
    <w:p w14:paraId="58CBF3B6" w14:textId="77777777" w:rsidR="00A73080" w:rsidRPr="00EF3E79" w:rsidRDefault="00A73080" w:rsidP="00A73080">
      <w:pPr>
        <w:jc w:val="both"/>
        <w:rPr>
          <w:lang w:val="en-US"/>
        </w:rPr>
      </w:pPr>
      <w:r w:rsidRPr="00EF3E79">
        <w:rPr>
          <w:lang w:val="en-US"/>
        </w:rPr>
        <w:t xml:space="preserve">Endorse TP_2_1_5 from section 2.1 of </w:t>
      </w:r>
      <w:r w:rsidRPr="00EF3E79">
        <w:rPr>
          <w:rFonts w:eastAsia="DengXian"/>
          <w:lang w:eastAsia="zh-CN"/>
        </w:rPr>
        <w:t>R1-2507990 for</w:t>
      </w:r>
      <w:r w:rsidRPr="00EF3E79">
        <w:rPr>
          <w:lang w:val="en-US"/>
        </w:rPr>
        <w:t xml:space="preserve"> TS 38.211 Clause 6.2.</w:t>
      </w:r>
    </w:p>
    <w:p w14:paraId="235170A0" w14:textId="77777777" w:rsidR="00A73080" w:rsidRDefault="00A73080" w:rsidP="00A73080">
      <w:pPr>
        <w:jc w:val="both"/>
        <w:rPr>
          <w:lang w:val="en-US"/>
        </w:rPr>
      </w:pPr>
    </w:p>
    <w:p w14:paraId="065A65FF" w14:textId="77777777" w:rsidR="00A73080" w:rsidRDefault="00A73080" w:rsidP="00A73080">
      <w:pPr>
        <w:jc w:val="both"/>
        <w:rPr>
          <w:u w:val="single"/>
          <w:lang w:val="en-US"/>
        </w:rPr>
      </w:pPr>
      <w:r>
        <w:rPr>
          <w:u w:val="single"/>
          <w:lang w:val="en-US"/>
        </w:rPr>
        <w:t>TP for UCI multiplexing:</w:t>
      </w:r>
    </w:p>
    <w:p w14:paraId="5507A022" w14:textId="77777777" w:rsidR="00A73080" w:rsidRDefault="00A73080" w:rsidP="00A73080">
      <w:pPr>
        <w:rPr>
          <w:lang w:val="en-US"/>
        </w:rPr>
      </w:pPr>
      <w:r w:rsidRPr="009E4386">
        <w:rPr>
          <w:lang w:val="en-US"/>
        </w:rPr>
        <w:t>Proposal 2.3.1</w:t>
      </w:r>
      <w:r>
        <w:rPr>
          <w:lang w:val="en-US"/>
        </w:rPr>
        <w:t xml:space="preserve">: </w:t>
      </w:r>
      <w:r w:rsidRPr="009E4386">
        <w:rPr>
          <w:lang w:val="en-US"/>
        </w:rPr>
        <w:t>Adopt TP_2_3_1 to TS 38.213 Clause 9</w:t>
      </w:r>
    </w:p>
    <w:p w14:paraId="2097108B" w14:textId="77777777" w:rsidR="00A73080" w:rsidRPr="009E4386" w:rsidRDefault="00A73080" w:rsidP="00A73080">
      <w:pPr>
        <w:rPr>
          <w:lang w:val="en-US"/>
        </w:rPr>
      </w:pPr>
      <w:r w:rsidRPr="009E4386">
        <w:rPr>
          <w:rFonts w:hint="eastAsia"/>
          <w:b/>
          <w:bCs/>
          <w:lang w:val="en-US"/>
        </w:rPr>
        <w:t>C</w:t>
      </w:r>
      <w:r w:rsidRPr="009E4386">
        <w:rPr>
          <w:b/>
          <w:bCs/>
          <w:lang w:val="en-US"/>
        </w:rPr>
        <w:t>onclusion</w:t>
      </w:r>
      <w:r>
        <w:rPr>
          <w:lang w:val="en-US"/>
        </w:rPr>
        <w:t>: revisit this issue at RAN1#123.</w:t>
      </w:r>
    </w:p>
    <w:p w14:paraId="5E627651" w14:textId="77777777" w:rsidR="00A73080" w:rsidRPr="00EF3E79" w:rsidRDefault="00A73080" w:rsidP="00A73080">
      <w:pPr>
        <w:rPr>
          <w:rFonts w:eastAsia="DengXian"/>
          <w:iCs/>
          <w:lang w:val="en-US" w:eastAsia="zh-CN"/>
        </w:rPr>
      </w:pPr>
    </w:p>
    <w:p w14:paraId="0261E8C2" w14:textId="77777777" w:rsidR="00A73080" w:rsidRPr="00716399" w:rsidRDefault="00A73080" w:rsidP="00A73080">
      <w:pPr>
        <w:rPr>
          <w:rFonts w:eastAsia="DengXian"/>
          <w:b/>
          <w:iCs/>
          <w:u w:val="single"/>
          <w:lang w:eastAsia="zh-CN"/>
        </w:rPr>
      </w:pPr>
      <w:r w:rsidRPr="00716399">
        <w:rPr>
          <w:rFonts w:eastAsia="DengXian"/>
          <w:b/>
          <w:iCs/>
          <w:u w:val="single"/>
          <w:lang w:eastAsia="zh-CN"/>
        </w:rPr>
        <w:t>LS on power ramping and RRC configuration for CB-Msg3-EDT</w:t>
      </w:r>
    </w:p>
    <w:p w14:paraId="10181F6D" w14:textId="77777777" w:rsidR="00A73080" w:rsidRPr="005C1F65" w:rsidRDefault="00A73080" w:rsidP="00A73080">
      <w:pPr>
        <w:rPr>
          <w:rFonts w:eastAsiaTheme="minorEastAsia"/>
          <w:b/>
          <w:bCs/>
          <w:highlight w:val="green"/>
          <w:lang w:eastAsia="zh-CN"/>
        </w:rPr>
      </w:pPr>
      <w:r w:rsidRPr="005C1F65">
        <w:rPr>
          <w:rFonts w:eastAsiaTheme="minorEastAsia" w:hint="eastAsia"/>
          <w:b/>
          <w:bCs/>
          <w:highlight w:val="green"/>
          <w:lang w:eastAsia="zh-CN"/>
        </w:rPr>
        <w:t>A</w:t>
      </w:r>
      <w:r w:rsidRPr="005C1F65">
        <w:rPr>
          <w:rFonts w:eastAsiaTheme="minorEastAsia"/>
          <w:b/>
          <w:bCs/>
          <w:highlight w:val="green"/>
          <w:lang w:eastAsia="zh-CN"/>
        </w:rPr>
        <w:t>greement</w:t>
      </w:r>
    </w:p>
    <w:p w14:paraId="087A5A77" w14:textId="77777777" w:rsidR="00A73080" w:rsidRPr="005C1F65" w:rsidRDefault="00A73080" w:rsidP="00A73080">
      <w:pPr>
        <w:rPr>
          <w:b/>
          <w:lang w:eastAsia="zh-CN"/>
        </w:rPr>
      </w:pPr>
      <w:r w:rsidRPr="005C1F65">
        <w:rPr>
          <w:lang w:eastAsia="zh-CN"/>
        </w:rPr>
        <w:t>RAN1 response on power ramping for CB-Msg3-EDT</w:t>
      </w:r>
      <w:r>
        <w:rPr>
          <w:lang w:eastAsia="zh-CN"/>
        </w:rPr>
        <w:t xml:space="preserve">: </w:t>
      </w:r>
      <w:r w:rsidRPr="005C1F65">
        <w:rPr>
          <w:lang w:eastAsia="zh-CN"/>
        </w:rPr>
        <w:t>RAN1 will discuss and update corresponding RAN1 specifications based on RAN2 agreement to support power ramping for both NB-IoT and eMTC in CB-Msg3-EDT.</w:t>
      </w:r>
      <w:r w:rsidRPr="005C1F65">
        <w:rPr>
          <w:b/>
          <w:lang w:eastAsia="zh-CN"/>
        </w:rPr>
        <w:t xml:space="preserve"> </w:t>
      </w:r>
    </w:p>
    <w:p w14:paraId="1E00B9CD" w14:textId="77777777" w:rsidR="00A73080" w:rsidRPr="005C1F65" w:rsidRDefault="00A73080" w:rsidP="00A73080">
      <w:pPr>
        <w:rPr>
          <w:rFonts w:eastAsiaTheme="minorEastAsia"/>
          <w:b/>
          <w:bCs/>
          <w:highlight w:val="green"/>
          <w:lang w:eastAsia="zh-CN"/>
        </w:rPr>
      </w:pPr>
      <w:r w:rsidRPr="005C1F65">
        <w:rPr>
          <w:rFonts w:eastAsiaTheme="minorEastAsia" w:hint="eastAsia"/>
          <w:b/>
          <w:bCs/>
          <w:highlight w:val="green"/>
          <w:lang w:eastAsia="zh-CN"/>
        </w:rPr>
        <w:t>A</w:t>
      </w:r>
      <w:r w:rsidRPr="005C1F65">
        <w:rPr>
          <w:rFonts w:eastAsiaTheme="minorEastAsia"/>
          <w:b/>
          <w:bCs/>
          <w:highlight w:val="green"/>
          <w:lang w:eastAsia="zh-CN"/>
        </w:rPr>
        <w:t>greement</w:t>
      </w:r>
    </w:p>
    <w:p w14:paraId="1CE4B6E8" w14:textId="77777777" w:rsidR="00A73080" w:rsidRPr="005C1F65" w:rsidRDefault="00A73080" w:rsidP="00A73080">
      <w:pPr>
        <w:rPr>
          <w:rFonts w:eastAsia="DengXian"/>
          <w:iCs/>
          <w:lang w:eastAsia="zh-CN"/>
        </w:rPr>
      </w:pPr>
      <w:r w:rsidRPr="005C1F65">
        <w:rPr>
          <w:rFonts w:eastAsia="DengXian"/>
          <w:iCs/>
          <w:lang w:eastAsia="zh-CN"/>
        </w:rPr>
        <w:t>RAN1 response</w:t>
      </w:r>
      <w:r>
        <w:rPr>
          <w:rFonts w:eastAsia="DengXian"/>
          <w:iCs/>
          <w:lang w:eastAsia="zh-CN"/>
        </w:rPr>
        <w:t xml:space="preserve"> for </w:t>
      </w:r>
      <w:r w:rsidRPr="005C1F65">
        <w:rPr>
          <w:rFonts w:eastAsia="DengXian"/>
          <w:iCs/>
          <w:lang w:eastAsia="zh-CN"/>
        </w:rPr>
        <w:t>CB-Msg3-EDT configuration</w:t>
      </w:r>
      <w:r>
        <w:rPr>
          <w:rFonts w:eastAsia="DengXian"/>
          <w:iCs/>
          <w:lang w:eastAsia="zh-CN"/>
        </w:rPr>
        <w:t xml:space="preserve">: </w:t>
      </w:r>
      <w:r w:rsidRPr="005C1F65">
        <w:rPr>
          <w:rFonts w:eastAsia="DengXian"/>
          <w:iCs/>
          <w:lang w:eastAsia="zh-CN"/>
        </w:rPr>
        <w:t>RAN1 has no concern regarding the additional TBS size configured for CB-Msg3, i.e., 144 bits</w:t>
      </w:r>
      <w:r>
        <w:rPr>
          <w:rFonts w:eastAsia="DengXian"/>
          <w:iCs/>
          <w:lang w:eastAsia="zh-CN"/>
        </w:rPr>
        <w:t>, for NB-IoT and eMTC</w:t>
      </w:r>
      <w:r w:rsidRPr="005C1F65">
        <w:rPr>
          <w:rFonts w:eastAsia="DengXian"/>
          <w:iCs/>
          <w:lang w:eastAsia="zh-CN"/>
        </w:rPr>
        <w:t>.</w:t>
      </w:r>
    </w:p>
    <w:p w14:paraId="5B0E84A1" w14:textId="77777777" w:rsidR="00A73080" w:rsidRPr="005C1F65" w:rsidRDefault="00A73080" w:rsidP="00A73080">
      <w:pPr>
        <w:rPr>
          <w:rFonts w:eastAsiaTheme="minorEastAsia"/>
          <w:b/>
          <w:bCs/>
          <w:highlight w:val="green"/>
          <w:lang w:eastAsia="zh-CN"/>
        </w:rPr>
      </w:pPr>
      <w:r w:rsidRPr="005C1F65">
        <w:rPr>
          <w:rFonts w:eastAsiaTheme="minorEastAsia" w:hint="eastAsia"/>
          <w:b/>
          <w:bCs/>
          <w:highlight w:val="green"/>
          <w:lang w:eastAsia="zh-CN"/>
        </w:rPr>
        <w:t>A</w:t>
      </w:r>
      <w:r w:rsidRPr="005C1F65">
        <w:rPr>
          <w:rFonts w:eastAsiaTheme="minorEastAsia"/>
          <w:b/>
          <w:bCs/>
          <w:highlight w:val="green"/>
          <w:lang w:eastAsia="zh-CN"/>
        </w:rPr>
        <w:t>greement</w:t>
      </w:r>
    </w:p>
    <w:p w14:paraId="570303C1" w14:textId="77777777" w:rsidR="00A73080" w:rsidRPr="00B4672D" w:rsidRDefault="00A73080" w:rsidP="00A73080">
      <w:pPr>
        <w:rPr>
          <w:rFonts w:eastAsia="DengXian"/>
          <w:iCs/>
          <w:lang w:eastAsia="zh-CN"/>
        </w:rPr>
      </w:pPr>
      <w:r w:rsidRPr="00B4672D">
        <w:rPr>
          <w:rFonts w:eastAsia="DengXian"/>
          <w:iCs/>
          <w:lang w:eastAsia="zh-CN"/>
        </w:rPr>
        <w:t>RAN1 response for support MPDCCH narrowband configuration: From RAN1 perspective, introducing 2 MPDCCH narrowbands requires additional RAN1 standard effort. RAN1 would like to inform RAN2 that there are no concerns with supporting two MPDCCH narrowbands, but RAN2 should decide on a mechanism to ensure the UE is monitoring a unique narrowband.</w:t>
      </w:r>
    </w:p>
    <w:p w14:paraId="786BFD8E" w14:textId="77777777" w:rsidR="00A73080" w:rsidRPr="005C1F65" w:rsidRDefault="00A73080" w:rsidP="00A73080">
      <w:pPr>
        <w:rPr>
          <w:rFonts w:eastAsiaTheme="minorEastAsia"/>
          <w:b/>
          <w:bCs/>
          <w:highlight w:val="green"/>
          <w:lang w:eastAsia="zh-CN"/>
        </w:rPr>
      </w:pPr>
      <w:r w:rsidRPr="005C1F65">
        <w:rPr>
          <w:rFonts w:eastAsiaTheme="minorEastAsia" w:hint="eastAsia"/>
          <w:b/>
          <w:bCs/>
          <w:highlight w:val="green"/>
          <w:lang w:eastAsia="zh-CN"/>
        </w:rPr>
        <w:t>A</w:t>
      </w:r>
      <w:r w:rsidRPr="005C1F65">
        <w:rPr>
          <w:rFonts w:eastAsiaTheme="minorEastAsia"/>
          <w:b/>
          <w:bCs/>
          <w:highlight w:val="green"/>
          <w:lang w:eastAsia="zh-CN"/>
        </w:rPr>
        <w:t>greement</w:t>
      </w:r>
    </w:p>
    <w:p w14:paraId="61EB1D3B" w14:textId="77777777" w:rsidR="00A73080" w:rsidRPr="00B81C13" w:rsidRDefault="00A73080" w:rsidP="00A73080">
      <w:pPr>
        <w:jc w:val="both"/>
        <w:rPr>
          <w:lang w:val="en-US" w:eastAsia="sv-SE"/>
        </w:rPr>
      </w:pPr>
      <w:r w:rsidRPr="00B81C13">
        <w:rPr>
          <w:lang w:val="en-US" w:eastAsia="sv-SE"/>
        </w:rPr>
        <w:t>RAN1 response for</w:t>
      </w:r>
      <w:r w:rsidRPr="00B81C13">
        <w:rPr>
          <w:b/>
          <w:bCs/>
          <w:lang w:val="en-US" w:eastAsia="sv-SE"/>
        </w:rPr>
        <w:t xml:space="preserve"> </w:t>
      </w:r>
      <w:r w:rsidRPr="00B81C13">
        <w:rPr>
          <w:lang w:val="en-US" w:eastAsia="sv-SE"/>
        </w:rPr>
        <w:t>support both multi-PRB allocation and sub-PRB allocation for CB-Msg3-EDT: RAN1 will discuss and update corresponding RAN1 specifications to support both multi-PRB allocation and sub-PRB allocation for eMTC CB-Msg3-EDT for eMTC and support both single tone allocation and multi tone allocation NB-IoT CB-Msg3-EDT.</w:t>
      </w:r>
    </w:p>
    <w:p w14:paraId="2C200E68" w14:textId="77777777" w:rsidR="00A73080" w:rsidRPr="005C1F65" w:rsidRDefault="00A73080" w:rsidP="00A73080">
      <w:pPr>
        <w:rPr>
          <w:rFonts w:eastAsiaTheme="minorEastAsia"/>
          <w:b/>
          <w:bCs/>
          <w:highlight w:val="green"/>
          <w:lang w:eastAsia="zh-CN"/>
        </w:rPr>
      </w:pPr>
      <w:r w:rsidRPr="005C1F65">
        <w:rPr>
          <w:rFonts w:eastAsiaTheme="minorEastAsia" w:hint="eastAsia"/>
          <w:b/>
          <w:bCs/>
          <w:highlight w:val="green"/>
          <w:lang w:eastAsia="zh-CN"/>
        </w:rPr>
        <w:t>A</w:t>
      </w:r>
      <w:r w:rsidRPr="005C1F65">
        <w:rPr>
          <w:rFonts w:eastAsiaTheme="minorEastAsia"/>
          <w:b/>
          <w:bCs/>
          <w:highlight w:val="green"/>
          <w:lang w:eastAsia="zh-CN"/>
        </w:rPr>
        <w:t>greement</w:t>
      </w:r>
    </w:p>
    <w:p w14:paraId="64D576B5" w14:textId="77777777" w:rsidR="00A73080" w:rsidRDefault="00A73080" w:rsidP="00A73080">
      <w:pPr>
        <w:rPr>
          <w:rFonts w:eastAsia="DengXian"/>
          <w:iCs/>
          <w:lang w:eastAsia="zh-CN"/>
        </w:rPr>
      </w:pPr>
      <w:r>
        <w:rPr>
          <w:rFonts w:eastAsia="DengXian" w:hint="eastAsia"/>
          <w:iCs/>
          <w:lang w:eastAsia="zh-CN"/>
        </w:rPr>
        <w:t>T</w:t>
      </w:r>
      <w:r>
        <w:rPr>
          <w:rFonts w:eastAsia="DengXian"/>
          <w:iCs/>
          <w:lang w:eastAsia="zh-CN"/>
        </w:rPr>
        <w:t xml:space="preserve">he draft LS reply to RAN2 on </w:t>
      </w:r>
      <w:r w:rsidRPr="00635857">
        <w:rPr>
          <w:rFonts w:eastAsia="DengXian"/>
          <w:iCs/>
          <w:lang w:eastAsia="zh-CN"/>
        </w:rPr>
        <w:t>power ramping and RRC configuration for CB-Msg3-EDT</w:t>
      </w:r>
      <w:r>
        <w:rPr>
          <w:rFonts w:eastAsia="DengXian"/>
          <w:iCs/>
          <w:lang w:eastAsia="zh-CN"/>
        </w:rPr>
        <w:t xml:space="preserve"> is endorsed in </w:t>
      </w:r>
      <w:r w:rsidRPr="00635857">
        <w:rPr>
          <w:rFonts w:eastAsia="DengXian"/>
          <w:iCs/>
          <w:lang w:eastAsia="zh-CN"/>
        </w:rPr>
        <w:t>R1-2508113</w:t>
      </w:r>
      <w:r>
        <w:rPr>
          <w:rFonts w:eastAsia="DengXian"/>
          <w:iCs/>
          <w:lang w:eastAsia="zh-CN"/>
        </w:rPr>
        <w:t xml:space="preserve">. Final LS is agreed in </w:t>
      </w:r>
      <w:r w:rsidRPr="00635857">
        <w:rPr>
          <w:rFonts w:eastAsia="DengXian"/>
          <w:iCs/>
          <w:lang w:eastAsia="zh-CN"/>
        </w:rPr>
        <w:t>R1-250811</w:t>
      </w:r>
      <w:r>
        <w:rPr>
          <w:rFonts w:eastAsia="DengXian"/>
          <w:iCs/>
          <w:lang w:eastAsia="zh-CN"/>
        </w:rPr>
        <w:t>4.</w:t>
      </w:r>
    </w:p>
    <w:p w14:paraId="171F7CFA" w14:textId="77777777" w:rsidR="009048F4" w:rsidRPr="00982845" w:rsidRDefault="009048F4" w:rsidP="009048F4">
      <w:pPr>
        <w:rPr>
          <w:rFonts w:eastAsia="DengXian"/>
          <w:i/>
          <w:iCs/>
          <w:lang w:eastAsia="zh-CN"/>
        </w:rPr>
      </w:pPr>
    </w:p>
    <w:p w14:paraId="2E0A50D2" w14:textId="15865969" w:rsidR="009048F4" w:rsidRPr="00982845" w:rsidRDefault="004710F9" w:rsidP="009048F4">
      <w:hyperlink r:id="rId494" w:history="1">
        <w:r>
          <w:rPr>
            <w:rStyle w:val="Hyperlink"/>
          </w:rPr>
          <w:t>R1-2506786</w:t>
        </w:r>
      </w:hyperlink>
      <w:r w:rsidR="009048F4" w:rsidRPr="00982845">
        <w:tab/>
        <w:t>Maintenance for Rel-19 NR-NTN</w:t>
      </w:r>
      <w:r w:rsidR="009048F4" w:rsidRPr="00982845">
        <w:tab/>
        <w:t>Ericsson</w:t>
      </w:r>
    </w:p>
    <w:p w14:paraId="5CCB6580" w14:textId="3BF7CC61" w:rsidR="009048F4" w:rsidRPr="00982845" w:rsidRDefault="004710F9" w:rsidP="009048F4">
      <w:hyperlink r:id="rId495" w:history="1">
        <w:r>
          <w:rPr>
            <w:rStyle w:val="Hyperlink"/>
          </w:rPr>
          <w:t>R1-2506799</w:t>
        </w:r>
      </w:hyperlink>
      <w:r w:rsidR="009048F4" w:rsidRPr="00982845">
        <w:tab/>
        <w:t>Remaining issues on NR-NTN</w:t>
      </w:r>
      <w:r w:rsidR="009048F4" w:rsidRPr="00982845">
        <w:tab/>
        <w:t>Spreadtrum, UNISOC</w:t>
      </w:r>
    </w:p>
    <w:p w14:paraId="0201B7D8" w14:textId="309586AB" w:rsidR="009048F4" w:rsidRPr="00982845" w:rsidRDefault="004710F9" w:rsidP="009048F4">
      <w:hyperlink r:id="rId496" w:history="1">
        <w:r>
          <w:rPr>
            <w:rStyle w:val="Hyperlink"/>
          </w:rPr>
          <w:t>R1-2506877</w:t>
        </w:r>
      </w:hyperlink>
      <w:r w:rsidR="009048F4" w:rsidRPr="00982845">
        <w:tab/>
        <w:t>Maintenance on Rel-19 NR NTN</w:t>
      </w:r>
      <w:r w:rsidR="009048F4" w:rsidRPr="00982845">
        <w:tab/>
        <w:t>vivo</w:t>
      </w:r>
    </w:p>
    <w:p w14:paraId="16F692DE" w14:textId="7E1AC97B" w:rsidR="009048F4" w:rsidRPr="00982845" w:rsidRDefault="004710F9" w:rsidP="009048F4">
      <w:hyperlink r:id="rId497" w:history="1">
        <w:r>
          <w:rPr>
            <w:rStyle w:val="Hyperlink"/>
          </w:rPr>
          <w:t>R1-2506910</w:t>
        </w:r>
      </w:hyperlink>
      <w:r w:rsidR="009048F4" w:rsidRPr="00982845">
        <w:tab/>
        <w:t>Remaining issues on Rel-19 NR NTN</w:t>
      </w:r>
      <w:r w:rsidR="009048F4" w:rsidRPr="00982845">
        <w:tab/>
        <w:t>ZTE Corporation, Sanechips</w:t>
      </w:r>
    </w:p>
    <w:p w14:paraId="0C6D0760" w14:textId="66884131" w:rsidR="009048F4" w:rsidRPr="00982845" w:rsidRDefault="004710F9" w:rsidP="009048F4">
      <w:hyperlink r:id="rId498" w:history="1">
        <w:r>
          <w:rPr>
            <w:rStyle w:val="Hyperlink"/>
          </w:rPr>
          <w:t>R1-2506936</w:t>
        </w:r>
      </w:hyperlink>
      <w:r w:rsidR="009048F4" w:rsidRPr="00982845">
        <w:tab/>
        <w:t>Maintenance for Rel-19 NR NTN</w:t>
      </w:r>
      <w:r w:rsidR="009048F4" w:rsidRPr="00982845">
        <w:tab/>
        <w:t>Huawei, HiSilicon</w:t>
      </w:r>
    </w:p>
    <w:p w14:paraId="4DC0A53F" w14:textId="5041783F" w:rsidR="009048F4" w:rsidRPr="00982845" w:rsidRDefault="004710F9" w:rsidP="009048F4">
      <w:hyperlink r:id="rId499" w:history="1">
        <w:r>
          <w:rPr>
            <w:rStyle w:val="Hyperlink"/>
          </w:rPr>
          <w:t>R1-2506967</w:t>
        </w:r>
      </w:hyperlink>
      <w:r w:rsidR="009048F4" w:rsidRPr="00982845">
        <w:tab/>
        <w:t>Maintenance for Rel-19 NR NTN</w:t>
      </w:r>
      <w:r w:rsidR="009048F4" w:rsidRPr="00982845">
        <w:tab/>
        <w:t>Xiaomi</w:t>
      </w:r>
    </w:p>
    <w:p w14:paraId="729044A4" w14:textId="65F788A0" w:rsidR="009048F4" w:rsidRPr="00982845" w:rsidRDefault="004710F9" w:rsidP="009048F4">
      <w:hyperlink r:id="rId500" w:history="1">
        <w:r>
          <w:rPr>
            <w:rStyle w:val="Hyperlink"/>
          </w:rPr>
          <w:t>R1-2507123</w:t>
        </w:r>
      </w:hyperlink>
      <w:r w:rsidR="009048F4" w:rsidRPr="00982845">
        <w:tab/>
        <w:t>Maintenance for Rel-19 NR NTN</w:t>
      </w:r>
      <w:r w:rsidR="009048F4" w:rsidRPr="00982845">
        <w:tab/>
        <w:t>CATT</w:t>
      </w:r>
    </w:p>
    <w:p w14:paraId="23A630DB" w14:textId="4EA1E6A4" w:rsidR="009048F4" w:rsidRPr="00982845" w:rsidRDefault="004710F9" w:rsidP="009048F4">
      <w:hyperlink r:id="rId501" w:history="1">
        <w:r>
          <w:rPr>
            <w:rStyle w:val="Hyperlink"/>
          </w:rPr>
          <w:t>R1-2507139</w:t>
        </w:r>
      </w:hyperlink>
      <w:r w:rsidR="009048F4" w:rsidRPr="00982845">
        <w:tab/>
        <w:t>Maintenance for Rel-19 NR NTN</w:t>
      </w:r>
      <w:r w:rsidR="009048F4" w:rsidRPr="00982845">
        <w:tab/>
        <w:t>OPPO</w:t>
      </w:r>
    </w:p>
    <w:p w14:paraId="39ACFCFA" w14:textId="662D4F1C" w:rsidR="009048F4" w:rsidRPr="00982845" w:rsidRDefault="004710F9" w:rsidP="009048F4">
      <w:hyperlink r:id="rId502" w:history="1">
        <w:r>
          <w:rPr>
            <w:rStyle w:val="Hyperlink"/>
          </w:rPr>
          <w:t>R1-2507233</w:t>
        </w:r>
      </w:hyperlink>
      <w:r w:rsidR="009048F4" w:rsidRPr="00982845">
        <w:tab/>
        <w:t>Maintenance for Rel-19 NR NTN</w:t>
      </w:r>
      <w:r w:rsidR="009048F4" w:rsidRPr="00982845">
        <w:tab/>
        <w:t>Samsung</w:t>
      </w:r>
    </w:p>
    <w:p w14:paraId="3C71DE3C" w14:textId="29BFD3FF" w:rsidR="009048F4" w:rsidRPr="00982845" w:rsidRDefault="004710F9" w:rsidP="009048F4">
      <w:pPr>
        <w:rPr>
          <w:rFonts w:eastAsia="DengXian"/>
          <w:color w:val="AEAAAA"/>
          <w:lang w:eastAsia="zh-CN"/>
        </w:rPr>
      </w:pPr>
      <w:hyperlink r:id="rId503" w:history="1">
        <w:r>
          <w:rPr>
            <w:rStyle w:val="Hyperlink"/>
          </w:rPr>
          <w:t>R1-2507322</w:t>
        </w:r>
      </w:hyperlink>
      <w:r w:rsidR="009048F4" w:rsidRPr="00982845">
        <w:rPr>
          <w:color w:val="AEAAAA"/>
        </w:rPr>
        <w:tab/>
        <w:t>Maintenance for Rel-19 NR NTN</w:t>
      </w:r>
      <w:r w:rsidR="009048F4" w:rsidRPr="00982845">
        <w:rPr>
          <w:color w:val="AEAAAA"/>
        </w:rPr>
        <w:tab/>
        <w:t>THALES</w:t>
      </w:r>
    </w:p>
    <w:p w14:paraId="77676E59" w14:textId="77777777" w:rsidR="009048F4" w:rsidRPr="00982845" w:rsidRDefault="009048F4" w:rsidP="009048F4">
      <w:pPr>
        <w:ind w:left="720" w:firstLine="720"/>
        <w:rPr>
          <w:rFonts w:eastAsia="DengXian"/>
          <w:color w:val="AEAAAA"/>
          <w:lang w:eastAsia="zh-CN"/>
        </w:rPr>
      </w:pPr>
      <w:r w:rsidRPr="00982845">
        <w:rPr>
          <w:rFonts w:eastAsia="DengXian"/>
          <w:color w:val="AEAAAA"/>
          <w:highlight w:val="yellow"/>
          <w:lang w:eastAsia="zh-CN"/>
        </w:rPr>
        <w:t>(Withdrawn)</w:t>
      </w:r>
    </w:p>
    <w:p w14:paraId="56014245" w14:textId="673F2418" w:rsidR="009048F4" w:rsidRPr="00982845" w:rsidRDefault="004710F9" w:rsidP="009048F4">
      <w:hyperlink r:id="rId504" w:history="1">
        <w:r>
          <w:rPr>
            <w:rStyle w:val="Hyperlink"/>
          </w:rPr>
          <w:t>R1-2507533</w:t>
        </w:r>
      </w:hyperlink>
      <w:r w:rsidR="009048F4" w:rsidRPr="00982845">
        <w:tab/>
        <w:t>Maintenance of uplink capacity/throughput enhancement for Rel.19 NR-NTN Ph3</w:t>
      </w:r>
      <w:r w:rsidR="009048F4" w:rsidRPr="00982845">
        <w:tab/>
        <w:t>Panasonic</w:t>
      </w:r>
    </w:p>
    <w:p w14:paraId="09582750" w14:textId="65E5295B" w:rsidR="009048F4" w:rsidRPr="00982845" w:rsidRDefault="004710F9" w:rsidP="009048F4">
      <w:hyperlink r:id="rId505" w:history="1">
        <w:r>
          <w:rPr>
            <w:rStyle w:val="Hyperlink"/>
          </w:rPr>
          <w:t>R1-2507559</w:t>
        </w:r>
      </w:hyperlink>
      <w:r w:rsidR="009048F4" w:rsidRPr="00982845">
        <w:tab/>
        <w:t>Discussion on Maintenance for Rel-19 NR NTN</w:t>
      </w:r>
      <w:r w:rsidR="009048F4" w:rsidRPr="00982845">
        <w:tab/>
        <w:t>Nokia</w:t>
      </w:r>
    </w:p>
    <w:p w14:paraId="15E8DE2A" w14:textId="5CDF8155" w:rsidR="009048F4" w:rsidRPr="00982845" w:rsidRDefault="004710F9" w:rsidP="009048F4">
      <w:hyperlink r:id="rId506" w:history="1">
        <w:r>
          <w:rPr>
            <w:rStyle w:val="Hyperlink"/>
          </w:rPr>
          <w:t>R1-2507700</w:t>
        </w:r>
      </w:hyperlink>
      <w:r w:rsidR="009048F4" w:rsidRPr="00982845">
        <w:tab/>
        <w:t>Maintenance for Rel-19 NR NTN</w:t>
      </w:r>
      <w:r w:rsidR="009048F4" w:rsidRPr="00982845">
        <w:tab/>
        <w:t>Qualcomm Incorporated</w:t>
      </w:r>
    </w:p>
    <w:p w14:paraId="219FAA48" w14:textId="24DC0FAA" w:rsidR="009048F4" w:rsidRPr="00982845" w:rsidRDefault="004710F9" w:rsidP="009048F4">
      <w:hyperlink r:id="rId507" w:history="1">
        <w:r>
          <w:rPr>
            <w:rStyle w:val="Hyperlink"/>
          </w:rPr>
          <w:t>R1-2507794</w:t>
        </w:r>
      </w:hyperlink>
      <w:r w:rsidR="009048F4" w:rsidRPr="00982845">
        <w:tab/>
        <w:t>Maintenance of R19 NR-NTN</w:t>
      </w:r>
      <w:r w:rsidR="009048F4" w:rsidRPr="00982845">
        <w:tab/>
        <w:t>NTT DOCOMO, INC.</w:t>
      </w:r>
    </w:p>
    <w:p w14:paraId="05544867" w14:textId="04FB96FE" w:rsidR="009048F4" w:rsidRPr="001340E6" w:rsidRDefault="004710F9" w:rsidP="009048F4">
      <w:pPr>
        <w:rPr>
          <w:rFonts w:eastAsia="DengXian"/>
          <w:lang w:eastAsia="zh-CN"/>
        </w:rPr>
      </w:pPr>
      <w:hyperlink r:id="rId508" w:history="1">
        <w:r>
          <w:rPr>
            <w:rStyle w:val="Hyperlink"/>
            <w:rFonts w:eastAsia="DengXian"/>
            <w:lang w:eastAsia="zh-CN"/>
          </w:rPr>
          <w:t>R1-2507989</w:t>
        </w:r>
      </w:hyperlink>
      <w:r w:rsidR="001340E6">
        <w:rPr>
          <w:rFonts w:eastAsia="DengXian"/>
          <w:lang w:eastAsia="zh-CN"/>
        </w:rPr>
        <w:tab/>
      </w:r>
      <w:r w:rsidR="001340E6" w:rsidRPr="001340E6">
        <w:rPr>
          <w:rFonts w:eastAsia="DengXian"/>
          <w:lang w:eastAsia="zh-CN"/>
        </w:rPr>
        <w:t>Feature lead summary #1: NR-NTN uplink capacity and throughput enhancements</w:t>
      </w:r>
      <w:r w:rsidR="001340E6">
        <w:rPr>
          <w:rFonts w:eastAsia="DengXian"/>
          <w:lang w:eastAsia="zh-CN"/>
        </w:rPr>
        <w:tab/>
      </w:r>
      <w:r w:rsidR="001340E6">
        <w:rPr>
          <w:rFonts w:eastAsia="DengXian"/>
          <w:lang w:eastAsia="zh-CN"/>
        </w:rPr>
        <w:tab/>
      </w:r>
      <w:r w:rsidR="001340E6">
        <w:rPr>
          <w:rFonts w:eastAsia="DengXian"/>
          <w:lang w:eastAsia="zh-CN"/>
        </w:rPr>
        <w:tab/>
      </w:r>
      <w:r w:rsidR="001340E6">
        <w:rPr>
          <w:rFonts w:eastAsia="DengXian"/>
          <w:lang w:eastAsia="zh-CN"/>
        </w:rPr>
        <w:tab/>
      </w:r>
      <w:r w:rsidR="001340E6">
        <w:rPr>
          <w:rFonts w:eastAsia="DengXian"/>
          <w:lang w:eastAsia="zh-CN"/>
        </w:rPr>
        <w:tab/>
      </w:r>
      <w:r w:rsidR="001340E6" w:rsidRPr="001340E6">
        <w:rPr>
          <w:rFonts w:eastAsia="DengXian"/>
          <w:lang w:eastAsia="zh-CN"/>
        </w:rPr>
        <w:t>Moderator (MediaTek)</w:t>
      </w:r>
    </w:p>
    <w:p w14:paraId="0E686DE5" w14:textId="257B5716" w:rsidR="001340E6" w:rsidRPr="001340E6" w:rsidRDefault="004710F9" w:rsidP="009048F4">
      <w:pPr>
        <w:rPr>
          <w:rFonts w:eastAsia="DengXian"/>
          <w:lang w:eastAsia="zh-CN"/>
        </w:rPr>
      </w:pPr>
      <w:hyperlink r:id="rId509" w:history="1">
        <w:r>
          <w:rPr>
            <w:rStyle w:val="Hyperlink"/>
            <w:rFonts w:eastAsia="DengXian"/>
            <w:lang w:eastAsia="zh-CN"/>
          </w:rPr>
          <w:t>R1-2507990</w:t>
        </w:r>
      </w:hyperlink>
      <w:r w:rsidR="001340E6">
        <w:rPr>
          <w:rFonts w:eastAsia="DengXian"/>
          <w:lang w:eastAsia="zh-CN"/>
        </w:rPr>
        <w:tab/>
      </w:r>
      <w:r w:rsidR="001340E6" w:rsidRPr="001340E6">
        <w:rPr>
          <w:rFonts w:eastAsia="DengXian"/>
          <w:lang w:eastAsia="zh-CN"/>
        </w:rPr>
        <w:t>Feature lead summary #2: NR-NTN uplink capacity and throughput enhancements</w:t>
      </w:r>
      <w:r w:rsidR="001340E6">
        <w:rPr>
          <w:rFonts w:eastAsia="DengXian"/>
          <w:lang w:eastAsia="zh-CN"/>
        </w:rPr>
        <w:tab/>
      </w:r>
      <w:r w:rsidR="001340E6">
        <w:rPr>
          <w:rFonts w:eastAsia="DengXian"/>
          <w:lang w:eastAsia="zh-CN"/>
        </w:rPr>
        <w:tab/>
      </w:r>
      <w:r w:rsidR="001340E6">
        <w:rPr>
          <w:rFonts w:eastAsia="DengXian"/>
          <w:lang w:eastAsia="zh-CN"/>
        </w:rPr>
        <w:tab/>
      </w:r>
      <w:r w:rsidR="001340E6">
        <w:rPr>
          <w:rFonts w:eastAsia="DengXian"/>
          <w:lang w:eastAsia="zh-CN"/>
        </w:rPr>
        <w:tab/>
      </w:r>
      <w:r w:rsidR="001340E6">
        <w:rPr>
          <w:rFonts w:eastAsia="DengXian"/>
          <w:lang w:eastAsia="zh-CN"/>
        </w:rPr>
        <w:tab/>
      </w:r>
      <w:r w:rsidR="001340E6" w:rsidRPr="001340E6">
        <w:rPr>
          <w:rFonts w:eastAsia="DengXian"/>
          <w:lang w:eastAsia="zh-CN"/>
        </w:rPr>
        <w:t>Moderator (MediaTek)</w:t>
      </w:r>
    </w:p>
    <w:p w14:paraId="32D06935" w14:textId="22C4E8B1" w:rsidR="001340E6" w:rsidRPr="001340E6" w:rsidRDefault="004710F9" w:rsidP="009048F4">
      <w:pPr>
        <w:rPr>
          <w:rFonts w:eastAsia="DengXian"/>
          <w:lang w:eastAsia="zh-CN"/>
        </w:rPr>
      </w:pPr>
      <w:hyperlink r:id="rId510" w:history="1">
        <w:r>
          <w:rPr>
            <w:rStyle w:val="Hyperlink"/>
            <w:rFonts w:eastAsia="DengXian"/>
            <w:lang w:eastAsia="zh-CN"/>
          </w:rPr>
          <w:t>R1-2507991</w:t>
        </w:r>
      </w:hyperlink>
      <w:r w:rsidR="001340E6">
        <w:rPr>
          <w:rFonts w:eastAsia="DengXian"/>
          <w:lang w:eastAsia="zh-CN"/>
        </w:rPr>
        <w:tab/>
      </w:r>
      <w:r w:rsidR="001340E6" w:rsidRPr="001340E6">
        <w:rPr>
          <w:rFonts w:eastAsia="DengXian"/>
          <w:lang w:eastAsia="zh-CN"/>
        </w:rPr>
        <w:t>Feature lead summary #3: NR-NTN uplink capacity and throughput enhancements</w:t>
      </w:r>
      <w:r w:rsidR="001340E6">
        <w:rPr>
          <w:rFonts w:eastAsia="DengXian"/>
          <w:lang w:eastAsia="zh-CN"/>
        </w:rPr>
        <w:tab/>
      </w:r>
      <w:r w:rsidR="00CC6A43">
        <w:rPr>
          <w:rFonts w:eastAsia="DengXian"/>
          <w:lang w:eastAsia="zh-CN"/>
        </w:rPr>
        <w:tab/>
      </w:r>
      <w:r w:rsidR="00CC6A43">
        <w:rPr>
          <w:rFonts w:eastAsia="DengXian"/>
          <w:lang w:eastAsia="zh-CN"/>
        </w:rPr>
        <w:tab/>
      </w:r>
      <w:r w:rsidR="00CC6A43">
        <w:rPr>
          <w:rFonts w:eastAsia="DengXian"/>
          <w:lang w:eastAsia="zh-CN"/>
        </w:rPr>
        <w:tab/>
      </w:r>
      <w:r w:rsidR="00CC6A43">
        <w:rPr>
          <w:rFonts w:eastAsia="DengXian"/>
          <w:lang w:eastAsia="zh-CN"/>
        </w:rPr>
        <w:tab/>
      </w:r>
      <w:r w:rsidR="001340E6" w:rsidRPr="001340E6">
        <w:rPr>
          <w:rFonts w:eastAsia="DengXian"/>
          <w:lang w:eastAsia="zh-CN"/>
        </w:rPr>
        <w:t>Moderator (MediaTek)</w:t>
      </w:r>
    </w:p>
    <w:p w14:paraId="056E5A20" w14:textId="4AC7A91C" w:rsidR="001340E6" w:rsidRDefault="004710F9" w:rsidP="009048F4">
      <w:pPr>
        <w:rPr>
          <w:rFonts w:eastAsia="DengXian"/>
          <w:lang w:eastAsia="zh-CN"/>
        </w:rPr>
      </w:pPr>
      <w:hyperlink r:id="rId511" w:history="1">
        <w:r>
          <w:rPr>
            <w:rStyle w:val="Hyperlink"/>
            <w:rFonts w:eastAsia="DengXian"/>
            <w:lang w:eastAsia="zh-CN"/>
          </w:rPr>
          <w:t>R1-2508065</w:t>
        </w:r>
      </w:hyperlink>
      <w:r w:rsidR="00405620">
        <w:rPr>
          <w:rFonts w:eastAsia="DengXian"/>
          <w:lang w:eastAsia="zh-CN"/>
        </w:rPr>
        <w:tab/>
      </w:r>
      <w:r w:rsidR="00405620" w:rsidRPr="00405620">
        <w:rPr>
          <w:rFonts w:eastAsia="DengXian"/>
          <w:lang w:eastAsia="zh-CN"/>
        </w:rPr>
        <w:t>FL Summary #1 - Maintenance on NR-NTN downlink coverage enhancements</w:t>
      </w:r>
      <w:r w:rsidR="00405620">
        <w:rPr>
          <w:rFonts w:eastAsia="DengXian"/>
          <w:lang w:eastAsia="zh-CN"/>
        </w:rPr>
        <w:tab/>
      </w:r>
      <w:bookmarkStart w:id="529" w:name="_Hlk211272776"/>
      <w:r w:rsidR="00405620" w:rsidRPr="00405620">
        <w:rPr>
          <w:rFonts w:eastAsia="DengXian"/>
          <w:lang w:eastAsia="zh-CN"/>
        </w:rPr>
        <w:t>Moderator (Thales)</w:t>
      </w:r>
      <w:bookmarkEnd w:id="529"/>
    </w:p>
    <w:p w14:paraId="797FDFCF" w14:textId="23B95E7F" w:rsidR="00405620" w:rsidRDefault="004710F9" w:rsidP="009048F4">
      <w:pPr>
        <w:rPr>
          <w:rFonts w:eastAsia="DengXian"/>
          <w:lang w:eastAsia="zh-CN"/>
        </w:rPr>
      </w:pPr>
      <w:hyperlink r:id="rId512" w:history="1">
        <w:r>
          <w:rPr>
            <w:rStyle w:val="Hyperlink"/>
            <w:rFonts w:eastAsia="DengXian"/>
            <w:lang w:eastAsia="zh-CN"/>
          </w:rPr>
          <w:t>R1-2508066</w:t>
        </w:r>
      </w:hyperlink>
      <w:r w:rsidR="00405620">
        <w:rPr>
          <w:rFonts w:eastAsia="DengXian"/>
          <w:lang w:eastAsia="zh-CN"/>
        </w:rPr>
        <w:tab/>
      </w:r>
      <w:r w:rsidR="00405620" w:rsidRPr="00405620">
        <w:rPr>
          <w:rFonts w:eastAsia="DengXian"/>
          <w:lang w:eastAsia="zh-CN"/>
        </w:rPr>
        <w:t>FL Summary #2 - Maintenance on NR-NTN downlink coverage enhancements</w:t>
      </w:r>
      <w:r w:rsidR="00405620">
        <w:rPr>
          <w:rFonts w:eastAsia="DengXian"/>
          <w:lang w:eastAsia="zh-CN"/>
        </w:rPr>
        <w:tab/>
      </w:r>
      <w:r w:rsidR="00405620" w:rsidRPr="00405620">
        <w:rPr>
          <w:rFonts w:eastAsia="DengXian"/>
          <w:lang w:eastAsia="zh-CN"/>
        </w:rPr>
        <w:t>Moderator (Thales)</w:t>
      </w:r>
    </w:p>
    <w:p w14:paraId="2EB941FF" w14:textId="16DED072" w:rsidR="00405620" w:rsidRDefault="004710F9" w:rsidP="009048F4">
      <w:pPr>
        <w:rPr>
          <w:rFonts w:eastAsia="DengXian"/>
          <w:lang w:eastAsia="zh-CN"/>
        </w:rPr>
      </w:pPr>
      <w:hyperlink r:id="rId513" w:history="1">
        <w:r>
          <w:rPr>
            <w:rStyle w:val="Hyperlink"/>
            <w:rFonts w:eastAsia="DengXian"/>
            <w:lang w:eastAsia="zh-CN"/>
          </w:rPr>
          <w:t>R1-2508067</w:t>
        </w:r>
      </w:hyperlink>
      <w:r w:rsidR="00405620">
        <w:rPr>
          <w:rFonts w:eastAsia="DengXian"/>
          <w:lang w:eastAsia="zh-CN"/>
        </w:rPr>
        <w:tab/>
      </w:r>
      <w:r w:rsidR="00405620" w:rsidRPr="00405620">
        <w:rPr>
          <w:rFonts w:eastAsia="DengXian"/>
          <w:lang w:eastAsia="zh-CN"/>
        </w:rPr>
        <w:t>FL Summary #3 - Maintenance on NR-NTN downlink coverage enhancements</w:t>
      </w:r>
      <w:r w:rsidR="00405620">
        <w:rPr>
          <w:rFonts w:eastAsia="DengXian"/>
          <w:lang w:eastAsia="zh-CN"/>
        </w:rPr>
        <w:tab/>
      </w:r>
      <w:r w:rsidR="00405620" w:rsidRPr="00405620">
        <w:rPr>
          <w:rFonts w:eastAsia="DengXian"/>
          <w:lang w:eastAsia="zh-CN"/>
        </w:rPr>
        <w:t>Moderator (Thales)</w:t>
      </w:r>
    </w:p>
    <w:p w14:paraId="602AC68E" w14:textId="1F1413AF" w:rsidR="00405620" w:rsidRDefault="004710F9" w:rsidP="009048F4">
      <w:pPr>
        <w:rPr>
          <w:rFonts w:eastAsia="DengXian"/>
          <w:lang w:eastAsia="zh-CN"/>
        </w:rPr>
      </w:pPr>
      <w:hyperlink r:id="rId514" w:history="1">
        <w:r>
          <w:rPr>
            <w:rStyle w:val="Hyperlink"/>
            <w:rFonts w:eastAsia="DengXian"/>
            <w:lang w:eastAsia="zh-CN"/>
          </w:rPr>
          <w:t>R1-2508070</w:t>
        </w:r>
      </w:hyperlink>
      <w:r w:rsidR="00484EB1">
        <w:rPr>
          <w:rFonts w:eastAsia="DengXian"/>
          <w:lang w:eastAsia="zh-CN"/>
        </w:rPr>
        <w:tab/>
      </w:r>
      <w:r w:rsidR="00484EB1" w:rsidRPr="00484EB1">
        <w:rPr>
          <w:rFonts w:eastAsia="DengXian"/>
          <w:lang w:eastAsia="zh-CN"/>
        </w:rPr>
        <w:t>FL Summary #1 - Impact from RAN4-led work items</w:t>
      </w:r>
      <w:r w:rsidR="00484EB1">
        <w:rPr>
          <w:rFonts w:eastAsia="DengXian"/>
          <w:lang w:eastAsia="zh-CN"/>
        </w:rPr>
        <w:tab/>
      </w:r>
      <w:r w:rsidR="00484EB1">
        <w:rPr>
          <w:rFonts w:eastAsia="DengXian"/>
          <w:lang w:eastAsia="zh-CN"/>
        </w:rPr>
        <w:tab/>
      </w:r>
      <w:r w:rsidR="00484EB1" w:rsidRPr="00484EB1">
        <w:rPr>
          <w:rFonts w:eastAsia="DengXian"/>
          <w:lang w:eastAsia="zh-CN"/>
        </w:rPr>
        <w:t>Moderator (Thales)</w:t>
      </w:r>
    </w:p>
    <w:p w14:paraId="651D5EE4" w14:textId="0D9F5B50" w:rsidR="00484EB1" w:rsidRDefault="004710F9" w:rsidP="009048F4">
      <w:pPr>
        <w:rPr>
          <w:rFonts w:eastAsia="DengXian"/>
          <w:lang w:eastAsia="zh-CN"/>
        </w:rPr>
      </w:pPr>
      <w:hyperlink r:id="rId515" w:history="1">
        <w:r>
          <w:rPr>
            <w:rStyle w:val="Hyperlink"/>
            <w:rFonts w:eastAsia="DengXian"/>
            <w:lang w:eastAsia="zh-CN"/>
          </w:rPr>
          <w:t>R1-2508071</w:t>
        </w:r>
      </w:hyperlink>
      <w:r w:rsidR="00484EB1">
        <w:rPr>
          <w:rFonts w:eastAsia="DengXian"/>
          <w:lang w:eastAsia="zh-CN"/>
        </w:rPr>
        <w:tab/>
      </w:r>
      <w:r w:rsidR="00484EB1" w:rsidRPr="00484EB1">
        <w:rPr>
          <w:rFonts w:eastAsia="DengXian"/>
          <w:lang w:eastAsia="zh-CN"/>
        </w:rPr>
        <w:t>FL Summary #</w:t>
      </w:r>
      <w:r w:rsidR="00484EB1">
        <w:rPr>
          <w:rFonts w:eastAsia="DengXian"/>
          <w:lang w:eastAsia="zh-CN"/>
        </w:rPr>
        <w:t>2</w:t>
      </w:r>
      <w:r w:rsidR="00484EB1" w:rsidRPr="00484EB1">
        <w:rPr>
          <w:rFonts w:eastAsia="DengXian"/>
          <w:lang w:eastAsia="zh-CN"/>
        </w:rPr>
        <w:t xml:space="preserve"> - Impact from RAN4-led work items</w:t>
      </w:r>
      <w:r w:rsidR="00484EB1">
        <w:rPr>
          <w:rFonts w:eastAsia="DengXian"/>
          <w:lang w:eastAsia="zh-CN"/>
        </w:rPr>
        <w:tab/>
      </w:r>
      <w:r w:rsidR="00484EB1">
        <w:rPr>
          <w:rFonts w:eastAsia="DengXian"/>
          <w:lang w:eastAsia="zh-CN"/>
        </w:rPr>
        <w:tab/>
      </w:r>
      <w:r w:rsidR="00484EB1" w:rsidRPr="00484EB1">
        <w:rPr>
          <w:rFonts w:eastAsia="DengXian"/>
          <w:lang w:eastAsia="zh-CN"/>
        </w:rPr>
        <w:t>Moderator (Thales)</w:t>
      </w:r>
    </w:p>
    <w:p w14:paraId="2B36490F" w14:textId="142E12F7" w:rsidR="00484EB1" w:rsidRDefault="004710F9" w:rsidP="009048F4">
      <w:pPr>
        <w:rPr>
          <w:rFonts w:eastAsia="DengXian"/>
          <w:lang w:eastAsia="zh-CN"/>
        </w:rPr>
      </w:pPr>
      <w:hyperlink r:id="rId516" w:history="1">
        <w:r>
          <w:rPr>
            <w:rStyle w:val="Hyperlink"/>
            <w:rFonts w:eastAsia="DengXian"/>
            <w:lang w:eastAsia="zh-CN"/>
          </w:rPr>
          <w:t>R1-2508072</w:t>
        </w:r>
      </w:hyperlink>
      <w:r w:rsidR="00484EB1">
        <w:rPr>
          <w:rFonts w:eastAsia="DengXian"/>
          <w:lang w:eastAsia="zh-CN"/>
        </w:rPr>
        <w:tab/>
      </w:r>
      <w:r w:rsidR="00484EB1" w:rsidRPr="00484EB1">
        <w:rPr>
          <w:rFonts w:eastAsia="DengXian"/>
          <w:lang w:eastAsia="zh-CN"/>
        </w:rPr>
        <w:t>FL Summary #</w:t>
      </w:r>
      <w:r w:rsidR="00484EB1">
        <w:rPr>
          <w:rFonts w:eastAsia="DengXian"/>
          <w:lang w:eastAsia="zh-CN"/>
        </w:rPr>
        <w:t>3</w:t>
      </w:r>
      <w:r w:rsidR="00484EB1" w:rsidRPr="00484EB1">
        <w:rPr>
          <w:rFonts w:eastAsia="DengXian"/>
          <w:lang w:eastAsia="zh-CN"/>
        </w:rPr>
        <w:t xml:space="preserve"> - Impact from RAN4-led work items</w:t>
      </w:r>
      <w:r w:rsidR="00484EB1">
        <w:rPr>
          <w:rFonts w:eastAsia="DengXian"/>
          <w:lang w:eastAsia="zh-CN"/>
        </w:rPr>
        <w:tab/>
      </w:r>
      <w:r w:rsidR="00484EB1">
        <w:rPr>
          <w:rFonts w:eastAsia="DengXian"/>
          <w:lang w:eastAsia="zh-CN"/>
        </w:rPr>
        <w:tab/>
      </w:r>
      <w:r w:rsidR="00484EB1" w:rsidRPr="00484EB1">
        <w:rPr>
          <w:rFonts w:eastAsia="DengXian"/>
          <w:lang w:eastAsia="zh-CN"/>
        </w:rPr>
        <w:t>Moderator (Thales)</w:t>
      </w:r>
    </w:p>
    <w:p w14:paraId="7B316FC3" w14:textId="7A6167EA" w:rsidR="00484EB1" w:rsidRDefault="004710F9" w:rsidP="009048F4">
      <w:pPr>
        <w:rPr>
          <w:rFonts w:eastAsia="DengXian"/>
          <w:lang w:eastAsia="zh-CN"/>
        </w:rPr>
      </w:pPr>
      <w:hyperlink r:id="rId517" w:history="1">
        <w:r>
          <w:rPr>
            <w:rStyle w:val="Hyperlink"/>
            <w:rFonts w:eastAsia="DengXian"/>
            <w:lang w:eastAsia="zh-CN"/>
          </w:rPr>
          <w:t>R1-2508078</w:t>
        </w:r>
      </w:hyperlink>
      <w:r w:rsidR="000613DC">
        <w:rPr>
          <w:rFonts w:eastAsia="DengXian"/>
          <w:lang w:eastAsia="zh-CN"/>
        </w:rPr>
        <w:tab/>
      </w:r>
      <w:r w:rsidR="000613DC" w:rsidRPr="000613DC">
        <w:rPr>
          <w:rFonts w:eastAsia="DengXian"/>
          <w:lang w:eastAsia="zh-CN"/>
        </w:rPr>
        <w:t>Summary #1 for Support of RedCap and eRedCap UEs with NR NTN operating in FR1-NTN bands</w:t>
      </w:r>
      <w:r w:rsidR="000613DC">
        <w:rPr>
          <w:rFonts w:eastAsia="DengXian"/>
          <w:lang w:eastAsia="zh-CN"/>
        </w:rPr>
        <w:tab/>
      </w:r>
      <w:r w:rsidR="000613DC">
        <w:rPr>
          <w:rFonts w:eastAsia="DengXian"/>
          <w:lang w:eastAsia="zh-CN"/>
        </w:rPr>
        <w:tab/>
      </w:r>
      <w:r w:rsidR="000613DC">
        <w:rPr>
          <w:rFonts w:eastAsia="DengXian"/>
          <w:lang w:eastAsia="zh-CN"/>
        </w:rPr>
        <w:tab/>
      </w:r>
      <w:r w:rsidR="000613DC" w:rsidRPr="000613DC">
        <w:rPr>
          <w:rFonts w:eastAsia="DengXian"/>
          <w:lang w:eastAsia="zh-CN"/>
        </w:rPr>
        <w:t>Moderator (CATT)</w:t>
      </w:r>
    </w:p>
    <w:p w14:paraId="457247DC" w14:textId="77777777" w:rsidR="000613DC" w:rsidRPr="001340E6" w:rsidRDefault="000613DC" w:rsidP="009048F4">
      <w:pPr>
        <w:rPr>
          <w:rFonts w:eastAsia="DengXian"/>
          <w:lang w:eastAsia="zh-CN"/>
        </w:rPr>
      </w:pPr>
    </w:p>
    <w:p w14:paraId="0D6A4C65" w14:textId="77777777" w:rsidR="009048F4" w:rsidRPr="00982845" w:rsidRDefault="009048F4" w:rsidP="004331CD">
      <w:pPr>
        <w:pStyle w:val="Heading3"/>
        <w:numPr>
          <w:ilvl w:val="2"/>
          <w:numId w:val="97"/>
        </w:numPr>
      </w:pPr>
      <w:bookmarkStart w:id="530" w:name="_Toc210658549"/>
      <w:bookmarkStart w:id="531" w:name="_Toc210658647"/>
      <w:bookmarkStart w:id="532" w:name="_Toc210659365"/>
      <w:bookmarkStart w:id="533" w:name="_Toc211860331"/>
      <w:bookmarkStart w:id="534" w:name="_Toc211860622"/>
      <w:bookmarkStart w:id="535" w:name="_Toc211860843"/>
      <w:bookmarkStart w:id="536" w:name="_Toc211861064"/>
      <w:bookmarkStart w:id="537" w:name="_Toc211861475"/>
      <w:bookmarkStart w:id="538" w:name="_Toc211861645"/>
      <w:bookmarkStart w:id="539" w:name="_Toc211861864"/>
      <w:bookmarkStart w:id="540" w:name="_Toc211861956"/>
      <w:bookmarkStart w:id="541" w:name="_Toc211862355"/>
      <w:bookmarkStart w:id="542" w:name="_Toc211862509"/>
      <w:r w:rsidRPr="00982845">
        <w:t>Maintenance for Rel-19 IoT NTN</w:t>
      </w:r>
      <w:bookmarkEnd w:id="530"/>
      <w:bookmarkEnd w:id="531"/>
      <w:bookmarkEnd w:id="532"/>
      <w:bookmarkEnd w:id="533"/>
      <w:bookmarkEnd w:id="534"/>
      <w:bookmarkEnd w:id="535"/>
      <w:bookmarkEnd w:id="536"/>
      <w:bookmarkEnd w:id="537"/>
      <w:bookmarkEnd w:id="538"/>
      <w:bookmarkEnd w:id="539"/>
      <w:bookmarkEnd w:id="540"/>
      <w:bookmarkEnd w:id="541"/>
      <w:bookmarkEnd w:id="542"/>
    </w:p>
    <w:p w14:paraId="42018247" w14:textId="77777777" w:rsidR="009048F4" w:rsidRPr="00982845" w:rsidRDefault="009048F4" w:rsidP="009048F4">
      <w:pPr>
        <w:rPr>
          <w:rFonts w:ascii="SimSun" w:eastAsia="SimSun" w:hAnsi="SimSun"/>
          <w:sz w:val="24"/>
          <w:lang w:eastAsia="zh-CN"/>
        </w:rPr>
      </w:pPr>
      <w:r w:rsidRPr="00982845">
        <w:rPr>
          <w:i/>
          <w:iCs/>
        </w:rPr>
        <w:t>Note: Maximum one contribution for IoT_NTN_Ph3 and IoT_NTN_TDD</w:t>
      </w:r>
    </w:p>
    <w:p w14:paraId="4EEFB17D" w14:textId="77777777" w:rsidR="009048F4" w:rsidRPr="00982845" w:rsidRDefault="009048F4" w:rsidP="009048F4">
      <w:pPr>
        <w:rPr>
          <w:i/>
          <w:iCs/>
        </w:rPr>
      </w:pPr>
      <w:r w:rsidRPr="00982845">
        <w:rPr>
          <w:i/>
          <w:iCs/>
        </w:rPr>
        <w:t>Note. For efficient review, please use the following sections in your contribution corresponding to the maintenance issues, if any:</w:t>
      </w:r>
    </w:p>
    <w:p w14:paraId="5C78DE20" w14:textId="77777777" w:rsidR="009048F4" w:rsidRPr="00982845" w:rsidRDefault="009048F4" w:rsidP="004331CD">
      <w:pPr>
        <w:numPr>
          <w:ilvl w:val="0"/>
          <w:numId w:val="96"/>
        </w:numPr>
        <w:rPr>
          <w:i/>
          <w:iCs/>
        </w:rPr>
      </w:pPr>
      <w:r w:rsidRPr="00982845">
        <w:rPr>
          <w:i/>
          <w:iCs/>
        </w:rPr>
        <w:t>IoT_NTN_Ph3</w:t>
      </w:r>
    </w:p>
    <w:p w14:paraId="23EE6A09" w14:textId="77777777" w:rsidR="009048F4" w:rsidRPr="00982845" w:rsidRDefault="009048F4" w:rsidP="004331CD">
      <w:pPr>
        <w:numPr>
          <w:ilvl w:val="0"/>
          <w:numId w:val="96"/>
        </w:numPr>
        <w:rPr>
          <w:i/>
          <w:iCs/>
        </w:rPr>
      </w:pPr>
      <w:r w:rsidRPr="00982845">
        <w:rPr>
          <w:i/>
          <w:iCs/>
        </w:rPr>
        <w:t>IoT_NTN_TDD</w:t>
      </w:r>
    </w:p>
    <w:p w14:paraId="59857523" w14:textId="77777777" w:rsidR="0046756E" w:rsidRPr="00716399" w:rsidRDefault="0046756E" w:rsidP="0046756E">
      <w:pPr>
        <w:rPr>
          <w:rFonts w:eastAsia="DengXian"/>
          <w:b/>
          <w:iCs/>
          <w:u w:val="single"/>
          <w:lang w:eastAsia="zh-CN"/>
        </w:rPr>
      </w:pPr>
      <w:r w:rsidRPr="00716399">
        <w:rPr>
          <w:rFonts w:eastAsia="DengXian"/>
          <w:b/>
          <w:iCs/>
          <w:u w:val="single"/>
          <w:lang w:eastAsia="zh-CN"/>
        </w:rPr>
        <w:t xml:space="preserve">Maintenance for </w:t>
      </w:r>
      <w:r>
        <w:rPr>
          <w:rFonts w:eastAsia="DengXian"/>
          <w:b/>
          <w:iCs/>
          <w:u w:val="single"/>
          <w:lang w:eastAsia="zh-CN"/>
        </w:rPr>
        <w:t>IoT</w:t>
      </w:r>
      <w:r w:rsidRPr="00716399">
        <w:rPr>
          <w:rFonts w:eastAsia="DengXian"/>
          <w:b/>
          <w:iCs/>
          <w:u w:val="single"/>
          <w:lang w:eastAsia="zh-CN"/>
        </w:rPr>
        <w:t xml:space="preserve"> NTN </w:t>
      </w:r>
      <w:r w:rsidRPr="00EA23FB">
        <w:rPr>
          <w:rFonts w:eastAsia="DengXian"/>
          <w:b/>
          <w:iCs/>
          <w:u w:val="single"/>
          <w:lang w:eastAsia="zh-CN"/>
        </w:rPr>
        <w:t>uplink capacity/throughput enhancement</w:t>
      </w:r>
    </w:p>
    <w:p w14:paraId="6FEBAFCE" w14:textId="77777777" w:rsidR="0046756E" w:rsidRDefault="0046756E" w:rsidP="0046756E">
      <w:pPr>
        <w:rPr>
          <w:b/>
          <w:bCs/>
        </w:rPr>
      </w:pPr>
    </w:p>
    <w:p w14:paraId="3FC467D9" w14:textId="77777777" w:rsidR="0046756E" w:rsidRDefault="0046756E" w:rsidP="0046756E">
      <w:pPr>
        <w:rPr>
          <w:b/>
          <w:bCs/>
        </w:rPr>
      </w:pPr>
      <w:r w:rsidRPr="00F271D8">
        <w:rPr>
          <w:b/>
          <w:bCs/>
        </w:rPr>
        <w:lastRenderedPageBreak/>
        <w:t>Conclusion</w:t>
      </w:r>
    </w:p>
    <w:p w14:paraId="6CD0CCF7" w14:textId="77777777" w:rsidR="0046756E" w:rsidRPr="00F271D8" w:rsidRDefault="0046756E" w:rsidP="0046756E">
      <w:r w:rsidRPr="00F271D8">
        <w:t>Specification changes for handling UL gaps for synchronisation (from Rel-13) are not supported in Rel-19.</w:t>
      </w:r>
    </w:p>
    <w:p w14:paraId="21541778" w14:textId="77777777" w:rsidR="0046756E" w:rsidRPr="00106EFA" w:rsidRDefault="0046756E" w:rsidP="0046756E"/>
    <w:p w14:paraId="32151443" w14:textId="77777777" w:rsidR="0046756E" w:rsidRDefault="0046756E" w:rsidP="0046756E">
      <w:pPr>
        <w:rPr>
          <w:b/>
          <w:bCs/>
        </w:rPr>
      </w:pPr>
      <w:r w:rsidRPr="00F271D8">
        <w:rPr>
          <w:b/>
          <w:bCs/>
        </w:rPr>
        <w:t>Conclusion</w:t>
      </w:r>
    </w:p>
    <w:p w14:paraId="6DB7149F" w14:textId="77777777" w:rsidR="0046756E" w:rsidRPr="00077AF8" w:rsidRDefault="0046756E" w:rsidP="0046756E">
      <w:r w:rsidRPr="00077AF8">
        <w:t>OCC for multi-tone transmissions of NPUSCH format 1 is not supported in Rel-19.</w:t>
      </w:r>
    </w:p>
    <w:p w14:paraId="239F0024" w14:textId="77777777" w:rsidR="0046756E" w:rsidRPr="00077AF8" w:rsidRDefault="0046756E" w:rsidP="0046756E"/>
    <w:p w14:paraId="25D5199B" w14:textId="77777777" w:rsidR="0046756E" w:rsidRPr="005778C3" w:rsidRDefault="0046756E" w:rsidP="0046756E">
      <w:pPr>
        <w:rPr>
          <w:b/>
          <w:bCs/>
        </w:rPr>
      </w:pPr>
      <w:r w:rsidRPr="005778C3">
        <w:rPr>
          <w:b/>
          <w:bCs/>
          <w:highlight w:val="green"/>
        </w:rPr>
        <w:t>Agreement</w:t>
      </w:r>
    </w:p>
    <w:p w14:paraId="7B440F72" w14:textId="77777777" w:rsidR="0046756E" w:rsidRPr="00336E75" w:rsidRDefault="0046756E" w:rsidP="0046756E">
      <w:pPr>
        <w:rPr>
          <w:rFonts w:eastAsia="Malgun Gothic"/>
        </w:rPr>
      </w:pPr>
      <w:r w:rsidRPr="00336E75">
        <w:t xml:space="preserve">Endorse </w:t>
      </w:r>
      <w:r w:rsidRPr="00336E75">
        <w:rPr>
          <w:rFonts w:eastAsia="SimSun"/>
          <w:lang w:eastAsia="zh-CN"/>
        </w:rPr>
        <w:t xml:space="preserve">TP#1_CB4 in section 5 of </w:t>
      </w:r>
      <w:r w:rsidRPr="00336E75">
        <w:rPr>
          <w:rFonts w:eastAsia="DengXian"/>
          <w:iCs/>
          <w:lang w:eastAsia="zh-CN"/>
        </w:rPr>
        <w:t xml:space="preserve">R1-2508044 </w:t>
      </w:r>
      <w:r w:rsidRPr="00336E75">
        <w:rPr>
          <w:rFonts w:eastAsia="SimSun"/>
          <w:lang w:eastAsia="zh-CN"/>
        </w:rPr>
        <w:t xml:space="preserve">for </w:t>
      </w:r>
      <w:r w:rsidRPr="00336E75">
        <w:rPr>
          <w:rFonts w:eastAsia="DengXian"/>
        </w:rPr>
        <w:t>Clause 16.4.2 and 10.1.2.1 of</w:t>
      </w:r>
      <w:r w:rsidRPr="00336E75">
        <w:rPr>
          <w:rFonts w:eastAsia="Malgun Gothic"/>
        </w:rPr>
        <w:t xml:space="preserve"> TS36.213.</w:t>
      </w:r>
    </w:p>
    <w:p w14:paraId="21BC094A" w14:textId="77777777" w:rsidR="0046756E" w:rsidRPr="005778C3" w:rsidRDefault="0046756E" w:rsidP="0046756E">
      <w:pPr>
        <w:rPr>
          <w:b/>
          <w:bCs/>
        </w:rPr>
      </w:pPr>
      <w:r w:rsidRPr="005778C3">
        <w:rPr>
          <w:b/>
          <w:bCs/>
          <w:highlight w:val="green"/>
        </w:rPr>
        <w:t>Agreement</w:t>
      </w:r>
    </w:p>
    <w:p w14:paraId="45BD23BD" w14:textId="77777777" w:rsidR="0046756E" w:rsidRDefault="0046756E" w:rsidP="0046756E">
      <w:r w:rsidRPr="00336E75">
        <w:t xml:space="preserve">Endorse </w:t>
      </w:r>
      <w:r w:rsidRPr="00E6426F">
        <w:t xml:space="preserve">TP#2_CB4 </w:t>
      </w:r>
      <w:r w:rsidRPr="00336E75">
        <w:rPr>
          <w:rFonts w:eastAsia="SimSun"/>
          <w:lang w:eastAsia="zh-CN"/>
        </w:rPr>
        <w:t xml:space="preserve">in section 5 of </w:t>
      </w:r>
      <w:r w:rsidRPr="00336E75">
        <w:rPr>
          <w:rFonts w:eastAsia="DengXian"/>
          <w:iCs/>
          <w:lang w:eastAsia="zh-CN"/>
        </w:rPr>
        <w:t xml:space="preserve">R1-2508044 </w:t>
      </w:r>
      <w:r w:rsidRPr="00E6426F">
        <w:t>for NB-IoT Clause 6.4.3.2 of TS36.212</w:t>
      </w:r>
    </w:p>
    <w:p w14:paraId="18110A5F" w14:textId="77777777" w:rsidR="0046756E" w:rsidRPr="005778C3" w:rsidRDefault="0046756E" w:rsidP="0046756E">
      <w:pPr>
        <w:rPr>
          <w:b/>
          <w:bCs/>
        </w:rPr>
      </w:pPr>
      <w:r w:rsidRPr="005778C3">
        <w:rPr>
          <w:b/>
          <w:bCs/>
          <w:highlight w:val="green"/>
        </w:rPr>
        <w:t>Agreement</w:t>
      </w:r>
    </w:p>
    <w:p w14:paraId="60C79F8C" w14:textId="77777777" w:rsidR="0046756E" w:rsidRDefault="0046756E" w:rsidP="0046756E">
      <w:r w:rsidRPr="00336E75">
        <w:t xml:space="preserve">Endorse </w:t>
      </w:r>
      <w:r w:rsidRPr="00373842">
        <w:t xml:space="preserve">TP#3_CB4 </w:t>
      </w:r>
      <w:r w:rsidRPr="00336E75">
        <w:rPr>
          <w:rFonts w:eastAsia="SimSun"/>
          <w:lang w:eastAsia="zh-CN"/>
        </w:rPr>
        <w:t xml:space="preserve">in section 5 of </w:t>
      </w:r>
      <w:r w:rsidRPr="00336E75">
        <w:rPr>
          <w:rFonts w:eastAsia="DengXian"/>
          <w:iCs/>
          <w:lang w:eastAsia="zh-CN"/>
        </w:rPr>
        <w:t xml:space="preserve">R1-2508044 </w:t>
      </w:r>
      <w:r w:rsidRPr="00373842">
        <w:t>for eMTC Clause 5.3.3.1.12 of TS36.212</w:t>
      </w:r>
    </w:p>
    <w:p w14:paraId="7DD9D3BA" w14:textId="77777777" w:rsidR="0046756E" w:rsidRDefault="0046756E" w:rsidP="0046756E"/>
    <w:p w14:paraId="289C723E" w14:textId="77777777" w:rsidR="0046756E" w:rsidRPr="00905C35" w:rsidRDefault="0046756E" w:rsidP="0046756E">
      <w:r w:rsidRPr="00905C35">
        <w:t xml:space="preserve">Possible </w:t>
      </w:r>
      <w:r w:rsidRPr="00905C35">
        <w:rPr>
          <w:rFonts w:hint="eastAsia"/>
        </w:rPr>
        <w:t>A</w:t>
      </w:r>
      <w:r w:rsidRPr="00905C35">
        <w:t>greement</w:t>
      </w:r>
    </w:p>
    <w:p w14:paraId="14D78F1D" w14:textId="77777777" w:rsidR="0046756E" w:rsidRPr="006F6BFD" w:rsidRDefault="0046756E" w:rsidP="0046756E">
      <w:r>
        <w:t>The TP in [</w:t>
      </w:r>
      <w:r w:rsidRPr="006F6BFD">
        <w:t>FL5] Proposal 4_8_2v6 in section 8 of R1-2508125 is endorsed.</w:t>
      </w:r>
    </w:p>
    <w:p w14:paraId="2C9A162A" w14:textId="77777777" w:rsidR="0046756E" w:rsidRDefault="0046756E" w:rsidP="0046756E">
      <w:r w:rsidRPr="00905C35">
        <w:rPr>
          <w:rFonts w:hint="eastAsia"/>
          <w:b/>
          <w:bCs/>
        </w:rPr>
        <w:t>C</w:t>
      </w:r>
      <w:r w:rsidRPr="00905C35">
        <w:rPr>
          <w:b/>
          <w:bCs/>
        </w:rPr>
        <w:t>onclusion</w:t>
      </w:r>
      <w:r>
        <w:t>: this issue is postponed to RAN1#123.</w:t>
      </w:r>
    </w:p>
    <w:p w14:paraId="793DCD71" w14:textId="77777777" w:rsidR="0046756E" w:rsidRDefault="0046756E" w:rsidP="0046756E"/>
    <w:p w14:paraId="52FF5D50" w14:textId="77777777" w:rsidR="0046756E" w:rsidRPr="00716399" w:rsidRDefault="0046756E" w:rsidP="0046756E">
      <w:pPr>
        <w:rPr>
          <w:rFonts w:eastAsia="DengXian"/>
          <w:b/>
          <w:iCs/>
          <w:u w:val="single"/>
          <w:lang w:eastAsia="zh-CN"/>
        </w:rPr>
      </w:pPr>
      <w:r w:rsidRPr="00716399">
        <w:rPr>
          <w:rFonts w:eastAsia="DengXian"/>
          <w:b/>
          <w:iCs/>
          <w:u w:val="single"/>
          <w:lang w:eastAsia="zh-CN"/>
        </w:rPr>
        <w:t xml:space="preserve">Maintenance for </w:t>
      </w:r>
      <w:r>
        <w:rPr>
          <w:rFonts w:eastAsia="DengXian"/>
          <w:b/>
          <w:iCs/>
          <w:u w:val="single"/>
          <w:lang w:eastAsia="zh-CN"/>
        </w:rPr>
        <w:t>IoT</w:t>
      </w:r>
      <w:r w:rsidRPr="00716399">
        <w:rPr>
          <w:rFonts w:eastAsia="DengXian"/>
          <w:b/>
          <w:iCs/>
          <w:u w:val="single"/>
          <w:lang w:eastAsia="zh-CN"/>
        </w:rPr>
        <w:t xml:space="preserve"> NTN</w:t>
      </w:r>
      <w:r>
        <w:rPr>
          <w:rFonts w:eastAsia="DengXian"/>
          <w:b/>
          <w:iCs/>
          <w:u w:val="single"/>
          <w:lang w:eastAsia="zh-CN"/>
        </w:rPr>
        <w:t xml:space="preserve"> TDD mode</w:t>
      </w:r>
    </w:p>
    <w:p w14:paraId="39AEE0BE" w14:textId="77777777" w:rsidR="0046756E" w:rsidRPr="0072766A" w:rsidRDefault="0046756E" w:rsidP="0046756E">
      <w:pPr>
        <w:rPr>
          <w:lang w:val="en-US"/>
        </w:rPr>
      </w:pPr>
      <w:r w:rsidRPr="0072766A">
        <w:rPr>
          <w:b/>
          <w:bCs/>
          <w:highlight w:val="green"/>
          <w:lang w:val="en-US"/>
        </w:rPr>
        <w:t>Agreement</w:t>
      </w:r>
    </w:p>
    <w:p w14:paraId="04F0B929" w14:textId="77777777" w:rsidR="0046756E" w:rsidRPr="005778C3" w:rsidRDefault="0046756E" w:rsidP="0046756E">
      <w:r w:rsidRPr="005778C3">
        <w:rPr>
          <w:lang w:val="en-US"/>
        </w:rPr>
        <w:t xml:space="preserve">The following TP </w:t>
      </w:r>
      <w:r w:rsidRPr="005778C3">
        <w:t>is endorsed</w:t>
      </w:r>
      <w:r w:rsidRPr="005778C3">
        <w:rPr>
          <w:lang w:val="en-US"/>
        </w:rPr>
        <w:t xml:space="preserve">  </w:t>
      </w:r>
    </w:p>
    <w:tbl>
      <w:tblPr>
        <w:tblStyle w:val="TableGrid"/>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ook w:val="04A0" w:firstRow="1" w:lastRow="0" w:firstColumn="1" w:lastColumn="0" w:noHBand="0" w:noVBand="1"/>
      </w:tblPr>
      <w:tblGrid>
        <w:gridCol w:w="1980"/>
        <w:gridCol w:w="7631"/>
      </w:tblGrid>
      <w:tr w:rsidR="0046756E" w:rsidRPr="006B35E0" w14:paraId="57CEB2F3" w14:textId="77777777" w:rsidTr="00233CF5">
        <w:tc>
          <w:tcPr>
            <w:tcW w:w="1980" w:type="dxa"/>
          </w:tcPr>
          <w:p w14:paraId="21FC0F19" w14:textId="77777777" w:rsidR="0046756E" w:rsidRPr="00886D07" w:rsidRDefault="0046756E" w:rsidP="00233CF5">
            <w:pPr>
              <w:spacing w:before="120"/>
              <w:rPr>
                <w:rFonts w:eastAsia="DengXian"/>
                <w:b/>
                <w:bCs/>
                <w:sz w:val="16"/>
                <w:szCs w:val="16"/>
                <w:highlight w:val="yellow"/>
              </w:rPr>
            </w:pPr>
            <w:r w:rsidRPr="00886D07">
              <w:rPr>
                <w:b/>
                <w:i/>
                <w:noProof/>
                <w:sz w:val="16"/>
                <w:szCs w:val="16"/>
              </w:rPr>
              <w:t>Spec</w:t>
            </w:r>
          </w:p>
        </w:tc>
        <w:tc>
          <w:tcPr>
            <w:tcW w:w="7631" w:type="dxa"/>
          </w:tcPr>
          <w:p w14:paraId="5DDBE435" w14:textId="77777777" w:rsidR="0046756E" w:rsidRPr="00886D07" w:rsidRDefault="0046756E" w:rsidP="00233CF5">
            <w:pPr>
              <w:spacing w:before="120"/>
              <w:rPr>
                <w:rFonts w:eastAsia="DengXian"/>
                <w:bCs/>
                <w:sz w:val="16"/>
                <w:szCs w:val="16"/>
              </w:rPr>
            </w:pPr>
            <w:r w:rsidRPr="00886D07">
              <w:rPr>
                <w:rFonts w:eastAsia="DengXian"/>
                <w:bCs/>
                <w:sz w:val="16"/>
                <w:szCs w:val="16"/>
              </w:rPr>
              <w:t>TS36.213</w:t>
            </w:r>
          </w:p>
        </w:tc>
      </w:tr>
      <w:tr w:rsidR="0046756E" w:rsidRPr="006B35E0" w14:paraId="24481CCE" w14:textId="77777777" w:rsidTr="00233CF5">
        <w:tc>
          <w:tcPr>
            <w:tcW w:w="1980" w:type="dxa"/>
          </w:tcPr>
          <w:p w14:paraId="2FB3EB1F" w14:textId="77777777" w:rsidR="0046756E" w:rsidRPr="00886D07" w:rsidRDefault="0046756E" w:rsidP="00233CF5">
            <w:pPr>
              <w:spacing w:before="120"/>
              <w:rPr>
                <w:rFonts w:eastAsia="DengXian"/>
                <w:b/>
                <w:bCs/>
                <w:sz w:val="16"/>
                <w:szCs w:val="16"/>
                <w:highlight w:val="yellow"/>
              </w:rPr>
            </w:pPr>
            <w:r w:rsidRPr="00886D07">
              <w:rPr>
                <w:b/>
                <w:i/>
                <w:noProof/>
                <w:sz w:val="16"/>
                <w:szCs w:val="16"/>
              </w:rPr>
              <w:t>Reason for change:</w:t>
            </w:r>
          </w:p>
        </w:tc>
        <w:tc>
          <w:tcPr>
            <w:tcW w:w="7631" w:type="dxa"/>
          </w:tcPr>
          <w:p w14:paraId="244FCBBF" w14:textId="77777777" w:rsidR="0046756E" w:rsidRPr="00886D07" w:rsidRDefault="0046756E" w:rsidP="00233CF5">
            <w:pPr>
              <w:spacing w:before="120"/>
              <w:rPr>
                <w:rFonts w:eastAsia="DengXian"/>
                <w:bCs/>
                <w:sz w:val="16"/>
                <w:szCs w:val="16"/>
              </w:rPr>
            </w:pPr>
            <w:r w:rsidRPr="00886D07">
              <w:rPr>
                <w:sz w:val="16"/>
                <w:szCs w:val="16"/>
              </w:rPr>
              <w:t xml:space="preserve">For description on </w:t>
            </w:r>
            <w:r w:rsidRPr="00886D07">
              <w:rPr>
                <w:i/>
                <w:sz w:val="16"/>
                <w:szCs w:val="16"/>
                <w:lang w:eastAsia="zh-CN"/>
              </w:rPr>
              <w:t>n</w:t>
            </w:r>
            <w:r w:rsidRPr="00886D07">
              <w:rPr>
                <w:rFonts w:hint="eastAsia"/>
                <w:i/>
                <w:sz w:val="16"/>
                <w:szCs w:val="16"/>
                <w:vertAlign w:val="subscript"/>
                <w:lang w:eastAsia="zh-CN"/>
              </w:rPr>
              <w:t>0</w:t>
            </w:r>
            <w:r w:rsidRPr="00886D07">
              <w:rPr>
                <w:sz w:val="16"/>
                <w:szCs w:val="16"/>
              </w:rPr>
              <w:t xml:space="preserve">, </w:t>
            </w:r>
            <w:r w:rsidRPr="00886D07">
              <w:rPr>
                <w:rFonts w:eastAsiaTheme="minorEastAsia"/>
                <w:sz w:val="16"/>
                <w:szCs w:val="16"/>
                <w:lang w:eastAsia="zh-CN"/>
              </w:rPr>
              <w:t xml:space="preserve">the indentation of </w:t>
            </w:r>
            <w:r w:rsidRPr="00886D07">
              <w:rPr>
                <w:sz w:val="16"/>
                <w:szCs w:val="16"/>
              </w:rPr>
              <w:t>‘</w:t>
            </w:r>
            <w:r w:rsidRPr="00886D07">
              <w:rPr>
                <w:i/>
                <w:sz w:val="16"/>
                <w:szCs w:val="16"/>
                <w:lang w:eastAsia="zh-CN"/>
              </w:rPr>
              <w:t>n</w:t>
            </w:r>
            <w:r w:rsidRPr="00886D07">
              <w:rPr>
                <w:rFonts w:hint="eastAsia"/>
                <w:i/>
                <w:sz w:val="16"/>
                <w:szCs w:val="16"/>
                <w:vertAlign w:val="subscript"/>
                <w:lang w:eastAsia="zh-CN"/>
              </w:rPr>
              <w:t>0</w:t>
            </w:r>
            <w:r w:rsidRPr="00886D07">
              <w:rPr>
                <w:i/>
                <w:sz w:val="16"/>
                <w:szCs w:val="16"/>
                <w:vertAlign w:val="subscript"/>
                <w:lang w:eastAsia="zh-CN"/>
              </w:rPr>
              <w:t xml:space="preserve"> </w:t>
            </w:r>
            <w:r w:rsidRPr="00886D07">
              <w:rPr>
                <w:sz w:val="16"/>
                <w:szCs w:val="16"/>
                <w:lang w:eastAsia="zh-CN"/>
              </w:rPr>
              <w:t xml:space="preserve">is the first NB-IoT UL slot starting after the end of subframe </w:t>
            </w:r>
            <w:r w:rsidRPr="00886D07">
              <w:rPr>
                <w:rFonts w:hint="eastAsia"/>
                <w:i/>
                <w:sz w:val="16"/>
                <w:szCs w:val="16"/>
                <w:lang w:eastAsia="zh-CN"/>
              </w:rPr>
              <w:t>n+k</w:t>
            </w:r>
            <w:r w:rsidRPr="00886D07">
              <w:rPr>
                <w:i/>
                <w:sz w:val="16"/>
                <w:szCs w:val="16"/>
                <w:vertAlign w:val="subscript"/>
                <w:lang w:eastAsia="zh-CN"/>
              </w:rPr>
              <w:t>0</w:t>
            </w:r>
            <w:r w:rsidRPr="00886D07">
              <w:rPr>
                <w:rFonts w:eastAsia="SimSun"/>
                <w:i/>
                <w:sz w:val="16"/>
                <w:szCs w:val="16"/>
                <w:lang w:eastAsia="zh-CN"/>
              </w:rPr>
              <w:t>+K</w:t>
            </w:r>
            <w:r w:rsidRPr="00886D07">
              <w:rPr>
                <w:rFonts w:eastAsia="SimSun"/>
                <w:iCs/>
                <w:sz w:val="16"/>
                <w:szCs w:val="16"/>
                <w:vertAlign w:val="subscript"/>
                <w:lang w:eastAsia="zh-CN"/>
              </w:rPr>
              <w:t>offset</w:t>
            </w:r>
            <w:r w:rsidRPr="00886D07">
              <w:rPr>
                <w:sz w:val="16"/>
                <w:szCs w:val="16"/>
                <w:lang w:eastAsia="zh-CN"/>
              </w:rPr>
              <w:t xml:space="preserve"> for FDD </w:t>
            </w:r>
            <w:r w:rsidRPr="00886D07">
              <w:rPr>
                <w:sz w:val="16"/>
                <w:szCs w:val="16"/>
              </w:rPr>
              <w:t xml:space="preserve">or </w:t>
            </w:r>
            <w:r w:rsidRPr="00886D07">
              <w:rPr>
                <w:iCs/>
                <w:sz w:val="16"/>
                <w:szCs w:val="16"/>
              </w:rPr>
              <w:t xml:space="preserve">IoT </w:t>
            </w:r>
            <w:r w:rsidRPr="00886D07">
              <w:rPr>
                <w:sz w:val="16"/>
                <w:szCs w:val="16"/>
              </w:rPr>
              <w:t>NTN TDD’ is incorrect.</w:t>
            </w:r>
            <w:r w:rsidRPr="00886D07">
              <w:rPr>
                <w:rFonts w:eastAsiaTheme="minorEastAsia"/>
                <w:sz w:val="16"/>
                <w:szCs w:val="16"/>
                <w:lang w:eastAsia="zh-CN"/>
              </w:rPr>
              <w:t xml:space="preserve"> It should be under the</w:t>
            </w:r>
            <w:r w:rsidRPr="00886D07">
              <w:rPr>
                <w:sz w:val="16"/>
                <w:szCs w:val="16"/>
              </w:rPr>
              <w:t xml:space="preserve"> </w:t>
            </w:r>
            <w:r w:rsidRPr="00886D07">
              <w:rPr>
                <w:rStyle w:val="Emphasis"/>
                <w:rFonts w:eastAsia="SimSun"/>
                <w:sz w:val="16"/>
                <w:szCs w:val="16"/>
              </w:rPr>
              <w:t>otherwise</w:t>
            </w:r>
            <w:r w:rsidRPr="00886D07">
              <w:rPr>
                <w:sz w:val="16"/>
                <w:szCs w:val="16"/>
              </w:rPr>
              <w:t xml:space="preserve"> branch. Also, the main bullet “For FDD” should also include “IoT NTN TDD”.</w:t>
            </w:r>
          </w:p>
        </w:tc>
      </w:tr>
      <w:tr w:rsidR="0046756E" w:rsidRPr="006B35E0" w14:paraId="5036FA98" w14:textId="77777777" w:rsidTr="00233CF5">
        <w:tc>
          <w:tcPr>
            <w:tcW w:w="1980" w:type="dxa"/>
          </w:tcPr>
          <w:p w14:paraId="7D85CA12" w14:textId="77777777" w:rsidR="0046756E" w:rsidRPr="00886D07" w:rsidRDefault="0046756E" w:rsidP="00233CF5">
            <w:pPr>
              <w:spacing w:before="120"/>
              <w:rPr>
                <w:rFonts w:eastAsia="DengXian"/>
                <w:b/>
                <w:bCs/>
                <w:sz w:val="16"/>
                <w:szCs w:val="16"/>
                <w:highlight w:val="yellow"/>
              </w:rPr>
            </w:pPr>
            <w:r w:rsidRPr="00886D07">
              <w:rPr>
                <w:b/>
                <w:i/>
                <w:noProof/>
                <w:sz w:val="16"/>
                <w:szCs w:val="16"/>
              </w:rPr>
              <w:t>Summary of change:</w:t>
            </w:r>
          </w:p>
        </w:tc>
        <w:tc>
          <w:tcPr>
            <w:tcW w:w="7631" w:type="dxa"/>
          </w:tcPr>
          <w:p w14:paraId="10A6206F" w14:textId="77777777" w:rsidR="0046756E" w:rsidRPr="00886D07" w:rsidRDefault="0046756E" w:rsidP="00233CF5">
            <w:pPr>
              <w:spacing w:before="120"/>
              <w:rPr>
                <w:rFonts w:eastAsia="DengXian"/>
                <w:bCs/>
                <w:sz w:val="16"/>
                <w:szCs w:val="16"/>
                <w:lang w:eastAsia="zh-CN"/>
              </w:rPr>
            </w:pPr>
            <w:r w:rsidRPr="00886D07">
              <w:rPr>
                <w:sz w:val="16"/>
                <w:szCs w:val="16"/>
              </w:rPr>
              <w:t xml:space="preserve">Increase </w:t>
            </w:r>
            <w:r w:rsidRPr="00886D07">
              <w:rPr>
                <w:rFonts w:eastAsiaTheme="minorEastAsia"/>
                <w:sz w:val="16"/>
                <w:szCs w:val="16"/>
                <w:lang w:eastAsia="zh-CN"/>
              </w:rPr>
              <w:t>the indentation of</w:t>
            </w:r>
            <w:r w:rsidRPr="00886D07">
              <w:rPr>
                <w:sz w:val="16"/>
                <w:szCs w:val="16"/>
              </w:rPr>
              <w:t xml:space="preserve"> ‘</w:t>
            </w:r>
            <w:r w:rsidRPr="00886D07">
              <w:rPr>
                <w:i/>
                <w:sz w:val="16"/>
                <w:szCs w:val="16"/>
                <w:lang w:eastAsia="zh-CN"/>
              </w:rPr>
              <w:t>n</w:t>
            </w:r>
            <w:r w:rsidRPr="00886D07">
              <w:rPr>
                <w:rFonts w:hint="eastAsia"/>
                <w:i/>
                <w:sz w:val="16"/>
                <w:szCs w:val="16"/>
                <w:vertAlign w:val="subscript"/>
                <w:lang w:eastAsia="zh-CN"/>
              </w:rPr>
              <w:t>0</w:t>
            </w:r>
            <w:r w:rsidRPr="00886D07">
              <w:rPr>
                <w:i/>
                <w:sz w:val="16"/>
                <w:szCs w:val="16"/>
                <w:vertAlign w:val="subscript"/>
                <w:lang w:eastAsia="zh-CN"/>
              </w:rPr>
              <w:t xml:space="preserve"> </w:t>
            </w:r>
            <w:r w:rsidRPr="00886D07">
              <w:rPr>
                <w:sz w:val="16"/>
                <w:szCs w:val="16"/>
                <w:lang w:eastAsia="zh-CN"/>
              </w:rPr>
              <w:t xml:space="preserve">is the first NB-IoT UL slot starting after the end of subframe </w:t>
            </w:r>
            <w:r w:rsidRPr="00886D07">
              <w:rPr>
                <w:rFonts w:hint="eastAsia"/>
                <w:i/>
                <w:sz w:val="16"/>
                <w:szCs w:val="16"/>
                <w:lang w:eastAsia="zh-CN"/>
              </w:rPr>
              <w:t>n+k</w:t>
            </w:r>
            <w:r w:rsidRPr="00886D07">
              <w:rPr>
                <w:i/>
                <w:sz w:val="16"/>
                <w:szCs w:val="16"/>
                <w:vertAlign w:val="subscript"/>
                <w:lang w:eastAsia="zh-CN"/>
              </w:rPr>
              <w:t>0</w:t>
            </w:r>
            <w:r w:rsidRPr="00886D07">
              <w:rPr>
                <w:rFonts w:eastAsia="SimSun"/>
                <w:i/>
                <w:sz w:val="16"/>
                <w:szCs w:val="16"/>
                <w:lang w:eastAsia="zh-CN"/>
              </w:rPr>
              <w:t>+K</w:t>
            </w:r>
            <w:r w:rsidRPr="00886D07">
              <w:rPr>
                <w:rFonts w:eastAsia="SimSun"/>
                <w:iCs/>
                <w:sz w:val="16"/>
                <w:szCs w:val="16"/>
                <w:vertAlign w:val="subscript"/>
                <w:lang w:eastAsia="zh-CN"/>
              </w:rPr>
              <w:t>offset</w:t>
            </w:r>
            <w:r w:rsidRPr="00886D07">
              <w:rPr>
                <w:sz w:val="16"/>
                <w:szCs w:val="16"/>
                <w:lang w:eastAsia="zh-CN"/>
              </w:rPr>
              <w:t xml:space="preserve"> for FDD </w:t>
            </w:r>
            <w:r w:rsidRPr="00886D07">
              <w:rPr>
                <w:sz w:val="16"/>
                <w:szCs w:val="16"/>
              </w:rPr>
              <w:t xml:space="preserve">or </w:t>
            </w:r>
            <w:r w:rsidRPr="00886D07">
              <w:rPr>
                <w:iCs/>
                <w:sz w:val="16"/>
                <w:szCs w:val="16"/>
              </w:rPr>
              <w:t xml:space="preserve">IoT </w:t>
            </w:r>
            <w:r w:rsidRPr="00886D07">
              <w:rPr>
                <w:sz w:val="16"/>
                <w:szCs w:val="16"/>
              </w:rPr>
              <w:t>NTN TDD’</w:t>
            </w:r>
          </w:p>
        </w:tc>
      </w:tr>
      <w:tr w:rsidR="0046756E" w:rsidRPr="006B35E0" w14:paraId="5E533D94" w14:textId="77777777" w:rsidTr="00233CF5">
        <w:tc>
          <w:tcPr>
            <w:tcW w:w="1980" w:type="dxa"/>
          </w:tcPr>
          <w:p w14:paraId="683882DE" w14:textId="77777777" w:rsidR="0046756E" w:rsidRPr="00886D07" w:rsidRDefault="0046756E" w:rsidP="00233CF5">
            <w:pPr>
              <w:spacing w:before="120"/>
              <w:rPr>
                <w:rFonts w:eastAsia="DengXian"/>
                <w:b/>
                <w:bCs/>
                <w:sz w:val="16"/>
                <w:szCs w:val="16"/>
                <w:highlight w:val="yellow"/>
              </w:rPr>
            </w:pPr>
            <w:r w:rsidRPr="00886D07">
              <w:rPr>
                <w:b/>
                <w:i/>
                <w:noProof/>
                <w:sz w:val="16"/>
                <w:szCs w:val="16"/>
              </w:rPr>
              <w:t>Consequences if not approved:</w:t>
            </w:r>
          </w:p>
        </w:tc>
        <w:tc>
          <w:tcPr>
            <w:tcW w:w="7631" w:type="dxa"/>
          </w:tcPr>
          <w:p w14:paraId="5B015CD5" w14:textId="77777777" w:rsidR="0046756E" w:rsidRPr="00886D07" w:rsidRDefault="0046756E" w:rsidP="00233CF5">
            <w:pPr>
              <w:spacing w:before="120"/>
              <w:rPr>
                <w:rFonts w:eastAsia="DengXian"/>
                <w:bCs/>
                <w:sz w:val="16"/>
                <w:szCs w:val="16"/>
              </w:rPr>
            </w:pPr>
            <w:r w:rsidRPr="00886D07">
              <w:rPr>
                <w:rFonts w:cs="Times"/>
                <w:sz w:val="16"/>
                <w:szCs w:val="16"/>
                <w:lang w:eastAsia="zh-CN"/>
              </w:rPr>
              <w:t xml:space="preserve">How to determine </w:t>
            </w:r>
            <w:r w:rsidRPr="00886D07">
              <w:rPr>
                <w:i/>
                <w:sz w:val="16"/>
                <w:szCs w:val="16"/>
                <w:lang w:eastAsia="zh-CN"/>
              </w:rPr>
              <w:t>n</w:t>
            </w:r>
            <w:r w:rsidRPr="00886D07">
              <w:rPr>
                <w:rFonts w:hint="eastAsia"/>
                <w:i/>
                <w:sz w:val="16"/>
                <w:szCs w:val="16"/>
                <w:vertAlign w:val="subscript"/>
                <w:lang w:eastAsia="zh-CN"/>
              </w:rPr>
              <w:t>0</w:t>
            </w:r>
            <w:r w:rsidRPr="00886D07">
              <w:rPr>
                <w:rFonts w:cs="Times"/>
                <w:sz w:val="16"/>
                <w:szCs w:val="16"/>
                <w:lang w:eastAsia="zh-CN"/>
              </w:rPr>
              <w:t xml:space="preserve"> is not clear</w:t>
            </w:r>
          </w:p>
        </w:tc>
      </w:tr>
      <w:tr w:rsidR="0046756E" w:rsidRPr="006B35E0" w14:paraId="7D98A326" w14:textId="77777777" w:rsidTr="00233CF5">
        <w:tc>
          <w:tcPr>
            <w:tcW w:w="1980" w:type="dxa"/>
          </w:tcPr>
          <w:p w14:paraId="3A6E4DAD" w14:textId="77777777" w:rsidR="0046756E" w:rsidRPr="00886D07" w:rsidRDefault="0046756E" w:rsidP="00233CF5">
            <w:pPr>
              <w:spacing w:before="120"/>
              <w:rPr>
                <w:rFonts w:eastAsia="DengXian"/>
                <w:b/>
                <w:bCs/>
                <w:sz w:val="16"/>
                <w:szCs w:val="16"/>
                <w:highlight w:val="yellow"/>
              </w:rPr>
            </w:pPr>
            <w:r w:rsidRPr="00886D07">
              <w:rPr>
                <w:b/>
                <w:i/>
                <w:noProof/>
                <w:sz w:val="16"/>
                <w:szCs w:val="16"/>
              </w:rPr>
              <w:t>Clauses affected:</w:t>
            </w:r>
          </w:p>
        </w:tc>
        <w:tc>
          <w:tcPr>
            <w:tcW w:w="7631" w:type="dxa"/>
          </w:tcPr>
          <w:p w14:paraId="34A6C9CE" w14:textId="77777777" w:rsidR="0046756E" w:rsidRPr="00886D07" w:rsidRDefault="0046756E" w:rsidP="00233CF5">
            <w:pPr>
              <w:spacing w:before="120"/>
              <w:rPr>
                <w:rFonts w:eastAsia="DengXian"/>
                <w:bCs/>
                <w:sz w:val="16"/>
                <w:szCs w:val="16"/>
                <w:lang w:eastAsia="zh-CN"/>
              </w:rPr>
            </w:pPr>
            <w:r w:rsidRPr="00886D07">
              <w:rPr>
                <w:rFonts w:eastAsia="DengXian"/>
                <w:bCs/>
                <w:sz w:val="16"/>
                <w:szCs w:val="16"/>
                <w:lang w:eastAsia="zh-CN"/>
              </w:rPr>
              <w:t>16.5.1</w:t>
            </w:r>
          </w:p>
        </w:tc>
      </w:tr>
      <w:tr w:rsidR="0046756E" w:rsidRPr="006B35E0" w14:paraId="24FF9ACA" w14:textId="77777777" w:rsidTr="00233CF5">
        <w:tc>
          <w:tcPr>
            <w:tcW w:w="9611" w:type="dxa"/>
            <w:gridSpan w:val="2"/>
          </w:tcPr>
          <w:p w14:paraId="63B7D54D" w14:textId="77777777" w:rsidR="0046756E" w:rsidRPr="00886D07" w:rsidRDefault="0046756E" w:rsidP="00A4246F">
            <w:bookmarkStart w:id="543" w:name="_Toc211860332"/>
            <w:bookmarkStart w:id="544" w:name="_Toc211860623"/>
            <w:bookmarkStart w:id="545" w:name="_Toc211860844"/>
            <w:bookmarkStart w:id="546" w:name="_Toc211861065"/>
            <w:r w:rsidRPr="00886D07">
              <w:t>16.5.1</w:t>
            </w:r>
            <w:r w:rsidRPr="00886D07">
              <w:tab/>
              <w:t>UE procedure for transmitting format 1 narrowband physical uplink shared channel</w:t>
            </w:r>
            <w:bookmarkEnd w:id="543"/>
            <w:bookmarkEnd w:id="544"/>
            <w:bookmarkEnd w:id="545"/>
            <w:bookmarkEnd w:id="546"/>
          </w:p>
          <w:p w14:paraId="1E7EC56A" w14:textId="77777777" w:rsidR="0046756E" w:rsidRPr="00886D07" w:rsidRDefault="0046756E" w:rsidP="00233CF5">
            <w:pPr>
              <w:spacing w:before="120"/>
              <w:rPr>
                <w:sz w:val="16"/>
                <w:szCs w:val="16"/>
              </w:rPr>
            </w:pPr>
            <w:r w:rsidRPr="00886D07">
              <w:rPr>
                <w:sz w:val="16"/>
                <w:szCs w:val="16"/>
              </w:rPr>
              <w:t>NPUSCH format 1 transmission can be scheduled by a NPDCCH with DCI format N0, or the transmission can correspond to using preconfigured uplink resource configured by higher layers. Transmission using preconfigured uplink resource is initiated by higher layers as specified in [14] , while retransmission of transport blocks transmitted using preconfigured uplink resource are scheduled by a NPDCCH with DCI format N0.</w:t>
            </w:r>
          </w:p>
          <w:p w14:paraId="00683034" w14:textId="77777777" w:rsidR="0046756E" w:rsidRPr="00886D07" w:rsidRDefault="0046756E" w:rsidP="00233CF5">
            <w:pPr>
              <w:spacing w:before="120"/>
              <w:rPr>
                <w:rFonts w:eastAsia="SimSun"/>
                <w:sz w:val="16"/>
                <w:szCs w:val="16"/>
                <w:lang w:eastAsia="zh-CN"/>
              </w:rPr>
            </w:pPr>
            <w:r w:rsidRPr="00886D07">
              <w:rPr>
                <w:sz w:val="16"/>
                <w:szCs w:val="16"/>
              </w:rPr>
              <w:t xml:space="preserve">A UE shall upon detection on a given serving cell of a NPDCCH with DCI format N0 ending in NB-IoT DL subframe </w:t>
            </w:r>
            <w:r w:rsidRPr="00886D07">
              <w:rPr>
                <w:i/>
                <w:sz w:val="16"/>
                <w:szCs w:val="16"/>
              </w:rPr>
              <w:t>n</w:t>
            </w:r>
            <w:r w:rsidRPr="00886D07">
              <w:rPr>
                <w:sz w:val="16"/>
                <w:szCs w:val="16"/>
              </w:rPr>
              <w:t xml:space="preserve"> scheduling NPUSCH intended for the UE, perform, at the end of</w:t>
            </w:r>
            <w:r w:rsidRPr="00886D07">
              <w:rPr>
                <w:rFonts w:eastAsia="SimSun" w:hint="eastAsia"/>
                <w:sz w:val="16"/>
                <w:szCs w:val="16"/>
                <w:lang w:eastAsia="zh-CN"/>
              </w:rPr>
              <w:t xml:space="preserve"> </w:t>
            </w:r>
          </w:p>
          <w:p w14:paraId="380DF350" w14:textId="77777777" w:rsidR="0046756E" w:rsidRPr="00886D07" w:rsidRDefault="0046756E" w:rsidP="00233CF5">
            <w:pPr>
              <w:pStyle w:val="B1"/>
              <w:spacing w:before="120"/>
              <w:rPr>
                <w:rFonts w:ascii="Calibri" w:eastAsia="Calibri" w:hAnsi="Calibri"/>
                <w:sz w:val="16"/>
                <w:szCs w:val="16"/>
                <w:lang w:val="en-US"/>
              </w:rPr>
            </w:pPr>
            <w:r w:rsidRPr="00886D07">
              <w:rPr>
                <w:rFonts w:eastAsia="SimSun"/>
                <w:i/>
                <w:sz w:val="16"/>
                <w:szCs w:val="16"/>
                <w:lang w:val="en-US" w:eastAsia="zh-CN"/>
              </w:rPr>
              <w:t>-</w:t>
            </w:r>
            <w:r w:rsidRPr="00886D07">
              <w:rPr>
                <w:rFonts w:eastAsia="SimSun"/>
                <w:i/>
                <w:sz w:val="16"/>
                <w:szCs w:val="16"/>
                <w:lang w:val="en-US" w:eastAsia="zh-CN"/>
              </w:rPr>
              <w:tab/>
              <w:t>n+k</w:t>
            </w:r>
            <w:r w:rsidRPr="00886D07">
              <w:rPr>
                <w:rFonts w:eastAsia="SimSun"/>
                <w:i/>
                <w:sz w:val="16"/>
                <w:szCs w:val="16"/>
                <w:vertAlign w:val="subscript"/>
                <w:lang w:val="en-US" w:eastAsia="zh-CN"/>
              </w:rPr>
              <w:t>0</w:t>
            </w:r>
            <w:r w:rsidRPr="00886D07">
              <w:rPr>
                <w:rFonts w:eastAsia="SimSun"/>
                <w:i/>
                <w:sz w:val="16"/>
                <w:szCs w:val="16"/>
                <w:lang w:val="en-US" w:eastAsia="zh-CN"/>
              </w:rPr>
              <w:t>+K</w:t>
            </w:r>
            <w:r w:rsidRPr="00886D07">
              <w:rPr>
                <w:rFonts w:eastAsia="SimSun"/>
                <w:iCs/>
                <w:sz w:val="16"/>
                <w:szCs w:val="16"/>
                <w:vertAlign w:val="subscript"/>
                <w:lang w:val="en-US" w:eastAsia="zh-CN"/>
              </w:rPr>
              <w:t>offset</w:t>
            </w:r>
            <w:r w:rsidRPr="00886D07">
              <w:rPr>
                <w:rFonts w:eastAsia="SimSun"/>
                <w:sz w:val="16"/>
                <w:szCs w:val="16"/>
                <w:lang w:val="en-US" w:eastAsia="zh-CN"/>
              </w:rPr>
              <w:t xml:space="preserve"> DL subframe for FDD </w:t>
            </w:r>
            <w:r w:rsidRPr="00886D07">
              <w:rPr>
                <w:sz w:val="16"/>
                <w:szCs w:val="16"/>
              </w:rPr>
              <w:t xml:space="preserve">or </w:t>
            </w:r>
            <w:r w:rsidRPr="00886D07">
              <w:rPr>
                <w:iCs/>
                <w:sz w:val="16"/>
                <w:szCs w:val="16"/>
              </w:rPr>
              <w:t xml:space="preserve">IoT </w:t>
            </w:r>
            <w:r w:rsidRPr="00886D07">
              <w:rPr>
                <w:sz w:val="16"/>
                <w:szCs w:val="16"/>
              </w:rPr>
              <w:t>NTN TDD</w:t>
            </w:r>
            <w:r w:rsidRPr="00886D07">
              <w:rPr>
                <w:rFonts w:eastAsia="SimSun"/>
                <w:sz w:val="16"/>
                <w:szCs w:val="16"/>
                <w:lang w:val="en-US" w:eastAsia="zh-CN"/>
              </w:rPr>
              <w:t>,</w:t>
            </w:r>
            <w:r w:rsidRPr="00886D07">
              <w:rPr>
                <w:rFonts w:eastAsia="Calibri"/>
                <w:sz w:val="16"/>
                <w:szCs w:val="16"/>
                <w:lang w:val="en-US"/>
              </w:rPr>
              <w:t xml:space="preserve"> </w:t>
            </w:r>
          </w:p>
          <w:p w14:paraId="0A3C154A" w14:textId="77777777" w:rsidR="0046756E" w:rsidRPr="00886D07" w:rsidRDefault="0046756E" w:rsidP="00233CF5">
            <w:pPr>
              <w:pStyle w:val="B1"/>
              <w:spacing w:before="120"/>
              <w:rPr>
                <w:sz w:val="16"/>
                <w:szCs w:val="16"/>
              </w:rPr>
            </w:pPr>
            <w:r w:rsidRPr="00886D07">
              <w:rPr>
                <w:rFonts w:eastAsia="SimSun"/>
                <w:i/>
                <w:sz w:val="16"/>
                <w:szCs w:val="16"/>
                <w:lang w:eastAsia="zh-CN"/>
              </w:rPr>
              <w:t>-</w:t>
            </w:r>
            <w:r w:rsidRPr="00886D07">
              <w:rPr>
                <w:rFonts w:eastAsia="SimSun"/>
                <w:i/>
                <w:sz w:val="16"/>
                <w:szCs w:val="16"/>
                <w:lang w:eastAsia="zh-CN"/>
              </w:rPr>
              <w:tab/>
            </w:r>
            <w:r w:rsidRPr="00886D07">
              <w:rPr>
                <w:rFonts w:eastAsia="SimSun" w:hint="eastAsia"/>
                <w:i/>
                <w:sz w:val="16"/>
                <w:szCs w:val="16"/>
                <w:lang w:eastAsia="zh-CN"/>
              </w:rPr>
              <w:t>k</w:t>
            </w:r>
            <w:r w:rsidRPr="00886D07">
              <w:rPr>
                <w:rFonts w:eastAsia="SimSun"/>
                <w:i/>
                <w:sz w:val="16"/>
                <w:szCs w:val="16"/>
                <w:vertAlign w:val="subscript"/>
                <w:lang w:eastAsia="zh-CN"/>
              </w:rPr>
              <w:t>0</w:t>
            </w:r>
            <w:r w:rsidRPr="00886D07">
              <w:rPr>
                <w:rFonts w:eastAsia="SimSun" w:hint="eastAsia"/>
                <w:sz w:val="16"/>
                <w:szCs w:val="16"/>
                <w:lang w:eastAsia="zh-CN"/>
              </w:rPr>
              <w:t xml:space="preserve"> </w:t>
            </w:r>
            <w:r w:rsidRPr="00886D07">
              <w:rPr>
                <w:rFonts w:eastAsia="SimSun"/>
                <w:sz w:val="16"/>
                <w:szCs w:val="16"/>
                <w:lang w:eastAsia="zh-CN"/>
              </w:rPr>
              <w:t xml:space="preserve">NB-IoT UL subframes following the end of </w:t>
            </w:r>
            <w:r w:rsidRPr="00886D07">
              <w:rPr>
                <w:rFonts w:eastAsia="SimSun" w:hint="eastAsia"/>
                <w:i/>
                <w:sz w:val="16"/>
                <w:szCs w:val="16"/>
                <w:lang w:eastAsia="zh-CN"/>
              </w:rPr>
              <w:t>n+</w:t>
            </w:r>
            <w:r w:rsidRPr="00886D07">
              <w:rPr>
                <w:rFonts w:eastAsia="SimSun"/>
                <w:sz w:val="16"/>
                <w:szCs w:val="16"/>
                <w:lang w:eastAsia="zh-CN"/>
              </w:rPr>
              <w:t>8 subframe</w:t>
            </w:r>
            <w:r w:rsidRPr="00886D07">
              <w:rPr>
                <w:rFonts w:eastAsia="SimSun" w:hint="eastAsia"/>
                <w:i/>
                <w:sz w:val="16"/>
                <w:szCs w:val="16"/>
                <w:lang w:eastAsia="zh-CN"/>
              </w:rPr>
              <w:t xml:space="preserve"> </w:t>
            </w:r>
            <w:r w:rsidRPr="00886D07">
              <w:rPr>
                <w:rFonts w:eastAsia="SimSun"/>
                <w:sz w:val="16"/>
                <w:szCs w:val="16"/>
                <w:lang w:eastAsia="zh-CN"/>
              </w:rPr>
              <w:t>for TN TDD,</w:t>
            </w:r>
          </w:p>
          <w:p w14:paraId="3E0975D9" w14:textId="77777777" w:rsidR="0046756E" w:rsidRPr="00886D07" w:rsidRDefault="0046756E" w:rsidP="00233CF5">
            <w:pPr>
              <w:spacing w:before="120"/>
              <w:rPr>
                <w:rFonts w:eastAsia="SimSun"/>
                <w:sz w:val="16"/>
                <w:szCs w:val="16"/>
                <w:lang w:eastAsia="zh-CN"/>
              </w:rPr>
            </w:pPr>
            <w:r w:rsidRPr="00886D07">
              <w:rPr>
                <w:sz w:val="16"/>
                <w:szCs w:val="16"/>
              </w:rPr>
              <w:lastRenderedPageBreak/>
              <w:t xml:space="preserve">a corresponding NPUSCH transmission using NPUSCH format 1 </w:t>
            </w:r>
            <w:r w:rsidRPr="00886D07">
              <w:rPr>
                <w:rFonts w:eastAsia="SimSun" w:hint="eastAsia"/>
                <w:sz w:val="16"/>
                <w:szCs w:val="16"/>
                <w:lang w:eastAsia="zh-CN"/>
              </w:rPr>
              <w:t>in</w:t>
            </w:r>
            <w:r w:rsidRPr="00886D07">
              <w:rPr>
                <w:rFonts w:eastAsia="SimSun"/>
                <w:sz w:val="16"/>
                <w:szCs w:val="16"/>
                <w:lang w:eastAsia="zh-CN"/>
              </w:rPr>
              <w:t xml:space="preserve"> </w:t>
            </w:r>
            <w:r w:rsidRPr="00886D07">
              <w:rPr>
                <w:rFonts w:eastAsia="SimSun" w:hint="eastAsia"/>
                <w:i/>
                <w:sz w:val="16"/>
                <w:szCs w:val="16"/>
                <w:lang w:eastAsia="zh-CN"/>
              </w:rPr>
              <w:t>N</w:t>
            </w:r>
            <w:r w:rsidRPr="00886D07">
              <w:rPr>
                <w:rFonts w:eastAsia="SimSun"/>
                <w:sz w:val="16"/>
                <w:szCs w:val="16"/>
                <w:lang w:eastAsia="zh-CN"/>
              </w:rPr>
              <w:t xml:space="preserve"> consecutive NB-IoT</w:t>
            </w:r>
            <w:r w:rsidRPr="00886D07">
              <w:rPr>
                <w:rFonts w:eastAsia="SimSun" w:hint="eastAsia"/>
                <w:sz w:val="16"/>
                <w:szCs w:val="16"/>
                <w:lang w:eastAsia="zh-CN"/>
              </w:rPr>
              <w:t xml:space="preserve"> </w:t>
            </w:r>
            <w:r w:rsidRPr="00886D07">
              <w:rPr>
                <w:rFonts w:eastAsia="SimSun"/>
                <w:sz w:val="16"/>
                <w:szCs w:val="16"/>
                <w:lang w:eastAsia="zh-CN"/>
              </w:rPr>
              <w:t>UL slots</w:t>
            </w:r>
            <w:r w:rsidRPr="00886D07">
              <w:rPr>
                <w:rFonts w:eastAsia="SimSun" w:hint="eastAsia"/>
                <w:sz w:val="16"/>
                <w:szCs w:val="16"/>
                <w:lang w:eastAsia="zh-CN"/>
              </w:rPr>
              <w:t xml:space="preserve"> </w:t>
            </w:r>
            <w:r w:rsidRPr="00886D07">
              <w:rPr>
                <w:rFonts w:eastAsia="SimSun"/>
                <w:i/>
                <w:sz w:val="16"/>
                <w:szCs w:val="16"/>
                <w:lang w:eastAsia="zh-CN"/>
              </w:rPr>
              <w:t>n</w:t>
            </w:r>
            <w:r w:rsidRPr="00886D07">
              <w:rPr>
                <w:rFonts w:eastAsia="SimSun" w:hint="eastAsia"/>
                <w:i/>
                <w:sz w:val="16"/>
                <w:szCs w:val="16"/>
                <w:vertAlign w:val="subscript"/>
                <w:lang w:eastAsia="zh-CN"/>
              </w:rPr>
              <w:t>i</w:t>
            </w:r>
            <w:r w:rsidRPr="00886D07">
              <w:rPr>
                <w:rFonts w:eastAsia="SimSun" w:hint="eastAsia"/>
                <w:sz w:val="16"/>
                <w:szCs w:val="16"/>
                <w:lang w:eastAsia="zh-CN"/>
              </w:rPr>
              <w:t xml:space="preserve"> with </w:t>
            </w:r>
            <w:r w:rsidRPr="00886D07">
              <w:rPr>
                <w:rFonts w:eastAsia="SimSun" w:hint="eastAsia"/>
                <w:i/>
                <w:sz w:val="16"/>
                <w:szCs w:val="16"/>
                <w:lang w:eastAsia="zh-CN"/>
              </w:rPr>
              <w:t xml:space="preserve">i = 0, 1, </w:t>
            </w:r>
            <w:r w:rsidRPr="00886D07">
              <w:rPr>
                <w:rFonts w:eastAsia="SimSun"/>
                <w:i/>
                <w:sz w:val="16"/>
                <w:szCs w:val="16"/>
                <w:lang w:eastAsia="zh-CN"/>
              </w:rPr>
              <w:t>…</w:t>
            </w:r>
            <w:r w:rsidRPr="00886D07">
              <w:rPr>
                <w:rFonts w:eastAsia="SimSun" w:hint="eastAsia"/>
                <w:i/>
                <w:sz w:val="16"/>
                <w:szCs w:val="16"/>
                <w:lang w:eastAsia="zh-CN"/>
              </w:rPr>
              <w:t>, N-1</w:t>
            </w:r>
            <w:r w:rsidRPr="00886D07">
              <w:rPr>
                <w:rFonts w:eastAsia="SimSun"/>
                <w:i/>
                <w:sz w:val="16"/>
                <w:szCs w:val="16"/>
                <w:lang w:eastAsia="zh-CN"/>
              </w:rPr>
              <w:t xml:space="preserve"> </w:t>
            </w:r>
            <w:r w:rsidRPr="00886D07">
              <w:rPr>
                <w:sz w:val="16"/>
                <w:szCs w:val="16"/>
              </w:rPr>
              <w:t>according to the NPDCCH information</w:t>
            </w:r>
            <w:r w:rsidRPr="00886D07">
              <w:rPr>
                <w:rFonts w:eastAsia="SimSun" w:hint="eastAsia"/>
                <w:sz w:val="16"/>
                <w:szCs w:val="16"/>
                <w:lang w:eastAsia="zh-CN"/>
              </w:rPr>
              <w:t xml:space="preserve"> where</w:t>
            </w:r>
          </w:p>
          <w:p w14:paraId="0BFAE7FE" w14:textId="77777777" w:rsidR="0046756E" w:rsidRPr="00886D07" w:rsidRDefault="0046756E" w:rsidP="00233CF5">
            <w:pPr>
              <w:pStyle w:val="B1"/>
              <w:spacing w:before="120"/>
              <w:rPr>
                <w:rFonts w:eastAsia="SimSun"/>
                <w:sz w:val="16"/>
                <w:szCs w:val="16"/>
                <w:lang w:eastAsia="zh-CN"/>
              </w:rPr>
            </w:pPr>
            <w:r w:rsidRPr="00886D07">
              <w:rPr>
                <w:rFonts w:eastAsia="SimSun"/>
                <w:sz w:val="16"/>
                <w:szCs w:val="16"/>
                <w:lang w:eastAsia="zh-CN"/>
              </w:rPr>
              <w:t>-</w:t>
            </w:r>
            <w:r w:rsidRPr="00886D07">
              <w:rPr>
                <w:rFonts w:eastAsia="SimSun"/>
                <w:sz w:val="16"/>
                <w:szCs w:val="16"/>
                <w:lang w:eastAsia="zh-CN"/>
              </w:rPr>
              <w:tab/>
            </w:r>
            <w:r w:rsidRPr="00886D07">
              <w:rPr>
                <w:rFonts w:eastAsia="SimSun" w:hint="eastAsia"/>
                <w:sz w:val="16"/>
                <w:szCs w:val="16"/>
                <w:lang w:eastAsia="zh-CN"/>
              </w:rPr>
              <w:t xml:space="preserve">subframe </w:t>
            </w:r>
            <w:r w:rsidRPr="00886D07">
              <w:rPr>
                <w:rFonts w:eastAsia="SimSun" w:hint="eastAsia"/>
                <w:i/>
                <w:sz w:val="16"/>
                <w:szCs w:val="16"/>
                <w:lang w:eastAsia="zh-CN"/>
              </w:rPr>
              <w:t>n</w:t>
            </w:r>
            <w:r w:rsidRPr="00886D07">
              <w:rPr>
                <w:rFonts w:eastAsia="SimSun" w:hint="eastAsia"/>
                <w:sz w:val="16"/>
                <w:szCs w:val="16"/>
                <w:lang w:eastAsia="zh-CN"/>
              </w:rPr>
              <w:t xml:space="preserve"> is the last subframe in which the </w:t>
            </w:r>
            <w:r w:rsidRPr="00886D07">
              <w:rPr>
                <w:rFonts w:eastAsia="SimSun"/>
                <w:sz w:val="16"/>
                <w:szCs w:val="16"/>
                <w:lang w:eastAsia="zh-CN"/>
              </w:rPr>
              <w:t>N</w:t>
            </w:r>
            <w:r w:rsidRPr="00886D07">
              <w:rPr>
                <w:rFonts w:eastAsia="SimSun" w:hint="eastAsia"/>
                <w:sz w:val="16"/>
                <w:szCs w:val="16"/>
                <w:lang w:eastAsia="zh-CN"/>
              </w:rPr>
              <w:t>PDCCH is transmitted</w:t>
            </w:r>
            <w:r w:rsidRPr="00886D07">
              <w:rPr>
                <w:rFonts w:eastAsia="SimSun"/>
                <w:sz w:val="16"/>
                <w:szCs w:val="16"/>
                <w:lang w:eastAsia="zh-CN"/>
              </w:rPr>
              <w:t xml:space="preserve"> and is determined from the starting subframe of NPDCCH transmission and the </w:t>
            </w:r>
            <w:r w:rsidRPr="00886D07">
              <w:rPr>
                <w:rFonts w:hint="eastAsia"/>
                <w:sz w:val="16"/>
                <w:szCs w:val="16"/>
                <w:lang w:eastAsia="zh-CN"/>
              </w:rPr>
              <w:t>DCI subframe repetition number</w:t>
            </w:r>
            <w:r w:rsidRPr="00886D07">
              <w:rPr>
                <w:sz w:val="16"/>
                <w:szCs w:val="16"/>
                <w:lang w:eastAsia="zh-CN"/>
              </w:rPr>
              <w:t xml:space="preserve"> field in the corresponding DCI</w:t>
            </w:r>
            <w:r w:rsidRPr="00886D07">
              <w:rPr>
                <w:rFonts w:eastAsia="SimSun" w:hint="eastAsia"/>
                <w:sz w:val="16"/>
                <w:szCs w:val="16"/>
                <w:lang w:eastAsia="zh-CN"/>
              </w:rPr>
              <w:t>; and</w:t>
            </w:r>
          </w:p>
          <w:p w14:paraId="33A2ACCD" w14:textId="77777777" w:rsidR="0046756E" w:rsidRPr="00886D07" w:rsidRDefault="0046756E" w:rsidP="00233CF5">
            <w:pPr>
              <w:pStyle w:val="B1"/>
              <w:spacing w:before="120"/>
              <w:rPr>
                <w:rFonts w:eastAsia="SimSun"/>
                <w:sz w:val="16"/>
                <w:szCs w:val="16"/>
                <w:lang w:eastAsia="zh-CN"/>
              </w:rPr>
            </w:pPr>
            <w:r w:rsidRPr="00886D07">
              <w:rPr>
                <w:sz w:val="16"/>
                <w:szCs w:val="16"/>
              </w:rPr>
              <w:t>-</w:t>
            </w:r>
            <w:r w:rsidRPr="00886D07">
              <w:rPr>
                <w:sz w:val="16"/>
                <w:szCs w:val="16"/>
              </w:rPr>
              <w:tab/>
            </w:r>
            <w:r w:rsidRPr="00886D07">
              <w:rPr>
                <w:position w:val="-14"/>
                <w:sz w:val="16"/>
                <w:szCs w:val="16"/>
              </w:rPr>
              <w:object w:dxaOrig="2140" w:dyaOrig="400" w14:anchorId="750541E1">
                <v:shape id="_x0000_i1029" type="#_x0000_t75" style="width:100pt;height:21.5pt" o:ole="">
                  <v:imagedata r:id="rId518" o:title=""/>
                </v:shape>
                <o:OLEObject Type="Embed" ProgID="Equation.DSMT4" ShapeID="_x0000_i1029" DrawAspect="Content" ObjectID="_1822475580" r:id="rId519"/>
              </w:object>
            </w:r>
            <w:r w:rsidRPr="00886D07">
              <w:rPr>
                <w:rFonts w:eastAsia="SimSun"/>
                <w:sz w:val="16"/>
                <w:szCs w:val="16"/>
                <w:lang w:eastAsia="zh-CN"/>
              </w:rPr>
              <w:t xml:space="preserve">, where </w:t>
            </w:r>
            <w:r w:rsidRPr="00886D07">
              <w:rPr>
                <w:rFonts w:eastAsia="SimSun" w:hint="eastAsia"/>
                <w:sz w:val="16"/>
                <w:szCs w:val="16"/>
                <w:lang w:eastAsia="zh-CN"/>
              </w:rPr>
              <w:t xml:space="preserve">the value of </w:t>
            </w:r>
            <w:r w:rsidRPr="00886D07">
              <w:rPr>
                <w:position w:val="-14"/>
                <w:sz w:val="16"/>
                <w:szCs w:val="16"/>
              </w:rPr>
              <w:object w:dxaOrig="460" w:dyaOrig="380" w14:anchorId="65BD4C3F">
                <v:shape id="_x0000_i1030" type="#_x0000_t75" style="width:20.5pt;height:20.5pt" o:ole="">
                  <v:imagedata r:id="rId520" o:title=""/>
                </v:shape>
                <o:OLEObject Type="Embed" ProgID="Equation.3" ShapeID="_x0000_i1030" DrawAspect="Content" ObjectID="_1822475581" r:id="rId521"/>
              </w:object>
            </w:r>
            <w:r w:rsidRPr="00886D07">
              <w:rPr>
                <w:sz w:val="16"/>
                <w:szCs w:val="16"/>
              </w:rPr>
              <w:t xml:space="preserve"> </w:t>
            </w:r>
            <w:r w:rsidRPr="00886D07">
              <w:rPr>
                <w:rFonts w:eastAsia="SimSun" w:hint="eastAsia"/>
                <w:sz w:val="16"/>
                <w:szCs w:val="16"/>
                <w:lang w:eastAsia="zh-CN"/>
              </w:rPr>
              <w:t xml:space="preserve">is determined </w:t>
            </w:r>
            <w:r w:rsidRPr="00886D07">
              <w:rPr>
                <w:rFonts w:eastAsia="SimSun"/>
                <w:sz w:val="16"/>
                <w:szCs w:val="16"/>
                <w:lang w:eastAsia="zh-CN"/>
              </w:rPr>
              <w:t xml:space="preserve">as specified in Clause 16.5.1.1, </w:t>
            </w:r>
            <w:r w:rsidRPr="00886D07">
              <w:rPr>
                <w:rFonts w:eastAsia="SimSun" w:hint="eastAsia"/>
                <w:sz w:val="16"/>
                <w:szCs w:val="16"/>
                <w:lang w:eastAsia="zh-CN"/>
              </w:rPr>
              <w:t xml:space="preserve">the value of </w:t>
            </w:r>
            <w:r w:rsidRPr="00886D07">
              <w:rPr>
                <w:position w:val="-10"/>
                <w:sz w:val="16"/>
                <w:szCs w:val="16"/>
              </w:rPr>
              <w:object w:dxaOrig="440" w:dyaOrig="340" w14:anchorId="2A23024D">
                <v:shape id="_x0000_i1031" type="#_x0000_t75" style="width:21.5pt;height:13pt" o:ole="">
                  <v:imagedata r:id="rId522" o:title=""/>
                </v:shape>
                <o:OLEObject Type="Embed" ProgID="Equation.3" ShapeID="_x0000_i1031" DrawAspect="Content" ObjectID="_1822475582" r:id="rId523"/>
              </w:object>
            </w:r>
            <w:r w:rsidRPr="00886D07">
              <w:rPr>
                <w:rFonts w:eastAsia="SimSun" w:hint="eastAsia"/>
                <w:sz w:val="16"/>
                <w:szCs w:val="16"/>
                <w:lang w:eastAsia="zh-CN"/>
              </w:rPr>
              <w:t xml:space="preserve">is determined by the </w:t>
            </w:r>
            <w:r w:rsidRPr="00886D07">
              <w:rPr>
                <w:sz w:val="16"/>
                <w:szCs w:val="16"/>
                <w:lang w:eastAsia="zh-CN"/>
              </w:rPr>
              <w:t>resource assignment</w:t>
            </w:r>
            <w:r w:rsidRPr="00886D07">
              <w:rPr>
                <w:rFonts w:eastAsia="SimSun" w:hint="eastAsia"/>
                <w:sz w:val="16"/>
                <w:szCs w:val="16"/>
                <w:lang w:eastAsia="zh-CN"/>
              </w:rPr>
              <w:t xml:space="preserve"> </w:t>
            </w:r>
            <w:r w:rsidRPr="00886D07">
              <w:rPr>
                <w:rFonts w:eastAsia="SimSun"/>
                <w:sz w:val="16"/>
                <w:szCs w:val="16"/>
                <w:lang w:eastAsia="zh-CN"/>
              </w:rPr>
              <w:t xml:space="preserve">field </w:t>
            </w:r>
            <w:r w:rsidRPr="00886D07">
              <w:rPr>
                <w:rFonts w:eastAsia="SimSun" w:hint="eastAsia"/>
                <w:sz w:val="16"/>
                <w:szCs w:val="16"/>
                <w:lang w:eastAsia="zh-CN"/>
              </w:rPr>
              <w:t>in the corresponding DCI</w:t>
            </w:r>
            <w:r w:rsidRPr="00886D07">
              <w:rPr>
                <w:rFonts w:eastAsia="SimSun"/>
                <w:sz w:val="16"/>
                <w:szCs w:val="16"/>
                <w:lang w:eastAsia="zh-CN"/>
              </w:rPr>
              <w:t xml:space="preserve"> (see Clause 16.5.1.1), </w:t>
            </w:r>
            <w:r w:rsidRPr="00886D07">
              <w:rPr>
                <w:rFonts w:eastAsia="SimSun" w:hint="eastAsia"/>
                <w:sz w:val="16"/>
                <w:szCs w:val="16"/>
                <w:lang w:eastAsia="zh-CN"/>
              </w:rPr>
              <w:t xml:space="preserve">the value of </w:t>
            </w:r>
            <w:r w:rsidRPr="00886D07">
              <w:rPr>
                <w:position w:val="-12"/>
                <w:sz w:val="16"/>
                <w:szCs w:val="16"/>
              </w:rPr>
              <w:object w:dxaOrig="520" w:dyaOrig="380" w14:anchorId="1C1C0FA7">
                <v:shape id="_x0000_i1032" type="#_x0000_t75" style="width:28pt;height:20.5pt" o:ole="">
                  <v:imagedata r:id="rId524" o:title=""/>
                </v:shape>
                <o:OLEObject Type="Embed" ProgID="Equation.DSMT4" ShapeID="_x0000_i1032" DrawAspect="Content" ObjectID="_1822475583" r:id="rId525"/>
              </w:object>
            </w:r>
            <w:r w:rsidRPr="00886D07">
              <w:rPr>
                <w:rFonts w:eastAsia="SimSun"/>
                <w:sz w:val="16"/>
                <w:szCs w:val="16"/>
                <w:lang w:eastAsia="zh-CN"/>
              </w:rPr>
              <w:t xml:space="preserve"> is the number of NB-IoT UL slots of the resource unit (defined in clause 10.1.2.3 of [3]) corresponding to the </w:t>
            </w:r>
            <w:r w:rsidRPr="00886D07">
              <w:rPr>
                <w:position w:val="-10"/>
                <w:sz w:val="16"/>
                <w:szCs w:val="16"/>
              </w:rPr>
              <w:object w:dxaOrig="460" w:dyaOrig="340" w14:anchorId="7B913EAC">
                <v:shape id="_x0000_i1033" type="#_x0000_t75" style="width:20.5pt;height:13pt" o:ole="">
                  <v:imagedata r:id="rId526" o:title=""/>
                </v:shape>
                <o:OLEObject Type="Embed" ProgID="Equation.3" ShapeID="_x0000_i1033" DrawAspect="Content" ObjectID="_1822475584" r:id="rId527"/>
              </w:object>
            </w:r>
            <w:r w:rsidRPr="00886D07">
              <w:rPr>
                <w:sz w:val="16"/>
                <w:szCs w:val="16"/>
              </w:rPr>
              <w:t xml:space="preserve"> </w:t>
            </w:r>
            <w:r w:rsidRPr="00886D07">
              <w:rPr>
                <w:rFonts w:eastAsia="SimSun"/>
                <w:sz w:val="16"/>
                <w:szCs w:val="16"/>
                <w:lang w:eastAsia="zh-CN"/>
              </w:rPr>
              <w:t>allocated number of subcarriers (as determined in Clause 16.5.1.1) in the corresponding DCI,</w:t>
            </w:r>
            <w:r w:rsidRPr="00886D07">
              <w:rPr>
                <w:sz w:val="16"/>
                <w:szCs w:val="16"/>
                <w:lang w:eastAsia="zh-CN"/>
              </w:rPr>
              <w:t xml:space="preserve"> </w:t>
            </w:r>
            <w:r w:rsidRPr="00886D07">
              <w:rPr>
                <w:rFonts w:eastAsia="SimSun"/>
                <w:sz w:val="16"/>
                <w:szCs w:val="16"/>
                <w:lang w:eastAsia="zh-CN"/>
              </w:rPr>
              <w:t xml:space="preserve">and the </w:t>
            </w:r>
            <w:r w:rsidRPr="00886D07">
              <w:rPr>
                <w:rFonts w:eastAsia="SimSun" w:hint="eastAsia"/>
                <w:sz w:val="16"/>
                <w:szCs w:val="16"/>
                <w:lang w:eastAsia="zh-CN"/>
              </w:rPr>
              <w:t xml:space="preserve">value of </w:t>
            </w:r>
            <w:r w:rsidRPr="00886D07">
              <w:rPr>
                <w:position w:val="-10"/>
                <w:sz w:val="16"/>
                <w:szCs w:val="16"/>
              </w:rPr>
              <w:object w:dxaOrig="400" w:dyaOrig="340" w14:anchorId="0E1E57DB">
                <v:shape id="_x0000_i1034" type="#_x0000_t75" style="width:21.5pt;height:13pt" o:ole="">
                  <v:imagedata r:id="rId528" o:title=""/>
                </v:shape>
                <o:OLEObject Type="Embed" ProgID="Equation.DSMT4" ShapeID="_x0000_i1034" DrawAspect="Content" ObjectID="_1822475585" r:id="rId529"/>
              </w:object>
            </w:r>
            <w:r w:rsidRPr="00886D07">
              <w:rPr>
                <w:rFonts w:eastAsia="SimSun" w:hint="eastAsia"/>
                <w:sz w:val="16"/>
                <w:szCs w:val="16"/>
                <w:lang w:eastAsia="zh-CN"/>
              </w:rPr>
              <w:t xml:space="preserve">is determined by the </w:t>
            </w:r>
            <w:r w:rsidRPr="00886D07">
              <w:rPr>
                <w:sz w:val="16"/>
                <w:szCs w:val="16"/>
                <w:lang w:eastAsia="zh-CN"/>
              </w:rPr>
              <w:t>N</w:t>
            </w:r>
            <w:r w:rsidRPr="00886D07">
              <w:rPr>
                <w:rFonts w:hint="eastAsia"/>
                <w:sz w:val="16"/>
                <w:szCs w:val="16"/>
                <w:lang w:eastAsia="zh-CN"/>
              </w:rPr>
              <w:t>umber of scheduled TB for Unicast</w:t>
            </w:r>
            <w:r w:rsidRPr="00886D07">
              <w:rPr>
                <w:rFonts w:eastAsia="SimSun" w:hint="eastAsia"/>
                <w:sz w:val="16"/>
                <w:szCs w:val="16"/>
                <w:lang w:eastAsia="zh-CN"/>
              </w:rPr>
              <w:t xml:space="preserve"> </w:t>
            </w:r>
            <w:r w:rsidRPr="00886D07">
              <w:rPr>
                <w:rFonts w:eastAsia="SimSun"/>
                <w:sz w:val="16"/>
                <w:szCs w:val="16"/>
                <w:lang w:eastAsia="zh-CN"/>
              </w:rPr>
              <w:t xml:space="preserve">field, if present, </w:t>
            </w:r>
            <w:r w:rsidRPr="00886D07">
              <w:rPr>
                <w:rFonts w:eastAsia="SimSun" w:hint="eastAsia"/>
                <w:sz w:val="16"/>
                <w:szCs w:val="16"/>
                <w:lang w:eastAsia="zh-CN"/>
              </w:rPr>
              <w:t>in the corresponding DCI</w:t>
            </w:r>
            <w:r w:rsidRPr="00886D07">
              <w:rPr>
                <w:rFonts w:eastAsia="SimSun"/>
                <w:sz w:val="16"/>
                <w:szCs w:val="16"/>
                <w:lang w:eastAsia="zh-CN"/>
              </w:rPr>
              <w:t xml:space="preserve">, </w:t>
            </w:r>
            <w:r w:rsidRPr="00886D07">
              <w:rPr>
                <w:position w:val="-10"/>
                <w:sz w:val="16"/>
                <w:szCs w:val="16"/>
              </w:rPr>
              <w:object w:dxaOrig="680" w:dyaOrig="340" w14:anchorId="3D1D1A57">
                <v:shape id="_x0000_i1035" type="#_x0000_t75" style="width:37.5pt;height:13pt" o:ole="">
                  <v:imagedata r:id="rId530" o:title=""/>
                </v:shape>
                <o:OLEObject Type="Embed" ProgID="Equation.DSMT4" ShapeID="_x0000_i1035" DrawAspect="Content" ObjectID="_1822475586" r:id="rId531"/>
              </w:object>
            </w:r>
            <w:r w:rsidRPr="00886D07">
              <w:rPr>
                <w:rFonts w:eastAsia="SimSun"/>
                <w:sz w:val="16"/>
                <w:szCs w:val="16"/>
                <w:lang w:eastAsia="zh-CN"/>
              </w:rPr>
              <w:t xml:space="preserve"> otherwise</w:t>
            </w:r>
          </w:p>
          <w:p w14:paraId="02CC10CA" w14:textId="77777777" w:rsidR="0046756E" w:rsidRPr="00886D07" w:rsidRDefault="0046756E" w:rsidP="00233CF5">
            <w:pPr>
              <w:pStyle w:val="B1"/>
              <w:spacing w:before="120"/>
              <w:rPr>
                <w:rFonts w:eastAsia="SimSun"/>
                <w:sz w:val="16"/>
                <w:szCs w:val="16"/>
                <w:lang w:eastAsia="zh-CN"/>
              </w:rPr>
            </w:pPr>
            <w:r w:rsidRPr="00886D07">
              <w:rPr>
                <w:rFonts w:eastAsia="SimSun"/>
                <w:sz w:val="16"/>
                <w:szCs w:val="16"/>
                <w:lang w:eastAsia="zh-CN"/>
              </w:rPr>
              <w:t>-</w:t>
            </w:r>
            <w:r w:rsidRPr="00886D07">
              <w:rPr>
                <w:rFonts w:eastAsia="SimSun"/>
                <w:sz w:val="16"/>
                <w:szCs w:val="16"/>
                <w:lang w:eastAsia="zh-CN"/>
              </w:rPr>
              <w:tab/>
              <w:t>for FDD</w:t>
            </w:r>
            <w:ins w:id="547" w:author="Alberto Rico Alvarino" w:date="2025-10-13T14:07:00Z">
              <w:r w:rsidRPr="00886D07">
                <w:rPr>
                  <w:rFonts w:eastAsia="SimSun"/>
                  <w:sz w:val="16"/>
                  <w:szCs w:val="16"/>
                  <w:lang w:eastAsia="zh-CN"/>
                </w:rPr>
                <w:t xml:space="preserve"> or IoT NTN TDD</w:t>
              </w:r>
            </w:ins>
            <w:r w:rsidRPr="00886D07">
              <w:rPr>
                <w:rFonts w:eastAsia="SimSun"/>
                <w:sz w:val="16"/>
                <w:szCs w:val="16"/>
                <w:lang w:eastAsia="zh-CN"/>
              </w:rPr>
              <w:t>,</w:t>
            </w:r>
          </w:p>
          <w:p w14:paraId="69ACC077" w14:textId="77777777" w:rsidR="0046756E" w:rsidRPr="00886D07" w:rsidRDefault="0046756E" w:rsidP="00233CF5">
            <w:pPr>
              <w:pStyle w:val="B2"/>
              <w:spacing w:before="120"/>
              <w:rPr>
                <w:sz w:val="16"/>
                <w:szCs w:val="16"/>
              </w:rPr>
            </w:pPr>
            <w:r w:rsidRPr="00886D07">
              <w:rPr>
                <w:rFonts w:eastAsia="SimSun"/>
                <w:sz w:val="16"/>
                <w:szCs w:val="16"/>
                <w:lang w:eastAsia="zh-CN"/>
              </w:rPr>
              <w:t>-</w:t>
            </w:r>
            <w:r w:rsidRPr="00886D07">
              <w:rPr>
                <w:rFonts w:eastAsia="SimSun"/>
                <w:sz w:val="16"/>
                <w:szCs w:val="16"/>
                <w:lang w:eastAsia="zh-CN"/>
              </w:rPr>
              <w:tab/>
              <w:t xml:space="preserve">if </w:t>
            </w:r>
            <w:r w:rsidRPr="00886D07">
              <w:rPr>
                <w:sz w:val="16"/>
                <w:szCs w:val="16"/>
              </w:rPr>
              <w:t>NPUSCH transmission with subcarrier spacing</w:t>
            </w:r>
            <w:r w:rsidRPr="00886D07">
              <w:rPr>
                <w:position w:val="-10"/>
                <w:sz w:val="16"/>
                <w:szCs w:val="16"/>
              </w:rPr>
              <w:object w:dxaOrig="1219" w:dyaOrig="300" w14:anchorId="208854C6">
                <v:shape id="_x0000_i1036" type="#_x0000_t75" style="width:59pt;height:14pt" o:ole="">
                  <v:imagedata r:id="rId532" o:title=""/>
                </v:shape>
                <o:OLEObject Type="Embed" ProgID="Equation.3" ShapeID="_x0000_i1036" DrawAspect="Content" ObjectID="_1822475587" r:id="rId533"/>
              </w:object>
            </w:r>
            <w:r w:rsidRPr="00886D07">
              <w:rPr>
                <w:sz w:val="16"/>
                <w:szCs w:val="16"/>
              </w:rPr>
              <w:t xml:space="preserve"> and the UE configured with higher layer parameter </w:t>
            </w:r>
            <w:r w:rsidRPr="00886D07">
              <w:rPr>
                <w:i/>
                <w:iCs/>
                <w:sz w:val="16"/>
                <w:szCs w:val="16"/>
              </w:rPr>
              <w:t>npusch-OCC-Enabled</w:t>
            </w:r>
            <w:r w:rsidRPr="00886D07">
              <w:rPr>
                <w:sz w:val="16"/>
                <w:szCs w:val="16"/>
              </w:rPr>
              <w:t xml:space="preserve"> and </w:t>
            </w:r>
            <m:oMath>
              <m:sSub>
                <m:sSubPr>
                  <m:ctrlPr>
                    <w:rPr>
                      <w:rFonts w:ascii="Cambria Math" w:hAnsi="Cambria Math"/>
                      <w:i/>
                      <w:sz w:val="16"/>
                      <w:szCs w:val="16"/>
                    </w:rPr>
                  </m:ctrlPr>
                </m:sSubPr>
                <m:e>
                  <m:r>
                    <w:rPr>
                      <w:rFonts w:ascii="Cambria Math"/>
                      <w:sz w:val="16"/>
                      <w:szCs w:val="16"/>
                    </w:rPr>
                    <m:t>N</m:t>
                  </m:r>
                </m:e>
                <m:sub>
                  <m:r>
                    <m:rPr>
                      <m:nor/>
                    </m:rPr>
                    <w:rPr>
                      <w:rFonts w:ascii="Cambria Math"/>
                      <w:sz w:val="16"/>
                      <w:szCs w:val="16"/>
                    </w:rPr>
                    <m:t>Rep</m:t>
                  </m:r>
                  <m:ctrlPr>
                    <w:rPr>
                      <w:rFonts w:ascii="Cambria Math" w:hAnsi="Cambria Math"/>
                      <w:sz w:val="16"/>
                      <w:szCs w:val="16"/>
                    </w:rPr>
                  </m:ctrlPr>
                </m:sub>
              </m:sSub>
              <m:r>
                <w:rPr>
                  <w:rFonts w:ascii="Cambria Math"/>
                  <w:sz w:val="16"/>
                  <w:szCs w:val="16"/>
                </w:rPr>
                <m:t>&gt;1</m:t>
              </m:r>
            </m:oMath>
            <w:r w:rsidRPr="00886D07">
              <w:rPr>
                <w:sz w:val="16"/>
                <w:szCs w:val="16"/>
              </w:rPr>
              <w:t xml:space="preserve"> and OCC enabled in the corresponding DCI,</w:t>
            </w:r>
          </w:p>
          <w:p w14:paraId="23608015" w14:textId="77777777" w:rsidR="0046756E" w:rsidRPr="00886D07" w:rsidRDefault="0046756E" w:rsidP="00233CF5">
            <w:pPr>
              <w:pStyle w:val="B3"/>
              <w:spacing w:before="120"/>
              <w:rPr>
                <w:rFonts w:eastAsia="SimSun"/>
                <w:sz w:val="16"/>
                <w:szCs w:val="16"/>
              </w:rPr>
            </w:pPr>
            <w:r w:rsidRPr="00886D07">
              <w:rPr>
                <w:sz w:val="16"/>
                <w:szCs w:val="16"/>
                <w:lang w:eastAsia="zh-CN"/>
              </w:rPr>
              <w:t>-</w:t>
            </w:r>
            <w:r w:rsidRPr="00886D07">
              <w:rPr>
                <w:sz w:val="16"/>
                <w:szCs w:val="16"/>
                <w:lang w:eastAsia="zh-CN"/>
              </w:rPr>
              <w:tab/>
            </w:r>
            <w:r w:rsidRPr="00886D07">
              <w:rPr>
                <w:i/>
                <w:sz w:val="16"/>
                <w:szCs w:val="16"/>
                <w:lang w:eastAsia="zh-CN"/>
              </w:rPr>
              <w:t>n</w:t>
            </w:r>
            <w:r w:rsidRPr="00886D07">
              <w:rPr>
                <w:rFonts w:hint="eastAsia"/>
                <w:i/>
                <w:sz w:val="16"/>
                <w:szCs w:val="16"/>
                <w:vertAlign w:val="subscript"/>
                <w:lang w:eastAsia="zh-CN"/>
              </w:rPr>
              <w:t>0</w:t>
            </w:r>
            <w:r w:rsidRPr="00886D07">
              <w:rPr>
                <w:i/>
                <w:sz w:val="16"/>
                <w:szCs w:val="16"/>
                <w:vertAlign w:val="subscript"/>
                <w:lang w:eastAsia="zh-CN"/>
              </w:rPr>
              <w:t xml:space="preserve"> </w:t>
            </w:r>
            <w:r w:rsidRPr="00886D07">
              <w:rPr>
                <w:sz w:val="16"/>
                <w:szCs w:val="16"/>
                <w:lang w:eastAsia="zh-CN"/>
              </w:rPr>
              <w:t xml:space="preserve">is the first NB-IoT UL slot, </w:t>
            </w:r>
            <m:oMath>
              <m:sSub>
                <m:sSubPr>
                  <m:ctrlPr>
                    <w:rPr>
                      <w:rFonts w:ascii="Cambria Math" w:hAnsi="Cambria Math"/>
                      <w:i/>
                      <w:sz w:val="16"/>
                      <w:szCs w:val="16"/>
                    </w:rPr>
                  </m:ctrlPr>
                </m:sSubPr>
                <m:e>
                  <m:r>
                    <w:rPr>
                      <w:rFonts w:ascii="Cambria Math"/>
                      <w:sz w:val="16"/>
                      <w:szCs w:val="16"/>
                    </w:rPr>
                    <m:t>n</m:t>
                  </m:r>
                </m:e>
                <m:sub>
                  <m:r>
                    <m:rPr>
                      <m:nor/>
                    </m:rPr>
                    <w:rPr>
                      <w:rFonts w:ascii="Cambria Math"/>
                      <w:sz w:val="16"/>
                      <w:szCs w:val="16"/>
                    </w:rPr>
                    <m:t>s</m:t>
                  </m:r>
                  <m:ctrlPr>
                    <w:rPr>
                      <w:rFonts w:ascii="Cambria Math" w:hAnsi="Cambria Math"/>
                      <w:sz w:val="16"/>
                      <w:szCs w:val="16"/>
                    </w:rPr>
                  </m:ctrlPr>
                </m:sub>
              </m:sSub>
            </m:oMath>
            <w:r w:rsidRPr="00886D07">
              <w:rPr>
                <w:sz w:val="16"/>
                <w:szCs w:val="16"/>
              </w:rPr>
              <w:t>,</w:t>
            </w:r>
            <w:r w:rsidRPr="00886D07">
              <w:rPr>
                <w:sz w:val="16"/>
                <w:szCs w:val="16"/>
                <w:lang w:eastAsia="zh-CN"/>
              </w:rPr>
              <w:t xml:space="preserve"> starting after the end of subframe </w:t>
            </w:r>
            <w:r w:rsidRPr="00886D07">
              <w:rPr>
                <w:rFonts w:hint="eastAsia"/>
                <w:i/>
                <w:sz w:val="16"/>
                <w:szCs w:val="16"/>
                <w:lang w:eastAsia="zh-CN"/>
              </w:rPr>
              <w:t>n+k</w:t>
            </w:r>
            <w:r w:rsidRPr="00886D07">
              <w:rPr>
                <w:i/>
                <w:sz w:val="16"/>
                <w:szCs w:val="16"/>
                <w:vertAlign w:val="subscript"/>
                <w:lang w:eastAsia="zh-CN"/>
              </w:rPr>
              <w:t>0</w:t>
            </w:r>
            <w:r w:rsidRPr="00886D07">
              <w:rPr>
                <w:rFonts w:eastAsia="SimSun"/>
                <w:i/>
                <w:sz w:val="16"/>
                <w:szCs w:val="16"/>
                <w:lang w:val="en-US" w:eastAsia="zh-CN"/>
              </w:rPr>
              <w:t>+K</w:t>
            </w:r>
            <w:r w:rsidRPr="00886D07">
              <w:rPr>
                <w:rFonts w:eastAsia="SimSun"/>
                <w:iCs/>
                <w:sz w:val="16"/>
                <w:szCs w:val="16"/>
                <w:vertAlign w:val="subscript"/>
                <w:lang w:val="en-US" w:eastAsia="zh-CN"/>
              </w:rPr>
              <w:t>offset</w:t>
            </w:r>
            <w:r w:rsidRPr="00886D07">
              <w:rPr>
                <w:sz w:val="16"/>
                <w:szCs w:val="16"/>
                <w:lang w:eastAsia="zh-CN"/>
              </w:rPr>
              <w:t xml:space="preserve"> </w:t>
            </w:r>
            <w:r w:rsidRPr="00886D07">
              <w:rPr>
                <w:rFonts w:eastAsia="SimSun"/>
                <w:sz w:val="16"/>
                <w:szCs w:val="16"/>
                <w:lang w:val="en-US" w:eastAsia="zh-CN"/>
              </w:rPr>
              <w:t xml:space="preserve">that fulfills </w:t>
            </w:r>
            <m:oMath>
              <m:sSub>
                <m:sSubPr>
                  <m:ctrlPr>
                    <w:rPr>
                      <w:rFonts w:ascii="Cambria Math" w:hAnsi="Cambria Math"/>
                      <w:i/>
                      <w:sz w:val="16"/>
                      <w:szCs w:val="16"/>
                    </w:rPr>
                  </m:ctrlPr>
                </m:sSubPr>
                <m:e>
                  <m:sSub>
                    <m:sSubPr>
                      <m:ctrlPr>
                        <w:rPr>
                          <w:rFonts w:ascii="Cambria Math" w:hAnsi="Cambria Math"/>
                          <w:i/>
                          <w:sz w:val="16"/>
                          <w:szCs w:val="16"/>
                        </w:rPr>
                      </m:ctrlPr>
                    </m:sSubPr>
                    <m:e>
                      <m:r>
                        <w:rPr>
                          <w:rFonts w:ascii="Cambria Math"/>
                          <w:sz w:val="16"/>
                          <w:szCs w:val="16"/>
                        </w:rPr>
                        <m:t>(5n</m:t>
                      </m:r>
                    </m:e>
                    <m:sub>
                      <m:r>
                        <m:rPr>
                          <m:nor/>
                        </m:rPr>
                        <w:rPr>
                          <w:rFonts w:ascii="Cambria Math"/>
                          <w:sz w:val="16"/>
                          <w:szCs w:val="16"/>
                        </w:rPr>
                        <m:t>f</m:t>
                      </m:r>
                      <m:ctrlPr>
                        <w:rPr>
                          <w:rFonts w:ascii="Cambria Math" w:hAnsi="Cambria Math"/>
                          <w:sz w:val="16"/>
                          <w:szCs w:val="16"/>
                        </w:rPr>
                      </m:ctrlPr>
                    </m:sub>
                  </m:sSub>
                  <m:r>
                    <w:rPr>
                      <w:rFonts w:ascii="Cambria Math"/>
                      <w:sz w:val="16"/>
                      <w:szCs w:val="16"/>
                    </w:rPr>
                    <m:t>+n</m:t>
                  </m:r>
                </m:e>
                <m:sub>
                  <m:r>
                    <m:rPr>
                      <m:nor/>
                    </m:rPr>
                    <w:rPr>
                      <w:rFonts w:ascii="Cambria Math"/>
                      <w:sz w:val="16"/>
                      <w:szCs w:val="16"/>
                    </w:rPr>
                    <m:t>s</m:t>
                  </m:r>
                  <m:ctrlPr>
                    <w:rPr>
                      <w:rFonts w:ascii="Cambria Math" w:hAnsi="Cambria Math"/>
                      <w:sz w:val="16"/>
                      <w:szCs w:val="16"/>
                    </w:rPr>
                  </m:ctrlPr>
                </m:sub>
              </m:sSub>
              <m:r>
                <w:rPr>
                  <w:rFonts w:ascii="Cambria Math"/>
                  <w:sz w:val="16"/>
                  <w:szCs w:val="16"/>
                </w:rPr>
                <m:t>) mod 4=0</m:t>
              </m:r>
            </m:oMath>
          </w:p>
          <w:p w14:paraId="481E70DB" w14:textId="77777777" w:rsidR="0046756E" w:rsidRPr="00886D07" w:rsidRDefault="0046756E" w:rsidP="00233CF5">
            <w:pPr>
              <w:pStyle w:val="B2"/>
              <w:spacing w:before="120"/>
              <w:rPr>
                <w:sz w:val="16"/>
                <w:szCs w:val="16"/>
                <w:lang w:eastAsia="zh-CN"/>
              </w:rPr>
            </w:pPr>
            <w:r w:rsidRPr="00886D07">
              <w:rPr>
                <w:sz w:val="16"/>
                <w:szCs w:val="16"/>
                <w:lang w:eastAsia="zh-CN"/>
              </w:rPr>
              <w:t>-</w:t>
            </w:r>
            <w:r w:rsidRPr="00886D07">
              <w:rPr>
                <w:sz w:val="16"/>
                <w:szCs w:val="16"/>
                <w:lang w:eastAsia="zh-CN"/>
              </w:rPr>
              <w:tab/>
              <w:t>otherwise,</w:t>
            </w:r>
          </w:p>
          <w:p w14:paraId="52DC697C" w14:textId="77777777" w:rsidR="0046756E" w:rsidRPr="00886D07" w:rsidRDefault="0046756E">
            <w:pPr>
              <w:pStyle w:val="B1"/>
              <w:spacing w:before="120"/>
              <w:ind w:left="1134"/>
              <w:rPr>
                <w:i/>
                <w:sz w:val="16"/>
                <w:szCs w:val="16"/>
                <w:vertAlign w:val="subscript"/>
                <w:lang w:eastAsia="zh-CN"/>
              </w:rPr>
              <w:pPrChange w:id="548" w:author="Siqi Liu(vivo)" w:date="2025-09-23T11:21:00Z">
                <w:pPr>
                  <w:pStyle w:val="B1"/>
                  <w:spacing w:before="120"/>
                </w:pPr>
              </w:pPrChange>
            </w:pPr>
            <w:r w:rsidRPr="00886D07">
              <w:rPr>
                <w:sz w:val="16"/>
                <w:szCs w:val="16"/>
                <w:lang w:eastAsia="zh-CN"/>
              </w:rPr>
              <w:t>-</w:t>
            </w:r>
            <w:r w:rsidRPr="00886D07">
              <w:rPr>
                <w:sz w:val="16"/>
                <w:szCs w:val="16"/>
                <w:lang w:eastAsia="zh-CN"/>
              </w:rPr>
              <w:tab/>
            </w:r>
            <w:r w:rsidRPr="00886D07">
              <w:rPr>
                <w:i/>
                <w:sz w:val="16"/>
                <w:szCs w:val="16"/>
                <w:lang w:eastAsia="zh-CN"/>
              </w:rPr>
              <w:t>n</w:t>
            </w:r>
            <w:r w:rsidRPr="00886D07">
              <w:rPr>
                <w:rFonts w:hint="eastAsia"/>
                <w:i/>
                <w:sz w:val="16"/>
                <w:szCs w:val="16"/>
                <w:vertAlign w:val="subscript"/>
                <w:lang w:eastAsia="zh-CN"/>
              </w:rPr>
              <w:t>0</w:t>
            </w:r>
            <w:r w:rsidRPr="00886D07">
              <w:rPr>
                <w:i/>
                <w:sz w:val="16"/>
                <w:szCs w:val="16"/>
                <w:vertAlign w:val="subscript"/>
                <w:lang w:eastAsia="zh-CN"/>
              </w:rPr>
              <w:t xml:space="preserve"> </w:t>
            </w:r>
            <w:r w:rsidRPr="00886D07">
              <w:rPr>
                <w:sz w:val="16"/>
                <w:szCs w:val="16"/>
                <w:lang w:eastAsia="zh-CN"/>
              </w:rPr>
              <w:t xml:space="preserve">is the first NB-IoT UL slot starting after the end of subframe </w:t>
            </w:r>
            <w:r w:rsidRPr="00886D07">
              <w:rPr>
                <w:rFonts w:hint="eastAsia"/>
                <w:i/>
                <w:sz w:val="16"/>
                <w:szCs w:val="16"/>
                <w:lang w:eastAsia="zh-CN"/>
              </w:rPr>
              <w:t>n+k</w:t>
            </w:r>
            <w:r w:rsidRPr="00886D07">
              <w:rPr>
                <w:i/>
                <w:sz w:val="16"/>
                <w:szCs w:val="16"/>
                <w:vertAlign w:val="subscript"/>
                <w:lang w:eastAsia="zh-CN"/>
              </w:rPr>
              <w:t>0</w:t>
            </w:r>
            <w:r w:rsidRPr="00886D07">
              <w:rPr>
                <w:rFonts w:eastAsia="SimSun"/>
                <w:i/>
                <w:sz w:val="16"/>
                <w:szCs w:val="16"/>
                <w:lang w:val="en-US" w:eastAsia="zh-CN"/>
              </w:rPr>
              <w:t>+K</w:t>
            </w:r>
            <w:r w:rsidRPr="00886D07">
              <w:rPr>
                <w:rFonts w:eastAsia="SimSun"/>
                <w:iCs/>
                <w:sz w:val="16"/>
                <w:szCs w:val="16"/>
                <w:vertAlign w:val="subscript"/>
                <w:lang w:val="en-US" w:eastAsia="zh-CN"/>
              </w:rPr>
              <w:t>offset</w:t>
            </w:r>
            <w:r w:rsidRPr="00886D07">
              <w:rPr>
                <w:sz w:val="16"/>
                <w:szCs w:val="16"/>
                <w:lang w:eastAsia="zh-CN"/>
              </w:rPr>
              <w:t xml:space="preserve"> </w:t>
            </w:r>
            <w:del w:id="549" w:author="Alberto Rico Alvarino" w:date="2025-10-13T14:07:00Z">
              <w:r w:rsidRPr="00886D07" w:rsidDel="00186BDB">
                <w:rPr>
                  <w:sz w:val="16"/>
                  <w:szCs w:val="16"/>
                  <w:lang w:eastAsia="zh-CN"/>
                </w:rPr>
                <w:delText xml:space="preserve">for FDD </w:delText>
              </w:r>
              <w:r w:rsidRPr="00886D07" w:rsidDel="00186BDB">
                <w:rPr>
                  <w:sz w:val="16"/>
                  <w:szCs w:val="16"/>
                </w:rPr>
                <w:delText xml:space="preserve">or </w:delText>
              </w:r>
              <w:r w:rsidRPr="00886D07" w:rsidDel="00186BDB">
                <w:rPr>
                  <w:iCs/>
                  <w:sz w:val="16"/>
                  <w:szCs w:val="16"/>
                </w:rPr>
                <w:delText xml:space="preserve">IoT </w:delText>
              </w:r>
              <w:r w:rsidRPr="00886D07" w:rsidDel="00186BDB">
                <w:rPr>
                  <w:sz w:val="16"/>
                  <w:szCs w:val="16"/>
                </w:rPr>
                <w:delText>NTN TDD</w:delText>
              </w:r>
            </w:del>
          </w:p>
          <w:p w14:paraId="6CC79169" w14:textId="77777777" w:rsidR="0046756E" w:rsidRPr="00886D07" w:rsidRDefault="0046756E" w:rsidP="00233CF5">
            <w:pPr>
              <w:pStyle w:val="B1"/>
              <w:spacing w:before="120"/>
              <w:rPr>
                <w:sz w:val="16"/>
                <w:szCs w:val="16"/>
              </w:rPr>
            </w:pPr>
            <w:r w:rsidRPr="00886D07">
              <w:rPr>
                <w:sz w:val="16"/>
                <w:szCs w:val="16"/>
                <w:lang w:eastAsia="zh-CN"/>
              </w:rPr>
              <w:t>-</w:t>
            </w:r>
            <w:r w:rsidRPr="00886D07">
              <w:rPr>
                <w:sz w:val="16"/>
                <w:szCs w:val="16"/>
                <w:lang w:eastAsia="zh-CN"/>
              </w:rPr>
              <w:tab/>
            </w:r>
            <w:ins w:id="550" w:author="Alberto Rico Alvarino" w:date="2025-10-13T14:07:00Z">
              <w:r w:rsidRPr="00886D07">
                <w:rPr>
                  <w:sz w:val="16"/>
                  <w:szCs w:val="16"/>
                  <w:lang w:eastAsia="zh-CN"/>
                </w:rPr>
                <w:t xml:space="preserve">for TN TDD, </w:t>
              </w:r>
            </w:ins>
            <w:r w:rsidRPr="00886D07">
              <w:rPr>
                <w:i/>
                <w:sz w:val="16"/>
                <w:szCs w:val="16"/>
                <w:lang w:eastAsia="zh-CN"/>
              </w:rPr>
              <w:t>n</w:t>
            </w:r>
            <w:r w:rsidRPr="00886D07">
              <w:rPr>
                <w:rFonts w:hint="eastAsia"/>
                <w:i/>
                <w:sz w:val="16"/>
                <w:szCs w:val="16"/>
                <w:vertAlign w:val="subscript"/>
                <w:lang w:eastAsia="zh-CN"/>
              </w:rPr>
              <w:t>0</w:t>
            </w:r>
            <w:r w:rsidRPr="00886D07">
              <w:rPr>
                <w:sz w:val="16"/>
                <w:szCs w:val="16"/>
                <w:lang w:eastAsia="zh-CN"/>
              </w:rPr>
              <w:t xml:space="preserve"> is the first NB-IoT UL slot starting after </w:t>
            </w:r>
            <w:r w:rsidRPr="00886D07">
              <w:rPr>
                <w:rFonts w:hint="eastAsia"/>
                <w:i/>
                <w:sz w:val="16"/>
                <w:szCs w:val="16"/>
                <w:lang w:eastAsia="zh-CN"/>
              </w:rPr>
              <w:t>k</w:t>
            </w:r>
            <w:r w:rsidRPr="00886D07">
              <w:rPr>
                <w:i/>
                <w:sz w:val="16"/>
                <w:szCs w:val="16"/>
                <w:vertAlign w:val="subscript"/>
                <w:lang w:eastAsia="zh-CN"/>
              </w:rPr>
              <w:t>0</w:t>
            </w:r>
            <w:r w:rsidRPr="00886D07">
              <w:rPr>
                <w:sz w:val="16"/>
                <w:szCs w:val="16"/>
                <w:lang w:eastAsia="zh-CN"/>
              </w:rPr>
              <w:t xml:space="preserve"> NB-IoT UL subframes following the end of </w:t>
            </w:r>
            <w:r w:rsidRPr="00886D07">
              <w:rPr>
                <w:i/>
                <w:sz w:val="16"/>
                <w:szCs w:val="16"/>
                <w:lang w:eastAsia="zh-CN"/>
              </w:rPr>
              <w:t>n</w:t>
            </w:r>
            <w:r w:rsidRPr="00886D07">
              <w:rPr>
                <w:sz w:val="16"/>
                <w:szCs w:val="16"/>
                <w:lang w:eastAsia="zh-CN"/>
              </w:rPr>
              <w:t xml:space="preserve">+8 subframe </w:t>
            </w:r>
            <w:del w:id="551" w:author="Alberto Rico Alvarino" w:date="2025-10-13T14:07:00Z">
              <w:r w:rsidRPr="00886D07" w:rsidDel="00186BDB">
                <w:rPr>
                  <w:sz w:val="16"/>
                  <w:szCs w:val="16"/>
                  <w:lang w:eastAsia="zh-CN"/>
                </w:rPr>
                <w:delText xml:space="preserve">for </w:delText>
              </w:r>
              <w:r w:rsidRPr="00886D07" w:rsidDel="00186BDB">
                <w:rPr>
                  <w:rFonts w:eastAsia="SimSun"/>
                  <w:sz w:val="16"/>
                  <w:szCs w:val="16"/>
                  <w:lang w:eastAsia="zh-CN"/>
                </w:rPr>
                <w:delText xml:space="preserve">TN </w:delText>
              </w:r>
              <w:r w:rsidRPr="00886D07" w:rsidDel="00186BDB">
                <w:rPr>
                  <w:sz w:val="16"/>
                  <w:szCs w:val="16"/>
                  <w:lang w:eastAsia="zh-CN"/>
                </w:rPr>
                <w:delText>TDD</w:delText>
              </w:r>
            </w:del>
          </w:p>
          <w:p w14:paraId="3F226168" w14:textId="77777777" w:rsidR="0046756E" w:rsidRDefault="0046756E" w:rsidP="00233CF5">
            <w:pPr>
              <w:spacing w:before="120"/>
              <w:jc w:val="center"/>
              <w:rPr>
                <w:rFonts w:eastAsia="DengXian"/>
                <w:bCs/>
                <w:lang w:eastAsia="zh-CN"/>
              </w:rPr>
            </w:pPr>
            <w:r w:rsidRPr="00886D07">
              <w:rPr>
                <w:rFonts w:eastAsiaTheme="minorEastAsia" w:hint="eastAsia"/>
                <w:sz w:val="16"/>
                <w:szCs w:val="16"/>
                <w:lang w:eastAsia="zh-CN"/>
              </w:rPr>
              <w:t>=</w:t>
            </w:r>
            <w:r w:rsidRPr="00886D07">
              <w:rPr>
                <w:rFonts w:eastAsiaTheme="minorEastAsia"/>
                <w:sz w:val="16"/>
                <w:szCs w:val="16"/>
                <w:lang w:eastAsia="zh-CN"/>
              </w:rPr>
              <w:t>=omitted==</w:t>
            </w:r>
          </w:p>
        </w:tc>
      </w:tr>
    </w:tbl>
    <w:p w14:paraId="78224285" w14:textId="77777777" w:rsidR="0046756E" w:rsidRDefault="0046756E" w:rsidP="0046756E"/>
    <w:p w14:paraId="555EDB8E" w14:textId="77777777" w:rsidR="0046756E" w:rsidRPr="0072766A" w:rsidRDefault="0046756E" w:rsidP="0046756E">
      <w:pPr>
        <w:pStyle w:val="0Maintext"/>
        <w:spacing w:after="0" w:afterAutospacing="0" w:line="240" w:lineRule="auto"/>
        <w:ind w:firstLine="0"/>
        <w:rPr>
          <w:rFonts w:eastAsia="Times New Roman" w:cs="Times New Roman"/>
          <w:b/>
          <w:bCs/>
        </w:rPr>
      </w:pPr>
      <w:r w:rsidRPr="0072766A">
        <w:rPr>
          <w:rFonts w:eastAsia="Times New Roman" w:cs="Times New Roman"/>
          <w:b/>
          <w:bCs/>
          <w:highlight w:val="green"/>
        </w:rPr>
        <w:t>Agreement</w:t>
      </w:r>
    </w:p>
    <w:p w14:paraId="3319BE83" w14:textId="77777777" w:rsidR="0046756E" w:rsidRPr="005778C3" w:rsidRDefault="0046756E" w:rsidP="0046756E">
      <w:pPr>
        <w:pStyle w:val="0Maintext"/>
        <w:spacing w:after="0" w:afterAutospacing="0" w:line="240" w:lineRule="auto"/>
        <w:ind w:firstLine="0"/>
        <w:rPr>
          <w:rFonts w:eastAsia="Times New Roman" w:cs="Times New Roman"/>
        </w:rPr>
      </w:pPr>
      <w:r w:rsidRPr="005778C3">
        <w:rPr>
          <w:rFonts w:eastAsia="Times New Roman" w:cs="Times New Roman"/>
        </w:rPr>
        <w:t>Update the RAN1#122 agreement as follows:</w:t>
      </w:r>
    </w:p>
    <w:p w14:paraId="7DAE7EF4" w14:textId="77777777" w:rsidR="0046756E" w:rsidRPr="002910C5" w:rsidRDefault="0046756E" w:rsidP="0046756E">
      <w:pPr>
        <w:ind w:leftChars="100" w:left="200"/>
        <w:rPr>
          <w:lang w:val="en-US"/>
        </w:rPr>
      </w:pPr>
      <w:r w:rsidRPr="002910C5">
        <w:rPr>
          <w:highlight w:val="green"/>
          <w:lang w:val="en-US"/>
        </w:rPr>
        <w:t>Agreement</w:t>
      </w:r>
    </w:p>
    <w:p w14:paraId="2A494EE7" w14:textId="77777777" w:rsidR="0046756E" w:rsidRPr="002910C5" w:rsidRDefault="0046756E" w:rsidP="0046756E">
      <w:pPr>
        <w:ind w:leftChars="100" w:left="200"/>
        <w:rPr>
          <w:lang w:val="en-US"/>
        </w:rPr>
      </w:pPr>
      <w:r w:rsidRPr="002910C5">
        <w:rPr>
          <w:lang w:val="en-US"/>
        </w:rPr>
        <w:t>The set of D/U-subframes in a non-anchor carrier is the same as the set of D/U-subframes in the anchor carrier, and are time-aligned.</w:t>
      </w:r>
    </w:p>
    <w:p w14:paraId="5964BBEC" w14:textId="77777777" w:rsidR="0046756E" w:rsidRPr="002B36A0" w:rsidRDefault="0046756E" w:rsidP="0046756E">
      <w:pPr>
        <w:pStyle w:val="0Maintext"/>
        <w:spacing w:after="0" w:afterAutospacing="0" w:line="240" w:lineRule="auto"/>
        <w:ind w:leftChars="100" w:left="200" w:firstLine="0"/>
        <w:rPr>
          <w:strike/>
          <w:color w:val="FF0000"/>
        </w:rPr>
      </w:pPr>
      <w:r w:rsidRPr="002B36A0">
        <w:rPr>
          <w:strike/>
          <w:color w:val="FF0000"/>
        </w:rPr>
        <w:t>FFS: specification impact, if any.</w:t>
      </w:r>
      <w:r>
        <w:rPr>
          <w:strike/>
          <w:color w:val="FF0000"/>
        </w:rPr>
        <w:t xml:space="preserve"> </w:t>
      </w:r>
      <w:r w:rsidRPr="002B36A0">
        <w:rPr>
          <w:color w:val="FF0000"/>
        </w:rPr>
        <w:t>No specification impact</w:t>
      </w:r>
    </w:p>
    <w:p w14:paraId="3A29E238" w14:textId="77777777" w:rsidR="0046756E" w:rsidRDefault="0046756E" w:rsidP="0046756E"/>
    <w:p w14:paraId="73D84021" w14:textId="77777777" w:rsidR="0046756E" w:rsidRPr="0072766A" w:rsidRDefault="0046756E" w:rsidP="0046756E">
      <w:pPr>
        <w:pStyle w:val="0Maintext"/>
        <w:spacing w:after="0" w:afterAutospacing="0" w:line="240" w:lineRule="auto"/>
        <w:ind w:firstLine="0"/>
        <w:rPr>
          <w:rFonts w:eastAsia="Times New Roman" w:cs="Times New Roman"/>
          <w:b/>
          <w:bCs/>
        </w:rPr>
      </w:pPr>
      <w:r w:rsidRPr="0072766A">
        <w:rPr>
          <w:rFonts w:eastAsia="Times New Roman" w:cs="Times New Roman"/>
          <w:b/>
          <w:bCs/>
          <w:highlight w:val="green"/>
        </w:rPr>
        <w:t>Agreement</w:t>
      </w:r>
    </w:p>
    <w:p w14:paraId="4A211E42" w14:textId="77777777" w:rsidR="0046756E" w:rsidRPr="005778C3" w:rsidRDefault="0046756E" w:rsidP="0046756E">
      <w:pPr>
        <w:contextualSpacing/>
        <w:rPr>
          <w:lang w:val="en-US"/>
        </w:rPr>
      </w:pPr>
      <w:r w:rsidRPr="005778C3">
        <w:rPr>
          <w:lang w:val="en-US"/>
        </w:rPr>
        <w:t>Endorse the TP below</w:t>
      </w:r>
    </w:p>
    <w:p w14:paraId="7392B5F2" w14:textId="77777777" w:rsidR="0046756E" w:rsidRDefault="0046756E" w:rsidP="0046756E">
      <w:pPr>
        <w:contextualSpacing/>
        <w:rPr>
          <w:b/>
          <w:bCs/>
          <w:sz w:val="24"/>
          <w:szCs w:val="36"/>
          <w:lang w:val="en-US"/>
        </w:rPr>
      </w:pPr>
    </w:p>
    <w:p w14:paraId="5E5AFB4D" w14:textId="77777777" w:rsidR="0046756E" w:rsidRPr="002910C5" w:rsidRDefault="0046756E" w:rsidP="0046756E">
      <w:pPr>
        <w:rPr>
          <w:lang w:val="en-US"/>
        </w:rPr>
      </w:pPr>
      <w:r w:rsidRPr="002910C5">
        <w:rPr>
          <w:noProof/>
          <w:lang w:val="en-US"/>
        </w:rPr>
        <w:lastRenderedPageBreak/>
        <mc:AlternateContent>
          <mc:Choice Requires="wps">
            <w:drawing>
              <wp:inline distT="0" distB="0" distL="0" distR="0" wp14:anchorId="49AA9FDB" wp14:editId="2517B12D">
                <wp:extent cx="5664200" cy="4972050"/>
                <wp:effectExtent l="0" t="0" r="12700" b="19050"/>
                <wp:docPr id="65105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4972050"/>
                        </a:xfrm>
                        <a:prstGeom prst="rect">
                          <a:avLst/>
                        </a:prstGeom>
                        <a:solidFill>
                          <a:srgbClr val="FFFFFF"/>
                        </a:solidFill>
                        <a:ln w="9525">
                          <a:solidFill>
                            <a:srgbClr val="000000"/>
                          </a:solidFill>
                          <a:miter lim="800000"/>
                          <a:headEnd/>
                          <a:tailEnd/>
                        </a:ln>
                      </wps:spPr>
                      <wps:txbx>
                        <w:txbxContent>
                          <w:p w14:paraId="2928E940" w14:textId="77777777" w:rsidR="0046756E" w:rsidRPr="00886D07" w:rsidRDefault="0046756E" w:rsidP="0046756E">
                            <w:pPr>
                              <w:rPr>
                                <w:b/>
                                <w:bCs/>
                                <w:color w:val="FF0000"/>
                                <w:sz w:val="16"/>
                                <w:szCs w:val="16"/>
                              </w:rPr>
                            </w:pPr>
                            <w:r w:rsidRPr="00886D07">
                              <w:rPr>
                                <w:b/>
                                <w:bCs/>
                                <w:color w:val="FF0000"/>
                                <w:sz w:val="16"/>
                                <w:szCs w:val="16"/>
                              </w:rPr>
                              <w:t>TP1 (36.211)</w:t>
                            </w:r>
                          </w:p>
                          <w:p w14:paraId="2189145E" w14:textId="77777777" w:rsidR="0046756E" w:rsidRPr="00886D07" w:rsidRDefault="0046756E" w:rsidP="003A6D10">
                            <w:bookmarkStart w:id="552" w:name="_Toc454818207"/>
                            <w:bookmarkStart w:id="553" w:name="_Toc211860333"/>
                            <w:bookmarkStart w:id="554" w:name="_Toc211860624"/>
                            <w:bookmarkStart w:id="555" w:name="_Toc211860845"/>
                            <w:bookmarkStart w:id="556" w:name="_Toc211861066"/>
                            <w:bookmarkStart w:id="557" w:name="_Toc211861476"/>
                            <w:bookmarkStart w:id="558" w:name="_Toc211861646"/>
                            <w:r w:rsidRPr="00886D07">
                              <w:t>10.2.6</w:t>
                            </w:r>
                            <w:r w:rsidRPr="00886D07">
                              <w:tab/>
                              <w:t>Narrowband reference signal (NRS)</w:t>
                            </w:r>
                            <w:bookmarkEnd w:id="552"/>
                            <w:bookmarkEnd w:id="553"/>
                            <w:bookmarkEnd w:id="554"/>
                            <w:bookmarkEnd w:id="555"/>
                            <w:bookmarkEnd w:id="556"/>
                            <w:bookmarkEnd w:id="557"/>
                            <w:bookmarkEnd w:id="558"/>
                          </w:p>
                          <w:p w14:paraId="22DF2501" w14:textId="77777777" w:rsidR="0046756E" w:rsidRPr="00886D07" w:rsidRDefault="0046756E" w:rsidP="0046756E">
                            <w:pPr>
                              <w:rPr>
                                <w:sz w:val="16"/>
                                <w:szCs w:val="16"/>
                              </w:rPr>
                            </w:pPr>
                            <w:r w:rsidRPr="00886D07">
                              <w:rPr>
                                <w:sz w:val="16"/>
                                <w:szCs w:val="16"/>
                              </w:rPr>
                              <w:t xml:space="preserve">Before a UE obtains </w:t>
                            </w:r>
                            <w:r w:rsidRPr="00886D07">
                              <w:rPr>
                                <w:i/>
                                <w:sz w:val="16"/>
                                <w:szCs w:val="16"/>
                              </w:rPr>
                              <w:t>operationModeInfo</w:t>
                            </w:r>
                            <w:r w:rsidRPr="00886D07">
                              <w:rPr>
                                <w:sz w:val="16"/>
                                <w:szCs w:val="16"/>
                              </w:rPr>
                              <w:t>:</w:t>
                            </w:r>
                          </w:p>
                          <w:p w14:paraId="659B5C72" w14:textId="77777777" w:rsidR="0046756E" w:rsidRPr="00886D07" w:rsidRDefault="0046756E" w:rsidP="0046756E">
                            <w:pPr>
                              <w:pStyle w:val="B1"/>
                              <w:rPr>
                                <w:sz w:val="16"/>
                                <w:szCs w:val="16"/>
                              </w:rPr>
                            </w:pPr>
                            <w:r w:rsidRPr="00886D07">
                              <w:rPr>
                                <w:sz w:val="16"/>
                                <w:szCs w:val="16"/>
                              </w:rPr>
                              <w:t>-</w:t>
                            </w:r>
                            <w:r w:rsidRPr="00886D07">
                              <w:rPr>
                                <w:sz w:val="16"/>
                                <w:szCs w:val="16"/>
                              </w:rPr>
                              <w:tab/>
                              <w:t>If frame structure type 1 is used</w:t>
                            </w:r>
                            <w:ins w:id="559" w:author="Alberto Rico Alvarino" w:date="2025-08-13T16:52:00Z">
                              <w:r w:rsidRPr="00886D07">
                                <w:rPr>
                                  <w:sz w:val="16"/>
                                  <w:szCs w:val="16"/>
                                </w:rPr>
                                <w:t xml:space="preserve"> in FDD</w:t>
                              </w:r>
                            </w:ins>
                            <w:r w:rsidRPr="00886D07">
                              <w:rPr>
                                <w:sz w:val="16"/>
                                <w:szCs w:val="16"/>
                              </w:rPr>
                              <w:t>, the UE may assume narrowband reference signals (NRSs) are transmitted in subframes #0 and #4 and in subframes #9 not containing NSSS.</w:t>
                            </w:r>
                            <w:r w:rsidRPr="00886D07">
                              <w:rPr>
                                <w:b/>
                                <w:sz w:val="16"/>
                                <w:szCs w:val="16"/>
                              </w:rPr>
                              <w:t xml:space="preserve"> </w:t>
                            </w:r>
                          </w:p>
                          <w:p w14:paraId="14366D64" w14:textId="77777777" w:rsidR="0046756E" w:rsidRPr="00886D07" w:rsidRDefault="0046756E" w:rsidP="0046756E">
                            <w:pPr>
                              <w:pStyle w:val="B1"/>
                              <w:rPr>
                                <w:ins w:id="560" w:author="Alberto Rico Alvarino" w:date="2025-08-13T16:45:00Z"/>
                                <w:sz w:val="16"/>
                                <w:szCs w:val="16"/>
                              </w:rPr>
                            </w:pPr>
                            <w:r w:rsidRPr="00886D07">
                              <w:rPr>
                                <w:sz w:val="16"/>
                                <w:szCs w:val="16"/>
                              </w:rPr>
                              <w:t>-</w:t>
                            </w:r>
                            <w:r w:rsidRPr="00886D07">
                              <w:rPr>
                                <w:sz w:val="16"/>
                                <w:szCs w:val="16"/>
                              </w:rPr>
                              <w:tab/>
                              <w:t>If frame structure type 2 is used, the UE may assume narrowband reference signals (NRSs) are transmitted in subframes #9 and in subframes #0 not containing NSSS.</w:t>
                            </w:r>
                          </w:p>
                          <w:p w14:paraId="070F3EFE" w14:textId="77777777" w:rsidR="0046756E" w:rsidRPr="00886D07" w:rsidRDefault="0046756E" w:rsidP="0046756E">
                            <w:pPr>
                              <w:pStyle w:val="B1"/>
                              <w:rPr>
                                <w:ins w:id="561" w:author="Alberto Rico Alvarino" w:date="2025-08-13T16:45:00Z"/>
                                <w:sz w:val="16"/>
                                <w:szCs w:val="16"/>
                              </w:rPr>
                            </w:pPr>
                            <w:ins w:id="562" w:author="Alberto Rico Alvarino" w:date="2025-08-13T16:45:00Z">
                              <w:r w:rsidRPr="00886D07">
                                <w:rPr>
                                  <w:sz w:val="16"/>
                                  <w:szCs w:val="16"/>
                                </w:rPr>
                                <w:t>-</w:t>
                              </w:r>
                              <w:r w:rsidRPr="00886D07">
                                <w:rPr>
                                  <w:sz w:val="16"/>
                                  <w:szCs w:val="16"/>
                                </w:rPr>
                                <w:tab/>
                              </w:r>
                            </w:ins>
                            <w:ins w:id="563" w:author="Alberto Rico Alvarino" w:date="2025-08-13T16:46:00Z">
                              <w:r w:rsidRPr="00886D07">
                                <w:rPr>
                                  <w:sz w:val="16"/>
                                  <w:szCs w:val="16"/>
                                </w:rPr>
                                <w:t xml:space="preserve">If frame structure type 1 is used in </w:t>
                              </w:r>
                            </w:ins>
                            <w:ins w:id="564" w:author="Huawei" w:date="2025-10-13T22:04:00Z">
                              <w:r w:rsidRPr="00886D07">
                                <w:rPr>
                                  <w:sz w:val="16"/>
                                  <w:szCs w:val="16"/>
                                </w:rPr>
                                <w:t xml:space="preserve">IoT </w:t>
                              </w:r>
                            </w:ins>
                            <w:ins w:id="565" w:author="Alberto Rico Alvarino" w:date="2025-08-13T16:46:00Z">
                              <w:r w:rsidRPr="00886D07">
                                <w:rPr>
                                  <w:sz w:val="16"/>
                                  <w:szCs w:val="16"/>
                                </w:rPr>
                                <w:t>NTN TDD</w:t>
                              </w:r>
                            </w:ins>
                            <w:ins w:id="566" w:author="Alberto Rico Alvarino" w:date="2025-08-13T16:45:00Z">
                              <w:r w:rsidRPr="00886D07">
                                <w:rPr>
                                  <w:sz w:val="16"/>
                                  <w:szCs w:val="16"/>
                                </w:rPr>
                                <w:t>, the UE may assume narrowband reference signals (NRSs) are transmitted in subframes</w:t>
                              </w:r>
                            </w:ins>
                            <w:ins w:id="567" w:author="Alberto Rico Alvarino" w:date="2025-08-15T13:06:00Z">
                              <w:r w:rsidRPr="00886D07">
                                <w:rPr>
                                  <w:sz w:val="16"/>
                                  <w:szCs w:val="16"/>
                                </w:rPr>
                                <w:t xml:space="preserve"> #0,</w:t>
                              </w:r>
                            </w:ins>
                            <w:ins w:id="568" w:author="Alberto Rico Alvarino" w:date="2025-08-13T16:45:00Z">
                              <w:r w:rsidRPr="00886D07">
                                <w:rPr>
                                  <w:sz w:val="16"/>
                                  <w:szCs w:val="16"/>
                                </w:rPr>
                                <w:t xml:space="preserve"> #</w:t>
                              </w:r>
                            </w:ins>
                            <w:ins w:id="569" w:author="Alberto Rico Alvarino" w:date="2025-08-13T16:48:00Z">
                              <w:r w:rsidRPr="00886D07">
                                <w:rPr>
                                  <w:sz w:val="16"/>
                                  <w:szCs w:val="16"/>
                                </w:rPr>
                                <w:t>3, #4, #6</w:t>
                              </w:r>
                            </w:ins>
                            <w:ins w:id="570" w:author="Alberto Rico Alvarino" w:date="2025-08-13T16:49:00Z">
                              <w:r w:rsidRPr="00886D07">
                                <w:rPr>
                                  <w:sz w:val="16"/>
                                  <w:szCs w:val="16"/>
                                </w:rPr>
                                <w:t>, #7, #8</w:t>
                              </w:r>
                            </w:ins>
                            <w:ins w:id="571" w:author="Alberto Rico Alvarino" w:date="2025-08-13T16:45:00Z">
                              <w:r w:rsidRPr="00886D07">
                                <w:rPr>
                                  <w:sz w:val="16"/>
                                  <w:szCs w:val="16"/>
                                </w:rPr>
                                <w:t xml:space="preserve"> and in subframes #</w:t>
                              </w:r>
                            </w:ins>
                            <w:ins w:id="572" w:author="Alberto Rico Alvarino" w:date="2025-08-13T16:48:00Z">
                              <w:r w:rsidRPr="00886D07">
                                <w:rPr>
                                  <w:sz w:val="16"/>
                                  <w:szCs w:val="16"/>
                                </w:rPr>
                                <w:t>9</w:t>
                              </w:r>
                            </w:ins>
                            <w:ins w:id="573" w:author="Alberto Rico Alvarino" w:date="2025-08-13T16:45:00Z">
                              <w:r w:rsidRPr="00886D07">
                                <w:rPr>
                                  <w:sz w:val="16"/>
                                  <w:szCs w:val="16"/>
                                </w:rPr>
                                <w:t xml:space="preserve"> not containing NSSS</w:t>
                              </w:r>
                            </w:ins>
                            <w:ins w:id="574" w:author="Alberto Rico Alvarino" w:date="2025-08-13T16:51:00Z">
                              <w:r w:rsidRPr="00886D07">
                                <w:rPr>
                                  <w:sz w:val="16"/>
                                  <w:szCs w:val="16"/>
                                </w:rPr>
                                <w:t xml:space="preserve"> within the </w:t>
                              </w:r>
                              <w:r w:rsidRPr="00886D07">
                                <w:rPr>
                                  <w:i/>
                                  <w:iCs/>
                                  <w:sz w:val="16"/>
                                  <w:szCs w:val="16"/>
                                </w:rPr>
                                <w:t xml:space="preserve">D </w:t>
                              </w:r>
                              <w:r w:rsidRPr="00886D07">
                                <w:rPr>
                                  <w:sz w:val="16"/>
                                  <w:szCs w:val="16"/>
                                </w:rPr>
                                <w:t>consecutive downlink subframes according to the TDD pattern</w:t>
                              </w:r>
                            </w:ins>
                            <w:ins w:id="575" w:author="Alberto Rico Alvarino" w:date="2025-08-13T16:45:00Z">
                              <w:r w:rsidRPr="00886D07">
                                <w:rPr>
                                  <w:sz w:val="16"/>
                                  <w:szCs w:val="16"/>
                                </w:rPr>
                                <w:t>.</w:t>
                              </w:r>
                            </w:ins>
                          </w:p>
                          <w:p w14:paraId="6EF04972" w14:textId="77777777" w:rsidR="0046756E" w:rsidRPr="00886D07" w:rsidRDefault="0046756E" w:rsidP="0046756E">
                            <w:pPr>
                              <w:pStyle w:val="B1"/>
                              <w:rPr>
                                <w:sz w:val="16"/>
                                <w:szCs w:val="16"/>
                              </w:rPr>
                            </w:pPr>
                          </w:p>
                          <w:p w14:paraId="133E9CF1" w14:textId="77777777" w:rsidR="0046756E" w:rsidRPr="00886D07" w:rsidRDefault="0046756E" w:rsidP="0046756E">
                            <w:pPr>
                              <w:rPr>
                                <w:i/>
                                <w:sz w:val="16"/>
                                <w:szCs w:val="16"/>
                                <w:lang w:eastAsia="zh-CN"/>
                              </w:rPr>
                            </w:pPr>
                            <w:r w:rsidRPr="00886D07">
                              <w:rPr>
                                <w:sz w:val="16"/>
                                <w:szCs w:val="16"/>
                                <w:lang w:eastAsia="zh-CN"/>
                              </w:rPr>
                              <w:t xml:space="preserve">On an NB-IoT carrier for which a UE receives higher-layer parameter </w:t>
                            </w:r>
                            <w:r w:rsidRPr="00886D07">
                              <w:rPr>
                                <w:i/>
                                <w:sz w:val="16"/>
                                <w:szCs w:val="16"/>
                                <w:lang w:eastAsia="zh-CN"/>
                              </w:rPr>
                              <w:t>operationModeInfo</w:t>
                            </w:r>
                            <w:r w:rsidRPr="00886D07">
                              <w:rPr>
                                <w:sz w:val="16"/>
                                <w:szCs w:val="16"/>
                                <w:lang w:eastAsia="zh-CN"/>
                              </w:rPr>
                              <w:t xml:space="preserve"> indicating </w:t>
                            </w:r>
                            <w:r w:rsidRPr="00886D07">
                              <w:rPr>
                                <w:i/>
                                <w:sz w:val="16"/>
                                <w:szCs w:val="16"/>
                                <w:lang w:eastAsia="zh-CN"/>
                              </w:rPr>
                              <w:t>guardband</w:t>
                            </w:r>
                            <w:r w:rsidRPr="00886D07">
                              <w:rPr>
                                <w:sz w:val="16"/>
                                <w:szCs w:val="16"/>
                                <w:lang w:eastAsia="zh-CN"/>
                              </w:rPr>
                              <w:t xml:space="preserve"> or </w:t>
                            </w:r>
                            <w:r w:rsidRPr="00886D07">
                              <w:rPr>
                                <w:i/>
                                <w:sz w:val="16"/>
                                <w:szCs w:val="16"/>
                                <w:lang w:eastAsia="zh-CN"/>
                              </w:rPr>
                              <w:t>standalone.</w:t>
                            </w:r>
                          </w:p>
                          <w:p w14:paraId="64178D36" w14:textId="77777777" w:rsidR="0046756E" w:rsidRPr="00886D07" w:rsidRDefault="0046756E" w:rsidP="0046756E">
                            <w:pPr>
                              <w:pStyle w:val="B1"/>
                              <w:rPr>
                                <w:sz w:val="16"/>
                                <w:szCs w:val="16"/>
                              </w:rPr>
                            </w:pPr>
                            <w:r w:rsidRPr="00886D07">
                              <w:rPr>
                                <w:sz w:val="16"/>
                                <w:szCs w:val="16"/>
                                <w:lang w:eastAsia="ja-JP"/>
                              </w:rPr>
                              <w:t>-</w:t>
                            </w:r>
                            <w:r w:rsidRPr="00886D07">
                              <w:rPr>
                                <w:sz w:val="16"/>
                                <w:szCs w:val="16"/>
                                <w:lang w:eastAsia="ja-JP"/>
                              </w:rPr>
                              <w:tab/>
                            </w:r>
                            <w:r w:rsidRPr="00886D07">
                              <w:rPr>
                                <w:sz w:val="16"/>
                                <w:szCs w:val="16"/>
                              </w:rPr>
                              <w:t>If frame structure type 1 is used</w:t>
                            </w:r>
                            <w:ins w:id="576" w:author="Alberto Rico Alvarino" w:date="2025-08-13T16:52:00Z">
                              <w:r w:rsidRPr="00886D07">
                                <w:rPr>
                                  <w:sz w:val="16"/>
                                  <w:szCs w:val="16"/>
                                </w:rPr>
                                <w:t xml:space="preserve"> in FDD</w:t>
                              </w:r>
                            </w:ins>
                            <w:r w:rsidRPr="00886D07">
                              <w:rPr>
                                <w:sz w:val="16"/>
                                <w:szCs w:val="16"/>
                              </w:rPr>
                              <w:t xml:space="preserve">, </w:t>
                            </w:r>
                            <w:r w:rsidRPr="00886D07">
                              <w:rPr>
                                <w:sz w:val="16"/>
                                <w:szCs w:val="16"/>
                                <w:lang w:eastAsia="ja-JP"/>
                              </w:rPr>
                              <w:t>b</w:t>
                            </w:r>
                            <w:r w:rsidRPr="00886D07">
                              <w:rPr>
                                <w:rFonts w:hint="eastAsia"/>
                                <w:sz w:val="16"/>
                                <w:szCs w:val="16"/>
                                <w:lang w:eastAsia="ja-JP"/>
                              </w:rPr>
                              <w:t xml:space="preserve">efore </w:t>
                            </w:r>
                            <w:r w:rsidRPr="00886D07">
                              <w:rPr>
                                <w:sz w:val="16"/>
                                <w:szCs w:val="16"/>
                                <w:lang w:eastAsia="ja-JP"/>
                              </w:rPr>
                              <w:t>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the UE may assume narrowband reference signals are transmitted in subframes #0</w:t>
                            </w:r>
                            <w:r w:rsidRPr="00886D07">
                              <w:rPr>
                                <w:rFonts w:hint="eastAsia"/>
                                <w:sz w:val="16"/>
                                <w:szCs w:val="16"/>
                                <w:lang w:eastAsia="zh-CN"/>
                              </w:rPr>
                              <w:t>, #1,</w:t>
                            </w:r>
                            <w:r w:rsidRPr="00886D07">
                              <w:rPr>
                                <w:sz w:val="16"/>
                                <w:szCs w:val="16"/>
                              </w:rPr>
                              <w:t xml:space="preserve"> </w:t>
                            </w:r>
                            <w:r w:rsidRPr="00886D07">
                              <w:rPr>
                                <w:rFonts w:hint="eastAsia"/>
                                <w:sz w:val="16"/>
                                <w:szCs w:val="16"/>
                                <w:lang w:eastAsia="zh-CN"/>
                              </w:rPr>
                              <w:t xml:space="preserve">#3, </w:t>
                            </w:r>
                            <w:r w:rsidRPr="00886D07">
                              <w:rPr>
                                <w:sz w:val="16"/>
                                <w:szCs w:val="16"/>
                              </w:rPr>
                              <w:t>#4 and in subframes #9 not containing NSSS.</w:t>
                            </w:r>
                            <w:r w:rsidRPr="00886D07">
                              <w:rPr>
                                <w:b/>
                                <w:sz w:val="16"/>
                                <w:szCs w:val="16"/>
                              </w:rPr>
                              <w:t xml:space="preserve"> </w:t>
                            </w:r>
                          </w:p>
                          <w:p w14:paraId="76912B47" w14:textId="77777777" w:rsidR="0046756E" w:rsidRPr="00886D07" w:rsidRDefault="0046756E" w:rsidP="0046756E">
                            <w:pPr>
                              <w:pStyle w:val="B1"/>
                              <w:rPr>
                                <w:sz w:val="16"/>
                                <w:szCs w:val="16"/>
                              </w:rPr>
                            </w:pPr>
                            <w:r w:rsidRPr="00886D07">
                              <w:rPr>
                                <w:sz w:val="16"/>
                                <w:szCs w:val="16"/>
                                <w:lang w:eastAsia="ja-JP"/>
                              </w:rPr>
                              <w:t>-</w:t>
                            </w:r>
                            <w:r w:rsidRPr="00886D07">
                              <w:rPr>
                                <w:sz w:val="16"/>
                                <w:szCs w:val="16"/>
                                <w:lang w:eastAsia="ja-JP"/>
                              </w:rPr>
                              <w:tab/>
                            </w:r>
                            <w:r w:rsidRPr="00886D07">
                              <w:rPr>
                                <w:sz w:val="16"/>
                                <w:szCs w:val="16"/>
                              </w:rPr>
                              <w:t xml:space="preserve">If frame structure type 2 is used, </w:t>
                            </w:r>
                            <w:r w:rsidRPr="00886D07">
                              <w:rPr>
                                <w:sz w:val="16"/>
                                <w:szCs w:val="16"/>
                                <w:lang w:eastAsia="ja-JP"/>
                              </w:rPr>
                              <w:t>b</w:t>
                            </w:r>
                            <w:r w:rsidRPr="00886D07">
                              <w:rPr>
                                <w:rFonts w:hint="eastAsia"/>
                                <w:sz w:val="16"/>
                                <w:szCs w:val="16"/>
                                <w:lang w:eastAsia="ja-JP"/>
                              </w:rPr>
                              <w:t xml:space="preserve">efore </w:t>
                            </w:r>
                            <w:r w:rsidRPr="00886D07">
                              <w:rPr>
                                <w:sz w:val="16"/>
                                <w:szCs w:val="16"/>
                                <w:lang w:eastAsia="ja-JP"/>
                              </w:rPr>
                              <w:t>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the UE may assume narrowband reference signals are transmitted in subframes #9</w:t>
                            </w:r>
                            <w:r w:rsidRPr="00886D07">
                              <w:rPr>
                                <w:rFonts w:hint="eastAsia"/>
                                <w:sz w:val="16"/>
                                <w:szCs w:val="16"/>
                                <w:lang w:eastAsia="zh-CN"/>
                              </w:rPr>
                              <w:t xml:space="preserve">, </w:t>
                            </w:r>
                            <w:r w:rsidRPr="00886D07">
                              <w:rPr>
                                <w:sz w:val="16"/>
                                <w:szCs w:val="16"/>
                              </w:rPr>
                              <w:t xml:space="preserve">and in subframes #0 not containing NSSS, and in subframes #4 if subframes #4 is configured for </w:t>
                            </w:r>
                            <w:r w:rsidRPr="00886D07">
                              <w:rPr>
                                <w:i/>
                                <w:sz w:val="16"/>
                                <w:szCs w:val="16"/>
                              </w:rPr>
                              <w:t>SystemInformationBlockType1-NB</w:t>
                            </w:r>
                            <w:r w:rsidRPr="00886D07">
                              <w:rPr>
                                <w:sz w:val="16"/>
                                <w:szCs w:val="16"/>
                              </w:rPr>
                              <w:t xml:space="preserve"> transmissions.</w:t>
                            </w:r>
                          </w:p>
                          <w:p w14:paraId="3A363AC1" w14:textId="77777777" w:rsidR="0046756E" w:rsidRPr="00886D07" w:rsidRDefault="0046756E" w:rsidP="0046756E">
                            <w:pPr>
                              <w:pStyle w:val="B1"/>
                              <w:rPr>
                                <w:sz w:val="16"/>
                                <w:szCs w:val="16"/>
                              </w:rPr>
                            </w:pPr>
                            <w:r w:rsidRPr="00886D07">
                              <w:rPr>
                                <w:sz w:val="16"/>
                                <w:szCs w:val="16"/>
                                <w:lang w:eastAsia="zh-CN"/>
                              </w:rPr>
                              <w:t>-</w:t>
                            </w:r>
                            <w:r w:rsidRPr="00886D07">
                              <w:rPr>
                                <w:sz w:val="16"/>
                                <w:szCs w:val="16"/>
                                <w:lang w:eastAsia="zh-CN"/>
                              </w:rPr>
                              <w:tab/>
                            </w:r>
                            <w:r w:rsidRPr="00886D07">
                              <w:rPr>
                                <w:sz w:val="16"/>
                                <w:szCs w:val="16"/>
                              </w:rPr>
                              <w:t xml:space="preserve">If frame structure type 1 is used, </w:t>
                            </w:r>
                            <w:r w:rsidRPr="00886D07">
                              <w:rPr>
                                <w:sz w:val="16"/>
                                <w:szCs w:val="16"/>
                                <w:lang w:eastAsia="zh-CN"/>
                              </w:rPr>
                              <w:t>after 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xml:space="preserve">, </w:t>
                            </w:r>
                            <w:r w:rsidRPr="00886D07">
                              <w:rPr>
                                <w:rFonts w:hint="eastAsia"/>
                                <w:sz w:val="16"/>
                                <w:szCs w:val="16"/>
                                <w:lang w:eastAsia="ja-JP"/>
                              </w:rPr>
                              <w:t xml:space="preserve">the </w:t>
                            </w:r>
                            <w:r w:rsidRPr="00886D07">
                              <w:rPr>
                                <w:sz w:val="16"/>
                                <w:szCs w:val="16"/>
                              </w:rPr>
                              <w:t>UE may assume narrowband reference signals are transmitted in subframes #0</w:t>
                            </w:r>
                            <w:r w:rsidRPr="00886D07">
                              <w:rPr>
                                <w:rFonts w:hint="eastAsia"/>
                                <w:sz w:val="16"/>
                                <w:szCs w:val="16"/>
                                <w:lang w:eastAsia="ja-JP"/>
                              </w:rPr>
                              <w:t xml:space="preserve">, </w:t>
                            </w:r>
                            <w:r w:rsidRPr="00886D07">
                              <w:rPr>
                                <w:rFonts w:hint="eastAsia"/>
                                <w:sz w:val="16"/>
                                <w:szCs w:val="16"/>
                                <w:lang w:eastAsia="zh-CN"/>
                              </w:rPr>
                              <w:t xml:space="preserve">#1, #3, </w:t>
                            </w:r>
                            <w:r w:rsidRPr="00886D07">
                              <w:rPr>
                                <w:sz w:val="16"/>
                                <w:szCs w:val="16"/>
                              </w:rPr>
                              <w:t>#4</w:t>
                            </w:r>
                            <w:r w:rsidRPr="00886D07">
                              <w:rPr>
                                <w:rFonts w:hint="eastAsia"/>
                                <w:sz w:val="16"/>
                                <w:szCs w:val="16"/>
                                <w:lang w:eastAsia="ja-JP"/>
                              </w:rPr>
                              <w:t xml:space="preserve">, </w:t>
                            </w:r>
                            <w:r w:rsidRPr="00886D07">
                              <w:rPr>
                                <w:sz w:val="16"/>
                                <w:szCs w:val="16"/>
                              </w:rPr>
                              <w:t>subframes #9 not containing NSSS</w:t>
                            </w:r>
                            <w:r w:rsidRPr="00886D07">
                              <w:rPr>
                                <w:rFonts w:hint="eastAsia"/>
                                <w:sz w:val="16"/>
                                <w:szCs w:val="16"/>
                                <w:lang w:eastAsia="ja-JP"/>
                              </w:rPr>
                              <w:t>, and</w:t>
                            </w:r>
                            <w:r w:rsidRPr="00886D07">
                              <w:rPr>
                                <w:rFonts w:hint="eastAsia"/>
                                <w:sz w:val="16"/>
                                <w:szCs w:val="16"/>
                              </w:rPr>
                              <w:t xml:space="preserve"> </w:t>
                            </w:r>
                            <w:r w:rsidRPr="00886D07">
                              <w:rPr>
                                <w:rFonts w:hint="eastAsia"/>
                                <w:sz w:val="16"/>
                                <w:szCs w:val="16"/>
                                <w:lang w:eastAsia="zh-CN"/>
                              </w:rPr>
                              <w:t xml:space="preserve">in </w:t>
                            </w:r>
                            <w:r w:rsidRPr="00886D07">
                              <w:rPr>
                                <w:sz w:val="16"/>
                                <w:szCs w:val="16"/>
                                <w:lang w:eastAsia="ja-JP"/>
                              </w:rPr>
                              <w:t>NB-IoT downlink</w:t>
                            </w:r>
                            <w:r w:rsidRPr="00886D07">
                              <w:rPr>
                                <w:rFonts w:hint="eastAsia"/>
                                <w:sz w:val="16"/>
                                <w:szCs w:val="16"/>
                                <w:lang w:eastAsia="ja-JP"/>
                              </w:rPr>
                              <w:t xml:space="preserve"> </w:t>
                            </w:r>
                            <w:r w:rsidRPr="00886D07">
                              <w:rPr>
                                <w:sz w:val="16"/>
                                <w:szCs w:val="16"/>
                              </w:rPr>
                              <w:t xml:space="preserve">subframes. </w:t>
                            </w:r>
                          </w:p>
                          <w:p w14:paraId="4D78D09C" w14:textId="77777777" w:rsidR="0046756E" w:rsidRPr="00886D07" w:rsidRDefault="0046756E" w:rsidP="0046756E">
                            <w:pPr>
                              <w:pStyle w:val="B1"/>
                              <w:rPr>
                                <w:sz w:val="16"/>
                                <w:szCs w:val="16"/>
                              </w:rPr>
                            </w:pPr>
                            <w:r w:rsidRPr="00886D07">
                              <w:rPr>
                                <w:sz w:val="16"/>
                                <w:szCs w:val="16"/>
                                <w:lang w:eastAsia="zh-CN"/>
                              </w:rPr>
                              <w:t>-</w:t>
                            </w:r>
                            <w:r w:rsidRPr="00886D07">
                              <w:rPr>
                                <w:sz w:val="16"/>
                                <w:szCs w:val="16"/>
                                <w:lang w:eastAsia="zh-CN"/>
                              </w:rPr>
                              <w:tab/>
                            </w:r>
                            <w:r w:rsidRPr="00886D07">
                              <w:rPr>
                                <w:sz w:val="16"/>
                                <w:szCs w:val="16"/>
                              </w:rPr>
                              <w:t xml:space="preserve">If frame structure type 2 is used, </w:t>
                            </w:r>
                            <w:r w:rsidRPr="00886D07">
                              <w:rPr>
                                <w:sz w:val="16"/>
                                <w:szCs w:val="16"/>
                                <w:lang w:eastAsia="zh-CN"/>
                              </w:rPr>
                              <w:t>after 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xml:space="preserve">, </w:t>
                            </w:r>
                            <w:r w:rsidRPr="00886D07">
                              <w:rPr>
                                <w:rFonts w:hint="eastAsia"/>
                                <w:sz w:val="16"/>
                                <w:szCs w:val="16"/>
                                <w:lang w:eastAsia="ja-JP"/>
                              </w:rPr>
                              <w:t xml:space="preserve">the </w:t>
                            </w:r>
                            <w:r w:rsidRPr="00886D07">
                              <w:rPr>
                                <w:sz w:val="16"/>
                                <w:szCs w:val="16"/>
                              </w:rPr>
                              <w:t>UE may assume narrowband reference signals are transmitted in subframes #9</w:t>
                            </w:r>
                            <w:r w:rsidRPr="00886D07">
                              <w:rPr>
                                <w:rFonts w:hint="eastAsia"/>
                                <w:sz w:val="16"/>
                                <w:szCs w:val="16"/>
                                <w:lang w:eastAsia="ja-JP"/>
                              </w:rPr>
                              <w:t xml:space="preserve">, </w:t>
                            </w:r>
                            <w:r w:rsidRPr="00886D07">
                              <w:rPr>
                                <w:sz w:val="16"/>
                                <w:szCs w:val="16"/>
                              </w:rPr>
                              <w:t>subframes #0 not containing NSSS</w:t>
                            </w:r>
                            <w:r w:rsidRPr="00886D07">
                              <w:rPr>
                                <w:rFonts w:hint="eastAsia"/>
                                <w:sz w:val="16"/>
                                <w:szCs w:val="16"/>
                                <w:lang w:eastAsia="ja-JP"/>
                              </w:rPr>
                              <w:t xml:space="preserve">, </w:t>
                            </w:r>
                            <w:r w:rsidRPr="00886D07">
                              <w:rPr>
                                <w:sz w:val="16"/>
                                <w:szCs w:val="16"/>
                              </w:rPr>
                              <w:t xml:space="preserve">in subframes #4 if subframes #4 is configured for </w:t>
                            </w:r>
                            <w:r w:rsidRPr="00886D07">
                              <w:rPr>
                                <w:i/>
                                <w:sz w:val="16"/>
                                <w:szCs w:val="16"/>
                              </w:rPr>
                              <w:t>SystemInformationBlockType1-NB</w:t>
                            </w:r>
                            <w:r w:rsidRPr="00886D07">
                              <w:rPr>
                                <w:sz w:val="16"/>
                                <w:szCs w:val="16"/>
                              </w:rPr>
                              <w:t xml:space="preserve"> transmissions</w:t>
                            </w:r>
                            <w:r w:rsidRPr="00886D07">
                              <w:rPr>
                                <w:sz w:val="16"/>
                                <w:szCs w:val="16"/>
                                <w:lang w:eastAsia="ja-JP"/>
                              </w:rPr>
                              <w:t xml:space="preserve">, </w:t>
                            </w:r>
                            <w:r w:rsidRPr="00886D07">
                              <w:rPr>
                                <w:rFonts w:hint="eastAsia"/>
                                <w:sz w:val="16"/>
                                <w:szCs w:val="16"/>
                                <w:lang w:eastAsia="ja-JP"/>
                              </w:rPr>
                              <w:t>and</w:t>
                            </w:r>
                            <w:r w:rsidRPr="00886D07">
                              <w:rPr>
                                <w:rFonts w:hint="eastAsia"/>
                                <w:sz w:val="16"/>
                                <w:szCs w:val="16"/>
                              </w:rPr>
                              <w:t xml:space="preserve"> </w:t>
                            </w:r>
                            <w:r w:rsidRPr="00886D07">
                              <w:rPr>
                                <w:rFonts w:hint="eastAsia"/>
                                <w:sz w:val="16"/>
                                <w:szCs w:val="16"/>
                                <w:lang w:eastAsia="zh-CN"/>
                              </w:rPr>
                              <w:t xml:space="preserve">in </w:t>
                            </w:r>
                            <w:r w:rsidRPr="00886D07">
                              <w:rPr>
                                <w:sz w:val="16"/>
                                <w:szCs w:val="16"/>
                                <w:lang w:eastAsia="ja-JP"/>
                              </w:rPr>
                              <w:t>NB-IoT downlink</w:t>
                            </w:r>
                            <w:r w:rsidRPr="00886D07">
                              <w:rPr>
                                <w:rFonts w:hint="eastAsia"/>
                                <w:sz w:val="16"/>
                                <w:szCs w:val="16"/>
                                <w:lang w:eastAsia="ja-JP"/>
                              </w:rPr>
                              <w:t xml:space="preserve"> </w:t>
                            </w:r>
                            <w:r w:rsidRPr="00886D07">
                              <w:rPr>
                                <w:sz w:val="16"/>
                                <w:szCs w:val="16"/>
                              </w:rPr>
                              <w:t xml:space="preserve">subframes. </w:t>
                            </w:r>
                          </w:p>
                          <w:p w14:paraId="2EE7C9FD" w14:textId="77777777" w:rsidR="0046756E" w:rsidRPr="005E0144" w:rsidRDefault="0046756E" w:rsidP="0046756E">
                            <w:pPr>
                              <w:pStyle w:val="B1"/>
                              <w:rPr>
                                <w:ins w:id="577" w:author="Alberto Rico Alvarino" w:date="2025-08-13T16:52:00Z"/>
                              </w:rPr>
                            </w:pPr>
                            <w:ins w:id="578" w:author="Alberto Rico Alvarino" w:date="2025-08-13T16:52:00Z">
                              <w:r w:rsidRPr="00886D07">
                                <w:rPr>
                                  <w:sz w:val="16"/>
                                  <w:szCs w:val="16"/>
                                </w:rPr>
                                <w:t>-</w:t>
                              </w:r>
                              <w:r w:rsidRPr="00886D07">
                                <w:rPr>
                                  <w:sz w:val="16"/>
                                  <w:szCs w:val="16"/>
                                </w:rPr>
                                <w:tab/>
                                <w:t xml:space="preserve">If frame structure type 1 is used in </w:t>
                              </w:r>
                            </w:ins>
                            <w:ins w:id="579" w:author="Huawei" w:date="2025-10-13T22:04:00Z">
                              <w:r w:rsidRPr="00886D07">
                                <w:rPr>
                                  <w:sz w:val="16"/>
                                  <w:szCs w:val="16"/>
                                </w:rPr>
                                <w:t xml:space="preserve">IoT </w:t>
                              </w:r>
                            </w:ins>
                            <w:ins w:id="580" w:author="Alberto Rico Alvarino" w:date="2025-08-13T16:52:00Z">
                              <w:r w:rsidRPr="00886D07">
                                <w:rPr>
                                  <w:sz w:val="16"/>
                                  <w:szCs w:val="16"/>
                                </w:rPr>
                                <w:t xml:space="preserve">NTN TDD, the UE may assume narrowband reference signals (NRSs) are transmitted in subframes </w:t>
                              </w:r>
                            </w:ins>
                            <w:ins w:id="581" w:author="Alberto Rico Alvarino" w:date="2025-08-15T13:06:00Z">
                              <w:r w:rsidRPr="00886D07">
                                <w:rPr>
                                  <w:sz w:val="16"/>
                                  <w:szCs w:val="16"/>
                                </w:rPr>
                                <w:t>#0,</w:t>
                              </w:r>
                            </w:ins>
                            <w:ins w:id="582" w:author="Ji Lianghai" w:date="2025-08-14T13:45:00Z">
                              <w:r w:rsidRPr="00886D07">
                                <w:rPr>
                                  <w:sz w:val="16"/>
                                  <w:szCs w:val="16"/>
                                </w:rPr>
                                <w:t xml:space="preserve"> </w:t>
                              </w:r>
                            </w:ins>
                            <w:ins w:id="583" w:author="Alberto Rico Alvarino" w:date="2025-08-13T16:52:00Z">
                              <w:r w:rsidRPr="00886D07">
                                <w:rPr>
                                  <w:sz w:val="16"/>
                                  <w:szCs w:val="16"/>
                                </w:rPr>
                                <w:t xml:space="preserve">#3, #4, #6, #7, #8 and in subframes #9 not containing NSSS within the </w:t>
                              </w:r>
                              <w:r w:rsidRPr="00886D07">
                                <w:rPr>
                                  <w:i/>
                                  <w:iCs/>
                                  <w:sz w:val="16"/>
                                  <w:szCs w:val="16"/>
                                </w:rPr>
                                <w:t xml:space="preserve">D </w:t>
                              </w:r>
                              <w:r w:rsidRPr="00886D07">
                                <w:rPr>
                                  <w:sz w:val="16"/>
                                  <w:szCs w:val="16"/>
                                </w:rPr>
                                <w:t>consecutive downlink subframes according to the TDD pattern.</w:t>
                              </w:r>
                            </w:ins>
                          </w:p>
                          <w:p w14:paraId="0D3CB62C" w14:textId="77777777" w:rsidR="0046756E" w:rsidRPr="00A80AF3" w:rsidRDefault="0046756E" w:rsidP="0046756E">
                            <w:pPr>
                              <w:tabs>
                                <w:tab w:val="num" w:pos="360"/>
                              </w:tabs>
                              <w:jc w:val="center"/>
                              <w:rPr>
                                <w:b/>
                                <w:color w:val="FF0000"/>
                              </w:rPr>
                            </w:pPr>
                            <w:r>
                              <w:rPr>
                                <w:b/>
                                <w:color w:val="FF0000"/>
                              </w:rPr>
                              <w:t>&lt;Unchanged parts omitted&gt;</w:t>
                            </w:r>
                          </w:p>
                          <w:p w14:paraId="6D255F7E" w14:textId="77777777" w:rsidR="0046756E" w:rsidRDefault="0046756E" w:rsidP="0046756E"/>
                        </w:txbxContent>
                      </wps:txbx>
                      <wps:bodyPr rot="0" vert="horz" wrap="square" lIns="91440" tIns="45720" rIns="91440" bIns="45720" anchor="t" anchorCtr="0">
                        <a:noAutofit/>
                      </wps:bodyPr>
                    </wps:wsp>
                  </a:graphicData>
                </a:graphic>
              </wp:inline>
            </w:drawing>
          </mc:Choice>
          <mc:Fallback>
            <w:pict>
              <v:shapetype w14:anchorId="49AA9FDB" id="_x0000_t202" coordsize="21600,21600" o:spt="202" path="m,l,21600r21600,l21600,xe">
                <v:stroke joinstyle="miter"/>
                <v:path gradientshapeok="t" o:connecttype="rect"/>
              </v:shapetype>
              <v:shape id="Text Box 2" o:spid="_x0000_s1026" type="#_x0000_t202" style="width:446pt;height:3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">
                <v:textbox>
                  <w:txbxContent>
                    <w:p w14:paraId="2928E940" w14:textId="77777777" w:rsidR="0046756E" w:rsidRPr="00886D07" w:rsidRDefault="0046756E" w:rsidP="0046756E">
                      <w:pPr>
                        <w:rPr>
                          <w:b/>
                          <w:bCs/>
                          <w:color w:val="FF0000"/>
                          <w:sz w:val="16"/>
                          <w:szCs w:val="16"/>
                        </w:rPr>
                      </w:pPr>
                      <w:r w:rsidRPr="00886D07">
                        <w:rPr>
                          <w:b/>
                          <w:bCs/>
                          <w:color w:val="FF0000"/>
                          <w:sz w:val="16"/>
                          <w:szCs w:val="16"/>
                        </w:rPr>
                        <w:t>TP1 (36.211)</w:t>
                      </w:r>
                    </w:p>
                    <w:p w14:paraId="2189145E" w14:textId="77777777" w:rsidR="0046756E" w:rsidRPr="00886D07" w:rsidRDefault="0046756E" w:rsidP="003A6D10">
                      <w:bookmarkStart w:id="584" w:name="_Toc454818207"/>
                      <w:bookmarkStart w:id="585" w:name="_Toc211860333"/>
                      <w:bookmarkStart w:id="586" w:name="_Toc211860624"/>
                      <w:bookmarkStart w:id="587" w:name="_Toc211860845"/>
                      <w:bookmarkStart w:id="588" w:name="_Toc211861066"/>
                      <w:bookmarkStart w:id="589" w:name="_Toc211861476"/>
                      <w:bookmarkStart w:id="590" w:name="_Toc211861646"/>
                      <w:r w:rsidRPr="00886D07">
                        <w:t>10.2.6</w:t>
                      </w:r>
                      <w:r w:rsidRPr="00886D07">
                        <w:tab/>
                        <w:t>Narrowband reference signal (NRS)</w:t>
                      </w:r>
                      <w:bookmarkEnd w:id="584"/>
                      <w:bookmarkEnd w:id="585"/>
                      <w:bookmarkEnd w:id="586"/>
                      <w:bookmarkEnd w:id="587"/>
                      <w:bookmarkEnd w:id="588"/>
                      <w:bookmarkEnd w:id="589"/>
                      <w:bookmarkEnd w:id="590"/>
                    </w:p>
                    <w:p w14:paraId="22DF2501" w14:textId="77777777" w:rsidR="0046756E" w:rsidRPr="00886D07" w:rsidRDefault="0046756E" w:rsidP="0046756E">
                      <w:pPr>
                        <w:rPr>
                          <w:sz w:val="16"/>
                          <w:szCs w:val="16"/>
                        </w:rPr>
                      </w:pPr>
                      <w:r w:rsidRPr="00886D07">
                        <w:rPr>
                          <w:sz w:val="16"/>
                          <w:szCs w:val="16"/>
                        </w:rPr>
                        <w:t xml:space="preserve">Before a UE obtains </w:t>
                      </w:r>
                      <w:r w:rsidRPr="00886D07">
                        <w:rPr>
                          <w:i/>
                          <w:sz w:val="16"/>
                          <w:szCs w:val="16"/>
                        </w:rPr>
                        <w:t>operationModeInfo</w:t>
                      </w:r>
                      <w:r w:rsidRPr="00886D07">
                        <w:rPr>
                          <w:sz w:val="16"/>
                          <w:szCs w:val="16"/>
                        </w:rPr>
                        <w:t>:</w:t>
                      </w:r>
                    </w:p>
                    <w:p w14:paraId="659B5C72" w14:textId="77777777" w:rsidR="0046756E" w:rsidRPr="00886D07" w:rsidRDefault="0046756E" w:rsidP="0046756E">
                      <w:pPr>
                        <w:pStyle w:val="B1"/>
                        <w:rPr>
                          <w:sz w:val="16"/>
                          <w:szCs w:val="16"/>
                        </w:rPr>
                      </w:pPr>
                      <w:r w:rsidRPr="00886D07">
                        <w:rPr>
                          <w:sz w:val="16"/>
                          <w:szCs w:val="16"/>
                        </w:rPr>
                        <w:t>-</w:t>
                      </w:r>
                      <w:r w:rsidRPr="00886D07">
                        <w:rPr>
                          <w:sz w:val="16"/>
                          <w:szCs w:val="16"/>
                        </w:rPr>
                        <w:tab/>
                        <w:t>If frame structure type 1 is used</w:t>
                      </w:r>
                      <w:ins w:id="591" w:author="Alberto Rico Alvarino" w:date="2025-08-13T16:52:00Z">
                        <w:r w:rsidRPr="00886D07">
                          <w:rPr>
                            <w:sz w:val="16"/>
                            <w:szCs w:val="16"/>
                          </w:rPr>
                          <w:t xml:space="preserve"> in FDD</w:t>
                        </w:r>
                      </w:ins>
                      <w:r w:rsidRPr="00886D07">
                        <w:rPr>
                          <w:sz w:val="16"/>
                          <w:szCs w:val="16"/>
                        </w:rPr>
                        <w:t>, the UE may assume narrowband reference signals (NRSs) are transmitted in subframes #0 and #4 and in subframes #9 not containing NSSS.</w:t>
                      </w:r>
                      <w:r w:rsidRPr="00886D07">
                        <w:rPr>
                          <w:b/>
                          <w:sz w:val="16"/>
                          <w:szCs w:val="16"/>
                        </w:rPr>
                        <w:t xml:space="preserve"> </w:t>
                      </w:r>
                    </w:p>
                    <w:p w14:paraId="14366D64" w14:textId="77777777" w:rsidR="0046756E" w:rsidRPr="00886D07" w:rsidRDefault="0046756E" w:rsidP="0046756E">
                      <w:pPr>
                        <w:pStyle w:val="B1"/>
                        <w:rPr>
                          <w:ins w:id="592" w:author="Alberto Rico Alvarino" w:date="2025-08-13T16:45:00Z"/>
                          <w:sz w:val="16"/>
                          <w:szCs w:val="16"/>
                        </w:rPr>
                      </w:pPr>
                      <w:r w:rsidRPr="00886D07">
                        <w:rPr>
                          <w:sz w:val="16"/>
                          <w:szCs w:val="16"/>
                        </w:rPr>
                        <w:t>-</w:t>
                      </w:r>
                      <w:r w:rsidRPr="00886D07">
                        <w:rPr>
                          <w:sz w:val="16"/>
                          <w:szCs w:val="16"/>
                        </w:rPr>
                        <w:tab/>
                        <w:t>If frame structure type 2 is used, the UE may assume narrowband reference signals (NRSs) are transmitted in subframes #9 and in subframes #0 not containing NSSS.</w:t>
                      </w:r>
                    </w:p>
                    <w:p w14:paraId="070F3EFE" w14:textId="77777777" w:rsidR="0046756E" w:rsidRPr="00886D07" w:rsidRDefault="0046756E" w:rsidP="0046756E">
                      <w:pPr>
                        <w:pStyle w:val="B1"/>
                        <w:rPr>
                          <w:ins w:id="593" w:author="Alberto Rico Alvarino" w:date="2025-08-13T16:45:00Z"/>
                          <w:sz w:val="16"/>
                          <w:szCs w:val="16"/>
                        </w:rPr>
                      </w:pPr>
                      <w:ins w:id="594" w:author="Alberto Rico Alvarino" w:date="2025-08-13T16:45:00Z">
                        <w:r w:rsidRPr="00886D07">
                          <w:rPr>
                            <w:sz w:val="16"/>
                            <w:szCs w:val="16"/>
                          </w:rPr>
                          <w:t>-</w:t>
                        </w:r>
                        <w:r w:rsidRPr="00886D07">
                          <w:rPr>
                            <w:sz w:val="16"/>
                            <w:szCs w:val="16"/>
                          </w:rPr>
                          <w:tab/>
                        </w:r>
                      </w:ins>
                      <w:ins w:id="595" w:author="Alberto Rico Alvarino" w:date="2025-08-13T16:46:00Z">
                        <w:r w:rsidRPr="00886D07">
                          <w:rPr>
                            <w:sz w:val="16"/>
                            <w:szCs w:val="16"/>
                          </w:rPr>
                          <w:t xml:space="preserve">If frame structure type 1 is used in </w:t>
                        </w:r>
                      </w:ins>
                      <w:ins w:id="596" w:author="Huawei" w:date="2025-10-13T22:04:00Z">
                        <w:r w:rsidRPr="00886D07">
                          <w:rPr>
                            <w:sz w:val="16"/>
                            <w:szCs w:val="16"/>
                          </w:rPr>
                          <w:t xml:space="preserve">IoT </w:t>
                        </w:r>
                      </w:ins>
                      <w:ins w:id="597" w:author="Alberto Rico Alvarino" w:date="2025-08-13T16:46:00Z">
                        <w:r w:rsidRPr="00886D07">
                          <w:rPr>
                            <w:sz w:val="16"/>
                            <w:szCs w:val="16"/>
                          </w:rPr>
                          <w:t>NTN TDD</w:t>
                        </w:r>
                      </w:ins>
                      <w:ins w:id="598" w:author="Alberto Rico Alvarino" w:date="2025-08-13T16:45:00Z">
                        <w:r w:rsidRPr="00886D07">
                          <w:rPr>
                            <w:sz w:val="16"/>
                            <w:szCs w:val="16"/>
                          </w:rPr>
                          <w:t>, the UE may assume narrowband reference signals (NRSs) are transmitted in subframes</w:t>
                        </w:r>
                      </w:ins>
                      <w:ins w:id="599" w:author="Alberto Rico Alvarino" w:date="2025-08-15T13:06:00Z">
                        <w:r w:rsidRPr="00886D07">
                          <w:rPr>
                            <w:sz w:val="16"/>
                            <w:szCs w:val="16"/>
                          </w:rPr>
                          <w:t xml:space="preserve"> #0,</w:t>
                        </w:r>
                      </w:ins>
                      <w:ins w:id="600" w:author="Alberto Rico Alvarino" w:date="2025-08-13T16:45:00Z">
                        <w:r w:rsidRPr="00886D07">
                          <w:rPr>
                            <w:sz w:val="16"/>
                            <w:szCs w:val="16"/>
                          </w:rPr>
                          <w:t xml:space="preserve"> #</w:t>
                        </w:r>
                      </w:ins>
                      <w:ins w:id="601" w:author="Alberto Rico Alvarino" w:date="2025-08-13T16:48:00Z">
                        <w:r w:rsidRPr="00886D07">
                          <w:rPr>
                            <w:sz w:val="16"/>
                            <w:szCs w:val="16"/>
                          </w:rPr>
                          <w:t>3, #4, #6</w:t>
                        </w:r>
                      </w:ins>
                      <w:ins w:id="602" w:author="Alberto Rico Alvarino" w:date="2025-08-13T16:49:00Z">
                        <w:r w:rsidRPr="00886D07">
                          <w:rPr>
                            <w:sz w:val="16"/>
                            <w:szCs w:val="16"/>
                          </w:rPr>
                          <w:t>, #7, #8</w:t>
                        </w:r>
                      </w:ins>
                      <w:ins w:id="603" w:author="Alberto Rico Alvarino" w:date="2025-08-13T16:45:00Z">
                        <w:r w:rsidRPr="00886D07">
                          <w:rPr>
                            <w:sz w:val="16"/>
                            <w:szCs w:val="16"/>
                          </w:rPr>
                          <w:t xml:space="preserve"> and in subframes #</w:t>
                        </w:r>
                      </w:ins>
                      <w:ins w:id="604" w:author="Alberto Rico Alvarino" w:date="2025-08-13T16:48:00Z">
                        <w:r w:rsidRPr="00886D07">
                          <w:rPr>
                            <w:sz w:val="16"/>
                            <w:szCs w:val="16"/>
                          </w:rPr>
                          <w:t>9</w:t>
                        </w:r>
                      </w:ins>
                      <w:ins w:id="605" w:author="Alberto Rico Alvarino" w:date="2025-08-13T16:45:00Z">
                        <w:r w:rsidRPr="00886D07">
                          <w:rPr>
                            <w:sz w:val="16"/>
                            <w:szCs w:val="16"/>
                          </w:rPr>
                          <w:t xml:space="preserve"> not containing NSSS</w:t>
                        </w:r>
                      </w:ins>
                      <w:ins w:id="606" w:author="Alberto Rico Alvarino" w:date="2025-08-13T16:51:00Z">
                        <w:r w:rsidRPr="00886D07">
                          <w:rPr>
                            <w:sz w:val="16"/>
                            <w:szCs w:val="16"/>
                          </w:rPr>
                          <w:t xml:space="preserve"> within the </w:t>
                        </w:r>
                        <w:r w:rsidRPr="00886D07">
                          <w:rPr>
                            <w:i/>
                            <w:iCs/>
                            <w:sz w:val="16"/>
                            <w:szCs w:val="16"/>
                          </w:rPr>
                          <w:t xml:space="preserve">D </w:t>
                        </w:r>
                        <w:r w:rsidRPr="00886D07">
                          <w:rPr>
                            <w:sz w:val="16"/>
                            <w:szCs w:val="16"/>
                          </w:rPr>
                          <w:t>consecutive downlink subframes according to the TDD pattern</w:t>
                        </w:r>
                      </w:ins>
                      <w:ins w:id="607" w:author="Alberto Rico Alvarino" w:date="2025-08-13T16:45:00Z">
                        <w:r w:rsidRPr="00886D07">
                          <w:rPr>
                            <w:sz w:val="16"/>
                            <w:szCs w:val="16"/>
                          </w:rPr>
                          <w:t>.</w:t>
                        </w:r>
                      </w:ins>
                    </w:p>
                    <w:p w14:paraId="6EF04972" w14:textId="77777777" w:rsidR="0046756E" w:rsidRPr="00886D07" w:rsidRDefault="0046756E" w:rsidP="0046756E">
                      <w:pPr>
                        <w:pStyle w:val="B1"/>
                        <w:rPr>
                          <w:sz w:val="16"/>
                          <w:szCs w:val="16"/>
                        </w:rPr>
                      </w:pPr>
                    </w:p>
                    <w:p w14:paraId="133E9CF1" w14:textId="77777777" w:rsidR="0046756E" w:rsidRPr="00886D07" w:rsidRDefault="0046756E" w:rsidP="0046756E">
                      <w:pPr>
                        <w:rPr>
                          <w:i/>
                          <w:sz w:val="16"/>
                          <w:szCs w:val="16"/>
                          <w:lang w:eastAsia="zh-CN"/>
                        </w:rPr>
                      </w:pPr>
                      <w:r w:rsidRPr="00886D07">
                        <w:rPr>
                          <w:sz w:val="16"/>
                          <w:szCs w:val="16"/>
                          <w:lang w:eastAsia="zh-CN"/>
                        </w:rPr>
                        <w:t xml:space="preserve">On an NB-IoT carrier for which a UE receives higher-layer parameter </w:t>
                      </w:r>
                      <w:r w:rsidRPr="00886D07">
                        <w:rPr>
                          <w:i/>
                          <w:sz w:val="16"/>
                          <w:szCs w:val="16"/>
                          <w:lang w:eastAsia="zh-CN"/>
                        </w:rPr>
                        <w:t>operationModeInfo</w:t>
                      </w:r>
                      <w:r w:rsidRPr="00886D07">
                        <w:rPr>
                          <w:sz w:val="16"/>
                          <w:szCs w:val="16"/>
                          <w:lang w:eastAsia="zh-CN"/>
                        </w:rPr>
                        <w:t xml:space="preserve"> indicating </w:t>
                      </w:r>
                      <w:r w:rsidRPr="00886D07">
                        <w:rPr>
                          <w:i/>
                          <w:sz w:val="16"/>
                          <w:szCs w:val="16"/>
                          <w:lang w:eastAsia="zh-CN"/>
                        </w:rPr>
                        <w:t>guardband</w:t>
                      </w:r>
                      <w:r w:rsidRPr="00886D07">
                        <w:rPr>
                          <w:sz w:val="16"/>
                          <w:szCs w:val="16"/>
                          <w:lang w:eastAsia="zh-CN"/>
                        </w:rPr>
                        <w:t xml:space="preserve"> or </w:t>
                      </w:r>
                      <w:r w:rsidRPr="00886D07">
                        <w:rPr>
                          <w:i/>
                          <w:sz w:val="16"/>
                          <w:szCs w:val="16"/>
                          <w:lang w:eastAsia="zh-CN"/>
                        </w:rPr>
                        <w:t>standalone.</w:t>
                      </w:r>
                    </w:p>
                    <w:p w14:paraId="64178D36" w14:textId="77777777" w:rsidR="0046756E" w:rsidRPr="00886D07" w:rsidRDefault="0046756E" w:rsidP="0046756E">
                      <w:pPr>
                        <w:pStyle w:val="B1"/>
                        <w:rPr>
                          <w:sz w:val="16"/>
                          <w:szCs w:val="16"/>
                        </w:rPr>
                      </w:pPr>
                      <w:r w:rsidRPr="00886D07">
                        <w:rPr>
                          <w:sz w:val="16"/>
                          <w:szCs w:val="16"/>
                          <w:lang w:eastAsia="ja-JP"/>
                        </w:rPr>
                        <w:t>-</w:t>
                      </w:r>
                      <w:r w:rsidRPr="00886D07">
                        <w:rPr>
                          <w:sz w:val="16"/>
                          <w:szCs w:val="16"/>
                          <w:lang w:eastAsia="ja-JP"/>
                        </w:rPr>
                        <w:tab/>
                      </w:r>
                      <w:r w:rsidRPr="00886D07">
                        <w:rPr>
                          <w:sz w:val="16"/>
                          <w:szCs w:val="16"/>
                        </w:rPr>
                        <w:t>If frame structure type 1 is used</w:t>
                      </w:r>
                      <w:ins w:id="608" w:author="Alberto Rico Alvarino" w:date="2025-08-13T16:52:00Z">
                        <w:r w:rsidRPr="00886D07">
                          <w:rPr>
                            <w:sz w:val="16"/>
                            <w:szCs w:val="16"/>
                          </w:rPr>
                          <w:t xml:space="preserve"> in FDD</w:t>
                        </w:r>
                      </w:ins>
                      <w:r w:rsidRPr="00886D07">
                        <w:rPr>
                          <w:sz w:val="16"/>
                          <w:szCs w:val="16"/>
                        </w:rPr>
                        <w:t xml:space="preserve">, </w:t>
                      </w:r>
                      <w:r w:rsidRPr="00886D07">
                        <w:rPr>
                          <w:sz w:val="16"/>
                          <w:szCs w:val="16"/>
                          <w:lang w:eastAsia="ja-JP"/>
                        </w:rPr>
                        <w:t>b</w:t>
                      </w:r>
                      <w:r w:rsidRPr="00886D07">
                        <w:rPr>
                          <w:rFonts w:hint="eastAsia"/>
                          <w:sz w:val="16"/>
                          <w:szCs w:val="16"/>
                          <w:lang w:eastAsia="ja-JP"/>
                        </w:rPr>
                        <w:t xml:space="preserve">efore </w:t>
                      </w:r>
                      <w:r w:rsidRPr="00886D07">
                        <w:rPr>
                          <w:sz w:val="16"/>
                          <w:szCs w:val="16"/>
                          <w:lang w:eastAsia="ja-JP"/>
                        </w:rPr>
                        <w:t>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the UE may assume narrowband reference signals are transmitted in subframes #0</w:t>
                      </w:r>
                      <w:r w:rsidRPr="00886D07">
                        <w:rPr>
                          <w:rFonts w:hint="eastAsia"/>
                          <w:sz w:val="16"/>
                          <w:szCs w:val="16"/>
                          <w:lang w:eastAsia="zh-CN"/>
                        </w:rPr>
                        <w:t>, #1,</w:t>
                      </w:r>
                      <w:r w:rsidRPr="00886D07">
                        <w:rPr>
                          <w:sz w:val="16"/>
                          <w:szCs w:val="16"/>
                        </w:rPr>
                        <w:t xml:space="preserve"> </w:t>
                      </w:r>
                      <w:r w:rsidRPr="00886D07">
                        <w:rPr>
                          <w:rFonts w:hint="eastAsia"/>
                          <w:sz w:val="16"/>
                          <w:szCs w:val="16"/>
                          <w:lang w:eastAsia="zh-CN"/>
                        </w:rPr>
                        <w:t xml:space="preserve">#3, </w:t>
                      </w:r>
                      <w:r w:rsidRPr="00886D07">
                        <w:rPr>
                          <w:sz w:val="16"/>
                          <w:szCs w:val="16"/>
                        </w:rPr>
                        <w:t>#4 and in subframes #9 not containing NSSS.</w:t>
                      </w:r>
                      <w:r w:rsidRPr="00886D07">
                        <w:rPr>
                          <w:b/>
                          <w:sz w:val="16"/>
                          <w:szCs w:val="16"/>
                        </w:rPr>
                        <w:t xml:space="preserve"> </w:t>
                      </w:r>
                    </w:p>
                    <w:p w14:paraId="76912B47" w14:textId="77777777" w:rsidR="0046756E" w:rsidRPr="00886D07" w:rsidRDefault="0046756E" w:rsidP="0046756E">
                      <w:pPr>
                        <w:pStyle w:val="B1"/>
                        <w:rPr>
                          <w:sz w:val="16"/>
                          <w:szCs w:val="16"/>
                        </w:rPr>
                      </w:pPr>
                      <w:r w:rsidRPr="00886D07">
                        <w:rPr>
                          <w:sz w:val="16"/>
                          <w:szCs w:val="16"/>
                          <w:lang w:eastAsia="ja-JP"/>
                        </w:rPr>
                        <w:t>-</w:t>
                      </w:r>
                      <w:r w:rsidRPr="00886D07">
                        <w:rPr>
                          <w:sz w:val="16"/>
                          <w:szCs w:val="16"/>
                          <w:lang w:eastAsia="ja-JP"/>
                        </w:rPr>
                        <w:tab/>
                      </w:r>
                      <w:r w:rsidRPr="00886D07">
                        <w:rPr>
                          <w:sz w:val="16"/>
                          <w:szCs w:val="16"/>
                        </w:rPr>
                        <w:t xml:space="preserve">If frame structure type 2 is used, </w:t>
                      </w:r>
                      <w:r w:rsidRPr="00886D07">
                        <w:rPr>
                          <w:sz w:val="16"/>
                          <w:szCs w:val="16"/>
                          <w:lang w:eastAsia="ja-JP"/>
                        </w:rPr>
                        <w:t>b</w:t>
                      </w:r>
                      <w:r w:rsidRPr="00886D07">
                        <w:rPr>
                          <w:rFonts w:hint="eastAsia"/>
                          <w:sz w:val="16"/>
                          <w:szCs w:val="16"/>
                          <w:lang w:eastAsia="ja-JP"/>
                        </w:rPr>
                        <w:t xml:space="preserve">efore </w:t>
                      </w:r>
                      <w:r w:rsidRPr="00886D07">
                        <w:rPr>
                          <w:sz w:val="16"/>
                          <w:szCs w:val="16"/>
                          <w:lang w:eastAsia="ja-JP"/>
                        </w:rPr>
                        <w:t>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the UE may assume narrowband reference signals are transmitted in subframes #9</w:t>
                      </w:r>
                      <w:r w:rsidRPr="00886D07">
                        <w:rPr>
                          <w:rFonts w:hint="eastAsia"/>
                          <w:sz w:val="16"/>
                          <w:szCs w:val="16"/>
                          <w:lang w:eastAsia="zh-CN"/>
                        </w:rPr>
                        <w:t xml:space="preserve">, </w:t>
                      </w:r>
                      <w:r w:rsidRPr="00886D07">
                        <w:rPr>
                          <w:sz w:val="16"/>
                          <w:szCs w:val="16"/>
                        </w:rPr>
                        <w:t xml:space="preserve">and in subframes #0 not containing NSSS, and in subframes #4 if subframes #4 is configured for </w:t>
                      </w:r>
                      <w:r w:rsidRPr="00886D07">
                        <w:rPr>
                          <w:i/>
                          <w:sz w:val="16"/>
                          <w:szCs w:val="16"/>
                        </w:rPr>
                        <w:t>SystemInformationBlockType1-NB</w:t>
                      </w:r>
                      <w:r w:rsidRPr="00886D07">
                        <w:rPr>
                          <w:sz w:val="16"/>
                          <w:szCs w:val="16"/>
                        </w:rPr>
                        <w:t xml:space="preserve"> transmissions.</w:t>
                      </w:r>
                    </w:p>
                    <w:p w14:paraId="3A363AC1" w14:textId="77777777" w:rsidR="0046756E" w:rsidRPr="00886D07" w:rsidRDefault="0046756E" w:rsidP="0046756E">
                      <w:pPr>
                        <w:pStyle w:val="B1"/>
                        <w:rPr>
                          <w:sz w:val="16"/>
                          <w:szCs w:val="16"/>
                        </w:rPr>
                      </w:pPr>
                      <w:r w:rsidRPr="00886D07">
                        <w:rPr>
                          <w:sz w:val="16"/>
                          <w:szCs w:val="16"/>
                          <w:lang w:eastAsia="zh-CN"/>
                        </w:rPr>
                        <w:t>-</w:t>
                      </w:r>
                      <w:r w:rsidRPr="00886D07">
                        <w:rPr>
                          <w:sz w:val="16"/>
                          <w:szCs w:val="16"/>
                          <w:lang w:eastAsia="zh-CN"/>
                        </w:rPr>
                        <w:tab/>
                      </w:r>
                      <w:r w:rsidRPr="00886D07">
                        <w:rPr>
                          <w:sz w:val="16"/>
                          <w:szCs w:val="16"/>
                        </w:rPr>
                        <w:t xml:space="preserve">If frame structure type 1 is used, </w:t>
                      </w:r>
                      <w:r w:rsidRPr="00886D07">
                        <w:rPr>
                          <w:sz w:val="16"/>
                          <w:szCs w:val="16"/>
                          <w:lang w:eastAsia="zh-CN"/>
                        </w:rPr>
                        <w:t>after 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xml:space="preserve">, </w:t>
                      </w:r>
                      <w:r w:rsidRPr="00886D07">
                        <w:rPr>
                          <w:rFonts w:hint="eastAsia"/>
                          <w:sz w:val="16"/>
                          <w:szCs w:val="16"/>
                          <w:lang w:eastAsia="ja-JP"/>
                        </w:rPr>
                        <w:t xml:space="preserve">the </w:t>
                      </w:r>
                      <w:r w:rsidRPr="00886D07">
                        <w:rPr>
                          <w:sz w:val="16"/>
                          <w:szCs w:val="16"/>
                        </w:rPr>
                        <w:t>UE may assume narrowband reference signals are transmitted in subframes #0</w:t>
                      </w:r>
                      <w:r w:rsidRPr="00886D07">
                        <w:rPr>
                          <w:rFonts w:hint="eastAsia"/>
                          <w:sz w:val="16"/>
                          <w:szCs w:val="16"/>
                          <w:lang w:eastAsia="ja-JP"/>
                        </w:rPr>
                        <w:t xml:space="preserve">, </w:t>
                      </w:r>
                      <w:r w:rsidRPr="00886D07">
                        <w:rPr>
                          <w:rFonts w:hint="eastAsia"/>
                          <w:sz w:val="16"/>
                          <w:szCs w:val="16"/>
                          <w:lang w:eastAsia="zh-CN"/>
                        </w:rPr>
                        <w:t xml:space="preserve">#1, #3, </w:t>
                      </w:r>
                      <w:r w:rsidRPr="00886D07">
                        <w:rPr>
                          <w:sz w:val="16"/>
                          <w:szCs w:val="16"/>
                        </w:rPr>
                        <w:t>#4</w:t>
                      </w:r>
                      <w:r w:rsidRPr="00886D07">
                        <w:rPr>
                          <w:rFonts w:hint="eastAsia"/>
                          <w:sz w:val="16"/>
                          <w:szCs w:val="16"/>
                          <w:lang w:eastAsia="ja-JP"/>
                        </w:rPr>
                        <w:t xml:space="preserve">, </w:t>
                      </w:r>
                      <w:r w:rsidRPr="00886D07">
                        <w:rPr>
                          <w:sz w:val="16"/>
                          <w:szCs w:val="16"/>
                        </w:rPr>
                        <w:t>subframes #9 not containing NSSS</w:t>
                      </w:r>
                      <w:r w:rsidRPr="00886D07">
                        <w:rPr>
                          <w:rFonts w:hint="eastAsia"/>
                          <w:sz w:val="16"/>
                          <w:szCs w:val="16"/>
                          <w:lang w:eastAsia="ja-JP"/>
                        </w:rPr>
                        <w:t>, and</w:t>
                      </w:r>
                      <w:r w:rsidRPr="00886D07">
                        <w:rPr>
                          <w:rFonts w:hint="eastAsia"/>
                          <w:sz w:val="16"/>
                          <w:szCs w:val="16"/>
                        </w:rPr>
                        <w:t xml:space="preserve"> </w:t>
                      </w:r>
                      <w:r w:rsidRPr="00886D07">
                        <w:rPr>
                          <w:rFonts w:hint="eastAsia"/>
                          <w:sz w:val="16"/>
                          <w:szCs w:val="16"/>
                          <w:lang w:eastAsia="zh-CN"/>
                        </w:rPr>
                        <w:t xml:space="preserve">in </w:t>
                      </w:r>
                      <w:r w:rsidRPr="00886D07">
                        <w:rPr>
                          <w:sz w:val="16"/>
                          <w:szCs w:val="16"/>
                          <w:lang w:eastAsia="ja-JP"/>
                        </w:rPr>
                        <w:t>NB-IoT downlink</w:t>
                      </w:r>
                      <w:r w:rsidRPr="00886D07">
                        <w:rPr>
                          <w:rFonts w:hint="eastAsia"/>
                          <w:sz w:val="16"/>
                          <w:szCs w:val="16"/>
                          <w:lang w:eastAsia="ja-JP"/>
                        </w:rPr>
                        <w:t xml:space="preserve"> </w:t>
                      </w:r>
                      <w:r w:rsidRPr="00886D07">
                        <w:rPr>
                          <w:sz w:val="16"/>
                          <w:szCs w:val="16"/>
                        </w:rPr>
                        <w:t xml:space="preserve">subframes. </w:t>
                      </w:r>
                    </w:p>
                    <w:p w14:paraId="4D78D09C" w14:textId="77777777" w:rsidR="0046756E" w:rsidRPr="00886D07" w:rsidRDefault="0046756E" w:rsidP="0046756E">
                      <w:pPr>
                        <w:pStyle w:val="B1"/>
                        <w:rPr>
                          <w:sz w:val="16"/>
                          <w:szCs w:val="16"/>
                        </w:rPr>
                      </w:pPr>
                      <w:r w:rsidRPr="00886D07">
                        <w:rPr>
                          <w:sz w:val="16"/>
                          <w:szCs w:val="16"/>
                          <w:lang w:eastAsia="zh-CN"/>
                        </w:rPr>
                        <w:t>-</w:t>
                      </w:r>
                      <w:r w:rsidRPr="00886D07">
                        <w:rPr>
                          <w:sz w:val="16"/>
                          <w:szCs w:val="16"/>
                          <w:lang w:eastAsia="zh-CN"/>
                        </w:rPr>
                        <w:tab/>
                      </w:r>
                      <w:r w:rsidRPr="00886D07">
                        <w:rPr>
                          <w:sz w:val="16"/>
                          <w:szCs w:val="16"/>
                        </w:rPr>
                        <w:t xml:space="preserve">If frame structure type 2 is used, </w:t>
                      </w:r>
                      <w:r w:rsidRPr="00886D07">
                        <w:rPr>
                          <w:sz w:val="16"/>
                          <w:szCs w:val="16"/>
                          <w:lang w:eastAsia="zh-CN"/>
                        </w:rPr>
                        <w:t>after the</w:t>
                      </w:r>
                      <w:r w:rsidRPr="00886D07">
                        <w:rPr>
                          <w:rFonts w:hint="eastAsia"/>
                          <w:sz w:val="16"/>
                          <w:szCs w:val="16"/>
                          <w:lang w:eastAsia="ja-JP"/>
                        </w:rPr>
                        <w:t xml:space="preserve"> UE obtains </w:t>
                      </w:r>
                      <w:r w:rsidRPr="00886D07">
                        <w:rPr>
                          <w:i/>
                          <w:sz w:val="16"/>
                          <w:szCs w:val="16"/>
                        </w:rPr>
                        <w:t>SystemInformationBlockType1-NB</w:t>
                      </w:r>
                      <w:r w:rsidRPr="00886D07">
                        <w:rPr>
                          <w:sz w:val="16"/>
                          <w:szCs w:val="16"/>
                        </w:rPr>
                        <w:t xml:space="preserve">, </w:t>
                      </w:r>
                      <w:r w:rsidRPr="00886D07">
                        <w:rPr>
                          <w:rFonts w:hint="eastAsia"/>
                          <w:sz w:val="16"/>
                          <w:szCs w:val="16"/>
                          <w:lang w:eastAsia="ja-JP"/>
                        </w:rPr>
                        <w:t xml:space="preserve">the </w:t>
                      </w:r>
                      <w:r w:rsidRPr="00886D07">
                        <w:rPr>
                          <w:sz w:val="16"/>
                          <w:szCs w:val="16"/>
                        </w:rPr>
                        <w:t>UE may assume narrowband reference signals are transmitted in subframes #9</w:t>
                      </w:r>
                      <w:r w:rsidRPr="00886D07">
                        <w:rPr>
                          <w:rFonts w:hint="eastAsia"/>
                          <w:sz w:val="16"/>
                          <w:szCs w:val="16"/>
                          <w:lang w:eastAsia="ja-JP"/>
                        </w:rPr>
                        <w:t xml:space="preserve">, </w:t>
                      </w:r>
                      <w:r w:rsidRPr="00886D07">
                        <w:rPr>
                          <w:sz w:val="16"/>
                          <w:szCs w:val="16"/>
                        </w:rPr>
                        <w:t>subframes #0 not containing NSSS</w:t>
                      </w:r>
                      <w:r w:rsidRPr="00886D07">
                        <w:rPr>
                          <w:rFonts w:hint="eastAsia"/>
                          <w:sz w:val="16"/>
                          <w:szCs w:val="16"/>
                          <w:lang w:eastAsia="ja-JP"/>
                        </w:rPr>
                        <w:t xml:space="preserve">, </w:t>
                      </w:r>
                      <w:r w:rsidRPr="00886D07">
                        <w:rPr>
                          <w:sz w:val="16"/>
                          <w:szCs w:val="16"/>
                        </w:rPr>
                        <w:t xml:space="preserve">in subframes #4 if subframes #4 is configured for </w:t>
                      </w:r>
                      <w:r w:rsidRPr="00886D07">
                        <w:rPr>
                          <w:i/>
                          <w:sz w:val="16"/>
                          <w:szCs w:val="16"/>
                        </w:rPr>
                        <w:t>SystemInformationBlockType1-NB</w:t>
                      </w:r>
                      <w:r w:rsidRPr="00886D07">
                        <w:rPr>
                          <w:sz w:val="16"/>
                          <w:szCs w:val="16"/>
                        </w:rPr>
                        <w:t xml:space="preserve"> transmissions</w:t>
                      </w:r>
                      <w:r w:rsidRPr="00886D07">
                        <w:rPr>
                          <w:sz w:val="16"/>
                          <w:szCs w:val="16"/>
                          <w:lang w:eastAsia="ja-JP"/>
                        </w:rPr>
                        <w:t xml:space="preserve">, </w:t>
                      </w:r>
                      <w:r w:rsidRPr="00886D07">
                        <w:rPr>
                          <w:rFonts w:hint="eastAsia"/>
                          <w:sz w:val="16"/>
                          <w:szCs w:val="16"/>
                          <w:lang w:eastAsia="ja-JP"/>
                        </w:rPr>
                        <w:t>and</w:t>
                      </w:r>
                      <w:r w:rsidRPr="00886D07">
                        <w:rPr>
                          <w:rFonts w:hint="eastAsia"/>
                          <w:sz w:val="16"/>
                          <w:szCs w:val="16"/>
                        </w:rPr>
                        <w:t xml:space="preserve"> </w:t>
                      </w:r>
                      <w:r w:rsidRPr="00886D07">
                        <w:rPr>
                          <w:rFonts w:hint="eastAsia"/>
                          <w:sz w:val="16"/>
                          <w:szCs w:val="16"/>
                          <w:lang w:eastAsia="zh-CN"/>
                        </w:rPr>
                        <w:t xml:space="preserve">in </w:t>
                      </w:r>
                      <w:r w:rsidRPr="00886D07">
                        <w:rPr>
                          <w:sz w:val="16"/>
                          <w:szCs w:val="16"/>
                          <w:lang w:eastAsia="ja-JP"/>
                        </w:rPr>
                        <w:t>NB-IoT downlink</w:t>
                      </w:r>
                      <w:r w:rsidRPr="00886D07">
                        <w:rPr>
                          <w:rFonts w:hint="eastAsia"/>
                          <w:sz w:val="16"/>
                          <w:szCs w:val="16"/>
                          <w:lang w:eastAsia="ja-JP"/>
                        </w:rPr>
                        <w:t xml:space="preserve"> </w:t>
                      </w:r>
                      <w:r w:rsidRPr="00886D07">
                        <w:rPr>
                          <w:sz w:val="16"/>
                          <w:szCs w:val="16"/>
                        </w:rPr>
                        <w:t xml:space="preserve">subframes. </w:t>
                      </w:r>
                    </w:p>
                    <w:p w14:paraId="2EE7C9FD" w14:textId="77777777" w:rsidR="0046756E" w:rsidRPr="005E0144" w:rsidRDefault="0046756E" w:rsidP="0046756E">
                      <w:pPr>
                        <w:pStyle w:val="B1"/>
                        <w:rPr>
                          <w:ins w:id="609" w:author="Alberto Rico Alvarino" w:date="2025-08-13T16:52:00Z"/>
                        </w:rPr>
                      </w:pPr>
                      <w:ins w:id="610" w:author="Alberto Rico Alvarino" w:date="2025-08-13T16:52:00Z">
                        <w:r w:rsidRPr="00886D07">
                          <w:rPr>
                            <w:sz w:val="16"/>
                            <w:szCs w:val="16"/>
                          </w:rPr>
                          <w:t>-</w:t>
                        </w:r>
                        <w:r w:rsidRPr="00886D07">
                          <w:rPr>
                            <w:sz w:val="16"/>
                            <w:szCs w:val="16"/>
                          </w:rPr>
                          <w:tab/>
                          <w:t xml:space="preserve">If frame structure type 1 is used in </w:t>
                        </w:r>
                      </w:ins>
                      <w:ins w:id="611" w:author="Huawei" w:date="2025-10-13T22:04:00Z">
                        <w:r w:rsidRPr="00886D07">
                          <w:rPr>
                            <w:sz w:val="16"/>
                            <w:szCs w:val="16"/>
                          </w:rPr>
                          <w:t xml:space="preserve">IoT </w:t>
                        </w:r>
                      </w:ins>
                      <w:ins w:id="612" w:author="Alberto Rico Alvarino" w:date="2025-08-13T16:52:00Z">
                        <w:r w:rsidRPr="00886D07">
                          <w:rPr>
                            <w:sz w:val="16"/>
                            <w:szCs w:val="16"/>
                          </w:rPr>
                          <w:t xml:space="preserve">NTN TDD, the UE may assume narrowband reference signals (NRSs) are transmitted in subframes </w:t>
                        </w:r>
                      </w:ins>
                      <w:ins w:id="613" w:author="Alberto Rico Alvarino" w:date="2025-08-15T13:06:00Z">
                        <w:r w:rsidRPr="00886D07">
                          <w:rPr>
                            <w:sz w:val="16"/>
                            <w:szCs w:val="16"/>
                          </w:rPr>
                          <w:t>#0,</w:t>
                        </w:r>
                      </w:ins>
                      <w:ins w:id="614" w:author="Ji Lianghai" w:date="2025-08-14T13:45:00Z">
                        <w:r w:rsidRPr="00886D07">
                          <w:rPr>
                            <w:sz w:val="16"/>
                            <w:szCs w:val="16"/>
                          </w:rPr>
                          <w:t xml:space="preserve"> </w:t>
                        </w:r>
                      </w:ins>
                      <w:ins w:id="615" w:author="Alberto Rico Alvarino" w:date="2025-08-13T16:52:00Z">
                        <w:r w:rsidRPr="00886D07">
                          <w:rPr>
                            <w:sz w:val="16"/>
                            <w:szCs w:val="16"/>
                          </w:rPr>
                          <w:t xml:space="preserve">#3, #4, #6, #7, #8 and in subframes #9 not containing NSSS within the </w:t>
                        </w:r>
                        <w:r w:rsidRPr="00886D07">
                          <w:rPr>
                            <w:i/>
                            <w:iCs/>
                            <w:sz w:val="16"/>
                            <w:szCs w:val="16"/>
                          </w:rPr>
                          <w:t xml:space="preserve">D </w:t>
                        </w:r>
                        <w:r w:rsidRPr="00886D07">
                          <w:rPr>
                            <w:sz w:val="16"/>
                            <w:szCs w:val="16"/>
                          </w:rPr>
                          <w:t>consecutive downlink subframes according to the TDD pattern.</w:t>
                        </w:r>
                      </w:ins>
                    </w:p>
                    <w:p w14:paraId="0D3CB62C" w14:textId="77777777" w:rsidR="0046756E" w:rsidRPr="00A80AF3" w:rsidRDefault="0046756E" w:rsidP="0046756E">
                      <w:pPr>
                        <w:tabs>
                          <w:tab w:val="num" w:pos="360"/>
                        </w:tabs>
                        <w:jc w:val="center"/>
                        <w:rPr>
                          <w:b/>
                          <w:color w:val="FF0000"/>
                        </w:rPr>
                      </w:pPr>
                      <w:r>
                        <w:rPr>
                          <w:b/>
                          <w:color w:val="FF0000"/>
                        </w:rPr>
                        <w:t>&lt;Unchanged parts omitted&gt;</w:t>
                      </w:r>
                    </w:p>
                    <w:p w14:paraId="6D255F7E" w14:textId="77777777" w:rsidR="0046756E" w:rsidRDefault="0046756E" w:rsidP="0046756E"/>
                  </w:txbxContent>
                </v:textbox>
                <w10:anchorlock/>
              </v:shape>
            </w:pict>
          </mc:Fallback>
        </mc:AlternateContent>
      </w:r>
    </w:p>
    <w:p w14:paraId="63679283" w14:textId="77777777" w:rsidR="0046756E" w:rsidRPr="00080459" w:rsidRDefault="0046756E" w:rsidP="0046756E">
      <w:pPr>
        <w:rPr>
          <w:lang w:val="en-US"/>
        </w:rPr>
      </w:pPr>
    </w:p>
    <w:p w14:paraId="176C87C1" w14:textId="77777777" w:rsidR="0046756E" w:rsidRPr="00905C35" w:rsidRDefault="0046756E" w:rsidP="0046756E">
      <w:r w:rsidRPr="00905C35">
        <w:t>Proposal 3 Alt1</w:t>
      </w:r>
    </w:p>
    <w:p w14:paraId="39A0BAA0" w14:textId="77777777" w:rsidR="0046756E" w:rsidRPr="00905C35" w:rsidRDefault="0046756E" w:rsidP="0046756E">
      <w:r w:rsidRPr="00905C35">
        <w:t>To alleviate the issue that only 1-out-of-4 legacy scheduling delays is suitable for scheduling NPUSCH Format 1, NB-IoT TDD NTN uses scheduling delays 2, 3, 4, and 7 together with counting only unmuted subframes.</w:t>
      </w:r>
    </w:p>
    <w:p w14:paraId="662458D9" w14:textId="77777777" w:rsidR="0046756E" w:rsidRPr="00905C35" w:rsidRDefault="0046756E" w:rsidP="0046756E"/>
    <w:p w14:paraId="1B717D09" w14:textId="77777777" w:rsidR="0046756E" w:rsidRPr="0011057D" w:rsidRDefault="0046756E" w:rsidP="0046756E">
      <w:r w:rsidRPr="00905C35">
        <w:t>Proposal 3 Alt2 (Conclusion)</w:t>
      </w:r>
    </w:p>
    <w:p w14:paraId="6BD693F0" w14:textId="77777777" w:rsidR="0046756E" w:rsidRPr="0011057D" w:rsidRDefault="0046756E" w:rsidP="0046756E">
      <w:r w:rsidRPr="0011057D">
        <w:t>RAN1 does not specify further enhancements for NPUSCH format 1 scheduling delays in Rel-19 IoT NTN TDD mode.</w:t>
      </w:r>
    </w:p>
    <w:p w14:paraId="21F65DF1" w14:textId="77777777" w:rsidR="0046756E" w:rsidRDefault="0046756E" w:rsidP="0046756E"/>
    <w:p w14:paraId="037EB4DB" w14:textId="77777777" w:rsidR="0046756E" w:rsidRPr="00696E44" w:rsidRDefault="0046756E" w:rsidP="0046756E">
      <w:r w:rsidRPr="00905C35">
        <w:rPr>
          <w:rFonts w:hint="eastAsia"/>
          <w:b/>
          <w:bCs/>
        </w:rPr>
        <w:t>C</w:t>
      </w:r>
      <w:r w:rsidRPr="00905C35">
        <w:rPr>
          <w:b/>
          <w:bCs/>
        </w:rPr>
        <w:t>onclusion</w:t>
      </w:r>
      <w:r>
        <w:t>: this issue is postponed to RAN1#123.</w:t>
      </w:r>
    </w:p>
    <w:p w14:paraId="2EECE1EB" w14:textId="77777777" w:rsidR="0046756E" w:rsidRDefault="0046756E" w:rsidP="0046756E"/>
    <w:p w14:paraId="50A3BC3A" w14:textId="77777777" w:rsidR="0046756E" w:rsidRPr="00EA23FB" w:rsidRDefault="0046756E" w:rsidP="0046756E">
      <w:pPr>
        <w:rPr>
          <w:b/>
          <w:u w:val="single"/>
        </w:rPr>
      </w:pPr>
      <w:r w:rsidRPr="00EA23FB">
        <w:rPr>
          <w:b/>
          <w:u w:val="single"/>
        </w:rPr>
        <w:t>LS Reply on precompensation for NB-IoT NTN TDD mode</w:t>
      </w:r>
    </w:p>
    <w:p w14:paraId="3478DE54" w14:textId="77777777" w:rsidR="0046756E" w:rsidRPr="009C4459" w:rsidRDefault="0046756E" w:rsidP="0046756E"/>
    <w:p w14:paraId="1BF60D84" w14:textId="77777777" w:rsidR="0046756E" w:rsidRPr="0072766A" w:rsidRDefault="0046756E" w:rsidP="0046756E">
      <w:pPr>
        <w:rPr>
          <w:b/>
          <w:bCs/>
        </w:rPr>
      </w:pPr>
      <w:r w:rsidRPr="0072766A">
        <w:rPr>
          <w:b/>
          <w:bCs/>
          <w:highlight w:val="green"/>
        </w:rPr>
        <w:t>Agreement</w:t>
      </w:r>
    </w:p>
    <w:p w14:paraId="497141FE" w14:textId="77777777" w:rsidR="0046756E" w:rsidRPr="009C4459" w:rsidRDefault="0046756E" w:rsidP="0046756E">
      <w:r w:rsidRPr="009C4459">
        <w:t xml:space="preserve">Reply to RAN4 LS in R1-2506731 </w:t>
      </w:r>
      <w:r>
        <w:t xml:space="preserve">is endorsed </w:t>
      </w:r>
      <w:r w:rsidRPr="009C4459">
        <w:t>as follows:</w:t>
      </w:r>
    </w:p>
    <w:tbl>
      <w:tblPr>
        <w:tblStyle w:val="TableGrid"/>
        <w:tblW w:w="0" w:type="auto"/>
        <w:tblLook w:val="04A0" w:firstRow="1" w:lastRow="0" w:firstColumn="1" w:lastColumn="0" w:noHBand="0" w:noVBand="1"/>
      </w:tblPr>
      <w:tblGrid>
        <w:gridCol w:w="9629"/>
      </w:tblGrid>
      <w:tr w:rsidR="0046756E" w14:paraId="45E9EB96" w14:textId="77777777" w:rsidTr="00233CF5">
        <w:tc>
          <w:tcPr>
            <w:tcW w:w="9629" w:type="dxa"/>
          </w:tcPr>
          <w:p w14:paraId="18FD7A3A" w14:textId="77777777" w:rsidR="0046756E" w:rsidRPr="00886D07" w:rsidRDefault="0046756E" w:rsidP="00233CF5">
            <w:pPr>
              <w:rPr>
                <w:sz w:val="16"/>
                <w:szCs w:val="16"/>
              </w:rPr>
            </w:pPr>
            <w:r w:rsidRPr="00886D07">
              <w:rPr>
                <w:sz w:val="16"/>
                <w:szCs w:val="16"/>
              </w:rPr>
              <w:lastRenderedPageBreak/>
              <w:t>RAN1 has reached the following agreement on segmented precompensation at RAN1#121, related to the working assumption on the previous RAN1 LS:</w:t>
            </w:r>
          </w:p>
          <w:p w14:paraId="4F46CB73" w14:textId="77777777" w:rsidR="0046756E" w:rsidRPr="00886D07" w:rsidRDefault="0046756E" w:rsidP="00233CF5">
            <w:pPr>
              <w:ind w:left="720"/>
              <w:rPr>
                <w:b/>
                <w:sz w:val="16"/>
                <w:szCs w:val="16"/>
                <w:highlight w:val="green"/>
              </w:rPr>
            </w:pPr>
            <w:r w:rsidRPr="00886D07">
              <w:rPr>
                <w:b/>
                <w:sz w:val="16"/>
                <w:szCs w:val="16"/>
                <w:highlight w:val="green"/>
              </w:rPr>
              <w:t>Agreement</w:t>
            </w:r>
          </w:p>
          <w:p w14:paraId="69F7E672" w14:textId="77777777" w:rsidR="0046756E" w:rsidRPr="00886D07" w:rsidRDefault="0046756E" w:rsidP="00233CF5">
            <w:pPr>
              <w:ind w:left="720"/>
              <w:rPr>
                <w:sz w:val="16"/>
                <w:szCs w:val="16"/>
              </w:rPr>
            </w:pPr>
            <w:r w:rsidRPr="00886D07">
              <w:rPr>
                <w:sz w:val="16"/>
                <w:szCs w:val="16"/>
              </w:rPr>
              <w:t xml:space="preserve">Confirm the following working assumption with </w:t>
            </w:r>
            <w:r w:rsidRPr="00886D07">
              <w:rPr>
                <w:color w:val="FF0000"/>
                <w:sz w:val="16"/>
                <w:szCs w:val="16"/>
              </w:rPr>
              <w:t>modifications</w:t>
            </w:r>
            <w:r w:rsidRPr="00886D07">
              <w:rPr>
                <w:sz w:val="16"/>
                <w:szCs w:val="16"/>
              </w:rPr>
              <w:t>:</w:t>
            </w:r>
          </w:p>
          <w:p w14:paraId="6650A44A" w14:textId="77777777" w:rsidR="0046756E" w:rsidRPr="00886D07" w:rsidRDefault="0046756E" w:rsidP="00233CF5">
            <w:pPr>
              <w:ind w:left="720"/>
              <w:rPr>
                <w:sz w:val="16"/>
                <w:szCs w:val="16"/>
              </w:rPr>
            </w:pPr>
            <w:r w:rsidRPr="00886D07">
              <w:rPr>
                <w:sz w:val="16"/>
                <w:szCs w:val="16"/>
              </w:rPr>
              <w:t>For precompensation, from RAN1 perspective:</w:t>
            </w:r>
          </w:p>
          <w:p w14:paraId="3EBB94E8" w14:textId="77777777" w:rsidR="0046756E" w:rsidRPr="00886D07" w:rsidRDefault="0046756E" w:rsidP="0046756E">
            <w:pPr>
              <w:pStyle w:val="ListParagraph2"/>
              <w:numPr>
                <w:ilvl w:val="0"/>
                <w:numId w:val="155"/>
              </w:numPr>
              <w:spacing w:after="0"/>
              <w:ind w:left="1440"/>
              <w:rPr>
                <w:sz w:val="16"/>
                <w:szCs w:val="16"/>
              </w:rPr>
            </w:pPr>
            <w:r w:rsidRPr="00886D07">
              <w:rPr>
                <w:sz w:val="16"/>
                <w:szCs w:val="16"/>
              </w:rPr>
              <w:t xml:space="preserve">The UE </w:t>
            </w:r>
            <w:r w:rsidRPr="00886D07">
              <w:rPr>
                <w:color w:val="FF0000"/>
                <w:sz w:val="16"/>
                <w:szCs w:val="16"/>
              </w:rPr>
              <w:t xml:space="preserve">may </w:t>
            </w:r>
            <w:r w:rsidRPr="00886D07">
              <w:rPr>
                <w:sz w:val="16"/>
                <w:szCs w:val="16"/>
              </w:rPr>
              <w:t>adjust its time/frequency pre-compensation before the beginning of each set of consecutive 8 uplink subframes. No pre-compensation gap is needed before the beginning of each set of consecutive 8 uplink subframes.</w:t>
            </w:r>
          </w:p>
          <w:p w14:paraId="3D4C62F2" w14:textId="77777777" w:rsidR="0046756E" w:rsidRPr="00886D07" w:rsidRDefault="0046756E" w:rsidP="0046756E">
            <w:pPr>
              <w:pStyle w:val="ListParagraph2"/>
              <w:numPr>
                <w:ilvl w:val="0"/>
                <w:numId w:val="155"/>
              </w:numPr>
              <w:spacing w:after="0"/>
              <w:ind w:left="1440"/>
              <w:rPr>
                <w:color w:val="FF0000"/>
                <w:sz w:val="16"/>
                <w:szCs w:val="16"/>
              </w:rPr>
            </w:pPr>
            <w:r w:rsidRPr="00886D07">
              <w:rPr>
                <w:color w:val="FF0000"/>
                <w:sz w:val="16"/>
                <w:szCs w:val="16"/>
              </w:rPr>
              <w:t>The UE may adjust its time/frequency pre-compensation at the beginning of an NPUSCH/NPRACH transmission (same behavior as Rel-18)</w:t>
            </w:r>
          </w:p>
          <w:p w14:paraId="367CAF83" w14:textId="77777777" w:rsidR="0046756E" w:rsidRPr="00886D07" w:rsidRDefault="0046756E" w:rsidP="0046756E">
            <w:pPr>
              <w:pStyle w:val="ListParagraph2"/>
              <w:numPr>
                <w:ilvl w:val="1"/>
                <w:numId w:val="155"/>
              </w:numPr>
              <w:spacing w:after="0"/>
              <w:ind w:left="2160"/>
              <w:rPr>
                <w:color w:val="FF0000"/>
                <w:sz w:val="16"/>
                <w:szCs w:val="16"/>
              </w:rPr>
            </w:pPr>
            <w:r w:rsidRPr="00886D07">
              <w:rPr>
                <w:color w:val="FF0000"/>
                <w:sz w:val="16"/>
                <w:szCs w:val="16"/>
              </w:rPr>
              <w:t>Segmented precompensation is not supported.</w:t>
            </w:r>
          </w:p>
          <w:p w14:paraId="68660702" w14:textId="77777777" w:rsidR="0046756E" w:rsidRPr="00886D07" w:rsidRDefault="0046756E" w:rsidP="0046756E">
            <w:pPr>
              <w:pStyle w:val="ListParagraph2"/>
              <w:numPr>
                <w:ilvl w:val="1"/>
                <w:numId w:val="155"/>
              </w:numPr>
              <w:spacing w:after="0"/>
              <w:ind w:left="2160"/>
              <w:rPr>
                <w:color w:val="FF0000"/>
                <w:sz w:val="16"/>
                <w:szCs w:val="16"/>
              </w:rPr>
            </w:pPr>
            <w:r w:rsidRPr="00886D07">
              <w:rPr>
                <w:color w:val="FF0000"/>
                <w:sz w:val="16"/>
                <w:szCs w:val="16"/>
              </w:rPr>
              <w:t>It is not supported to perform precompensation within the set of 8 consecutive uplink subframes other than at the beginning of an NPUSCH/NPRACH transmission</w:t>
            </w:r>
          </w:p>
          <w:p w14:paraId="2D27D070" w14:textId="77777777" w:rsidR="0046756E" w:rsidRPr="00886D07" w:rsidRDefault="0046756E" w:rsidP="0046756E">
            <w:pPr>
              <w:pStyle w:val="ListParagraph2"/>
              <w:numPr>
                <w:ilvl w:val="0"/>
                <w:numId w:val="155"/>
              </w:numPr>
              <w:spacing w:after="0"/>
              <w:ind w:left="1440"/>
              <w:rPr>
                <w:sz w:val="16"/>
                <w:szCs w:val="16"/>
              </w:rPr>
            </w:pPr>
            <w:r w:rsidRPr="00886D07">
              <w:rPr>
                <w:sz w:val="16"/>
                <w:szCs w:val="16"/>
              </w:rPr>
              <w:t>FFS: whether spec impact is in RAN1, RAN4 or both.</w:t>
            </w:r>
          </w:p>
          <w:p w14:paraId="6B742410" w14:textId="77777777" w:rsidR="0046756E" w:rsidRPr="00886D07" w:rsidRDefault="0046756E" w:rsidP="00233CF5">
            <w:pPr>
              <w:ind w:left="720"/>
              <w:rPr>
                <w:sz w:val="16"/>
                <w:szCs w:val="16"/>
              </w:rPr>
            </w:pPr>
            <w:r w:rsidRPr="00886D07">
              <w:rPr>
                <w:color w:val="FF0000"/>
                <w:sz w:val="16"/>
                <w:szCs w:val="16"/>
              </w:rPr>
              <w:t>NOTE: RAN1 may revisit this agreement if RAN4 reply LS shows concerns, including concerns on meeting the requirements without segmented precompensation</w:t>
            </w:r>
          </w:p>
          <w:p w14:paraId="61986FAC" w14:textId="77777777" w:rsidR="0046756E" w:rsidRPr="00886D07" w:rsidRDefault="0046756E" w:rsidP="00233CF5">
            <w:pPr>
              <w:rPr>
                <w:sz w:val="16"/>
                <w:szCs w:val="16"/>
              </w:rPr>
            </w:pPr>
            <w:r w:rsidRPr="00886D07">
              <w:rPr>
                <w:sz w:val="16"/>
                <w:szCs w:val="16"/>
              </w:rPr>
              <w:br/>
              <w:t>The RAN4 CR may not be aligned with the latest RAN1 agreement. RAN1 would like to ask RAN4 if they have concerns on the updated agreement, and:</w:t>
            </w:r>
          </w:p>
          <w:p w14:paraId="30010F0C" w14:textId="77777777" w:rsidR="0046756E" w:rsidRPr="00886D07" w:rsidRDefault="0046756E" w:rsidP="0046756E">
            <w:pPr>
              <w:pStyle w:val="ListParagraph"/>
              <w:numPr>
                <w:ilvl w:val="0"/>
                <w:numId w:val="154"/>
              </w:numPr>
              <w:rPr>
                <w:sz w:val="16"/>
                <w:szCs w:val="16"/>
              </w:rPr>
            </w:pPr>
            <w:r w:rsidRPr="00886D07">
              <w:rPr>
                <w:sz w:val="16"/>
                <w:szCs w:val="16"/>
              </w:rPr>
              <w:t>If RAN4 has concerns on the RAN1 agreement, RAN1 will modify its specifications to introduce segmented precompensation within the set of 8 consecutive uplink subframes.</w:t>
            </w:r>
          </w:p>
          <w:p w14:paraId="33AB18FA" w14:textId="77777777" w:rsidR="0046756E" w:rsidRDefault="0046756E" w:rsidP="0046756E">
            <w:pPr>
              <w:pStyle w:val="ListParagraph"/>
              <w:numPr>
                <w:ilvl w:val="0"/>
                <w:numId w:val="154"/>
              </w:numPr>
            </w:pPr>
            <w:r w:rsidRPr="00886D07">
              <w:rPr>
                <w:sz w:val="16"/>
                <w:szCs w:val="16"/>
              </w:rPr>
              <w:t>If RAN4 has no concerns on the RAN1 agreement, we recommend RAN4 to update their specifications to clarify that segmented precompensation is not supported in IoT NTN TDD mode.</w:t>
            </w:r>
          </w:p>
        </w:tc>
      </w:tr>
    </w:tbl>
    <w:p w14:paraId="39FFBF3F" w14:textId="77777777" w:rsidR="0046756E" w:rsidRDefault="0046756E" w:rsidP="0046756E"/>
    <w:p w14:paraId="2358A0FD" w14:textId="77777777" w:rsidR="0046756E" w:rsidRPr="007F48FC" w:rsidRDefault="0046756E" w:rsidP="0046756E">
      <w:pPr>
        <w:rPr>
          <w:b/>
          <w:bCs/>
        </w:rPr>
      </w:pPr>
      <w:r w:rsidRPr="007F48FC">
        <w:rPr>
          <w:rFonts w:hint="eastAsia"/>
          <w:b/>
          <w:bCs/>
          <w:highlight w:val="green"/>
        </w:rPr>
        <w:t>A</w:t>
      </w:r>
      <w:r w:rsidRPr="007F48FC">
        <w:rPr>
          <w:b/>
          <w:bCs/>
          <w:highlight w:val="green"/>
        </w:rPr>
        <w:t>greement</w:t>
      </w:r>
    </w:p>
    <w:p w14:paraId="1A24E03B" w14:textId="77777777" w:rsidR="0046756E" w:rsidRDefault="0046756E" w:rsidP="0046756E">
      <w:r>
        <w:t xml:space="preserve">The draft LS reply to RAN4 in </w:t>
      </w:r>
      <w:r w:rsidRPr="00024F2A">
        <w:t>R1-2508063</w:t>
      </w:r>
      <w:r>
        <w:t xml:space="preserve"> is endorsed. The final LS is agreed </w:t>
      </w:r>
      <w:r w:rsidRPr="00024F2A">
        <w:t>R1-250806</w:t>
      </w:r>
      <w:r>
        <w:t>4.</w:t>
      </w:r>
    </w:p>
    <w:p w14:paraId="0642ADC4" w14:textId="77777777" w:rsidR="0046756E" w:rsidRDefault="0046756E" w:rsidP="0046756E"/>
    <w:p w14:paraId="4710F4D2" w14:textId="77777777" w:rsidR="0046756E" w:rsidRPr="00EA23FB" w:rsidRDefault="0046756E" w:rsidP="0046756E">
      <w:pPr>
        <w:rPr>
          <w:rFonts w:eastAsia="DengXian"/>
          <w:b/>
          <w:iCs/>
          <w:u w:val="single"/>
          <w:lang w:eastAsia="zh-CN"/>
        </w:rPr>
      </w:pPr>
      <w:r w:rsidRPr="00566081">
        <w:rPr>
          <w:rFonts w:eastAsia="DengXian"/>
          <w:b/>
          <w:iCs/>
          <w:u w:val="single"/>
          <w:lang w:eastAsia="zh-CN"/>
        </w:rPr>
        <w:t>LS on OCC for IoT-NTN TDD mode</w:t>
      </w:r>
    </w:p>
    <w:p w14:paraId="6A7D8526" w14:textId="77777777" w:rsidR="0046756E" w:rsidRPr="00905C35" w:rsidRDefault="0046756E" w:rsidP="0046756E">
      <w:pPr>
        <w:rPr>
          <w:b/>
          <w:bCs/>
        </w:rPr>
      </w:pPr>
      <w:r w:rsidRPr="00905C35">
        <w:rPr>
          <w:b/>
          <w:bCs/>
        </w:rPr>
        <w:t>Conclusion</w:t>
      </w:r>
    </w:p>
    <w:p w14:paraId="6C69FECF" w14:textId="77777777" w:rsidR="0046756E" w:rsidRPr="00566081" w:rsidRDefault="0046756E" w:rsidP="0046756E">
      <w:r w:rsidRPr="00566081">
        <w:t>For 3.75 kHz SCS and 15 kHz SCS NPUSCH Format 1, single-tone, OCC operation in NB-IoT NTN TDD cannot be supported without RAN1 specifications change.</w:t>
      </w:r>
    </w:p>
    <w:p w14:paraId="39613CA4" w14:textId="77777777" w:rsidR="0046756E" w:rsidRPr="00566081" w:rsidRDefault="0046756E" w:rsidP="0046756E">
      <w:r w:rsidRPr="00566081">
        <w:t xml:space="preserve">The amount of specification change is larger for 3.75 kHz than for 15 kHz SCS. </w:t>
      </w:r>
    </w:p>
    <w:p w14:paraId="20930F07" w14:textId="77777777" w:rsidR="0046756E" w:rsidRPr="00566081" w:rsidRDefault="0046756E" w:rsidP="0046756E">
      <w:pPr>
        <w:rPr>
          <w:b/>
          <w:bCs/>
        </w:rPr>
      </w:pPr>
      <w:r w:rsidRPr="00566081">
        <w:rPr>
          <w:b/>
          <w:bCs/>
          <w:highlight w:val="green"/>
        </w:rPr>
        <w:t>Agreement</w:t>
      </w:r>
    </w:p>
    <w:p w14:paraId="44B44873" w14:textId="77777777" w:rsidR="0046756E" w:rsidRPr="00566081" w:rsidRDefault="0046756E" w:rsidP="0046756E">
      <w:pPr>
        <w:rPr>
          <w:rFonts w:eastAsia="SimSun"/>
          <w:lang w:eastAsia="zh-CN"/>
        </w:rPr>
      </w:pPr>
      <w:r w:rsidRPr="00566081">
        <w:t xml:space="preserve">The following response in the reply LS to RAN2 on </w:t>
      </w:r>
      <w:r w:rsidRPr="00566081">
        <w:rPr>
          <w:rFonts w:eastAsia="SimSun"/>
          <w:lang w:eastAsia="zh-CN"/>
        </w:rPr>
        <w:t>OCC for IoT-NTN TDD mode is agreed:</w:t>
      </w:r>
    </w:p>
    <w:p w14:paraId="534C3380" w14:textId="77777777" w:rsidR="0046756E" w:rsidRPr="00566081" w:rsidRDefault="0046756E" w:rsidP="0046756E">
      <w:pPr>
        <w:ind w:left="800"/>
      </w:pPr>
      <w:r w:rsidRPr="00566081">
        <w:rPr>
          <w:b/>
          <w:bCs/>
        </w:rPr>
        <w:t>Reply to RAN2:</w:t>
      </w:r>
      <w:r w:rsidRPr="00566081">
        <w:t xml:space="preserve"> From RAN1’s perspective, introducing OCC for NB-IoT NTN TDD mode requires RAN1 specifications change. Therefore, RAN1 cannot confirm RAN2’s assumption “that OCC defined for NB-IoT NTN Rel-19 can be supported for NB-IoT NTN TDD mode without any RAN1 spec impact”.</w:t>
      </w:r>
    </w:p>
    <w:p w14:paraId="2D609988" w14:textId="77777777" w:rsidR="0046756E" w:rsidRPr="00566081" w:rsidRDefault="0046756E" w:rsidP="0046756E"/>
    <w:p w14:paraId="6DEEBCB0" w14:textId="77777777" w:rsidR="0046756E" w:rsidRPr="00566081" w:rsidRDefault="0046756E" w:rsidP="0046756E">
      <w:pPr>
        <w:rPr>
          <w:b/>
          <w:bCs/>
        </w:rPr>
      </w:pPr>
      <w:r w:rsidRPr="00566081">
        <w:rPr>
          <w:b/>
          <w:bCs/>
          <w:highlight w:val="green"/>
        </w:rPr>
        <w:t>Agreement</w:t>
      </w:r>
    </w:p>
    <w:p w14:paraId="7AC9944F" w14:textId="77777777" w:rsidR="0046756E" w:rsidRDefault="0046756E" w:rsidP="0046756E">
      <w:r>
        <w:rPr>
          <w:rFonts w:hint="eastAsia"/>
        </w:rPr>
        <w:t>T</w:t>
      </w:r>
      <w:r>
        <w:t xml:space="preserve">he draft LS reply to RAN2 on </w:t>
      </w:r>
      <w:r w:rsidRPr="00696E44">
        <w:t>OCC for IoT-NTN TDD mode</w:t>
      </w:r>
      <w:r>
        <w:t xml:space="preserve"> is endorsed in </w:t>
      </w:r>
      <w:r w:rsidRPr="00696E44">
        <w:t>R1-2508109</w:t>
      </w:r>
      <w:r>
        <w:t xml:space="preserve">. Final LS is agreed in </w:t>
      </w:r>
      <w:r w:rsidRPr="00696E44">
        <w:t>R1-25081</w:t>
      </w:r>
      <w:r>
        <w:t>10.</w:t>
      </w:r>
    </w:p>
    <w:p w14:paraId="224B9BF4" w14:textId="77777777" w:rsidR="0046756E" w:rsidRPr="00566081" w:rsidRDefault="0046756E" w:rsidP="0046756E"/>
    <w:p w14:paraId="5AA66BB2" w14:textId="78BDDCE8" w:rsidR="009048F4" w:rsidRPr="00982845" w:rsidRDefault="004710F9" w:rsidP="009048F4">
      <w:hyperlink r:id="rId534" w:history="1">
        <w:r>
          <w:rPr>
            <w:rStyle w:val="Hyperlink"/>
          </w:rPr>
          <w:t>R1-2506878</w:t>
        </w:r>
      </w:hyperlink>
      <w:r w:rsidR="009048F4" w:rsidRPr="00982845">
        <w:tab/>
        <w:t>Maintenance on Rel-19 IoT-NTN</w:t>
      </w:r>
      <w:r w:rsidR="009048F4" w:rsidRPr="00982845">
        <w:tab/>
        <w:t>vivo</w:t>
      </w:r>
    </w:p>
    <w:p w14:paraId="3D7E7FA7" w14:textId="2DBE0459" w:rsidR="009048F4" w:rsidRPr="00982845" w:rsidRDefault="004710F9" w:rsidP="009048F4">
      <w:hyperlink r:id="rId535" w:history="1">
        <w:r>
          <w:rPr>
            <w:rStyle w:val="Hyperlink"/>
          </w:rPr>
          <w:t>R1-2506911</w:t>
        </w:r>
      </w:hyperlink>
      <w:r w:rsidR="009048F4" w:rsidRPr="00982845">
        <w:tab/>
        <w:t>Remaining issues on Rel-19 IoT NTN</w:t>
      </w:r>
      <w:r w:rsidR="009048F4" w:rsidRPr="00982845">
        <w:tab/>
        <w:t>ZTE Corporation, Sanechips</w:t>
      </w:r>
    </w:p>
    <w:p w14:paraId="38F40A67" w14:textId="5FD29CF3" w:rsidR="009048F4" w:rsidRPr="00982845" w:rsidRDefault="004710F9" w:rsidP="009048F4">
      <w:hyperlink r:id="rId536" w:history="1">
        <w:r>
          <w:rPr>
            <w:rStyle w:val="Hyperlink"/>
          </w:rPr>
          <w:t>R1-2506937</w:t>
        </w:r>
      </w:hyperlink>
      <w:r w:rsidR="009048F4" w:rsidRPr="00982845">
        <w:tab/>
        <w:t>Maintenance for IoT NTN Phase 3 and TDD mode</w:t>
      </w:r>
      <w:r w:rsidR="009048F4" w:rsidRPr="00982845">
        <w:tab/>
        <w:t>Huawei, HiSilicon</w:t>
      </w:r>
    </w:p>
    <w:p w14:paraId="053FD801" w14:textId="3BBBC3B8" w:rsidR="009048F4" w:rsidRPr="00982845" w:rsidRDefault="004710F9" w:rsidP="009048F4">
      <w:hyperlink r:id="rId537" w:history="1">
        <w:r>
          <w:rPr>
            <w:rStyle w:val="Hyperlink"/>
          </w:rPr>
          <w:t>R1-2506968</w:t>
        </w:r>
      </w:hyperlink>
      <w:r w:rsidR="009048F4" w:rsidRPr="00982845">
        <w:tab/>
        <w:t>Maintenance for Rel-19  IoT NTN</w:t>
      </w:r>
      <w:r w:rsidR="009048F4" w:rsidRPr="00982845">
        <w:tab/>
        <w:t>Xiaomi</w:t>
      </w:r>
    </w:p>
    <w:p w14:paraId="7D4E55E2" w14:textId="45C8EE85" w:rsidR="009048F4" w:rsidRPr="00982845" w:rsidRDefault="004710F9" w:rsidP="009048F4">
      <w:hyperlink r:id="rId538" w:history="1">
        <w:r>
          <w:rPr>
            <w:rStyle w:val="Hyperlink"/>
          </w:rPr>
          <w:t>R1-2507124</w:t>
        </w:r>
      </w:hyperlink>
      <w:r w:rsidR="009048F4" w:rsidRPr="00982845">
        <w:tab/>
        <w:t>Maintenance for Rel-19 IoT NTN</w:t>
      </w:r>
      <w:r w:rsidR="009048F4" w:rsidRPr="00982845">
        <w:tab/>
        <w:t>CATT</w:t>
      </w:r>
    </w:p>
    <w:p w14:paraId="4141AFCB" w14:textId="5FB86CA2" w:rsidR="009048F4" w:rsidRPr="00982845" w:rsidRDefault="004710F9" w:rsidP="009048F4">
      <w:hyperlink r:id="rId539" w:history="1">
        <w:r>
          <w:rPr>
            <w:rStyle w:val="Hyperlink"/>
          </w:rPr>
          <w:t>R1-2507140</w:t>
        </w:r>
      </w:hyperlink>
      <w:r w:rsidR="009048F4" w:rsidRPr="00982845">
        <w:tab/>
        <w:t>Maintenance for Rel-19 IoT NTN</w:t>
      </w:r>
      <w:r w:rsidR="009048F4" w:rsidRPr="00982845">
        <w:tab/>
        <w:t>OPPO</w:t>
      </w:r>
    </w:p>
    <w:p w14:paraId="1001DFC8" w14:textId="5EFD3CD1" w:rsidR="009048F4" w:rsidRPr="00982845" w:rsidRDefault="004710F9" w:rsidP="009048F4">
      <w:hyperlink r:id="rId540" w:history="1">
        <w:r>
          <w:rPr>
            <w:rStyle w:val="Hyperlink"/>
          </w:rPr>
          <w:t>R1-2507234</w:t>
        </w:r>
      </w:hyperlink>
      <w:r w:rsidR="009048F4" w:rsidRPr="00982845">
        <w:tab/>
        <w:t>Maintenance for Rel-19 IoT NTN</w:t>
      </w:r>
      <w:r w:rsidR="009048F4" w:rsidRPr="00982845">
        <w:tab/>
        <w:t>Samsung</w:t>
      </w:r>
    </w:p>
    <w:p w14:paraId="32F2B7C0" w14:textId="05434031" w:rsidR="009048F4" w:rsidRPr="00982845" w:rsidRDefault="004710F9" w:rsidP="009048F4">
      <w:hyperlink r:id="rId541" w:history="1">
        <w:r>
          <w:rPr>
            <w:rStyle w:val="Hyperlink"/>
          </w:rPr>
          <w:t>R1-2507264</w:t>
        </w:r>
      </w:hyperlink>
      <w:r w:rsidR="009048F4" w:rsidRPr="00982845">
        <w:tab/>
        <w:t>Maintenance for Rel-19 IoT NTN</w:t>
      </w:r>
      <w:r w:rsidR="009048F4" w:rsidRPr="00982845">
        <w:tab/>
        <w:t>Ericsson</w:t>
      </w:r>
    </w:p>
    <w:p w14:paraId="24800E27" w14:textId="0DB4216F" w:rsidR="009048F4" w:rsidRPr="00982845" w:rsidRDefault="004710F9" w:rsidP="009048F4">
      <w:hyperlink r:id="rId542" w:history="1">
        <w:r>
          <w:rPr>
            <w:rStyle w:val="Hyperlink"/>
          </w:rPr>
          <w:t>R1-2507294</w:t>
        </w:r>
      </w:hyperlink>
      <w:r w:rsidR="009048F4" w:rsidRPr="00982845">
        <w:tab/>
        <w:t>Maintenance for Rel19 IoT-NTN</w:t>
      </w:r>
      <w:r w:rsidR="009048F4" w:rsidRPr="00982845">
        <w:tab/>
        <w:t>Nokia, Nokia Shanghai Bell</w:t>
      </w:r>
    </w:p>
    <w:p w14:paraId="5FABB9FE" w14:textId="213D70F9" w:rsidR="009048F4" w:rsidRPr="00982845" w:rsidRDefault="004710F9" w:rsidP="009048F4">
      <w:hyperlink r:id="rId543" w:history="1">
        <w:r>
          <w:rPr>
            <w:rStyle w:val="Hyperlink"/>
          </w:rPr>
          <w:t>R1-2507312</w:t>
        </w:r>
      </w:hyperlink>
      <w:r w:rsidR="009048F4" w:rsidRPr="00982845">
        <w:tab/>
        <w:t>TP for HARQ feedback resource of CB-Msg4</w:t>
      </w:r>
      <w:r w:rsidR="009048F4" w:rsidRPr="00982845">
        <w:tab/>
        <w:t>NEC</w:t>
      </w:r>
    </w:p>
    <w:p w14:paraId="5A0B3E95" w14:textId="54AA7862" w:rsidR="009048F4" w:rsidRPr="00982845" w:rsidRDefault="004710F9" w:rsidP="009048F4">
      <w:hyperlink r:id="rId544" w:history="1">
        <w:r>
          <w:rPr>
            <w:rStyle w:val="Hyperlink"/>
          </w:rPr>
          <w:t>R1-2507701</w:t>
        </w:r>
      </w:hyperlink>
      <w:r w:rsidR="009048F4" w:rsidRPr="00982845">
        <w:tab/>
        <w:t>Maintenance for Rel-19 IOT NTN</w:t>
      </w:r>
      <w:r w:rsidR="009048F4" w:rsidRPr="00982845">
        <w:tab/>
        <w:t>Qualcomm Incorporated</w:t>
      </w:r>
    </w:p>
    <w:p w14:paraId="7C6CB6E3" w14:textId="5BE0C2AF" w:rsidR="009048F4" w:rsidRDefault="004710F9" w:rsidP="009048F4">
      <w:pPr>
        <w:rPr>
          <w:rFonts w:eastAsia="DengXian"/>
          <w:lang w:eastAsia="zh-CN"/>
        </w:rPr>
      </w:pPr>
      <w:hyperlink r:id="rId545" w:history="1">
        <w:r>
          <w:rPr>
            <w:rStyle w:val="Hyperlink"/>
            <w:rFonts w:eastAsia="DengXian"/>
            <w:lang w:eastAsia="zh-CN"/>
          </w:rPr>
          <w:t>R1-2507993</w:t>
        </w:r>
      </w:hyperlink>
      <w:r w:rsidR="00870318">
        <w:rPr>
          <w:rFonts w:eastAsia="DengXian"/>
          <w:lang w:eastAsia="zh-CN"/>
        </w:rPr>
        <w:tab/>
      </w:r>
      <w:r w:rsidR="00870318" w:rsidRPr="00870318">
        <w:rPr>
          <w:rFonts w:eastAsia="DengXian"/>
          <w:lang w:eastAsia="zh-CN"/>
        </w:rPr>
        <w:t>Feature lead summary #1 for IoT NTN TDD mode</w:t>
      </w:r>
      <w:r w:rsidR="00870318">
        <w:rPr>
          <w:rFonts w:eastAsia="DengXian"/>
          <w:lang w:eastAsia="zh-CN"/>
        </w:rPr>
        <w:tab/>
      </w:r>
      <w:r w:rsidR="00870318" w:rsidRPr="00870318">
        <w:rPr>
          <w:rFonts w:eastAsia="DengXian"/>
          <w:lang w:eastAsia="zh-CN"/>
        </w:rPr>
        <w:t>Moderator (Qualcomm)</w:t>
      </w:r>
    </w:p>
    <w:p w14:paraId="2208750B" w14:textId="37C40E3F" w:rsidR="00870318" w:rsidRDefault="004710F9" w:rsidP="009048F4">
      <w:pPr>
        <w:rPr>
          <w:rFonts w:eastAsia="DengXian"/>
          <w:lang w:eastAsia="zh-CN"/>
        </w:rPr>
      </w:pPr>
      <w:hyperlink r:id="rId546" w:history="1">
        <w:r>
          <w:rPr>
            <w:rStyle w:val="Hyperlink"/>
            <w:rFonts w:eastAsia="DengXian"/>
            <w:lang w:eastAsia="zh-CN"/>
          </w:rPr>
          <w:t>R1-2508044</w:t>
        </w:r>
      </w:hyperlink>
      <w:r w:rsidR="00FC1F1A">
        <w:rPr>
          <w:rFonts w:eastAsia="DengXian"/>
          <w:lang w:eastAsia="zh-CN"/>
        </w:rPr>
        <w:tab/>
      </w:r>
      <w:r w:rsidR="00FC1F1A" w:rsidRPr="00FC1F1A">
        <w:rPr>
          <w:rFonts w:eastAsia="DengXian"/>
          <w:lang w:eastAsia="zh-CN"/>
        </w:rPr>
        <w:t>FL Summary #1 for Rel-19 IoT-NTN maintenance</w:t>
      </w:r>
      <w:r w:rsidR="00FC1F1A">
        <w:rPr>
          <w:rFonts w:eastAsia="DengXian"/>
          <w:lang w:eastAsia="zh-CN"/>
        </w:rPr>
        <w:tab/>
      </w:r>
      <w:r w:rsidR="00FC1F1A" w:rsidRPr="00FC1F1A">
        <w:rPr>
          <w:rFonts w:eastAsia="DengXian"/>
          <w:lang w:eastAsia="zh-CN"/>
        </w:rPr>
        <w:t>Moderator (Sony)</w:t>
      </w:r>
    </w:p>
    <w:p w14:paraId="7F07DA74" w14:textId="71DE103E" w:rsidR="00FC1F1A" w:rsidRDefault="004710F9" w:rsidP="00071B71">
      <w:pPr>
        <w:ind w:left="1440" w:hanging="1440"/>
        <w:rPr>
          <w:rFonts w:eastAsia="DengXian"/>
          <w:lang w:eastAsia="zh-CN"/>
        </w:rPr>
      </w:pPr>
      <w:hyperlink r:id="rId547" w:history="1">
        <w:r>
          <w:rPr>
            <w:rStyle w:val="Hyperlink"/>
            <w:rFonts w:eastAsia="DengXian"/>
            <w:lang w:eastAsia="zh-CN"/>
          </w:rPr>
          <w:t>R1-2508063</w:t>
        </w:r>
      </w:hyperlink>
      <w:r w:rsidR="00071B71">
        <w:rPr>
          <w:rFonts w:eastAsia="DengXian"/>
          <w:lang w:eastAsia="zh-CN"/>
        </w:rPr>
        <w:tab/>
      </w:r>
      <w:r w:rsidR="00071B71" w:rsidRPr="00071B71">
        <w:rPr>
          <w:rFonts w:eastAsia="DengXian"/>
          <w:lang w:eastAsia="zh-CN"/>
        </w:rPr>
        <w:t>[DRAFT] Reply LS on precompensation for NB-IoT NTN TDD mode</w:t>
      </w:r>
      <w:r w:rsidR="00071B71">
        <w:rPr>
          <w:rFonts w:eastAsia="DengXian"/>
          <w:lang w:eastAsia="zh-CN"/>
        </w:rPr>
        <w:tab/>
      </w:r>
      <w:r w:rsidR="00071B71" w:rsidRPr="00071B71">
        <w:rPr>
          <w:rFonts w:eastAsia="DengXian"/>
          <w:lang w:eastAsia="zh-CN"/>
        </w:rPr>
        <w:t>RAN1, Moderator (Qualcomm</w:t>
      </w:r>
      <w:r w:rsidR="00071B71">
        <w:rPr>
          <w:rFonts w:eastAsia="DengXian"/>
          <w:lang w:eastAsia="zh-CN"/>
        </w:rPr>
        <w:t>)</w:t>
      </w:r>
    </w:p>
    <w:p w14:paraId="70AF0427" w14:textId="0FF9606B" w:rsidR="00071B71" w:rsidRDefault="004710F9" w:rsidP="009048F4">
      <w:pPr>
        <w:rPr>
          <w:rFonts w:eastAsia="DengXian"/>
          <w:lang w:eastAsia="zh-CN"/>
        </w:rPr>
      </w:pPr>
      <w:hyperlink r:id="rId548" w:history="1">
        <w:r>
          <w:rPr>
            <w:rStyle w:val="Hyperlink"/>
            <w:rFonts w:eastAsia="DengXian"/>
            <w:highlight w:val="green"/>
            <w:lang w:eastAsia="zh-CN"/>
          </w:rPr>
          <w:t>R1-2508064</w:t>
        </w:r>
      </w:hyperlink>
      <w:r w:rsidR="00071B71">
        <w:rPr>
          <w:rFonts w:eastAsia="DengXian"/>
          <w:lang w:eastAsia="zh-CN"/>
        </w:rPr>
        <w:tab/>
        <w:t>R</w:t>
      </w:r>
      <w:r w:rsidR="00071B71" w:rsidRPr="00071B71">
        <w:rPr>
          <w:rFonts w:eastAsia="DengXian"/>
          <w:lang w:eastAsia="zh-CN"/>
        </w:rPr>
        <w:t>eply LS on precompensation for NB-IoT NTN TDD mode</w:t>
      </w:r>
      <w:r w:rsidR="00071B71">
        <w:rPr>
          <w:rFonts w:eastAsia="DengXian"/>
          <w:lang w:eastAsia="zh-CN"/>
        </w:rPr>
        <w:tab/>
      </w:r>
      <w:r w:rsidR="00071B71" w:rsidRPr="00071B71">
        <w:rPr>
          <w:rFonts w:eastAsia="DengXian"/>
          <w:lang w:eastAsia="zh-CN"/>
        </w:rPr>
        <w:t>RAN1, Qualcomm</w:t>
      </w:r>
    </w:p>
    <w:p w14:paraId="693D81FF" w14:textId="204AD7AB" w:rsidR="000A437C" w:rsidRDefault="000A437C" w:rsidP="009048F4">
      <w:pPr>
        <w:rPr>
          <w:rFonts w:eastAsia="DengXian"/>
          <w:lang w:eastAsia="zh-CN"/>
        </w:rPr>
      </w:pPr>
      <w:r w:rsidRPr="001826FF">
        <w:rPr>
          <w:rFonts w:eastAsia="DengXian"/>
          <w:b/>
          <w:bCs/>
          <w:lang w:eastAsia="zh-CN"/>
        </w:rPr>
        <w:t>Decision:</w:t>
      </w:r>
      <w:r>
        <w:rPr>
          <w:rFonts w:eastAsia="DengXian"/>
          <w:lang w:eastAsia="zh-CN"/>
        </w:rPr>
        <w:t xml:space="preserve"> This was approved and sent out on 14 October.</w:t>
      </w:r>
    </w:p>
    <w:p w14:paraId="3A4E9691" w14:textId="00621B17" w:rsidR="0015198B" w:rsidRDefault="004710F9" w:rsidP="009048F4">
      <w:pPr>
        <w:rPr>
          <w:rFonts w:eastAsia="DengXian"/>
          <w:lang w:eastAsia="zh-CN"/>
        </w:rPr>
      </w:pPr>
      <w:hyperlink r:id="rId549" w:history="1">
        <w:r>
          <w:rPr>
            <w:rStyle w:val="Hyperlink"/>
            <w:rFonts w:eastAsia="DengXian"/>
            <w:lang w:eastAsia="zh-CN"/>
          </w:rPr>
          <w:t>R1-2508100</w:t>
        </w:r>
      </w:hyperlink>
      <w:r w:rsidR="0015198B">
        <w:rPr>
          <w:rFonts w:eastAsia="DengXian"/>
          <w:lang w:eastAsia="zh-CN"/>
        </w:rPr>
        <w:tab/>
      </w:r>
      <w:r w:rsidR="0015198B" w:rsidRPr="0015198B">
        <w:rPr>
          <w:rFonts w:eastAsia="DengXian"/>
          <w:lang w:eastAsia="zh-CN"/>
        </w:rPr>
        <w:t>FL Summary #2 for Rel-19 IoT-NTN maintenance</w:t>
      </w:r>
      <w:r w:rsidR="0015198B">
        <w:rPr>
          <w:rFonts w:eastAsia="DengXian"/>
          <w:lang w:eastAsia="zh-CN"/>
        </w:rPr>
        <w:tab/>
      </w:r>
      <w:r w:rsidR="0015198B" w:rsidRPr="0015198B">
        <w:rPr>
          <w:rFonts w:eastAsia="DengXian"/>
          <w:lang w:eastAsia="zh-CN"/>
        </w:rPr>
        <w:t>Moderator (Sony)</w:t>
      </w:r>
    </w:p>
    <w:p w14:paraId="7F7C8093" w14:textId="1BD14AAF" w:rsidR="00EB360A" w:rsidRDefault="004710F9" w:rsidP="009048F4">
      <w:pPr>
        <w:rPr>
          <w:rFonts w:eastAsia="DengXian"/>
          <w:lang w:eastAsia="zh-CN"/>
        </w:rPr>
      </w:pPr>
      <w:hyperlink r:id="rId550" w:history="1">
        <w:r>
          <w:rPr>
            <w:rStyle w:val="Hyperlink"/>
            <w:rFonts w:eastAsia="DengXian"/>
            <w:lang w:eastAsia="zh-CN"/>
          </w:rPr>
          <w:t>R1-2508112</w:t>
        </w:r>
      </w:hyperlink>
      <w:r w:rsidR="00EB360A">
        <w:rPr>
          <w:rFonts w:eastAsia="DengXian"/>
          <w:lang w:eastAsia="zh-CN"/>
        </w:rPr>
        <w:tab/>
      </w:r>
      <w:r w:rsidR="00EB360A" w:rsidRPr="00EB360A">
        <w:rPr>
          <w:rFonts w:eastAsia="DengXian"/>
          <w:lang w:eastAsia="zh-CN"/>
        </w:rPr>
        <w:t>Feature lead summary #2 for IoT NTN TDD mode</w:t>
      </w:r>
      <w:r w:rsidR="00EB360A">
        <w:rPr>
          <w:rFonts w:eastAsia="DengXian"/>
          <w:lang w:eastAsia="zh-CN"/>
        </w:rPr>
        <w:tab/>
      </w:r>
      <w:r w:rsidR="00EB360A" w:rsidRPr="00EB360A">
        <w:rPr>
          <w:rFonts w:eastAsia="DengXian"/>
          <w:lang w:eastAsia="zh-CN"/>
        </w:rPr>
        <w:t>Moderator (Qualcomm)</w:t>
      </w:r>
    </w:p>
    <w:p w14:paraId="7AC0C93F" w14:textId="0B6AC87A" w:rsidR="00EB360A" w:rsidRDefault="004710F9" w:rsidP="009048F4">
      <w:pPr>
        <w:rPr>
          <w:rFonts w:eastAsia="DengXian"/>
          <w:lang w:eastAsia="zh-CN"/>
        </w:rPr>
      </w:pPr>
      <w:hyperlink r:id="rId551" w:history="1">
        <w:r>
          <w:rPr>
            <w:rStyle w:val="Hyperlink"/>
            <w:rFonts w:eastAsia="DengXian"/>
            <w:lang w:eastAsia="zh-CN"/>
          </w:rPr>
          <w:t>R1-2508113</w:t>
        </w:r>
      </w:hyperlink>
      <w:r w:rsidR="00EB360A">
        <w:rPr>
          <w:rFonts w:eastAsia="DengXian"/>
          <w:lang w:eastAsia="zh-CN"/>
        </w:rPr>
        <w:tab/>
      </w:r>
      <w:r w:rsidR="00EB360A" w:rsidRPr="00EB360A">
        <w:rPr>
          <w:rFonts w:eastAsia="DengXian"/>
          <w:lang w:eastAsia="zh-CN"/>
        </w:rPr>
        <w:t>Draft reply LS on power ramping and RRC configuration for CB-Msg3-EDT</w:t>
      </w:r>
      <w:r w:rsidR="00EB360A">
        <w:rPr>
          <w:rFonts w:eastAsia="DengXian"/>
          <w:lang w:eastAsia="zh-CN"/>
        </w:rPr>
        <w:tab/>
      </w:r>
      <w:r w:rsidR="00EB360A" w:rsidRPr="00EB360A">
        <w:rPr>
          <w:rFonts w:eastAsia="DengXian"/>
          <w:lang w:eastAsia="zh-CN"/>
        </w:rPr>
        <w:t>Moderator (MediaTek)</w:t>
      </w:r>
    </w:p>
    <w:p w14:paraId="10744A66" w14:textId="7D06B1E6" w:rsidR="00EB360A" w:rsidRDefault="004710F9" w:rsidP="009048F4">
      <w:pPr>
        <w:rPr>
          <w:rFonts w:eastAsia="DengXian"/>
          <w:lang w:eastAsia="zh-CN"/>
        </w:rPr>
      </w:pPr>
      <w:hyperlink r:id="rId552" w:history="1">
        <w:r w:rsidRPr="00E07064">
          <w:rPr>
            <w:rStyle w:val="Hyperlink"/>
            <w:rFonts w:eastAsia="DengXian"/>
            <w:highlight w:val="green"/>
            <w:lang w:eastAsia="zh-CN"/>
          </w:rPr>
          <w:t>R1-2508114</w:t>
        </w:r>
      </w:hyperlink>
      <w:r w:rsidR="00EB360A">
        <w:rPr>
          <w:rFonts w:eastAsia="DengXian"/>
          <w:lang w:eastAsia="zh-CN"/>
        </w:rPr>
        <w:tab/>
      </w:r>
      <w:r w:rsidR="00EB360A" w:rsidRPr="00EB360A">
        <w:rPr>
          <w:rFonts w:eastAsia="DengXian"/>
          <w:lang w:eastAsia="zh-CN"/>
        </w:rPr>
        <w:t>Reply LS on power ramping and RRC configuration for CB-Msg3-EDT</w:t>
      </w:r>
      <w:r w:rsidR="00EB360A">
        <w:rPr>
          <w:rFonts w:eastAsia="DengXian"/>
          <w:lang w:eastAsia="zh-CN"/>
        </w:rPr>
        <w:tab/>
      </w:r>
      <w:r w:rsidR="001F3E60">
        <w:rPr>
          <w:rFonts w:eastAsia="DengXian"/>
          <w:lang w:eastAsia="zh-CN"/>
        </w:rPr>
        <w:t xml:space="preserve">RAN1, </w:t>
      </w:r>
      <w:r w:rsidR="00EB360A" w:rsidRPr="00EB360A">
        <w:rPr>
          <w:rFonts w:eastAsia="DengXian"/>
          <w:lang w:eastAsia="zh-CN"/>
        </w:rPr>
        <w:t>Moderator (MediaTek)</w:t>
      </w:r>
    </w:p>
    <w:p w14:paraId="7B359103" w14:textId="533C2FDA" w:rsidR="00E07064" w:rsidRDefault="00E07064" w:rsidP="009048F4">
      <w:pPr>
        <w:rPr>
          <w:rFonts w:eastAsia="DengXian"/>
          <w:lang w:eastAsia="zh-CN"/>
        </w:rPr>
      </w:pPr>
      <w:r w:rsidRPr="00E07064">
        <w:rPr>
          <w:rFonts w:eastAsia="DengXian"/>
          <w:b/>
          <w:bCs/>
          <w:lang w:eastAsia="zh-CN"/>
        </w:rPr>
        <w:t>Decision: T</w:t>
      </w:r>
      <w:r>
        <w:rPr>
          <w:rFonts w:eastAsia="DengXian"/>
          <w:lang w:eastAsia="zh-CN"/>
        </w:rPr>
        <w:t>his was approved.</w:t>
      </w:r>
    </w:p>
    <w:p w14:paraId="2D8412EB" w14:textId="6C5C3DC8" w:rsidR="00EB360A" w:rsidRDefault="004710F9" w:rsidP="009048F4">
      <w:pPr>
        <w:rPr>
          <w:rFonts w:eastAsia="DengXian"/>
          <w:lang w:eastAsia="zh-CN"/>
        </w:rPr>
      </w:pPr>
      <w:hyperlink r:id="rId553" w:history="1">
        <w:r>
          <w:rPr>
            <w:rStyle w:val="Hyperlink"/>
            <w:rFonts w:eastAsia="DengXian"/>
            <w:lang w:eastAsia="zh-CN"/>
          </w:rPr>
          <w:t>R1-2508125</w:t>
        </w:r>
      </w:hyperlink>
      <w:r w:rsidR="008B30EE">
        <w:rPr>
          <w:rFonts w:eastAsia="DengXian"/>
          <w:lang w:eastAsia="zh-CN"/>
        </w:rPr>
        <w:tab/>
      </w:r>
      <w:r w:rsidR="008B30EE" w:rsidRPr="008B30EE">
        <w:rPr>
          <w:rFonts w:eastAsia="DengXian"/>
          <w:lang w:eastAsia="zh-CN"/>
        </w:rPr>
        <w:t>FL Summary #3 for Rel-19 IoT-NTN maintenance</w:t>
      </w:r>
      <w:r w:rsidR="008B30EE">
        <w:rPr>
          <w:rFonts w:eastAsia="DengXian"/>
          <w:lang w:eastAsia="zh-CN"/>
        </w:rPr>
        <w:tab/>
      </w:r>
      <w:r w:rsidR="008B30EE" w:rsidRPr="008B30EE">
        <w:rPr>
          <w:rFonts w:eastAsia="DengXian"/>
          <w:lang w:eastAsia="zh-CN"/>
        </w:rPr>
        <w:t>Moderator (Sony)</w:t>
      </w:r>
    </w:p>
    <w:p w14:paraId="63C20024" w14:textId="58C048FF" w:rsidR="008B30EE" w:rsidRDefault="004710F9" w:rsidP="009048F4">
      <w:pPr>
        <w:rPr>
          <w:rFonts w:eastAsia="DengXian"/>
          <w:lang w:eastAsia="zh-CN"/>
        </w:rPr>
      </w:pPr>
      <w:hyperlink r:id="rId554" w:history="1">
        <w:r>
          <w:rPr>
            <w:rStyle w:val="Hyperlink"/>
            <w:rFonts w:eastAsia="DengXian"/>
            <w:lang w:eastAsia="zh-CN"/>
          </w:rPr>
          <w:t>R1-2508179</w:t>
        </w:r>
      </w:hyperlink>
      <w:r w:rsidR="00C16CA6">
        <w:rPr>
          <w:rFonts w:eastAsia="DengXian"/>
          <w:lang w:eastAsia="zh-CN"/>
        </w:rPr>
        <w:tab/>
      </w:r>
      <w:r w:rsidR="00C16CA6" w:rsidRPr="00C16CA6">
        <w:rPr>
          <w:rFonts w:eastAsia="DengXian"/>
          <w:lang w:eastAsia="zh-CN"/>
        </w:rPr>
        <w:t>Final FL summary for Rel-19 IoT-NTN maintenance</w:t>
      </w:r>
      <w:r w:rsidR="00C16CA6">
        <w:rPr>
          <w:rFonts w:eastAsia="DengXian"/>
          <w:lang w:eastAsia="zh-CN"/>
        </w:rPr>
        <w:tab/>
      </w:r>
      <w:r w:rsidR="00C16CA6" w:rsidRPr="00C16CA6">
        <w:rPr>
          <w:rFonts w:eastAsia="DengXian"/>
          <w:lang w:eastAsia="zh-CN"/>
        </w:rPr>
        <w:t>Moderator (Sony)</w:t>
      </w:r>
    </w:p>
    <w:p w14:paraId="175AABEB" w14:textId="77777777" w:rsidR="00C16CA6" w:rsidRPr="00982845" w:rsidRDefault="00C16CA6" w:rsidP="009048F4">
      <w:pPr>
        <w:rPr>
          <w:rFonts w:eastAsia="DengXian"/>
          <w:lang w:eastAsia="zh-CN"/>
        </w:rPr>
      </w:pPr>
    </w:p>
    <w:p w14:paraId="71B11DB8" w14:textId="77777777" w:rsidR="009048F4" w:rsidRPr="00982845" w:rsidRDefault="009048F4" w:rsidP="004331CD">
      <w:pPr>
        <w:pStyle w:val="Heading2"/>
        <w:widowControl w:val="0"/>
        <w:numPr>
          <w:ilvl w:val="1"/>
          <w:numId w:val="88"/>
        </w:numPr>
        <w:ind w:left="454" w:hanging="454"/>
        <w:rPr>
          <w:rFonts w:eastAsia="DengXian"/>
          <w:color w:val="000000"/>
          <w:lang w:eastAsia="zh-CN"/>
        </w:rPr>
      </w:pPr>
      <w:bookmarkStart w:id="616" w:name="_Toc210658550"/>
      <w:bookmarkStart w:id="617" w:name="_Toc210658648"/>
      <w:bookmarkStart w:id="618" w:name="_Toc210659366"/>
      <w:bookmarkStart w:id="619" w:name="_Toc211860334"/>
      <w:bookmarkStart w:id="620" w:name="_Toc211860625"/>
      <w:bookmarkStart w:id="621" w:name="_Toc211860846"/>
      <w:bookmarkStart w:id="622" w:name="_Toc211861067"/>
      <w:bookmarkStart w:id="623" w:name="_Toc211861477"/>
      <w:bookmarkStart w:id="624" w:name="_Toc211861647"/>
      <w:bookmarkStart w:id="625" w:name="_Toc211861865"/>
      <w:bookmarkStart w:id="626" w:name="_Toc211861957"/>
      <w:bookmarkStart w:id="627" w:name="_Toc211862356"/>
      <w:bookmarkStart w:id="628" w:name="_Toc211862510"/>
      <w:r w:rsidRPr="00982845">
        <w:rPr>
          <w:rFonts w:eastAsia="DengXian"/>
          <w:color w:val="000000"/>
          <w:lang w:eastAsia="zh-CN"/>
        </w:rPr>
        <w:t>Maintenance on others</w:t>
      </w:r>
      <w:bookmarkEnd w:id="616"/>
      <w:bookmarkEnd w:id="617"/>
      <w:bookmarkEnd w:id="618"/>
      <w:bookmarkEnd w:id="619"/>
      <w:bookmarkEnd w:id="620"/>
      <w:bookmarkEnd w:id="621"/>
      <w:bookmarkEnd w:id="622"/>
      <w:bookmarkEnd w:id="623"/>
      <w:bookmarkEnd w:id="624"/>
      <w:bookmarkEnd w:id="625"/>
      <w:bookmarkEnd w:id="626"/>
      <w:bookmarkEnd w:id="627"/>
      <w:bookmarkEnd w:id="628"/>
    </w:p>
    <w:p w14:paraId="32CE1468" w14:textId="77777777" w:rsidR="009048F4" w:rsidRPr="00982845" w:rsidRDefault="009048F4" w:rsidP="009048F4">
      <w:pPr>
        <w:rPr>
          <w:bCs/>
          <w:i/>
          <w:iCs/>
        </w:rPr>
      </w:pPr>
      <w:r w:rsidRPr="00982845">
        <w:rPr>
          <w:bCs/>
          <w:i/>
          <w:iCs/>
        </w:rPr>
        <w:t xml:space="preserve">Note: Including MCE Phase </w:t>
      </w:r>
      <w:r w:rsidRPr="00982845">
        <w:rPr>
          <w:rFonts w:eastAsia="DengXian"/>
          <w:bCs/>
          <w:i/>
          <w:iCs/>
          <w:lang w:eastAsia="zh-CN"/>
        </w:rPr>
        <w:t>3</w:t>
      </w:r>
      <w:r w:rsidRPr="00982845">
        <w:rPr>
          <w:bCs/>
          <w:i/>
          <w:iCs/>
        </w:rPr>
        <w:t>, LB-CA, 7-24GHz for NR, ISAC, Mobility</w:t>
      </w:r>
      <w:r w:rsidRPr="00982845">
        <w:rPr>
          <w:rFonts w:eastAsia="DengXian"/>
          <w:bCs/>
          <w:i/>
          <w:iCs/>
          <w:lang w:eastAsia="zh-CN"/>
        </w:rPr>
        <w:t xml:space="preserve"> Phase 4</w:t>
      </w:r>
      <w:r w:rsidRPr="00982845">
        <w:rPr>
          <w:bCs/>
          <w:i/>
          <w:iCs/>
        </w:rPr>
        <w:t>, XR</w:t>
      </w:r>
      <w:r w:rsidRPr="00982845">
        <w:rPr>
          <w:rFonts w:eastAsia="DengXian"/>
          <w:bCs/>
          <w:i/>
          <w:iCs/>
          <w:lang w:eastAsia="zh-CN"/>
        </w:rPr>
        <w:t xml:space="preserve"> Phase 3</w:t>
      </w:r>
      <w:r w:rsidRPr="00982845">
        <w:rPr>
          <w:bCs/>
          <w:i/>
          <w:iCs/>
        </w:rPr>
        <w:t xml:space="preserve">, LTE-based 5G broadcast Phase 2 and endorsed R19 TEI proposals. </w:t>
      </w:r>
    </w:p>
    <w:p w14:paraId="26F1974D" w14:textId="77777777" w:rsidR="009048F4" w:rsidRPr="00982845" w:rsidRDefault="009048F4" w:rsidP="009048F4">
      <w:pPr>
        <w:rPr>
          <w:rFonts w:eastAsia="DengXian"/>
          <w:b/>
          <w:i/>
          <w:iCs/>
          <w:color w:val="FF0000"/>
          <w:lang w:eastAsia="zh-CN"/>
        </w:rPr>
      </w:pPr>
      <w:r w:rsidRPr="00982845">
        <w:rPr>
          <w:rFonts w:eastAsia="DengXian"/>
          <w:b/>
          <w:i/>
          <w:iCs/>
          <w:color w:val="FF0000"/>
          <w:lang w:eastAsia="zh-CN"/>
        </w:rPr>
        <w:t>Note: For more efficient review, p</w:t>
      </w:r>
      <w:r w:rsidRPr="00982845">
        <w:rPr>
          <w:b/>
          <w:i/>
          <w:iCs/>
          <w:color w:val="FF0000"/>
        </w:rPr>
        <w:t xml:space="preserve">lease use/fill the WI code field when requesting tdoc numbers </w:t>
      </w:r>
      <w:r w:rsidRPr="00982845">
        <w:rPr>
          <w:rFonts w:eastAsia="DengXian"/>
          <w:b/>
          <w:i/>
          <w:iCs/>
          <w:color w:val="FF0000"/>
          <w:lang w:eastAsia="zh-CN"/>
        </w:rPr>
        <w:t>according to the proposals for individual items, if any. Maximum one contribution per WI code.</w:t>
      </w:r>
    </w:p>
    <w:p w14:paraId="56488DCD" w14:textId="184D54C5" w:rsidR="0053599D" w:rsidRPr="003138E5" w:rsidRDefault="0053599D" w:rsidP="0053599D">
      <w:pPr>
        <w:rPr>
          <w:rFonts w:eastAsia="DengXian"/>
          <w:lang w:eastAsia="zh-CN"/>
        </w:rPr>
      </w:pPr>
      <w:r w:rsidRPr="003138E5">
        <w:rPr>
          <w:lang w:eastAsia="x-none"/>
        </w:rPr>
        <w:t>[1</w:t>
      </w:r>
      <w:r w:rsidRPr="003138E5">
        <w:rPr>
          <w:rFonts w:eastAsia="DengXian" w:hint="eastAsia"/>
          <w:lang w:eastAsia="zh-CN"/>
        </w:rPr>
        <w:t>22</w:t>
      </w:r>
      <w:r w:rsidRPr="003138E5">
        <w:rPr>
          <w:lang w:eastAsia="x-none"/>
        </w:rPr>
        <w:t>bis-</w:t>
      </w:r>
      <w:r w:rsidRPr="003138E5">
        <w:rPr>
          <w:rFonts w:eastAsia="DengXian" w:hint="eastAsia"/>
          <w:lang w:eastAsia="zh-CN"/>
        </w:rPr>
        <w:t>R19</w:t>
      </w:r>
      <w:r w:rsidRPr="003138E5">
        <w:rPr>
          <w:lang w:eastAsia="x-none"/>
        </w:rPr>
        <w:t>-</w:t>
      </w:r>
      <w:r w:rsidRPr="003138E5">
        <w:rPr>
          <w:rFonts w:eastAsia="DengXian" w:hint="eastAsia"/>
          <w:lang w:eastAsia="zh-CN"/>
        </w:rPr>
        <w:t>Others</w:t>
      </w:r>
      <w:r w:rsidRPr="003138E5">
        <w:rPr>
          <w:lang w:eastAsia="x-none"/>
        </w:rPr>
        <w:t xml:space="preserve">] To be used for sharing updates on online/offline schedule, details on what is to be discussed in online/offline sessions, tdoc number of the moderator summary for online session, etc – </w:t>
      </w:r>
      <w:r w:rsidRPr="003138E5">
        <w:rPr>
          <w:rFonts w:eastAsia="DengXian" w:hint="eastAsia"/>
          <w:lang w:eastAsia="zh-CN"/>
        </w:rPr>
        <w:t>Chair</w:t>
      </w:r>
    </w:p>
    <w:p w14:paraId="5A399C9C" w14:textId="77777777" w:rsidR="0053599D" w:rsidRPr="003138E5" w:rsidRDefault="0053599D" w:rsidP="0053599D">
      <w:pPr>
        <w:rPr>
          <w:rFonts w:eastAsia="DengXian"/>
          <w:lang w:eastAsia="zh-CN"/>
        </w:rPr>
      </w:pPr>
    </w:p>
    <w:p w14:paraId="1C02191E" w14:textId="24139EC9" w:rsidR="0053599D" w:rsidRPr="00982845" w:rsidRDefault="0053599D" w:rsidP="0053599D">
      <w:pPr>
        <w:rPr>
          <w:lang w:eastAsia="zh-CN"/>
        </w:rPr>
      </w:pPr>
      <w:r w:rsidRPr="003138E5">
        <w:rPr>
          <w:rFonts w:eastAsia="DengXian"/>
          <w:b/>
          <w:lang w:eastAsia="zh-CN"/>
        </w:rPr>
        <w:t xml:space="preserve">Maintenance issues on </w:t>
      </w:r>
      <w:r w:rsidRPr="003138E5">
        <w:rPr>
          <w:rFonts w:eastAsia="DengXian" w:hint="eastAsia"/>
          <w:b/>
          <w:lang w:eastAsia="zh-CN"/>
        </w:rPr>
        <w:t>LTM, MCE&amp;LB-CA, 7-24GHz</w:t>
      </w:r>
      <w:r w:rsidRPr="003138E5">
        <w:rPr>
          <w:rFonts w:eastAsia="DengXian"/>
          <w:b/>
          <w:lang w:eastAsia="zh-CN"/>
        </w:rPr>
        <w:t xml:space="preserve"> and </w:t>
      </w:r>
      <w:r w:rsidRPr="003138E5">
        <w:rPr>
          <w:rFonts w:eastAsia="DengXian" w:hint="eastAsia"/>
          <w:b/>
          <w:lang w:eastAsia="zh-CN"/>
        </w:rPr>
        <w:t>R19 TEI</w:t>
      </w:r>
      <w:r w:rsidRPr="003138E5">
        <w:rPr>
          <w:rFonts w:eastAsia="DengXian"/>
          <w:b/>
          <w:lang w:eastAsia="zh-CN"/>
        </w:rPr>
        <w:t xml:space="preserve"> will be discussed in RAN1 main session </w:t>
      </w:r>
      <w:r w:rsidRPr="003138E5">
        <w:rPr>
          <w:b/>
          <w:lang w:eastAsia="ko-KR"/>
        </w:rPr>
        <w:t xml:space="preserve">(chaired by </w:t>
      </w:r>
      <w:r w:rsidRPr="003138E5">
        <w:rPr>
          <w:rFonts w:eastAsia="DengXian" w:hint="eastAsia"/>
          <w:b/>
          <w:lang w:eastAsia="zh-CN"/>
        </w:rPr>
        <w:t>Xiaodong</w:t>
      </w:r>
      <w:r w:rsidRPr="003138E5">
        <w:rPr>
          <w:b/>
          <w:lang w:eastAsia="ko-KR"/>
        </w:rPr>
        <w:t>).</w:t>
      </w:r>
    </w:p>
    <w:p w14:paraId="6FC9BF21" w14:textId="77777777" w:rsidR="0053599D" w:rsidRDefault="0053599D" w:rsidP="0053599D">
      <w:pPr>
        <w:rPr>
          <w:rFonts w:eastAsia="DengXian"/>
          <w:b/>
          <w:bCs/>
          <w:u w:val="single"/>
          <w:lang w:eastAsia="zh-CN"/>
        </w:rPr>
      </w:pPr>
      <w:r w:rsidRPr="00C50572">
        <w:rPr>
          <w:rFonts w:eastAsia="DengXian" w:hint="eastAsia"/>
          <w:b/>
          <w:bCs/>
          <w:u w:val="single"/>
          <w:lang w:eastAsia="zh-CN"/>
        </w:rPr>
        <w:t>R19 LTM</w:t>
      </w:r>
    </w:p>
    <w:p w14:paraId="0F5CB4F7" w14:textId="77777777" w:rsidR="008A08F7" w:rsidRPr="00D9781F" w:rsidRDefault="008A08F7" w:rsidP="008A08F7">
      <w:pPr>
        <w:rPr>
          <w:highlight w:val="green"/>
        </w:rPr>
      </w:pPr>
      <w:r w:rsidRPr="00D9781F">
        <w:rPr>
          <w:rFonts w:hint="eastAsia"/>
          <w:highlight w:val="green"/>
        </w:rPr>
        <w:t>Agreement</w:t>
      </w:r>
    </w:p>
    <w:p w14:paraId="72972385" w14:textId="77777777" w:rsidR="008A08F7" w:rsidRPr="00D9781F" w:rsidRDefault="008A08F7" w:rsidP="008A08F7">
      <w:r w:rsidRPr="00D9781F">
        <w:rPr>
          <w:rFonts w:hint="eastAsia"/>
        </w:rPr>
        <w:t xml:space="preserve">Adopt </w:t>
      </w:r>
      <w:r w:rsidRPr="00D9781F">
        <w:t>the following TP</w:t>
      </w:r>
      <w:r>
        <w:rPr>
          <w:rFonts w:eastAsiaTheme="minorEastAsia" w:hint="eastAsia"/>
          <w:lang w:eastAsia="zh-CN"/>
        </w:rPr>
        <w:t xml:space="preserve"> </w:t>
      </w:r>
      <w:r w:rsidRPr="00D9781F">
        <w:t>to TS38.214 Section 5.2.1.2</w:t>
      </w:r>
      <w:r w:rsidRPr="00D9781F">
        <w:rPr>
          <w:rFonts w:hint="eastAsia"/>
        </w:rPr>
        <w:t xml:space="preserve"> in principle</w:t>
      </w:r>
      <w:r w:rsidRPr="00D9781F">
        <w:t>.</w:t>
      </w:r>
    </w:p>
    <w:tbl>
      <w:tblPr>
        <w:tblStyle w:val="TableGrid"/>
        <w:tblW w:w="0" w:type="auto"/>
        <w:tblLook w:val="04A0" w:firstRow="1" w:lastRow="0" w:firstColumn="1" w:lastColumn="0" w:noHBand="0" w:noVBand="1"/>
      </w:tblPr>
      <w:tblGrid>
        <w:gridCol w:w="9445"/>
      </w:tblGrid>
      <w:tr w:rsidR="008A08F7" w:rsidRPr="001056DE" w14:paraId="1813429F" w14:textId="77777777" w:rsidTr="00233CF5">
        <w:tc>
          <w:tcPr>
            <w:tcW w:w="9445" w:type="dxa"/>
          </w:tcPr>
          <w:p w14:paraId="03A1F46E" w14:textId="77777777" w:rsidR="008A08F7" w:rsidRPr="001056DE" w:rsidRDefault="008A08F7" w:rsidP="00A4246F">
            <w:pPr>
              <w:rPr>
                <w:i/>
                <w:iCs/>
              </w:rPr>
            </w:pPr>
            <w:bookmarkStart w:id="629" w:name="_Toc211860335"/>
            <w:bookmarkStart w:id="630" w:name="_Toc211860626"/>
            <w:bookmarkStart w:id="631" w:name="_Toc211860847"/>
            <w:bookmarkStart w:id="632" w:name="_Toc211861068"/>
            <w:r w:rsidRPr="001056DE">
              <w:t>5.2.1.2</w:t>
            </w:r>
            <w:r w:rsidRPr="001056DE">
              <w:tab/>
              <w:t>Resource settings</w:t>
            </w:r>
            <w:bookmarkEnd w:id="629"/>
            <w:bookmarkEnd w:id="630"/>
            <w:bookmarkEnd w:id="631"/>
            <w:bookmarkEnd w:id="632"/>
          </w:p>
          <w:p w14:paraId="772AD203" w14:textId="77777777" w:rsidR="008A08F7" w:rsidRPr="001056DE" w:rsidRDefault="008A08F7" w:rsidP="00233CF5">
            <w:pPr>
              <w:jc w:val="center"/>
              <w:rPr>
                <w:rFonts w:eastAsiaTheme="minorEastAsia"/>
                <w:color w:val="FF0000"/>
                <w:sz w:val="16"/>
                <w:szCs w:val="16"/>
              </w:rPr>
            </w:pPr>
            <w:r w:rsidRPr="001056DE">
              <w:rPr>
                <w:rFonts w:eastAsiaTheme="minorEastAsia" w:hint="eastAsia"/>
                <w:color w:val="FF0000"/>
                <w:sz w:val="16"/>
                <w:szCs w:val="16"/>
              </w:rPr>
              <w:t>&lt;</w:t>
            </w:r>
            <w:r w:rsidRPr="001056DE">
              <w:rPr>
                <w:rFonts w:eastAsiaTheme="minorEastAsia"/>
                <w:color w:val="FF0000"/>
                <w:sz w:val="16"/>
                <w:szCs w:val="16"/>
              </w:rPr>
              <w:t>unchanged parts are omitted&gt;</w:t>
            </w:r>
          </w:p>
          <w:p w14:paraId="40C7A3D1" w14:textId="77777777" w:rsidR="008A08F7" w:rsidRPr="001056DE" w:rsidRDefault="008A08F7" w:rsidP="00233CF5">
            <w:pPr>
              <w:rPr>
                <w:sz w:val="16"/>
                <w:szCs w:val="16"/>
              </w:rPr>
            </w:pPr>
            <w:r w:rsidRPr="001056DE">
              <w:rPr>
                <w:sz w:val="16"/>
                <w:szCs w:val="16"/>
              </w:rPr>
              <w:t>Each LTM CSI Resource Setting</w:t>
            </w:r>
            <w:r w:rsidRPr="001056DE">
              <w:rPr>
                <w:i/>
                <w:iCs/>
                <w:sz w:val="16"/>
                <w:szCs w:val="16"/>
              </w:rPr>
              <w:t xml:space="preserve"> LTM-CSI-ResourceConfig</w:t>
            </w:r>
            <w:r w:rsidRPr="001056DE">
              <w:rPr>
                <w:sz w:val="16"/>
                <w:szCs w:val="16"/>
              </w:rPr>
              <w:t xml:space="preserve"> contains either configuration of a </w:t>
            </w:r>
            <w:r w:rsidRPr="001056DE">
              <w:rPr>
                <w:i/>
                <w:iCs/>
                <w:sz w:val="16"/>
                <w:szCs w:val="16"/>
              </w:rPr>
              <w:t>ltm-CSI-SSB-ResourceSet</w:t>
            </w:r>
            <w:r w:rsidRPr="001056DE">
              <w:rPr>
                <w:sz w:val="16"/>
                <w:szCs w:val="16"/>
              </w:rPr>
              <w:t xml:space="preserve"> or a </w:t>
            </w:r>
            <w:r w:rsidRPr="001056DE">
              <w:rPr>
                <w:i/>
                <w:iCs/>
                <w:sz w:val="16"/>
                <w:szCs w:val="16"/>
              </w:rPr>
              <w:t>ltm-NZP-CSI-RS-ResourceSet</w:t>
            </w:r>
            <w:r w:rsidRPr="001056DE">
              <w:rPr>
                <w:sz w:val="16"/>
                <w:szCs w:val="16"/>
              </w:rPr>
              <w:t xml:space="preserve">. </w:t>
            </w:r>
          </w:p>
          <w:p w14:paraId="45E463F7" w14:textId="77777777" w:rsidR="008A08F7" w:rsidRPr="001056DE" w:rsidRDefault="008A08F7" w:rsidP="00233CF5">
            <w:pPr>
              <w:pStyle w:val="B2"/>
              <w:ind w:left="567" w:hanging="283"/>
              <w:rPr>
                <w:sz w:val="16"/>
                <w:szCs w:val="16"/>
                <w:lang w:val="en-US"/>
              </w:rPr>
            </w:pPr>
            <w:r w:rsidRPr="001056DE">
              <w:rPr>
                <w:sz w:val="16"/>
                <w:szCs w:val="16"/>
                <w:lang w:val="en-US"/>
              </w:rPr>
              <w:lastRenderedPageBreak/>
              <w:t>-</w:t>
            </w:r>
            <w:r w:rsidRPr="001056DE">
              <w:rPr>
                <w:sz w:val="16"/>
                <w:szCs w:val="16"/>
                <w:lang w:val="en-US"/>
              </w:rPr>
              <w:tab/>
              <w:t xml:space="preserve">A </w:t>
            </w:r>
            <w:r w:rsidRPr="001056DE">
              <w:rPr>
                <w:i/>
                <w:iCs/>
                <w:sz w:val="16"/>
                <w:szCs w:val="16"/>
                <w:lang w:val="en-US"/>
              </w:rPr>
              <w:t>ltm-CSI-SSB-ResourceSet</w:t>
            </w:r>
            <w:r w:rsidRPr="001056DE">
              <w:rPr>
                <w:sz w:val="16"/>
                <w:szCs w:val="16"/>
                <w:lang w:val="en-US"/>
              </w:rPr>
              <w:t xml:space="preserve"> comprises of a list of Z </w:t>
            </w:r>
            <w:r w:rsidRPr="001056DE">
              <w:rPr>
                <w:color w:val="000000"/>
                <w:sz w:val="16"/>
                <w:szCs w:val="16"/>
                <w:lang w:val="en-US"/>
              </w:rPr>
              <w:t xml:space="preserve">≥ 1 SS/PBCH blocks indices (given by </w:t>
            </w:r>
            <w:r w:rsidRPr="001056DE">
              <w:rPr>
                <w:i/>
                <w:iCs/>
                <w:sz w:val="16"/>
                <w:szCs w:val="16"/>
                <w:lang w:val="en-US"/>
              </w:rPr>
              <w:t>ltm-CSI-SSB-ResourceList</w:t>
            </w:r>
            <w:r w:rsidRPr="001056DE">
              <w:rPr>
                <w:sz w:val="16"/>
                <w:szCs w:val="16"/>
                <w:lang w:val="en-US"/>
              </w:rPr>
              <w:t xml:space="preserve">) and a list of Z </w:t>
            </w:r>
            <w:r w:rsidRPr="001056DE">
              <w:rPr>
                <w:i/>
                <w:iCs/>
                <w:sz w:val="16"/>
                <w:szCs w:val="16"/>
                <w:lang w:val="en-US"/>
              </w:rPr>
              <w:t>LTM-CandidateIds</w:t>
            </w:r>
            <w:r w:rsidRPr="001056DE">
              <w:rPr>
                <w:sz w:val="16"/>
                <w:szCs w:val="16"/>
                <w:lang w:val="en-US"/>
              </w:rPr>
              <w:t xml:space="preserve"> (given by </w:t>
            </w:r>
            <w:r w:rsidRPr="001056DE">
              <w:rPr>
                <w:i/>
                <w:iCs/>
                <w:sz w:val="16"/>
                <w:szCs w:val="16"/>
                <w:lang w:val="en-US"/>
              </w:rPr>
              <w:t>ltm-CandidateIdList</w:t>
            </w:r>
            <w:r w:rsidRPr="001056DE">
              <w:rPr>
                <w:sz w:val="16"/>
                <w:szCs w:val="16"/>
                <w:lang w:val="en-US"/>
              </w:rPr>
              <w:t>) referring to candidate cells associated with the SS/PBCH block indices</w:t>
            </w:r>
            <w:r w:rsidRPr="001056DE">
              <w:rPr>
                <w:color w:val="000000"/>
                <w:sz w:val="16"/>
                <w:szCs w:val="16"/>
                <w:lang w:val="en-US"/>
              </w:rPr>
              <w:t xml:space="preserve">. For each candidate cell, </w:t>
            </w:r>
            <w:r w:rsidRPr="001056DE">
              <w:rPr>
                <w:sz w:val="16"/>
                <w:szCs w:val="16"/>
                <w:lang w:val="en-US"/>
              </w:rPr>
              <w:t xml:space="preserve">the UE determines the </w:t>
            </w:r>
            <w:r w:rsidRPr="001056DE">
              <w:rPr>
                <w:color w:val="000000"/>
                <w:sz w:val="16"/>
                <w:szCs w:val="16"/>
                <w:lang w:val="en-US"/>
              </w:rPr>
              <w:t xml:space="preserve">time domain behavior of a SS/PBCH block from </w:t>
            </w:r>
            <w:r w:rsidRPr="001056DE">
              <w:rPr>
                <w:i/>
                <w:iCs/>
                <w:color w:val="000000"/>
                <w:sz w:val="16"/>
                <w:szCs w:val="16"/>
                <w:lang w:val="en-US"/>
              </w:rPr>
              <w:t>ssb-Periodicity</w:t>
            </w:r>
            <w:r w:rsidRPr="001056DE">
              <w:rPr>
                <w:color w:val="000000"/>
                <w:sz w:val="16"/>
                <w:szCs w:val="16"/>
                <w:lang w:val="en-US"/>
              </w:rPr>
              <w:t xml:space="preserve"> and </w:t>
            </w:r>
            <w:r w:rsidRPr="001056DE">
              <w:rPr>
                <w:i/>
                <w:iCs/>
                <w:sz w:val="16"/>
                <w:szCs w:val="16"/>
                <w:lang w:val="en-US"/>
              </w:rPr>
              <w:t>ssb-PositionsInBurst</w:t>
            </w:r>
            <w:r w:rsidRPr="001056DE">
              <w:rPr>
                <w:sz w:val="16"/>
                <w:szCs w:val="16"/>
                <w:lang w:val="en-US"/>
              </w:rPr>
              <w:t xml:space="preserve"> and the frequency domain </w:t>
            </w:r>
            <w:r w:rsidRPr="001056DE">
              <w:rPr>
                <w:color w:val="000000"/>
                <w:sz w:val="16"/>
                <w:szCs w:val="16"/>
                <w:lang w:val="en-US"/>
              </w:rPr>
              <w:t>behavior</w:t>
            </w:r>
            <w:r w:rsidRPr="001056DE">
              <w:rPr>
                <w:sz w:val="16"/>
                <w:szCs w:val="16"/>
                <w:lang w:val="en-US"/>
              </w:rPr>
              <w:t xml:space="preserve"> of a SS/PBCH block is determined by the higher layer parameters </w:t>
            </w:r>
            <w:r w:rsidRPr="001056DE">
              <w:rPr>
                <w:i/>
                <w:iCs/>
                <w:sz w:val="16"/>
                <w:szCs w:val="16"/>
                <w:lang w:val="en-US"/>
              </w:rPr>
              <w:t>subcarrierSpacing</w:t>
            </w:r>
            <w:r w:rsidRPr="001056DE">
              <w:rPr>
                <w:sz w:val="16"/>
                <w:szCs w:val="16"/>
                <w:lang w:val="en-US"/>
              </w:rPr>
              <w:t xml:space="preserve">, </w:t>
            </w:r>
            <w:r w:rsidRPr="001056DE">
              <w:rPr>
                <w:i/>
                <w:iCs/>
                <w:sz w:val="16"/>
                <w:szCs w:val="16"/>
                <w:lang w:val="en-US"/>
              </w:rPr>
              <w:t>ssb-Frequency</w:t>
            </w:r>
            <w:r w:rsidRPr="001056DE">
              <w:rPr>
                <w:sz w:val="16"/>
                <w:szCs w:val="16"/>
                <w:lang w:val="en-US"/>
              </w:rPr>
              <w:t>.</w:t>
            </w:r>
          </w:p>
          <w:p w14:paraId="65DBC8CE" w14:textId="77777777" w:rsidR="008A08F7" w:rsidRPr="001056DE" w:rsidRDefault="008A08F7" w:rsidP="00233CF5">
            <w:pPr>
              <w:pStyle w:val="B2"/>
              <w:ind w:left="567" w:hanging="283"/>
              <w:rPr>
                <w:sz w:val="16"/>
                <w:szCs w:val="16"/>
                <w:lang w:val="en-US"/>
              </w:rPr>
            </w:pPr>
            <w:r w:rsidRPr="001056DE">
              <w:rPr>
                <w:sz w:val="16"/>
                <w:szCs w:val="16"/>
                <w:lang w:val="en-US"/>
              </w:rPr>
              <w:t>-</w:t>
            </w:r>
            <w:r w:rsidRPr="001056DE">
              <w:rPr>
                <w:sz w:val="16"/>
                <w:szCs w:val="16"/>
                <w:lang w:val="en-US"/>
              </w:rPr>
              <w:tab/>
              <w:t xml:space="preserve">A </w:t>
            </w:r>
            <w:r w:rsidRPr="001056DE">
              <w:rPr>
                <w:i/>
                <w:iCs/>
                <w:sz w:val="16"/>
                <w:szCs w:val="16"/>
                <w:lang w:val="en-US"/>
              </w:rPr>
              <w:t xml:space="preserve">ltm-NZP-CSI-RS-ResourceSet </w:t>
            </w:r>
            <w:r w:rsidRPr="001056DE">
              <w:rPr>
                <w:sz w:val="16"/>
                <w:szCs w:val="16"/>
                <w:lang w:val="en-US"/>
              </w:rPr>
              <w:t xml:space="preserve">comprises of a list of Z </w:t>
            </w:r>
            <w:r w:rsidRPr="001056DE">
              <w:rPr>
                <w:color w:val="000000"/>
                <w:sz w:val="16"/>
                <w:szCs w:val="16"/>
                <w:lang w:val="en-US"/>
              </w:rPr>
              <w:t xml:space="preserve">≥ 1 NZP CSI-RS resource indices (given by </w:t>
            </w:r>
            <w:r w:rsidRPr="001056DE">
              <w:rPr>
                <w:i/>
                <w:iCs/>
                <w:sz w:val="16"/>
                <w:szCs w:val="16"/>
                <w:lang w:val="en-US"/>
              </w:rPr>
              <w:t>ltm- CSI-RS-ResourceList</w:t>
            </w:r>
            <w:r w:rsidRPr="001056DE">
              <w:rPr>
                <w:sz w:val="16"/>
                <w:szCs w:val="16"/>
                <w:lang w:val="en-US"/>
              </w:rPr>
              <w:t xml:space="preserve">) and a list of Z </w:t>
            </w:r>
            <w:r w:rsidRPr="001056DE">
              <w:rPr>
                <w:i/>
                <w:iCs/>
                <w:sz w:val="16"/>
                <w:szCs w:val="16"/>
                <w:lang w:val="en-US"/>
              </w:rPr>
              <w:t>LTM-CandidateIds</w:t>
            </w:r>
            <w:r w:rsidRPr="001056DE">
              <w:rPr>
                <w:sz w:val="16"/>
                <w:szCs w:val="16"/>
                <w:lang w:val="en-US"/>
              </w:rPr>
              <w:t xml:space="preserve"> (given by </w:t>
            </w:r>
            <w:r w:rsidRPr="001056DE">
              <w:rPr>
                <w:i/>
                <w:iCs/>
                <w:sz w:val="16"/>
                <w:szCs w:val="16"/>
                <w:lang w:val="en-US"/>
              </w:rPr>
              <w:t>ltm-CandidateIdList</w:t>
            </w:r>
            <w:r w:rsidRPr="001056DE">
              <w:rPr>
                <w:sz w:val="16"/>
                <w:szCs w:val="16"/>
                <w:lang w:val="en-US"/>
              </w:rPr>
              <w:t xml:space="preserve">) referring to candidate cells associated with the </w:t>
            </w:r>
            <w:r w:rsidRPr="001056DE">
              <w:rPr>
                <w:color w:val="000000"/>
                <w:sz w:val="16"/>
                <w:szCs w:val="16"/>
                <w:lang w:val="en-US"/>
              </w:rPr>
              <w:t xml:space="preserve">NZP CSI-RS resource </w:t>
            </w:r>
            <w:r w:rsidRPr="001056DE">
              <w:rPr>
                <w:sz w:val="16"/>
                <w:szCs w:val="16"/>
                <w:lang w:val="en-US"/>
              </w:rPr>
              <w:t>indices</w:t>
            </w:r>
            <w:r w:rsidRPr="001056DE">
              <w:rPr>
                <w:color w:val="000000"/>
                <w:sz w:val="16"/>
                <w:szCs w:val="16"/>
                <w:lang w:val="en-US"/>
              </w:rPr>
              <w:t xml:space="preserve">. </w:t>
            </w:r>
            <w:r w:rsidRPr="001056DE">
              <w:rPr>
                <w:sz w:val="16"/>
                <w:szCs w:val="16"/>
                <w:lang w:val="en-US"/>
              </w:rPr>
              <w:t xml:space="preserve">The UE shall expect that </w:t>
            </w:r>
            <w:r w:rsidRPr="001056DE">
              <w:rPr>
                <w:strike/>
                <w:color w:val="FF0000"/>
                <w:sz w:val="16"/>
                <w:szCs w:val="16"/>
                <w:lang w:val="en-US"/>
              </w:rPr>
              <w:t>the NZP CSI-RS resources in</w:t>
            </w:r>
            <w:r w:rsidRPr="001056DE">
              <w:rPr>
                <w:sz w:val="16"/>
                <w:szCs w:val="16"/>
                <w:lang w:val="en-US"/>
              </w:rPr>
              <w:t xml:space="preserve"> </w:t>
            </w:r>
            <w:r w:rsidRPr="001056DE">
              <w:rPr>
                <w:i/>
                <w:iCs/>
                <w:sz w:val="16"/>
                <w:szCs w:val="16"/>
                <w:lang w:val="en-US"/>
              </w:rPr>
              <w:t xml:space="preserve">ltm-NZP-CSI-RS-ResourceSet </w:t>
            </w:r>
            <w:r w:rsidRPr="001056DE">
              <w:rPr>
                <w:sz w:val="16"/>
                <w:szCs w:val="16"/>
                <w:lang w:val="en-US"/>
              </w:rPr>
              <w:t xml:space="preserve">are configured with the higher layer parameter </w:t>
            </w:r>
            <w:r w:rsidRPr="001056DE">
              <w:rPr>
                <w:i/>
                <w:sz w:val="16"/>
                <w:szCs w:val="16"/>
                <w:lang w:val="en-US"/>
              </w:rPr>
              <w:t xml:space="preserve">repetition </w:t>
            </w:r>
            <w:r w:rsidRPr="001056DE">
              <w:rPr>
                <w:iCs/>
                <w:sz w:val="16"/>
                <w:szCs w:val="16"/>
                <w:lang w:val="en-US"/>
              </w:rPr>
              <w:t>set to</w:t>
            </w:r>
            <w:r w:rsidRPr="001056DE">
              <w:rPr>
                <w:i/>
                <w:sz w:val="16"/>
                <w:szCs w:val="16"/>
                <w:lang w:val="en-US"/>
              </w:rPr>
              <w:t xml:space="preserve"> ‘</w:t>
            </w:r>
            <w:r w:rsidRPr="001056DE">
              <w:rPr>
                <w:iCs/>
                <w:sz w:val="16"/>
                <w:szCs w:val="16"/>
                <w:lang w:val="en-US"/>
              </w:rPr>
              <w:t>off</w:t>
            </w:r>
            <w:r w:rsidRPr="001056DE">
              <w:rPr>
                <w:i/>
                <w:sz w:val="16"/>
                <w:szCs w:val="16"/>
                <w:lang w:val="en-US"/>
              </w:rPr>
              <w:t xml:space="preserve">’ </w:t>
            </w:r>
            <w:r w:rsidRPr="001056DE">
              <w:rPr>
                <w:color w:val="FF0000"/>
                <w:sz w:val="16"/>
                <w:szCs w:val="16"/>
                <w:lang w:val="en-US"/>
              </w:rPr>
              <w:t>when</w:t>
            </w:r>
            <w:r w:rsidRPr="001056DE">
              <w:rPr>
                <w:i/>
                <w:color w:val="FF0000"/>
                <w:sz w:val="16"/>
                <w:szCs w:val="16"/>
                <w:lang w:val="en-US"/>
              </w:rPr>
              <w:t xml:space="preserve"> LTM-ReportContent</w:t>
            </w:r>
            <w:r w:rsidRPr="001056DE">
              <w:rPr>
                <w:color w:val="FF0000"/>
                <w:sz w:val="16"/>
                <w:szCs w:val="16"/>
                <w:lang w:val="en-US"/>
              </w:rPr>
              <w:t xml:space="preserve"> configured within the </w:t>
            </w:r>
            <w:r w:rsidRPr="001056DE">
              <w:rPr>
                <w:i/>
                <w:color w:val="FF0000"/>
                <w:sz w:val="16"/>
                <w:szCs w:val="16"/>
                <w:lang w:val="en-US"/>
              </w:rPr>
              <w:t xml:space="preserve">LTM-CSI-ReportConfig </w:t>
            </w:r>
            <w:r w:rsidRPr="001056DE">
              <w:rPr>
                <w:color w:val="FF0000"/>
                <w:sz w:val="16"/>
                <w:szCs w:val="16"/>
                <w:lang w:val="en-US"/>
              </w:rPr>
              <w:t>associated with the LTM CSI Resource Setting is set to ‘</w:t>
            </w:r>
            <w:r w:rsidRPr="001056DE">
              <w:rPr>
                <w:i/>
                <w:color w:val="FF0000"/>
                <w:sz w:val="16"/>
                <w:szCs w:val="16"/>
                <w:lang w:val="en-US"/>
              </w:rPr>
              <w:t>cri-RSRP</w:t>
            </w:r>
            <w:r w:rsidRPr="001056DE">
              <w:rPr>
                <w:color w:val="FF0000"/>
                <w:sz w:val="16"/>
                <w:szCs w:val="16"/>
                <w:lang w:val="en-US"/>
              </w:rPr>
              <w:t>’</w:t>
            </w:r>
            <w:r w:rsidRPr="001056DE">
              <w:rPr>
                <w:sz w:val="16"/>
                <w:szCs w:val="16"/>
                <w:lang w:val="en-US"/>
              </w:rPr>
              <w:t>.</w:t>
            </w:r>
          </w:p>
          <w:p w14:paraId="3BB36B04" w14:textId="77777777" w:rsidR="008A08F7" w:rsidRPr="001056DE" w:rsidRDefault="008A08F7" w:rsidP="00233CF5">
            <w:pPr>
              <w:rPr>
                <w:rFonts w:eastAsia="MS Mincho"/>
                <w:color w:val="000000"/>
                <w:sz w:val="16"/>
                <w:szCs w:val="16"/>
              </w:rPr>
            </w:pPr>
            <w:r w:rsidRPr="001056DE">
              <w:rPr>
                <w:sz w:val="16"/>
                <w:szCs w:val="16"/>
              </w:rPr>
              <w:t xml:space="preserve">For a report setting </w:t>
            </w:r>
            <w:r w:rsidRPr="001056DE">
              <w:rPr>
                <w:i/>
                <w:iCs/>
                <w:sz w:val="16"/>
                <w:szCs w:val="16"/>
              </w:rPr>
              <w:t>ltm-CSI-ReportConfig</w:t>
            </w:r>
            <w:r w:rsidRPr="001056DE">
              <w:rPr>
                <w:color w:val="000000"/>
                <w:sz w:val="16"/>
                <w:szCs w:val="16"/>
              </w:rPr>
              <w:t xml:space="preserve"> configured with </w:t>
            </w:r>
            <w:r w:rsidRPr="001056DE">
              <w:rPr>
                <w:i/>
                <w:iCs/>
                <w:color w:val="000000"/>
                <w:sz w:val="16"/>
                <w:szCs w:val="16"/>
              </w:rPr>
              <w:t>ltm-ReportConfigType</w:t>
            </w:r>
            <w:r w:rsidRPr="001056DE">
              <w:rPr>
                <w:color w:val="000000"/>
                <w:sz w:val="16"/>
                <w:szCs w:val="16"/>
              </w:rPr>
              <w:t xml:space="preserve"> set to ‘periodic’ or ‘semiPersistentOnPUCCH’ or ‘semiPersistentOnPUSCH’ or ‘aperiodic’, the </w:t>
            </w:r>
            <w:r w:rsidRPr="001056DE">
              <w:rPr>
                <w:rFonts w:eastAsia="MS Mincho"/>
                <w:color w:val="000000"/>
                <w:sz w:val="16"/>
                <w:szCs w:val="16"/>
              </w:rPr>
              <w:t xml:space="preserve">time domain behavior of the NZP CSI-RS resources within a </w:t>
            </w:r>
            <w:r w:rsidRPr="001056DE">
              <w:rPr>
                <w:i/>
                <w:iCs/>
                <w:sz w:val="16"/>
                <w:szCs w:val="16"/>
              </w:rPr>
              <w:t xml:space="preserve">ltm-NZP-CSI-RS-ResourceSet </w:t>
            </w:r>
            <w:r w:rsidRPr="001056DE">
              <w:rPr>
                <w:rFonts w:eastAsia="MS Mincho"/>
                <w:color w:val="000000"/>
                <w:sz w:val="16"/>
                <w:szCs w:val="16"/>
              </w:rPr>
              <w:t xml:space="preserve">are indicated by the higher layer parameter </w:t>
            </w:r>
            <w:r w:rsidRPr="001056DE">
              <w:rPr>
                <w:rFonts w:eastAsia="MS Mincho"/>
                <w:i/>
                <w:color w:val="000000"/>
                <w:sz w:val="16"/>
                <w:szCs w:val="16"/>
              </w:rPr>
              <w:t>resourceType</w:t>
            </w:r>
            <w:r w:rsidRPr="001056DE">
              <w:rPr>
                <w:rFonts w:eastAsia="MS Mincho"/>
                <w:color w:val="000000"/>
                <w:sz w:val="16"/>
                <w:szCs w:val="16"/>
              </w:rPr>
              <w:t>.</w:t>
            </w:r>
          </w:p>
          <w:p w14:paraId="6D1D4CAC" w14:textId="77777777" w:rsidR="008A08F7" w:rsidRPr="001056DE" w:rsidRDefault="008A08F7" w:rsidP="00233CF5">
            <w:pPr>
              <w:pStyle w:val="B2"/>
              <w:ind w:left="0" w:firstLine="0"/>
              <w:jc w:val="center"/>
              <w:rPr>
                <w:sz w:val="16"/>
                <w:szCs w:val="16"/>
                <w:lang w:val="en-US"/>
              </w:rPr>
            </w:pPr>
            <w:r w:rsidRPr="001056DE">
              <w:rPr>
                <w:rFonts w:eastAsiaTheme="minorEastAsia" w:hint="eastAsia"/>
                <w:color w:val="FF0000"/>
                <w:sz w:val="16"/>
                <w:szCs w:val="16"/>
              </w:rPr>
              <w:t>&lt;</w:t>
            </w:r>
            <w:r w:rsidRPr="001056DE">
              <w:rPr>
                <w:rFonts w:eastAsiaTheme="minorEastAsia"/>
                <w:color w:val="FF0000"/>
                <w:sz w:val="16"/>
                <w:szCs w:val="16"/>
              </w:rPr>
              <w:t>unchanged parts are omitted&gt;</w:t>
            </w:r>
          </w:p>
        </w:tc>
      </w:tr>
    </w:tbl>
    <w:p w14:paraId="35EF8309" w14:textId="77777777" w:rsidR="008A08F7" w:rsidRPr="001056DE" w:rsidRDefault="008A08F7" w:rsidP="008A08F7">
      <w:pPr>
        <w:rPr>
          <w:rFonts w:eastAsia="DengXian"/>
          <w:b/>
          <w:bCs/>
          <w:sz w:val="16"/>
          <w:szCs w:val="16"/>
          <w:u w:val="single"/>
          <w:lang w:eastAsia="zh-CN"/>
        </w:rPr>
      </w:pPr>
    </w:p>
    <w:p w14:paraId="4082CFBA" w14:textId="77777777" w:rsidR="008A08F7" w:rsidRPr="00D9781F" w:rsidRDefault="008A08F7" w:rsidP="008A08F7">
      <w:pPr>
        <w:rPr>
          <w:highlight w:val="green"/>
        </w:rPr>
      </w:pPr>
      <w:r w:rsidRPr="00D9781F">
        <w:rPr>
          <w:rFonts w:hint="eastAsia"/>
          <w:highlight w:val="green"/>
        </w:rPr>
        <w:t>Agreement</w:t>
      </w:r>
    </w:p>
    <w:p w14:paraId="7567FC24" w14:textId="77777777" w:rsidR="008A08F7" w:rsidRDefault="008A08F7" w:rsidP="008A08F7">
      <w:pPr>
        <w:rPr>
          <w:rFonts w:eastAsia="DengXian"/>
          <w:b/>
          <w:bCs/>
          <w:u w:val="single"/>
          <w:lang w:eastAsia="zh-CN"/>
        </w:rPr>
      </w:pPr>
      <w:r w:rsidRPr="00D9781F">
        <w:rPr>
          <w:rFonts w:hint="eastAsia"/>
        </w:rPr>
        <w:t xml:space="preserve">Adopt </w:t>
      </w:r>
      <w:r w:rsidRPr="00D9781F">
        <w:t>the following TP</w:t>
      </w:r>
      <w:r>
        <w:rPr>
          <w:rFonts w:eastAsiaTheme="minorEastAsia" w:hint="eastAsia"/>
          <w:lang w:eastAsia="zh-CN"/>
        </w:rPr>
        <w:t xml:space="preserve"> </w:t>
      </w:r>
      <w:r w:rsidRPr="00D9781F">
        <w:t>to TS38.214 Section 5.2.1.</w:t>
      </w:r>
      <w:r>
        <w:rPr>
          <w:rFonts w:eastAsiaTheme="minorEastAsia" w:hint="eastAsia"/>
          <w:lang w:eastAsia="zh-CN"/>
        </w:rPr>
        <w:t>5.</w:t>
      </w:r>
      <w:r w:rsidRPr="00D9781F">
        <w:t>2</w:t>
      </w:r>
      <w:r w:rsidRPr="00D9781F">
        <w:rPr>
          <w:rFonts w:hint="eastAsia"/>
        </w:rPr>
        <w:t xml:space="preserve"> in principle</w:t>
      </w:r>
    </w:p>
    <w:p w14:paraId="3140EEA9" w14:textId="77777777" w:rsidR="008A08F7" w:rsidRDefault="008A08F7" w:rsidP="008A08F7">
      <w:pPr>
        <w:jc w:val="center"/>
        <w:rPr>
          <w:color w:val="FF0000"/>
        </w:rPr>
      </w:pPr>
      <w:r>
        <w:rPr>
          <w:color w:val="FF0000"/>
        </w:rPr>
        <w:t>&lt;omitted text&gt;</w:t>
      </w:r>
    </w:p>
    <w:p w14:paraId="23108D5B" w14:textId="77777777" w:rsidR="008A08F7" w:rsidRPr="001056DE" w:rsidRDefault="008A08F7" w:rsidP="00A4246F">
      <w:pPr>
        <w:rPr>
          <w:rFonts w:eastAsiaTheme="minorEastAsia"/>
          <w:lang w:eastAsia="en-US"/>
        </w:rPr>
      </w:pPr>
      <w:r w:rsidRPr="001056DE">
        <w:rPr>
          <w:rFonts w:eastAsiaTheme="minorEastAsia"/>
          <w:lang w:eastAsia="en-US"/>
        </w:rPr>
        <w:t>5.2.1.5.2</w:t>
      </w:r>
      <w:r w:rsidRPr="001056DE">
        <w:rPr>
          <w:rFonts w:eastAsiaTheme="minorEastAsia"/>
          <w:lang w:eastAsia="en-US"/>
        </w:rPr>
        <w:tab/>
        <w:t>Semi-persistent CSI/Semi-persistent CSI-RS</w:t>
      </w:r>
    </w:p>
    <w:p w14:paraId="4D0BAC3B" w14:textId="77777777" w:rsidR="008A08F7" w:rsidRPr="001056DE" w:rsidRDefault="008A08F7" w:rsidP="008A08F7">
      <w:pPr>
        <w:rPr>
          <w:color w:val="000000"/>
          <w:sz w:val="16"/>
          <w:szCs w:val="16"/>
        </w:rPr>
      </w:pPr>
      <w:r w:rsidRPr="001056DE">
        <w:rPr>
          <w:color w:val="000000"/>
          <w:sz w:val="16"/>
          <w:szCs w:val="16"/>
        </w:rPr>
        <w:t>…</w:t>
      </w:r>
    </w:p>
    <w:p w14:paraId="53DB3AE9" w14:textId="77777777" w:rsidR="008A08F7" w:rsidRPr="001056DE" w:rsidRDefault="008A08F7" w:rsidP="008A08F7">
      <w:pPr>
        <w:rPr>
          <w:color w:val="000000"/>
          <w:sz w:val="16"/>
          <w:szCs w:val="16"/>
        </w:rPr>
      </w:pPr>
      <w:r w:rsidRPr="001056DE">
        <w:rPr>
          <w:color w:val="000000"/>
          <w:sz w:val="16"/>
          <w:szCs w:val="16"/>
        </w:rPr>
        <w:t xml:space="preserve">For semi-persistent reporting on PUCCH, the PUCCH resource used for transmitting the CSI report are configured by </w:t>
      </w:r>
      <w:r w:rsidRPr="001056DE">
        <w:rPr>
          <w:i/>
          <w:color w:val="000000"/>
          <w:sz w:val="16"/>
          <w:szCs w:val="16"/>
        </w:rPr>
        <w:t>reportConfigType</w:t>
      </w:r>
      <w:r w:rsidRPr="001056DE">
        <w:rPr>
          <w:rFonts w:hint="eastAsia"/>
          <w:i/>
          <w:color w:val="000000"/>
          <w:sz w:val="16"/>
          <w:szCs w:val="16"/>
        </w:rPr>
        <w:t xml:space="preserve"> </w:t>
      </w:r>
      <w:r w:rsidRPr="001056DE">
        <w:rPr>
          <w:rFonts w:hint="eastAsia"/>
          <w:iCs/>
          <w:color w:val="FF0000"/>
          <w:sz w:val="16"/>
          <w:szCs w:val="16"/>
        </w:rPr>
        <w:t xml:space="preserve">or </w:t>
      </w:r>
      <w:r w:rsidRPr="001056DE">
        <w:rPr>
          <w:i/>
          <w:color w:val="FF0000"/>
          <w:sz w:val="16"/>
          <w:szCs w:val="16"/>
        </w:rPr>
        <w:t>ltm-ReportConfigType</w:t>
      </w:r>
      <w:r w:rsidRPr="001056DE">
        <w:rPr>
          <w:color w:val="000000"/>
          <w:sz w:val="16"/>
          <w:szCs w:val="16"/>
        </w:rPr>
        <w:t>. Semi-persistent reporting on PUCCH is activated by an activation command as described in clause 6.1.3.16 of [</w:t>
      </w:r>
      <w:r w:rsidRPr="001056DE">
        <w:rPr>
          <w:rFonts w:eastAsia="MS Mincho"/>
          <w:color w:val="000000"/>
          <w:sz w:val="16"/>
          <w:szCs w:val="16"/>
          <w:lang w:eastAsia="ja-JP"/>
        </w:rPr>
        <w:t>10</w:t>
      </w:r>
      <w:r w:rsidRPr="001056DE">
        <w:rPr>
          <w:color w:val="000000"/>
          <w:sz w:val="16"/>
          <w:szCs w:val="16"/>
        </w:rPr>
        <w:t xml:space="preserve">, TS 38.321], which selects one of the semi-persistent reporting settings for use by the UE on the PUCCH. For a selected reporting setting for which the </w:t>
      </w:r>
      <w:r w:rsidRPr="001056DE">
        <w:rPr>
          <w:i/>
          <w:sz w:val="16"/>
          <w:szCs w:val="16"/>
        </w:rPr>
        <w:t>CSI-ReportConfig</w:t>
      </w:r>
      <w:r w:rsidRPr="001056DE">
        <w:rPr>
          <w:sz w:val="16"/>
          <w:szCs w:val="16"/>
        </w:rPr>
        <w:t xml:space="preserve"> contains a list of sub-configurations provided by the higher layer parameter </w:t>
      </w:r>
      <w:r w:rsidRPr="001056DE">
        <w:rPr>
          <w:i/>
          <w:iCs/>
          <w:sz w:val="16"/>
          <w:szCs w:val="16"/>
        </w:rPr>
        <w:t>csi-ReportSubConfigToAddModList</w:t>
      </w:r>
      <w:r w:rsidRPr="001056DE">
        <w:rPr>
          <w:sz w:val="16"/>
          <w:szCs w:val="16"/>
        </w:rPr>
        <w:t>,</w:t>
      </w:r>
      <w:r w:rsidRPr="001056DE">
        <w:rPr>
          <w:color w:val="000000"/>
          <w:sz w:val="16"/>
          <w:szCs w:val="16"/>
        </w:rPr>
        <w:t xml:space="preserve"> the activation command can also select one or more sub-configurations to use by the UE as described in clause 6.1.3.X of [</w:t>
      </w:r>
      <w:r w:rsidRPr="001056DE">
        <w:rPr>
          <w:rFonts w:eastAsia="MS Mincho"/>
          <w:color w:val="000000"/>
          <w:sz w:val="16"/>
          <w:szCs w:val="16"/>
          <w:lang w:eastAsia="ja-JP"/>
        </w:rPr>
        <w:t>10</w:t>
      </w:r>
      <w:r w:rsidRPr="001056DE">
        <w:rPr>
          <w:color w:val="000000"/>
          <w:sz w:val="16"/>
          <w:szCs w:val="16"/>
        </w:rPr>
        <w:t>, TS 38.321]</w:t>
      </w:r>
      <w:r w:rsidRPr="001056DE">
        <w:rPr>
          <w:sz w:val="16"/>
          <w:szCs w:val="16"/>
        </w:rPr>
        <w:t xml:space="preserve">. </w:t>
      </w:r>
      <w:r w:rsidRPr="001056DE">
        <w:rPr>
          <w:color w:val="000000"/>
          <w:sz w:val="16"/>
          <w:szCs w:val="16"/>
        </w:rPr>
        <w:t xml:space="preserve">When the </w:t>
      </w:r>
      <w:r w:rsidRPr="001056DE">
        <w:rPr>
          <w:rFonts w:hint="eastAsia"/>
          <w:sz w:val="16"/>
          <w:szCs w:val="16"/>
        </w:rPr>
        <w:t>UE would transmit a PUCCH with</w:t>
      </w:r>
      <w:r w:rsidRPr="001056DE">
        <w:rPr>
          <w:rFonts w:hint="eastAsia"/>
          <w:color w:val="000000"/>
          <w:sz w:val="16"/>
          <w:szCs w:val="16"/>
        </w:rPr>
        <w:t xml:space="preserve"> </w:t>
      </w:r>
      <w:r w:rsidRPr="001056DE">
        <w:rPr>
          <w:color w:val="000000"/>
          <w:sz w:val="16"/>
          <w:szCs w:val="16"/>
        </w:rPr>
        <w:t xml:space="preserve">HARQ-ACK </w:t>
      </w:r>
      <w:r w:rsidRPr="001056DE">
        <w:rPr>
          <w:rFonts w:hint="eastAsia"/>
          <w:sz w:val="16"/>
          <w:szCs w:val="16"/>
        </w:rPr>
        <w:t xml:space="preserve">information in slot </w:t>
      </w:r>
      <w:r w:rsidRPr="001056DE">
        <w:rPr>
          <w:rFonts w:hint="eastAsia"/>
          <w:i/>
          <w:sz w:val="16"/>
          <w:szCs w:val="16"/>
        </w:rPr>
        <w:t>n</w:t>
      </w:r>
      <w:r w:rsidRPr="001056DE">
        <w:rPr>
          <w:color w:val="000000"/>
          <w:sz w:val="16"/>
          <w:szCs w:val="16"/>
        </w:rPr>
        <w:t xml:space="preserve"> corresponding to the PDSCH carrying the activation command, the indicated semi-persistent Reporting Setting should be applied starting from the first slot that is after slot </w:t>
      </w:r>
      <m:oMath>
        <m:r>
          <w:rPr>
            <w:rFonts w:ascii="Cambria Math" w:hAnsi="Cambria Math"/>
            <w:sz w:val="16"/>
            <w:szCs w:val="16"/>
          </w:rPr>
          <m:t>n</m:t>
        </m:r>
        <m:r>
          <m:rPr>
            <m:sty m:val="p"/>
          </m:rPr>
          <w:rPr>
            <w:rFonts w:ascii="Cambria Math" w:hAnsi="Cambria Math"/>
            <w:sz w:val="16"/>
            <w:szCs w:val="16"/>
          </w:rPr>
          <m:t>+</m:t>
        </m:r>
        <m:sSubSup>
          <m:sSubSupPr>
            <m:ctrlPr>
              <w:rPr>
                <w:rFonts w:ascii="Cambria Math" w:hAnsi="Cambria Math"/>
                <w:sz w:val="16"/>
                <w:szCs w:val="16"/>
              </w:rPr>
            </m:ctrlPr>
          </m:sSubSupPr>
          <m:e>
            <m:r>
              <w:rPr>
                <w:rFonts w:ascii="Cambria Math" w:hAnsi="Cambria Math"/>
                <w:sz w:val="16"/>
                <w:szCs w:val="16"/>
              </w:rPr>
              <m:t>3N</m:t>
            </m:r>
          </m:e>
          <m:sub>
            <m:r>
              <w:rPr>
                <w:rFonts w:ascii="Cambria Math" w:hAnsi="Cambria Math"/>
                <w:sz w:val="16"/>
                <w:szCs w:val="16"/>
              </w:rPr>
              <m:t>slot</m:t>
            </m:r>
          </m:sub>
          <m:sup>
            <m:r>
              <w:rPr>
                <w:rFonts w:ascii="Cambria Math" w:hAnsi="Cambria Math"/>
                <w:sz w:val="16"/>
                <w:szCs w:val="16"/>
              </w:rPr>
              <m:t>subframe,µ</m:t>
            </m:r>
          </m:sup>
        </m:sSubSup>
      </m:oMath>
      <w:r w:rsidRPr="001056DE">
        <w:rPr>
          <w:sz w:val="16"/>
          <w:szCs w:val="16"/>
        </w:rPr>
        <w:t xml:space="preserve"> where </w:t>
      </w:r>
      <w:r w:rsidRPr="001056DE">
        <w:rPr>
          <w:rFonts w:ascii="Symbol" w:hAnsi="Symbol"/>
          <w:i/>
          <w:sz w:val="16"/>
          <w:szCs w:val="16"/>
        </w:rPr>
        <w:t></w:t>
      </w:r>
      <w:r w:rsidRPr="001056DE">
        <w:rPr>
          <w:sz w:val="16"/>
          <w:szCs w:val="16"/>
        </w:rPr>
        <w:t xml:space="preserve"> is the SCS configuration for the PUCCH</w:t>
      </w:r>
      <w:r w:rsidRPr="001056DE">
        <w:rPr>
          <w:color w:val="000000"/>
          <w:sz w:val="16"/>
          <w:szCs w:val="16"/>
        </w:rPr>
        <w:t xml:space="preserve">. </w:t>
      </w:r>
    </w:p>
    <w:p w14:paraId="1C6FD091" w14:textId="77777777" w:rsidR="008A08F7" w:rsidRPr="001056DE" w:rsidRDefault="008A08F7" w:rsidP="008A08F7">
      <w:pPr>
        <w:rPr>
          <w:color w:val="000000"/>
          <w:sz w:val="16"/>
          <w:szCs w:val="16"/>
        </w:rPr>
      </w:pPr>
      <w:r w:rsidRPr="001056DE">
        <w:rPr>
          <w:color w:val="000000"/>
          <w:sz w:val="16"/>
          <w:szCs w:val="16"/>
        </w:rPr>
        <w:t>…</w:t>
      </w:r>
    </w:p>
    <w:p w14:paraId="08A10EF0" w14:textId="77777777" w:rsidR="008A08F7" w:rsidRPr="001056DE" w:rsidRDefault="008A08F7" w:rsidP="008A08F7">
      <w:pPr>
        <w:jc w:val="center"/>
        <w:rPr>
          <w:rFonts w:eastAsiaTheme="minorEastAsia"/>
          <w:color w:val="FF0000"/>
          <w:sz w:val="16"/>
          <w:szCs w:val="16"/>
          <w:lang w:eastAsia="zh-CN"/>
        </w:rPr>
      </w:pPr>
      <w:r w:rsidRPr="001056DE">
        <w:rPr>
          <w:color w:val="FF0000"/>
          <w:sz w:val="16"/>
          <w:szCs w:val="16"/>
        </w:rPr>
        <w:t>&lt;omitted text&gt;</w:t>
      </w:r>
    </w:p>
    <w:p w14:paraId="78CBD7C7" w14:textId="77777777" w:rsidR="008A08F7" w:rsidRPr="00610772" w:rsidRDefault="008A08F7" w:rsidP="008A08F7">
      <w:pPr>
        <w:rPr>
          <w:color w:val="000000"/>
          <w:highlight w:val="green"/>
        </w:rPr>
      </w:pPr>
      <w:r w:rsidRPr="00610772">
        <w:rPr>
          <w:rFonts w:hint="eastAsia"/>
          <w:color w:val="000000"/>
          <w:highlight w:val="green"/>
        </w:rPr>
        <w:t>Agreement</w:t>
      </w:r>
    </w:p>
    <w:p w14:paraId="3F21F031" w14:textId="77777777" w:rsidR="008A08F7" w:rsidRPr="00610772" w:rsidRDefault="008A08F7" w:rsidP="008A08F7">
      <w:pPr>
        <w:contextualSpacing/>
        <w:rPr>
          <w:color w:val="000000"/>
        </w:rPr>
      </w:pPr>
      <w:r w:rsidRPr="00610772">
        <w:rPr>
          <w:rFonts w:hint="eastAsia"/>
          <w:color w:val="000000"/>
        </w:rPr>
        <w:t xml:space="preserve">Adopt </w:t>
      </w:r>
      <w:r w:rsidRPr="00610772">
        <w:rPr>
          <w:color w:val="000000"/>
        </w:rPr>
        <w:t xml:space="preserve">the following to TS38.213 Section 4.2 </w:t>
      </w:r>
      <w:r w:rsidRPr="00610772">
        <w:rPr>
          <w:rFonts w:hint="eastAsia"/>
          <w:color w:val="000000"/>
        </w:rPr>
        <w:t>in principle.</w:t>
      </w:r>
    </w:p>
    <w:tbl>
      <w:tblPr>
        <w:tblStyle w:val="TableGrid"/>
        <w:tblW w:w="0" w:type="auto"/>
        <w:tblLook w:val="04A0" w:firstRow="1" w:lastRow="0" w:firstColumn="1" w:lastColumn="0" w:noHBand="0" w:noVBand="1"/>
      </w:tblPr>
      <w:tblGrid>
        <w:gridCol w:w="9625"/>
      </w:tblGrid>
      <w:tr w:rsidR="008A08F7" w14:paraId="1A03260B" w14:textId="77777777" w:rsidTr="00233CF5">
        <w:tc>
          <w:tcPr>
            <w:tcW w:w="9625" w:type="dxa"/>
          </w:tcPr>
          <w:p w14:paraId="14086E3B" w14:textId="77777777" w:rsidR="008A08F7" w:rsidRPr="001056DE" w:rsidRDefault="008A08F7" w:rsidP="00A4246F">
            <w:pPr>
              <w:rPr>
                <w:rFonts w:eastAsiaTheme="minorEastAsia"/>
              </w:rPr>
            </w:pPr>
            <w:r w:rsidRPr="001056DE">
              <w:rPr>
                <w:rFonts w:eastAsiaTheme="minorEastAsia"/>
              </w:rPr>
              <w:t>4.2 Transmission timing adjustments</w:t>
            </w:r>
          </w:p>
          <w:p w14:paraId="22798C86" w14:textId="77777777" w:rsidR="008A08F7" w:rsidRPr="001056DE" w:rsidRDefault="008A08F7" w:rsidP="00233CF5">
            <w:pPr>
              <w:jc w:val="center"/>
              <w:rPr>
                <w:color w:val="FF0000"/>
                <w:sz w:val="16"/>
                <w:szCs w:val="16"/>
              </w:rPr>
            </w:pPr>
            <w:r w:rsidRPr="001056DE">
              <w:rPr>
                <w:color w:val="FF0000"/>
                <w:sz w:val="16"/>
                <w:szCs w:val="16"/>
              </w:rPr>
              <w:t>&lt; Unchanged parts are omitted &gt;</w:t>
            </w:r>
          </w:p>
          <w:p w14:paraId="2C10C846" w14:textId="77777777" w:rsidR="008A08F7" w:rsidRDefault="008A08F7" w:rsidP="00233CF5">
            <w:pPr>
              <w:rPr>
                <w:rFonts w:eastAsia="MS Mincho"/>
              </w:rPr>
            </w:pPr>
            <w:r w:rsidRPr="001056DE">
              <w:rPr>
                <w:sz w:val="16"/>
                <w:szCs w:val="16"/>
              </w:rPr>
              <w:t xml:space="preserve">A </w:t>
            </w:r>
            <w:r w:rsidRPr="001056DE">
              <w:rPr>
                <w:rFonts w:hint="eastAsia"/>
                <w:sz w:val="16"/>
                <w:szCs w:val="16"/>
              </w:rPr>
              <w:t>timing advance command</w:t>
            </w:r>
            <w:r w:rsidRPr="001056DE">
              <w:rPr>
                <w:sz w:val="16"/>
                <w:szCs w:val="16"/>
              </w:rPr>
              <w:t xml:space="preserve"> [11, TS 38.321]</w:t>
            </w:r>
            <w:r w:rsidRPr="001056DE">
              <w:rPr>
                <w:rFonts w:hint="eastAsia"/>
                <w:sz w:val="16"/>
                <w:szCs w:val="16"/>
              </w:rPr>
              <w:t xml:space="preserve"> </w:t>
            </w:r>
            <w:r w:rsidRPr="001056DE">
              <w:rPr>
                <w:sz w:val="16"/>
                <w:szCs w:val="16"/>
              </w:rPr>
              <w:t>i</w:t>
            </w:r>
            <w:r w:rsidRPr="001056DE">
              <w:rPr>
                <w:rFonts w:hint="eastAsia"/>
                <w:sz w:val="16"/>
                <w:szCs w:val="16"/>
              </w:rPr>
              <w:t>n case of random access response</w:t>
            </w:r>
            <w:r w:rsidRPr="001056DE">
              <w:rPr>
                <w:sz w:val="16"/>
                <w:szCs w:val="16"/>
              </w:rPr>
              <w:t xml:space="preserve"> or in an absolute timing advance command MAC CE or in a cell switch command</w:t>
            </w:r>
            <w:ins w:id="633" w:author="Huawei, HiSilicon" w:date="2025-09-23T19:32:00Z">
              <w:r w:rsidRPr="001056DE">
                <w:rPr>
                  <w:sz w:val="16"/>
                  <w:szCs w:val="16"/>
                </w:rPr>
                <w:t xml:space="preserve"> </w:t>
              </w:r>
              <w:r w:rsidRPr="001056DE">
                <w:rPr>
                  <w:rFonts w:hint="eastAsia"/>
                  <w:sz w:val="16"/>
                  <w:szCs w:val="16"/>
                </w:rPr>
                <w:t>or</w:t>
              </w:r>
              <w:r w:rsidRPr="001056DE">
                <w:rPr>
                  <w:rFonts w:hint="eastAsia"/>
                  <w:color w:val="000000" w:themeColor="text1"/>
                  <w:sz w:val="16"/>
                  <w:szCs w:val="16"/>
                </w:rPr>
                <w:t xml:space="preserve"> in </w:t>
              </w:r>
              <w:r w:rsidRPr="001056DE">
                <w:rPr>
                  <w:color w:val="000000" w:themeColor="text1"/>
                  <w:sz w:val="16"/>
                  <w:szCs w:val="16"/>
                </w:rPr>
                <w:t>LTM Candidate Timing Advance Command MAC CE</w:t>
              </w:r>
            </w:ins>
            <w:r w:rsidRPr="001056DE">
              <w:rPr>
                <w:rFonts w:hint="eastAsia"/>
                <w:sz w:val="16"/>
                <w:szCs w:val="16"/>
              </w:rPr>
              <w:t xml:space="preserve">, </w:t>
            </w:r>
            <m:oMath>
              <m:sSub>
                <m:sSubPr>
                  <m:ctrlPr>
                    <w:rPr>
                      <w:rFonts w:ascii="Cambria Math" w:eastAsia="DengXian" w:hAnsi="Cambria Math"/>
                      <w:i/>
                      <w:sz w:val="16"/>
                      <w:szCs w:val="16"/>
                    </w:rPr>
                  </m:ctrlPr>
                </m:sSubPr>
                <m:e>
                  <m:r>
                    <w:rPr>
                      <w:rFonts w:ascii="Cambria Math" w:eastAsia="DengXian" w:hAnsi="Cambria Math"/>
                      <w:sz w:val="16"/>
                      <w:szCs w:val="16"/>
                    </w:rPr>
                    <m:t>T</m:t>
                  </m:r>
                </m:e>
                <m:sub>
                  <m:r>
                    <m:rPr>
                      <m:sty m:val="p"/>
                    </m:rPr>
                    <w:rPr>
                      <w:rFonts w:ascii="Cambria Math" w:eastAsia="DengXian" w:hAnsi="Cambria Math"/>
                      <w:sz w:val="16"/>
                      <w:szCs w:val="16"/>
                    </w:rPr>
                    <m:t>A</m:t>
                  </m:r>
                </m:sub>
              </m:sSub>
            </m:oMath>
            <w:r w:rsidRPr="001056DE">
              <w:rPr>
                <w:rFonts w:hint="eastAsia"/>
                <w:sz w:val="16"/>
                <w:szCs w:val="16"/>
              </w:rPr>
              <w:t xml:space="preserve">, </w:t>
            </w:r>
            <w:r w:rsidRPr="001056DE">
              <w:rPr>
                <w:sz w:val="16"/>
                <w:szCs w:val="16"/>
              </w:rPr>
              <w:t>for a TAG</w:t>
            </w:r>
            <w:r w:rsidRPr="001056DE">
              <w:rPr>
                <w:rFonts w:hint="eastAsia"/>
                <w:sz w:val="16"/>
                <w:szCs w:val="16"/>
              </w:rPr>
              <w:t xml:space="preserve"> indicates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t>
                  </m:r>
                </m:sub>
              </m:sSub>
            </m:oMath>
            <w:r w:rsidRPr="001056DE">
              <w:rPr>
                <w:rFonts w:hint="eastAsia"/>
                <w:i/>
                <w:sz w:val="16"/>
                <w:szCs w:val="16"/>
              </w:rPr>
              <w:t xml:space="preserve"> </w:t>
            </w:r>
            <w:r w:rsidRPr="001056DE">
              <w:rPr>
                <w:rFonts w:hint="eastAsia"/>
                <w:sz w:val="16"/>
                <w:szCs w:val="16"/>
              </w:rPr>
              <w:t xml:space="preserve">values by index values of </w:t>
            </w:r>
            <m:oMath>
              <m:sSub>
                <m:sSubPr>
                  <m:ctrlPr>
                    <w:rPr>
                      <w:rFonts w:ascii="Cambria Math" w:eastAsia="DengXian" w:hAnsi="Cambria Math"/>
                      <w:i/>
                      <w:sz w:val="16"/>
                      <w:szCs w:val="16"/>
                    </w:rPr>
                  </m:ctrlPr>
                </m:sSubPr>
                <m:e>
                  <m:r>
                    <w:rPr>
                      <w:rFonts w:ascii="Cambria Math" w:eastAsia="DengXian" w:hAnsi="Cambria Math"/>
                      <w:sz w:val="16"/>
                      <w:szCs w:val="16"/>
                    </w:rPr>
                    <m:t>T</m:t>
                  </m:r>
                </m:e>
                <m:sub>
                  <m:r>
                    <m:rPr>
                      <m:sty m:val="p"/>
                    </m:rPr>
                    <w:rPr>
                      <w:rFonts w:ascii="Cambria Math" w:eastAsia="DengXian" w:hAnsi="Cambria Math"/>
                      <w:sz w:val="16"/>
                      <w:szCs w:val="16"/>
                    </w:rPr>
                    <m:t>A</m:t>
                  </m:r>
                </m:sub>
              </m:sSub>
            </m:oMath>
            <w:r w:rsidRPr="001056DE">
              <w:rPr>
                <w:rFonts w:hint="eastAsia"/>
                <w:sz w:val="16"/>
                <w:szCs w:val="16"/>
              </w:rPr>
              <w:t xml:space="preserve"> = 0, 1, 2, ..., </w:t>
            </w:r>
            <w:r w:rsidRPr="001056DE">
              <w:rPr>
                <w:sz w:val="16"/>
                <w:szCs w:val="16"/>
              </w:rPr>
              <w:t>3846</w:t>
            </w:r>
            <w:r w:rsidRPr="001056DE">
              <w:rPr>
                <w:rFonts w:hint="eastAsia"/>
                <w:sz w:val="16"/>
                <w:szCs w:val="16"/>
              </w:rPr>
              <w:t>, where a</w:t>
            </w:r>
            <w:r w:rsidRPr="001056DE">
              <w:rPr>
                <w:sz w:val="16"/>
                <w:szCs w:val="16"/>
              </w:rPr>
              <w:t>n</w:t>
            </w:r>
            <w:r w:rsidRPr="001056DE">
              <w:rPr>
                <w:rFonts w:hint="eastAsia"/>
                <w:sz w:val="16"/>
                <w:szCs w:val="16"/>
              </w:rPr>
              <w:t xml:space="preserve"> amount of the time alignment</w:t>
            </w:r>
            <w:r w:rsidRPr="001056DE">
              <w:rPr>
                <w:sz w:val="16"/>
                <w:szCs w:val="16"/>
              </w:rPr>
              <w:t xml:space="preserve"> for the TAG</w:t>
            </w:r>
            <w:r w:rsidRPr="001056DE">
              <w:rPr>
                <w:rFonts w:hint="eastAsia"/>
                <w:sz w:val="16"/>
                <w:szCs w:val="16"/>
              </w:rPr>
              <w:t xml:space="preserve"> </w:t>
            </w:r>
            <w:r w:rsidRPr="001056DE">
              <w:rPr>
                <w:sz w:val="16"/>
                <w:szCs w:val="16"/>
              </w:rPr>
              <w:t xml:space="preserve">with SCS of </w:t>
            </w:r>
            <m:oMath>
              <m:sSup>
                <m:sSupPr>
                  <m:ctrlPr>
                    <w:rPr>
                      <w:rFonts w:ascii="Cambria Math" w:hAnsi="Cambria Math" w:cs="Calibri"/>
                      <w:i/>
                      <w:sz w:val="16"/>
                      <w:szCs w:val="16"/>
                    </w:rPr>
                  </m:ctrlPr>
                </m:sSupPr>
                <m:e>
                  <m:r>
                    <w:rPr>
                      <w:rFonts w:ascii="Cambria Math" w:hAnsi="Cambria Math" w:cs="Calibri"/>
                      <w:sz w:val="16"/>
                      <w:szCs w:val="16"/>
                    </w:rPr>
                    <m:t>2</m:t>
                  </m:r>
                </m:e>
                <m:sup>
                  <m:r>
                    <w:rPr>
                      <w:rFonts w:ascii="Cambria Math" w:hAnsi="Cambria Math" w:cs="Calibri"/>
                      <w:sz w:val="16"/>
                      <w:szCs w:val="16"/>
                    </w:rPr>
                    <m:t>μ</m:t>
                  </m:r>
                </m:sup>
              </m:sSup>
              <m:r>
                <m:rPr>
                  <m:sty m:val="p"/>
                </m:rPr>
                <w:rPr>
                  <w:rFonts w:ascii="Cambria Math" w:hAnsi="Cambria Math" w:cs="Calibri"/>
                  <w:sz w:val="16"/>
                  <w:szCs w:val="16"/>
                </w:rPr>
                <m:t>∙15</m:t>
              </m:r>
            </m:oMath>
            <w:r w:rsidRPr="001056DE">
              <w:rPr>
                <w:sz w:val="16"/>
                <w:szCs w:val="16"/>
              </w:rPr>
              <w:t xml:space="preserve"> kHz</w:t>
            </w:r>
            <w:r w:rsidRPr="001056DE">
              <w:rPr>
                <w:rFonts w:hint="eastAsia"/>
                <w:sz w:val="16"/>
                <w:szCs w:val="16"/>
              </w:rPr>
              <w:t xml:space="preserve"> is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t>
                  </m:r>
                </m:sub>
              </m:sSub>
              <m:r>
                <w:rPr>
                  <w:rFonts w:ascii="Cambria Math" w:eastAsia="DengXian" w:hAnsi="Cambria Math"/>
                  <w:sz w:val="16"/>
                  <w:szCs w:val="16"/>
                </w:rPr>
                <m:t>=</m:t>
              </m:r>
              <m:sSub>
                <m:sSubPr>
                  <m:ctrlPr>
                    <w:rPr>
                      <w:rFonts w:ascii="Cambria Math" w:eastAsia="DengXian" w:hAnsi="Cambria Math"/>
                      <w:i/>
                      <w:sz w:val="16"/>
                      <w:szCs w:val="16"/>
                    </w:rPr>
                  </m:ctrlPr>
                </m:sSubPr>
                <m:e>
                  <m:r>
                    <w:rPr>
                      <w:rFonts w:ascii="Cambria Math" w:eastAsia="DengXian" w:hAnsi="Cambria Math"/>
                      <w:sz w:val="16"/>
                      <w:szCs w:val="16"/>
                    </w:rPr>
                    <m:t>T</m:t>
                  </m:r>
                </m:e>
                <m:sub>
                  <m:r>
                    <m:rPr>
                      <m:sty m:val="p"/>
                    </m:rPr>
                    <w:rPr>
                      <w:rFonts w:ascii="Cambria Math" w:eastAsia="DengXian" w:hAnsi="Cambria Math"/>
                      <w:sz w:val="16"/>
                      <w:szCs w:val="16"/>
                    </w:rPr>
                    <m:t>A</m:t>
                  </m:r>
                </m:sub>
              </m:sSub>
              <m:r>
                <m:rPr>
                  <m:sty m:val="p"/>
                </m:rPr>
                <w:rPr>
                  <w:rFonts w:ascii="Cambria Math" w:hAnsi="Cambria Math" w:cs="Calibri"/>
                  <w:sz w:val="16"/>
                  <w:szCs w:val="16"/>
                </w:rPr>
                <m:t>∙16∙</m:t>
              </m:r>
              <m:f>
                <m:fPr>
                  <m:type m:val="lin"/>
                  <m:ctrlPr>
                    <w:rPr>
                      <w:rFonts w:ascii="Cambria Math" w:hAnsi="Cambria Math" w:cs="Calibri"/>
                      <w:sz w:val="16"/>
                      <w:szCs w:val="16"/>
                    </w:rPr>
                  </m:ctrlPr>
                </m:fPr>
                <m:num>
                  <m:r>
                    <w:rPr>
                      <w:rFonts w:ascii="Cambria Math" w:hAnsi="Cambria Math" w:cs="Calibri"/>
                      <w:sz w:val="16"/>
                      <w:szCs w:val="16"/>
                    </w:rPr>
                    <m:t>64</m:t>
                  </m:r>
                </m:num>
                <m:den>
                  <m:sSup>
                    <m:sSupPr>
                      <m:ctrlPr>
                        <w:rPr>
                          <w:rFonts w:ascii="Cambria Math" w:hAnsi="Cambria Math" w:cs="Calibri"/>
                          <w:i/>
                          <w:sz w:val="16"/>
                          <w:szCs w:val="16"/>
                        </w:rPr>
                      </m:ctrlPr>
                    </m:sSupPr>
                    <m:e>
                      <m:r>
                        <w:rPr>
                          <w:rFonts w:ascii="Cambria Math" w:hAnsi="Cambria Math" w:cs="Calibri"/>
                          <w:sz w:val="16"/>
                          <w:szCs w:val="16"/>
                        </w:rPr>
                        <m:t>2</m:t>
                      </m:r>
                    </m:e>
                    <m:sup>
                      <m:r>
                        <w:rPr>
                          <w:rFonts w:ascii="Cambria Math" w:hAnsi="Cambria Math" w:cs="Calibri"/>
                          <w:sz w:val="16"/>
                          <w:szCs w:val="16"/>
                        </w:rPr>
                        <m:t>μ</m:t>
                      </m:r>
                    </m:sup>
                  </m:sSup>
                </m:den>
              </m:f>
            </m:oMath>
            <w:r w:rsidRPr="001056DE">
              <w:rPr>
                <w:rFonts w:hint="eastAsia"/>
                <w:sz w:val="16"/>
                <w:szCs w:val="16"/>
              </w:rPr>
              <w:t xml:space="preserve">.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t>
                  </m:r>
                </m:sub>
              </m:sSub>
            </m:oMath>
            <w:r w:rsidRPr="001056DE">
              <w:rPr>
                <w:rFonts w:eastAsia="MS Mincho" w:hint="eastAsia"/>
                <w:i/>
                <w:sz w:val="16"/>
                <w:szCs w:val="16"/>
                <w:vertAlign w:val="subscript"/>
              </w:rPr>
              <w:t xml:space="preserve"> </w:t>
            </w:r>
            <w:r w:rsidRPr="001056DE">
              <w:rPr>
                <w:rFonts w:eastAsia="MS Mincho" w:hint="eastAsia"/>
                <w:sz w:val="16"/>
                <w:szCs w:val="16"/>
              </w:rPr>
              <w:t xml:space="preserve">is defined in </w:t>
            </w:r>
            <w:r w:rsidRPr="001056DE">
              <w:rPr>
                <w:sz w:val="16"/>
                <w:szCs w:val="16"/>
              </w:rPr>
              <w:t>[4, TS 38.211</w:t>
            </w:r>
            <w:r w:rsidRPr="001056DE">
              <w:rPr>
                <w:rFonts w:eastAsia="MS Mincho" w:hint="eastAsia"/>
                <w:sz w:val="16"/>
                <w:szCs w:val="16"/>
              </w:rPr>
              <w:t>]</w:t>
            </w:r>
            <w:r w:rsidRPr="001056DE">
              <w:rPr>
                <w:rFonts w:eastAsia="MS Mincho"/>
                <w:sz w:val="16"/>
                <w:szCs w:val="16"/>
              </w:rPr>
              <w:t xml:space="preserve"> and is relative to the SCS of the first uplink transmission from the UE after the reception of the random access response or absolute timing advance command MAC CE </w:t>
            </w:r>
            <w:r w:rsidRPr="001056DE">
              <w:rPr>
                <w:sz w:val="16"/>
                <w:szCs w:val="16"/>
              </w:rPr>
              <w:t>or the cell switch command</w:t>
            </w:r>
            <w:ins w:id="634" w:author="Huawei, HiSilicon" w:date="2025-09-23T19:32:00Z">
              <w:r w:rsidRPr="001056DE">
                <w:rPr>
                  <w:sz w:val="16"/>
                  <w:szCs w:val="16"/>
                </w:rPr>
                <w:t xml:space="preserve"> </w:t>
              </w:r>
              <w:r w:rsidRPr="001056DE">
                <w:rPr>
                  <w:rFonts w:hint="eastAsia"/>
                  <w:sz w:val="16"/>
                  <w:szCs w:val="16"/>
                </w:rPr>
                <w:t xml:space="preserve">or the first uplink transmission from UE after </w:t>
              </w:r>
              <w:r w:rsidRPr="001056DE">
                <w:rPr>
                  <w:rFonts w:eastAsia="Malgun Gothic"/>
                  <w:sz w:val="16"/>
                  <w:szCs w:val="16"/>
                </w:rPr>
                <w:t>RACH-less CLTM cell switch</w:t>
              </w:r>
              <w:r w:rsidRPr="001056DE">
                <w:rPr>
                  <w:rFonts w:eastAsiaTheme="minorEastAsia" w:hint="eastAsia"/>
                  <w:sz w:val="16"/>
                  <w:szCs w:val="16"/>
                </w:rPr>
                <w:t xml:space="preserve"> is performed</w:t>
              </w:r>
            </w:ins>
            <w:r w:rsidRPr="001056DE">
              <w:rPr>
                <w:rFonts w:eastAsia="MS Mincho" w:hint="eastAsia"/>
                <w:sz w:val="16"/>
                <w:szCs w:val="16"/>
              </w:rPr>
              <w:t>.</w:t>
            </w:r>
          </w:p>
          <w:p w14:paraId="1ADFE5DF" w14:textId="77777777" w:rsidR="008A08F7" w:rsidRDefault="008A08F7" w:rsidP="00233CF5">
            <w:r>
              <w:t>……</w:t>
            </w:r>
          </w:p>
          <w:p w14:paraId="1A825795" w14:textId="77777777" w:rsidR="008A08F7" w:rsidRDefault="008A08F7" w:rsidP="00233CF5"/>
          <w:p w14:paraId="1566B21E" w14:textId="77777777" w:rsidR="008A08F7" w:rsidRPr="00DF5CC0" w:rsidRDefault="008A08F7" w:rsidP="00233CF5">
            <w:pPr>
              <w:rPr>
                <w:sz w:val="16"/>
                <w:szCs w:val="16"/>
              </w:rPr>
            </w:pPr>
            <w:r>
              <w:t xml:space="preserve">For a timing advance command received on uplink slot </w:t>
            </w:r>
            <m:oMath>
              <m:r>
                <w:rPr>
                  <w:rFonts w:ascii="Cambria Math" w:eastAsia="DengXian" w:hAnsi="Cambria Math"/>
                </w:rPr>
                <m:t>n</m:t>
              </m:r>
            </m:oMath>
            <w:r>
              <w:t xml:space="preserve">, except for a timing advance command received in a cell switch command </w:t>
            </w:r>
            <w:ins w:id="635" w:author="Huawei, HiSilicon" w:date="2025-09-23T19:33:00Z">
              <w:r>
                <w:rPr>
                  <w:rFonts w:hint="eastAsia"/>
                </w:rPr>
                <w:t xml:space="preserve">or </w:t>
              </w:r>
              <w:r>
                <w:rPr>
                  <w:color w:val="FF0000"/>
                </w:rPr>
                <w:t>LTM Candidate Timing Advance Command MAC CE</w:t>
              </w:r>
            </w:ins>
            <w:r>
              <w:t xml:space="preserve">, and for a transmission other than a PUSCH scheduled by a RAR UL grant or a fallbackRAR UL grant as described in clause 8.2A or 8.3, or a PUCCH with HARQ-ACK information in response to a successRAR as described in clause 8.2A, the corresponding </w:t>
            </w:r>
            <w:r w:rsidRPr="00DF5CC0">
              <w:rPr>
                <w:sz w:val="16"/>
                <w:szCs w:val="16"/>
              </w:rPr>
              <w:t xml:space="preserve">adjustment of the uplink transmission timing applies from the beginning of uplink slot </w:t>
            </w:r>
            <m:oMath>
              <m:r>
                <w:rPr>
                  <w:rFonts w:ascii="Cambria Math" w:eastAsia="DengXian" w:hAnsi="Cambria Math"/>
                  <w:sz w:val="16"/>
                  <w:szCs w:val="16"/>
                </w:rPr>
                <m:t>n+k+1</m:t>
              </m:r>
              <m:sSup>
                <m:sSupPr>
                  <m:ctrlPr>
                    <w:rPr>
                      <w:rFonts w:ascii="Cambria Math" w:eastAsia="MS Mincho" w:hAnsi="Cambria Math"/>
                      <w:i/>
                      <w:kern w:val="2"/>
                      <w:sz w:val="16"/>
                      <w:szCs w:val="16"/>
                    </w:rPr>
                  </m:ctrlPr>
                </m:sSupPr>
                <m:e>
                  <m:r>
                    <w:rPr>
                      <w:rFonts w:ascii="Cambria Math" w:eastAsia="MS Mincho" w:hAnsi="Cambria Math"/>
                      <w:kern w:val="2"/>
                      <w:sz w:val="16"/>
                      <w:szCs w:val="16"/>
                    </w:rPr>
                    <m:t>+2</m:t>
                  </m:r>
                </m:e>
                <m:sup>
                  <m:r>
                    <w:rPr>
                      <w:rFonts w:ascii="Cambria Math" w:eastAsia="MS Mincho" w:hAnsi="Cambria Math"/>
                      <w:kern w:val="2"/>
                      <w:sz w:val="16"/>
                      <w:szCs w:val="16"/>
                    </w:rPr>
                    <m:t>μ</m:t>
                  </m:r>
                </m:sup>
              </m:sSup>
              <m:r>
                <w:rPr>
                  <w:rFonts w:ascii="Cambria Math" w:eastAsia="MS Mincho" w:hAnsi="Cambria Math"/>
                  <w:kern w:val="2"/>
                  <w:sz w:val="16"/>
                  <w:szCs w:val="16"/>
                </w:rPr>
                <m:t>∙</m:t>
              </m:r>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offset</m:t>
                  </m:r>
                </m:sub>
              </m:sSub>
            </m:oMath>
            <w:r w:rsidRPr="00DF5CC0">
              <w:rPr>
                <w:sz w:val="16"/>
                <w:szCs w:val="16"/>
              </w:rPr>
              <w:t xml:space="preserve"> where </w:t>
            </w:r>
            <m:oMath>
              <m:r>
                <w:rPr>
                  <w:rFonts w:ascii="Cambria Math" w:hAnsi="Cambria Math"/>
                  <w:sz w:val="16"/>
                  <w:szCs w:val="16"/>
                </w:rPr>
                <m:t>k=</m:t>
              </m:r>
              <m:d>
                <m:dPr>
                  <m:begChr m:val="⌈"/>
                  <m:endChr m:val="⌉"/>
                  <m:ctrlPr>
                    <w:rPr>
                      <w:rFonts w:ascii="Cambria Math" w:hAnsi="Cambria Math"/>
                      <w:i/>
                      <w:sz w:val="16"/>
                      <w:szCs w:val="16"/>
                    </w:rPr>
                  </m:ctrlPr>
                </m:dPr>
                <m:e>
                  <m:sSubSup>
                    <m:sSubSupPr>
                      <m:ctrlPr>
                        <w:rPr>
                          <w:rFonts w:ascii="Cambria Math" w:hAnsi="Cambria Math" w:cs="Calibri"/>
                          <w:sz w:val="16"/>
                          <w:szCs w:val="16"/>
                        </w:rPr>
                      </m:ctrlPr>
                    </m:sSubSupPr>
                    <m:e>
                      <m:r>
                        <w:rPr>
                          <w:rFonts w:ascii="Cambria Math" w:hAnsi="Cambria Math" w:cs="Calibri"/>
                          <w:sz w:val="16"/>
                          <w:szCs w:val="16"/>
                        </w:rPr>
                        <m:t>N</m:t>
                      </m:r>
                    </m:e>
                    <m:sub>
                      <m:r>
                        <m:rPr>
                          <m:sty m:val="p"/>
                        </m:rPr>
                        <w:rPr>
                          <w:rFonts w:ascii="Cambria Math" w:hAnsi="Cambria Math" w:cs="Calibri"/>
                          <w:sz w:val="16"/>
                          <w:szCs w:val="16"/>
                        </w:rPr>
                        <m:t>slot</m:t>
                      </m:r>
                    </m:sub>
                    <m:sup>
                      <m:r>
                        <m:rPr>
                          <m:sty m:val="p"/>
                        </m:rPr>
                        <w:rPr>
                          <w:rFonts w:ascii="Cambria Math" w:hAnsi="Cambria Math" w:cs="Calibri"/>
                          <w:sz w:val="16"/>
                          <w:szCs w:val="16"/>
                        </w:rPr>
                        <m:t xml:space="preserve">subframe,  </m:t>
                      </m:r>
                      <m:r>
                        <w:rPr>
                          <w:rFonts w:ascii="Cambria Math" w:hAnsi="Cambria Math" w:cs="Calibri"/>
                          <w:sz w:val="16"/>
                          <w:szCs w:val="16"/>
                        </w:rPr>
                        <m:t>μ</m:t>
                      </m:r>
                    </m:sup>
                  </m:sSubSup>
                  <m:r>
                    <m:rPr>
                      <m:sty m:val="p"/>
                    </m:rPr>
                    <w:rPr>
                      <w:rFonts w:ascii="Cambria Math" w:hAnsi="Cambria Math" w:cs="Calibri"/>
                      <w:sz w:val="16"/>
                      <w:szCs w:val="16"/>
                    </w:rPr>
                    <m:t>∙</m:t>
                  </m:r>
                  <m:f>
                    <m:fPr>
                      <m:type m:val="lin"/>
                      <m:ctrlPr>
                        <w:rPr>
                          <w:rFonts w:ascii="Cambria Math" w:hAnsi="Cambria Math" w:cs="Calibri"/>
                          <w:sz w:val="16"/>
                          <w:szCs w:val="16"/>
                        </w:rPr>
                      </m:ctrlPr>
                    </m:fPr>
                    <m:num>
                      <m:d>
                        <m:dPr>
                          <m:ctrlPr>
                            <w:rPr>
                              <w:rFonts w:ascii="Cambria Math" w:hAnsi="Cambria Math" w:cs="Calibri"/>
                              <w:i/>
                              <w:sz w:val="16"/>
                              <w:szCs w:val="16"/>
                            </w:rPr>
                          </m:ctrlPr>
                        </m:dPr>
                        <m:e>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T,1</m:t>
                              </m:r>
                            </m:sub>
                          </m:sSub>
                          <m:r>
                            <w:rPr>
                              <w:rFonts w:ascii="Cambria Math" w:eastAsia="DengXian" w:hAnsi="Cambria Math"/>
                              <w:sz w:val="16"/>
                              <w:szCs w:val="16"/>
                            </w:rPr>
                            <m:t>+</m:t>
                          </m:r>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T,2</m:t>
                              </m:r>
                            </m:sub>
                          </m:sSub>
                          <m:r>
                            <w:rPr>
                              <w:rFonts w:ascii="Cambria Math" w:eastAsia="DengXian" w:hAnsi="Cambria Math"/>
                              <w:sz w:val="16"/>
                              <w:szCs w:val="16"/>
                            </w:rPr>
                            <m:t>+</m:t>
                          </m:r>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TA,max</m:t>
                              </m:r>
                            </m:sub>
                          </m:sSub>
                          <m:r>
                            <w:rPr>
                              <w:rFonts w:ascii="Cambria Math" w:eastAsia="DengXian" w:hAnsi="Cambria Math"/>
                              <w:sz w:val="16"/>
                              <w:szCs w:val="16"/>
                            </w:rPr>
                            <m:t>+0.5</m:t>
                          </m:r>
                        </m:e>
                      </m:d>
                    </m:num>
                    <m:den>
                      <m:sSub>
                        <m:sSubPr>
                          <m:ctrlPr>
                            <w:rPr>
                              <w:rFonts w:ascii="Cambria Math" w:eastAsia="DengXian" w:hAnsi="Cambria Math"/>
                              <w:i/>
                              <w:sz w:val="16"/>
                              <w:szCs w:val="16"/>
                            </w:rPr>
                          </m:ctrlPr>
                        </m:sSubPr>
                        <m:e>
                          <m:r>
                            <w:rPr>
                              <w:rFonts w:ascii="Cambria Math" w:eastAsia="DengXian" w:hAnsi="Cambria Math"/>
                              <w:sz w:val="16"/>
                              <w:szCs w:val="16"/>
                            </w:rPr>
                            <m:t>T</m:t>
                          </m:r>
                        </m:e>
                        <m:sub>
                          <m:r>
                            <m:rPr>
                              <m:sty m:val="p"/>
                            </m:rPr>
                            <w:rPr>
                              <w:rFonts w:ascii="Cambria Math" w:eastAsia="DengXian" w:hAnsi="Cambria Math"/>
                              <w:sz w:val="16"/>
                              <w:szCs w:val="16"/>
                            </w:rPr>
                            <m:t>sf</m:t>
                          </m:r>
                        </m:sub>
                      </m:sSub>
                    </m:den>
                  </m:f>
                </m:e>
              </m:d>
            </m:oMath>
            <w:r w:rsidRPr="00DF5CC0">
              <w:rPr>
                <w:sz w:val="16"/>
                <w:szCs w:val="16"/>
              </w:rPr>
              <w:t xml:space="preserve">,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T,1</m:t>
                  </m:r>
                </m:sub>
              </m:sSub>
            </m:oMath>
            <w:r w:rsidRPr="00DF5CC0">
              <w:rPr>
                <w:sz w:val="16"/>
                <w:szCs w:val="16"/>
              </w:rPr>
              <w:t xml:space="preserve"> is a time duration </w:t>
            </w:r>
            <w:r w:rsidRPr="00DF5CC0">
              <w:rPr>
                <w:rFonts w:hint="eastAsia"/>
                <w:sz w:val="16"/>
                <w:szCs w:val="16"/>
              </w:rPr>
              <w:t>in msec</w:t>
            </w:r>
            <w:r w:rsidRPr="00DF5CC0">
              <w:rPr>
                <w:sz w:val="16"/>
                <w:szCs w:val="16"/>
              </w:rPr>
              <w:t xml:space="preserve"> of </w:t>
            </w:r>
            <m:oMath>
              <m:sSub>
                <m:sSubPr>
                  <m:ctrlPr>
                    <w:rPr>
                      <w:rFonts w:ascii="Cambria Math" w:eastAsia="DengXian" w:hAnsi="Cambria Math"/>
                      <w:i/>
                      <w:sz w:val="16"/>
                      <w:szCs w:val="16"/>
                    </w:rPr>
                  </m:ctrlPr>
                </m:sSubPr>
                <m:e>
                  <m:r>
                    <w:rPr>
                      <w:rFonts w:ascii="Cambria Math" w:eastAsia="DengXian" w:hAnsi="Cambria Math"/>
                      <w:sz w:val="16"/>
                      <w:szCs w:val="16"/>
                    </w:rPr>
                    <m:t>N</m:t>
                  </m:r>
                </m:e>
                <m:sub>
                  <m:r>
                    <w:rPr>
                      <w:rFonts w:ascii="Cambria Math" w:eastAsia="DengXian" w:hAnsi="Cambria Math"/>
                      <w:sz w:val="16"/>
                      <w:szCs w:val="16"/>
                    </w:rPr>
                    <m:t>1</m:t>
                  </m:r>
                </m:sub>
              </m:sSub>
            </m:oMath>
            <w:r w:rsidRPr="00DF5CC0">
              <w:rPr>
                <w:sz w:val="16"/>
                <w:szCs w:val="16"/>
              </w:rPr>
              <w:t xml:space="preserve"> symbols corresponding to a PDSCH processing time for UE processing capability 1 when additional PDSCH DM-RS is configured,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T,2</m:t>
                  </m:r>
                </m:sub>
              </m:sSub>
            </m:oMath>
            <w:r w:rsidRPr="00DF5CC0">
              <w:rPr>
                <w:sz w:val="16"/>
                <w:szCs w:val="16"/>
              </w:rPr>
              <w:t xml:space="preserve"> is a time duration </w:t>
            </w:r>
            <w:r w:rsidRPr="00DF5CC0">
              <w:rPr>
                <w:rFonts w:hint="eastAsia"/>
                <w:sz w:val="16"/>
                <w:szCs w:val="16"/>
              </w:rPr>
              <w:t>in msec</w:t>
            </w:r>
            <w:r w:rsidRPr="00DF5CC0">
              <w:rPr>
                <w:sz w:val="16"/>
                <w:szCs w:val="16"/>
              </w:rPr>
              <w:t xml:space="preserve"> of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2</m:t>
                  </m:r>
                </m:sub>
              </m:sSub>
            </m:oMath>
            <w:r w:rsidRPr="00DF5CC0">
              <w:rPr>
                <w:sz w:val="16"/>
                <w:szCs w:val="16"/>
              </w:rPr>
              <w:t xml:space="preserve"> symbols corresponding to a PUSCH preparation time for UE processing capability 1 [6, TS 38.214],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TA,max</m:t>
                  </m:r>
                </m:sub>
              </m:sSub>
            </m:oMath>
            <w:r w:rsidRPr="00DF5CC0">
              <w:rPr>
                <w:sz w:val="16"/>
                <w:szCs w:val="16"/>
              </w:rPr>
              <w:t xml:space="preserve"> is the maximum timing advance value </w:t>
            </w:r>
            <w:r w:rsidRPr="00DF5CC0">
              <w:rPr>
                <w:rFonts w:hint="eastAsia"/>
                <w:sz w:val="16"/>
                <w:szCs w:val="16"/>
              </w:rPr>
              <w:t>in msec</w:t>
            </w:r>
            <w:r w:rsidRPr="00DF5CC0">
              <w:rPr>
                <w:sz w:val="16"/>
                <w:szCs w:val="16"/>
              </w:rPr>
              <w:t xml:space="preserve"> that can be provided by a TA command field of 12 bits, </w:t>
            </w:r>
            <m:oMath>
              <m:sSubSup>
                <m:sSubSupPr>
                  <m:ctrlPr>
                    <w:rPr>
                      <w:rFonts w:ascii="Cambria Math" w:hAnsi="Cambria Math" w:cs="Calibri"/>
                      <w:sz w:val="16"/>
                      <w:szCs w:val="16"/>
                    </w:rPr>
                  </m:ctrlPr>
                </m:sSubSupPr>
                <m:e>
                  <m:r>
                    <w:rPr>
                      <w:rFonts w:ascii="Cambria Math" w:hAnsi="Cambria Math" w:cs="Calibri"/>
                      <w:sz w:val="16"/>
                      <w:szCs w:val="16"/>
                    </w:rPr>
                    <m:t>N</m:t>
                  </m:r>
                </m:e>
                <m:sub>
                  <m:r>
                    <m:rPr>
                      <m:sty m:val="p"/>
                    </m:rPr>
                    <w:rPr>
                      <w:rFonts w:ascii="Cambria Math" w:hAnsi="Cambria Math" w:cs="Calibri"/>
                      <w:sz w:val="16"/>
                      <w:szCs w:val="16"/>
                    </w:rPr>
                    <m:t>slot</m:t>
                  </m:r>
                </m:sub>
                <m:sup>
                  <m:r>
                    <m:rPr>
                      <m:sty m:val="p"/>
                    </m:rPr>
                    <w:rPr>
                      <w:rFonts w:ascii="Cambria Math" w:hAnsi="Cambria Math" w:cs="Calibri"/>
                      <w:sz w:val="16"/>
                      <w:szCs w:val="16"/>
                    </w:rPr>
                    <m:t xml:space="preserve">subframe,  </m:t>
                  </m:r>
                  <m:r>
                    <w:rPr>
                      <w:rFonts w:ascii="Cambria Math" w:hAnsi="Cambria Math" w:cs="Calibri"/>
                      <w:sz w:val="16"/>
                      <w:szCs w:val="16"/>
                    </w:rPr>
                    <m:t>μ</m:t>
                  </m:r>
                </m:sup>
              </m:sSubSup>
            </m:oMath>
            <w:r w:rsidRPr="00DF5CC0">
              <w:rPr>
                <w:sz w:val="16"/>
                <w:szCs w:val="16"/>
              </w:rPr>
              <w:t xml:space="preserve"> is the number of slots per subframe, </w:t>
            </w:r>
            <m:oMath>
              <m:sSub>
                <m:sSubPr>
                  <m:ctrlPr>
                    <w:rPr>
                      <w:rFonts w:ascii="Cambria Math" w:eastAsia="DengXian" w:hAnsi="Cambria Math"/>
                      <w:i/>
                      <w:sz w:val="16"/>
                      <w:szCs w:val="16"/>
                    </w:rPr>
                  </m:ctrlPr>
                </m:sSubPr>
                <m:e>
                  <m:r>
                    <w:rPr>
                      <w:rFonts w:ascii="Cambria Math" w:eastAsia="DengXian" w:hAnsi="Cambria Math"/>
                      <w:sz w:val="16"/>
                      <w:szCs w:val="16"/>
                    </w:rPr>
                    <m:t>T</m:t>
                  </m:r>
                </m:e>
                <m:sub>
                  <m:r>
                    <m:rPr>
                      <m:sty m:val="p"/>
                    </m:rPr>
                    <w:rPr>
                      <w:rFonts w:ascii="Cambria Math" w:eastAsia="DengXian" w:hAnsi="Cambria Math"/>
                      <w:sz w:val="16"/>
                      <w:szCs w:val="16"/>
                    </w:rPr>
                    <m:t>sf</m:t>
                  </m:r>
                </m:sub>
              </m:sSub>
            </m:oMath>
            <w:r w:rsidRPr="00DF5CC0">
              <w:rPr>
                <w:sz w:val="16"/>
                <w:szCs w:val="16"/>
              </w:rPr>
              <w:t xml:space="preserve"> is the subframe duration of 1 msec, and </w:t>
            </w:r>
            <m:oMath>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offset</m:t>
                  </m:r>
                </m:sub>
              </m:sSub>
              <m:r>
                <w:rPr>
                  <w:rFonts w:ascii="Cambria Math" w:eastAsia="MS Mincho" w:hAnsi="Cambria Math"/>
                  <w:kern w:val="2"/>
                  <w:sz w:val="16"/>
                  <w:szCs w:val="16"/>
                </w:rPr>
                <m:t>=</m:t>
              </m:r>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cell,offset</m:t>
                  </m:r>
                </m:sub>
              </m:sSub>
              <m:r>
                <w:rPr>
                  <w:rFonts w:ascii="Cambria Math" w:eastAsia="MS Mincho" w:hAnsi="Cambria Math"/>
                  <w:kern w:val="2"/>
                  <w:sz w:val="16"/>
                  <w:szCs w:val="16"/>
                </w:rPr>
                <m:t>-</m:t>
              </m:r>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UE,offset</m:t>
                  </m:r>
                </m:sub>
              </m:sSub>
            </m:oMath>
            <w:r w:rsidRPr="00DF5CC0">
              <w:rPr>
                <w:kern w:val="2"/>
                <w:sz w:val="16"/>
                <w:szCs w:val="16"/>
              </w:rPr>
              <w:t>,</w:t>
            </w:r>
            <w:r w:rsidRPr="00DF5CC0">
              <w:rPr>
                <w:sz w:val="16"/>
                <w:szCs w:val="16"/>
              </w:rPr>
              <w:t xml:space="preserve"> where </w:t>
            </w:r>
            <m:oMath>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cell,offset</m:t>
                  </m:r>
                </m:sub>
              </m:sSub>
            </m:oMath>
            <w:r w:rsidRPr="00DF5CC0">
              <w:rPr>
                <w:kern w:val="2"/>
                <w:sz w:val="16"/>
                <w:szCs w:val="16"/>
              </w:rPr>
              <w:t xml:space="preserve"> </w:t>
            </w:r>
            <w:r w:rsidRPr="00DF5CC0">
              <w:rPr>
                <w:sz w:val="16"/>
                <w:szCs w:val="16"/>
              </w:rPr>
              <w:t>is</w:t>
            </w:r>
            <w:r w:rsidRPr="00DF5CC0">
              <w:rPr>
                <w:kern w:val="2"/>
                <w:sz w:val="16"/>
                <w:szCs w:val="16"/>
              </w:rPr>
              <w:t xml:space="preserve"> </w:t>
            </w:r>
            <w:r w:rsidRPr="00DF5CC0">
              <w:rPr>
                <w:sz w:val="16"/>
                <w:szCs w:val="16"/>
              </w:rPr>
              <w:t xml:space="preserve">provided by </w:t>
            </w:r>
            <w:r w:rsidRPr="00DF5CC0">
              <w:rPr>
                <w:i/>
                <w:sz w:val="16"/>
                <w:szCs w:val="16"/>
              </w:rPr>
              <w:t>cellSpecificKoffset</w:t>
            </w:r>
            <w:r w:rsidRPr="00DF5CC0">
              <w:rPr>
                <w:iCs/>
                <w:sz w:val="16"/>
                <w:szCs w:val="16"/>
              </w:rPr>
              <w:t xml:space="preserve"> and </w:t>
            </w:r>
            <m:oMath>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UE,offset</m:t>
                  </m:r>
                </m:sub>
              </m:sSub>
            </m:oMath>
            <w:r w:rsidRPr="00DF5CC0">
              <w:rPr>
                <w:kern w:val="2"/>
                <w:sz w:val="16"/>
                <w:szCs w:val="16"/>
              </w:rPr>
              <w:t xml:space="preserve"> is provided</w:t>
            </w:r>
            <w:r w:rsidRPr="00DF5CC0">
              <w:rPr>
                <w:iCs/>
                <w:sz w:val="16"/>
                <w:szCs w:val="16"/>
              </w:rPr>
              <w:t xml:space="preserve"> </w:t>
            </w:r>
            <w:r w:rsidRPr="00DF5CC0">
              <w:rPr>
                <w:sz w:val="16"/>
                <w:szCs w:val="16"/>
              </w:rPr>
              <w:t>by a Differential Koffset MAC CE command [11, TS 38.321]; otherwise,</w:t>
            </w:r>
            <w:r w:rsidRPr="00DF5CC0">
              <w:rPr>
                <w:iCs/>
                <w:sz w:val="16"/>
                <w:szCs w:val="16"/>
              </w:rPr>
              <w:t xml:space="preserve"> if not respectively provided, </w:t>
            </w:r>
            <m:oMath>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cell,offset</m:t>
                  </m:r>
                </m:sub>
              </m:sSub>
              <m:r>
                <w:rPr>
                  <w:rFonts w:ascii="Cambria Math" w:eastAsia="MS Mincho" w:hAnsi="Cambria Math"/>
                  <w:kern w:val="2"/>
                  <w:sz w:val="16"/>
                  <w:szCs w:val="16"/>
                </w:rPr>
                <m:t>=0</m:t>
              </m:r>
            </m:oMath>
            <w:r w:rsidRPr="00DF5CC0">
              <w:rPr>
                <w:kern w:val="2"/>
                <w:sz w:val="16"/>
                <w:szCs w:val="16"/>
              </w:rPr>
              <w:t xml:space="preserve"> or </w:t>
            </w:r>
            <m:oMath>
              <m:sSub>
                <m:sSubPr>
                  <m:ctrlPr>
                    <w:rPr>
                      <w:rFonts w:ascii="Cambria Math" w:eastAsia="MS Mincho" w:hAnsi="Cambria Math"/>
                      <w:i/>
                      <w:kern w:val="2"/>
                      <w:sz w:val="16"/>
                      <w:szCs w:val="16"/>
                    </w:rPr>
                  </m:ctrlPr>
                </m:sSubPr>
                <m:e>
                  <m:r>
                    <w:rPr>
                      <w:rFonts w:ascii="Cambria Math" w:eastAsia="MS Mincho" w:hAnsi="Cambria Math"/>
                      <w:kern w:val="2"/>
                      <w:sz w:val="16"/>
                      <w:szCs w:val="16"/>
                    </w:rPr>
                    <m:t>K</m:t>
                  </m:r>
                </m:e>
                <m:sub>
                  <m:r>
                    <m:rPr>
                      <m:sty m:val="p"/>
                    </m:rPr>
                    <w:rPr>
                      <w:rFonts w:ascii="Cambria Math" w:eastAsia="MS Mincho" w:hAnsi="Cambria Math"/>
                      <w:kern w:val="2"/>
                      <w:sz w:val="16"/>
                      <w:szCs w:val="16"/>
                    </w:rPr>
                    <m:t>UE,offset</m:t>
                  </m:r>
                </m:sub>
              </m:sSub>
              <m:r>
                <w:rPr>
                  <w:rFonts w:ascii="Cambria Math" w:eastAsia="MS Mincho" w:hAnsi="Cambria Math"/>
                  <w:kern w:val="2"/>
                  <w:sz w:val="16"/>
                  <w:szCs w:val="16"/>
                </w:rPr>
                <m:t>=0</m:t>
              </m:r>
            </m:oMath>
            <w:r w:rsidRPr="00DF5CC0">
              <w:rPr>
                <w:rStyle w:val="CommentReference"/>
                <w:rFonts w:eastAsia="MS Mincho"/>
              </w:rPr>
              <w:t xml:space="preserve">.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1</m:t>
                  </m:r>
                </m:sub>
              </m:sSub>
            </m:oMath>
            <w:r w:rsidRPr="00DF5CC0">
              <w:rPr>
                <w:sz w:val="16"/>
                <w:szCs w:val="16"/>
              </w:rPr>
              <w:t xml:space="preserve"> and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2</m:t>
                  </m:r>
                </m:sub>
              </m:sSub>
            </m:oMath>
            <w:r w:rsidRPr="00DF5CC0">
              <w:rPr>
                <w:sz w:val="16"/>
                <w:szCs w:val="16"/>
              </w:rPr>
              <w:t xml:space="preserve"> are determined with respect to the minimum SCS among the SCSs of all configured UL BWPs for all uplink carriers in the TAG and of all configured DL BWPs </w:t>
            </w:r>
            <w:r w:rsidRPr="00DF5CC0">
              <w:rPr>
                <w:rFonts w:hint="eastAsia"/>
                <w:sz w:val="16"/>
                <w:szCs w:val="16"/>
              </w:rPr>
              <w:t>for the corresponding downlink carriers</w:t>
            </w:r>
            <w:r w:rsidRPr="00DF5CC0">
              <w:rPr>
                <w:sz w:val="16"/>
                <w:szCs w:val="16"/>
              </w:rPr>
              <w:t xml:space="preserve">. For </w:t>
            </w:r>
            <m:oMath>
              <m:r>
                <w:rPr>
                  <w:rFonts w:ascii="Cambria Math" w:eastAsia="DengXian" w:hAnsi="Cambria Math"/>
                  <w:sz w:val="16"/>
                  <w:szCs w:val="16"/>
                </w:rPr>
                <m:t>μ=0</m:t>
              </m:r>
            </m:oMath>
            <w:r w:rsidRPr="00DF5CC0">
              <w:rPr>
                <w:sz w:val="16"/>
                <w:szCs w:val="16"/>
              </w:rPr>
              <w:t xml:space="preserve">, the UE assumes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1,0</m:t>
                  </m:r>
                </m:sub>
              </m:sSub>
              <m:r>
                <w:rPr>
                  <w:rFonts w:ascii="Cambria Math" w:eastAsia="DengXian" w:hAnsi="Cambria Math"/>
                  <w:sz w:val="16"/>
                  <w:szCs w:val="16"/>
                </w:rPr>
                <m:t>=14</m:t>
              </m:r>
            </m:oMath>
            <w:r w:rsidRPr="00DF5CC0">
              <w:rPr>
                <w:sz w:val="16"/>
                <w:szCs w:val="16"/>
              </w:rPr>
              <w:t xml:space="preserve"> [6, TS 38.214]. Slot </w:t>
            </w:r>
            <m:oMath>
              <m:r>
                <w:rPr>
                  <w:rFonts w:ascii="Cambria Math" w:eastAsia="DengXian" w:hAnsi="Cambria Math"/>
                  <w:sz w:val="16"/>
                  <w:szCs w:val="16"/>
                </w:rPr>
                <m:t>n</m:t>
              </m:r>
            </m:oMath>
            <w:r w:rsidRPr="00DF5CC0">
              <w:rPr>
                <w:sz w:val="16"/>
                <w:szCs w:val="16"/>
              </w:rPr>
              <w:t xml:space="preserve"> and </w:t>
            </w:r>
            <m:oMath>
              <m:sSubSup>
                <m:sSubSupPr>
                  <m:ctrlPr>
                    <w:rPr>
                      <w:rFonts w:ascii="Cambria Math" w:hAnsi="Cambria Math" w:cs="Calibri"/>
                      <w:sz w:val="16"/>
                      <w:szCs w:val="16"/>
                    </w:rPr>
                  </m:ctrlPr>
                </m:sSubSupPr>
                <m:e>
                  <m:r>
                    <w:rPr>
                      <w:rFonts w:ascii="Cambria Math" w:hAnsi="Cambria Math" w:cs="Calibri"/>
                      <w:sz w:val="16"/>
                      <w:szCs w:val="16"/>
                    </w:rPr>
                    <m:t>N</m:t>
                  </m:r>
                </m:e>
                <m:sub>
                  <m:r>
                    <m:rPr>
                      <m:sty m:val="p"/>
                    </m:rPr>
                    <w:rPr>
                      <w:rFonts w:ascii="Cambria Math" w:hAnsi="Cambria Math" w:cs="Calibri"/>
                      <w:sz w:val="16"/>
                      <w:szCs w:val="16"/>
                    </w:rPr>
                    <m:t>slot</m:t>
                  </m:r>
                </m:sub>
                <m:sup>
                  <m:r>
                    <m:rPr>
                      <m:sty m:val="p"/>
                    </m:rPr>
                    <w:rPr>
                      <w:rFonts w:ascii="Cambria Math" w:hAnsi="Cambria Math" w:cs="Calibri"/>
                      <w:sz w:val="16"/>
                      <w:szCs w:val="16"/>
                    </w:rPr>
                    <m:t xml:space="preserve">subframe,  </m:t>
                  </m:r>
                  <m:r>
                    <w:rPr>
                      <w:rFonts w:ascii="Cambria Math" w:hAnsi="Cambria Math" w:cs="Calibri"/>
                      <w:sz w:val="16"/>
                      <w:szCs w:val="16"/>
                    </w:rPr>
                    <m:t>μ</m:t>
                  </m:r>
                </m:sup>
              </m:sSubSup>
            </m:oMath>
            <w:r w:rsidRPr="00DF5CC0">
              <w:rPr>
                <w:sz w:val="16"/>
                <w:szCs w:val="16"/>
              </w:rPr>
              <w:t xml:space="preserve"> are determined with respect to the minimum SCS among the </w:t>
            </w:r>
            <w:r w:rsidRPr="00DF5CC0">
              <w:rPr>
                <w:sz w:val="16"/>
                <w:szCs w:val="16"/>
              </w:rPr>
              <w:lastRenderedPageBreak/>
              <w:t xml:space="preserve">SCSs of all configured UL BWPs for all uplink carriers in the TAG. </w:t>
            </w:r>
            <m:oMath>
              <m:sSub>
                <m:sSubPr>
                  <m:ctrlPr>
                    <w:rPr>
                      <w:rFonts w:ascii="Cambria Math" w:eastAsia="DengXian" w:hAnsi="Cambria Math"/>
                      <w:i/>
                      <w:sz w:val="16"/>
                      <w:szCs w:val="16"/>
                    </w:rPr>
                  </m:ctrlPr>
                </m:sSubPr>
                <m:e>
                  <m:r>
                    <w:rPr>
                      <w:rFonts w:ascii="Cambria Math" w:eastAsia="DengXian" w:hAnsi="Cambria Math"/>
                      <w:sz w:val="16"/>
                      <w:szCs w:val="16"/>
                    </w:rPr>
                    <m:t>N</m:t>
                  </m:r>
                </m:e>
                <m:sub>
                  <m:r>
                    <m:rPr>
                      <m:sty m:val="p"/>
                    </m:rPr>
                    <w:rPr>
                      <w:rFonts w:ascii="Cambria Math" w:eastAsia="DengXian" w:hAnsi="Cambria Math"/>
                      <w:sz w:val="16"/>
                      <w:szCs w:val="16"/>
                    </w:rPr>
                    <m:t>TA,max</m:t>
                  </m:r>
                </m:sub>
              </m:sSub>
            </m:oMath>
            <w:r w:rsidRPr="00DF5CC0">
              <w:rPr>
                <w:sz w:val="16"/>
                <w:szCs w:val="16"/>
              </w:rPr>
              <w:t xml:space="preserve"> is determined with respect to the minimum SCS among the SCSs of all configured UL BWPs for all uplink carriers in the TAG and for </w:t>
            </w:r>
            <w:r w:rsidRPr="00DF5CC0">
              <w:rPr>
                <w:rFonts w:hint="eastAsia"/>
                <w:sz w:val="16"/>
                <w:szCs w:val="16"/>
              </w:rPr>
              <w:t>all configured</w:t>
            </w:r>
            <w:r w:rsidRPr="00DF5CC0">
              <w:rPr>
                <w:sz w:val="16"/>
                <w:szCs w:val="16"/>
              </w:rPr>
              <w:t xml:space="preserve"> initial UL BWPs provided by </w:t>
            </w:r>
            <w:r w:rsidRPr="00DF5CC0">
              <w:rPr>
                <w:i/>
                <w:iCs/>
                <w:sz w:val="16"/>
                <w:szCs w:val="16"/>
              </w:rPr>
              <w:t>initialUplinkBWP</w:t>
            </w:r>
            <w:r w:rsidRPr="00DF5CC0">
              <w:rPr>
                <w:sz w:val="16"/>
                <w:szCs w:val="16"/>
              </w:rPr>
              <w:t xml:space="preserve">. </w:t>
            </w:r>
            <w:r w:rsidRPr="00DF5CC0">
              <w:rPr>
                <w:rFonts w:hint="eastAsia"/>
                <w:sz w:val="16"/>
                <w:szCs w:val="16"/>
              </w:rPr>
              <w:t xml:space="preserve">The uplink slot </w:t>
            </w:r>
            <m:oMath>
              <m:r>
                <w:rPr>
                  <w:rFonts w:ascii="Cambria Math" w:eastAsia="DengXian" w:hAnsi="Cambria Math"/>
                  <w:sz w:val="16"/>
                  <w:szCs w:val="16"/>
                </w:rPr>
                <m:t>n</m:t>
              </m:r>
            </m:oMath>
            <w:r w:rsidRPr="00DF5CC0">
              <w:rPr>
                <w:rFonts w:hint="eastAsia"/>
                <w:sz w:val="16"/>
                <w:szCs w:val="16"/>
              </w:rPr>
              <w:t xml:space="preserve"> is the last</w:t>
            </w:r>
            <w:r w:rsidRPr="00DF5CC0">
              <w:rPr>
                <w:sz w:val="16"/>
                <w:szCs w:val="16"/>
              </w:rPr>
              <w:t xml:space="preserve"> </w:t>
            </w:r>
            <w:r w:rsidRPr="00DF5CC0">
              <w:rPr>
                <w:rFonts w:hint="eastAsia"/>
                <w:sz w:val="16"/>
                <w:szCs w:val="16"/>
              </w:rPr>
              <w:t>slot among uplink slot(s) overlapping with the slot(s) of PDSCH reception assuming</w:t>
            </w:r>
            <w:r w:rsidRPr="00DF5CC0">
              <w:rPr>
                <w:sz w:val="16"/>
                <w:szCs w:val="16"/>
              </w:rPr>
              <w:t xml:space="preserv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TA</m:t>
                  </m:r>
                </m:sub>
              </m:sSub>
              <m:r>
                <w:rPr>
                  <w:rFonts w:ascii="Cambria Math" w:hAnsi="Cambria Math"/>
                  <w:sz w:val="16"/>
                  <w:szCs w:val="16"/>
                </w:rPr>
                <m:t>=0</m:t>
              </m:r>
            </m:oMath>
            <w:r w:rsidRPr="00DF5CC0">
              <w:rPr>
                <w:rFonts w:hint="eastAsia"/>
                <w:sz w:val="16"/>
                <w:szCs w:val="16"/>
              </w:rPr>
              <w:t>, where the PDSCH provides the timing advance command and</w:t>
            </w:r>
            <w:r w:rsidRPr="00DF5CC0">
              <w:rPr>
                <w:sz w:val="16"/>
                <w:szCs w:val="16"/>
              </w:rPr>
              <w:t xml:space="preserv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TA</m:t>
                  </m:r>
                </m:sub>
              </m:sSub>
            </m:oMath>
            <w:r w:rsidRPr="00DF5CC0">
              <w:rPr>
                <w:sz w:val="16"/>
                <w:szCs w:val="16"/>
              </w:rPr>
              <w:t xml:space="preserve"> </w:t>
            </w:r>
            <w:r w:rsidRPr="00DF5CC0">
              <w:rPr>
                <w:rFonts w:hint="eastAsia"/>
                <w:sz w:val="16"/>
                <w:szCs w:val="16"/>
              </w:rPr>
              <w:t>is defined in [4, TS 38.211].</w:t>
            </w:r>
          </w:p>
          <w:p w14:paraId="1FCBEB36" w14:textId="77777777" w:rsidR="008A08F7" w:rsidRPr="00DF5CC0" w:rsidRDefault="008A08F7" w:rsidP="00233CF5">
            <w:pPr>
              <w:rPr>
                <w:sz w:val="16"/>
                <w:szCs w:val="16"/>
              </w:rPr>
            </w:pPr>
          </w:p>
          <w:p w14:paraId="6D0B46F0" w14:textId="77777777" w:rsidR="008A08F7" w:rsidRPr="00DF5CC0" w:rsidRDefault="008A08F7" w:rsidP="00233CF5">
            <w:pPr>
              <w:jc w:val="center"/>
              <w:rPr>
                <w:color w:val="FF0000"/>
                <w:sz w:val="16"/>
                <w:szCs w:val="16"/>
              </w:rPr>
            </w:pPr>
            <w:r w:rsidRPr="00DF5CC0">
              <w:rPr>
                <w:color w:val="FF0000"/>
                <w:sz w:val="16"/>
                <w:szCs w:val="16"/>
              </w:rPr>
              <w:t>&lt; Unchanged parts are omitted &gt;</w:t>
            </w:r>
          </w:p>
          <w:p w14:paraId="64AD5A99" w14:textId="77777777" w:rsidR="008A08F7" w:rsidRDefault="008A08F7" w:rsidP="00233CF5">
            <w:pPr>
              <w:jc w:val="center"/>
              <w:rPr>
                <w:color w:val="FF0000"/>
              </w:rPr>
            </w:pPr>
          </w:p>
          <w:p w14:paraId="697991B2" w14:textId="77777777" w:rsidR="008A08F7" w:rsidRPr="00DF5CC0" w:rsidRDefault="008A08F7" w:rsidP="00A4246F">
            <w:bookmarkStart w:id="636" w:name="_Toc211860336"/>
            <w:bookmarkStart w:id="637" w:name="_Toc211860627"/>
            <w:bookmarkStart w:id="638" w:name="_Toc211860848"/>
            <w:bookmarkStart w:id="639" w:name="_Toc211861069"/>
            <w:r w:rsidRPr="00DF5CC0">
              <w:t>21</w:t>
            </w:r>
            <w:r w:rsidRPr="00DF5CC0">
              <w:rPr>
                <w:rFonts w:hint="eastAsia"/>
              </w:rPr>
              <w:tab/>
            </w:r>
            <w:r w:rsidRPr="00DF5CC0">
              <w:t>L1/L2-triggered mobility procedures</w:t>
            </w:r>
            <w:bookmarkEnd w:id="636"/>
            <w:bookmarkEnd w:id="637"/>
            <w:bookmarkEnd w:id="638"/>
            <w:bookmarkEnd w:id="639"/>
          </w:p>
          <w:p w14:paraId="77D74C00" w14:textId="77777777" w:rsidR="008A08F7" w:rsidRPr="00DF5CC0" w:rsidRDefault="008A08F7" w:rsidP="00233CF5">
            <w:pPr>
              <w:jc w:val="center"/>
              <w:rPr>
                <w:color w:val="FF0000"/>
                <w:sz w:val="16"/>
                <w:szCs w:val="16"/>
              </w:rPr>
            </w:pPr>
            <w:r w:rsidRPr="00DF5CC0">
              <w:rPr>
                <w:color w:val="FF0000"/>
                <w:sz w:val="16"/>
                <w:szCs w:val="16"/>
              </w:rPr>
              <w:t>&lt; Unchanged parts are omitted &gt;</w:t>
            </w:r>
          </w:p>
          <w:p w14:paraId="198BA340" w14:textId="77777777" w:rsidR="008A08F7" w:rsidRPr="00DF5CC0" w:rsidRDefault="008A08F7" w:rsidP="00233CF5">
            <w:pPr>
              <w:rPr>
                <w:kern w:val="2"/>
                <w:sz w:val="16"/>
                <w:szCs w:val="16"/>
              </w:rPr>
            </w:pPr>
            <w:r w:rsidRPr="00DF5CC0">
              <w:rPr>
                <w:kern w:val="2"/>
                <w:sz w:val="16"/>
                <w:szCs w:val="16"/>
              </w:rPr>
              <w:t>…..</w:t>
            </w:r>
          </w:p>
          <w:p w14:paraId="1D027C7C" w14:textId="77777777" w:rsidR="008A08F7" w:rsidRPr="00DF5CC0" w:rsidRDefault="008A08F7" w:rsidP="00233CF5">
            <w:pPr>
              <w:rPr>
                <w:sz w:val="16"/>
                <w:szCs w:val="16"/>
              </w:rPr>
            </w:pPr>
            <w:r w:rsidRPr="00DF5CC0">
              <w:rPr>
                <w:kern w:val="2"/>
                <w:sz w:val="16"/>
                <w:szCs w:val="16"/>
              </w:rPr>
              <w:t xml:space="preserve">If </w:t>
            </w:r>
            <w:r w:rsidRPr="00DF5CC0">
              <w:rPr>
                <w:rFonts w:cs="Times"/>
                <w:i/>
                <w:iCs/>
                <w:sz w:val="16"/>
                <w:szCs w:val="16"/>
              </w:rPr>
              <w:t>ltm-UE-MeasuredTA-ID</w:t>
            </w:r>
            <w:r w:rsidRPr="00DF5CC0">
              <w:rPr>
                <w:rFonts w:cs="Times"/>
                <w:sz w:val="16"/>
                <w:szCs w:val="16"/>
              </w:rPr>
              <w:t xml:space="preserve"> of a candidate cell and </w:t>
            </w:r>
            <w:r w:rsidRPr="00DF5CC0">
              <w:rPr>
                <w:rFonts w:cs="Times"/>
                <w:i/>
                <w:iCs/>
                <w:sz w:val="16"/>
                <w:szCs w:val="16"/>
              </w:rPr>
              <w:t>ltm-</w:t>
            </w:r>
            <w:r w:rsidRPr="00DF5CC0">
              <w:rPr>
                <w:i/>
                <w:sz w:val="16"/>
                <w:szCs w:val="16"/>
              </w:rPr>
              <w:t>ServingCell</w:t>
            </w:r>
            <w:r w:rsidRPr="00DF5CC0">
              <w:rPr>
                <w:rFonts w:cs="Times"/>
                <w:i/>
                <w:iCs/>
                <w:sz w:val="16"/>
                <w:szCs w:val="16"/>
              </w:rPr>
              <w:t xml:space="preserve">UE-MeasuredTA-ID </w:t>
            </w:r>
            <w:r w:rsidRPr="00DF5CC0">
              <w:rPr>
                <w:rFonts w:cs="Times"/>
                <w:sz w:val="16"/>
                <w:szCs w:val="16"/>
              </w:rPr>
              <w:t xml:space="preserve">of the serving cell are provided to </w:t>
            </w:r>
            <w:r w:rsidRPr="00DF5CC0">
              <w:rPr>
                <w:kern w:val="2"/>
                <w:sz w:val="16"/>
                <w:szCs w:val="16"/>
              </w:rPr>
              <w:t>a UE and have same value</w:t>
            </w:r>
            <w:r w:rsidRPr="00DF5CC0">
              <w:rPr>
                <w:sz w:val="16"/>
                <w:szCs w:val="16"/>
              </w:rPr>
              <w:t xml:space="preserve">, the UE estimates based on the UE implementation a timing advance </w:t>
            </w:r>
            <w:r w:rsidRPr="00DF5CC0">
              <w:rPr>
                <w:rFonts w:eastAsia="MS Mincho"/>
                <w:sz w:val="16"/>
                <w:szCs w:val="16"/>
              </w:rPr>
              <w:t>to apply from a first transmission on the candidate cell that is after the reception of a cell switch command for the candidate cell when the condition defined in clause 5.18.35 of [11, TS 38.321] is satisfied</w:t>
            </w:r>
            <w:ins w:id="640" w:author="Huawei, HiSilicon" w:date="2025-09-23T19:32:00Z">
              <w:r w:rsidRPr="00DF5CC0">
                <w:rPr>
                  <w:rFonts w:eastAsia="MS Mincho"/>
                  <w:sz w:val="16"/>
                  <w:szCs w:val="16"/>
                </w:rPr>
                <w:t xml:space="preserve"> </w:t>
              </w:r>
              <w:r w:rsidRPr="00DF5CC0">
                <w:rPr>
                  <w:rFonts w:eastAsiaTheme="minorEastAsia" w:hint="eastAsia"/>
                  <w:sz w:val="16"/>
                  <w:szCs w:val="16"/>
                </w:rPr>
                <w:t xml:space="preserve">or to apply </w:t>
              </w:r>
              <w:r w:rsidRPr="00DF5CC0">
                <w:rPr>
                  <w:rFonts w:eastAsia="MS Mincho"/>
                  <w:sz w:val="16"/>
                  <w:szCs w:val="16"/>
                </w:rPr>
                <w:t xml:space="preserve">from a first transmission on the </w:t>
              </w:r>
              <w:r w:rsidRPr="00DF5CC0">
                <w:rPr>
                  <w:sz w:val="16"/>
                  <w:szCs w:val="16"/>
                </w:rPr>
                <w:t>CLTM target cell</w:t>
              </w:r>
              <w:r w:rsidRPr="00DF5CC0">
                <w:rPr>
                  <w:rFonts w:hint="eastAsia"/>
                  <w:sz w:val="16"/>
                  <w:szCs w:val="16"/>
                </w:rPr>
                <w:t xml:space="preserve"> when the condition defined in clause 5.y.3 of </w:t>
              </w:r>
              <w:r w:rsidRPr="00DF5CC0">
                <w:rPr>
                  <w:rFonts w:eastAsia="MS Mincho"/>
                  <w:sz w:val="16"/>
                  <w:szCs w:val="16"/>
                </w:rPr>
                <w:t>[11, TS 38.321] is satisfied</w:t>
              </w:r>
            </w:ins>
            <w:r w:rsidRPr="00DF5CC0">
              <w:rPr>
                <w:sz w:val="16"/>
                <w:szCs w:val="16"/>
              </w:rPr>
              <w:t>.</w:t>
            </w:r>
          </w:p>
          <w:p w14:paraId="036E574D" w14:textId="77777777" w:rsidR="008A08F7" w:rsidRPr="00DF5CC0" w:rsidRDefault="008A08F7" w:rsidP="00233CF5">
            <w:pPr>
              <w:jc w:val="center"/>
              <w:rPr>
                <w:color w:val="FF0000"/>
                <w:sz w:val="16"/>
                <w:szCs w:val="16"/>
              </w:rPr>
            </w:pPr>
          </w:p>
          <w:p w14:paraId="3B17C591" w14:textId="77777777" w:rsidR="008A08F7" w:rsidRDefault="008A08F7" w:rsidP="00233CF5">
            <w:pPr>
              <w:jc w:val="center"/>
              <w:rPr>
                <w:color w:val="000000"/>
              </w:rPr>
            </w:pPr>
            <w:r w:rsidRPr="00DF5CC0">
              <w:rPr>
                <w:color w:val="FF0000"/>
                <w:sz w:val="16"/>
                <w:szCs w:val="16"/>
              </w:rPr>
              <w:t>&lt; Unchanged parts are omitted &gt;</w:t>
            </w:r>
          </w:p>
        </w:tc>
      </w:tr>
    </w:tbl>
    <w:p w14:paraId="05D729B9" w14:textId="77777777" w:rsidR="008A08F7" w:rsidRDefault="008A08F7" w:rsidP="001A0567">
      <w:pPr>
        <w:rPr>
          <w:rFonts w:eastAsia="DengXian"/>
          <w:lang w:eastAsia="zh-CN"/>
        </w:rPr>
      </w:pPr>
    </w:p>
    <w:p w14:paraId="2A685AC0" w14:textId="77777777" w:rsidR="008A08F7" w:rsidRPr="006119AA" w:rsidRDefault="008A08F7" w:rsidP="008A08F7">
      <w:pPr>
        <w:rPr>
          <w:highlight w:val="green"/>
        </w:rPr>
      </w:pPr>
      <w:r w:rsidRPr="006119AA">
        <w:rPr>
          <w:rFonts w:hint="eastAsia"/>
          <w:highlight w:val="green"/>
        </w:rPr>
        <w:t>Agreement</w:t>
      </w:r>
    </w:p>
    <w:p w14:paraId="006E489A" w14:textId="77777777" w:rsidR="008A08F7" w:rsidRPr="006119AA" w:rsidRDefault="008A08F7" w:rsidP="008A08F7">
      <w:pPr>
        <w:pStyle w:val="ListParagraph"/>
        <w:numPr>
          <w:ilvl w:val="0"/>
          <w:numId w:val="157"/>
        </w:numPr>
        <w:overflowPunct/>
        <w:autoSpaceDE/>
        <w:autoSpaceDN/>
        <w:adjustRightInd/>
        <w:spacing w:after="0"/>
        <w:textAlignment w:val="auto"/>
        <w:rPr>
          <w:rFonts w:eastAsia="Times New Roman"/>
          <w:lang w:eastAsia="en-US"/>
        </w:rPr>
      </w:pPr>
      <w:r w:rsidRPr="006119AA">
        <w:rPr>
          <w:rFonts w:eastAsia="Times New Roman"/>
          <w:lang w:eastAsia="en-US"/>
        </w:rPr>
        <w:t xml:space="preserve">For the purpose of deriving the CQI for target candidate cell, the UE shall assume the following: </w:t>
      </w:r>
    </w:p>
    <w:p w14:paraId="21E3EF0C" w14:textId="77777777" w:rsidR="008A08F7" w:rsidRPr="006119AA" w:rsidRDefault="008A08F7" w:rsidP="008A08F7">
      <w:pPr>
        <w:pStyle w:val="ListParagraph"/>
        <w:numPr>
          <w:ilvl w:val="1"/>
          <w:numId w:val="157"/>
        </w:numPr>
        <w:overflowPunct/>
        <w:autoSpaceDE/>
        <w:autoSpaceDN/>
        <w:adjustRightInd/>
        <w:spacing w:after="0"/>
        <w:ind w:left="810" w:hanging="450"/>
        <w:textAlignment w:val="auto"/>
        <w:rPr>
          <w:rFonts w:eastAsia="Times New Roman"/>
          <w:lang w:eastAsia="en-US"/>
        </w:rPr>
      </w:pPr>
      <w:r w:rsidRPr="006119AA">
        <w:rPr>
          <w:rFonts w:eastAsia="Times New Roman"/>
          <w:lang w:eastAsia="en-US"/>
        </w:rPr>
        <w:t>The parameters are derived from the initial BWP configuration of the target cell.</w:t>
      </w:r>
    </w:p>
    <w:p w14:paraId="4056748E" w14:textId="77777777" w:rsidR="008A08F7" w:rsidRDefault="008A08F7" w:rsidP="001A0567">
      <w:pPr>
        <w:rPr>
          <w:rFonts w:eastAsia="DengXian"/>
          <w:lang w:eastAsia="zh-CN"/>
        </w:rPr>
      </w:pPr>
    </w:p>
    <w:p w14:paraId="4FC23EB8" w14:textId="77777777" w:rsidR="008A08F7" w:rsidRPr="006119AA" w:rsidRDefault="008A08F7" w:rsidP="008A08F7">
      <w:pPr>
        <w:tabs>
          <w:tab w:val="left" w:pos="887"/>
        </w:tabs>
        <w:rPr>
          <w:highlight w:val="green"/>
        </w:rPr>
      </w:pPr>
      <w:r w:rsidRPr="006119AA">
        <w:rPr>
          <w:rFonts w:hint="eastAsia"/>
          <w:highlight w:val="green"/>
        </w:rPr>
        <w:t>Agreement</w:t>
      </w:r>
    </w:p>
    <w:p w14:paraId="69ECF3CE" w14:textId="77777777" w:rsidR="008A08F7" w:rsidRPr="006119AA" w:rsidRDefault="008A08F7" w:rsidP="008A08F7">
      <w:pPr>
        <w:pStyle w:val="ListParagraph"/>
        <w:numPr>
          <w:ilvl w:val="0"/>
          <w:numId w:val="158"/>
        </w:numPr>
        <w:overflowPunct/>
        <w:autoSpaceDE/>
        <w:autoSpaceDN/>
        <w:adjustRightInd/>
        <w:spacing w:after="0"/>
        <w:textAlignment w:val="auto"/>
        <w:rPr>
          <w:rFonts w:eastAsia="Times New Roman"/>
          <w:lang w:eastAsia="en-US"/>
        </w:rPr>
      </w:pPr>
      <w:r w:rsidRPr="006119AA">
        <w:rPr>
          <w:rFonts w:eastAsia="Times New Roman"/>
          <w:lang w:eastAsia="en-US"/>
        </w:rPr>
        <w:t>In case PUSCH repetition Type-B or Type-A is applied for first CG-PUSCH or DG-PUSCH, reuse the legacy rule for CSI multiplexing and CSI for target candidate cell is transmitted on the first actual repetition for Type-B or the first repetition for Type-A.</w:t>
      </w:r>
    </w:p>
    <w:p w14:paraId="4252134E" w14:textId="77777777" w:rsidR="008A08F7" w:rsidRDefault="008A08F7" w:rsidP="008A08F7">
      <w:pPr>
        <w:tabs>
          <w:tab w:val="left" w:pos="887"/>
        </w:tabs>
        <w:rPr>
          <w:rFonts w:eastAsiaTheme="minorEastAsia"/>
          <w:lang w:eastAsia="zh-CN"/>
        </w:rPr>
      </w:pPr>
    </w:p>
    <w:p w14:paraId="61BB7FA2" w14:textId="77777777" w:rsidR="008A08F7" w:rsidRPr="006119AA" w:rsidRDefault="008A08F7" w:rsidP="008A08F7">
      <w:pPr>
        <w:tabs>
          <w:tab w:val="left" w:pos="887"/>
        </w:tabs>
      </w:pPr>
      <w:r w:rsidRPr="006119AA">
        <w:rPr>
          <w:rFonts w:hint="eastAsia"/>
        </w:rPr>
        <w:t>Conclusion</w:t>
      </w:r>
    </w:p>
    <w:p w14:paraId="711C640F" w14:textId="77777777" w:rsidR="008A08F7" w:rsidRPr="006119AA" w:rsidRDefault="008A08F7" w:rsidP="008A08F7">
      <w:pPr>
        <w:spacing w:before="60"/>
      </w:pPr>
      <w:r w:rsidRPr="006119AA">
        <w:rPr>
          <w:rFonts w:hint="eastAsia"/>
        </w:rPr>
        <w:t>C</w:t>
      </w:r>
      <w:r w:rsidRPr="006119AA">
        <w:t xml:space="preserve">onfirm the following UE behavior as RAN1 common understanding: </w:t>
      </w:r>
    </w:p>
    <w:p w14:paraId="6937771A" w14:textId="77777777" w:rsidR="008A08F7" w:rsidRPr="006119AA" w:rsidRDefault="008A08F7" w:rsidP="008A08F7">
      <w:pPr>
        <w:pStyle w:val="ListParagraph"/>
        <w:numPr>
          <w:ilvl w:val="0"/>
          <w:numId w:val="156"/>
        </w:numPr>
        <w:spacing w:before="60" w:after="0"/>
        <w:rPr>
          <w:rFonts w:eastAsia="Times New Roman"/>
          <w:lang w:eastAsia="en-US"/>
        </w:rPr>
      </w:pPr>
      <w:r w:rsidRPr="006119AA">
        <w:rPr>
          <w:rFonts w:eastAsia="Times New Roman"/>
          <w:lang w:eastAsia="en-US"/>
        </w:rPr>
        <w:t>After UE receives the LTM CSC MAC CE, a capable UE can still measure P-CSI-RS and SP CSI-RS resources activated before the LTM CSC MAC-CE, even if these CSI-RS resources are not counted/defined as “active”.</w:t>
      </w:r>
    </w:p>
    <w:p w14:paraId="0FE110C4" w14:textId="77777777" w:rsidR="008A08F7" w:rsidRPr="006119AA" w:rsidRDefault="008A08F7" w:rsidP="00057CFA">
      <w:pPr>
        <w:rPr>
          <w:rFonts w:eastAsia="DengXian"/>
          <w:lang w:eastAsia="zh-CN"/>
        </w:rPr>
      </w:pPr>
    </w:p>
    <w:p w14:paraId="484CED65" w14:textId="77777777" w:rsidR="008A08F7" w:rsidRPr="00570C00" w:rsidRDefault="008A08F7" w:rsidP="008A08F7">
      <w:pPr>
        <w:rPr>
          <w:highlight w:val="green"/>
        </w:rPr>
      </w:pPr>
      <w:r w:rsidRPr="00570C00">
        <w:rPr>
          <w:rFonts w:hint="eastAsia"/>
          <w:highlight w:val="green"/>
        </w:rPr>
        <w:t>Agreement</w:t>
      </w:r>
    </w:p>
    <w:p w14:paraId="4A3C0C64" w14:textId="77777777" w:rsidR="008A08F7" w:rsidRPr="00570C00" w:rsidRDefault="008A08F7" w:rsidP="008A08F7">
      <w:r w:rsidRPr="00570C00">
        <w:rPr>
          <w:rFonts w:hint="eastAsia"/>
        </w:rPr>
        <w:t xml:space="preserve">Adopt </w:t>
      </w:r>
      <w:r w:rsidRPr="00570C00">
        <w:t>the following TP#7-1 to TS38.214 Section 5.2.4a.</w:t>
      </w:r>
    </w:p>
    <w:tbl>
      <w:tblPr>
        <w:tblStyle w:val="TableGrid"/>
        <w:tblW w:w="0" w:type="auto"/>
        <w:tblInd w:w="85" w:type="dxa"/>
        <w:tblLook w:val="04A0" w:firstRow="1" w:lastRow="0" w:firstColumn="1" w:lastColumn="0" w:noHBand="0" w:noVBand="1"/>
      </w:tblPr>
      <w:tblGrid>
        <w:gridCol w:w="9877"/>
      </w:tblGrid>
      <w:tr w:rsidR="008A08F7" w14:paraId="5CB73670" w14:textId="77777777" w:rsidTr="00233CF5">
        <w:tc>
          <w:tcPr>
            <w:tcW w:w="9877" w:type="dxa"/>
          </w:tcPr>
          <w:p w14:paraId="25D065FF" w14:textId="77777777" w:rsidR="008A08F7" w:rsidRPr="00DF5CC0" w:rsidRDefault="008A08F7" w:rsidP="00A4246F">
            <w:r w:rsidRPr="00DF5CC0">
              <w:t>5.2.4a</w:t>
            </w:r>
            <w:r w:rsidRPr="00DF5CC0">
              <w:tab/>
              <w:t>CSI Reporting for LTM</w:t>
            </w:r>
          </w:p>
          <w:p w14:paraId="46E5AE98" w14:textId="77777777" w:rsidR="008A08F7" w:rsidRPr="00DF5CC0" w:rsidRDefault="008A08F7" w:rsidP="00233CF5">
            <w:pPr>
              <w:jc w:val="center"/>
              <w:rPr>
                <w:color w:val="FF0000"/>
                <w:sz w:val="16"/>
                <w:szCs w:val="16"/>
              </w:rPr>
            </w:pPr>
            <w:r w:rsidRPr="00DF5CC0">
              <w:rPr>
                <w:color w:val="FF0000"/>
                <w:sz w:val="16"/>
                <w:szCs w:val="16"/>
              </w:rPr>
              <w:t>&lt;omitted Text&gt;</w:t>
            </w:r>
          </w:p>
          <w:p w14:paraId="7467D794" w14:textId="77777777" w:rsidR="008A08F7" w:rsidRPr="00DF5CC0" w:rsidRDefault="008A08F7" w:rsidP="00233CF5">
            <w:pPr>
              <w:rPr>
                <w:color w:val="FF0000"/>
                <w:sz w:val="16"/>
                <w:szCs w:val="16"/>
              </w:rPr>
            </w:pPr>
            <w:r w:rsidRPr="00DF5CC0">
              <w:rPr>
                <w:rFonts w:eastAsia="SimSun"/>
                <w:color w:val="000000"/>
                <w:sz w:val="16"/>
                <w:szCs w:val="16"/>
              </w:rPr>
              <w:t xml:space="preserve">For RACH-less LTM cell switch [23, TS 38.300], the UE shall transmit the CSI report to the candidate cell using the first PUSCH corresponding to a dynamic grant or a configured grant [6, TS 38.213]. </w:t>
            </w:r>
          </w:p>
          <w:p w14:paraId="4EC64B37" w14:textId="77777777" w:rsidR="008A08F7" w:rsidRPr="00DF5CC0" w:rsidRDefault="008A08F7" w:rsidP="00233CF5">
            <w:pPr>
              <w:rPr>
                <w:color w:val="FF0000"/>
                <w:sz w:val="16"/>
                <w:szCs w:val="16"/>
              </w:rPr>
            </w:pPr>
            <w:r w:rsidRPr="00DF5CC0">
              <w:rPr>
                <w:rFonts w:eastAsia="SimSun"/>
                <w:color w:val="000000"/>
                <w:sz w:val="16"/>
                <w:szCs w:val="16"/>
              </w:rPr>
              <w:t xml:space="preserve">For RACH-based LTM cell switch using a contention-free random access procedure [23, TS 38.300], the UE shall transmit the CSI report to the candidate cell using the PUSCH scheduled by the RAR UL grant or MsgA PUSCH. </w:t>
            </w:r>
          </w:p>
          <w:p w14:paraId="28405FF6" w14:textId="77777777" w:rsidR="008A08F7" w:rsidRPr="00DF5CC0" w:rsidRDefault="008A08F7" w:rsidP="00233CF5">
            <w:pPr>
              <w:jc w:val="both"/>
              <w:rPr>
                <w:sz w:val="16"/>
                <w:szCs w:val="16"/>
              </w:rPr>
            </w:pPr>
            <w:r w:rsidRPr="00DF5CC0">
              <w:rPr>
                <w:rFonts w:eastAsia="SimSun"/>
                <w:color w:val="000000"/>
                <w:sz w:val="16"/>
                <w:szCs w:val="16"/>
              </w:rPr>
              <w:t xml:space="preserve">For RACH-based LTM cell switch using a contention-based random access procedure [23, TS 38.300], the UE shall transmit the CSI report to the candidate cell using the first PUSCH corresponding to a dynamic grant or a configured grant after the HARQ-ACK transmission corresponding to </w:t>
            </w:r>
            <w:r w:rsidRPr="00DF5CC0">
              <w:rPr>
                <w:rFonts w:eastAsia="SimSun"/>
                <w:strike/>
                <w:color w:val="FF0000"/>
                <w:sz w:val="16"/>
                <w:szCs w:val="16"/>
              </w:rPr>
              <w:t>Msg4 or</w:t>
            </w:r>
            <w:r w:rsidRPr="00DF5CC0">
              <w:rPr>
                <w:rFonts w:eastAsia="SimSun"/>
                <w:color w:val="FF0000"/>
                <w:sz w:val="16"/>
                <w:szCs w:val="16"/>
              </w:rPr>
              <w:t xml:space="preserve"> </w:t>
            </w:r>
            <w:r w:rsidRPr="00DF5CC0">
              <w:rPr>
                <w:rFonts w:eastAsia="SimSun"/>
                <w:color w:val="000000"/>
                <w:sz w:val="16"/>
                <w:szCs w:val="16"/>
              </w:rPr>
              <w:t xml:space="preserve">MsgB, </w:t>
            </w:r>
            <w:r w:rsidRPr="00DF5CC0">
              <w:rPr>
                <w:rFonts w:eastAsia="SimSun"/>
                <w:color w:val="FF0000"/>
                <w:sz w:val="16"/>
                <w:szCs w:val="16"/>
              </w:rPr>
              <w:t>or the first PUSCH scheduled by a PDCCH transmission addressed to the C-RNTI, received in response to Msg3</w:t>
            </w:r>
            <w:r w:rsidRPr="00DF5CC0">
              <w:rPr>
                <w:sz w:val="16"/>
                <w:szCs w:val="16"/>
              </w:rPr>
              <w:t>.</w:t>
            </w:r>
          </w:p>
          <w:p w14:paraId="48AE382F" w14:textId="77777777" w:rsidR="008A08F7" w:rsidRDefault="008A08F7" w:rsidP="00233CF5">
            <w:pPr>
              <w:ind w:left="284"/>
              <w:jc w:val="center"/>
              <w:rPr>
                <w:color w:val="FF0000"/>
              </w:rPr>
            </w:pPr>
            <w:r w:rsidRPr="00DF5CC0">
              <w:rPr>
                <w:color w:val="FF0000"/>
                <w:sz w:val="16"/>
                <w:szCs w:val="16"/>
              </w:rPr>
              <w:t>&lt;omitted Text&gt;</w:t>
            </w:r>
          </w:p>
          <w:p w14:paraId="5EAE386A" w14:textId="77777777" w:rsidR="008A08F7" w:rsidRDefault="008A08F7" w:rsidP="00233CF5">
            <w:pPr>
              <w:rPr>
                <w:rFonts w:ascii="Arial" w:eastAsia="SimSun" w:hAnsi="Arial"/>
              </w:rPr>
            </w:pPr>
          </w:p>
        </w:tc>
      </w:tr>
    </w:tbl>
    <w:p w14:paraId="36267001" w14:textId="77777777" w:rsidR="008A08F7" w:rsidRDefault="008A08F7" w:rsidP="001A0567">
      <w:pPr>
        <w:rPr>
          <w:rFonts w:eastAsia="DengXian"/>
          <w:lang w:eastAsia="zh-CN"/>
        </w:rPr>
      </w:pPr>
    </w:p>
    <w:p w14:paraId="7BA3B598" w14:textId="77777777" w:rsidR="008A08F7" w:rsidRPr="00EE050D" w:rsidRDefault="008A08F7" w:rsidP="008A08F7">
      <w:pPr>
        <w:rPr>
          <w:highlight w:val="green"/>
        </w:rPr>
      </w:pPr>
      <w:r w:rsidRPr="00EE050D">
        <w:rPr>
          <w:rFonts w:hint="eastAsia"/>
          <w:highlight w:val="green"/>
        </w:rPr>
        <w:t>Agreement</w:t>
      </w:r>
    </w:p>
    <w:p w14:paraId="527A8340" w14:textId="77777777" w:rsidR="008A08F7" w:rsidRPr="00EE050D" w:rsidRDefault="008A08F7" w:rsidP="008A08F7">
      <w:pPr>
        <w:pStyle w:val="ListParagraph"/>
        <w:numPr>
          <w:ilvl w:val="0"/>
          <w:numId w:val="156"/>
        </w:numPr>
        <w:overflowPunct/>
        <w:autoSpaceDE/>
        <w:autoSpaceDN/>
        <w:adjustRightInd/>
        <w:spacing w:after="0"/>
        <w:textAlignment w:val="auto"/>
        <w:rPr>
          <w:rFonts w:eastAsia="Times New Roman"/>
          <w:lang w:eastAsia="en-US"/>
        </w:rPr>
      </w:pPr>
      <w:r w:rsidRPr="00EE050D">
        <w:rPr>
          <w:rFonts w:eastAsia="Times New Roman"/>
          <w:lang w:eastAsia="en-US"/>
        </w:rPr>
        <w:t>A</w:t>
      </w:r>
      <w:r w:rsidRPr="00EE050D">
        <w:rPr>
          <w:rFonts w:eastAsia="Times New Roman" w:hint="eastAsia"/>
          <w:lang w:eastAsia="en-US"/>
        </w:rPr>
        <w:t>f</w:t>
      </w:r>
      <w:r w:rsidRPr="00EE050D">
        <w:rPr>
          <w:rFonts w:eastAsia="Times New Roman"/>
          <w:lang w:eastAsia="en-US"/>
        </w:rPr>
        <w:t xml:space="preserve">ter RACH-based CLTM is performed, all activated candidate TCI states are deactivated.  </w:t>
      </w:r>
    </w:p>
    <w:p w14:paraId="410A11FB" w14:textId="77777777" w:rsidR="008A08F7" w:rsidRPr="00EE050D" w:rsidRDefault="008A08F7" w:rsidP="00DF5CC0">
      <w:pPr>
        <w:rPr>
          <w:rFonts w:eastAsia="DengXian"/>
          <w:lang w:eastAsia="zh-CN"/>
        </w:rPr>
      </w:pPr>
    </w:p>
    <w:p w14:paraId="3A609AF5" w14:textId="77777777" w:rsidR="008A08F7" w:rsidRPr="003E1F62" w:rsidRDefault="008A08F7" w:rsidP="008A08F7">
      <w:pPr>
        <w:rPr>
          <w:highlight w:val="green"/>
        </w:rPr>
      </w:pPr>
      <w:r w:rsidRPr="003E1F62">
        <w:rPr>
          <w:rFonts w:hint="eastAsia"/>
          <w:highlight w:val="green"/>
        </w:rPr>
        <w:t>Agreement</w:t>
      </w:r>
    </w:p>
    <w:p w14:paraId="27257B80" w14:textId="77777777" w:rsidR="008A08F7" w:rsidRPr="003E1F62" w:rsidRDefault="008A08F7" w:rsidP="008A08F7">
      <w:r w:rsidRPr="003E1F62">
        <w:t>For C-LTM, after the LTM cell switch is triggered,</w:t>
      </w:r>
    </w:p>
    <w:p w14:paraId="63FFB6D0" w14:textId="77777777" w:rsidR="008A08F7" w:rsidRPr="003E1F62" w:rsidRDefault="008A08F7" w:rsidP="008A08F7">
      <w:pPr>
        <w:pStyle w:val="ListParagraph"/>
        <w:numPr>
          <w:ilvl w:val="0"/>
          <w:numId w:val="159"/>
        </w:numPr>
        <w:overflowPunct/>
        <w:autoSpaceDE/>
        <w:autoSpaceDN/>
        <w:adjustRightInd/>
        <w:textAlignment w:val="auto"/>
        <w:rPr>
          <w:rFonts w:eastAsia="Times New Roman"/>
          <w:lang w:eastAsia="en-US"/>
        </w:rPr>
      </w:pPr>
      <w:r w:rsidRPr="003E1F62">
        <w:rPr>
          <w:rFonts w:eastAsia="Times New Roman"/>
          <w:lang w:eastAsia="en-US"/>
        </w:rPr>
        <w:t>For RACH-less LTM, the UE determines an indicated TCI state in CandidateTCI-State or CandidateTCI-UL-State whose QCL RS has the same value as the RS signaled from higher layer to lower layer that meets the C-LTM execution condition.</w:t>
      </w:r>
    </w:p>
    <w:p w14:paraId="6415372E" w14:textId="77777777" w:rsidR="008A08F7" w:rsidRPr="003E1F62" w:rsidRDefault="008A08F7" w:rsidP="008A08F7">
      <w:pPr>
        <w:pStyle w:val="ListParagraph"/>
        <w:numPr>
          <w:ilvl w:val="0"/>
          <w:numId w:val="159"/>
        </w:numPr>
        <w:overflowPunct/>
        <w:autoSpaceDE/>
        <w:autoSpaceDN/>
        <w:adjustRightInd/>
        <w:spacing w:after="0"/>
        <w:textAlignment w:val="auto"/>
        <w:rPr>
          <w:rFonts w:eastAsia="Times New Roman"/>
          <w:lang w:eastAsia="en-US"/>
        </w:rPr>
      </w:pPr>
      <w:r w:rsidRPr="003E1F62">
        <w:rPr>
          <w:rFonts w:eastAsia="Times New Roman"/>
          <w:lang w:eastAsia="en-US"/>
        </w:rPr>
        <w:t xml:space="preserve">Upon RACH-less CLTM procedure being triggered, activated Candidate TCI state(s), other than the indicated TCI state, should be deactivated. </w:t>
      </w:r>
    </w:p>
    <w:p w14:paraId="1CF2D5F3" w14:textId="77777777" w:rsidR="008A08F7" w:rsidRPr="003E1F62" w:rsidRDefault="008A08F7" w:rsidP="00DF5CC0">
      <w:pPr>
        <w:rPr>
          <w:rFonts w:eastAsia="DengXian"/>
          <w:lang w:eastAsia="zh-CN"/>
        </w:rPr>
      </w:pPr>
    </w:p>
    <w:p w14:paraId="2B0696E2" w14:textId="77777777" w:rsidR="008A08F7" w:rsidRPr="00137B08" w:rsidRDefault="008A08F7" w:rsidP="008A08F7">
      <w:pPr>
        <w:rPr>
          <w:highlight w:val="green"/>
        </w:rPr>
      </w:pPr>
      <w:r w:rsidRPr="00137B08">
        <w:rPr>
          <w:rFonts w:hint="eastAsia"/>
          <w:highlight w:val="green"/>
        </w:rPr>
        <w:t>Agreement</w:t>
      </w:r>
    </w:p>
    <w:p w14:paraId="36D71A25" w14:textId="77777777" w:rsidR="008A08F7" w:rsidRPr="00137B08" w:rsidRDefault="008A08F7" w:rsidP="008A08F7">
      <w:pPr>
        <w:pStyle w:val="ListParagraph"/>
        <w:numPr>
          <w:ilvl w:val="0"/>
          <w:numId w:val="160"/>
        </w:numPr>
        <w:overflowPunct/>
        <w:autoSpaceDE/>
        <w:autoSpaceDN/>
        <w:adjustRightInd/>
        <w:spacing w:after="0"/>
        <w:textAlignment w:val="auto"/>
        <w:rPr>
          <w:rFonts w:eastAsia="Times New Roman"/>
          <w:lang w:eastAsia="en-US"/>
        </w:rPr>
      </w:pPr>
      <w:r w:rsidRPr="00137B08">
        <w:rPr>
          <w:rFonts w:eastAsia="Times New Roman" w:hint="eastAsia"/>
          <w:lang w:eastAsia="en-US"/>
        </w:rPr>
        <w:t xml:space="preserve">Draft LS </w:t>
      </w:r>
      <w:r w:rsidRPr="00137B08">
        <w:rPr>
          <w:rFonts w:eastAsia="Times New Roman"/>
          <w:lang w:eastAsia="en-US"/>
        </w:rPr>
        <w:t>R1-2507925</w:t>
      </w:r>
      <w:r w:rsidRPr="00137B08">
        <w:rPr>
          <w:rFonts w:eastAsia="Times New Roman" w:hint="eastAsia"/>
          <w:lang w:eastAsia="en-US"/>
        </w:rPr>
        <w:t xml:space="preserve"> is endorsed in principle.</w:t>
      </w:r>
    </w:p>
    <w:p w14:paraId="7512C033" w14:textId="77777777" w:rsidR="008A08F7" w:rsidRPr="00137B08" w:rsidRDefault="008A08F7" w:rsidP="008A08F7">
      <w:pPr>
        <w:pStyle w:val="ListParagraph"/>
        <w:numPr>
          <w:ilvl w:val="0"/>
          <w:numId w:val="160"/>
        </w:numPr>
        <w:overflowPunct/>
        <w:autoSpaceDE/>
        <w:autoSpaceDN/>
        <w:adjustRightInd/>
        <w:spacing w:after="0"/>
        <w:textAlignment w:val="auto"/>
        <w:rPr>
          <w:rFonts w:eastAsia="Times New Roman"/>
          <w:lang w:eastAsia="en-US"/>
        </w:rPr>
      </w:pPr>
      <w:r w:rsidRPr="00137B08">
        <w:rPr>
          <w:rFonts w:eastAsia="Times New Roman" w:hint="eastAsia"/>
          <w:lang w:eastAsia="en-US"/>
        </w:rPr>
        <w:t xml:space="preserve">Adopt the </w:t>
      </w:r>
      <w:r w:rsidRPr="00137B08">
        <w:rPr>
          <w:rFonts w:eastAsia="Times New Roman"/>
          <w:lang w:eastAsia="en-US"/>
        </w:rPr>
        <w:t>following TP for TS38.214 Section 5.2.4a and TS 38.212</w:t>
      </w:r>
      <w:r>
        <w:rPr>
          <w:rFonts w:eastAsiaTheme="minorEastAsia" w:hint="eastAsia"/>
          <w:lang w:eastAsia="zh-CN"/>
        </w:rPr>
        <w:t>, s</w:t>
      </w:r>
      <w:r w:rsidRPr="00137B08">
        <w:rPr>
          <w:rFonts w:eastAsia="Times New Roman"/>
          <w:lang w:eastAsia="en-US"/>
        </w:rPr>
        <w:t>ection 6.3.1.2.1</w:t>
      </w:r>
    </w:p>
    <w:p w14:paraId="6B645EA8" w14:textId="77777777" w:rsidR="008A08F7" w:rsidRPr="00DF5CC0" w:rsidRDefault="008A08F7" w:rsidP="008A08F7">
      <w:pPr>
        <w:pStyle w:val="ListParagraph"/>
        <w:numPr>
          <w:ilvl w:val="0"/>
          <w:numId w:val="160"/>
        </w:numPr>
        <w:overflowPunct/>
        <w:autoSpaceDE/>
        <w:autoSpaceDN/>
        <w:adjustRightInd/>
        <w:spacing w:after="0"/>
        <w:textAlignment w:val="auto"/>
        <w:rPr>
          <w:rFonts w:eastAsia="Times New Roman"/>
          <w:lang w:eastAsia="en-US"/>
        </w:rPr>
      </w:pPr>
      <w:r w:rsidRPr="00137B08">
        <w:rPr>
          <w:rFonts w:eastAsia="Times New Roman" w:hint="eastAsia"/>
          <w:lang w:eastAsia="en-US"/>
        </w:rPr>
        <w:t>Note:</w:t>
      </w:r>
      <w:r>
        <w:rPr>
          <w:rFonts w:eastAsiaTheme="minorEastAsia" w:hint="eastAsia"/>
          <w:lang w:eastAsia="zh-CN"/>
        </w:rPr>
        <w:t xml:space="preserve"> No dedicated issue to support early CSI acquisition for L3 handover to be discussed in RAN1 before RAN#111.</w:t>
      </w:r>
    </w:p>
    <w:p w14:paraId="2726A132" w14:textId="77777777" w:rsidR="00DF5CC0" w:rsidRPr="00137B08" w:rsidRDefault="00DF5CC0" w:rsidP="00DF5CC0">
      <w:pPr>
        <w:rPr>
          <w:lang w:eastAsia="en-US"/>
        </w:rPr>
      </w:pPr>
    </w:p>
    <w:tbl>
      <w:tblPr>
        <w:tblStyle w:val="TableGrid"/>
        <w:tblW w:w="0" w:type="auto"/>
        <w:tblLook w:val="04A0" w:firstRow="1" w:lastRow="0" w:firstColumn="1" w:lastColumn="0" w:noHBand="0" w:noVBand="1"/>
      </w:tblPr>
      <w:tblGrid>
        <w:gridCol w:w="198"/>
        <w:gridCol w:w="9295"/>
      </w:tblGrid>
      <w:tr w:rsidR="008A08F7" w14:paraId="7AC2DA35" w14:textId="77777777" w:rsidTr="00A4246F">
        <w:trPr>
          <w:gridBefore w:val="1"/>
          <w:wBefore w:w="198" w:type="dxa"/>
        </w:trPr>
        <w:tc>
          <w:tcPr>
            <w:tcW w:w="9295" w:type="dxa"/>
          </w:tcPr>
          <w:p w14:paraId="0490563C" w14:textId="77777777" w:rsidR="008A08F7" w:rsidRPr="00DF5CC0" w:rsidRDefault="008A08F7" w:rsidP="004C1926">
            <w:bookmarkStart w:id="641" w:name="_Toc211860337"/>
            <w:bookmarkStart w:id="642" w:name="_Toc211860628"/>
            <w:r w:rsidRPr="00DF5CC0">
              <w:t>1. Overall Description</w:t>
            </w:r>
            <w:bookmarkEnd w:id="641"/>
            <w:bookmarkEnd w:id="642"/>
          </w:p>
          <w:p w14:paraId="3048F15F" w14:textId="77777777" w:rsidR="008A08F7" w:rsidRPr="00DF5CC0" w:rsidRDefault="008A08F7" w:rsidP="00233CF5">
            <w:pPr>
              <w:spacing w:beforeLines="100" w:before="240"/>
              <w:rPr>
                <w:rFonts w:ascii="Arial" w:eastAsia="DengXian" w:hAnsi="Arial" w:cs="Arial"/>
                <w:sz w:val="16"/>
                <w:szCs w:val="16"/>
              </w:rPr>
            </w:pPr>
            <w:r w:rsidRPr="00DF5CC0">
              <w:rPr>
                <w:rFonts w:ascii="Arial" w:hAnsi="Arial" w:cs="Arial"/>
                <w:color w:val="000000"/>
                <w:sz w:val="16"/>
                <w:szCs w:val="16"/>
              </w:rPr>
              <w:t xml:space="preserve">RAN1 thanks RAN2 for the </w:t>
            </w:r>
            <w:r w:rsidRPr="00DF5CC0">
              <w:rPr>
                <w:rFonts w:ascii="Arial" w:hAnsi="Arial" w:cs="Arial" w:hint="eastAsia"/>
                <w:color w:val="000000"/>
                <w:sz w:val="16"/>
                <w:szCs w:val="16"/>
              </w:rPr>
              <w:t xml:space="preserve">LS </w:t>
            </w:r>
            <w:r w:rsidRPr="00DF5CC0">
              <w:rPr>
                <w:rFonts w:ascii="Arial" w:eastAsia="Calibri Light" w:hAnsi="Arial" w:cs="Arial"/>
                <w:bCs/>
                <w:sz w:val="16"/>
                <w:szCs w:val="16"/>
                <w:lang w:eastAsia="ja-JP"/>
              </w:rPr>
              <w:t>R1-2506717 (R2-250</w:t>
            </w:r>
            <w:r w:rsidRPr="00DF5CC0">
              <w:rPr>
                <w:rFonts w:ascii="Arial" w:eastAsiaTheme="minorEastAsia" w:hAnsi="Arial" w:cs="Arial" w:hint="eastAsia"/>
                <w:bCs/>
                <w:sz w:val="16"/>
                <w:szCs w:val="16"/>
              </w:rPr>
              <w:t>6504</w:t>
            </w:r>
            <w:r w:rsidRPr="00DF5CC0">
              <w:rPr>
                <w:rFonts w:ascii="Arial" w:eastAsia="Calibri Light" w:hAnsi="Arial" w:cs="Arial"/>
                <w:bCs/>
                <w:sz w:val="16"/>
                <w:szCs w:val="16"/>
                <w:lang w:eastAsia="ja-JP"/>
              </w:rPr>
              <w:t>)</w:t>
            </w:r>
            <w:r w:rsidRPr="00DF5CC0">
              <w:rPr>
                <w:rFonts w:ascii="Arial" w:hAnsi="Arial" w:cs="Arial" w:hint="eastAsia"/>
                <w:color w:val="000000"/>
                <w:sz w:val="16"/>
                <w:szCs w:val="16"/>
              </w:rPr>
              <w:t xml:space="preserve"> </w:t>
            </w:r>
            <w:r w:rsidRPr="00DF5CC0">
              <w:rPr>
                <w:rFonts w:ascii="Arial" w:hAnsi="Arial" w:cs="Arial"/>
                <w:color w:val="000000"/>
                <w:sz w:val="16"/>
                <w:szCs w:val="16"/>
              </w:rPr>
              <w:t xml:space="preserve">on </w:t>
            </w:r>
            <w:r w:rsidRPr="00DF5CC0">
              <w:rPr>
                <w:rFonts w:ascii="Arial" w:hAnsi="Arial" w:cs="Arial" w:hint="eastAsia"/>
                <w:color w:val="000000"/>
                <w:sz w:val="16"/>
                <w:szCs w:val="16"/>
              </w:rPr>
              <w:t xml:space="preserve">early CSI </w:t>
            </w:r>
            <w:r w:rsidRPr="00DF5CC0">
              <w:rPr>
                <w:rFonts w:ascii="Arial" w:hAnsi="Arial" w:cs="Arial"/>
                <w:color w:val="000000"/>
                <w:sz w:val="16"/>
                <w:szCs w:val="16"/>
              </w:rPr>
              <w:t>acquisition</w:t>
            </w:r>
            <w:r w:rsidRPr="00DF5CC0">
              <w:rPr>
                <w:rFonts w:ascii="Arial" w:hAnsi="Arial" w:cs="Arial" w:hint="eastAsia"/>
                <w:color w:val="000000"/>
                <w:sz w:val="16"/>
                <w:szCs w:val="16"/>
              </w:rPr>
              <w:t xml:space="preserve"> for L3 handover. </w:t>
            </w:r>
          </w:p>
          <w:p w14:paraId="79609E7A" w14:textId="77777777" w:rsidR="008A08F7" w:rsidRPr="00DF5CC0" w:rsidRDefault="008A08F7" w:rsidP="00233CF5">
            <w:pPr>
              <w:spacing w:beforeLines="100" w:before="240"/>
              <w:rPr>
                <w:rFonts w:ascii="Arial" w:hAnsi="Arial" w:cs="Arial"/>
                <w:color w:val="000000"/>
                <w:sz w:val="16"/>
                <w:szCs w:val="16"/>
              </w:rPr>
            </w:pPr>
            <w:r w:rsidRPr="00DF5CC0">
              <w:rPr>
                <w:rFonts w:ascii="Arial" w:hAnsi="Arial" w:cs="Arial" w:hint="eastAsia"/>
                <w:color w:val="000000"/>
                <w:sz w:val="16"/>
                <w:szCs w:val="16"/>
              </w:rPr>
              <w:t xml:space="preserve">From RAN1 perspective, there is no problem to support early CSI </w:t>
            </w:r>
            <w:r w:rsidRPr="00DF5CC0">
              <w:rPr>
                <w:rFonts w:ascii="Arial" w:hAnsi="Arial" w:cs="Arial"/>
                <w:color w:val="000000"/>
                <w:sz w:val="16"/>
                <w:szCs w:val="16"/>
              </w:rPr>
              <w:t>acquisition</w:t>
            </w:r>
            <w:r w:rsidRPr="00DF5CC0">
              <w:rPr>
                <w:rFonts w:ascii="Arial" w:hAnsi="Arial" w:cs="Arial" w:hint="eastAsia"/>
                <w:color w:val="000000"/>
                <w:sz w:val="16"/>
                <w:szCs w:val="16"/>
              </w:rPr>
              <w:t xml:space="preserve"> for L3 </w:t>
            </w:r>
            <w:r w:rsidRPr="00DF5CC0">
              <w:rPr>
                <w:rFonts w:ascii="Arial" w:hAnsi="Arial" w:cs="Arial"/>
                <w:color w:val="000000"/>
                <w:sz w:val="16"/>
                <w:szCs w:val="16"/>
              </w:rPr>
              <w:t>by re-using the early CSI acquisition framework for LTM</w:t>
            </w:r>
            <w:r w:rsidRPr="00DF5CC0">
              <w:rPr>
                <w:rFonts w:ascii="Arial" w:hAnsi="Arial" w:cs="Arial" w:hint="eastAsia"/>
                <w:color w:val="000000"/>
                <w:sz w:val="16"/>
                <w:szCs w:val="16"/>
              </w:rPr>
              <w:t xml:space="preserve">. </w:t>
            </w:r>
          </w:p>
          <w:p w14:paraId="0AACADC7" w14:textId="77777777" w:rsidR="008A08F7" w:rsidRPr="00DF5CC0" w:rsidRDefault="008A08F7" w:rsidP="00233CF5">
            <w:pPr>
              <w:spacing w:beforeLines="100" w:before="240"/>
              <w:rPr>
                <w:rFonts w:ascii="Arial" w:hAnsi="Arial" w:cs="Arial"/>
                <w:color w:val="000000"/>
                <w:sz w:val="16"/>
                <w:szCs w:val="16"/>
              </w:rPr>
            </w:pPr>
            <w:r w:rsidRPr="00DF5CC0">
              <w:rPr>
                <w:rFonts w:ascii="Arial" w:hAnsi="Arial" w:cs="Arial" w:hint="eastAsia"/>
                <w:color w:val="000000"/>
                <w:sz w:val="16"/>
                <w:szCs w:val="16"/>
              </w:rPr>
              <w:t>On the configuration of channel measurement and interference measurement resources in RAN2 RRC CR</w:t>
            </w:r>
            <w:r w:rsidRPr="00DF5CC0">
              <w:rPr>
                <w:rFonts w:ascii="Arial" w:hAnsi="Arial" w:cs="Arial"/>
                <w:color w:val="000000"/>
                <w:sz w:val="16"/>
                <w:szCs w:val="16"/>
              </w:rPr>
              <w:t xml:space="preserve"> </w:t>
            </w:r>
            <w:r w:rsidRPr="00DF5CC0">
              <w:rPr>
                <w:rFonts w:ascii="Arial" w:hAnsi="Arial" w:cs="Arial" w:hint="eastAsia"/>
                <w:color w:val="000000"/>
                <w:sz w:val="16"/>
                <w:szCs w:val="16"/>
              </w:rPr>
              <w:t>(</w:t>
            </w:r>
            <w:r w:rsidRPr="00DF5CC0">
              <w:rPr>
                <w:rFonts w:ascii="Arial" w:hAnsi="Arial" w:cs="Arial"/>
                <w:color w:val="000000"/>
                <w:sz w:val="16"/>
                <w:szCs w:val="16"/>
              </w:rPr>
              <w:t>R2-2506450</w:t>
            </w:r>
            <w:r w:rsidRPr="00DF5CC0">
              <w:rPr>
                <w:rFonts w:ascii="Arial" w:hAnsi="Arial" w:cs="Arial" w:hint="eastAsia"/>
                <w:color w:val="000000"/>
                <w:sz w:val="16"/>
                <w:szCs w:val="16"/>
              </w:rPr>
              <w:t xml:space="preserve">), RAN1 suggest to directly use NZP CSI RS resource set and CSI-IM resource set and suggest the following changes on </w:t>
            </w:r>
            <w:r w:rsidRPr="00DF5CC0">
              <w:rPr>
                <w:rFonts w:ascii="Arial" w:hAnsi="Arial" w:cs="Arial"/>
                <w:i/>
                <w:iCs/>
                <w:color w:val="000000"/>
                <w:sz w:val="16"/>
                <w:szCs w:val="16"/>
              </w:rPr>
              <w:t>EarlyCSI-Acquisition-r19</w:t>
            </w:r>
            <w:r w:rsidRPr="00DF5CC0">
              <w:rPr>
                <w:rFonts w:ascii="Arial" w:hAnsi="Arial" w:cs="Arial" w:hint="eastAsia"/>
                <w:color w:val="000000"/>
                <w:sz w:val="16"/>
                <w:szCs w:val="16"/>
              </w:rPr>
              <w:t>.</w:t>
            </w:r>
          </w:p>
          <w:p w14:paraId="1D935DB9"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EarlyCSI-Acquisition-r19 ::=       SEQUENCE {</w:t>
            </w:r>
          </w:p>
          <w:p w14:paraId="397F3F0D"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 xml:space="preserve">    early-NZP-CSI-RS-Resource</w:t>
            </w:r>
            <w:ins w:id="643" w:author="Huawei, HiSilicon" w:date="2025-09-28T15:11:00Z">
              <w:r w:rsidRPr="00DF5CC0">
                <w:rPr>
                  <w:rFonts w:ascii="Courier New" w:eastAsiaTheme="minorEastAsia" w:hAnsi="Courier New" w:hint="eastAsia"/>
                  <w:sz w:val="16"/>
                  <w:szCs w:val="16"/>
                </w:rPr>
                <w:t>Set</w:t>
              </w:r>
            </w:ins>
            <w:r w:rsidRPr="00DF5CC0">
              <w:rPr>
                <w:rFonts w:ascii="Courier New" w:hAnsi="Courier New"/>
                <w:sz w:val="16"/>
                <w:szCs w:val="16"/>
              </w:rPr>
              <w:t>-r19</w:t>
            </w:r>
            <w:r w:rsidRPr="00DF5CC0">
              <w:rPr>
                <w:rFonts w:ascii="Courier New" w:hAnsi="Courier New"/>
                <w:sz w:val="16"/>
                <w:szCs w:val="16"/>
              </w:rPr>
              <w:tab/>
              <w:t>NZP-CSI-RS-Resource</w:t>
            </w:r>
            <w:ins w:id="644" w:author="Huawei, HiSilicon" w:date="2025-09-28T15:11:00Z">
              <w:r w:rsidRPr="00DF5CC0">
                <w:rPr>
                  <w:rFonts w:ascii="Courier New" w:eastAsiaTheme="minorEastAsia" w:hAnsi="Courier New" w:hint="eastAsia"/>
                  <w:sz w:val="16"/>
                  <w:szCs w:val="16"/>
                </w:rPr>
                <w:t>Set</w:t>
              </w:r>
            </w:ins>
            <w:r w:rsidRPr="00DF5CC0">
              <w:rPr>
                <w:rFonts w:ascii="Courier New" w:hAnsi="Courier New"/>
                <w:sz w:val="16"/>
                <w:szCs w:val="16"/>
              </w:rPr>
              <w:t>Id,</w:t>
            </w:r>
          </w:p>
          <w:p w14:paraId="61A29C14"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 xml:space="preserve">    early-CSI-IM-Resource</w:t>
            </w:r>
            <w:ins w:id="645" w:author="Huawei, HiSilicon" w:date="2025-09-28T15:11:00Z">
              <w:r w:rsidRPr="00DF5CC0">
                <w:rPr>
                  <w:rFonts w:ascii="Courier New" w:eastAsiaTheme="minorEastAsia" w:hAnsi="Courier New" w:hint="eastAsia"/>
                  <w:sz w:val="16"/>
                  <w:szCs w:val="16"/>
                </w:rPr>
                <w:t>Set</w:t>
              </w:r>
            </w:ins>
            <w:r w:rsidRPr="00DF5CC0">
              <w:rPr>
                <w:rFonts w:ascii="Courier New" w:hAnsi="Courier New"/>
                <w:sz w:val="16"/>
                <w:szCs w:val="16"/>
              </w:rPr>
              <w:t>-r19        CSI-IM-Resource</w:t>
            </w:r>
            <w:ins w:id="646" w:author="Huawei, HiSilicon" w:date="2025-09-28T15:11:00Z">
              <w:r w:rsidRPr="00DF5CC0">
                <w:rPr>
                  <w:rFonts w:ascii="Courier New" w:eastAsiaTheme="minorEastAsia" w:hAnsi="Courier New" w:hint="eastAsia"/>
                  <w:sz w:val="16"/>
                  <w:szCs w:val="16"/>
                </w:rPr>
                <w:t>Set</w:t>
              </w:r>
            </w:ins>
            <w:r w:rsidRPr="00DF5CC0">
              <w:rPr>
                <w:rFonts w:ascii="Courier New" w:hAnsi="Courier New"/>
                <w:sz w:val="16"/>
                <w:szCs w:val="16"/>
              </w:rPr>
              <w:t>Id                       OPTIONAL, -- Need R</w:t>
            </w:r>
          </w:p>
          <w:p w14:paraId="364A9A9C"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 xml:space="preserve">    reportQuantity-r19                  ENUMERATED {cri-RI-PMI-CQI, spare},</w:t>
            </w:r>
          </w:p>
          <w:p w14:paraId="671A295D"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 xml:space="preserve">    cqi-Table-r19</w:t>
            </w:r>
            <w:r w:rsidRPr="00DF5CC0">
              <w:rPr>
                <w:rFonts w:ascii="Courier New" w:hAnsi="Courier New"/>
                <w:sz w:val="16"/>
                <w:szCs w:val="16"/>
              </w:rPr>
              <w:tab/>
            </w:r>
            <w:r w:rsidRPr="00DF5CC0">
              <w:rPr>
                <w:rFonts w:ascii="Courier New" w:hAnsi="Courier New"/>
                <w:sz w:val="16"/>
                <w:szCs w:val="16"/>
              </w:rPr>
              <w:tab/>
            </w:r>
            <w:r w:rsidRPr="00DF5CC0">
              <w:rPr>
                <w:rFonts w:ascii="Courier New" w:hAnsi="Courier New"/>
                <w:sz w:val="16"/>
                <w:szCs w:val="16"/>
              </w:rPr>
              <w:tab/>
            </w:r>
            <w:r w:rsidRPr="00DF5CC0">
              <w:rPr>
                <w:rFonts w:ascii="Courier New" w:hAnsi="Courier New"/>
                <w:sz w:val="16"/>
                <w:szCs w:val="16"/>
              </w:rPr>
              <w:tab/>
            </w:r>
            <w:r w:rsidRPr="00DF5CC0">
              <w:rPr>
                <w:rFonts w:ascii="Courier New" w:hAnsi="Courier New"/>
                <w:sz w:val="16"/>
                <w:szCs w:val="16"/>
              </w:rPr>
              <w:tab/>
            </w:r>
            <w:r w:rsidRPr="00DF5CC0">
              <w:rPr>
                <w:rFonts w:ascii="Courier New" w:hAnsi="Courier New"/>
                <w:sz w:val="16"/>
                <w:szCs w:val="16"/>
              </w:rPr>
              <w:tab/>
              <w:t>ENUMERATED {table1, table2, table3, table4-r17},</w:t>
            </w:r>
          </w:p>
          <w:p w14:paraId="71B1B4B1"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 xml:space="preserve">    codebookConfig-EarlyCSI-r19</w:t>
            </w:r>
            <w:r w:rsidRPr="00DF5CC0">
              <w:rPr>
                <w:rFonts w:ascii="Courier New" w:hAnsi="Courier New"/>
                <w:sz w:val="16"/>
                <w:szCs w:val="16"/>
              </w:rPr>
              <w:tab/>
            </w:r>
            <w:r w:rsidRPr="00DF5CC0">
              <w:rPr>
                <w:rFonts w:ascii="Courier New" w:hAnsi="Courier New"/>
                <w:sz w:val="16"/>
                <w:szCs w:val="16"/>
              </w:rPr>
              <w:tab/>
              <w:t xml:space="preserve">    CodeBookConfig-EarlyCSI-r19</w:t>
            </w:r>
          </w:p>
          <w:p w14:paraId="496DD752" w14:textId="77777777" w:rsidR="008A08F7" w:rsidRPr="00DF5CC0" w:rsidRDefault="008A08F7" w:rsidP="00233C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Courier New" w:hAnsi="Courier New"/>
                <w:sz w:val="16"/>
                <w:szCs w:val="16"/>
              </w:rPr>
            </w:pPr>
            <w:r w:rsidRPr="00DF5CC0">
              <w:rPr>
                <w:rFonts w:ascii="Courier New" w:hAnsi="Courier New"/>
                <w:sz w:val="16"/>
                <w:szCs w:val="16"/>
              </w:rPr>
              <w:t>}</w:t>
            </w:r>
          </w:p>
          <w:p w14:paraId="15EA49B8" w14:textId="77777777" w:rsidR="008A08F7" w:rsidRPr="00057CFA" w:rsidRDefault="008A08F7" w:rsidP="00233CF5">
            <w:pPr>
              <w:rPr>
                <w:sz w:val="16"/>
                <w:szCs w:val="16"/>
              </w:rPr>
            </w:pPr>
          </w:p>
          <w:p w14:paraId="581AE505" w14:textId="77777777" w:rsidR="008A08F7" w:rsidRPr="004C1926" w:rsidRDefault="008A08F7" w:rsidP="004C1926">
            <w:pPr>
              <w:rPr>
                <w:sz w:val="18"/>
                <w:szCs w:val="18"/>
              </w:rPr>
            </w:pPr>
            <w:bookmarkStart w:id="647" w:name="_Toc211860338"/>
            <w:bookmarkStart w:id="648" w:name="_Toc211860629"/>
            <w:r w:rsidRPr="004C1926">
              <w:rPr>
                <w:sz w:val="18"/>
                <w:szCs w:val="18"/>
              </w:rPr>
              <w:t>2. Actions</w:t>
            </w:r>
            <w:bookmarkEnd w:id="647"/>
            <w:bookmarkEnd w:id="648"/>
          </w:p>
          <w:p w14:paraId="1AD0CE1B" w14:textId="77777777" w:rsidR="008A08F7" w:rsidRPr="004C1926" w:rsidRDefault="008A08F7" w:rsidP="004C1926">
            <w:pPr>
              <w:rPr>
                <w:bCs/>
                <w:sz w:val="18"/>
                <w:szCs w:val="18"/>
              </w:rPr>
            </w:pPr>
            <w:r w:rsidRPr="004C1926">
              <w:rPr>
                <w:bCs/>
                <w:sz w:val="18"/>
                <w:szCs w:val="18"/>
              </w:rPr>
              <w:t>To RAN</w:t>
            </w:r>
            <w:r w:rsidRPr="004C1926">
              <w:rPr>
                <w:rFonts w:hint="eastAsia"/>
                <w:bCs/>
                <w:sz w:val="18"/>
                <w:szCs w:val="18"/>
              </w:rPr>
              <w:t>2</w:t>
            </w:r>
          </w:p>
          <w:p w14:paraId="5560B9C0" w14:textId="41B1A3DD" w:rsidR="008A08F7" w:rsidRDefault="008A08F7" w:rsidP="00A4246F">
            <w:pPr>
              <w:rPr>
                <w:rFonts w:ascii="Arial" w:eastAsiaTheme="minorEastAsia" w:hAnsi="Arial" w:cs="Arial"/>
                <w:lang w:eastAsia="zh-TW"/>
              </w:rPr>
            </w:pPr>
            <w:r w:rsidRPr="004C1926">
              <w:rPr>
                <w:sz w:val="18"/>
                <w:szCs w:val="18"/>
              </w:rPr>
              <w:t xml:space="preserve">ACTION: </w:t>
            </w:r>
            <w:r w:rsidRPr="004C1926">
              <w:rPr>
                <w:rFonts w:eastAsia="DengXian"/>
                <w:sz w:val="18"/>
                <w:szCs w:val="18"/>
              </w:rPr>
              <w:t>RAN</w:t>
            </w:r>
            <w:r w:rsidRPr="004C1926">
              <w:rPr>
                <w:rFonts w:eastAsia="DengXian" w:hint="eastAsia"/>
                <w:sz w:val="18"/>
                <w:szCs w:val="18"/>
              </w:rPr>
              <w:t>1</w:t>
            </w:r>
            <w:r w:rsidRPr="004C1926">
              <w:rPr>
                <w:rFonts w:eastAsia="DengXian"/>
                <w:sz w:val="18"/>
                <w:szCs w:val="18"/>
              </w:rPr>
              <w:t xml:space="preserve"> respectfully asks RAN</w:t>
            </w:r>
            <w:r w:rsidRPr="004C1926">
              <w:rPr>
                <w:rFonts w:eastAsia="DengXian" w:hint="eastAsia"/>
                <w:sz w:val="18"/>
                <w:szCs w:val="18"/>
              </w:rPr>
              <w:t>2</w:t>
            </w:r>
            <w:r w:rsidRPr="004C1926">
              <w:rPr>
                <w:rFonts w:eastAsia="DengXian"/>
                <w:sz w:val="18"/>
                <w:szCs w:val="18"/>
              </w:rPr>
              <w:t xml:space="preserve"> to take the above information into account</w:t>
            </w:r>
            <w:r w:rsidRPr="004C1926">
              <w:rPr>
                <w:rFonts w:eastAsia="DengXian" w:hint="eastAsia"/>
                <w:sz w:val="18"/>
                <w:szCs w:val="18"/>
              </w:rPr>
              <w:t>.</w:t>
            </w:r>
          </w:p>
        </w:tc>
      </w:tr>
      <w:tr w:rsidR="008A08F7" w14:paraId="58E6DE11" w14:textId="77777777" w:rsidTr="00A4246F">
        <w:tc>
          <w:tcPr>
            <w:tcW w:w="9493" w:type="dxa"/>
            <w:gridSpan w:val="2"/>
          </w:tcPr>
          <w:p w14:paraId="35E4B9A1" w14:textId="77777777" w:rsidR="008A08F7" w:rsidRPr="00A4246F" w:rsidRDefault="008A08F7" w:rsidP="00A4246F">
            <w:pPr>
              <w:rPr>
                <w:rFonts w:eastAsia="SimSun"/>
                <w:b/>
                <w:sz w:val="16"/>
                <w:szCs w:val="16"/>
              </w:rPr>
            </w:pPr>
            <w:bookmarkStart w:id="649" w:name="_Toc211860339"/>
            <w:bookmarkStart w:id="650" w:name="_Toc211860630"/>
            <w:bookmarkStart w:id="651" w:name="_Toc211860849"/>
            <w:bookmarkStart w:id="652" w:name="_Toc211861070"/>
            <w:r w:rsidRPr="00A4246F">
              <w:rPr>
                <w:sz w:val="16"/>
                <w:szCs w:val="16"/>
              </w:rPr>
              <w:t>5.2.4a CSI Reporting for LTM</w:t>
            </w:r>
            <w:ins w:id="653" w:author="Huawei, HiSilicon" w:date="2025-09-18T17:34:00Z">
              <w:r w:rsidRPr="00A4246F">
                <w:rPr>
                  <w:rFonts w:eastAsia="SimSun"/>
                  <w:sz w:val="16"/>
                  <w:szCs w:val="16"/>
                </w:rPr>
                <w:t xml:space="preserve"> and </w:t>
              </w:r>
            </w:ins>
            <w:ins w:id="654" w:author="Huawei, HiSilicon" w:date="2025-09-28T10:19:00Z">
              <w:r w:rsidRPr="00A4246F">
                <w:rPr>
                  <w:rFonts w:eastAsia="SimSun"/>
                  <w:sz w:val="16"/>
                  <w:szCs w:val="16"/>
                </w:rPr>
                <w:t>h</w:t>
              </w:r>
            </w:ins>
            <w:ins w:id="655" w:author="Huawei, HiSilicon" w:date="2025-09-18T17:34:00Z">
              <w:r w:rsidRPr="00A4246F">
                <w:rPr>
                  <w:rFonts w:eastAsia="SimSun"/>
                  <w:sz w:val="16"/>
                  <w:szCs w:val="16"/>
                </w:rPr>
                <w:t>andover</w:t>
              </w:r>
            </w:ins>
            <w:bookmarkEnd w:id="649"/>
            <w:bookmarkEnd w:id="650"/>
            <w:bookmarkEnd w:id="651"/>
            <w:bookmarkEnd w:id="652"/>
          </w:p>
          <w:p w14:paraId="22B2218B" w14:textId="77777777" w:rsidR="008A08F7" w:rsidRPr="00DF5CC0" w:rsidRDefault="008A08F7" w:rsidP="00233CF5">
            <w:pPr>
              <w:rPr>
                <w:sz w:val="16"/>
                <w:szCs w:val="16"/>
              </w:rPr>
            </w:pPr>
            <w:r w:rsidRPr="00DF5CC0">
              <w:rPr>
                <w:sz w:val="16"/>
                <w:szCs w:val="16"/>
              </w:rPr>
              <w:t xml:space="preserve">A UE configured with </w:t>
            </w:r>
            <w:r w:rsidRPr="00DF5CC0">
              <w:rPr>
                <w:i/>
                <w:iCs/>
                <w:sz w:val="16"/>
                <w:szCs w:val="16"/>
              </w:rPr>
              <w:t>LTM-Config</w:t>
            </w:r>
            <w:r w:rsidRPr="00DF5CC0">
              <w:rPr>
                <w:sz w:val="16"/>
                <w:szCs w:val="16"/>
              </w:rPr>
              <w:t xml:space="preserve"> can be provided configurations for CSI acquisition, by up to one Reporting Setting, </w:t>
            </w:r>
            <w:r w:rsidRPr="00DF5CC0">
              <w:rPr>
                <w:i/>
                <w:iCs/>
                <w:color w:val="000000" w:themeColor="text1"/>
                <w:sz w:val="16"/>
                <w:szCs w:val="16"/>
              </w:rPr>
              <w:t>ltm-CSI-ReportConfig</w:t>
            </w:r>
            <w:r w:rsidRPr="00DF5CC0">
              <w:rPr>
                <w:sz w:val="16"/>
                <w:szCs w:val="16"/>
              </w:rPr>
              <w:t xml:space="preserve">, for a candidate cell. </w:t>
            </w:r>
            <w:ins w:id="656" w:author="Huawei, HiSilicon" w:date="2025-09-28T10:19:00Z">
              <w:r w:rsidRPr="00DF5CC0">
                <w:rPr>
                  <w:rFonts w:eastAsia="SimSun" w:hint="eastAsia"/>
                  <w:sz w:val="16"/>
                  <w:szCs w:val="16"/>
                </w:rPr>
                <w:t>A</w:t>
              </w:r>
            </w:ins>
            <w:ins w:id="657" w:author="Huawei, HiSilicon" w:date="2025-09-18T17:39:00Z">
              <w:r w:rsidRPr="00DF5CC0">
                <w:rPr>
                  <w:sz w:val="16"/>
                  <w:szCs w:val="16"/>
                </w:rPr>
                <w:t xml:space="preserve"> UE can be provided configuration for CSI acquisition, by one Reporting Setting, </w:t>
              </w:r>
            </w:ins>
            <w:ins w:id="658" w:author="Huawei, HiSilicon" w:date="2025-09-18T17:41:00Z">
              <w:r w:rsidRPr="00DF5CC0">
                <w:rPr>
                  <w:i/>
                  <w:iCs/>
                  <w:color w:val="000000" w:themeColor="text1"/>
                  <w:sz w:val="16"/>
                  <w:szCs w:val="16"/>
                </w:rPr>
                <w:t>earlyCSI-Acquisition</w:t>
              </w:r>
            </w:ins>
            <w:ins w:id="659" w:author="Huawei, HiSilicon" w:date="2025-09-18T17:39:00Z">
              <w:r w:rsidRPr="00DF5CC0">
                <w:rPr>
                  <w:sz w:val="16"/>
                  <w:szCs w:val="16"/>
                </w:rPr>
                <w:t xml:space="preserve"> </w:t>
              </w:r>
            </w:ins>
            <w:ins w:id="660" w:author="Huawei, HiSilicon" w:date="2025-09-18T17:47:00Z">
              <w:r w:rsidRPr="00DF5CC0">
                <w:rPr>
                  <w:rFonts w:eastAsia="SimSun" w:hint="eastAsia"/>
                  <w:sz w:val="16"/>
                  <w:szCs w:val="16"/>
                </w:rPr>
                <w:t xml:space="preserve">in </w:t>
              </w:r>
              <w:r w:rsidRPr="00DF5CC0">
                <w:rPr>
                  <w:i/>
                  <w:iCs/>
                  <w:sz w:val="16"/>
                  <w:szCs w:val="16"/>
                </w:rPr>
                <w:t>ReconfigurationWithSync</w:t>
              </w:r>
              <w:r w:rsidRPr="00DF5CC0">
                <w:rPr>
                  <w:rFonts w:eastAsia="SimSun" w:hint="eastAsia"/>
                  <w:i/>
                  <w:iCs/>
                  <w:sz w:val="16"/>
                  <w:szCs w:val="16"/>
                </w:rPr>
                <w:t>,</w:t>
              </w:r>
              <w:r w:rsidRPr="00DF5CC0">
                <w:rPr>
                  <w:sz w:val="16"/>
                  <w:szCs w:val="16"/>
                </w:rPr>
                <w:t xml:space="preserve"> </w:t>
              </w:r>
            </w:ins>
            <w:ins w:id="661" w:author="Huawei, HiSilicon" w:date="2025-09-18T17:39:00Z">
              <w:r w:rsidRPr="00DF5CC0">
                <w:rPr>
                  <w:sz w:val="16"/>
                  <w:szCs w:val="16"/>
                </w:rPr>
                <w:t xml:space="preserve">for </w:t>
              </w:r>
            </w:ins>
            <w:ins w:id="662" w:author="Huawei, HiSilicon" w:date="2025-09-28T10:19:00Z">
              <w:r w:rsidRPr="00DF5CC0">
                <w:rPr>
                  <w:rFonts w:eastAsia="SimSun" w:hint="eastAsia"/>
                  <w:sz w:val="16"/>
                  <w:szCs w:val="16"/>
                </w:rPr>
                <w:t>a</w:t>
              </w:r>
            </w:ins>
            <w:ins w:id="663" w:author="Huawei, HiSilicon" w:date="2025-09-18T17:39:00Z">
              <w:r w:rsidRPr="00DF5CC0">
                <w:rPr>
                  <w:rFonts w:eastAsia="SimSun" w:hint="eastAsia"/>
                  <w:sz w:val="16"/>
                  <w:szCs w:val="16"/>
                </w:rPr>
                <w:t xml:space="preserve"> target</w:t>
              </w:r>
              <w:r w:rsidRPr="00DF5CC0">
                <w:rPr>
                  <w:sz w:val="16"/>
                  <w:szCs w:val="16"/>
                </w:rPr>
                <w:t xml:space="preserve"> cell. </w:t>
              </w:r>
            </w:ins>
            <w:r w:rsidRPr="00DF5CC0">
              <w:rPr>
                <w:sz w:val="16"/>
                <w:szCs w:val="16"/>
              </w:rPr>
              <w:t xml:space="preserve">Each Reporting Setting </w:t>
            </w:r>
            <w:r w:rsidRPr="00DF5CC0">
              <w:rPr>
                <w:i/>
                <w:iCs/>
                <w:color w:val="000000" w:themeColor="text1"/>
                <w:sz w:val="16"/>
                <w:szCs w:val="16"/>
              </w:rPr>
              <w:t>ltm-CSI-ReportConfig</w:t>
            </w:r>
            <w:r w:rsidRPr="00DF5CC0">
              <w:rPr>
                <w:sz w:val="16"/>
                <w:szCs w:val="16"/>
              </w:rPr>
              <w:t xml:space="preserve"> </w:t>
            </w:r>
            <w:ins w:id="664" w:author="Huawei, HiSilicon" w:date="2025-09-18T17:41:00Z">
              <w:r w:rsidRPr="00DF5CC0">
                <w:rPr>
                  <w:rFonts w:eastAsia="SimSun" w:hint="eastAsia"/>
                  <w:sz w:val="16"/>
                  <w:szCs w:val="16"/>
                </w:rPr>
                <w:t xml:space="preserve">or </w:t>
              </w:r>
              <w:r w:rsidRPr="00DF5CC0">
                <w:rPr>
                  <w:i/>
                  <w:iCs/>
                  <w:sz w:val="16"/>
                  <w:szCs w:val="16"/>
                </w:rPr>
                <w:t>earlyCSI-Acquisition</w:t>
              </w:r>
              <w:r w:rsidRPr="00DF5CC0">
                <w:rPr>
                  <w:sz w:val="16"/>
                  <w:szCs w:val="16"/>
                </w:rPr>
                <w:t xml:space="preserve"> </w:t>
              </w:r>
            </w:ins>
            <w:r w:rsidRPr="00DF5CC0">
              <w:rPr>
                <w:sz w:val="16"/>
                <w:szCs w:val="16"/>
              </w:rPr>
              <w:t xml:space="preserve">is associated with either one or two Resource Settings </w:t>
            </w:r>
          </w:p>
          <w:p w14:paraId="26BD92FC" w14:textId="77777777" w:rsidR="008A08F7" w:rsidRPr="00DF5CC0" w:rsidRDefault="008A08F7" w:rsidP="008A08F7">
            <w:pPr>
              <w:pStyle w:val="ListParagraph"/>
              <w:numPr>
                <w:ilvl w:val="0"/>
                <w:numId w:val="161"/>
              </w:numPr>
              <w:overflowPunct/>
              <w:autoSpaceDE/>
              <w:autoSpaceDN/>
              <w:adjustRightInd/>
              <w:spacing w:after="200" w:line="276" w:lineRule="auto"/>
              <w:textAlignment w:val="auto"/>
              <w:rPr>
                <w:sz w:val="16"/>
                <w:szCs w:val="16"/>
              </w:rPr>
            </w:pPr>
            <w:r w:rsidRPr="00DF5CC0">
              <w:rPr>
                <w:sz w:val="16"/>
                <w:szCs w:val="16"/>
              </w:rPr>
              <w:t xml:space="preserve">When one Resource Setting (given by higher layer parameter </w:t>
            </w:r>
            <w:r w:rsidRPr="00DF5CC0">
              <w:rPr>
                <w:i/>
                <w:iCs/>
                <w:sz w:val="16"/>
                <w:szCs w:val="16"/>
              </w:rPr>
              <w:t>ltm-ResourcesForChannelMeasurement</w:t>
            </w:r>
            <w:ins w:id="665" w:author="Huawei, HiSilicon" w:date="2025-09-18T17:42:00Z">
              <w:r w:rsidRPr="00DF5CC0">
                <w:rPr>
                  <w:rFonts w:hint="eastAsia"/>
                  <w:sz w:val="16"/>
                  <w:szCs w:val="16"/>
                </w:rPr>
                <w:t xml:space="preserve"> or </w:t>
              </w:r>
              <w:r w:rsidRPr="00DF5CC0">
                <w:rPr>
                  <w:i/>
                  <w:iCs/>
                  <w:sz w:val="16"/>
                  <w:szCs w:val="16"/>
                </w:rPr>
                <w:t>early-NZP-CSI-RS-Resource</w:t>
              </w:r>
            </w:ins>
            <w:ins w:id="666" w:author="Huawei, HiSilicon" w:date="2025-09-28T10:19:00Z">
              <w:r w:rsidRPr="00DF5CC0">
                <w:rPr>
                  <w:rFonts w:hint="eastAsia"/>
                  <w:i/>
                  <w:iCs/>
                  <w:sz w:val="16"/>
                  <w:szCs w:val="16"/>
                </w:rPr>
                <w:t>Set</w:t>
              </w:r>
            </w:ins>
            <w:r w:rsidRPr="00DF5CC0">
              <w:rPr>
                <w:sz w:val="16"/>
                <w:szCs w:val="16"/>
              </w:rPr>
              <w:t xml:space="preserve">) is configured, it provides a list of NZP CSI-RS resources for both channel and interference measurements. The UE is not expected to be configured with more than 128 NZP CSI-RS ports in the CSI-RS resource set contained within the Resource Setting. </w:t>
            </w:r>
          </w:p>
          <w:p w14:paraId="51BC9DF2" w14:textId="77777777" w:rsidR="008A08F7" w:rsidRPr="00DF5CC0" w:rsidRDefault="008A08F7" w:rsidP="008A08F7">
            <w:pPr>
              <w:pStyle w:val="ListParagraph"/>
              <w:numPr>
                <w:ilvl w:val="0"/>
                <w:numId w:val="161"/>
              </w:numPr>
              <w:overflowPunct/>
              <w:autoSpaceDE/>
              <w:autoSpaceDN/>
              <w:adjustRightInd/>
              <w:spacing w:after="200" w:line="276" w:lineRule="auto"/>
              <w:textAlignment w:val="auto"/>
              <w:rPr>
                <w:sz w:val="16"/>
                <w:szCs w:val="16"/>
              </w:rPr>
            </w:pPr>
            <w:r w:rsidRPr="00DF5CC0">
              <w:rPr>
                <w:sz w:val="16"/>
                <w:szCs w:val="16"/>
              </w:rPr>
              <w:lastRenderedPageBreak/>
              <w:t xml:space="preserve">When two Resource Settings are configured, the first Resource Setting (given by higher layer parameter </w:t>
            </w:r>
            <w:r w:rsidRPr="00DF5CC0">
              <w:rPr>
                <w:i/>
                <w:iCs/>
                <w:sz w:val="16"/>
                <w:szCs w:val="16"/>
              </w:rPr>
              <w:t>ltm-ResourcesForChannelMeasurement</w:t>
            </w:r>
            <w:ins w:id="667" w:author="Huawei, HiSilicon" w:date="2025-09-18T17:43:00Z">
              <w:r w:rsidRPr="00DF5CC0">
                <w:rPr>
                  <w:rFonts w:hint="eastAsia"/>
                  <w:i/>
                  <w:iCs/>
                  <w:sz w:val="16"/>
                  <w:szCs w:val="16"/>
                </w:rPr>
                <w:t xml:space="preserve"> </w:t>
              </w:r>
              <w:r w:rsidRPr="00DF5CC0">
                <w:rPr>
                  <w:rFonts w:hint="eastAsia"/>
                  <w:sz w:val="16"/>
                  <w:szCs w:val="16"/>
                </w:rPr>
                <w:t>or</w:t>
              </w:r>
              <w:r w:rsidRPr="00DF5CC0">
                <w:rPr>
                  <w:rFonts w:hint="eastAsia"/>
                  <w:i/>
                  <w:iCs/>
                  <w:sz w:val="16"/>
                  <w:szCs w:val="16"/>
                </w:rPr>
                <w:t xml:space="preserve"> </w:t>
              </w:r>
              <w:r w:rsidRPr="00DF5CC0">
                <w:rPr>
                  <w:i/>
                  <w:iCs/>
                  <w:sz w:val="16"/>
                  <w:szCs w:val="16"/>
                </w:rPr>
                <w:t>early-NZP-CSI-RS-Resource</w:t>
              </w:r>
            </w:ins>
            <w:ins w:id="668" w:author="Huawei, HiSilicon" w:date="2025-09-28T10:20:00Z">
              <w:r w:rsidRPr="00DF5CC0">
                <w:rPr>
                  <w:rFonts w:hint="eastAsia"/>
                  <w:i/>
                  <w:iCs/>
                  <w:sz w:val="16"/>
                  <w:szCs w:val="16"/>
                </w:rPr>
                <w:t>Set</w:t>
              </w:r>
            </w:ins>
            <w:r w:rsidRPr="00DF5CC0">
              <w:rPr>
                <w:sz w:val="16"/>
                <w:szCs w:val="16"/>
              </w:rPr>
              <w:t xml:space="preserve">) provides a list of NZP CSI-RS resources for channel measurement, and the second Resource Setting (given by higher layer parameter </w:t>
            </w:r>
            <w:r w:rsidRPr="00DF5CC0">
              <w:rPr>
                <w:i/>
                <w:iCs/>
                <w:sz w:val="16"/>
                <w:szCs w:val="16"/>
              </w:rPr>
              <w:t>ltm-ResourceForInterferenceMeasurements</w:t>
            </w:r>
            <w:ins w:id="669" w:author="Huawei, HiSilicon" w:date="2025-09-18T17:43:00Z">
              <w:r w:rsidRPr="00DF5CC0">
                <w:rPr>
                  <w:rFonts w:hint="eastAsia"/>
                  <w:i/>
                  <w:iCs/>
                  <w:sz w:val="16"/>
                  <w:szCs w:val="16"/>
                </w:rPr>
                <w:t xml:space="preserve"> </w:t>
              </w:r>
              <w:r w:rsidRPr="00DF5CC0">
                <w:rPr>
                  <w:rFonts w:hint="eastAsia"/>
                  <w:sz w:val="16"/>
                  <w:szCs w:val="16"/>
                </w:rPr>
                <w:t>or</w:t>
              </w:r>
            </w:ins>
            <w:ins w:id="670" w:author="Huawei, HiSilicon" w:date="2025-09-18T17:44:00Z">
              <w:r w:rsidRPr="00DF5CC0">
                <w:rPr>
                  <w:rFonts w:hint="eastAsia"/>
                  <w:sz w:val="16"/>
                  <w:szCs w:val="16"/>
                </w:rPr>
                <w:t xml:space="preserve"> </w:t>
              </w:r>
              <w:r w:rsidRPr="00DF5CC0">
                <w:rPr>
                  <w:i/>
                  <w:iCs/>
                  <w:sz w:val="16"/>
                  <w:szCs w:val="16"/>
                </w:rPr>
                <w:t>early-CSI-IM-Resource</w:t>
              </w:r>
            </w:ins>
            <w:ins w:id="671" w:author="Huawei, HiSilicon" w:date="2025-09-28T10:20:00Z">
              <w:r w:rsidRPr="00DF5CC0">
                <w:rPr>
                  <w:rFonts w:hint="eastAsia"/>
                  <w:i/>
                  <w:iCs/>
                  <w:sz w:val="16"/>
                  <w:szCs w:val="16"/>
                </w:rPr>
                <w:t>Set</w:t>
              </w:r>
            </w:ins>
            <w:r w:rsidRPr="00DF5CC0">
              <w:rPr>
                <w:sz w:val="16"/>
                <w:szCs w:val="16"/>
              </w:rPr>
              <w:t>), provides a list of [CSI-IM resources] for interference measurement. The UE is not expected to be configured with more than 128 NZP CSI-RS ports in the CSI-RS resource set contained within the Resource Setting.</w:t>
            </w:r>
          </w:p>
          <w:p w14:paraId="4C0422EE" w14:textId="77777777" w:rsidR="008A08F7" w:rsidRPr="00DF5CC0" w:rsidRDefault="008A08F7" w:rsidP="00233CF5">
            <w:pPr>
              <w:rPr>
                <w:sz w:val="16"/>
                <w:szCs w:val="16"/>
              </w:rPr>
            </w:pPr>
            <w:r w:rsidRPr="00DF5CC0">
              <w:rPr>
                <w:sz w:val="16"/>
                <w:szCs w:val="16"/>
              </w:rPr>
              <w:t xml:space="preserve">The Resource Setting given by higher layer parameter </w:t>
            </w:r>
            <w:r w:rsidRPr="00DF5CC0">
              <w:rPr>
                <w:i/>
                <w:iCs/>
                <w:sz w:val="16"/>
                <w:szCs w:val="16"/>
              </w:rPr>
              <w:t>ltm-ResourcesForChannelMeasurement</w:t>
            </w:r>
            <w:r w:rsidRPr="00DF5CC0">
              <w:rPr>
                <w:sz w:val="16"/>
                <w:szCs w:val="16"/>
              </w:rPr>
              <w:t>,</w:t>
            </w:r>
            <w:r w:rsidRPr="00DF5CC0">
              <w:rPr>
                <w:i/>
                <w:iCs/>
                <w:sz w:val="16"/>
                <w:szCs w:val="16"/>
              </w:rPr>
              <w:t xml:space="preserve"> LTM-CSI-ResourceConfig</w:t>
            </w:r>
            <w:r w:rsidRPr="00DF5CC0">
              <w:rPr>
                <w:sz w:val="16"/>
                <w:szCs w:val="16"/>
              </w:rPr>
              <w:t>,</w:t>
            </w:r>
            <w:r w:rsidRPr="00DF5CC0">
              <w:rPr>
                <w:i/>
                <w:iCs/>
                <w:sz w:val="16"/>
                <w:szCs w:val="16"/>
              </w:rPr>
              <w:t xml:space="preserve"> </w:t>
            </w:r>
            <w:r w:rsidRPr="00DF5CC0">
              <w:rPr>
                <w:sz w:val="16"/>
                <w:szCs w:val="16"/>
              </w:rPr>
              <w:t xml:space="preserve">contains configuration of a </w:t>
            </w:r>
            <w:r w:rsidRPr="00DF5CC0">
              <w:rPr>
                <w:i/>
                <w:iCs/>
                <w:sz w:val="16"/>
                <w:szCs w:val="16"/>
              </w:rPr>
              <w:t xml:space="preserve">ltm-NZP-CSI-RS-ResourceSet </w:t>
            </w:r>
            <w:r w:rsidRPr="00DF5CC0">
              <w:rPr>
                <w:sz w:val="16"/>
                <w:szCs w:val="16"/>
              </w:rPr>
              <w:t xml:space="preserve">which comprises of a list of Z ≥ 1 NZP CSI-RS resource indices (given by </w:t>
            </w:r>
            <w:r w:rsidRPr="00DF5CC0">
              <w:rPr>
                <w:i/>
                <w:iCs/>
                <w:sz w:val="16"/>
                <w:szCs w:val="16"/>
              </w:rPr>
              <w:t>ltm-CSI-RS-ResourceList</w:t>
            </w:r>
            <w:r w:rsidRPr="00DF5CC0">
              <w:rPr>
                <w:sz w:val="16"/>
                <w:szCs w:val="16"/>
              </w:rPr>
              <w:t xml:space="preserve">) and a list of Z </w:t>
            </w:r>
            <w:r w:rsidRPr="00DF5CC0">
              <w:rPr>
                <w:i/>
                <w:iCs/>
                <w:sz w:val="16"/>
                <w:szCs w:val="16"/>
              </w:rPr>
              <w:t xml:space="preserve">LTM-CandidateIds </w:t>
            </w:r>
            <w:r w:rsidRPr="00DF5CC0">
              <w:rPr>
                <w:sz w:val="16"/>
                <w:szCs w:val="16"/>
              </w:rPr>
              <w:t xml:space="preserve">(given by </w:t>
            </w:r>
            <w:r w:rsidRPr="00DF5CC0">
              <w:rPr>
                <w:i/>
                <w:iCs/>
                <w:sz w:val="16"/>
                <w:szCs w:val="16"/>
              </w:rPr>
              <w:t>ltm-CandidateIdList</w:t>
            </w:r>
            <w:r w:rsidRPr="00DF5CC0">
              <w:rPr>
                <w:sz w:val="16"/>
                <w:szCs w:val="16"/>
              </w:rPr>
              <w:t xml:space="preserve">) referring to candidate cells associated with the NZP CSI-RS resource indices. For CSI acquisition associated with a Reporting Setting, </w:t>
            </w:r>
            <w:r w:rsidRPr="00DF5CC0">
              <w:rPr>
                <w:i/>
                <w:iCs/>
                <w:color w:val="000000" w:themeColor="text1"/>
                <w:sz w:val="16"/>
                <w:szCs w:val="16"/>
              </w:rPr>
              <w:t>ltm-CSI-ReportConfig</w:t>
            </w:r>
            <w:r w:rsidRPr="00DF5CC0">
              <w:rPr>
                <w:sz w:val="16"/>
                <w:szCs w:val="16"/>
              </w:rPr>
              <w:t xml:space="preserve">, the UE is expected to measure the NZP-CSI-RS resources in </w:t>
            </w:r>
            <w:r w:rsidRPr="00DF5CC0">
              <w:rPr>
                <w:i/>
                <w:iCs/>
                <w:sz w:val="16"/>
                <w:szCs w:val="16"/>
              </w:rPr>
              <w:t xml:space="preserve">ltm-CSI-RS-ResourceList </w:t>
            </w:r>
            <w:r w:rsidRPr="00DF5CC0">
              <w:rPr>
                <w:sz w:val="16"/>
                <w:szCs w:val="16"/>
              </w:rPr>
              <w:t xml:space="preserve">associated with the </w:t>
            </w:r>
            <w:r w:rsidRPr="00DF5CC0">
              <w:rPr>
                <w:i/>
                <w:iCs/>
                <w:sz w:val="16"/>
                <w:szCs w:val="16"/>
              </w:rPr>
              <w:t>LTM-CandidateId</w:t>
            </w:r>
            <w:r w:rsidRPr="00DF5CC0">
              <w:rPr>
                <w:sz w:val="16"/>
                <w:szCs w:val="16"/>
              </w:rPr>
              <w:t xml:space="preserve"> that is equal to the </w:t>
            </w:r>
            <w:r w:rsidRPr="00DF5CC0">
              <w:rPr>
                <w:i/>
                <w:iCs/>
                <w:sz w:val="16"/>
                <w:szCs w:val="16"/>
              </w:rPr>
              <w:t>LTM-CandidateId</w:t>
            </w:r>
            <w:r w:rsidRPr="00DF5CC0">
              <w:rPr>
                <w:sz w:val="16"/>
                <w:szCs w:val="16"/>
              </w:rPr>
              <w:t xml:space="preserve"> of the </w:t>
            </w:r>
            <w:r w:rsidRPr="00DF5CC0">
              <w:rPr>
                <w:i/>
                <w:iCs/>
                <w:sz w:val="16"/>
                <w:szCs w:val="16"/>
              </w:rPr>
              <w:t>LTM-Candidate</w:t>
            </w:r>
            <w:r w:rsidRPr="00DF5CC0">
              <w:rPr>
                <w:sz w:val="16"/>
                <w:szCs w:val="16"/>
              </w:rPr>
              <w:t xml:space="preserve"> under which the Reporting Setting is configured.</w:t>
            </w:r>
          </w:p>
          <w:p w14:paraId="55BCF261" w14:textId="77777777" w:rsidR="008A08F7" w:rsidRPr="00DF5CC0" w:rsidRDefault="008A08F7" w:rsidP="00233CF5">
            <w:pPr>
              <w:rPr>
                <w:sz w:val="16"/>
                <w:szCs w:val="16"/>
              </w:rPr>
            </w:pPr>
            <w:r w:rsidRPr="00DF5CC0">
              <w:rPr>
                <w:sz w:val="16"/>
                <w:szCs w:val="16"/>
              </w:rPr>
              <w:t xml:space="preserve">The UE shall expect the following configuration provided by </w:t>
            </w:r>
            <w:r w:rsidRPr="00DF5CC0">
              <w:rPr>
                <w:i/>
                <w:iCs/>
                <w:color w:val="000000" w:themeColor="text1"/>
                <w:sz w:val="16"/>
                <w:szCs w:val="16"/>
              </w:rPr>
              <w:t>ltm-CSI-ReportConfig</w:t>
            </w:r>
            <w:ins w:id="672" w:author="Huawei, HiSilicon" w:date="2025-09-18T17:45:00Z">
              <w:r w:rsidRPr="00DF5CC0">
                <w:rPr>
                  <w:rFonts w:eastAsia="SimSun" w:hint="eastAsia"/>
                  <w:i/>
                  <w:iCs/>
                  <w:color w:val="000000" w:themeColor="text1"/>
                  <w:sz w:val="16"/>
                  <w:szCs w:val="16"/>
                </w:rPr>
                <w:t xml:space="preserve"> </w:t>
              </w:r>
              <w:r w:rsidRPr="00DF5CC0">
                <w:rPr>
                  <w:rFonts w:eastAsia="SimSun" w:hint="eastAsia"/>
                  <w:color w:val="000000" w:themeColor="text1"/>
                  <w:sz w:val="16"/>
                  <w:szCs w:val="16"/>
                </w:rPr>
                <w:t>or</w:t>
              </w:r>
              <w:r w:rsidRPr="00DF5CC0">
                <w:rPr>
                  <w:rFonts w:eastAsia="SimSun" w:hint="eastAsia"/>
                  <w:i/>
                  <w:iCs/>
                  <w:color w:val="000000" w:themeColor="text1"/>
                  <w:sz w:val="16"/>
                  <w:szCs w:val="16"/>
                </w:rPr>
                <w:t xml:space="preserve"> </w:t>
              </w:r>
            </w:ins>
            <w:ins w:id="673" w:author="Huawei, HiSilicon" w:date="2025-09-18T17:56:00Z">
              <w:r w:rsidRPr="00DF5CC0">
                <w:rPr>
                  <w:i/>
                  <w:iCs/>
                  <w:color w:val="000000" w:themeColor="text1"/>
                  <w:sz w:val="16"/>
                  <w:szCs w:val="16"/>
                </w:rPr>
                <w:t>earlyCSI-Acquisition</w:t>
              </w:r>
            </w:ins>
            <w:r w:rsidRPr="00DF5CC0">
              <w:rPr>
                <w:sz w:val="16"/>
                <w:szCs w:val="16"/>
              </w:rPr>
              <w:t>:</w:t>
            </w:r>
          </w:p>
          <w:p w14:paraId="4CAB5EFC" w14:textId="77777777" w:rsidR="008A08F7" w:rsidRPr="00DF5CC0" w:rsidRDefault="008A08F7" w:rsidP="00233CF5">
            <w:pPr>
              <w:ind w:left="567" w:hanging="284"/>
              <w:rPr>
                <w:sz w:val="16"/>
                <w:szCs w:val="16"/>
              </w:rPr>
            </w:pPr>
            <w:r w:rsidRPr="00DF5CC0">
              <w:rPr>
                <w:sz w:val="16"/>
                <w:szCs w:val="16"/>
              </w:rPr>
              <w:t>-</w:t>
            </w:r>
            <w:r w:rsidRPr="00DF5CC0">
              <w:rPr>
                <w:sz w:val="16"/>
                <w:szCs w:val="16"/>
              </w:rPr>
              <w:tab/>
              <w:t>For the frequency granularity of the CSI report, the CQI format indicator is Wideband CQI.</w:t>
            </w:r>
          </w:p>
          <w:p w14:paraId="6567CB07" w14:textId="77777777" w:rsidR="008A08F7" w:rsidRPr="00DF5CC0" w:rsidRDefault="008A08F7" w:rsidP="00233CF5">
            <w:pPr>
              <w:ind w:left="567" w:hanging="284"/>
              <w:rPr>
                <w:sz w:val="16"/>
                <w:szCs w:val="16"/>
              </w:rPr>
            </w:pPr>
            <w:r w:rsidRPr="00DF5CC0">
              <w:rPr>
                <w:sz w:val="16"/>
                <w:szCs w:val="16"/>
              </w:rPr>
              <w:t>-</w:t>
            </w:r>
            <w:r w:rsidRPr="00DF5CC0">
              <w:rPr>
                <w:sz w:val="16"/>
                <w:szCs w:val="16"/>
              </w:rPr>
              <w:tab/>
              <w:t>For the frequency granularity of the CSI report, the PMI format indicator is Wideband PMI.</w:t>
            </w:r>
          </w:p>
          <w:p w14:paraId="59E4B172" w14:textId="77777777" w:rsidR="008A08F7" w:rsidRPr="00DF5CC0" w:rsidRDefault="008A08F7" w:rsidP="00233CF5">
            <w:pPr>
              <w:ind w:left="567" w:hanging="284"/>
              <w:rPr>
                <w:sz w:val="16"/>
                <w:szCs w:val="16"/>
              </w:rPr>
            </w:pPr>
            <w:r w:rsidRPr="00DF5CC0">
              <w:rPr>
                <w:sz w:val="16"/>
                <w:szCs w:val="16"/>
              </w:rPr>
              <w:t>-</w:t>
            </w:r>
            <w:r w:rsidRPr="00DF5CC0">
              <w:rPr>
                <w:sz w:val="16"/>
                <w:szCs w:val="16"/>
              </w:rPr>
              <w:tab/>
              <w:t xml:space="preserve">The codebook type is </w:t>
            </w:r>
            <w:r w:rsidRPr="00DF5CC0">
              <w:rPr>
                <w:i/>
                <w:iCs/>
                <w:sz w:val="16"/>
                <w:szCs w:val="16"/>
              </w:rPr>
              <w:t xml:space="preserve">typeI-SinglePanel. </w:t>
            </w:r>
          </w:p>
          <w:p w14:paraId="35783D74" w14:textId="77777777" w:rsidR="008A08F7" w:rsidRPr="00DF5CC0" w:rsidRDefault="008A08F7" w:rsidP="00233CF5">
            <w:pPr>
              <w:ind w:left="567" w:hanging="284"/>
              <w:rPr>
                <w:sz w:val="16"/>
                <w:szCs w:val="16"/>
              </w:rPr>
            </w:pPr>
            <w:r w:rsidRPr="00DF5CC0">
              <w:rPr>
                <w:sz w:val="16"/>
                <w:szCs w:val="16"/>
              </w:rPr>
              <w:t>-</w:t>
            </w:r>
            <w:r w:rsidRPr="00DF5CC0">
              <w:rPr>
                <w:sz w:val="16"/>
                <w:szCs w:val="16"/>
              </w:rPr>
              <w:tab/>
              <w:t xml:space="preserve">The </w:t>
            </w:r>
            <w:r w:rsidRPr="00DF5CC0">
              <w:rPr>
                <w:i/>
                <w:iCs/>
                <w:sz w:val="16"/>
                <w:szCs w:val="16"/>
              </w:rPr>
              <w:t>reportQuantity</w:t>
            </w:r>
            <w:r w:rsidRPr="00DF5CC0">
              <w:rPr>
                <w:sz w:val="16"/>
                <w:szCs w:val="16"/>
              </w:rPr>
              <w:t xml:space="preserve"> is set to ‘cri-RI-PMI-CQI’.</w:t>
            </w:r>
          </w:p>
          <w:p w14:paraId="60DA5937" w14:textId="77777777" w:rsidR="008A08F7" w:rsidRPr="00DF5CC0" w:rsidRDefault="008A08F7" w:rsidP="00233CF5">
            <w:pPr>
              <w:rPr>
                <w:ins w:id="674" w:author="Huawei, HiSilicon" w:date="2025-09-18T17:53:00Z"/>
                <w:rFonts w:eastAsia="SimSun"/>
                <w:sz w:val="16"/>
                <w:szCs w:val="16"/>
              </w:rPr>
            </w:pPr>
            <w:r w:rsidRPr="00DF5CC0">
              <w:rPr>
                <w:sz w:val="16"/>
                <w:szCs w:val="16"/>
              </w:rPr>
              <w:t xml:space="preserve">After a UE receives an LTM Cell Switch Command MAC CE [10, TS 38.321] providing a candidate cell (given by Target Configuration ID field), and a </w:t>
            </w:r>
            <w:r w:rsidRPr="00DF5CC0">
              <w:rPr>
                <w:i/>
                <w:iCs/>
                <w:color w:val="000000" w:themeColor="text1"/>
                <w:sz w:val="16"/>
                <w:szCs w:val="16"/>
              </w:rPr>
              <w:t>ltm-CSI-ReportConfig</w:t>
            </w:r>
            <w:r w:rsidRPr="00DF5CC0">
              <w:rPr>
                <w:sz w:val="16"/>
                <w:szCs w:val="16"/>
              </w:rPr>
              <w:t xml:space="preserve"> is configured for the candidate cell, the UE can measure corresponding NZP CSI-RS resources and CSI-IM resources if configured, and shall transmit a CSI report to the candidate cell. </w:t>
            </w:r>
          </w:p>
          <w:p w14:paraId="339D7729" w14:textId="77777777" w:rsidR="008A08F7" w:rsidRPr="00DF5CC0" w:rsidRDefault="008A08F7" w:rsidP="00233CF5">
            <w:pPr>
              <w:rPr>
                <w:rFonts w:eastAsia="SimSun"/>
                <w:sz w:val="16"/>
                <w:szCs w:val="16"/>
              </w:rPr>
            </w:pPr>
            <w:ins w:id="675" w:author="Huawei, HiSilicon" w:date="2025-09-18T17:53:00Z">
              <w:r w:rsidRPr="00DF5CC0">
                <w:rPr>
                  <w:sz w:val="16"/>
                  <w:szCs w:val="16"/>
                </w:rPr>
                <w:t>After a UE receives a</w:t>
              </w:r>
            </w:ins>
            <w:ins w:id="676" w:author="Huawei, HiSilicon" w:date="2025-09-28T10:20:00Z">
              <w:r w:rsidRPr="00DF5CC0">
                <w:rPr>
                  <w:rFonts w:eastAsia="SimSun" w:hint="eastAsia"/>
                  <w:sz w:val="16"/>
                  <w:szCs w:val="16"/>
                </w:rPr>
                <w:t xml:space="preserve">n </w:t>
              </w:r>
            </w:ins>
            <w:ins w:id="677" w:author="Huawei, HiSilicon" w:date="2025-09-28T10:35:00Z">
              <w:r w:rsidRPr="00DF5CC0">
                <w:rPr>
                  <w:i/>
                  <w:iCs/>
                  <w:sz w:val="16"/>
                  <w:szCs w:val="16"/>
                </w:rPr>
                <w:t>ReconfigurationWithSync</w:t>
              </w:r>
              <w:r w:rsidRPr="00DF5CC0">
                <w:rPr>
                  <w:rFonts w:eastAsia="SimSun" w:hint="eastAsia"/>
                  <w:sz w:val="16"/>
                  <w:szCs w:val="16"/>
                </w:rPr>
                <w:t xml:space="preserve"> </w:t>
              </w:r>
            </w:ins>
            <w:ins w:id="678" w:author="Huawei, HiSilicon" w:date="2025-09-28T10:36:00Z">
              <w:r w:rsidRPr="00DF5CC0">
                <w:rPr>
                  <w:rFonts w:eastAsia="SimSun" w:hint="eastAsia"/>
                  <w:sz w:val="16"/>
                  <w:szCs w:val="16"/>
                </w:rPr>
                <w:t xml:space="preserve">configured </w:t>
              </w:r>
            </w:ins>
            <w:ins w:id="679" w:author="Huawei, HiSilicon" w:date="2025-09-28T10:20:00Z">
              <w:r w:rsidRPr="00DF5CC0">
                <w:rPr>
                  <w:rFonts w:eastAsia="SimSun" w:hint="eastAsia"/>
                  <w:sz w:val="16"/>
                  <w:szCs w:val="16"/>
                </w:rPr>
                <w:t>with</w:t>
              </w:r>
            </w:ins>
            <w:ins w:id="680" w:author="Huawei, HiSilicon" w:date="2025-09-18T17:55:00Z">
              <w:r w:rsidRPr="00DF5CC0">
                <w:rPr>
                  <w:rFonts w:eastAsia="SimSun" w:hint="eastAsia"/>
                  <w:sz w:val="16"/>
                  <w:szCs w:val="16"/>
                </w:rPr>
                <w:t xml:space="preserve"> </w:t>
              </w:r>
              <w:r w:rsidRPr="00DF5CC0">
                <w:rPr>
                  <w:i/>
                  <w:iCs/>
                  <w:color w:val="000000" w:themeColor="text1"/>
                  <w:sz w:val="16"/>
                  <w:szCs w:val="16"/>
                </w:rPr>
                <w:t>earlyCSI-Acquisition</w:t>
              </w:r>
            </w:ins>
            <w:ins w:id="681" w:author="Huawei, HiSilicon" w:date="2025-09-18T17:53:00Z">
              <w:r w:rsidRPr="00DF5CC0">
                <w:rPr>
                  <w:sz w:val="16"/>
                  <w:szCs w:val="16"/>
                </w:rPr>
                <w:t xml:space="preserve">, the UE can measure corresponding NZP CSI-RS resources and CSI-IM resources if configured, and shall transmit a CSI report to the </w:t>
              </w:r>
            </w:ins>
            <w:ins w:id="682" w:author="Huawei, HiSilicon" w:date="2025-09-18T17:55:00Z">
              <w:r w:rsidRPr="00DF5CC0">
                <w:rPr>
                  <w:rFonts w:eastAsia="SimSun" w:hint="eastAsia"/>
                  <w:sz w:val="16"/>
                  <w:szCs w:val="16"/>
                </w:rPr>
                <w:t>target</w:t>
              </w:r>
            </w:ins>
            <w:ins w:id="683" w:author="Huawei, HiSilicon" w:date="2025-09-18T17:53:00Z">
              <w:r w:rsidRPr="00DF5CC0">
                <w:rPr>
                  <w:sz w:val="16"/>
                  <w:szCs w:val="16"/>
                </w:rPr>
                <w:t xml:space="preserve"> cell.</w:t>
              </w:r>
            </w:ins>
          </w:p>
          <w:p w14:paraId="3AF1341D" w14:textId="77777777" w:rsidR="008A08F7" w:rsidRPr="00DF5CC0" w:rsidRDefault="008A08F7" w:rsidP="00233CF5">
            <w:pPr>
              <w:rPr>
                <w:sz w:val="16"/>
                <w:szCs w:val="16"/>
              </w:rPr>
            </w:pPr>
            <w:r w:rsidRPr="00DF5CC0">
              <w:rPr>
                <w:sz w:val="16"/>
                <w:szCs w:val="16"/>
              </w:rPr>
              <w:t xml:space="preserve">For RACH-less LTM cell switch </w:t>
            </w:r>
            <w:ins w:id="684" w:author="Huawei, HiSilicon" w:date="2025-09-18T18:00:00Z">
              <w:r w:rsidRPr="00DF5CC0">
                <w:rPr>
                  <w:rFonts w:eastAsia="SimSun" w:hint="eastAsia"/>
                  <w:sz w:val="16"/>
                  <w:szCs w:val="16"/>
                </w:rPr>
                <w:t>or RACH-less handover</w:t>
              </w:r>
              <w:r w:rsidRPr="00DF5CC0">
                <w:rPr>
                  <w:sz w:val="16"/>
                  <w:szCs w:val="16"/>
                </w:rPr>
                <w:t xml:space="preserve"> </w:t>
              </w:r>
            </w:ins>
            <w:r w:rsidRPr="00DF5CC0">
              <w:rPr>
                <w:sz w:val="16"/>
                <w:szCs w:val="16"/>
              </w:rPr>
              <w:t xml:space="preserve">[23, TS 38.300], the UE shall transmit the CSI report to the candidate cell using the first PUSCH corresponding to a dynamic grant or a configured grant [6, TS 38.213]. </w:t>
            </w:r>
          </w:p>
          <w:p w14:paraId="52691CAB" w14:textId="77777777" w:rsidR="008A08F7" w:rsidRPr="00DF5CC0" w:rsidRDefault="008A08F7" w:rsidP="00233CF5">
            <w:pPr>
              <w:rPr>
                <w:sz w:val="16"/>
                <w:szCs w:val="16"/>
              </w:rPr>
            </w:pPr>
            <w:r w:rsidRPr="00DF5CC0">
              <w:rPr>
                <w:sz w:val="16"/>
                <w:szCs w:val="16"/>
              </w:rPr>
              <w:t xml:space="preserve">For RACH-based LTM cell switch </w:t>
            </w:r>
            <w:ins w:id="685" w:author="Huawei, HiSilicon" w:date="2025-09-18T17:51:00Z">
              <w:r w:rsidRPr="00DF5CC0">
                <w:rPr>
                  <w:rFonts w:eastAsia="SimSun" w:hint="eastAsia"/>
                  <w:sz w:val="16"/>
                  <w:szCs w:val="16"/>
                </w:rPr>
                <w:t xml:space="preserve">or </w:t>
              </w:r>
            </w:ins>
            <w:ins w:id="686" w:author="Huawei, HiSilicon" w:date="2025-09-18T18:02:00Z">
              <w:r w:rsidRPr="00DF5CC0">
                <w:rPr>
                  <w:rFonts w:eastAsia="SimSun" w:hint="eastAsia"/>
                  <w:sz w:val="16"/>
                  <w:szCs w:val="16"/>
                </w:rPr>
                <w:t xml:space="preserve">RACH-based </w:t>
              </w:r>
            </w:ins>
            <w:ins w:id="687" w:author="Huawei, HiSilicon" w:date="2025-09-18T18:01:00Z">
              <w:r w:rsidRPr="00DF5CC0">
                <w:rPr>
                  <w:rFonts w:eastAsia="SimSun" w:hint="eastAsia"/>
                  <w:sz w:val="16"/>
                  <w:szCs w:val="16"/>
                </w:rPr>
                <w:t>h</w:t>
              </w:r>
            </w:ins>
            <w:ins w:id="688" w:author="Huawei, HiSilicon" w:date="2025-09-18T17:51:00Z">
              <w:r w:rsidRPr="00DF5CC0">
                <w:rPr>
                  <w:rFonts w:eastAsia="SimSun" w:hint="eastAsia"/>
                  <w:sz w:val="16"/>
                  <w:szCs w:val="16"/>
                </w:rPr>
                <w:t xml:space="preserve">andover </w:t>
              </w:r>
            </w:ins>
            <w:r w:rsidRPr="00DF5CC0">
              <w:rPr>
                <w:sz w:val="16"/>
                <w:szCs w:val="16"/>
              </w:rPr>
              <w:t xml:space="preserve">using a contention-free random access procedure [23, TS 38.300], the UE shall transmit the CSI report to the candidate cell using the PUSCH scheduled by the RAR UL grant or MsgA PUSCH. </w:t>
            </w:r>
          </w:p>
          <w:p w14:paraId="257DA7AF" w14:textId="77777777" w:rsidR="008A08F7" w:rsidRPr="00DF5CC0" w:rsidRDefault="008A08F7" w:rsidP="00233CF5">
            <w:pPr>
              <w:rPr>
                <w:sz w:val="16"/>
                <w:szCs w:val="16"/>
              </w:rPr>
            </w:pPr>
            <w:r w:rsidRPr="00DF5CC0">
              <w:rPr>
                <w:sz w:val="16"/>
                <w:szCs w:val="16"/>
              </w:rPr>
              <w:t xml:space="preserve">For RACH-based LTM cell switch </w:t>
            </w:r>
            <w:ins w:id="689" w:author="Huawei, HiSilicon" w:date="2025-09-18T17:52:00Z">
              <w:r w:rsidRPr="00DF5CC0">
                <w:rPr>
                  <w:rFonts w:eastAsia="SimSun" w:hint="eastAsia"/>
                  <w:sz w:val="16"/>
                  <w:szCs w:val="16"/>
                </w:rPr>
                <w:t xml:space="preserve">or </w:t>
              </w:r>
            </w:ins>
            <w:ins w:id="690" w:author="Huawei, HiSilicon" w:date="2025-09-18T18:02:00Z">
              <w:r w:rsidRPr="00DF5CC0">
                <w:rPr>
                  <w:rFonts w:eastAsia="SimSun" w:hint="eastAsia"/>
                  <w:sz w:val="16"/>
                  <w:szCs w:val="16"/>
                </w:rPr>
                <w:t>RACH</w:t>
              </w:r>
            </w:ins>
            <w:ins w:id="691" w:author="Huawei, HiSilicon" w:date="2025-09-18T18:03:00Z">
              <w:r w:rsidRPr="00DF5CC0">
                <w:rPr>
                  <w:rFonts w:eastAsia="SimSun" w:hint="eastAsia"/>
                  <w:sz w:val="16"/>
                  <w:szCs w:val="16"/>
                </w:rPr>
                <w:t>-based</w:t>
              </w:r>
            </w:ins>
            <w:ins w:id="692" w:author="Huawei, HiSilicon" w:date="2025-09-18T17:52:00Z">
              <w:r w:rsidRPr="00DF5CC0">
                <w:rPr>
                  <w:rFonts w:eastAsia="SimSun" w:hint="eastAsia"/>
                  <w:sz w:val="16"/>
                  <w:szCs w:val="16"/>
                </w:rPr>
                <w:t xml:space="preserve"> handover </w:t>
              </w:r>
            </w:ins>
            <w:r w:rsidRPr="00DF5CC0">
              <w:rPr>
                <w:sz w:val="16"/>
                <w:szCs w:val="16"/>
              </w:rPr>
              <w:t>using a contention-based random access procedure [23, TS 38.300], the UE shall transmit the CSI report to the candidate cell using the first PUSCH corresponding to a dynamic grant or a configured grant after the HARQ-ACK transmission corresponding to Msg4 or MsgB.</w:t>
            </w:r>
          </w:p>
          <w:p w14:paraId="11DFFC83" w14:textId="0BF2D8DC" w:rsidR="008A08F7" w:rsidRPr="007A4612" w:rsidRDefault="008A08F7" w:rsidP="00A4246F">
            <w:pPr>
              <w:rPr>
                <w:rFonts w:ascii="Arial" w:hAnsi="Arial" w:cs="Arial"/>
                <w:color w:val="000000"/>
              </w:rPr>
            </w:pPr>
            <w:r w:rsidRPr="00DF5CC0">
              <w:rPr>
                <w:sz w:val="16"/>
                <w:szCs w:val="16"/>
              </w:rPr>
              <w:t xml:space="preserve">If a valid CSI is not available, the UE shall transmit a CSI report which contains a CQI corresponding to the lowest CQI </w:t>
            </w:r>
            <w:r w:rsidRPr="00DF5CC0">
              <w:rPr>
                <w:color w:val="000000" w:themeColor="text1"/>
                <w:sz w:val="16"/>
                <w:szCs w:val="16"/>
              </w:rPr>
              <w:t xml:space="preserve">index. Depending on the UE capability, the UE may measure NZP CSI-RS resources and CSI-IM resources if configured corresponding to a </w:t>
            </w:r>
            <w:r w:rsidRPr="00DF5CC0">
              <w:rPr>
                <w:i/>
                <w:iCs/>
                <w:color w:val="000000" w:themeColor="text1"/>
                <w:sz w:val="16"/>
                <w:szCs w:val="16"/>
              </w:rPr>
              <w:t>ltm-CSI-ReportConfig</w:t>
            </w:r>
            <w:r w:rsidRPr="00DF5CC0">
              <w:rPr>
                <w:color w:val="000000" w:themeColor="text1"/>
                <w:sz w:val="16"/>
                <w:szCs w:val="16"/>
              </w:rPr>
              <w:t xml:space="preserve"> before receiving the LTM Cell Switch Command MAC CE [10, TS 38.321].</w:t>
            </w:r>
          </w:p>
        </w:tc>
      </w:tr>
      <w:tr w:rsidR="008A08F7" w14:paraId="539F5F09" w14:textId="77777777" w:rsidTr="00A4246F">
        <w:tc>
          <w:tcPr>
            <w:tcW w:w="9493" w:type="dxa"/>
            <w:gridSpan w:val="2"/>
          </w:tcPr>
          <w:p w14:paraId="1CF34499" w14:textId="77777777" w:rsidR="008A08F7" w:rsidRPr="00A4246F" w:rsidRDefault="008A08F7" w:rsidP="00A4246F">
            <w:pPr>
              <w:rPr>
                <w:b/>
                <w:sz w:val="16"/>
                <w:szCs w:val="16"/>
              </w:rPr>
            </w:pPr>
            <w:bookmarkStart w:id="693" w:name="_Toc211860340"/>
            <w:bookmarkStart w:id="694" w:name="_Toc211860631"/>
            <w:bookmarkStart w:id="695" w:name="_Toc211860850"/>
            <w:bookmarkStart w:id="696" w:name="_Toc211861071"/>
            <w:r w:rsidRPr="00A4246F">
              <w:rPr>
                <w:rFonts w:hint="eastAsia"/>
                <w:sz w:val="16"/>
                <w:szCs w:val="16"/>
              </w:rPr>
              <w:lastRenderedPageBreak/>
              <w:t>6.3.2.1.2</w:t>
            </w:r>
            <w:r w:rsidRPr="00A4246F">
              <w:rPr>
                <w:rFonts w:hint="eastAsia"/>
                <w:sz w:val="16"/>
                <w:szCs w:val="16"/>
              </w:rPr>
              <w:tab/>
              <w:t>CSI</w:t>
            </w:r>
            <w:bookmarkEnd w:id="693"/>
            <w:bookmarkEnd w:id="694"/>
            <w:bookmarkEnd w:id="695"/>
            <w:bookmarkEnd w:id="696"/>
          </w:p>
          <w:p w14:paraId="3B9B60D2" w14:textId="77777777" w:rsidR="008A08F7" w:rsidRPr="00DF5CC0" w:rsidRDefault="008A08F7" w:rsidP="00233CF5">
            <w:pPr>
              <w:rPr>
                <w:sz w:val="16"/>
                <w:szCs w:val="16"/>
              </w:rPr>
            </w:pPr>
            <w:r w:rsidRPr="00DF5CC0">
              <w:rPr>
                <w:rFonts w:hint="eastAsia"/>
                <w:sz w:val="16"/>
                <w:szCs w:val="16"/>
              </w:rPr>
              <w:t>If</w:t>
            </w:r>
            <w:r w:rsidRPr="00DF5CC0">
              <w:rPr>
                <w:sz w:val="16"/>
                <w:szCs w:val="16"/>
              </w:rPr>
              <w:t xml:space="preserve"> </w:t>
            </w:r>
            <w:r w:rsidRPr="00DF5CC0">
              <w:rPr>
                <w:i/>
                <w:sz w:val="16"/>
                <w:szCs w:val="16"/>
              </w:rPr>
              <w:t>cqi-BitsPerSubband</w:t>
            </w:r>
            <w:r w:rsidRPr="00DF5CC0">
              <w:rPr>
                <w:sz w:val="16"/>
                <w:szCs w:val="16"/>
              </w:rPr>
              <w:t xml:space="preserve"> is configured, this Clause 6.3.2.1.2 applies by taking Subband CQI as Subband differential CQI and replacing the corresponding number of bits 2 by 4.</w:t>
            </w:r>
          </w:p>
          <w:p w14:paraId="52DE3DD1" w14:textId="77777777" w:rsidR="008A08F7" w:rsidRPr="00DF5CC0" w:rsidRDefault="008A08F7" w:rsidP="00233CF5">
            <w:pPr>
              <w:rPr>
                <w:sz w:val="16"/>
                <w:szCs w:val="16"/>
              </w:rPr>
            </w:pPr>
          </w:p>
          <w:p w14:paraId="32F6597D" w14:textId="77777777" w:rsidR="008A08F7" w:rsidRPr="00DF5CC0" w:rsidRDefault="008A08F7" w:rsidP="00233CF5">
            <w:pPr>
              <w:jc w:val="center"/>
              <w:rPr>
                <w:noProof/>
                <w:color w:val="FF0000"/>
                <w:sz w:val="16"/>
                <w:szCs w:val="16"/>
                <w:lang w:eastAsia="zh-TW"/>
              </w:rPr>
            </w:pPr>
            <w:r w:rsidRPr="00DF5CC0">
              <w:rPr>
                <w:rFonts w:hint="eastAsia"/>
                <w:noProof/>
                <w:color w:val="FF0000"/>
                <w:sz w:val="16"/>
                <w:szCs w:val="16"/>
                <w:lang w:eastAsia="zh-TW"/>
              </w:rPr>
              <w:t>&lt;Unchanged part omitted</w:t>
            </w:r>
            <w:r w:rsidRPr="00DF5CC0">
              <w:rPr>
                <w:noProof/>
                <w:color w:val="FF0000"/>
                <w:sz w:val="16"/>
                <w:szCs w:val="16"/>
                <w:lang w:eastAsia="zh-TW"/>
              </w:rPr>
              <w:t>&gt;</w:t>
            </w:r>
          </w:p>
          <w:p w14:paraId="2FD3CCBB" w14:textId="77777777" w:rsidR="008A08F7" w:rsidRPr="00DF5CC0" w:rsidRDefault="008A08F7" w:rsidP="00233CF5">
            <w:pPr>
              <w:rPr>
                <w:sz w:val="16"/>
                <w:szCs w:val="16"/>
              </w:rPr>
            </w:pPr>
            <w:r w:rsidRPr="00DF5CC0">
              <w:rPr>
                <w:rFonts w:eastAsia="DengXian"/>
                <w:sz w:val="16"/>
                <w:szCs w:val="16"/>
              </w:rPr>
              <w:t>The mapping order of CSI fields of one report for CSI reporting for L1/L2</w:t>
            </w:r>
            <w:r w:rsidRPr="00DF5CC0">
              <w:rPr>
                <w:rFonts w:eastAsia="DengXian"/>
                <w:sz w:val="16"/>
                <w:szCs w:val="16"/>
              </w:rPr>
              <w:noBreakHyphen/>
              <w:t xml:space="preserve">triggered mobility </w:t>
            </w:r>
            <w:ins w:id="697" w:author="Huawei, HiSilicon" w:date="2025-09-19T15:16:00Z">
              <w:r w:rsidRPr="00DF5CC0">
                <w:rPr>
                  <w:rFonts w:eastAsia="SimSun" w:hint="eastAsia"/>
                  <w:sz w:val="16"/>
                  <w:szCs w:val="16"/>
                </w:rPr>
                <w:t>and</w:t>
              </w:r>
            </w:ins>
            <w:ins w:id="698" w:author="Huawei, HiSilicon" w:date="2025-09-18T15:00:00Z">
              <w:r w:rsidRPr="00DF5CC0">
                <w:rPr>
                  <w:rFonts w:eastAsia="SimSun" w:hint="eastAsia"/>
                  <w:sz w:val="16"/>
                  <w:szCs w:val="16"/>
                </w:rPr>
                <w:t xml:space="preserve"> </w:t>
              </w:r>
            </w:ins>
            <w:ins w:id="699" w:author="Huawei, HiSilicon" w:date="2025-09-18T15:07:00Z">
              <w:r w:rsidRPr="00DF5CC0">
                <w:rPr>
                  <w:rFonts w:eastAsia="SimSun" w:hint="eastAsia"/>
                  <w:sz w:val="16"/>
                  <w:szCs w:val="16"/>
                </w:rPr>
                <w:t>h</w:t>
              </w:r>
            </w:ins>
            <w:ins w:id="700" w:author="Huawei, HiSilicon" w:date="2025-09-18T15:06:00Z">
              <w:r w:rsidRPr="00DF5CC0">
                <w:rPr>
                  <w:rFonts w:eastAsia="SimSun" w:hint="eastAsia"/>
                  <w:sz w:val="16"/>
                  <w:szCs w:val="16"/>
                </w:rPr>
                <w:t>andover</w:t>
              </w:r>
            </w:ins>
            <w:ins w:id="701" w:author="Huawei, HiSilicon" w:date="2025-09-19T15:10:00Z">
              <w:r w:rsidRPr="00DF5CC0">
                <w:rPr>
                  <w:rFonts w:eastAsia="DengXian" w:hint="eastAsia"/>
                  <w:sz w:val="16"/>
                  <w:szCs w:val="16"/>
                </w:rPr>
                <w:t xml:space="preserve"> </w:t>
              </w:r>
            </w:ins>
            <w:r w:rsidRPr="00DF5CC0">
              <w:rPr>
                <w:rFonts w:eastAsia="DengXian"/>
                <w:sz w:val="16"/>
                <w:szCs w:val="16"/>
              </w:rPr>
              <w:t xml:space="preserve">as defined in </w:t>
            </w:r>
            <w:r w:rsidRPr="00DF5CC0">
              <w:rPr>
                <w:rFonts w:hint="eastAsia"/>
                <w:sz w:val="16"/>
                <w:szCs w:val="16"/>
              </w:rPr>
              <w:t>Clause</w:t>
            </w:r>
            <w:r w:rsidRPr="00DF5CC0">
              <w:rPr>
                <w:sz w:val="16"/>
                <w:szCs w:val="16"/>
              </w:rPr>
              <w:t xml:space="preserve"> </w:t>
            </w:r>
            <w:r w:rsidRPr="00DF5CC0">
              <w:rPr>
                <w:rFonts w:hint="eastAsia"/>
                <w:sz w:val="16"/>
                <w:szCs w:val="16"/>
              </w:rPr>
              <w:t>5</w:t>
            </w:r>
            <w:r w:rsidRPr="00DF5CC0">
              <w:rPr>
                <w:sz w:val="16"/>
                <w:szCs w:val="16"/>
              </w:rPr>
              <w:t>.2.4a of [6, TS 38.214] is provided in Table 6.3.1.1.2-7 by taking only Tables 6.3.1.1.2-1/3 for the determination of the bitwidth of a CSI field</w:t>
            </w:r>
            <w:r w:rsidRPr="00DF5CC0">
              <w:rPr>
                <w:rFonts w:eastAsia="DengXian"/>
                <w:sz w:val="16"/>
                <w:szCs w:val="16"/>
              </w:rPr>
              <w:t xml:space="preserve">. </w:t>
            </w:r>
            <w:r w:rsidRPr="00DF5CC0">
              <w:rPr>
                <w:sz w:val="16"/>
                <w:szCs w:val="16"/>
              </w:rPr>
              <w:t>The m</w:t>
            </w:r>
            <w:r w:rsidRPr="00DF5CC0">
              <w:rPr>
                <w:rFonts w:hint="eastAsia"/>
                <w:sz w:val="16"/>
                <w:szCs w:val="16"/>
              </w:rPr>
              <w:t xml:space="preserve">apping order of CSI fields of one report for </w:t>
            </w:r>
            <w:r w:rsidRPr="00DF5CC0">
              <w:rPr>
                <w:sz w:val="16"/>
                <w:szCs w:val="16"/>
              </w:rPr>
              <w:t>CRI/RSRP or SSB</w:t>
            </w:r>
            <w:r w:rsidRPr="00DF5CC0">
              <w:rPr>
                <w:rFonts w:hint="eastAsia"/>
                <w:sz w:val="16"/>
                <w:szCs w:val="16"/>
              </w:rPr>
              <w:t>RI</w:t>
            </w:r>
            <w:r w:rsidRPr="00DF5CC0">
              <w:rPr>
                <w:sz w:val="16"/>
                <w:szCs w:val="16"/>
              </w:rPr>
              <w:t xml:space="preserve">/RSRP or CRI/RSRP/CapabilityIndex or SSBRI/RSRP/CapabilityIndex reporting is provided in Table </w:t>
            </w:r>
            <w:r w:rsidRPr="00DF5CC0">
              <w:rPr>
                <w:rFonts w:hint="eastAsia"/>
                <w:sz w:val="16"/>
                <w:szCs w:val="16"/>
              </w:rPr>
              <w:t>6.3.1.1.2-8</w:t>
            </w:r>
            <w:r w:rsidRPr="00DF5CC0">
              <w:rPr>
                <w:sz w:val="16"/>
                <w:szCs w:val="16"/>
              </w:rPr>
              <w:t>. The mapping order of CSI fields of one report for inter-cell SSB</w:t>
            </w:r>
            <w:r w:rsidRPr="00DF5CC0">
              <w:rPr>
                <w:rFonts w:hint="eastAsia"/>
                <w:sz w:val="16"/>
                <w:szCs w:val="16"/>
              </w:rPr>
              <w:t>RI</w:t>
            </w:r>
            <w:r w:rsidRPr="00DF5CC0">
              <w:rPr>
                <w:sz w:val="16"/>
                <w:szCs w:val="16"/>
              </w:rPr>
              <w:t>/RSRP reporting is provided in Table 6.3.1.1.2-8. The mapping order of CSI fields of one report for CRI/SINR or SSBRI/SINR or CRI/SINR/CapabilityIndex or SSBRI/SINR/CapabilityIndex reporting is provided in Table 6.3.1.1.2-8A. The mapping order of CSI fields of one report for group-based CRI/RSRP or SSB</w:t>
            </w:r>
            <w:r w:rsidRPr="00DF5CC0">
              <w:rPr>
                <w:rFonts w:hint="eastAsia"/>
                <w:sz w:val="16"/>
                <w:szCs w:val="16"/>
              </w:rPr>
              <w:t>RI</w:t>
            </w:r>
            <w:r w:rsidRPr="00DF5CC0">
              <w:rPr>
                <w:sz w:val="16"/>
                <w:szCs w:val="16"/>
              </w:rPr>
              <w:t>/RSRP reporting is provided in Table 6.3.1.1.2-8B. The mapping order of CSI fields of one report for SSB</w:t>
            </w:r>
            <w:r w:rsidRPr="00DF5CC0">
              <w:rPr>
                <w:rFonts w:hint="eastAsia"/>
                <w:sz w:val="16"/>
                <w:szCs w:val="16"/>
              </w:rPr>
              <w:t>RI</w:t>
            </w:r>
            <w:r w:rsidRPr="00DF5CC0">
              <w:rPr>
                <w:sz w:val="16"/>
                <w:szCs w:val="16"/>
              </w:rPr>
              <w:t xml:space="preserve">/RSRP </w:t>
            </w:r>
            <w:r w:rsidRPr="00DF5CC0">
              <w:rPr>
                <w:rFonts w:eastAsia="DengXian"/>
                <w:sz w:val="16"/>
                <w:szCs w:val="16"/>
              </w:rPr>
              <w:t xml:space="preserve">or CRI/RSRP </w:t>
            </w:r>
            <w:r w:rsidRPr="00DF5CC0">
              <w:rPr>
                <w:sz w:val="16"/>
                <w:szCs w:val="16"/>
              </w:rPr>
              <w:t>reporting for L1/L2</w:t>
            </w:r>
            <w:r w:rsidRPr="00DF5CC0">
              <w:rPr>
                <w:sz w:val="16"/>
                <w:szCs w:val="16"/>
              </w:rPr>
              <w:noBreakHyphen/>
              <w:t xml:space="preserve">triggered mobility is provided in Table 6.3.1.1.2-8C. </w:t>
            </w:r>
            <w:r w:rsidRPr="00DF5CC0">
              <w:rPr>
                <w:rFonts w:eastAsia="DengXian" w:hint="eastAsia"/>
                <w:sz w:val="16"/>
                <w:szCs w:val="16"/>
              </w:rPr>
              <w:t>Th</w:t>
            </w:r>
            <w:r w:rsidRPr="00DF5CC0">
              <w:rPr>
                <w:rFonts w:eastAsia="DengXian"/>
                <w:sz w:val="16"/>
                <w:szCs w:val="16"/>
              </w:rPr>
              <w:t>e mapping order of CSI fields of one report for MRI/CLI-RSSI is provided in Table 6.3.1.1.2-8D.</w:t>
            </w:r>
            <w:r w:rsidRPr="00DF5CC0">
              <w:rPr>
                <w:sz w:val="16"/>
                <w:szCs w:val="16"/>
              </w:rPr>
              <w:t xml:space="preserve"> The mapping order of CSI fields of one report for predicted CRI/RSRP or predicted SSBRI/RSRP reporting is provided in Table 6.3.1.1.2-8E. The mapping order of CSI fields of one report for time instance indicator/predicted CRI/predicted RSRP or time instance indicator/predicted SSBRI/predicted RSRP reporting is provided in Table 6.3.1.1.2-8F. The mapping order of CSI fields of one report for CRI/RSRP or SSBRI/RSRP if </w:t>
            </w:r>
            <w:r w:rsidRPr="00DF5CC0">
              <w:rPr>
                <w:i/>
                <w:iCs/>
                <w:sz w:val="16"/>
                <w:szCs w:val="16"/>
              </w:rPr>
              <w:t>nrofReportedRS</w:t>
            </w:r>
            <w:r w:rsidRPr="00DF5CC0">
              <w:rPr>
                <w:bCs/>
                <w:sz w:val="16"/>
                <w:szCs w:val="16"/>
              </w:rPr>
              <w:t xml:space="preserve"> is configured</w:t>
            </w:r>
            <w:r w:rsidRPr="00DF5CC0">
              <w:rPr>
                <w:sz w:val="16"/>
                <w:szCs w:val="16"/>
              </w:rPr>
              <w:t xml:space="preserve"> is provided in Table 6.3.1.1.2-8G. The mapping order of CSI fields of one report for RS-PAI is provided in Table 6.3.1.1.2-8H. The procedure in clause 6.3.2 described for CSI part 1 is also applicable for one report for CRI/RSRP, SSBRI/RSRP, predicted CRI/RSRP, predicted </w:t>
            </w:r>
            <w:r w:rsidRPr="00DF5CC0">
              <w:rPr>
                <w:rFonts w:hint="eastAsia"/>
                <w:sz w:val="16"/>
                <w:szCs w:val="16"/>
              </w:rPr>
              <w:t>SSBRI</w:t>
            </w:r>
            <w:r w:rsidRPr="00DF5CC0">
              <w:rPr>
                <w:sz w:val="16"/>
                <w:szCs w:val="16"/>
              </w:rPr>
              <w:t xml:space="preserve">/RSRP, time instance indicator/predicted CRI/predicted RSRP, time instance indicator/predicted </w:t>
            </w:r>
            <w:r w:rsidRPr="00DF5CC0">
              <w:rPr>
                <w:rFonts w:hint="eastAsia"/>
                <w:sz w:val="16"/>
                <w:szCs w:val="16"/>
              </w:rPr>
              <w:t>SSBRI</w:t>
            </w:r>
            <w:r w:rsidRPr="00DF5CC0">
              <w:rPr>
                <w:sz w:val="16"/>
                <w:szCs w:val="16"/>
              </w:rPr>
              <w:t>/predicted RSRP,</w:t>
            </w:r>
            <w:r w:rsidRPr="00DF5CC0">
              <w:rPr>
                <w:rFonts w:eastAsia="DengXian"/>
                <w:sz w:val="16"/>
                <w:szCs w:val="16"/>
              </w:rPr>
              <w:t xml:space="preserve"> RS-PAI, </w:t>
            </w:r>
            <w:r w:rsidRPr="00DF5CC0">
              <w:rPr>
                <w:sz w:val="16"/>
                <w:szCs w:val="16"/>
              </w:rPr>
              <w:t>CRI/SINR, SSBRI/SINR</w:t>
            </w:r>
            <w:r w:rsidRPr="00DF5CC0">
              <w:rPr>
                <w:rFonts w:eastAsia="DengXian" w:hint="eastAsia"/>
                <w:sz w:val="16"/>
                <w:szCs w:val="16"/>
              </w:rPr>
              <w:t>,</w:t>
            </w:r>
            <w:r w:rsidRPr="00DF5CC0">
              <w:rPr>
                <w:rFonts w:eastAsia="DengXian"/>
                <w:sz w:val="16"/>
                <w:szCs w:val="16"/>
              </w:rPr>
              <w:t xml:space="preserve"> MRI/SRS-RSRP, MRI/CLI-RSSI</w:t>
            </w:r>
            <w:r w:rsidRPr="00DF5CC0">
              <w:rPr>
                <w:sz w:val="16"/>
                <w:szCs w:val="16"/>
              </w:rPr>
              <w:t xml:space="preserve"> reporting, </w:t>
            </w:r>
            <w:r w:rsidRPr="00DF5CC0">
              <w:rPr>
                <w:rFonts w:eastAsia="DengXian"/>
                <w:sz w:val="16"/>
                <w:szCs w:val="16"/>
              </w:rPr>
              <w:t>CSI reporting for L1/L2</w:t>
            </w:r>
            <w:r w:rsidRPr="00DF5CC0">
              <w:rPr>
                <w:rFonts w:eastAsia="DengXian"/>
                <w:sz w:val="16"/>
                <w:szCs w:val="16"/>
              </w:rPr>
              <w:noBreakHyphen/>
              <w:t>triggered mobility</w:t>
            </w:r>
            <w:r w:rsidRPr="00DF5CC0">
              <w:rPr>
                <w:sz w:val="16"/>
                <w:szCs w:val="16"/>
              </w:rPr>
              <w:t xml:space="preserve">, </w:t>
            </w:r>
            <w:ins w:id="702" w:author="Huawei, HiSilicon" w:date="2025-09-18T15:10:00Z">
              <w:r w:rsidRPr="00DF5CC0">
                <w:rPr>
                  <w:rFonts w:eastAsia="SimSun" w:hint="eastAsia"/>
                  <w:sz w:val="16"/>
                  <w:szCs w:val="16"/>
                </w:rPr>
                <w:t xml:space="preserve">CSI reporting for handover, </w:t>
              </w:r>
            </w:ins>
            <w:r w:rsidRPr="00DF5CC0">
              <w:rPr>
                <w:sz w:val="16"/>
                <w:szCs w:val="16"/>
              </w:rPr>
              <w:t>TDCP reporting</w:t>
            </w:r>
            <w:r w:rsidRPr="00DF5CC0">
              <w:rPr>
                <w:rFonts w:eastAsia="DengXian"/>
                <w:sz w:val="16"/>
                <w:szCs w:val="16"/>
              </w:rPr>
              <w:t>, delay offset reporting, frequency offset reporting, both delay offset and frequency offset reporting, and phase offset reporting</w:t>
            </w:r>
            <w:r w:rsidRPr="00DF5CC0">
              <w:rPr>
                <w:sz w:val="16"/>
                <w:szCs w:val="16"/>
              </w:rPr>
              <w:t>.</w:t>
            </w:r>
          </w:p>
          <w:p w14:paraId="6B61DDE0" w14:textId="77777777" w:rsidR="008A08F7" w:rsidRPr="00DF5CC0" w:rsidRDefault="008A08F7" w:rsidP="00233CF5">
            <w:pPr>
              <w:jc w:val="center"/>
              <w:rPr>
                <w:noProof/>
                <w:color w:val="FF0000"/>
                <w:sz w:val="16"/>
                <w:szCs w:val="16"/>
                <w:lang w:eastAsia="zh-TW"/>
              </w:rPr>
            </w:pPr>
            <w:r w:rsidRPr="00DF5CC0">
              <w:rPr>
                <w:rFonts w:hint="eastAsia"/>
                <w:noProof/>
                <w:color w:val="FF0000"/>
                <w:sz w:val="16"/>
                <w:szCs w:val="16"/>
                <w:lang w:eastAsia="zh-TW"/>
              </w:rPr>
              <w:t>&lt;Unchanged part omitted</w:t>
            </w:r>
            <w:r w:rsidRPr="00DF5CC0">
              <w:rPr>
                <w:noProof/>
                <w:color w:val="FF0000"/>
                <w:sz w:val="16"/>
                <w:szCs w:val="16"/>
                <w:lang w:eastAsia="zh-TW"/>
              </w:rPr>
              <w:t>&gt;</w:t>
            </w:r>
          </w:p>
          <w:p w14:paraId="2489C034" w14:textId="77777777" w:rsidR="008A08F7" w:rsidRPr="00DF5CC0" w:rsidRDefault="008A08F7" w:rsidP="00233CF5">
            <w:pPr>
              <w:rPr>
                <w:sz w:val="16"/>
                <w:szCs w:val="16"/>
              </w:rPr>
            </w:pPr>
          </w:p>
        </w:tc>
      </w:tr>
    </w:tbl>
    <w:p w14:paraId="240DB570" w14:textId="77777777" w:rsidR="008A08F7" w:rsidRDefault="008A08F7" w:rsidP="001A0567">
      <w:pPr>
        <w:rPr>
          <w:rFonts w:eastAsia="DengXian"/>
          <w:lang w:eastAsia="zh-CN"/>
        </w:rPr>
      </w:pPr>
    </w:p>
    <w:p w14:paraId="3CF64302" w14:textId="77777777" w:rsidR="008A08F7" w:rsidRPr="007F128D" w:rsidRDefault="008A08F7" w:rsidP="008A08F7">
      <w:pPr>
        <w:rPr>
          <w:highlight w:val="green"/>
        </w:rPr>
      </w:pPr>
      <w:r w:rsidRPr="007F128D">
        <w:rPr>
          <w:rFonts w:hint="eastAsia"/>
          <w:highlight w:val="green"/>
        </w:rPr>
        <w:t>Agreement</w:t>
      </w:r>
    </w:p>
    <w:p w14:paraId="4E757BD7" w14:textId="77777777" w:rsidR="008A08F7" w:rsidRDefault="008A08F7" w:rsidP="008A08F7">
      <w:pPr>
        <w:rPr>
          <w:rFonts w:eastAsiaTheme="minorEastAsia"/>
          <w:lang w:eastAsia="zh-CN"/>
        </w:rPr>
      </w:pPr>
      <w:r w:rsidRPr="007F128D">
        <w:rPr>
          <w:rFonts w:hint="eastAsia"/>
        </w:rPr>
        <w:t>Final LS is endorsed</w:t>
      </w:r>
      <w:r>
        <w:rPr>
          <w:rFonts w:eastAsiaTheme="minorEastAsia" w:hint="eastAsia"/>
          <w:lang w:eastAsia="zh-CN"/>
        </w:rPr>
        <w:t>.</w:t>
      </w:r>
    </w:p>
    <w:p w14:paraId="34A8CBDB" w14:textId="77777777" w:rsidR="00DF5CC0" w:rsidRDefault="00DF5CC0" w:rsidP="008A08F7">
      <w:pPr>
        <w:rPr>
          <w:rFonts w:eastAsiaTheme="minorEastAsia"/>
          <w:lang w:eastAsia="zh-CN"/>
        </w:rPr>
      </w:pPr>
    </w:p>
    <w:p w14:paraId="2739C2C5" w14:textId="77777777" w:rsidR="008A08F7" w:rsidRDefault="008A08F7" w:rsidP="008A08F7">
      <w:pPr>
        <w:rPr>
          <w:rFonts w:eastAsia="DengXian"/>
          <w:b/>
          <w:bCs/>
          <w:u w:val="single"/>
          <w:lang w:eastAsia="zh-CN"/>
        </w:rPr>
      </w:pPr>
      <w:r w:rsidRPr="00C50572">
        <w:rPr>
          <w:rFonts w:eastAsia="DengXian" w:hint="eastAsia"/>
          <w:b/>
          <w:bCs/>
          <w:u w:val="single"/>
          <w:lang w:eastAsia="zh-CN"/>
        </w:rPr>
        <w:t>R19 MCE and LB-CA</w:t>
      </w:r>
    </w:p>
    <w:p w14:paraId="70B5AD64" w14:textId="77777777" w:rsidR="008A08F7" w:rsidRPr="00223414" w:rsidRDefault="008A08F7" w:rsidP="008A08F7">
      <w:pPr>
        <w:rPr>
          <w:rFonts w:ascii="TimesNewRomanPS-ItalicMT" w:eastAsia="SimSun" w:hAnsi="TimesNewRomanPS-ItalicMT" w:hint="eastAsia"/>
          <w:bCs/>
          <w:color w:val="000000"/>
          <w:highlight w:val="green"/>
        </w:rPr>
      </w:pPr>
      <w:r w:rsidRPr="00223414">
        <w:rPr>
          <w:rFonts w:ascii="TimesNewRomanPS-ItalicMT" w:eastAsia="SimSun" w:hAnsi="TimesNewRomanPS-ItalicMT" w:hint="eastAsia"/>
          <w:bCs/>
          <w:color w:val="000000"/>
          <w:highlight w:val="green"/>
        </w:rPr>
        <w:t>Agreement</w:t>
      </w:r>
    </w:p>
    <w:p w14:paraId="04C9D7EF" w14:textId="77777777" w:rsidR="008A08F7" w:rsidRDefault="008A08F7" w:rsidP="008A08F7">
      <w:pPr>
        <w:numPr>
          <w:ilvl w:val="0"/>
          <w:numId w:val="162"/>
        </w:numPr>
        <w:overflowPunct/>
        <w:autoSpaceDE/>
        <w:autoSpaceDN/>
        <w:adjustRightInd/>
        <w:snapToGrid w:val="0"/>
        <w:spacing w:after="60"/>
        <w:textAlignment w:val="auto"/>
        <w:rPr>
          <w:rFonts w:ascii="TimesNewRomanPS-ItalicMT" w:eastAsia="SimSun" w:hAnsi="TimesNewRomanPS-ItalicMT" w:hint="eastAsia"/>
          <w:bCs/>
          <w:color w:val="000000"/>
        </w:rPr>
      </w:pPr>
      <w:r>
        <w:rPr>
          <w:rFonts w:eastAsia="DengXian" w:hint="eastAsia"/>
          <w:bCs/>
        </w:rPr>
        <w:t xml:space="preserve">Following </w:t>
      </w:r>
      <w:r>
        <w:rPr>
          <w:rFonts w:eastAsia="DengXian"/>
          <w:bCs/>
        </w:rPr>
        <w:t xml:space="preserve">TP </w:t>
      </w:r>
      <w:r>
        <w:rPr>
          <w:rFonts w:eastAsia="DengXian" w:hint="eastAsia"/>
          <w:bCs/>
        </w:rPr>
        <w:t xml:space="preserve">to Section </w:t>
      </w:r>
      <w:r>
        <w:rPr>
          <w:rFonts w:eastAsia="SimSun"/>
        </w:rPr>
        <w:t>6.1.2.1</w:t>
      </w:r>
      <w:r>
        <w:rPr>
          <w:rFonts w:ascii="TimesNewRomanPS-ItalicMT" w:eastAsia="SimSun" w:hAnsi="TimesNewRomanPS-ItalicMT" w:hint="eastAsia"/>
          <w:bCs/>
          <w:color w:val="000000"/>
        </w:rPr>
        <w:t xml:space="preserve">, TS38.214 </w:t>
      </w:r>
      <w:r>
        <w:rPr>
          <w:rFonts w:eastAsia="DengXian"/>
          <w:bCs/>
        </w:rPr>
        <w:t xml:space="preserve">is </w:t>
      </w:r>
      <w:r>
        <w:rPr>
          <w:rFonts w:eastAsia="DengXian" w:hint="eastAsia"/>
          <w:bCs/>
        </w:rPr>
        <w:t>endorsed</w:t>
      </w:r>
      <w:r>
        <w:rPr>
          <w:rFonts w:eastAsia="DengXian" w:hint="eastAsia"/>
          <w:bCs/>
          <w:lang w:eastAsia="zh-CN"/>
        </w:rPr>
        <w:t xml:space="preserve"> in principle</w:t>
      </w:r>
      <w:r>
        <w:rPr>
          <w:rFonts w:ascii="TimesNewRomanPS-ItalicMT" w:eastAsia="SimSun" w:hAnsi="TimesNewRomanPS-ItalicMT"/>
          <w:bCs/>
          <w:color w:val="000000"/>
        </w:rPr>
        <w:t>.</w:t>
      </w:r>
    </w:p>
    <w:tbl>
      <w:tblPr>
        <w:tblStyle w:val="TableGrid"/>
        <w:tblW w:w="0" w:type="auto"/>
        <w:tblLook w:val="04A0" w:firstRow="1" w:lastRow="0" w:firstColumn="1" w:lastColumn="0" w:noHBand="0" w:noVBand="1"/>
      </w:tblPr>
      <w:tblGrid>
        <w:gridCol w:w="9362"/>
      </w:tblGrid>
      <w:tr w:rsidR="008A08F7" w:rsidRPr="00DF5CC0" w14:paraId="5C3AB907" w14:textId="77777777" w:rsidTr="00233CF5">
        <w:tc>
          <w:tcPr>
            <w:tcW w:w="9362" w:type="dxa"/>
          </w:tcPr>
          <w:p w14:paraId="4E6D9004" w14:textId="77777777" w:rsidR="008A08F7" w:rsidRPr="00DF5CC0" w:rsidRDefault="008A08F7" w:rsidP="00233CF5">
            <w:pPr>
              <w:jc w:val="center"/>
              <w:rPr>
                <w:rFonts w:eastAsiaTheme="minorEastAsia"/>
                <w:sz w:val="16"/>
                <w:szCs w:val="16"/>
              </w:rPr>
            </w:pPr>
          </w:p>
        </w:tc>
      </w:tr>
    </w:tbl>
    <w:tbl>
      <w:tblPr>
        <w:tblStyle w:val="TableGrid450"/>
        <w:tblW w:w="0" w:type="auto"/>
        <w:tblLook w:val="04A0" w:firstRow="1" w:lastRow="0" w:firstColumn="1" w:lastColumn="0" w:noHBand="0" w:noVBand="1"/>
      </w:tblPr>
      <w:tblGrid>
        <w:gridCol w:w="9307"/>
      </w:tblGrid>
      <w:tr w:rsidR="008A08F7" w14:paraId="7DD909AB" w14:textId="77777777" w:rsidTr="00233CF5">
        <w:tc>
          <w:tcPr>
            <w:tcW w:w="9307" w:type="dxa"/>
          </w:tcPr>
          <w:p w14:paraId="53D917A2" w14:textId="77777777" w:rsidR="008A08F7" w:rsidRPr="00DF5CC0" w:rsidRDefault="008A08F7" w:rsidP="003A6D10">
            <w:bookmarkStart w:id="703" w:name="_Toc211860341"/>
            <w:bookmarkStart w:id="704" w:name="_Toc211860632"/>
            <w:bookmarkStart w:id="705" w:name="_Toc211860851"/>
            <w:bookmarkStart w:id="706" w:name="_Toc211861072"/>
            <w:bookmarkStart w:id="707" w:name="_Toc211861478"/>
            <w:bookmarkStart w:id="708" w:name="_Toc211861648"/>
            <w:r w:rsidRPr="00DF5CC0">
              <w:t>6.1.2</w:t>
            </w:r>
            <w:r w:rsidRPr="00DF5CC0">
              <w:tab/>
              <w:t>Resource allocation</w:t>
            </w:r>
            <w:bookmarkEnd w:id="703"/>
            <w:bookmarkEnd w:id="704"/>
            <w:bookmarkEnd w:id="705"/>
            <w:bookmarkEnd w:id="706"/>
            <w:bookmarkEnd w:id="707"/>
            <w:bookmarkEnd w:id="708"/>
            <w:r w:rsidRPr="00DF5CC0">
              <w:t xml:space="preserve"> </w:t>
            </w:r>
          </w:p>
          <w:p w14:paraId="4A6C96BD" w14:textId="77777777" w:rsidR="008A08F7" w:rsidRPr="00DF5CC0" w:rsidRDefault="008A08F7" w:rsidP="003A6D10">
            <w:bookmarkStart w:id="709" w:name="_Toc211860342"/>
            <w:bookmarkStart w:id="710" w:name="_Toc211860633"/>
            <w:bookmarkStart w:id="711" w:name="_Toc211860852"/>
            <w:bookmarkStart w:id="712" w:name="_Toc211861073"/>
            <w:bookmarkStart w:id="713" w:name="_Toc211861479"/>
            <w:bookmarkStart w:id="714" w:name="_Toc211861649"/>
            <w:r w:rsidRPr="00DF5CC0">
              <w:t>6.1.2.1</w:t>
            </w:r>
            <w:r w:rsidRPr="00DF5CC0">
              <w:tab/>
              <w:t>Resource allocation in time domain</w:t>
            </w:r>
            <w:bookmarkEnd w:id="709"/>
            <w:bookmarkEnd w:id="710"/>
            <w:bookmarkEnd w:id="711"/>
            <w:bookmarkEnd w:id="712"/>
            <w:bookmarkEnd w:id="713"/>
            <w:bookmarkEnd w:id="714"/>
          </w:p>
          <w:p w14:paraId="42DFB849" w14:textId="77777777" w:rsidR="008A08F7" w:rsidRPr="00DF5CC0" w:rsidRDefault="008A08F7" w:rsidP="00233CF5">
            <w:pPr>
              <w:spacing w:beforeLines="100" w:before="240"/>
              <w:rPr>
                <w:sz w:val="16"/>
                <w:szCs w:val="16"/>
              </w:rPr>
            </w:pPr>
            <w:r w:rsidRPr="00DF5CC0">
              <w:rPr>
                <w:rFonts w:hint="eastAsia"/>
                <w:sz w:val="16"/>
                <w:szCs w:val="16"/>
              </w:rPr>
              <w:t>**********************************************************</w:t>
            </w:r>
          </w:p>
          <w:p w14:paraId="1BADAA61" w14:textId="77777777" w:rsidR="008A08F7" w:rsidRPr="00DF5CC0" w:rsidRDefault="008A08F7" w:rsidP="00233CF5">
            <w:pPr>
              <w:rPr>
                <w:color w:val="000000"/>
                <w:sz w:val="16"/>
                <w:szCs w:val="16"/>
              </w:rPr>
            </w:pPr>
            <w:r w:rsidRPr="00DF5CC0">
              <w:rPr>
                <w:color w:val="000000"/>
                <w:sz w:val="16"/>
                <w:szCs w:val="16"/>
              </w:rPr>
              <w:t xml:space="preserve">For </w:t>
            </w:r>
            <w:r w:rsidRPr="00DF5CC0">
              <w:rPr>
                <w:i/>
                <w:sz w:val="16"/>
                <w:szCs w:val="16"/>
              </w:rPr>
              <w:t>pusch-TimeDomainAllocationListForMultiPUSCH</w:t>
            </w:r>
            <w:r w:rsidRPr="00DF5CC0">
              <w:rPr>
                <w:sz w:val="16"/>
                <w:szCs w:val="16"/>
              </w:rPr>
              <w:t xml:space="preserve"> </w:t>
            </w:r>
            <w:r w:rsidRPr="00DF5CC0">
              <w:rPr>
                <w:iCs/>
                <w:sz w:val="16"/>
                <w:szCs w:val="16"/>
              </w:rPr>
              <w:t xml:space="preserve">and </w:t>
            </w:r>
            <w:r w:rsidRPr="00DF5CC0">
              <w:rPr>
                <w:i/>
                <w:sz w:val="16"/>
                <w:szCs w:val="16"/>
              </w:rPr>
              <w:t>pusch-TimeDomainAllocationListForMultiPUSCH</w:t>
            </w:r>
            <w:r w:rsidRPr="00DF5CC0">
              <w:rPr>
                <w:b/>
                <w:bCs/>
                <w:iCs/>
                <w:sz w:val="16"/>
                <w:szCs w:val="16"/>
              </w:rPr>
              <w:t>-</w:t>
            </w:r>
            <w:r w:rsidRPr="00DF5CC0">
              <w:rPr>
                <w:i/>
                <w:sz w:val="16"/>
                <w:szCs w:val="16"/>
              </w:rPr>
              <w:t xml:space="preserve">DCI-0-3 </w:t>
            </w:r>
            <w:r w:rsidRPr="00DF5CC0">
              <w:rPr>
                <w:sz w:val="16"/>
                <w:szCs w:val="16"/>
              </w:rPr>
              <w:t xml:space="preserve">in </w:t>
            </w:r>
            <w:r w:rsidRPr="00DF5CC0">
              <w:rPr>
                <w:i/>
                <w:sz w:val="16"/>
                <w:szCs w:val="16"/>
              </w:rPr>
              <w:t>pusch-Config</w:t>
            </w:r>
            <w:r w:rsidRPr="00DF5CC0">
              <w:rPr>
                <w:iCs/>
                <w:sz w:val="16"/>
                <w:szCs w:val="16"/>
              </w:rPr>
              <w:t>,</w:t>
            </w:r>
            <w:r w:rsidRPr="00DF5CC0">
              <w:rPr>
                <w:iCs/>
                <w:color w:val="000000"/>
                <w:sz w:val="16"/>
                <w:szCs w:val="16"/>
              </w:rPr>
              <w:t xml:space="preserve"> if a</w:t>
            </w:r>
            <w:r w:rsidRPr="00DF5CC0">
              <w:rPr>
                <w:color w:val="000000"/>
                <w:sz w:val="16"/>
                <w:szCs w:val="16"/>
              </w:rPr>
              <w:t xml:space="preserve"> </w:t>
            </w:r>
            <w:r w:rsidRPr="00DF5CC0">
              <w:rPr>
                <w:sz w:val="16"/>
                <w:szCs w:val="16"/>
              </w:rPr>
              <w:t>row</w:t>
            </w:r>
            <w:r w:rsidRPr="00DF5CC0">
              <w:rPr>
                <w:color w:val="000000"/>
                <w:sz w:val="16"/>
                <w:szCs w:val="16"/>
              </w:rPr>
              <w:t xml:space="preserve"> indicates resource allocation for two to eight contiguous PUSCHs and </w:t>
            </w:r>
            <w:r w:rsidRPr="00DF5CC0">
              <w:rPr>
                <w:i/>
                <w:iCs/>
                <w:color w:val="000000"/>
                <w:sz w:val="16"/>
                <w:szCs w:val="16"/>
              </w:rPr>
              <w:t>extendedK2</w:t>
            </w:r>
            <w:r w:rsidRPr="00DF5CC0">
              <w:rPr>
                <w:color w:val="000000"/>
                <w:sz w:val="16"/>
                <w:szCs w:val="16"/>
              </w:rPr>
              <w:t xml:space="preserve"> is not configured, </w:t>
            </w:r>
            <w:r w:rsidRPr="00DF5CC0">
              <w:rPr>
                <w:i/>
                <w:color w:val="000000"/>
                <w:sz w:val="16"/>
                <w:szCs w:val="16"/>
              </w:rPr>
              <w:t>K</w:t>
            </w:r>
            <w:r w:rsidRPr="00DF5CC0">
              <w:rPr>
                <w:i/>
                <w:color w:val="000000"/>
                <w:sz w:val="16"/>
                <w:szCs w:val="16"/>
                <w:vertAlign w:val="subscript"/>
              </w:rPr>
              <w:t>2</w:t>
            </w:r>
            <w:r w:rsidRPr="00DF5CC0">
              <w:rPr>
                <w:color w:val="000000"/>
                <w:sz w:val="16"/>
                <w:szCs w:val="16"/>
              </w:rPr>
              <w:t xml:space="preserve"> given by </w:t>
            </w:r>
            <w:r w:rsidRPr="00DF5CC0">
              <w:rPr>
                <w:i/>
                <w:sz w:val="16"/>
                <w:szCs w:val="16"/>
              </w:rPr>
              <w:t xml:space="preserve">k2-r16 </w:t>
            </w:r>
            <w:r w:rsidRPr="00DF5CC0">
              <w:rPr>
                <w:color w:val="000000"/>
                <w:sz w:val="16"/>
                <w:szCs w:val="16"/>
              </w:rPr>
              <w:t xml:space="preserve">indicates the slot where UE shall transmit the first PUSCH of the multiple PUSCHs. </w:t>
            </w:r>
            <w:r w:rsidRPr="00DF5CC0">
              <w:rPr>
                <w:rFonts w:eastAsia="Batang"/>
                <w:bCs/>
                <w:sz w:val="16"/>
                <w:szCs w:val="16"/>
              </w:rPr>
              <w:t xml:space="preserve">Each PUSCH has a separate SLIV and mapping type. The number of scheduled PUSCHs is signalled by the number of indicated valid SLIVs in the row of the </w:t>
            </w:r>
            <w:r w:rsidRPr="00DF5CC0">
              <w:rPr>
                <w:i/>
                <w:sz w:val="16"/>
                <w:szCs w:val="16"/>
              </w:rPr>
              <w:t>pusch-TimeDomainAllocationListForMultiPUSCH</w:t>
            </w:r>
            <w:r w:rsidRPr="00DF5CC0">
              <w:rPr>
                <w:sz w:val="16"/>
                <w:szCs w:val="16"/>
              </w:rPr>
              <w:t xml:space="preserve"> </w:t>
            </w:r>
            <w:r w:rsidRPr="00DF5CC0">
              <w:rPr>
                <w:rFonts w:eastAsia="Batang"/>
                <w:bCs/>
                <w:sz w:val="16"/>
                <w:szCs w:val="16"/>
              </w:rPr>
              <w:t xml:space="preserve">signalled in DCI format 0_1 or in the row of the </w:t>
            </w:r>
            <w:r w:rsidRPr="00DF5CC0">
              <w:rPr>
                <w:i/>
                <w:sz w:val="16"/>
                <w:szCs w:val="16"/>
              </w:rPr>
              <w:t>pusch-TimeDomainAllocationListForMultiPUSCH-DCI-0-3</w:t>
            </w:r>
            <w:r w:rsidRPr="00DF5CC0">
              <w:rPr>
                <w:sz w:val="16"/>
                <w:szCs w:val="16"/>
              </w:rPr>
              <w:t xml:space="preserve"> </w:t>
            </w:r>
            <w:r w:rsidRPr="00DF5CC0">
              <w:rPr>
                <w:rFonts w:eastAsia="Batang"/>
                <w:bCs/>
                <w:sz w:val="16"/>
                <w:szCs w:val="16"/>
              </w:rPr>
              <w:t>signalled in DCI format 0_3.</w:t>
            </w:r>
            <w:r w:rsidRPr="00DF5CC0">
              <w:rPr>
                <w:color w:val="000000"/>
                <w:sz w:val="16"/>
                <w:szCs w:val="16"/>
              </w:rPr>
              <w:t xml:space="preserve"> </w:t>
            </w:r>
          </w:p>
          <w:p w14:paraId="706E0741" w14:textId="77777777" w:rsidR="008A08F7" w:rsidRPr="00DF5CC0" w:rsidRDefault="008A08F7" w:rsidP="00233CF5">
            <w:pPr>
              <w:rPr>
                <w:color w:val="000000"/>
                <w:sz w:val="16"/>
                <w:szCs w:val="16"/>
              </w:rPr>
            </w:pPr>
            <w:r w:rsidRPr="00DF5CC0">
              <w:rPr>
                <w:color w:val="000000"/>
                <w:sz w:val="16"/>
                <w:szCs w:val="16"/>
              </w:rPr>
              <w:t xml:space="preserve">For </w:t>
            </w:r>
            <w:r w:rsidRPr="00DF5CC0">
              <w:rPr>
                <w:i/>
                <w:sz w:val="16"/>
                <w:szCs w:val="16"/>
              </w:rPr>
              <w:t>pusch-TimeDomainAllocationListForMultiPUSCH</w:t>
            </w:r>
            <w:r w:rsidRPr="00DF5CC0">
              <w:rPr>
                <w:sz w:val="16"/>
                <w:szCs w:val="16"/>
              </w:rPr>
              <w:t xml:space="preserve"> </w:t>
            </w:r>
            <w:r w:rsidRPr="00DF5CC0">
              <w:rPr>
                <w:iCs/>
                <w:sz w:val="16"/>
                <w:szCs w:val="16"/>
              </w:rPr>
              <w:t xml:space="preserve">and </w:t>
            </w:r>
            <w:r w:rsidRPr="00DF5CC0">
              <w:rPr>
                <w:i/>
                <w:sz w:val="16"/>
                <w:szCs w:val="16"/>
              </w:rPr>
              <w:t>pusch-TimeDomainAllocationListForMultiPUSCH</w:t>
            </w:r>
            <w:r w:rsidRPr="00DF5CC0">
              <w:rPr>
                <w:b/>
                <w:bCs/>
                <w:iCs/>
                <w:sz w:val="16"/>
                <w:szCs w:val="16"/>
              </w:rPr>
              <w:t>-</w:t>
            </w:r>
            <w:r w:rsidRPr="00DF5CC0">
              <w:rPr>
                <w:i/>
                <w:sz w:val="16"/>
                <w:szCs w:val="16"/>
              </w:rPr>
              <w:t xml:space="preserve">DCI-0-3 </w:t>
            </w:r>
            <w:r w:rsidRPr="00DF5CC0">
              <w:rPr>
                <w:sz w:val="16"/>
                <w:szCs w:val="16"/>
              </w:rPr>
              <w:t xml:space="preserve">in </w:t>
            </w:r>
            <w:r w:rsidRPr="00DF5CC0">
              <w:rPr>
                <w:i/>
                <w:sz w:val="16"/>
                <w:szCs w:val="16"/>
              </w:rPr>
              <w:t>pusch-Config,</w:t>
            </w:r>
            <w:r w:rsidRPr="00DF5CC0">
              <w:rPr>
                <w:color w:val="000000"/>
                <w:sz w:val="16"/>
                <w:szCs w:val="16"/>
              </w:rPr>
              <w:t xml:space="preserve"> </w:t>
            </w:r>
            <w:r w:rsidRPr="00DF5CC0">
              <w:rPr>
                <w:iCs/>
                <w:sz w:val="16"/>
                <w:szCs w:val="16"/>
              </w:rPr>
              <w:t xml:space="preserve">if a row indicates resource allocation of more than one PUSCH and </w:t>
            </w:r>
            <w:r w:rsidRPr="00DF5CC0">
              <w:rPr>
                <w:i/>
                <w:sz w:val="16"/>
                <w:szCs w:val="16"/>
              </w:rPr>
              <w:t>extendedK2</w:t>
            </w:r>
            <w:r w:rsidRPr="00DF5CC0">
              <w:rPr>
                <w:iCs/>
                <w:sz w:val="16"/>
                <w:szCs w:val="16"/>
              </w:rPr>
              <w:t xml:space="preserve"> is configured,</w:t>
            </w:r>
            <w:r w:rsidRPr="00DF5CC0">
              <w:rPr>
                <w:color w:val="000000"/>
                <w:sz w:val="16"/>
                <w:szCs w:val="16"/>
              </w:rPr>
              <w:t xml:space="preserve"> e</w:t>
            </w:r>
            <w:r w:rsidRPr="00DF5CC0">
              <w:rPr>
                <w:rFonts w:eastAsia="Batang"/>
                <w:bCs/>
                <w:sz w:val="16"/>
                <w:szCs w:val="16"/>
              </w:rPr>
              <w:t xml:space="preserve">ach PUSCH has a separate SLIV, mapping type and </w:t>
            </w:r>
            <w:r w:rsidRPr="00DF5CC0">
              <w:rPr>
                <w:i/>
                <w:color w:val="000000"/>
                <w:sz w:val="16"/>
                <w:szCs w:val="16"/>
              </w:rPr>
              <w:t>K</w:t>
            </w:r>
            <w:r w:rsidRPr="00DF5CC0">
              <w:rPr>
                <w:i/>
                <w:color w:val="000000"/>
                <w:sz w:val="16"/>
                <w:szCs w:val="16"/>
                <w:vertAlign w:val="subscript"/>
              </w:rPr>
              <w:t xml:space="preserve">2 </w:t>
            </w:r>
            <w:r w:rsidRPr="00DF5CC0">
              <w:rPr>
                <w:color w:val="000000"/>
                <w:sz w:val="16"/>
                <w:szCs w:val="16"/>
              </w:rPr>
              <w:t xml:space="preserve">given by </w:t>
            </w:r>
            <w:r w:rsidRPr="00DF5CC0">
              <w:rPr>
                <w:i/>
                <w:color w:val="000000"/>
                <w:sz w:val="16"/>
                <w:szCs w:val="16"/>
              </w:rPr>
              <w:t>extendedK2</w:t>
            </w:r>
            <w:r w:rsidRPr="00DF5CC0">
              <w:rPr>
                <w:rFonts w:eastAsia="Batang"/>
                <w:bCs/>
                <w:sz w:val="16"/>
                <w:szCs w:val="16"/>
              </w:rPr>
              <w:t xml:space="preserve">. </w:t>
            </w:r>
            <w:r w:rsidRPr="00DF5CC0">
              <w:rPr>
                <w:bCs/>
                <w:sz w:val="16"/>
                <w:szCs w:val="16"/>
              </w:rPr>
              <w:t xml:space="preserve">If a row indicates resource allocation of a single PUSCH, the PUSCH has a single SLIV, mapping type, and </w:t>
            </w:r>
            <w:r w:rsidRPr="00DF5CC0">
              <w:rPr>
                <w:i/>
                <w:color w:val="000000"/>
                <w:sz w:val="16"/>
                <w:szCs w:val="16"/>
              </w:rPr>
              <w:t>K</w:t>
            </w:r>
            <w:r w:rsidRPr="00DF5CC0">
              <w:rPr>
                <w:i/>
                <w:color w:val="000000"/>
                <w:sz w:val="16"/>
                <w:szCs w:val="16"/>
                <w:vertAlign w:val="subscript"/>
              </w:rPr>
              <w:t>2</w:t>
            </w:r>
            <w:r w:rsidRPr="00DF5CC0">
              <w:rPr>
                <w:bCs/>
                <w:sz w:val="16"/>
                <w:szCs w:val="16"/>
              </w:rPr>
              <w:t xml:space="preserve">, where </w:t>
            </w:r>
            <w:r w:rsidRPr="00DF5CC0">
              <w:rPr>
                <w:i/>
                <w:color w:val="000000"/>
                <w:sz w:val="16"/>
                <w:szCs w:val="16"/>
              </w:rPr>
              <w:t>K</w:t>
            </w:r>
            <w:r w:rsidRPr="00DF5CC0">
              <w:rPr>
                <w:i/>
                <w:color w:val="000000"/>
                <w:sz w:val="16"/>
                <w:szCs w:val="16"/>
                <w:vertAlign w:val="subscript"/>
              </w:rPr>
              <w:t>2</w:t>
            </w:r>
            <w:r w:rsidRPr="00DF5CC0">
              <w:rPr>
                <w:bCs/>
                <w:sz w:val="16"/>
                <w:szCs w:val="16"/>
              </w:rPr>
              <w:t xml:space="preserve"> is given by </w:t>
            </w:r>
            <w:r w:rsidRPr="00DF5CC0">
              <w:rPr>
                <w:bCs/>
                <w:i/>
                <w:iCs/>
                <w:sz w:val="16"/>
                <w:szCs w:val="16"/>
              </w:rPr>
              <w:t>extendedK2</w:t>
            </w:r>
            <w:r w:rsidRPr="00DF5CC0">
              <w:rPr>
                <w:bCs/>
                <w:sz w:val="16"/>
                <w:szCs w:val="16"/>
              </w:rPr>
              <w:t xml:space="preserve">, if configured, otherwise </w:t>
            </w:r>
            <w:r w:rsidRPr="00DF5CC0">
              <w:rPr>
                <w:i/>
                <w:color w:val="000000"/>
                <w:sz w:val="16"/>
                <w:szCs w:val="16"/>
              </w:rPr>
              <w:t>K</w:t>
            </w:r>
            <w:r w:rsidRPr="00DF5CC0">
              <w:rPr>
                <w:i/>
                <w:color w:val="000000"/>
                <w:sz w:val="16"/>
                <w:szCs w:val="16"/>
                <w:vertAlign w:val="subscript"/>
              </w:rPr>
              <w:t>2</w:t>
            </w:r>
            <w:r w:rsidRPr="00DF5CC0">
              <w:rPr>
                <w:bCs/>
                <w:sz w:val="16"/>
                <w:szCs w:val="16"/>
              </w:rPr>
              <w:t xml:space="preserve"> is given by </w:t>
            </w:r>
            <w:r w:rsidRPr="00DF5CC0">
              <w:rPr>
                <w:bCs/>
                <w:i/>
                <w:iCs/>
                <w:sz w:val="16"/>
                <w:szCs w:val="16"/>
              </w:rPr>
              <w:t>k2-r16</w:t>
            </w:r>
            <w:r w:rsidRPr="00DF5CC0">
              <w:rPr>
                <w:bCs/>
                <w:sz w:val="16"/>
                <w:szCs w:val="16"/>
              </w:rPr>
              <w:t xml:space="preserve">. </w:t>
            </w:r>
            <w:r w:rsidRPr="00DF5CC0">
              <w:rPr>
                <w:rFonts w:eastAsia="Batang"/>
                <w:bCs/>
                <w:sz w:val="16"/>
                <w:szCs w:val="16"/>
              </w:rPr>
              <w:t xml:space="preserve">The number of scheduled PUSCHs is signalled by the number of indicated SLIVs in the row of the </w:t>
            </w:r>
            <w:r w:rsidRPr="00DF5CC0">
              <w:rPr>
                <w:i/>
                <w:sz w:val="16"/>
                <w:szCs w:val="16"/>
              </w:rPr>
              <w:t>pusch-TimeDomainAllocationListForMultiPUSCH</w:t>
            </w:r>
            <w:r w:rsidRPr="00DF5CC0">
              <w:rPr>
                <w:sz w:val="16"/>
                <w:szCs w:val="16"/>
              </w:rPr>
              <w:t xml:space="preserve"> </w:t>
            </w:r>
            <w:r w:rsidRPr="00DF5CC0">
              <w:rPr>
                <w:rFonts w:eastAsia="Batang"/>
                <w:bCs/>
                <w:sz w:val="16"/>
                <w:szCs w:val="16"/>
              </w:rPr>
              <w:t xml:space="preserve">signalled in DCI format 0_1 or in the row of the </w:t>
            </w:r>
            <w:r w:rsidRPr="00DF5CC0">
              <w:rPr>
                <w:i/>
                <w:sz w:val="16"/>
                <w:szCs w:val="16"/>
              </w:rPr>
              <w:t>pusch-TimeDomainAllocationListForMultiPUSCH-DCI-0-3</w:t>
            </w:r>
            <w:r w:rsidRPr="00DF5CC0">
              <w:rPr>
                <w:sz w:val="16"/>
                <w:szCs w:val="16"/>
              </w:rPr>
              <w:t xml:space="preserve"> </w:t>
            </w:r>
            <w:r w:rsidRPr="00DF5CC0">
              <w:rPr>
                <w:rFonts w:eastAsia="Batang"/>
                <w:bCs/>
                <w:sz w:val="16"/>
                <w:szCs w:val="16"/>
              </w:rPr>
              <w:t>signalled in DCI format 0_3.</w:t>
            </w:r>
            <w:r w:rsidRPr="00DF5CC0">
              <w:rPr>
                <w:color w:val="000000"/>
                <w:sz w:val="16"/>
                <w:szCs w:val="16"/>
              </w:rPr>
              <w:t xml:space="preserve"> </w:t>
            </w:r>
          </w:p>
          <w:p w14:paraId="48193569" w14:textId="77777777" w:rsidR="008A08F7" w:rsidRPr="00DF5CC0" w:rsidRDefault="008A08F7" w:rsidP="00233CF5">
            <w:pPr>
              <w:rPr>
                <w:sz w:val="16"/>
                <w:szCs w:val="16"/>
              </w:rPr>
            </w:pPr>
            <w:r w:rsidRPr="00DF5CC0">
              <w:rPr>
                <w:color w:val="000000"/>
                <w:sz w:val="16"/>
                <w:szCs w:val="16"/>
              </w:rPr>
              <w:t>If a UE is configured with</w:t>
            </w:r>
            <w:r w:rsidRPr="00DF5CC0">
              <w:rPr>
                <w:i/>
                <w:color w:val="000000"/>
                <w:sz w:val="16"/>
                <w:szCs w:val="16"/>
              </w:rPr>
              <w:t xml:space="preserve"> extendedK2</w:t>
            </w:r>
            <w:r w:rsidRPr="00DF5CC0">
              <w:rPr>
                <w:i/>
                <w:iCs/>
                <w:color w:val="000000"/>
                <w:sz w:val="16"/>
                <w:szCs w:val="16"/>
              </w:rPr>
              <w:t xml:space="preserve"> </w:t>
            </w:r>
            <w:r w:rsidRPr="00DF5CC0">
              <w:rPr>
                <w:iCs/>
                <w:color w:val="000000"/>
                <w:sz w:val="16"/>
                <w:szCs w:val="16"/>
              </w:rPr>
              <w:t>in</w:t>
            </w:r>
            <w:r w:rsidRPr="00DF5CC0">
              <w:rPr>
                <w:color w:val="000000"/>
                <w:sz w:val="16"/>
                <w:szCs w:val="16"/>
              </w:rPr>
              <w:t xml:space="preserve"> </w:t>
            </w:r>
            <w:r w:rsidRPr="00DF5CC0">
              <w:rPr>
                <w:i/>
                <w:iCs/>
                <w:color w:val="000000"/>
                <w:sz w:val="16"/>
                <w:szCs w:val="16"/>
              </w:rPr>
              <w:t xml:space="preserve">pusch-TimeDomainAllocationListForMultiPUSCH </w:t>
            </w:r>
            <w:r w:rsidRPr="00DF5CC0">
              <w:rPr>
                <w:color w:val="000000"/>
                <w:sz w:val="16"/>
                <w:szCs w:val="16"/>
              </w:rPr>
              <w:t xml:space="preserve">in which one or more rows contain multiple </w:t>
            </w:r>
            <w:r w:rsidRPr="00DF5CC0">
              <w:rPr>
                <w:i/>
                <w:iCs/>
                <w:color w:val="000000"/>
                <w:sz w:val="16"/>
                <w:szCs w:val="16"/>
              </w:rPr>
              <w:t>SLIV</w:t>
            </w:r>
            <w:r w:rsidRPr="00DF5CC0">
              <w:rPr>
                <w:color w:val="000000"/>
                <w:sz w:val="16"/>
                <w:szCs w:val="16"/>
              </w:rPr>
              <w:t xml:space="preserve">s for PUSCH on a UL BWP of a serving cell, and the UE is indicated </w:t>
            </w:r>
            <w:r w:rsidRPr="00DF5CC0">
              <w:rPr>
                <w:sz w:val="16"/>
                <w:szCs w:val="16"/>
              </w:rPr>
              <w:t xml:space="preserve">re-transmission of PUSCH by DCI format 0_1, where the PUSCH is correspond to a configured grant Type 1 or Type 2, the UE does not expect that the number of indicated </w:t>
            </w:r>
            <w:r w:rsidRPr="00DF5CC0">
              <w:rPr>
                <w:i/>
                <w:iCs/>
                <w:sz w:val="16"/>
                <w:szCs w:val="16"/>
              </w:rPr>
              <w:t>SLIV</w:t>
            </w:r>
            <w:r w:rsidRPr="00DF5CC0">
              <w:rPr>
                <w:sz w:val="16"/>
                <w:szCs w:val="16"/>
              </w:rPr>
              <w:t xml:space="preserve">s in the row of </w:t>
            </w:r>
            <w:r w:rsidRPr="00DF5CC0">
              <w:rPr>
                <w:rFonts w:eastAsia="Batang"/>
                <w:bCs/>
                <w:sz w:val="16"/>
                <w:szCs w:val="16"/>
              </w:rPr>
              <w:t xml:space="preserve">the </w:t>
            </w:r>
            <w:r w:rsidRPr="00DF5CC0">
              <w:rPr>
                <w:i/>
                <w:sz w:val="16"/>
                <w:szCs w:val="16"/>
              </w:rPr>
              <w:t>pusch-TimeDomainAllocationListForMultiPUSCH</w:t>
            </w:r>
            <w:r w:rsidRPr="00DF5CC0">
              <w:rPr>
                <w:sz w:val="16"/>
                <w:szCs w:val="16"/>
              </w:rPr>
              <w:t xml:space="preserve"> by the DCI </w:t>
            </w:r>
            <w:r w:rsidRPr="00DF5CC0">
              <w:rPr>
                <w:rFonts w:eastAsia="Batang"/>
                <w:bCs/>
                <w:sz w:val="16"/>
                <w:szCs w:val="16"/>
              </w:rPr>
              <w:t xml:space="preserve">is </w:t>
            </w:r>
            <w:r w:rsidRPr="00DF5CC0">
              <w:rPr>
                <w:sz w:val="16"/>
                <w:szCs w:val="16"/>
              </w:rPr>
              <w:t>more than one.</w:t>
            </w:r>
          </w:p>
          <w:p w14:paraId="0A22CD19" w14:textId="77777777" w:rsidR="008A08F7" w:rsidRPr="00DF5CC0" w:rsidRDefault="008A08F7" w:rsidP="00233CF5">
            <w:pPr>
              <w:rPr>
                <w:ins w:id="715" w:author="leihaipeng" w:date="2025-08-13T12:34:00Z"/>
                <w:color w:val="000000"/>
                <w:sz w:val="16"/>
                <w:szCs w:val="16"/>
              </w:rPr>
            </w:pPr>
            <w:r w:rsidRPr="00DF5CC0">
              <w:rPr>
                <w:color w:val="000000"/>
                <w:sz w:val="16"/>
                <w:szCs w:val="16"/>
              </w:rPr>
              <w:t>If a UE is configured with</w:t>
            </w:r>
            <w:r w:rsidRPr="00DF5CC0">
              <w:rPr>
                <w:i/>
                <w:color w:val="000000"/>
                <w:sz w:val="16"/>
                <w:szCs w:val="16"/>
              </w:rPr>
              <w:t xml:space="preserve"> </w:t>
            </w:r>
            <w:r w:rsidRPr="00DF5CC0">
              <w:rPr>
                <w:i/>
                <w:iCs/>
                <w:color w:val="000000"/>
                <w:sz w:val="16"/>
                <w:szCs w:val="16"/>
              </w:rPr>
              <w:t xml:space="preserve">pusch-TimeDomainAllocationListForMultiPUSCH </w:t>
            </w:r>
            <w:r w:rsidRPr="00DF5CC0">
              <w:rPr>
                <w:iCs/>
                <w:sz w:val="16"/>
                <w:szCs w:val="16"/>
              </w:rPr>
              <w:t xml:space="preserve">or </w:t>
            </w:r>
            <w:r w:rsidRPr="00DF5CC0">
              <w:rPr>
                <w:i/>
                <w:sz w:val="16"/>
                <w:szCs w:val="16"/>
              </w:rPr>
              <w:t>pusch-TimeDomainAllocationListForMultiPUSCH</w:t>
            </w:r>
            <w:r w:rsidRPr="00DF5CC0">
              <w:rPr>
                <w:b/>
                <w:bCs/>
                <w:iCs/>
                <w:sz w:val="16"/>
                <w:szCs w:val="16"/>
              </w:rPr>
              <w:t>-</w:t>
            </w:r>
            <w:r w:rsidRPr="00DF5CC0">
              <w:rPr>
                <w:i/>
                <w:sz w:val="16"/>
                <w:szCs w:val="16"/>
              </w:rPr>
              <w:t xml:space="preserve">DCI-0-3 </w:t>
            </w:r>
            <w:r w:rsidRPr="00DF5CC0">
              <w:rPr>
                <w:color w:val="000000"/>
                <w:sz w:val="16"/>
                <w:szCs w:val="16"/>
              </w:rPr>
              <w:t xml:space="preserve">in which one or more rows contain multiple </w:t>
            </w:r>
            <w:r w:rsidRPr="00DF5CC0">
              <w:rPr>
                <w:i/>
                <w:iCs/>
                <w:color w:val="000000"/>
                <w:sz w:val="16"/>
                <w:szCs w:val="16"/>
              </w:rPr>
              <w:t>SLIV</w:t>
            </w:r>
            <w:r w:rsidRPr="00DF5CC0">
              <w:rPr>
                <w:color w:val="000000"/>
                <w:sz w:val="16"/>
                <w:szCs w:val="16"/>
              </w:rPr>
              <w:t xml:space="preserve">s for PUSCH on a UL BWP of a serving cell, </w:t>
            </w:r>
            <w:r w:rsidRPr="00DF5CC0">
              <w:rPr>
                <w:sz w:val="16"/>
                <w:szCs w:val="16"/>
              </w:rPr>
              <w:t xml:space="preserve">the UE does not expect to be scheduled with one or multiple PUSCH transmissions by a single DCI format 0_1 or 0_3, where each PUSCH transmission </w:t>
            </w:r>
            <w:r w:rsidRPr="00DF5CC0">
              <w:rPr>
                <w:color w:val="000000"/>
                <w:sz w:val="16"/>
                <w:szCs w:val="16"/>
              </w:rPr>
              <w:t xml:space="preserve">overlaps with a DL symbol indicated by </w:t>
            </w:r>
            <w:r w:rsidRPr="00DF5CC0">
              <w:rPr>
                <w:i/>
                <w:iCs/>
                <w:color w:val="000000"/>
                <w:sz w:val="16"/>
                <w:szCs w:val="16"/>
              </w:rPr>
              <w:t>tdd-UL-DL-ConfigurationCommon</w:t>
            </w:r>
            <w:r w:rsidRPr="00DF5CC0">
              <w:rPr>
                <w:color w:val="000000"/>
                <w:sz w:val="16"/>
                <w:szCs w:val="16"/>
              </w:rPr>
              <w:t xml:space="preserve"> or </w:t>
            </w:r>
            <w:r w:rsidRPr="00DF5CC0">
              <w:rPr>
                <w:i/>
                <w:iCs/>
                <w:color w:val="000000"/>
                <w:sz w:val="16"/>
                <w:szCs w:val="16"/>
              </w:rPr>
              <w:t xml:space="preserve">tdd-UL-DL-ConfigurationDedicated </w:t>
            </w:r>
            <w:r w:rsidRPr="00DF5CC0">
              <w:rPr>
                <w:color w:val="000000"/>
                <w:sz w:val="16"/>
                <w:szCs w:val="16"/>
              </w:rPr>
              <w:t xml:space="preserve">if provided, or a symbol of an SS/PBCH block with index provided by </w:t>
            </w:r>
            <w:r w:rsidRPr="00DF5CC0">
              <w:rPr>
                <w:i/>
                <w:iCs/>
                <w:color w:val="000000"/>
                <w:sz w:val="16"/>
                <w:szCs w:val="16"/>
              </w:rPr>
              <w:t>ssb-PositionsInBurst</w:t>
            </w:r>
            <w:r w:rsidRPr="00DF5CC0">
              <w:rPr>
                <w:color w:val="000000"/>
                <w:sz w:val="16"/>
                <w:szCs w:val="16"/>
              </w:rPr>
              <w:t>.</w:t>
            </w:r>
          </w:p>
          <w:p w14:paraId="7422E449" w14:textId="77777777" w:rsidR="008A08F7" w:rsidRPr="00DF5CC0" w:rsidRDefault="008A08F7" w:rsidP="00233CF5">
            <w:pPr>
              <w:rPr>
                <w:sz w:val="16"/>
                <w:szCs w:val="16"/>
              </w:rPr>
            </w:pPr>
            <w:ins w:id="716" w:author="Haipeng Lei" w:date="2025-09-30T15:22:00Z">
              <w:r w:rsidRPr="00DF5CC0">
                <w:rPr>
                  <w:rFonts w:eastAsia="DengXian"/>
                  <w:color w:val="C00000"/>
                  <w:sz w:val="16"/>
                  <w:szCs w:val="16"/>
                  <w:u w:val="single"/>
                </w:rPr>
                <w:t xml:space="preserve">If a UE is configured with </w:t>
              </w:r>
              <w:r w:rsidRPr="00DF5CC0">
                <w:rPr>
                  <w:rFonts w:eastAsia="DengXian"/>
                  <w:i/>
                  <w:color w:val="C00000"/>
                  <w:sz w:val="16"/>
                  <w:szCs w:val="16"/>
                  <w:u w:val="single"/>
                </w:rPr>
                <w:t>pusch-TimeDomainAllocationListForMultiPUSCH</w:t>
              </w:r>
              <w:r w:rsidRPr="00DF5CC0">
                <w:rPr>
                  <w:rFonts w:eastAsia="DengXian"/>
                  <w:color w:val="C00000"/>
                  <w:sz w:val="16"/>
                  <w:szCs w:val="16"/>
                  <w:u w:val="single"/>
                </w:rPr>
                <w:t xml:space="preserve"> in which one or more rows contain multiple SLIVs for PUSCH on a UL BWP of a serving cell within a PUCCH group, the UE does not expect to be configured with </w:t>
              </w:r>
              <w:r w:rsidRPr="00DF5CC0">
                <w:rPr>
                  <w:rFonts w:eastAsia="DengXian" w:hint="eastAsia"/>
                  <w:color w:val="C00000"/>
                  <w:sz w:val="16"/>
                  <w:szCs w:val="16"/>
                  <w:u w:val="single"/>
                </w:rPr>
                <w:t>higher</w:t>
              </w:r>
              <w:r w:rsidRPr="00DF5CC0">
                <w:rPr>
                  <w:rFonts w:eastAsia="DengXian"/>
                  <w:color w:val="C00000"/>
                  <w:sz w:val="16"/>
                  <w:szCs w:val="16"/>
                  <w:u w:val="single"/>
                </w:rPr>
                <w:t xml:space="preserve"> </w:t>
              </w:r>
              <w:r w:rsidRPr="00DF5CC0">
                <w:rPr>
                  <w:rFonts w:eastAsia="DengXian"/>
                  <w:color w:val="C00000"/>
                  <w:sz w:val="16"/>
                  <w:szCs w:val="16"/>
                  <w:u w:val="single"/>
                  <w:lang w:eastAsia="en-GB"/>
                </w:rPr>
                <w:t xml:space="preserve">layer parameter </w:t>
              </w:r>
              <w:r w:rsidRPr="00DF5CC0">
                <w:rPr>
                  <w:rFonts w:eastAsia="DengXian"/>
                  <w:i/>
                  <w:color w:val="C00000"/>
                  <w:sz w:val="16"/>
                  <w:szCs w:val="16"/>
                  <w:u w:val="single"/>
                </w:rPr>
                <w:t>pusch-TimeDomainAllocationListForMultiPUSCH-DCI-0-3</w:t>
              </w:r>
              <w:r w:rsidRPr="00DF5CC0">
                <w:rPr>
                  <w:rFonts w:eastAsia="DengXian"/>
                  <w:color w:val="C00000"/>
                  <w:sz w:val="16"/>
                  <w:szCs w:val="16"/>
                  <w:u w:val="single"/>
                  <w:lang w:eastAsia="en-GB"/>
                </w:rPr>
                <w:t xml:space="preserve"> </w:t>
              </w:r>
            </w:ins>
            <w:ins w:id="717" w:author="Haipeng Lei" w:date="2025-10-13T17:15:00Z">
              <w:r w:rsidRPr="00DF5CC0">
                <w:rPr>
                  <w:rFonts w:eastAsia="DengXian" w:hint="eastAsia"/>
                  <w:color w:val="C00000"/>
                  <w:sz w:val="16"/>
                  <w:szCs w:val="16"/>
                  <w:u w:val="single"/>
                </w:rPr>
                <w:t xml:space="preserve">on </w:t>
              </w:r>
            </w:ins>
            <w:ins w:id="718" w:author="Haipeng Lei" w:date="2025-09-30T15:22:00Z">
              <w:r w:rsidRPr="00DF5CC0">
                <w:rPr>
                  <w:rFonts w:eastAsia="DengXian"/>
                  <w:color w:val="FF0000"/>
                  <w:sz w:val="16"/>
                  <w:szCs w:val="16"/>
                  <w:u w:val="single"/>
                  <w:lang w:eastAsia="en-GB"/>
                </w:rPr>
                <w:t>any serving cell</w:t>
              </w:r>
              <w:r w:rsidRPr="00DF5CC0">
                <w:rPr>
                  <w:rFonts w:eastAsia="DengXian"/>
                  <w:color w:val="C00000"/>
                  <w:sz w:val="16"/>
                  <w:szCs w:val="16"/>
                  <w:u w:val="single"/>
                  <w:lang w:eastAsia="en-GB"/>
                </w:rPr>
                <w:t xml:space="preserve"> within the PUCCH group.</w:t>
              </w:r>
            </w:ins>
          </w:p>
          <w:p w14:paraId="799CCB2A" w14:textId="77777777" w:rsidR="008A08F7" w:rsidRPr="00DF5CC0" w:rsidRDefault="008A08F7" w:rsidP="00233CF5">
            <w:pPr>
              <w:rPr>
                <w:sz w:val="16"/>
                <w:szCs w:val="16"/>
              </w:rPr>
            </w:pPr>
            <w:r w:rsidRPr="00DF5CC0">
              <w:rPr>
                <w:sz w:val="16"/>
                <w:szCs w:val="16"/>
              </w:rPr>
              <w:t xml:space="preserve">When the UE is configured with </w:t>
            </w:r>
            <w:r w:rsidRPr="00DF5CC0">
              <w:rPr>
                <w:i/>
                <w:sz w:val="16"/>
                <w:szCs w:val="16"/>
              </w:rPr>
              <w:t>minimumSchedulingOffsetK2</w:t>
            </w:r>
            <w:r w:rsidRPr="00DF5CC0">
              <w:rPr>
                <w:sz w:val="16"/>
                <w:szCs w:val="16"/>
              </w:rPr>
              <w:t xml:space="preserve"> in an active UL BWP it applies a minimum scheduling offset restriction indicated by the '</w:t>
            </w:r>
            <w:r w:rsidRPr="00DF5CC0">
              <w:rPr>
                <w:i/>
                <w:iCs/>
                <w:sz w:val="16"/>
                <w:szCs w:val="16"/>
              </w:rPr>
              <w:t>Minimum applicable scheduling offset indicator</w:t>
            </w:r>
            <w:r w:rsidRPr="00DF5CC0">
              <w:rPr>
                <w:sz w:val="16"/>
                <w:szCs w:val="16"/>
              </w:rPr>
              <w:t xml:space="preserve">' field in DCI format 0_1, 0_3, 1_1 or 1_3 if the same field is available. When the UE is configured with </w:t>
            </w:r>
            <w:r w:rsidRPr="00DF5CC0">
              <w:rPr>
                <w:i/>
                <w:sz w:val="16"/>
                <w:szCs w:val="16"/>
              </w:rPr>
              <w:t>minimumSchedulingOffsetK2</w:t>
            </w:r>
            <w:r w:rsidRPr="00DF5CC0">
              <w:rPr>
                <w:sz w:val="16"/>
                <w:szCs w:val="16"/>
              </w:rPr>
              <w:t xml:space="preserve"> in an active UL BWP and it has not received '</w:t>
            </w:r>
            <w:r w:rsidRPr="00DF5CC0">
              <w:rPr>
                <w:i/>
                <w:iCs/>
                <w:sz w:val="16"/>
                <w:szCs w:val="16"/>
              </w:rPr>
              <w:t>Minimum applicable scheduling offset indicator</w:t>
            </w:r>
            <w:r w:rsidRPr="00DF5CC0">
              <w:rPr>
                <w:sz w:val="16"/>
                <w:szCs w:val="16"/>
              </w:rPr>
              <w:t>' field in DCI format 0_1, 0_3, 1_1 or 1_3, the UE shall apply a minimum scheduling offset restriction indicated based on '</w:t>
            </w:r>
            <w:r w:rsidRPr="00DF5CC0">
              <w:rPr>
                <w:i/>
                <w:iCs/>
                <w:sz w:val="16"/>
                <w:szCs w:val="16"/>
              </w:rPr>
              <w:t>Minimum applicable scheduling offset indicator</w:t>
            </w:r>
            <w:r w:rsidRPr="00DF5CC0">
              <w:rPr>
                <w:sz w:val="16"/>
                <w:szCs w:val="16"/>
              </w:rPr>
              <w:t xml:space="preserve">' value '0'. When the minimum scheduling offset restriction is applied the UE is not expected to be scheduled with a DCI in slot </w:t>
            </w:r>
            <w:r w:rsidRPr="00DF5CC0">
              <w:rPr>
                <w:i/>
                <w:sz w:val="16"/>
                <w:szCs w:val="16"/>
              </w:rPr>
              <w:t>n</w:t>
            </w:r>
            <w:r w:rsidRPr="00DF5CC0">
              <w:rPr>
                <w:sz w:val="16"/>
                <w:szCs w:val="16"/>
              </w:rPr>
              <w:t xml:space="preserve"> to transmit a PUSCH scheduled with C-RNTI, CS-RNTI, MCS-C-RNTI or SP-CSI-RNTI with </w:t>
            </w:r>
            <w:r w:rsidRPr="00DF5CC0">
              <w:rPr>
                <w:i/>
                <w:sz w:val="16"/>
                <w:szCs w:val="16"/>
              </w:rPr>
              <w:t>K</w:t>
            </w:r>
            <w:r w:rsidRPr="00DF5CC0">
              <w:rPr>
                <w:sz w:val="16"/>
                <w:szCs w:val="16"/>
                <w:vertAlign w:val="subscript"/>
              </w:rPr>
              <w:t>2</w:t>
            </w:r>
            <w:r w:rsidRPr="00DF5CC0">
              <w:rPr>
                <w:sz w:val="16"/>
                <w:szCs w:val="16"/>
              </w:rPr>
              <w:t xml:space="preserve"> smaller than</w:t>
            </w:r>
            <w:r w:rsidRPr="00DF5CC0">
              <w:rPr>
                <w:i/>
                <w:sz w:val="16"/>
                <w:szCs w:val="16"/>
              </w:rPr>
              <w:t xml:space="preserve"> </w:t>
            </w:r>
            <m:oMath>
              <m:d>
                <m:dPr>
                  <m:begChr m:val="⌈"/>
                  <m:endChr m:val="⌉"/>
                  <m:ctrlPr>
                    <w:rPr>
                      <w:rFonts w:ascii="Cambria Math" w:hAnsi="Cambria Math"/>
                      <w:i/>
                      <w:iCs/>
                      <w:color w:val="000000"/>
                      <w:sz w:val="16"/>
                      <w:szCs w:val="16"/>
                    </w:rPr>
                  </m:ctrlPr>
                </m:dPr>
                <m:e>
                  <m:sSub>
                    <m:sSubPr>
                      <m:ctrlPr>
                        <w:rPr>
                          <w:rFonts w:ascii="Cambria Math" w:hAnsi="Cambria Math"/>
                          <w:i/>
                          <w:iCs/>
                          <w:color w:val="000000"/>
                          <w:sz w:val="16"/>
                          <w:szCs w:val="16"/>
                        </w:rPr>
                      </m:ctrlPr>
                    </m:sSubPr>
                    <m:e>
                      <m:r>
                        <w:rPr>
                          <w:rFonts w:ascii="Cambria Math" w:hAnsi="Cambria Math"/>
                          <w:color w:val="000000"/>
                          <w:sz w:val="16"/>
                          <w:szCs w:val="16"/>
                        </w:rPr>
                        <m:t>K</m:t>
                      </m:r>
                    </m:e>
                    <m:sub>
                      <m:r>
                        <w:rPr>
                          <w:rFonts w:ascii="Cambria Math" w:hAnsi="Cambria Math"/>
                          <w:color w:val="000000"/>
                          <w:sz w:val="16"/>
                          <w:szCs w:val="16"/>
                        </w:rPr>
                        <m:t>2min</m:t>
                      </m:r>
                    </m:sub>
                  </m:sSub>
                  <m:r>
                    <m:rPr>
                      <m:sty m:val="p"/>
                    </m:rPr>
                    <w:rPr>
                      <w:rFonts w:ascii="Cambria Math" w:hAnsi="Cambria Math"/>
                      <w:color w:val="000000"/>
                      <w:sz w:val="16"/>
                      <w:szCs w:val="16"/>
                    </w:rPr>
                    <m:t>⋅</m:t>
                  </m:r>
                  <m:f>
                    <m:fPr>
                      <m:ctrlPr>
                        <w:rPr>
                          <w:rFonts w:ascii="Cambria Math" w:hAnsi="Cambria Math"/>
                          <w:i/>
                          <w:iCs/>
                          <w:color w:val="000000"/>
                          <w:sz w:val="16"/>
                          <w:szCs w:val="16"/>
                        </w:rPr>
                      </m:ctrlPr>
                    </m:fPr>
                    <m:num>
                      <m:sSup>
                        <m:sSupPr>
                          <m:ctrlPr>
                            <w:rPr>
                              <w:rFonts w:ascii="Cambria Math" w:hAnsi="Cambria Math"/>
                              <w:i/>
                              <w:iCs/>
                              <w:color w:val="000000"/>
                              <w:sz w:val="16"/>
                              <w:szCs w:val="16"/>
                            </w:rPr>
                          </m:ctrlPr>
                        </m:sSupPr>
                        <m:e>
                          <m:r>
                            <w:rPr>
                              <w:rFonts w:ascii="Cambria Math" w:hAnsi="Cambria Math"/>
                              <w:color w:val="000000"/>
                              <w:sz w:val="16"/>
                              <w:szCs w:val="16"/>
                            </w:rPr>
                            <m:t>2</m:t>
                          </m:r>
                        </m:e>
                        <m:sup>
                          <m:sSup>
                            <m:sSupPr>
                              <m:ctrlPr>
                                <w:rPr>
                                  <w:rFonts w:ascii="Cambria Math" w:hAnsi="Cambria Math"/>
                                  <w:i/>
                                  <w:iCs/>
                                  <w:color w:val="000000"/>
                                  <w:sz w:val="16"/>
                                  <w:szCs w:val="16"/>
                                </w:rPr>
                              </m:ctrlPr>
                            </m:sSupPr>
                            <m:e>
                              <m:r>
                                <w:rPr>
                                  <w:rFonts w:ascii="Cambria Math" w:hAnsi="Cambria Math"/>
                                  <w:color w:val="000000"/>
                                  <w:sz w:val="16"/>
                                  <w:szCs w:val="16"/>
                                </w:rPr>
                                <m:t>μ</m:t>
                              </m:r>
                            </m:e>
                            <m:sup>
                              <m:r>
                                <w:rPr>
                                  <w:rFonts w:ascii="Cambria Math" w:hAnsi="Cambria Math"/>
                                  <w:color w:val="000000"/>
                                  <w:sz w:val="16"/>
                                  <w:szCs w:val="16"/>
                                </w:rPr>
                                <m:t>'</m:t>
                              </m:r>
                            </m:sup>
                          </m:sSup>
                        </m:sup>
                      </m:sSup>
                    </m:num>
                    <m:den>
                      <m:sSup>
                        <m:sSupPr>
                          <m:ctrlPr>
                            <w:rPr>
                              <w:rFonts w:ascii="Cambria Math" w:hAnsi="Cambria Math"/>
                              <w:i/>
                              <w:iCs/>
                              <w:color w:val="000000"/>
                              <w:sz w:val="16"/>
                              <w:szCs w:val="16"/>
                            </w:rPr>
                          </m:ctrlPr>
                        </m:sSupPr>
                        <m:e>
                          <m:r>
                            <w:rPr>
                              <w:rFonts w:ascii="Cambria Math" w:hAnsi="Cambria Math"/>
                              <w:color w:val="000000"/>
                              <w:sz w:val="16"/>
                              <w:szCs w:val="16"/>
                            </w:rPr>
                            <m:t>2</m:t>
                          </m:r>
                        </m:e>
                        <m:sup>
                          <m:r>
                            <w:rPr>
                              <w:rFonts w:ascii="Cambria Math" w:hAnsi="Cambria Math"/>
                              <w:color w:val="000000"/>
                              <w:sz w:val="16"/>
                              <w:szCs w:val="16"/>
                            </w:rPr>
                            <m:t>μ</m:t>
                          </m:r>
                        </m:sup>
                      </m:sSup>
                    </m:den>
                  </m:f>
                </m:e>
              </m:d>
            </m:oMath>
            <w:r w:rsidRPr="00DF5CC0">
              <w:rPr>
                <w:color w:val="000000"/>
                <w:sz w:val="16"/>
                <w:szCs w:val="16"/>
              </w:rPr>
              <w:t>, where</w:t>
            </w:r>
            <w:r w:rsidRPr="00DF5CC0">
              <w:rPr>
                <w:rFonts w:ascii="Book Antiqua" w:hAnsi="Book Antiqua"/>
                <w:i/>
                <w:iCs/>
                <w:color w:val="000000"/>
                <w:sz w:val="16"/>
                <w:szCs w:val="16"/>
              </w:rPr>
              <w:t xml:space="preserve"> </w:t>
            </w:r>
            <w:r w:rsidRPr="00DF5CC0">
              <w:rPr>
                <w:i/>
                <w:iCs/>
                <w:color w:val="000000"/>
                <w:sz w:val="16"/>
                <w:szCs w:val="16"/>
              </w:rPr>
              <w:t>K</w:t>
            </w:r>
            <w:r w:rsidRPr="00DF5CC0">
              <w:rPr>
                <w:color w:val="000000"/>
                <w:sz w:val="16"/>
                <w:szCs w:val="16"/>
                <w:vertAlign w:val="subscript"/>
              </w:rPr>
              <w:t>2min</w:t>
            </w:r>
            <w:r w:rsidRPr="00DF5CC0">
              <w:rPr>
                <w:rFonts w:ascii="Book Antiqua" w:hAnsi="Book Antiqua"/>
                <w:color w:val="000000"/>
                <w:sz w:val="16"/>
                <w:szCs w:val="16"/>
              </w:rPr>
              <w:t xml:space="preserve"> </w:t>
            </w:r>
            <w:r w:rsidRPr="00DF5CC0">
              <w:rPr>
                <w:color w:val="000000"/>
                <w:sz w:val="16"/>
                <w:szCs w:val="16"/>
              </w:rPr>
              <w:t xml:space="preserve">and </w:t>
            </w:r>
            <m:oMath>
              <m:r>
                <w:rPr>
                  <w:rFonts w:ascii="Cambria Math" w:hAnsi="Cambria Math"/>
                  <w:color w:val="000000"/>
                  <w:sz w:val="16"/>
                  <w:szCs w:val="16"/>
                </w:rPr>
                <m:t>μ</m:t>
              </m:r>
            </m:oMath>
            <w:r w:rsidRPr="00DF5CC0">
              <w:rPr>
                <w:color w:val="000000"/>
                <w:sz w:val="16"/>
                <w:szCs w:val="16"/>
              </w:rPr>
              <w:t xml:space="preserve"> are the applied minimum scheduling offset restriction and the numerology of the active UL BWP of the scheduled cell when receiving the DCI in slot </w:t>
            </w:r>
            <w:r w:rsidRPr="00DF5CC0">
              <w:rPr>
                <w:i/>
                <w:iCs/>
                <w:color w:val="000000"/>
                <w:sz w:val="16"/>
                <w:szCs w:val="16"/>
              </w:rPr>
              <w:t>n</w:t>
            </w:r>
            <w:r w:rsidRPr="00DF5CC0">
              <w:rPr>
                <w:color w:val="000000"/>
                <w:sz w:val="16"/>
                <w:szCs w:val="16"/>
              </w:rPr>
              <w:t xml:space="preserve">, respectively, and </w:t>
            </w:r>
            <m:oMath>
              <m:sSup>
                <m:sSupPr>
                  <m:ctrlPr>
                    <w:rPr>
                      <w:rFonts w:ascii="Cambria Math" w:hAnsi="Cambria Math"/>
                      <w:i/>
                      <w:color w:val="000000"/>
                      <w:sz w:val="16"/>
                      <w:szCs w:val="16"/>
                    </w:rPr>
                  </m:ctrlPr>
                </m:sSupPr>
                <m:e>
                  <m:r>
                    <w:rPr>
                      <w:rFonts w:ascii="Cambria Math" w:hAnsi="Cambria Math"/>
                      <w:color w:val="000000"/>
                      <w:sz w:val="16"/>
                      <w:szCs w:val="16"/>
                    </w:rPr>
                    <m:t>μ</m:t>
                  </m:r>
                </m:e>
                <m:sup>
                  <m:r>
                    <w:rPr>
                      <w:rFonts w:ascii="Cambria Math" w:hAnsi="Cambria Math"/>
                      <w:color w:val="000000"/>
                      <w:sz w:val="16"/>
                      <w:szCs w:val="16"/>
                    </w:rPr>
                    <m:t>'</m:t>
                  </m:r>
                </m:sup>
              </m:sSup>
            </m:oMath>
            <w:r w:rsidRPr="00DF5CC0">
              <w:rPr>
                <w:color w:val="000000"/>
                <w:sz w:val="16"/>
                <w:szCs w:val="16"/>
              </w:rPr>
              <w:t xml:space="preserve"> is the numerology of the new active UL BWP in case of active UL BWP change in the scheduled cell and is equal to </w:t>
            </w:r>
            <m:oMath>
              <m:r>
                <w:rPr>
                  <w:rFonts w:ascii="Cambria Math" w:hAnsi="Cambria Math"/>
                  <w:color w:val="000000"/>
                  <w:sz w:val="16"/>
                  <w:szCs w:val="16"/>
                </w:rPr>
                <m:t>μ</m:t>
              </m:r>
            </m:oMath>
            <w:r w:rsidRPr="00DF5CC0">
              <w:rPr>
                <w:color w:val="000000"/>
                <w:sz w:val="16"/>
                <w:szCs w:val="16"/>
              </w:rPr>
              <w:t>, otherwise.</w:t>
            </w:r>
            <w:r w:rsidRPr="00DF5CC0">
              <w:rPr>
                <w:sz w:val="16"/>
                <w:szCs w:val="16"/>
              </w:rPr>
              <w:t xml:space="preserve"> The minimum scheduling offset restriction is not applied when PUSCH transmission is scheduled by RAR UL grant or fallbackRAR UL grant for RACH procedure, or when PUSCH is scheduled with TC-RNTI. The application delay of the change of the minimum scheduling offset restriction is determined in Clause 5.3.1.</w:t>
            </w:r>
          </w:p>
          <w:p w14:paraId="0F2AF3D6" w14:textId="77777777" w:rsidR="008A08F7" w:rsidRPr="00223414" w:rsidRDefault="008A08F7" w:rsidP="00233CF5">
            <w:pPr>
              <w:pStyle w:val="BodyText"/>
              <w:spacing w:beforeLines="100" w:before="240"/>
              <w:rPr>
                <w:rFonts w:eastAsiaTheme="minorEastAsia"/>
              </w:rPr>
            </w:pPr>
            <w:r w:rsidRPr="00DF5CC0">
              <w:rPr>
                <w:rFonts w:hint="eastAsia"/>
                <w:sz w:val="16"/>
                <w:szCs w:val="16"/>
              </w:rPr>
              <w:t>*************************</w:t>
            </w:r>
            <w:r w:rsidRPr="00DF5CC0">
              <w:rPr>
                <w:sz w:val="16"/>
                <w:szCs w:val="16"/>
              </w:rPr>
              <w:t>&lt;Unchanged parts are omitted&gt;</w:t>
            </w:r>
            <w:r w:rsidRPr="00DF5CC0">
              <w:rPr>
                <w:rFonts w:hint="eastAsia"/>
                <w:sz w:val="16"/>
                <w:szCs w:val="16"/>
              </w:rPr>
              <w:t>****************************</w:t>
            </w:r>
          </w:p>
        </w:tc>
      </w:tr>
    </w:tbl>
    <w:p w14:paraId="0A54D66B" w14:textId="77777777" w:rsidR="008A08F7" w:rsidRDefault="008A08F7" w:rsidP="008A08F7">
      <w:pPr>
        <w:rPr>
          <w:rFonts w:eastAsia="DengXian"/>
          <w:b/>
          <w:bCs/>
          <w:u w:val="single"/>
          <w:lang w:eastAsia="zh-CN"/>
        </w:rPr>
      </w:pPr>
    </w:p>
    <w:p w14:paraId="1EFB91CD" w14:textId="77777777" w:rsidR="008A08F7" w:rsidRPr="00492641" w:rsidRDefault="008A08F7" w:rsidP="008A08F7">
      <w:pPr>
        <w:rPr>
          <w:rFonts w:eastAsia="DengXian"/>
          <w:bCs/>
          <w:highlight w:val="green"/>
          <w:lang w:eastAsia="zh-CN"/>
        </w:rPr>
      </w:pPr>
      <w:r w:rsidRPr="00492641">
        <w:rPr>
          <w:rFonts w:eastAsia="DengXian" w:hint="eastAsia"/>
          <w:bCs/>
          <w:highlight w:val="green"/>
          <w:lang w:eastAsia="zh-CN"/>
        </w:rPr>
        <w:t>Agreement</w:t>
      </w:r>
    </w:p>
    <w:p w14:paraId="34153606" w14:textId="77777777" w:rsidR="008A08F7" w:rsidRDefault="008A08F7" w:rsidP="008A08F7">
      <w:pPr>
        <w:numPr>
          <w:ilvl w:val="0"/>
          <w:numId w:val="162"/>
        </w:numPr>
        <w:overflowPunct/>
        <w:autoSpaceDE/>
        <w:autoSpaceDN/>
        <w:adjustRightInd/>
        <w:snapToGrid w:val="0"/>
        <w:spacing w:after="60"/>
        <w:textAlignment w:val="auto"/>
        <w:rPr>
          <w:rFonts w:ascii="TimesNewRomanPS-ItalicMT" w:eastAsia="SimSun" w:hAnsi="TimesNewRomanPS-ItalicMT" w:hint="eastAsia"/>
          <w:bCs/>
          <w:color w:val="000000"/>
        </w:rPr>
      </w:pPr>
      <w:r>
        <w:rPr>
          <w:rFonts w:eastAsia="DengXian" w:hint="eastAsia"/>
          <w:bCs/>
        </w:rPr>
        <w:t xml:space="preserve">Following </w:t>
      </w:r>
      <w:r>
        <w:rPr>
          <w:rFonts w:eastAsia="DengXian"/>
          <w:bCs/>
        </w:rPr>
        <w:t xml:space="preserve">TP </w:t>
      </w:r>
      <w:r>
        <w:rPr>
          <w:rFonts w:eastAsia="DengXian" w:hint="eastAsia"/>
          <w:bCs/>
        </w:rPr>
        <w:t xml:space="preserve">to Section </w:t>
      </w:r>
      <w:r>
        <w:rPr>
          <w:rFonts w:eastAsia="SimSun" w:hint="eastAsia"/>
        </w:rPr>
        <w:t>9.1.3.1</w:t>
      </w:r>
      <w:r>
        <w:rPr>
          <w:rFonts w:ascii="TimesNewRomanPS-ItalicMT" w:eastAsia="SimSun" w:hAnsi="TimesNewRomanPS-ItalicMT" w:hint="eastAsia"/>
          <w:bCs/>
          <w:color w:val="000000"/>
        </w:rPr>
        <w:t xml:space="preserve">, TS38.213 </w:t>
      </w:r>
      <w:r>
        <w:rPr>
          <w:rFonts w:eastAsia="DengXian"/>
          <w:bCs/>
        </w:rPr>
        <w:t xml:space="preserve">is </w:t>
      </w:r>
      <w:r>
        <w:rPr>
          <w:rFonts w:eastAsia="DengXian" w:hint="eastAsia"/>
          <w:bCs/>
        </w:rPr>
        <w:t>endorsed</w:t>
      </w:r>
      <w:r>
        <w:rPr>
          <w:rFonts w:eastAsia="DengXian" w:hint="eastAsia"/>
          <w:bCs/>
          <w:lang w:eastAsia="zh-CN"/>
        </w:rPr>
        <w:t xml:space="preserve"> in principle</w:t>
      </w:r>
      <w:r>
        <w:rPr>
          <w:rFonts w:ascii="TimesNewRomanPS-ItalicMT" w:eastAsia="SimSun" w:hAnsi="TimesNewRomanPS-ItalicMT"/>
          <w:bCs/>
          <w:color w:val="000000"/>
        </w:rPr>
        <w:t>.</w:t>
      </w:r>
    </w:p>
    <w:tbl>
      <w:tblPr>
        <w:tblStyle w:val="TableGrid"/>
        <w:tblW w:w="0" w:type="auto"/>
        <w:tblLook w:val="04A0" w:firstRow="1" w:lastRow="0" w:firstColumn="1" w:lastColumn="0" w:noHBand="0" w:noVBand="1"/>
      </w:tblPr>
      <w:tblGrid>
        <w:gridCol w:w="9362"/>
      </w:tblGrid>
      <w:tr w:rsidR="008A08F7" w:rsidRPr="00DF5CC0" w14:paraId="0B3FFE9D" w14:textId="77777777" w:rsidTr="00233CF5">
        <w:tc>
          <w:tcPr>
            <w:tcW w:w="9362" w:type="dxa"/>
          </w:tcPr>
          <w:p w14:paraId="2CC641C6" w14:textId="77777777" w:rsidR="008A08F7" w:rsidRPr="00DF5CC0" w:rsidRDefault="008A08F7" w:rsidP="00233CF5">
            <w:pPr>
              <w:rPr>
                <w:rFonts w:eastAsia="SimSun"/>
                <w:sz w:val="16"/>
                <w:szCs w:val="16"/>
              </w:rPr>
            </w:pPr>
            <w:r w:rsidRPr="00DF5CC0">
              <w:rPr>
                <w:rFonts w:eastAsia="SimSun"/>
                <w:sz w:val="16"/>
                <w:szCs w:val="16"/>
              </w:rPr>
              <w:t>9</w:t>
            </w:r>
            <w:r w:rsidRPr="00DF5CC0">
              <w:rPr>
                <w:rFonts w:eastAsia="SimSun" w:hint="eastAsia"/>
                <w:sz w:val="16"/>
                <w:szCs w:val="16"/>
              </w:rPr>
              <w:t>.</w:t>
            </w:r>
            <w:r w:rsidRPr="00DF5CC0">
              <w:rPr>
                <w:rFonts w:eastAsia="SimSun"/>
                <w:sz w:val="16"/>
                <w:szCs w:val="16"/>
              </w:rPr>
              <w:t>1.3.1</w:t>
            </w:r>
            <w:r w:rsidRPr="00DF5CC0">
              <w:rPr>
                <w:rFonts w:eastAsia="SimSun" w:hint="eastAsia"/>
                <w:sz w:val="16"/>
                <w:szCs w:val="16"/>
              </w:rPr>
              <w:tab/>
            </w:r>
            <w:r w:rsidRPr="00DF5CC0">
              <w:rPr>
                <w:rFonts w:eastAsia="SimSun"/>
                <w:sz w:val="16"/>
                <w:szCs w:val="16"/>
              </w:rPr>
              <w:t>Type-2 HARQ-ACK codebook in physical uplink control channel</w:t>
            </w:r>
          </w:p>
          <w:p w14:paraId="4CD6083E" w14:textId="77777777" w:rsidR="008A08F7" w:rsidRPr="00DF5CC0" w:rsidRDefault="008A08F7" w:rsidP="00233CF5">
            <w:pPr>
              <w:jc w:val="center"/>
              <w:rPr>
                <w:rFonts w:eastAsia="SimSun"/>
                <w:sz w:val="16"/>
                <w:szCs w:val="16"/>
              </w:rPr>
            </w:pPr>
            <w:r w:rsidRPr="00DF5CC0">
              <w:rPr>
                <w:rFonts w:eastAsia="SimSun"/>
                <w:sz w:val="16"/>
                <w:szCs w:val="16"/>
              </w:rPr>
              <w:lastRenderedPageBreak/>
              <w:t>&lt;Unchanged parts are omitted&gt;</w:t>
            </w:r>
          </w:p>
          <w:p w14:paraId="4A071F05" w14:textId="77777777" w:rsidR="008A08F7" w:rsidRPr="00DF5CC0" w:rsidRDefault="008A08F7" w:rsidP="00233CF5">
            <w:pPr>
              <w:rPr>
                <w:rFonts w:eastAsia="SimSun"/>
                <w:sz w:val="16"/>
                <w:szCs w:val="16"/>
              </w:rPr>
            </w:pPr>
            <w:r w:rsidRPr="00DF5CC0">
              <w:rPr>
                <w:rFonts w:eastAsia="SimSun" w:hint="eastAsia"/>
                <w:sz w:val="16"/>
                <w:szCs w:val="16"/>
              </w:rPr>
              <w:t xml:space="preserve">If a UE </w:t>
            </w:r>
            <w:r w:rsidRPr="00DF5CC0">
              <w:rPr>
                <w:rFonts w:eastAsia="SimSun"/>
                <w:sz w:val="16"/>
                <w:szCs w:val="16"/>
              </w:rPr>
              <w:t xml:space="preserve">is provided </w:t>
            </w:r>
            <w:r w:rsidRPr="00DF5CC0">
              <w:rPr>
                <w:rFonts w:eastAsia="SimSun"/>
                <w:i/>
                <w:iCs/>
                <w:sz w:val="16"/>
                <w:szCs w:val="16"/>
              </w:rPr>
              <w:t>pdsch-TimeDomainAllocationListForMultiPDSCH-DCI-1-3</w:t>
            </w:r>
            <w:r w:rsidRPr="00DF5CC0">
              <w:rPr>
                <w:rFonts w:eastAsia="SimSun"/>
                <w:sz w:val="16"/>
                <w:szCs w:val="16"/>
              </w:rPr>
              <w:t xml:space="preserve"> for a serving cell in a set of serving cells provided by</w:t>
            </w:r>
            <w:r w:rsidRPr="00DF5CC0">
              <w:rPr>
                <w:rFonts w:eastAsia="SimSun"/>
                <w:i/>
                <w:sz w:val="16"/>
                <w:szCs w:val="16"/>
              </w:rPr>
              <w:t xml:space="preserve"> MC-DCI-SetofCells</w:t>
            </w:r>
            <w:r w:rsidRPr="00DF5CC0">
              <w:rPr>
                <w:rFonts w:eastAsia="SimSun"/>
                <w:iCs/>
                <w:sz w:val="16"/>
                <w:szCs w:val="16"/>
              </w:rPr>
              <w:t xml:space="preserve"> in a PUCCH group, </w:t>
            </w:r>
            <w:r w:rsidRPr="00DF5CC0">
              <w:rPr>
                <w:rFonts w:eastAsia="SimSun" w:cs="Arial"/>
                <w:sz w:val="16"/>
                <w:szCs w:val="16"/>
              </w:rPr>
              <w:t>t</w:t>
            </w:r>
            <w:r w:rsidRPr="00DF5CC0">
              <w:rPr>
                <w:rFonts w:eastAsia="SimSun" w:cs="Arial" w:hint="eastAsia"/>
                <w:sz w:val="16"/>
                <w:szCs w:val="16"/>
              </w:rPr>
              <w:t>he UE determine</w:t>
            </w:r>
            <w:r w:rsidRPr="00DF5CC0">
              <w:rPr>
                <w:rFonts w:eastAsia="SimSun" w:cs="Arial"/>
                <w:sz w:val="16"/>
                <w:szCs w:val="16"/>
              </w:rPr>
              <w:t>s</w:t>
            </w:r>
            <w:r w:rsidRPr="00DF5CC0">
              <w:rPr>
                <w:rFonts w:eastAsia="SimSun" w:cs="Arial" w:hint="eastAsia"/>
                <w:sz w:val="16"/>
                <w:szCs w:val="16"/>
              </w:rPr>
              <w:t xml:space="preserve"> the </w:t>
            </w:r>
            <m:oMath>
              <m:sSubSup>
                <m:sSubSupPr>
                  <m:ctrlPr>
                    <w:rPr>
                      <w:rFonts w:ascii="Cambria Math" w:eastAsia="SimSun" w:hAnsi="Cambria Math"/>
                      <w:i/>
                      <w:sz w:val="16"/>
                      <w:szCs w:val="16"/>
                    </w:rPr>
                  </m:ctrlPr>
                </m:sSubSupPr>
                <m:e>
                  <m:acc>
                    <m:accPr>
                      <m:chr m:val="̃"/>
                      <m:ctrlPr>
                        <w:rPr>
                          <w:rFonts w:ascii="Cambria Math" w:eastAsia="SimSun" w:hAnsi="Cambria Math"/>
                          <w:i/>
                          <w:sz w:val="16"/>
                          <w:szCs w:val="16"/>
                        </w:rPr>
                      </m:ctrlPr>
                    </m:accPr>
                    <m:e>
                      <m:r>
                        <w:rPr>
                          <w:rFonts w:ascii="Cambria Math" w:eastAsia="SimSun"/>
                          <w:sz w:val="16"/>
                          <w:szCs w:val="16"/>
                        </w:rPr>
                        <m:t>o</m:t>
                      </m:r>
                    </m:e>
                  </m:acc>
                </m:e>
                <m:sub>
                  <m:r>
                    <w:rPr>
                      <w:rFonts w:ascii="Cambria Math" w:eastAsia="SimSun"/>
                      <w:sz w:val="16"/>
                      <w:szCs w:val="16"/>
                    </w:rPr>
                    <m:t>0</m:t>
                  </m:r>
                </m:sub>
                <m:sup>
                  <m:r>
                    <w:rPr>
                      <w:rFonts w:ascii="Cambria Math" w:eastAsia="SimSun"/>
                      <w:sz w:val="16"/>
                      <w:szCs w:val="16"/>
                    </w:rPr>
                    <m:t>ACK</m:t>
                  </m:r>
                </m:sup>
              </m:sSubSup>
              <m:r>
                <w:rPr>
                  <w:rFonts w:ascii="Cambria Math" w:eastAsia="SimSun" w:hAnsi="Cambria Math"/>
                  <w:sz w:val="16"/>
                  <w:szCs w:val="16"/>
                </w:rPr>
                <m:t xml:space="preserve">, </m:t>
              </m:r>
              <m:sSubSup>
                <m:sSubSupPr>
                  <m:ctrlPr>
                    <w:rPr>
                      <w:rFonts w:ascii="Cambria Math" w:eastAsia="SimSun" w:hAnsi="Cambria Math"/>
                      <w:i/>
                      <w:sz w:val="16"/>
                      <w:szCs w:val="16"/>
                    </w:rPr>
                  </m:ctrlPr>
                </m:sSubSupPr>
                <m:e>
                  <m:acc>
                    <m:accPr>
                      <m:chr m:val="̃"/>
                      <m:ctrlPr>
                        <w:rPr>
                          <w:rFonts w:ascii="Cambria Math" w:eastAsia="SimSun" w:hAnsi="Cambria Math"/>
                          <w:i/>
                          <w:sz w:val="16"/>
                          <w:szCs w:val="16"/>
                        </w:rPr>
                      </m:ctrlPr>
                    </m:accPr>
                    <m:e>
                      <m:r>
                        <w:rPr>
                          <w:rFonts w:ascii="Cambria Math" w:eastAsia="SimSun"/>
                          <w:sz w:val="16"/>
                          <w:szCs w:val="16"/>
                        </w:rPr>
                        <m:t>o</m:t>
                      </m:r>
                    </m:e>
                  </m:acc>
                </m:e>
                <m:sub>
                  <m:r>
                    <w:rPr>
                      <w:rFonts w:ascii="Cambria Math" w:eastAsia="SimSun"/>
                      <w:sz w:val="16"/>
                      <w:szCs w:val="16"/>
                    </w:rPr>
                    <m:t>1</m:t>
                  </m:r>
                </m:sub>
                <m:sup>
                  <m:r>
                    <w:rPr>
                      <w:rFonts w:ascii="Cambria Math" w:eastAsia="SimSun"/>
                      <w:sz w:val="16"/>
                      <w:szCs w:val="16"/>
                    </w:rPr>
                    <m:t>ACK</m:t>
                  </m:r>
                </m:sup>
              </m:sSubSup>
              <m:r>
                <w:rPr>
                  <w:rFonts w:ascii="Cambria Math" w:eastAsia="SimSun" w:hAnsi="Cambria Math"/>
                  <w:sz w:val="16"/>
                  <w:szCs w:val="16"/>
                </w:rPr>
                <m:t>,⋯,</m:t>
              </m:r>
              <m:sSubSup>
                <m:sSubSupPr>
                  <m:ctrlPr>
                    <w:rPr>
                      <w:rFonts w:ascii="Cambria Math" w:eastAsia="SimSun" w:hAnsi="Cambria Math"/>
                      <w:i/>
                      <w:sz w:val="16"/>
                      <w:szCs w:val="16"/>
                    </w:rPr>
                  </m:ctrlPr>
                </m:sSubSupPr>
                <m:e>
                  <m:acc>
                    <m:accPr>
                      <m:chr m:val="̃"/>
                      <m:ctrlPr>
                        <w:rPr>
                          <w:rFonts w:ascii="Cambria Math" w:eastAsia="SimSun" w:hAnsi="Cambria Math"/>
                          <w:i/>
                          <w:sz w:val="16"/>
                          <w:szCs w:val="16"/>
                        </w:rPr>
                      </m:ctrlPr>
                    </m:accPr>
                    <m:e>
                      <m:r>
                        <w:rPr>
                          <w:rFonts w:ascii="Cambria Math" w:eastAsia="SimSun"/>
                          <w:sz w:val="16"/>
                          <w:szCs w:val="16"/>
                        </w:rPr>
                        <m:t>o</m:t>
                      </m:r>
                    </m:e>
                  </m:acc>
                </m:e>
                <m:sub>
                  <m:sSub>
                    <m:sSubPr>
                      <m:ctrlPr>
                        <w:rPr>
                          <w:rFonts w:ascii="Cambria Math" w:eastAsia="SimSun" w:hAnsi="Cambria Math"/>
                          <w:i/>
                          <w:sz w:val="16"/>
                          <w:szCs w:val="16"/>
                        </w:rPr>
                      </m:ctrlPr>
                    </m:sSubPr>
                    <m:e>
                      <m:r>
                        <w:rPr>
                          <w:rFonts w:ascii="Cambria Math" w:eastAsia="SimSun" w:hAnsi="Cambria Math"/>
                          <w:sz w:val="16"/>
                          <w:szCs w:val="16"/>
                        </w:rPr>
                        <m:t>O</m:t>
                      </m:r>
                    </m:e>
                    <m:sub>
                      <m:r>
                        <m:rPr>
                          <m:sty m:val="p"/>
                        </m:rPr>
                        <w:rPr>
                          <w:rFonts w:ascii="Cambria Math" w:eastAsia="SimSun" w:hAnsi="Cambria Math"/>
                          <w:sz w:val="16"/>
                          <w:szCs w:val="16"/>
                        </w:rPr>
                        <m:t>ACK</m:t>
                      </m:r>
                    </m:sub>
                  </m:sSub>
                  <m:r>
                    <w:rPr>
                      <w:rFonts w:ascii="Cambria Math" w:eastAsia="SimSun" w:hAnsi="Cambria Math"/>
                      <w:sz w:val="16"/>
                      <w:szCs w:val="16"/>
                    </w:rPr>
                    <m:t>-1</m:t>
                  </m:r>
                </m:sub>
                <m:sup>
                  <m:r>
                    <w:rPr>
                      <w:rFonts w:ascii="Cambria Math" w:eastAsia="SimSun"/>
                      <w:sz w:val="16"/>
                      <w:szCs w:val="16"/>
                    </w:rPr>
                    <m:t>ACK</m:t>
                  </m:r>
                </m:sup>
              </m:sSubSup>
            </m:oMath>
            <w:r w:rsidRPr="00DF5CC0">
              <w:rPr>
                <w:rFonts w:eastAsia="SimSun" w:hint="eastAsia"/>
                <w:sz w:val="16"/>
                <w:szCs w:val="16"/>
              </w:rPr>
              <w:t xml:space="preserve"> </w:t>
            </w:r>
            <w:r w:rsidRPr="00DF5CC0">
              <w:rPr>
                <w:rFonts w:eastAsia="SimSun"/>
                <w:sz w:val="16"/>
                <w:szCs w:val="16"/>
              </w:rPr>
              <w:t>according</w:t>
            </w:r>
            <w:r w:rsidRPr="00DF5CC0">
              <w:rPr>
                <w:rFonts w:eastAsia="SimSun" w:hint="eastAsia"/>
                <w:sz w:val="16"/>
                <w:szCs w:val="16"/>
              </w:rPr>
              <w:t xml:space="preserve"> to the previous pseudo-code</w:t>
            </w:r>
            <w:r w:rsidRPr="00DF5CC0">
              <w:rPr>
                <w:rFonts w:eastAsia="SimSun"/>
                <w:sz w:val="16"/>
                <w:szCs w:val="16"/>
              </w:rPr>
              <w:t>s</w:t>
            </w:r>
            <w:r w:rsidRPr="00DF5CC0">
              <w:rPr>
                <w:rFonts w:eastAsia="SimSun" w:hint="eastAsia"/>
                <w:sz w:val="16"/>
                <w:szCs w:val="16"/>
              </w:rPr>
              <w:t xml:space="preserve"> with the following modifications</w:t>
            </w:r>
          </w:p>
          <w:p w14:paraId="0E3DDD42" w14:textId="77777777" w:rsidR="008A08F7" w:rsidRPr="00DF5CC0" w:rsidRDefault="008A08F7" w:rsidP="00233CF5">
            <w:pPr>
              <w:ind w:left="568" w:hanging="284"/>
              <w:rPr>
                <w:rFonts w:eastAsia="DengXian"/>
                <w:sz w:val="16"/>
                <w:szCs w:val="16"/>
              </w:rPr>
            </w:pPr>
            <w:r w:rsidRPr="00DF5CC0">
              <w:rPr>
                <w:rFonts w:eastAsia="DengXian"/>
                <w:sz w:val="16"/>
                <w:szCs w:val="16"/>
              </w:rPr>
              <w:t>-</w:t>
            </w:r>
            <w:r w:rsidRPr="00DF5CC0">
              <w:rPr>
                <w:rFonts w:eastAsia="DengXian"/>
                <w:sz w:val="16"/>
                <w:szCs w:val="16"/>
              </w:rPr>
              <w:tab/>
              <w:t xml:space="preserve">the first HARQ-ACK sub-codebook is associated with </w:t>
            </w:r>
          </w:p>
          <w:p w14:paraId="765DE9AA"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 xml:space="preserve">unicast SPS PDSCH receptions </w:t>
            </w:r>
          </w:p>
          <w:p w14:paraId="0BDA23E9"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 xml:space="preserve">any unicast DCI format scheduling a single PDSCH reception on a serving cell </w:t>
            </w:r>
          </w:p>
          <w:p w14:paraId="4AA04C94"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any unicast DCI format having associated HARQ-ACK information without scheduling a PDSCH reception</w:t>
            </w:r>
          </w:p>
          <w:p w14:paraId="02A6A6AE"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 xml:space="preserve">any DCI format 1_3 scheduling more than one PDSCH receptions on a serving </w:t>
            </w:r>
            <w:r w:rsidRPr="00DF5CC0">
              <w:rPr>
                <w:rFonts w:eastAsia="DengXian"/>
                <w:bCs/>
                <w:sz w:val="16"/>
                <w:szCs w:val="16"/>
              </w:rPr>
              <w:t xml:space="preserve">cell </w:t>
            </w:r>
            <m:oMath>
              <m:r>
                <w:rPr>
                  <w:rFonts w:ascii="Cambria Math" w:eastAsia="DengXian" w:hAnsi="Cambria Math"/>
                  <w:sz w:val="16"/>
                  <w:szCs w:val="16"/>
                </w:rPr>
                <m:t>c</m:t>
              </m:r>
            </m:oMath>
            <w:r w:rsidRPr="00DF5CC0">
              <w:rPr>
                <w:rFonts w:eastAsia="DengXian"/>
                <w:bCs/>
                <w:sz w:val="16"/>
                <w:szCs w:val="16"/>
              </w:rPr>
              <w:t xml:space="preserve"> </w:t>
            </w:r>
            <w:r w:rsidRPr="00DF5CC0">
              <w:rPr>
                <w:rFonts w:eastAsia="DengXian"/>
                <w:sz w:val="16"/>
                <w:szCs w:val="16"/>
              </w:rPr>
              <w:t xml:space="preserve">for which the UE is provided </w:t>
            </w:r>
            <w:r w:rsidRPr="00DF5CC0">
              <w:rPr>
                <w:rFonts w:eastAsia="DengXian"/>
                <w:i/>
                <w:iCs/>
                <w:sz w:val="16"/>
                <w:szCs w:val="16"/>
              </w:rPr>
              <w:t>nrofHARQ-BundlingGroups</w:t>
            </w:r>
            <w:r w:rsidRPr="00DF5CC0">
              <w:rPr>
                <w:rFonts w:eastAsia="DengXian"/>
                <w:sz w:val="16"/>
                <w:szCs w:val="16"/>
              </w:rPr>
              <w:t xml:space="preserve"> with value </w:t>
            </w:r>
            <m:oMath>
              <m:sSubSup>
                <m:sSubSupPr>
                  <m:ctrlPr>
                    <w:rPr>
                      <w:rFonts w:ascii="Cambria Math" w:eastAsia="DengXian" w:hAnsi="Cambria Math"/>
                      <w:i/>
                      <w:sz w:val="16"/>
                      <w:szCs w:val="16"/>
                    </w:rPr>
                  </m:ctrlPr>
                </m:sSubSupPr>
                <m:e>
                  <m:r>
                    <w:rPr>
                      <w:rFonts w:ascii="Cambria Math" w:eastAsia="DengXian"/>
                      <w:sz w:val="16"/>
                      <w:szCs w:val="16"/>
                    </w:rPr>
                    <m:t>N</m:t>
                  </m:r>
                </m:e>
                <m:sub>
                  <m:r>
                    <m:rPr>
                      <m:sty m:val="p"/>
                    </m:rPr>
                    <w:rPr>
                      <w:rFonts w:ascii="Cambria Math" w:eastAsia="DengXian"/>
                      <w:sz w:val="16"/>
                      <w:szCs w:val="16"/>
                    </w:rPr>
                    <m:t>HARQ</m:t>
                  </m:r>
                  <m:r>
                    <m:rPr>
                      <m:sty m:val="p"/>
                    </m:rPr>
                    <w:rPr>
                      <w:rFonts w:ascii="Cambria Math" w:eastAsia="DengXian"/>
                      <w:sz w:val="16"/>
                      <w:szCs w:val="16"/>
                    </w:rPr>
                    <m:t>-</m:t>
                  </m:r>
                  <m:r>
                    <m:rPr>
                      <m:sty m:val="p"/>
                    </m:rPr>
                    <w:rPr>
                      <w:rFonts w:ascii="Cambria Math" w:eastAsia="DengXian"/>
                      <w:sz w:val="16"/>
                      <w:szCs w:val="16"/>
                    </w:rPr>
                    <m:t>ACK,</m:t>
                  </m:r>
                  <m:r>
                    <w:rPr>
                      <w:rFonts w:ascii="Cambria Math" w:eastAsia="DengXian" w:hAnsi="Cambria Math"/>
                      <w:sz w:val="16"/>
                      <w:szCs w:val="16"/>
                    </w:rPr>
                    <m:t>c</m:t>
                  </m:r>
                  <m:ctrlPr>
                    <w:rPr>
                      <w:rFonts w:ascii="Cambria Math" w:eastAsia="DengXian" w:hAnsi="Cambria Math"/>
                      <w:sz w:val="16"/>
                      <w:szCs w:val="16"/>
                    </w:rPr>
                  </m:ctrlPr>
                </m:sub>
                <m:sup>
                  <m:r>
                    <m:rPr>
                      <m:sty m:val="p"/>
                    </m:rPr>
                    <w:rPr>
                      <w:rFonts w:ascii="Cambria Math" w:eastAsia="DengXian"/>
                      <w:sz w:val="16"/>
                      <w:szCs w:val="16"/>
                    </w:rPr>
                    <m:t>TBG,max</m:t>
                  </m:r>
                  <m:ctrlPr>
                    <w:rPr>
                      <w:rFonts w:ascii="Cambria Math" w:eastAsia="DengXian" w:hAnsi="Cambria Math"/>
                      <w:sz w:val="16"/>
                      <w:szCs w:val="16"/>
                    </w:rPr>
                  </m:ctrlPr>
                </m:sup>
              </m:sSubSup>
              <m:r>
                <w:rPr>
                  <w:rFonts w:ascii="Cambria Math" w:eastAsia="DengXian" w:hAnsi="Cambria Math"/>
                  <w:sz w:val="16"/>
                  <w:szCs w:val="16"/>
                </w:rPr>
                <m:t>=1</m:t>
              </m:r>
            </m:oMath>
          </w:p>
          <w:p w14:paraId="4E551DAD" w14:textId="77777777" w:rsidR="008A08F7" w:rsidRPr="00DF5CC0" w:rsidRDefault="008A08F7" w:rsidP="00233CF5">
            <w:pPr>
              <w:ind w:left="568" w:hanging="284"/>
              <w:rPr>
                <w:rFonts w:eastAsia="DengXian"/>
                <w:sz w:val="16"/>
                <w:szCs w:val="16"/>
              </w:rPr>
            </w:pPr>
            <w:r w:rsidRPr="00DF5CC0">
              <w:rPr>
                <w:rFonts w:eastAsia="DengXian"/>
                <w:sz w:val="16"/>
                <w:szCs w:val="16"/>
              </w:rPr>
              <w:t>-</w:t>
            </w:r>
            <w:r w:rsidRPr="00DF5CC0">
              <w:rPr>
                <w:rFonts w:eastAsia="DengXian"/>
                <w:sz w:val="16"/>
                <w:szCs w:val="16"/>
              </w:rPr>
              <w:tab/>
              <w:t>the second HARQ-ACK sub-codebook is associated with DCI format 1_3 that</w:t>
            </w:r>
          </w:p>
          <w:p w14:paraId="32606618"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 xml:space="preserve">schedules PDSCH receptions on more than one serving cells from the set of serving cells, or </w:t>
            </w:r>
          </w:p>
          <w:p w14:paraId="373974F2"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 xml:space="preserve">schedules more than one PDSCH receptions on a serving cell </w:t>
            </w:r>
            <m:oMath>
              <m:r>
                <w:rPr>
                  <w:rFonts w:ascii="Cambria Math" w:eastAsia="DengXian" w:hAnsi="Cambria Math"/>
                  <w:sz w:val="16"/>
                  <w:szCs w:val="16"/>
                </w:rPr>
                <m:t>c</m:t>
              </m:r>
            </m:oMath>
            <w:r w:rsidRPr="00DF5CC0">
              <w:rPr>
                <w:rFonts w:eastAsia="DengXian"/>
                <w:sz w:val="16"/>
                <w:szCs w:val="16"/>
              </w:rPr>
              <w:t xml:space="preserve">, from the set of serving cells, for which the UE is not provided </w:t>
            </w:r>
            <w:r w:rsidRPr="00DF5CC0">
              <w:rPr>
                <w:rFonts w:eastAsia="DengXian"/>
                <w:i/>
                <w:iCs/>
                <w:sz w:val="16"/>
                <w:szCs w:val="16"/>
              </w:rPr>
              <w:t>nrofHARQ-BundlingGroups</w:t>
            </w:r>
            <w:r w:rsidRPr="00DF5CC0">
              <w:rPr>
                <w:rFonts w:eastAsia="DengXian"/>
                <w:sz w:val="16"/>
                <w:szCs w:val="16"/>
              </w:rPr>
              <w:t xml:space="preserve"> or is provided </w:t>
            </w:r>
            <w:r w:rsidRPr="00DF5CC0">
              <w:rPr>
                <w:rFonts w:eastAsia="DengXian"/>
                <w:i/>
                <w:iCs/>
                <w:sz w:val="16"/>
                <w:szCs w:val="16"/>
              </w:rPr>
              <w:t>nrofHARQ-BundlingGroups</w:t>
            </w:r>
            <w:r w:rsidRPr="00DF5CC0">
              <w:rPr>
                <w:rFonts w:eastAsia="DengXian"/>
                <w:sz w:val="16"/>
                <w:szCs w:val="16"/>
              </w:rPr>
              <w:t xml:space="preserve"> with value </w:t>
            </w:r>
            <m:oMath>
              <m:sSubSup>
                <m:sSubSupPr>
                  <m:ctrlPr>
                    <w:rPr>
                      <w:rFonts w:ascii="Cambria Math" w:eastAsia="DengXian" w:hAnsi="Cambria Math"/>
                      <w:i/>
                      <w:sz w:val="16"/>
                      <w:szCs w:val="16"/>
                    </w:rPr>
                  </m:ctrlPr>
                </m:sSubSupPr>
                <m:e>
                  <m:r>
                    <w:rPr>
                      <w:rFonts w:ascii="Cambria Math" w:eastAsia="DengXian"/>
                      <w:sz w:val="16"/>
                      <w:szCs w:val="16"/>
                    </w:rPr>
                    <m:t>N</m:t>
                  </m:r>
                </m:e>
                <m:sub>
                  <m:r>
                    <m:rPr>
                      <m:sty m:val="p"/>
                    </m:rPr>
                    <w:rPr>
                      <w:rFonts w:ascii="Cambria Math" w:eastAsia="DengXian"/>
                      <w:sz w:val="16"/>
                      <w:szCs w:val="16"/>
                    </w:rPr>
                    <m:t>HARQ</m:t>
                  </m:r>
                  <m:r>
                    <m:rPr>
                      <m:sty m:val="p"/>
                    </m:rPr>
                    <w:rPr>
                      <w:rFonts w:ascii="Cambria Math" w:eastAsia="DengXian"/>
                      <w:sz w:val="16"/>
                      <w:szCs w:val="16"/>
                    </w:rPr>
                    <m:t>-</m:t>
                  </m:r>
                  <m:r>
                    <m:rPr>
                      <m:sty m:val="p"/>
                    </m:rPr>
                    <w:rPr>
                      <w:rFonts w:ascii="Cambria Math" w:eastAsia="DengXian"/>
                      <w:sz w:val="16"/>
                      <w:szCs w:val="16"/>
                    </w:rPr>
                    <m:t>ACK,</m:t>
                  </m:r>
                  <m:r>
                    <w:rPr>
                      <w:rFonts w:ascii="Cambria Math" w:eastAsia="DengXian" w:hAnsi="Cambria Math"/>
                      <w:sz w:val="16"/>
                      <w:szCs w:val="16"/>
                    </w:rPr>
                    <m:t>c</m:t>
                  </m:r>
                  <m:ctrlPr>
                    <w:rPr>
                      <w:rFonts w:ascii="Cambria Math" w:eastAsia="DengXian" w:hAnsi="Cambria Math"/>
                      <w:sz w:val="16"/>
                      <w:szCs w:val="16"/>
                    </w:rPr>
                  </m:ctrlPr>
                </m:sub>
                <m:sup>
                  <m:r>
                    <m:rPr>
                      <m:sty m:val="p"/>
                    </m:rPr>
                    <w:rPr>
                      <w:rFonts w:ascii="Cambria Math" w:eastAsia="DengXian"/>
                      <w:sz w:val="16"/>
                      <w:szCs w:val="16"/>
                    </w:rPr>
                    <m:t>TBG,max</m:t>
                  </m:r>
                  <m:ctrlPr>
                    <w:rPr>
                      <w:rFonts w:ascii="Cambria Math" w:eastAsia="DengXian" w:hAnsi="Cambria Math"/>
                      <w:sz w:val="16"/>
                      <w:szCs w:val="16"/>
                    </w:rPr>
                  </m:ctrlPr>
                </m:sup>
              </m:sSubSup>
              <m:r>
                <w:rPr>
                  <w:rFonts w:ascii="Cambria Math" w:eastAsia="DengXian" w:hAnsi="Cambria Math"/>
                  <w:sz w:val="16"/>
                  <w:szCs w:val="16"/>
                </w:rPr>
                <m:t>&gt;1</m:t>
              </m:r>
            </m:oMath>
            <w:r w:rsidRPr="00DF5CC0">
              <w:rPr>
                <w:rFonts w:eastAsia="DengXian"/>
                <w:sz w:val="16"/>
                <w:szCs w:val="16"/>
              </w:rPr>
              <w:t xml:space="preserve">, or </w:t>
            </w:r>
          </w:p>
          <w:p w14:paraId="324833AB" w14:textId="77777777" w:rsidR="008A08F7" w:rsidRPr="00DF5CC0" w:rsidRDefault="008A08F7" w:rsidP="00233CF5">
            <w:pPr>
              <w:ind w:left="851"/>
              <w:rPr>
                <w:rFonts w:eastAsia="DengXian"/>
                <w:sz w:val="16"/>
                <w:szCs w:val="16"/>
              </w:rPr>
            </w:pPr>
            <w:r w:rsidRPr="00DF5CC0">
              <w:rPr>
                <w:rFonts w:eastAsia="DengXian"/>
                <w:sz w:val="16"/>
                <w:szCs w:val="16"/>
              </w:rPr>
              <w:t>-</w:t>
            </w:r>
            <w:r w:rsidRPr="00DF5CC0">
              <w:rPr>
                <w:rFonts w:eastAsia="DengXian"/>
                <w:sz w:val="16"/>
                <w:szCs w:val="16"/>
              </w:rPr>
              <w:tab/>
              <w:t>does not include a SCell dormancy indication field or the SCell dormancy indication field is reserved, indicates SCell dormancy, and schedules PDSCH receptions on one or more serving cells from the set of serving cells</w:t>
            </w:r>
          </w:p>
          <w:p w14:paraId="16F2F31A" w14:textId="77777777" w:rsidR="008A08F7" w:rsidRPr="00DF5CC0" w:rsidRDefault="008A08F7" w:rsidP="00233CF5">
            <w:pPr>
              <w:ind w:left="1135"/>
              <w:rPr>
                <w:rFonts w:eastAsia="DengXian"/>
                <w:sz w:val="16"/>
                <w:szCs w:val="16"/>
              </w:rPr>
            </w:pPr>
            <w:r w:rsidRPr="00DF5CC0">
              <w:rPr>
                <w:rFonts w:eastAsia="DengXian"/>
                <w:sz w:val="16"/>
                <w:szCs w:val="16"/>
              </w:rPr>
              <w:t>-</w:t>
            </w:r>
            <w:r w:rsidRPr="00DF5CC0">
              <w:rPr>
                <w:rFonts w:eastAsia="DengXian"/>
                <w:sz w:val="16"/>
                <w:szCs w:val="16"/>
              </w:rPr>
              <w:tab/>
              <w:t>in the above, and for the purpose of providing HARQ-ACK information corresponding to SCell dormancy indication by the DCI format 1_3</w:t>
            </w:r>
          </w:p>
          <w:p w14:paraId="0164E6F8" w14:textId="77777777" w:rsidR="008A08F7" w:rsidRPr="00DF5CC0" w:rsidRDefault="008A08F7" w:rsidP="00233CF5">
            <w:pPr>
              <w:ind w:leftChars="667" w:left="1416" w:hangingChars="41" w:hanging="82"/>
              <w:rPr>
                <w:rFonts w:eastAsia="SimSun"/>
                <w:sz w:val="16"/>
                <w:szCs w:val="16"/>
              </w:rPr>
            </w:pPr>
            <w:r w:rsidRPr="00DF5CC0">
              <w:rPr>
                <w:rFonts w:eastAsia="SimSun"/>
                <w:sz w:val="16"/>
                <w:szCs w:val="16"/>
              </w:rPr>
              <w:t>-</w:t>
            </w:r>
            <w:r w:rsidRPr="00DF5CC0">
              <w:rPr>
                <w:rFonts w:eastAsia="SimSun"/>
                <w:sz w:val="16"/>
                <w:szCs w:val="16"/>
              </w:rPr>
              <w:tab/>
              <w:t xml:space="preserve">the UE assumes that the UE receives one PDSCH, with </w:t>
            </w:r>
            <w:r w:rsidRPr="00DF5CC0">
              <w:rPr>
                <w:rFonts w:eastAsia="SimSun" w:hint="eastAsia"/>
                <w:sz w:val="16"/>
                <w:szCs w:val="16"/>
              </w:rPr>
              <w:t xml:space="preserve">first SLIV </w:t>
            </w:r>
            <w:r w:rsidRPr="00DF5CC0">
              <w:rPr>
                <w:rFonts w:eastAsia="SimSun"/>
                <w:sz w:val="16"/>
                <w:szCs w:val="16"/>
              </w:rPr>
              <w:t xml:space="preserve">in the row of </w:t>
            </w:r>
            <w:r w:rsidRPr="00DF5CC0">
              <w:rPr>
                <w:rFonts w:eastAsia="SimSun"/>
                <w:i/>
                <w:sz w:val="16"/>
                <w:szCs w:val="16"/>
              </w:rPr>
              <w:t xml:space="preserve">pdsch-TimeDomainAllocationListForMultiPDSCH-DCI-1-3 </w:t>
            </w:r>
            <w:r w:rsidRPr="00DF5CC0">
              <w:rPr>
                <w:rFonts w:eastAsia="SimSun" w:hint="eastAsia"/>
                <w:sz w:val="16"/>
                <w:szCs w:val="16"/>
              </w:rPr>
              <w:t>for</w:t>
            </w:r>
            <w:r w:rsidRPr="00DF5CC0">
              <w:rPr>
                <w:rFonts w:eastAsia="SimSun"/>
                <w:sz w:val="16"/>
                <w:szCs w:val="16"/>
              </w:rPr>
              <w:t xml:space="preserve"> DCI format 1_</w:t>
            </w:r>
            <w:r w:rsidRPr="00DF5CC0">
              <w:rPr>
                <w:rFonts w:eastAsia="SimSun" w:hint="eastAsia"/>
                <w:sz w:val="16"/>
                <w:szCs w:val="16"/>
              </w:rPr>
              <w:t>3</w:t>
            </w:r>
            <w:r w:rsidRPr="00DF5CC0">
              <w:rPr>
                <w:rFonts w:eastAsia="SimSun"/>
                <w:sz w:val="16"/>
                <w:szCs w:val="16"/>
              </w:rPr>
              <w:t xml:space="preserve">, on the serving cell associated with fields in DCI format 1_3 for SCell dormancy indication, as described in Clause 10.3, and that the PDSCH provides one transport block that the UE correctly decodes, if the UE is not provided </w:t>
            </w:r>
            <w:r w:rsidRPr="00DF5CC0">
              <w:rPr>
                <w:rFonts w:eastAsia="MS Mincho"/>
                <w:bCs/>
                <w:i/>
                <w:iCs/>
                <w:sz w:val="16"/>
                <w:szCs w:val="16"/>
                <w:lang w:eastAsia="ja-JP"/>
              </w:rPr>
              <w:t>nrofHARQ-BundlingGroups</w:t>
            </w:r>
            <w:r w:rsidRPr="00DF5CC0">
              <w:rPr>
                <w:rFonts w:eastAsia="DengXian"/>
                <w:sz w:val="16"/>
                <w:szCs w:val="16"/>
              </w:rPr>
              <w:t xml:space="preserve"> for</w:t>
            </w:r>
            <w:r w:rsidRPr="00DF5CC0">
              <w:rPr>
                <w:rFonts w:eastAsia="DengXian"/>
                <w:iCs/>
                <w:sz w:val="16"/>
                <w:szCs w:val="16"/>
              </w:rPr>
              <w:t xml:space="preserve"> the serving cell</w:t>
            </w:r>
          </w:p>
          <w:p w14:paraId="16FD6641" w14:textId="77777777" w:rsidR="008A08F7" w:rsidRPr="00DF5CC0" w:rsidRDefault="008A08F7" w:rsidP="00233CF5">
            <w:pPr>
              <w:ind w:leftChars="667" w:left="1416" w:hangingChars="41" w:hanging="82"/>
              <w:rPr>
                <w:rFonts w:eastAsia="DengXian"/>
                <w:iCs/>
                <w:sz w:val="16"/>
                <w:szCs w:val="16"/>
              </w:rPr>
            </w:pPr>
            <w:r w:rsidRPr="00DF5CC0">
              <w:rPr>
                <w:rFonts w:eastAsia="SimSun"/>
                <w:sz w:val="16"/>
                <w:szCs w:val="16"/>
              </w:rPr>
              <w:t>-</w:t>
            </w:r>
            <w:r w:rsidRPr="00DF5CC0">
              <w:rPr>
                <w:rFonts w:eastAsia="SimSun"/>
                <w:sz w:val="16"/>
                <w:szCs w:val="16"/>
              </w:rPr>
              <w:tab/>
              <w:t xml:space="preserve">the UE assumes that the UE receives one or more PDSCHs associated with a TBG with smallest index, or a PDSCH reception group with smallest index, among one or more PDSCH receptions scheduled by the DCI format 1_3, on the serving cell associated with fields in DCI format 1_3 for SCell dormancy indication, as described in Clause 10.3, and that each of the one or more PDSCHs provides one transport block that the UE correctly decodes if the UE is provided </w:t>
            </w:r>
            <w:r w:rsidRPr="00DF5CC0">
              <w:rPr>
                <w:rFonts w:eastAsia="DengXian"/>
                <w:i/>
                <w:iCs/>
                <w:sz w:val="16"/>
                <w:szCs w:val="16"/>
              </w:rPr>
              <w:t>nrofHARQ-BundlingGroups</w:t>
            </w:r>
            <w:r w:rsidRPr="00DF5CC0">
              <w:rPr>
                <w:rFonts w:eastAsia="DengXian"/>
                <w:sz w:val="16"/>
                <w:szCs w:val="16"/>
              </w:rPr>
              <w:t xml:space="preserve"> </w:t>
            </w:r>
            <w:r w:rsidRPr="00DF5CC0">
              <w:rPr>
                <w:rFonts w:eastAsia="SimSun"/>
                <w:sz w:val="16"/>
                <w:szCs w:val="16"/>
              </w:rPr>
              <w:t>for</w:t>
            </w:r>
            <w:r w:rsidRPr="00DF5CC0">
              <w:rPr>
                <w:rFonts w:eastAsia="DengXian"/>
                <w:iCs/>
                <w:sz w:val="16"/>
                <w:szCs w:val="16"/>
              </w:rPr>
              <w:t xml:space="preserve"> the serving cell</w:t>
            </w:r>
          </w:p>
          <w:p w14:paraId="12487AE6" w14:textId="77777777" w:rsidR="008A08F7" w:rsidRPr="00DF5CC0" w:rsidRDefault="008A08F7" w:rsidP="00233CF5">
            <w:pPr>
              <w:ind w:leftChars="667" w:left="1416" w:hangingChars="41" w:hanging="82"/>
              <w:rPr>
                <w:rFonts w:eastAsia="SimSun"/>
                <w:sz w:val="16"/>
                <w:szCs w:val="16"/>
              </w:rPr>
            </w:pPr>
            <w:r w:rsidRPr="00DF5CC0">
              <w:rPr>
                <w:rFonts w:eastAsia="SimSun"/>
                <w:sz w:val="16"/>
                <w:szCs w:val="16"/>
              </w:rPr>
              <w:t>-</w:t>
            </w:r>
            <w:r w:rsidRPr="00DF5CC0">
              <w:rPr>
                <w:rFonts w:eastAsia="SimSun"/>
                <w:sz w:val="16"/>
                <w:szCs w:val="16"/>
              </w:rPr>
              <w:tab/>
              <w:t>the UE assumes incorrect decoding for transport blocks in each of the remaining PDSCH receptions scheduled by the DCI format 1_3 on the serving cell associated with fields in DCI format 1_3 for SCell dormancy indication</w:t>
            </w:r>
          </w:p>
          <w:p w14:paraId="019F79C6" w14:textId="77777777" w:rsidR="008A08F7" w:rsidRPr="00DF5CC0" w:rsidRDefault="008A08F7" w:rsidP="00233CF5">
            <w:pPr>
              <w:ind w:left="1135"/>
              <w:rPr>
                <w:rFonts w:eastAsia="DengXian"/>
                <w:sz w:val="16"/>
                <w:szCs w:val="16"/>
              </w:rPr>
            </w:pPr>
            <w:r w:rsidRPr="00DF5CC0">
              <w:rPr>
                <w:rFonts w:eastAsia="DengXian"/>
                <w:sz w:val="16"/>
                <w:szCs w:val="16"/>
              </w:rPr>
              <w:t>-</w:t>
            </w:r>
            <w:r w:rsidRPr="00DF5CC0">
              <w:rPr>
                <w:rFonts w:eastAsia="DengXian"/>
                <w:sz w:val="16"/>
                <w:szCs w:val="16"/>
              </w:rPr>
              <w:tab/>
              <w:t xml:space="preserve">instead of generating </w:t>
            </w:r>
            <m:oMath>
              <m:sSubSup>
                <m:sSubSupPr>
                  <m:ctrlPr>
                    <w:rPr>
                      <w:rFonts w:ascii="Cambria Math" w:eastAsia="DengXian" w:hAnsi="Cambria Math"/>
                      <w:i/>
                      <w:sz w:val="16"/>
                      <w:szCs w:val="16"/>
                      <w:lang w:val="zh-CN"/>
                    </w:rPr>
                  </m:ctrlPr>
                </m:sSubSupPr>
                <m:e>
                  <m:r>
                    <w:rPr>
                      <w:rFonts w:ascii="Cambria Math" w:eastAsia="DengXian" w:hAnsi="Cambria Math"/>
                      <w:sz w:val="16"/>
                      <w:szCs w:val="16"/>
                    </w:rPr>
                    <m:t>N</m:t>
                  </m:r>
                </m:e>
                <m:sub>
                  <m:r>
                    <m:rPr>
                      <m:nor/>
                    </m:rPr>
                    <w:rPr>
                      <w:rFonts w:ascii="Cambria Math" w:eastAsia="DengXian" w:hAnsi="Cambria Math"/>
                      <w:sz w:val="16"/>
                      <w:szCs w:val="16"/>
                    </w:rPr>
                    <m:t>sets</m:t>
                  </m:r>
                  <m:ctrlPr>
                    <w:rPr>
                      <w:rFonts w:ascii="Cambria Math" w:eastAsia="DengXian" w:hAnsi="Cambria Math"/>
                      <w:sz w:val="16"/>
                      <w:szCs w:val="16"/>
                      <w:lang w:val="zh-CN"/>
                    </w:rPr>
                  </m:ctrlPr>
                </m:sub>
                <m:sup>
                  <m:r>
                    <m:rPr>
                      <m:nor/>
                    </m:rPr>
                    <w:rPr>
                      <w:rFonts w:ascii="Cambria Math" w:eastAsia="DengXian" w:hAnsi="Cambria Math"/>
                      <w:sz w:val="16"/>
                      <w:szCs w:val="16"/>
                    </w:rPr>
                    <m:t>TB,max</m:t>
                  </m:r>
                  <m:ctrlPr>
                    <w:rPr>
                      <w:rFonts w:ascii="Cambria Math" w:eastAsia="DengXian" w:hAnsi="Cambria Math"/>
                      <w:sz w:val="16"/>
                      <w:szCs w:val="16"/>
                      <w:lang w:val="zh-CN"/>
                    </w:rPr>
                  </m:ctrlPr>
                </m:sup>
              </m:sSubSup>
            </m:oMath>
            <w:r w:rsidRPr="00DF5CC0">
              <w:rPr>
                <w:rFonts w:eastAsia="DengXian"/>
                <w:sz w:val="16"/>
                <w:szCs w:val="16"/>
              </w:rPr>
              <w:t xml:space="preserve"> HARQ-ACK information bits when </w:t>
            </w:r>
            <w:r w:rsidRPr="00DF5CC0">
              <w:rPr>
                <w:rFonts w:eastAsia="DengXian"/>
                <w:i/>
                <w:sz w:val="16"/>
                <w:szCs w:val="16"/>
              </w:rPr>
              <w:t>harq-ACK-SpatialBundlingPUCCH</w:t>
            </w:r>
            <w:r w:rsidRPr="00DF5CC0">
              <w:rPr>
                <w:rFonts w:eastAsia="DengXian" w:hint="eastAsia"/>
                <w:sz w:val="16"/>
                <w:szCs w:val="16"/>
              </w:rPr>
              <w:t xml:space="preserve"> </w:t>
            </w:r>
            <w:r w:rsidRPr="00DF5CC0">
              <w:rPr>
                <w:rFonts w:eastAsia="DengXian"/>
                <w:sz w:val="16"/>
                <w:szCs w:val="16"/>
              </w:rPr>
              <w:t xml:space="preserve">is not provided, or generating </w:t>
            </w:r>
            <m:oMath>
              <m:sSubSup>
                <m:sSubSupPr>
                  <m:ctrlPr>
                    <w:rPr>
                      <w:rFonts w:ascii="Cambria Math" w:eastAsia="DengXian" w:hAnsi="Cambria Math"/>
                      <w:i/>
                      <w:sz w:val="16"/>
                      <w:szCs w:val="16"/>
                    </w:rPr>
                  </m:ctrlPr>
                </m:sSubSupPr>
                <m:e>
                  <m:r>
                    <w:rPr>
                      <w:rFonts w:ascii="Cambria Math" w:eastAsia="DengXian" w:hAnsi="Cambria Math"/>
                      <w:sz w:val="16"/>
                      <w:szCs w:val="16"/>
                    </w:rPr>
                    <m:t>N</m:t>
                  </m:r>
                </m:e>
                <m:sub>
                  <m:r>
                    <m:rPr>
                      <m:sty m:val="p"/>
                    </m:rPr>
                    <w:rPr>
                      <w:rFonts w:ascii="Cambria Math" w:eastAsia="DengXian" w:hAnsi="Cambria Math"/>
                      <w:sz w:val="16"/>
                      <w:szCs w:val="16"/>
                    </w:rPr>
                    <m:t>cells,set</m:t>
                  </m:r>
                  <m:ctrlPr>
                    <w:rPr>
                      <w:rFonts w:ascii="Cambria Math" w:eastAsia="DengXian" w:hAnsi="Cambria Math"/>
                      <w:sz w:val="16"/>
                      <w:szCs w:val="16"/>
                    </w:rPr>
                  </m:ctrlPr>
                </m:sub>
                <m:sup>
                  <m:r>
                    <m:rPr>
                      <m:nor/>
                    </m:rPr>
                    <w:rPr>
                      <w:rFonts w:eastAsia="DengXian"/>
                      <w:sz w:val="16"/>
                      <w:szCs w:val="16"/>
                    </w:rPr>
                    <m:t>DL,max</m:t>
                  </m:r>
                  <m:ctrlPr>
                    <w:rPr>
                      <w:rFonts w:ascii="Cambria Math" w:eastAsia="DengXian" w:hAnsi="Cambria Math"/>
                      <w:sz w:val="16"/>
                      <w:szCs w:val="16"/>
                    </w:rPr>
                  </m:ctrlPr>
                </m:sup>
              </m:sSubSup>
            </m:oMath>
            <w:r w:rsidRPr="00DF5CC0">
              <w:rPr>
                <w:rFonts w:eastAsia="DengXian"/>
                <w:sz w:val="16"/>
                <w:szCs w:val="16"/>
              </w:rPr>
              <w:t xml:space="preserve"> HARQ-ACK information bits when </w:t>
            </w:r>
            <w:r w:rsidRPr="00DF5CC0">
              <w:rPr>
                <w:rFonts w:eastAsia="DengXian"/>
                <w:i/>
                <w:sz w:val="16"/>
                <w:szCs w:val="16"/>
              </w:rPr>
              <w:t>harq-ACK-SpatialBundlingPUCCH</w:t>
            </w:r>
            <w:r w:rsidRPr="00DF5CC0">
              <w:rPr>
                <w:rFonts w:eastAsia="DengXian" w:hint="eastAsia"/>
                <w:sz w:val="16"/>
                <w:szCs w:val="16"/>
              </w:rPr>
              <w:t xml:space="preserve"> </w:t>
            </w:r>
            <w:r w:rsidRPr="00DF5CC0">
              <w:rPr>
                <w:rFonts w:eastAsia="DengXian"/>
                <w:sz w:val="16"/>
                <w:szCs w:val="16"/>
              </w:rPr>
              <w:t xml:space="preserve">is provided, for the PDSCH receptions scheduled by a DCI format 1_3, the UE generates </w:t>
            </w:r>
          </w:p>
          <w:p w14:paraId="5E0F6334" w14:textId="77777777" w:rsidR="008A08F7" w:rsidRPr="00DF5CC0" w:rsidRDefault="008A08F7" w:rsidP="00233CF5">
            <w:pPr>
              <w:ind w:leftChars="667" w:left="1416" w:hangingChars="41" w:hanging="82"/>
              <w:rPr>
                <w:rFonts w:eastAsia="SimSun"/>
                <w:bCs/>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HARQ-ACK,max</m:t>
                  </m:r>
                  <m:ctrlPr>
                    <w:rPr>
                      <w:rFonts w:ascii="Cambria Math" w:eastAsia="SimSun" w:hAnsi="Cambria Math"/>
                      <w:sz w:val="16"/>
                      <w:szCs w:val="16"/>
                      <w:lang w:val="zh-CN"/>
                    </w:rPr>
                  </m:ctrlPr>
                </m:sup>
              </m:sSubSup>
            </m:oMath>
            <w:r w:rsidRPr="00DF5CC0">
              <w:rPr>
                <w:rFonts w:eastAsia="SimSun"/>
                <w:sz w:val="16"/>
                <w:szCs w:val="16"/>
              </w:rPr>
              <w:t xml:space="preserve"> HARQ-ACK information bits for the PDSCH receptions scheduled by the DCI format 1_3, where </w:t>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HARQ-ACK,max</m:t>
                  </m:r>
                  <m:ctrlPr>
                    <w:rPr>
                      <w:rFonts w:ascii="Cambria Math" w:eastAsia="SimSun" w:hAnsi="Cambria Math"/>
                      <w:sz w:val="16"/>
                      <w:szCs w:val="16"/>
                      <w:lang w:val="zh-CN"/>
                    </w:rPr>
                  </m:ctrlPr>
                </m:sup>
              </m:sSubSup>
            </m:oMath>
            <w:r w:rsidRPr="00DF5CC0">
              <w:rPr>
                <w:rFonts w:eastAsia="SimSun"/>
                <w:sz w:val="16"/>
                <w:szCs w:val="16"/>
              </w:rPr>
              <w:t xml:space="preserve"> is the </w:t>
            </w:r>
            <w:r w:rsidRPr="00DF5CC0">
              <w:rPr>
                <w:rFonts w:eastAsia="SimSun"/>
                <w:bCs/>
                <w:sz w:val="16"/>
                <w:szCs w:val="16"/>
              </w:rPr>
              <w:t xml:space="preserve">maximum number, over </w:t>
            </w:r>
            <w:r w:rsidRPr="00DF5CC0">
              <w:rPr>
                <w:rFonts w:eastAsia="SimSun"/>
                <w:sz w:val="16"/>
                <w:szCs w:val="16"/>
              </w:rPr>
              <w:t xml:space="preserve">the number </w:t>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sty m:val="p"/>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eastAsia="SimSun"/>
                      <w:sz w:val="16"/>
                      <w:szCs w:val="16"/>
                    </w:rPr>
                    <m:t>DL</m:t>
                  </m:r>
                  <m:ctrlPr>
                    <w:rPr>
                      <w:rFonts w:ascii="Cambria Math" w:eastAsia="SimSun" w:hAnsi="Cambria Math"/>
                      <w:sz w:val="16"/>
                      <w:szCs w:val="16"/>
                      <w:lang w:val="zh-CN"/>
                    </w:rPr>
                  </m:ctrlPr>
                </m:sup>
              </m:sSubSup>
            </m:oMath>
            <w:r w:rsidRPr="00DF5CC0">
              <w:rPr>
                <w:rFonts w:eastAsia="SimSun"/>
                <w:sz w:val="16"/>
                <w:szCs w:val="16"/>
              </w:rPr>
              <w:t xml:space="preserve"> sets of serving cells</w:t>
            </w:r>
            <w:r w:rsidRPr="00DF5CC0">
              <w:rPr>
                <w:rFonts w:eastAsia="SimSun"/>
                <w:bCs/>
                <w:sz w:val="16"/>
                <w:szCs w:val="16"/>
              </w:rPr>
              <w:t xml:space="preserve"> </w:t>
            </w:r>
            <w:r w:rsidRPr="00DF5CC0">
              <w:rPr>
                <w:rFonts w:eastAsia="SimSun"/>
                <w:sz w:val="16"/>
                <w:szCs w:val="16"/>
              </w:rPr>
              <w:t>provided by</w:t>
            </w:r>
            <w:r w:rsidRPr="00DF5CC0">
              <w:rPr>
                <w:rFonts w:eastAsia="SimSun"/>
                <w:i/>
                <w:sz w:val="16"/>
                <w:szCs w:val="16"/>
              </w:rPr>
              <w:t xml:space="preserve"> MC-DCI-SetofCells</w:t>
            </w:r>
            <w:r w:rsidRPr="00DF5CC0">
              <w:rPr>
                <w:rFonts w:eastAsia="SimSun"/>
                <w:bCs/>
                <w:sz w:val="16"/>
                <w:szCs w:val="16"/>
              </w:rPr>
              <w:t xml:space="preserve"> in the PUCCH group, of the sum of </w:t>
            </w:r>
          </w:p>
          <w:p w14:paraId="0F5DA1EA" w14:textId="77777777" w:rsidR="008A08F7" w:rsidRPr="00DF5CC0" w:rsidRDefault="008A08F7" w:rsidP="00233CF5">
            <w:pPr>
              <w:ind w:leftChars="809" w:left="1700"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PDSCH,</m:t>
                  </m:r>
                  <m:r>
                    <w:rPr>
                      <w:rFonts w:ascii="Cambria Math" w:eastAsia="SimSun" w:hAnsi="Cambria Math"/>
                      <w:sz w:val="16"/>
                      <w:szCs w:val="16"/>
                    </w:rPr>
                    <m:t>c</m:t>
                  </m:r>
                </m:sub>
                <m:sup>
                  <m:r>
                    <m:rPr>
                      <m:sty m:val="p"/>
                    </m:rPr>
                    <w:rPr>
                      <w:rFonts w:ascii="Cambria Math" w:eastAsia="SimSun" w:hAnsi="Cambria Math"/>
                      <w:sz w:val="16"/>
                      <w:szCs w:val="16"/>
                    </w:rPr>
                    <m:t>max</m:t>
                  </m:r>
                </m:sup>
              </m:sSubSup>
            </m:oMath>
            <w:r w:rsidRPr="00DF5CC0">
              <w:rPr>
                <w:rFonts w:eastAsia="SimSun"/>
                <w:sz w:val="16"/>
                <w:szCs w:val="16"/>
              </w:rPr>
              <w:t xml:space="preserve"> if </w:t>
            </w:r>
            <w:r w:rsidRPr="00DF5CC0">
              <w:rPr>
                <w:rFonts w:eastAsia="SimSun"/>
                <w:i/>
                <w:iCs/>
                <w:sz w:val="16"/>
                <w:szCs w:val="16"/>
              </w:rPr>
              <w:t>nrofHARQ-BundlingGroups</w:t>
            </w:r>
            <w:r w:rsidRPr="00DF5CC0">
              <w:rPr>
                <w:rFonts w:eastAsia="SimSun"/>
                <w:sz w:val="16"/>
                <w:szCs w:val="16"/>
              </w:rPr>
              <w:t xml:space="preserve"> is not provided for a serving cell </w:t>
            </w:r>
            <m:oMath>
              <m:r>
                <w:rPr>
                  <w:rFonts w:ascii="Cambria Math" w:eastAsia="SimSun" w:hAnsi="Cambria Math"/>
                  <w:sz w:val="16"/>
                  <w:szCs w:val="16"/>
                </w:rPr>
                <m:t>c</m:t>
              </m:r>
            </m:oMath>
            <w:r w:rsidRPr="00DF5CC0">
              <w:rPr>
                <w:rFonts w:eastAsia="SimSun"/>
                <w:sz w:val="16"/>
                <w:szCs w:val="16"/>
              </w:rPr>
              <w:t>, or</w:t>
            </w:r>
          </w:p>
          <w:p w14:paraId="16195771" w14:textId="77777777" w:rsidR="008A08F7" w:rsidRPr="00DF5CC0" w:rsidRDefault="008A08F7" w:rsidP="00233CF5">
            <w:pPr>
              <w:ind w:leftChars="809" w:left="1700"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HARQ-ACK,</m:t>
                  </m:r>
                  <m:r>
                    <w:rPr>
                      <w:rFonts w:ascii="Cambria Math" w:eastAsia="SimSun" w:hAnsi="Cambria Math"/>
                      <w:sz w:val="16"/>
                      <w:szCs w:val="16"/>
                    </w:rPr>
                    <m:t>c</m:t>
                  </m:r>
                </m:sub>
                <m:sup>
                  <m:r>
                    <m:rPr>
                      <m:sty m:val="p"/>
                    </m:rPr>
                    <w:rPr>
                      <w:rFonts w:ascii="Cambria Math" w:eastAsia="SimSun" w:hAnsi="Cambria Math"/>
                      <w:sz w:val="16"/>
                      <w:szCs w:val="16"/>
                    </w:rPr>
                    <m:t>TBG,max</m:t>
                  </m:r>
                </m:sup>
              </m:sSubSup>
            </m:oMath>
            <w:r w:rsidRPr="00DF5CC0">
              <w:rPr>
                <w:rFonts w:eastAsia="SimSun"/>
                <w:sz w:val="16"/>
                <w:szCs w:val="16"/>
              </w:rPr>
              <w:t xml:space="preserve"> if </w:t>
            </w:r>
            <w:r w:rsidRPr="00DF5CC0">
              <w:rPr>
                <w:rFonts w:eastAsia="SimSun"/>
                <w:i/>
                <w:iCs/>
                <w:sz w:val="16"/>
                <w:szCs w:val="16"/>
              </w:rPr>
              <w:t>nrofHARQ-BundlingGroups</w:t>
            </w:r>
            <w:r w:rsidRPr="00DF5CC0">
              <w:rPr>
                <w:rFonts w:eastAsia="SimSun"/>
                <w:sz w:val="16"/>
                <w:szCs w:val="16"/>
              </w:rPr>
              <w:t xml:space="preserve"> is provided for the serving cell </w:t>
            </w:r>
            <m:oMath>
              <m:r>
                <w:rPr>
                  <w:rFonts w:ascii="Cambria Math" w:eastAsia="SimSun" w:hAnsi="Cambria Math"/>
                  <w:sz w:val="16"/>
                  <w:szCs w:val="16"/>
                </w:rPr>
                <m:t>c</m:t>
              </m:r>
            </m:oMath>
            <w:r w:rsidRPr="00DF5CC0">
              <w:rPr>
                <w:rFonts w:eastAsia="SimSun"/>
                <w:sz w:val="16"/>
                <w:szCs w:val="16"/>
              </w:rPr>
              <w:t xml:space="preserve">, </w:t>
            </w:r>
          </w:p>
          <w:p w14:paraId="653C3DD3" w14:textId="77777777" w:rsidR="008A08F7" w:rsidRPr="00DF5CC0" w:rsidRDefault="008A08F7" w:rsidP="00233CF5">
            <w:pPr>
              <w:ind w:left="1418"/>
              <w:rPr>
                <w:rFonts w:eastAsia="SimSun"/>
                <w:sz w:val="16"/>
                <w:szCs w:val="16"/>
              </w:rPr>
            </w:pPr>
            <w:r w:rsidRPr="00DF5CC0">
              <w:rPr>
                <w:rFonts w:eastAsia="SimSun"/>
                <w:sz w:val="16"/>
                <w:szCs w:val="16"/>
              </w:rPr>
              <w:t xml:space="preserve">across serving cells of a respective set of serving cells </w:t>
            </w:r>
            <w:r w:rsidRPr="00DF5CC0">
              <w:rPr>
                <w:rFonts w:eastAsia="SimSun"/>
                <w:i/>
                <w:sz w:val="16"/>
                <w:szCs w:val="16"/>
              </w:rPr>
              <w:t>MC-DCI-SetofCells</w:t>
            </w:r>
            <w:r w:rsidRPr="00DF5CC0">
              <w:rPr>
                <w:rFonts w:eastAsia="SimSun"/>
                <w:sz w:val="16"/>
                <w:szCs w:val="16"/>
              </w:rPr>
              <w:t xml:space="preserve"> that can be scheduled PDSCH reception by a DCI format 1_3,</w:t>
            </w:r>
          </w:p>
          <w:p w14:paraId="531CB532" w14:textId="77777777" w:rsidR="008A08F7" w:rsidRPr="00DF5CC0" w:rsidRDefault="008A08F7" w:rsidP="00233CF5">
            <w:pPr>
              <w:ind w:left="1418"/>
              <w:rPr>
                <w:rFonts w:eastAsia="SimSun"/>
                <w:sz w:val="16"/>
                <w:szCs w:val="16"/>
              </w:rPr>
            </w:pPr>
            <w:r w:rsidRPr="00DF5CC0">
              <w:rPr>
                <w:rFonts w:eastAsia="SimSun"/>
                <w:sz w:val="16"/>
                <w:szCs w:val="16"/>
              </w:rPr>
              <w:t>where</w:t>
            </w:r>
          </w:p>
          <w:p w14:paraId="0F602E70" w14:textId="77777777" w:rsidR="008A08F7" w:rsidRPr="00DF5CC0" w:rsidRDefault="008A08F7" w:rsidP="00233CF5">
            <w:pPr>
              <w:ind w:leftChars="809" w:left="1700"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ctrlPr>
                    <w:rPr>
                      <w:rFonts w:ascii="Cambria Math" w:eastAsia="SimSun" w:hAnsi="Cambria Math"/>
                      <w:sz w:val="16"/>
                      <w:szCs w:val="16"/>
                      <w:lang w:val="zh-CN"/>
                    </w:rPr>
                  </m:ctrlPr>
                </m:sub>
                <m:sup>
                  <m:r>
                    <m:rPr>
                      <m:nor/>
                    </m:rPr>
                    <w:rPr>
                      <w:rFonts w:eastAsia="SimSun"/>
                      <w:sz w:val="16"/>
                      <w:szCs w:val="16"/>
                    </w:rPr>
                    <m:t>DL</m:t>
                  </m:r>
                  <m:ctrlPr>
                    <w:rPr>
                      <w:rFonts w:ascii="Cambria Math" w:eastAsia="SimSun" w:hAnsi="Cambria Math"/>
                      <w:sz w:val="16"/>
                      <w:szCs w:val="16"/>
                      <w:lang w:val="zh-CN"/>
                    </w:rPr>
                  </m:ctrlPr>
                </m:sup>
              </m:sSubSup>
            </m:oMath>
            <w:r w:rsidRPr="00DF5CC0">
              <w:rPr>
                <w:rFonts w:eastAsia="SimSun"/>
                <w:sz w:val="16"/>
                <w:szCs w:val="16"/>
              </w:rPr>
              <w:t xml:space="preserve"> is the value of </w:t>
            </w:r>
            <w:r w:rsidRPr="00DF5CC0">
              <w:rPr>
                <w:rFonts w:eastAsia="SimSun"/>
                <w:i/>
                <w:sz w:val="16"/>
                <w:szCs w:val="16"/>
              </w:rPr>
              <w:t>maxNrofCodeWordsScheduledByDCI</w:t>
            </w:r>
            <w:r w:rsidRPr="00DF5CC0">
              <w:rPr>
                <w:rFonts w:eastAsia="SimSun"/>
                <w:sz w:val="16"/>
                <w:szCs w:val="16"/>
              </w:rPr>
              <w:t xml:space="preserve"> for serving cell </w:t>
            </w:r>
            <m:oMath>
              <m:r>
                <w:rPr>
                  <w:rFonts w:ascii="Cambria Math" w:eastAsia="SimSun" w:hAnsi="Cambria Math"/>
                  <w:sz w:val="16"/>
                  <w:szCs w:val="16"/>
                </w:rPr>
                <m:t>c</m:t>
              </m:r>
            </m:oMath>
            <w:r w:rsidRPr="00DF5CC0">
              <w:rPr>
                <w:rFonts w:eastAsia="SimSun"/>
                <w:sz w:val="16"/>
                <w:szCs w:val="16"/>
              </w:rPr>
              <w:t xml:space="preserve"> if </w:t>
            </w:r>
            <w:r w:rsidRPr="00DF5CC0">
              <w:rPr>
                <w:rFonts w:eastAsia="SimSun"/>
                <w:i/>
                <w:sz w:val="16"/>
                <w:szCs w:val="16"/>
              </w:rPr>
              <w:t>harq-ACK-SpatialBundlingPUCCH</w:t>
            </w:r>
            <w:r w:rsidRPr="00DF5CC0">
              <w:rPr>
                <w:rFonts w:eastAsia="SimSun" w:hint="eastAsia"/>
                <w:sz w:val="16"/>
                <w:szCs w:val="16"/>
              </w:rPr>
              <w:t xml:space="preserve"> </w:t>
            </w:r>
            <w:r w:rsidRPr="00DF5CC0">
              <w:rPr>
                <w:rFonts w:eastAsia="SimSun"/>
                <w:sz w:val="16"/>
                <w:szCs w:val="16"/>
              </w:rPr>
              <w:t xml:space="preserve">is not provided; else, </w:t>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ctrlPr>
                    <w:rPr>
                      <w:rFonts w:ascii="Cambria Math" w:eastAsia="SimSun" w:hAnsi="Cambria Math"/>
                      <w:sz w:val="16"/>
                      <w:szCs w:val="16"/>
                      <w:lang w:val="zh-CN"/>
                    </w:rPr>
                  </m:ctrlPr>
                </m:sub>
                <m:sup>
                  <m:r>
                    <m:rPr>
                      <m:nor/>
                    </m:rPr>
                    <w:rPr>
                      <w:rFonts w:eastAsia="SimSun"/>
                      <w:sz w:val="16"/>
                      <w:szCs w:val="16"/>
                    </w:rPr>
                    <m:t>DL</m:t>
                  </m:r>
                  <m:ctrlPr>
                    <w:rPr>
                      <w:rFonts w:ascii="Cambria Math" w:eastAsia="SimSun" w:hAnsi="Cambria Math"/>
                      <w:sz w:val="16"/>
                      <w:szCs w:val="16"/>
                      <w:lang w:val="zh-CN"/>
                    </w:rPr>
                  </m:ctrlPr>
                </m:sup>
              </m:sSubSup>
              <m:r>
                <w:rPr>
                  <w:rFonts w:ascii="Cambria Math" w:eastAsia="SimSun" w:hAnsi="Cambria Math"/>
                  <w:sz w:val="16"/>
                  <w:szCs w:val="16"/>
                </w:rPr>
                <m:t>=1</m:t>
              </m:r>
            </m:oMath>
            <w:r w:rsidRPr="00DF5CC0">
              <w:rPr>
                <w:rFonts w:eastAsia="SimSun"/>
                <w:sz w:val="16"/>
                <w:szCs w:val="16"/>
              </w:rPr>
              <w:t>;</w:t>
            </w:r>
          </w:p>
          <w:p w14:paraId="77E2280B" w14:textId="77777777" w:rsidR="008A08F7" w:rsidRPr="00DF5CC0" w:rsidRDefault="008A08F7" w:rsidP="00233CF5">
            <w:pPr>
              <w:ind w:leftChars="809" w:left="1700"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PMingLiU" w:hAnsi="Cambria Math"/>
                      <w:i/>
                      <w:sz w:val="16"/>
                      <w:szCs w:val="16"/>
                      <w:lang w:val="zh-CN"/>
                    </w:rPr>
                  </m:ctrlPr>
                </m:sSubSupPr>
                <m:e>
                  <m:r>
                    <w:rPr>
                      <w:rFonts w:ascii="Cambria Math" w:eastAsia="PMingLiU" w:hAnsi="Cambria Math"/>
                      <w:sz w:val="16"/>
                      <w:szCs w:val="16"/>
                    </w:rPr>
                    <m:t>N</m:t>
                  </m:r>
                </m:e>
                <m:sub>
                  <m:r>
                    <m:rPr>
                      <m:nor/>
                    </m:rPr>
                    <w:rPr>
                      <w:rFonts w:ascii="Cambria Math" w:eastAsia="PMingLiU" w:hAnsi="Cambria Math"/>
                      <w:sz w:val="16"/>
                      <w:szCs w:val="16"/>
                    </w:rPr>
                    <m:t>PDSCH,</m:t>
                  </m:r>
                  <m:r>
                    <m:rPr>
                      <m:nor/>
                    </m:rPr>
                    <w:rPr>
                      <w:rFonts w:ascii="Cambria Math" w:eastAsia="PMingLiU" w:hAnsi="Cambria Math"/>
                      <w:i/>
                      <w:iCs/>
                      <w:sz w:val="16"/>
                      <w:szCs w:val="16"/>
                    </w:rPr>
                    <m:t>c</m:t>
                  </m:r>
                  <m:ctrlPr>
                    <w:rPr>
                      <w:rFonts w:ascii="Cambria Math" w:eastAsia="PMingLiU" w:hAnsi="Cambria Math"/>
                      <w:sz w:val="16"/>
                      <w:szCs w:val="16"/>
                      <w:lang w:val="zh-CN"/>
                    </w:rPr>
                  </m:ctrlPr>
                </m:sub>
                <m:sup>
                  <m:r>
                    <m:rPr>
                      <m:nor/>
                    </m:rPr>
                    <w:rPr>
                      <w:rFonts w:ascii="Cambria Math" w:eastAsia="PMingLiU" w:hAnsi="Cambria Math"/>
                      <w:sz w:val="16"/>
                      <w:szCs w:val="16"/>
                    </w:rPr>
                    <m:t>max</m:t>
                  </m:r>
                  <m:ctrlPr>
                    <w:rPr>
                      <w:rFonts w:ascii="Cambria Math" w:eastAsia="PMingLiU" w:hAnsi="Cambria Math"/>
                      <w:sz w:val="16"/>
                      <w:szCs w:val="16"/>
                      <w:lang w:val="zh-CN"/>
                    </w:rPr>
                  </m:ctrlPr>
                </m:sup>
              </m:sSubSup>
            </m:oMath>
            <w:r w:rsidRPr="00DF5CC0">
              <w:rPr>
                <w:rFonts w:eastAsia="PMingLiU"/>
                <w:sz w:val="16"/>
                <w:szCs w:val="16"/>
              </w:rPr>
              <w:t xml:space="preserve"> is the maximum number of SLIVs over all rows of the TDRA table provided by </w:t>
            </w:r>
            <w:r w:rsidRPr="00DF5CC0">
              <w:rPr>
                <w:rFonts w:eastAsia="PMingLiU" w:hint="eastAsia"/>
                <w:i/>
                <w:iCs/>
                <w:sz w:val="16"/>
                <w:szCs w:val="16"/>
              </w:rPr>
              <w:t>pdsch-TimeDomainAllocationListForMultiPDSCH</w:t>
            </w:r>
            <w:r w:rsidRPr="00DF5CC0">
              <w:rPr>
                <w:rFonts w:eastAsia="PMingLiU"/>
                <w:i/>
                <w:iCs/>
                <w:sz w:val="16"/>
                <w:szCs w:val="16"/>
              </w:rPr>
              <w:t>-DCI-1-3</w:t>
            </w:r>
            <w:r w:rsidRPr="00DF5CC0">
              <w:rPr>
                <w:rFonts w:eastAsia="SimSun"/>
                <w:sz w:val="16"/>
                <w:szCs w:val="16"/>
              </w:rPr>
              <w:t xml:space="preserve"> for serving cell </w:t>
            </w:r>
            <m:oMath>
              <m:r>
                <w:rPr>
                  <w:rFonts w:ascii="Cambria Math" w:eastAsia="SimSun" w:hAnsi="Cambria Math"/>
                  <w:sz w:val="16"/>
                  <w:szCs w:val="16"/>
                </w:rPr>
                <m:t>c</m:t>
              </m:r>
            </m:oMath>
            <w:r w:rsidRPr="00DF5CC0">
              <w:rPr>
                <w:rFonts w:eastAsia="SimSun"/>
                <w:sz w:val="16"/>
                <w:szCs w:val="16"/>
              </w:rPr>
              <w:t xml:space="preserve">; and </w:t>
            </w:r>
          </w:p>
          <w:p w14:paraId="3A273864" w14:textId="77777777" w:rsidR="008A08F7" w:rsidRPr="00DF5CC0" w:rsidRDefault="008A08F7" w:rsidP="00233CF5">
            <w:pPr>
              <w:ind w:leftChars="809" w:left="1700"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HARQ-ACK,</m:t>
                  </m:r>
                  <m:r>
                    <w:rPr>
                      <w:rFonts w:ascii="Cambria Math" w:eastAsia="SimSun" w:hAnsi="Cambria Math"/>
                      <w:sz w:val="16"/>
                      <w:szCs w:val="16"/>
                    </w:rPr>
                    <m:t>c</m:t>
                  </m:r>
                </m:sub>
                <m:sup>
                  <m:r>
                    <m:rPr>
                      <m:sty m:val="p"/>
                    </m:rPr>
                    <w:rPr>
                      <w:rFonts w:ascii="Cambria Math" w:eastAsia="SimSun" w:hAnsi="Cambria Math"/>
                      <w:sz w:val="16"/>
                      <w:szCs w:val="16"/>
                    </w:rPr>
                    <m:t>TBG,max</m:t>
                  </m:r>
                </m:sup>
              </m:sSubSup>
            </m:oMath>
            <w:r w:rsidRPr="00DF5CC0">
              <w:rPr>
                <w:rFonts w:eastAsia="SimSun"/>
                <w:sz w:val="16"/>
                <w:szCs w:val="16"/>
              </w:rPr>
              <w:t xml:space="preserve"> is </w:t>
            </w:r>
            <w:r w:rsidRPr="00DF5CC0">
              <w:rPr>
                <w:rFonts w:eastAsia="Malgun Gothic"/>
                <w:sz w:val="16"/>
                <w:szCs w:val="16"/>
                <w:lang w:eastAsia="ko-KR"/>
              </w:rPr>
              <w:t xml:space="preserve">provided by </w:t>
            </w:r>
            <w:r w:rsidRPr="00DF5CC0">
              <w:rPr>
                <w:rFonts w:eastAsia="Malgun Gothic"/>
                <w:i/>
                <w:iCs/>
                <w:sz w:val="16"/>
                <w:szCs w:val="16"/>
                <w:lang w:eastAsia="ko-KR"/>
              </w:rPr>
              <w:t>nrofHARQ-BundlingGroups</w:t>
            </w:r>
            <w:r w:rsidRPr="00DF5CC0">
              <w:rPr>
                <w:rFonts w:eastAsia="SimSun"/>
                <w:sz w:val="16"/>
                <w:szCs w:val="16"/>
              </w:rPr>
              <w:t xml:space="preserve"> for serving cell </w:t>
            </w:r>
            <m:oMath>
              <m:r>
                <w:rPr>
                  <w:rFonts w:ascii="Cambria Math" w:eastAsia="SimSun" w:hAnsi="Cambria Math"/>
                  <w:sz w:val="16"/>
                  <w:szCs w:val="16"/>
                </w:rPr>
                <m:t>c</m:t>
              </m:r>
            </m:oMath>
          </w:p>
          <w:p w14:paraId="0DAB1AB0" w14:textId="77777777" w:rsidR="008A08F7" w:rsidRPr="00DF5CC0" w:rsidRDefault="008A08F7" w:rsidP="00233CF5">
            <w:pPr>
              <w:ind w:left="1135"/>
              <w:rPr>
                <w:rFonts w:eastAsia="DengXian"/>
                <w:sz w:val="16"/>
                <w:szCs w:val="16"/>
              </w:rPr>
            </w:pPr>
            <w:r w:rsidRPr="00DF5CC0">
              <w:rPr>
                <w:rFonts w:eastAsia="DengXian"/>
                <w:sz w:val="16"/>
                <w:szCs w:val="16"/>
              </w:rPr>
              <w:t>-</w:t>
            </w:r>
            <w:r w:rsidRPr="00DF5CC0">
              <w:rPr>
                <w:rFonts w:eastAsia="DengXian"/>
                <w:sz w:val="16"/>
                <w:szCs w:val="16"/>
              </w:rPr>
              <w:tab/>
              <w:t xml:space="preserve">If the UE is provided with </w:t>
            </w:r>
            <w:r w:rsidRPr="00DF5CC0">
              <w:rPr>
                <w:rFonts w:eastAsia="DengXian"/>
                <w:i/>
                <w:iCs/>
                <w:sz w:val="16"/>
                <w:szCs w:val="16"/>
              </w:rPr>
              <w:t>pdsch-TimeDomainAllocationListForMultiPDSCH-DCI-1-3</w:t>
            </w:r>
            <w:r w:rsidRPr="00DF5CC0">
              <w:rPr>
                <w:rFonts w:eastAsia="DengXian"/>
                <w:sz w:val="16"/>
                <w:szCs w:val="16"/>
              </w:rPr>
              <w:t xml:space="preserve"> for the serving cell </w:t>
            </w:r>
            <m:oMath>
              <m:r>
                <w:rPr>
                  <w:rFonts w:ascii="Cambria Math" w:eastAsia="DengXian" w:hAnsi="Cambria Math"/>
                  <w:sz w:val="16"/>
                  <w:szCs w:val="16"/>
                </w:rPr>
                <m:t>mc</m:t>
              </m:r>
            </m:oMath>
            <w:r w:rsidRPr="00DF5CC0">
              <w:rPr>
                <w:rFonts w:eastAsia="DengXian"/>
                <w:sz w:val="16"/>
                <w:szCs w:val="16"/>
              </w:rPr>
              <w:t xml:space="preserve"> in the set s, by applying the above procedure, the UE generates</w:t>
            </w:r>
          </w:p>
          <w:p w14:paraId="782B9AEA" w14:textId="77777777" w:rsidR="008A08F7" w:rsidRPr="00DF5CC0" w:rsidRDefault="008A08F7" w:rsidP="00233CF5">
            <w:pPr>
              <w:ind w:leftChars="667" w:left="1416"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PDSCH,</m:t>
                  </m:r>
                  <m:r>
                    <w:rPr>
                      <w:rFonts w:ascii="Cambria Math" w:eastAsia="SimSun" w:hAnsi="Cambria Math"/>
                      <w:sz w:val="16"/>
                      <w:szCs w:val="16"/>
                    </w:rPr>
                    <m:t>c</m:t>
                  </m:r>
                </m:sub>
                <m:sup>
                  <m:r>
                    <m:rPr>
                      <m:sty m:val="p"/>
                    </m:rPr>
                    <w:rPr>
                      <w:rFonts w:ascii="Cambria Math" w:eastAsia="SimSun" w:hAnsi="Cambria Math"/>
                      <w:sz w:val="16"/>
                      <w:szCs w:val="16"/>
                    </w:rPr>
                    <m:t>max</m:t>
                  </m:r>
                </m:sup>
              </m:sSubSup>
            </m:oMath>
            <w:r w:rsidRPr="00DF5CC0">
              <w:rPr>
                <w:rFonts w:eastAsia="SimSun"/>
                <w:sz w:val="16"/>
                <w:szCs w:val="16"/>
              </w:rPr>
              <w:t xml:space="preserve"> HARQ-ACK information bits if </w:t>
            </w:r>
            <w:r w:rsidRPr="00DF5CC0">
              <w:rPr>
                <w:rFonts w:eastAsia="SimSun"/>
                <w:i/>
                <w:iCs/>
                <w:sz w:val="16"/>
                <w:szCs w:val="16"/>
              </w:rPr>
              <w:t>nrofHARQ-BundlingGroups</w:t>
            </w:r>
            <w:r w:rsidRPr="00DF5CC0">
              <w:rPr>
                <w:rFonts w:eastAsia="SimSun"/>
                <w:sz w:val="16"/>
                <w:szCs w:val="16"/>
              </w:rPr>
              <w:t xml:space="preserve"> is not provided for a serving cell </w:t>
            </w:r>
            <m:oMath>
              <m:r>
                <w:rPr>
                  <w:rFonts w:ascii="Cambria Math" w:eastAsia="SimSun" w:hAnsi="Cambria Math"/>
                  <w:sz w:val="16"/>
                  <w:szCs w:val="16"/>
                </w:rPr>
                <m:t>mc</m:t>
              </m:r>
            </m:oMath>
          </w:p>
          <w:p w14:paraId="3BE30010" w14:textId="77777777" w:rsidR="008A08F7" w:rsidRPr="00DF5CC0" w:rsidRDefault="008A08F7" w:rsidP="00233CF5">
            <w:pPr>
              <w:ind w:leftChars="667" w:left="1416" w:hangingChars="41" w:hanging="82"/>
              <w:rPr>
                <w:rFonts w:eastAsia="SimSun" w:hAnsi="Cambria Math"/>
                <w:sz w:val="16"/>
                <w:szCs w:val="16"/>
              </w:rPr>
            </w:pPr>
            <w:r w:rsidRPr="00DF5CC0">
              <w:rPr>
                <w:rFonts w:eastAsia="SimSun"/>
                <w:sz w:val="16"/>
                <w:szCs w:val="16"/>
              </w:rPr>
              <w:lastRenderedPageBreak/>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HARQ-ACK,</m:t>
                  </m:r>
                  <m:r>
                    <w:rPr>
                      <w:rFonts w:ascii="Cambria Math" w:eastAsia="SimSun" w:hAnsi="Cambria Math"/>
                      <w:sz w:val="16"/>
                      <w:szCs w:val="16"/>
                    </w:rPr>
                    <m:t>c</m:t>
                  </m:r>
                </m:sub>
                <m:sup>
                  <m:r>
                    <m:rPr>
                      <m:sty m:val="p"/>
                    </m:rPr>
                    <w:rPr>
                      <w:rFonts w:ascii="Cambria Math" w:eastAsia="SimSun" w:hAnsi="Cambria Math"/>
                      <w:sz w:val="16"/>
                      <w:szCs w:val="16"/>
                    </w:rPr>
                    <m:t>TBG,max</m:t>
                  </m:r>
                </m:sup>
              </m:sSubSup>
            </m:oMath>
            <w:r w:rsidRPr="00DF5CC0">
              <w:rPr>
                <w:rFonts w:eastAsia="SimSun"/>
                <w:sz w:val="16"/>
                <w:szCs w:val="16"/>
              </w:rPr>
              <w:t xml:space="preserve"> HARQ-ACK information bits if </w:t>
            </w:r>
            <w:r w:rsidRPr="00DF5CC0">
              <w:rPr>
                <w:rFonts w:eastAsia="SimSun"/>
                <w:i/>
                <w:iCs/>
                <w:sz w:val="16"/>
                <w:szCs w:val="16"/>
              </w:rPr>
              <w:t>nrofHARQ-BundlingGroups</w:t>
            </w:r>
            <w:r w:rsidRPr="00DF5CC0">
              <w:rPr>
                <w:rFonts w:eastAsia="SimSun"/>
                <w:sz w:val="16"/>
                <w:szCs w:val="16"/>
              </w:rPr>
              <w:t xml:space="preserve"> is provided for the serving cell </w:t>
            </w:r>
            <m:oMath>
              <m:r>
                <w:rPr>
                  <w:rFonts w:ascii="Cambria Math" w:eastAsia="SimSun" w:hAnsi="Cambria Math"/>
                  <w:sz w:val="16"/>
                  <w:szCs w:val="16"/>
                </w:rPr>
                <m:t>mc</m:t>
              </m:r>
            </m:oMath>
          </w:p>
          <w:p w14:paraId="0E8645CD" w14:textId="77777777" w:rsidR="008A08F7" w:rsidRPr="00DF5CC0" w:rsidRDefault="008A08F7" w:rsidP="00233CF5">
            <w:pPr>
              <w:ind w:leftChars="667" w:left="1416" w:hangingChars="41" w:hanging="82"/>
              <w:rPr>
                <w:rFonts w:eastAsia="SimSun"/>
                <w:color w:val="FF0000"/>
                <w:sz w:val="16"/>
                <w:szCs w:val="16"/>
                <w:u w:val="single"/>
              </w:rPr>
            </w:pPr>
            <w:r w:rsidRPr="00DF5CC0">
              <w:rPr>
                <w:rFonts w:eastAsia="SimSun"/>
                <w:color w:val="FF0000"/>
                <w:sz w:val="16"/>
                <w:szCs w:val="16"/>
                <w:u w:val="single"/>
              </w:rPr>
              <w:t>-</w:t>
            </w:r>
            <w:r w:rsidRPr="00DF5CC0">
              <w:rPr>
                <w:rFonts w:eastAsia="SimSun"/>
                <w:color w:val="FF0000"/>
                <w:sz w:val="16"/>
                <w:szCs w:val="16"/>
                <w:u w:val="single"/>
              </w:rPr>
              <w:tab/>
            </w:r>
            <w:r w:rsidRPr="00DF5CC0">
              <w:rPr>
                <w:rFonts w:eastAsia="SimSun" w:hint="eastAsia"/>
                <w:color w:val="FF0000"/>
                <w:sz w:val="16"/>
                <w:szCs w:val="16"/>
                <w:u w:val="single"/>
              </w:rPr>
              <w:t xml:space="preserve">where </w:t>
            </w:r>
            <w:r w:rsidRPr="00DF5CC0">
              <w:rPr>
                <w:rFonts w:eastAsia="SimSun"/>
                <w:color w:val="FF0000"/>
                <w:sz w:val="16"/>
                <w:szCs w:val="16"/>
                <w:u w:val="single"/>
              </w:rPr>
              <w:t xml:space="preserve">the UE assumes incorrect decoding for transport blocks in each of the PDSCH receptions scheduled by the DCI format 1_3 on the serving cell </w:t>
            </w:r>
            <m:oMath>
              <m:r>
                <w:rPr>
                  <w:rFonts w:ascii="Cambria Math" w:eastAsia="SimSun" w:hAnsi="Cambria Math"/>
                  <w:color w:val="FF0000"/>
                  <w:sz w:val="16"/>
                  <w:szCs w:val="16"/>
                  <w:u w:val="single"/>
                </w:rPr>
                <m:t>mc</m:t>
              </m:r>
            </m:oMath>
            <w:r w:rsidRPr="00DF5CC0">
              <w:rPr>
                <w:rFonts w:eastAsia="SimSun" w:hint="eastAsia"/>
                <w:color w:val="FF0000"/>
                <w:sz w:val="16"/>
                <w:szCs w:val="16"/>
                <w:u w:val="single"/>
              </w:rPr>
              <w:t xml:space="preserve">, </w:t>
            </w:r>
            <w:r w:rsidRPr="00DF5CC0">
              <w:rPr>
                <w:rFonts w:eastAsia="SimSun"/>
                <w:color w:val="FF0000"/>
                <w:sz w:val="16"/>
                <w:szCs w:val="16"/>
                <w:u w:val="single"/>
              </w:rPr>
              <w:t xml:space="preserve">if PDCCH monitoring occasion </w:t>
            </w:r>
            <m:oMath>
              <m:r>
                <w:rPr>
                  <w:rFonts w:ascii="Cambria Math" w:eastAsia="SimSun" w:hAnsi="Cambria Math"/>
                  <w:color w:val="FF0000"/>
                  <w:sz w:val="16"/>
                  <w:szCs w:val="16"/>
                  <w:u w:val="single"/>
                </w:rPr>
                <m:t>m</m:t>
              </m:r>
            </m:oMath>
            <w:r w:rsidRPr="00DF5CC0">
              <w:rPr>
                <w:rFonts w:eastAsia="SimSun"/>
                <w:color w:val="FF0000"/>
                <w:sz w:val="16"/>
                <w:szCs w:val="16"/>
                <w:u w:val="single"/>
              </w:rPr>
              <w:t xml:space="preserve"> is before an active DL BWP change on serving cell </w:t>
            </w:r>
            <m:oMath>
              <m:r>
                <w:rPr>
                  <w:rFonts w:ascii="Cambria Math" w:eastAsia="SimSun" w:hAnsi="Cambria Math"/>
                  <w:color w:val="FF0000"/>
                  <w:sz w:val="16"/>
                  <w:szCs w:val="16"/>
                  <w:u w:val="single"/>
                </w:rPr>
                <m:t>mc</m:t>
              </m:r>
            </m:oMath>
            <w:r w:rsidRPr="00DF5CC0">
              <w:rPr>
                <w:rFonts w:eastAsia="SimSun"/>
                <w:color w:val="FF0000"/>
                <w:sz w:val="16"/>
                <w:szCs w:val="16"/>
                <w:u w:val="single"/>
              </w:rPr>
              <w:t xml:space="preserve">, and the active DL BWP change is not triggered in PDCCH monitoring occasion </w:t>
            </w:r>
            <m:oMath>
              <m:r>
                <w:rPr>
                  <w:rFonts w:ascii="Cambria Math" w:eastAsia="SimSun" w:hAnsi="Cambria Math"/>
                  <w:color w:val="FF0000"/>
                  <w:sz w:val="16"/>
                  <w:szCs w:val="16"/>
                  <w:u w:val="single"/>
                </w:rPr>
                <m:t>m</m:t>
              </m:r>
            </m:oMath>
            <w:r w:rsidRPr="00DF5CC0">
              <w:rPr>
                <w:rFonts w:eastAsia="SimSun"/>
                <w:color w:val="FF0000"/>
                <w:sz w:val="16"/>
                <w:szCs w:val="16"/>
                <w:u w:val="single"/>
              </w:rPr>
              <w:t xml:space="preserve">, and the PUCCH with the HARQ-ACK information starts at or after a slot for </w:t>
            </w:r>
            <w:r w:rsidRPr="00DF5CC0">
              <w:rPr>
                <w:rFonts w:eastAsia="SimSun"/>
                <w:iCs/>
                <w:color w:val="FF0000"/>
                <w:sz w:val="16"/>
                <w:szCs w:val="16"/>
                <w:u w:val="single"/>
              </w:rPr>
              <w:t>the active DL BWP change</w:t>
            </w:r>
            <w:r w:rsidRPr="00DF5CC0">
              <w:rPr>
                <w:rFonts w:eastAsia="SimSun"/>
                <w:i/>
                <w:color w:val="FF0000"/>
                <w:sz w:val="16"/>
                <w:szCs w:val="16"/>
                <w:u w:val="single"/>
              </w:rPr>
              <w:t>.</w:t>
            </w:r>
          </w:p>
          <w:p w14:paraId="503070BC" w14:textId="77777777" w:rsidR="008A08F7" w:rsidRPr="00DF5CC0" w:rsidRDefault="008A08F7" w:rsidP="00233CF5">
            <w:pPr>
              <w:ind w:left="1135"/>
              <w:rPr>
                <w:rFonts w:eastAsia="DengXian"/>
                <w:sz w:val="16"/>
                <w:szCs w:val="16"/>
              </w:rPr>
            </w:pPr>
            <w:r w:rsidRPr="00DF5CC0">
              <w:rPr>
                <w:rFonts w:eastAsia="DengXian"/>
                <w:sz w:val="16"/>
                <w:szCs w:val="16"/>
              </w:rPr>
              <w:t>-</w:t>
            </w:r>
            <w:r w:rsidRPr="00DF5CC0">
              <w:rPr>
                <w:rFonts w:eastAsia="DengXian"/>
                <w:sz w:val="16"/>
                <w:szCs w:val="16"/>
              </w:rPr>
              <w:tab/>
              <w:t xml:space="preserve">If for a set </w:t>
            </w:r>
            <m:oMath>
              <m:r>
                <w:rPr>
                  <w:rFonts w:ascii="Cambria Math" w:eastAsia="DengXian" w:hAnsi="Cambria Math"/>
                  <w:sz w:val="16"/>
                  <w:szCs w:val="16"/>
                </w:rPr>
                <m:t>s</m:t>
              </m:r>
            </m:oMath>
            <w:r w:rsidRPr="00DF5CC0">
              <w:rPr>
                <w:rFonts w:eastAsia="DengXian"/>
                <w:sz w:val="16"/>
                <w:szCs w:val="16"/>
              </w:rPr>
              <w:t xml:space="preserve"> of serving cells provided by </w:t>
            </w:r>
            <w:r w:rsidRPr="00DF5CC0">
              <w:rPr>
                <w:rFonts w:eastAsia="DengXian"/>
                <w:i/>
                <w:sz w:val="16"/>
                <w:szCs w:val="16"/>
              </w:rPr>
              <w:t>MC-DCI-SetofCells</w:t>
            </w:r>
            <w:r w:rsidRPr="00DF5CC0">
              <w:rPr>
                <w:rFonts w:eastAsia="DengXian"/>
                <w:sz w:val="16"/>
                <w:szCs w:val="16"/>
              </w:rPr>
              <w:t xml:space="preserve">, </w:t>
            </w:r>
            <m:oMath>
              <m:sSubSup>
                <m:sSubSupPr>
                  <m:ctrlPr>
                    <w:rPr>
                      <w:rFonts w:ascii="Cambria Math" w:eastAsia="DengXian" w:hAnsi="Cambria Math"/>
                      <w:i/>
                      <w:sz w:val="16"/>
                      <w:szCs w:val="16"/>
                    </w:rPr>
                  </m:ctrlPr>
                </m:sSubSupPr>
                <m:e>
                  <m:r>
                    <w:rPr>
                      <w:rFonts w:ascii="Cambria Math" w:eastAsia="DengXian" w:hAnsi="Cambria Math"/>
                      <w:sz w:val="16"/>
                      <w:szCs w:val="16"/>
                    </w:rPr>
                    <m:t>N</m:t>
                  </m:r>
                </m:e>
                <m:sub>
                  <m:r>
                    <m:rPr>
                      <m:nor/>
                    </m:rPr>
                    <w:rPr>
                      <w:rFonts w:ascii="Cambria Math" w:eastAsia="DengXian" w:hAnsi="Cambria Math"/>
                      <w:sz w:val="16"/>
                      <w:szCs w:val="16"/>
                    </w:rPr>
                    <m:t>sets</m:t>
                  </m:r>
                  <m:ctrlPr>
                    <w:rPr>
                      <w:rFonts w:ascii="Cambria Math" w:eastAsia="DengXian" w:hAnsi="Cambria Math"/>
                      <w:sz w:val="16"/>
                      <w:szCs w:val="16"/>
                    </w:rPr>
                  </m:ctrlPr>
                </m:sub>
                <m:sup>
                  <m:r>
                    <m:rPr>
                      <m:nor/>
                    </m:rPr>
                    <w:rPr>
                      <w:rFonts w:ascii="Cambria Math" w:eastAsia="DengXian" w:hAnsi="Cambria Math"/>
                      <w:sz w:val="16"/>
                      <w:szCs w:val="16"/>
                    </w:rPr>
                    <m:t>HARQ-ACK,</m:t>
                  </m:r>
                  <m:r>
                    <m:rPr>
                      <m:nor/>
                    </m:rPr>
                    <w:rPr>
                      <w:rFonts w:ascii="Cambria Math" w:eastAsia="DengXian" w:hAnsi="Cambria Math"/>
                      <w:i/>
                      <w:iCs/>
                      <w:sz w:val="16"/>
                      <w:szCs w:val="16"/>
                    </w:rPr>
                    <m:t>s</m:t>
                  </m:r>
                  <m:ctrlPr>
                    <w:rPr>
                      <w:rFonts w:ascii="Cambria Math" w:eastAsia="DengXian" w:hAnsi="Cambria Math"/>
                      <w:sz w:val="16"/>
                      <w:szCs w:val="16"/>
                    </w:rPr>
                  </m:ctrlPr>
                </m:sup>
              </m:sSubSup>
            </m:oMath>
            <w:r w:rsidRPr="00DF5CC0">
              <w:rPr>
                <w:rFonts w:eastAsia="DengXian"/>
                <w:sz w:val="16"/>
                <w:szCs w:val="16"/>
              </w:rPr>
              <w:t xml:space="preserve"> is equal to the sum of</w:t>
            </w:r>
          </w:p>
          <w:p w14:paraId="6D61BD07" w14:textId="77777777" w:rsidR="008A08F7" w:rsidRPr="00DF5CC0" w:rsidRDefault="008A08F7" w:rsidP="00233CF5">
            <w:pPr>
              <w:ind w:leftChars="667" w:left="1416"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PDSCH,</m:t>
                  </m:r>
                  <m:r>
                    <w:rPr>
                      <w:rFonts w:ascii="Cambria Math" w:eastAsia="SimSun" w:hAnsi="Cambria Math"/>
                      <w:sz w:val="16"/>
                      <w:szCs w:val="16"/>
                    </w:rPr>
                    <m:t>c</m:t>
                  </m:r>
                </m:sub>
                <m:sup>
                  <m:r>
                    <m:rPr>
                      <m:sty m:val="p"/>
                    </m:rPr>
                    <w:rPr>
                      <w:rFonts w:ascii="Cambria Math" w:eastAsia="SimSun" w:hAnsi="Cambria Math"/>
                      <w:sz w:val="16"/>
                      <w:szCs w:val="16"/>
                    </w:rPr>
                    <m:t>max</m:t>
                  </m:r>
                </m:sup>
              </m:sSubSup>
            </m:oMath>
            <w:r w:rsidRPr="00DF5CC0">
              <w:rPr>
                <w:rFonts w:eastAsia="SimSun"/>
                <w:sz w:val="16"/>
                <w:szCs w:val="16"/>
              </w:rPr>
              <w:t xml:space="preserve"> if </w:t>
            </w:r>
            <w:r w:rsidRPr="00DF5CC0">
              <w:rPr>
                <w:rFonts w:eastAsia="SimSun"/>
                <w:i/>
                <w:iCs/>
                <w:sz w:val="16"/>
                <w:szCs w:val="16"/>
              </w:rPr>
              <w:t>nrofHARQ-BundlingGroups</w:t>
            </w:r>
            <w:r w:rsidRPr="00DF5CC0">
              <w:rPr>
                <w:rFonts w:eastAsia="SimSun"/>
                <w:sz w:val="16"/>
                <w:szCs w:val="16"/>
              </w:rPr>
              <w:t xml:space="preserve"> is not provided for a serving cell </w:t>
            </w:r>
            <m:oMath>
              <m:r>
                <w:rPr>
                  <w:rFonts w:ascii="Cambria Math" w:eastAsia="SimSun" w:hAnsi="Cambria Math"/>
                  <w:sz w:val="16"/>
                  <w:szCs w:val="16"/>
                </w:rPr>
                <m:t>c</m:t>
              </m:r>
            </m:oMath>
            <w:r w:rsidRPr="00DF5CC0">
              <w:rPr>
                <w:rFonts w:eastAsia="SimSun"/>
                <w:sz w:val="16"/>
                <w:szCs w:val="16"/>
              </w:rPr>
              <w:t>, or</w:t>
            </w:r>
          </w:p>
          <w:p w14:paraId="599DA27D" w14:textId="77777777" w:rsidR="008A08F7" w:rsidRPr="00DF5CC0" w:rsidRDefault="008A08F7" w:rsidP="00233CF5">
            <w:pPr>
              <w:ind w:leftChars="667" w:left="1416" w:hangingChars="41" w:hanging="82"/>
              <w:rPr>
                <w:rFonts w:eastAsia="SimSun"/>
                <w:sz w:val="16"/>
                <w:szCs w:val="16"/>
              </w:rPr>
            </w:pPr>
            <w:r w:rsidRPr="00DF5CC0">
              <w:rPr>
                <w:rFonts w:eastAsia="SimSun"/>
                <w:sz w:val="16"/>
                <w:szCs w:val="16"/>
              </w:rPr>
              <w:t>-</w:t>
            </w:r>
            <w:r w:rsidRPr="00DF5CC0">
              <w:rPr>
                <w:rFonts w:eastAsia="SimSun"/>
                <w:sz w:val="16"/>
                <w:szCs w:val="16"/>
              </w:rPr>
              <w:tab/>
            </w:r>
            <m:oMath>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TB,</m:t>
                  </m:r>
                  <m:r>
                    <w:rPr>
                      <w:rFonts w:ascii="Cambria Math" w:eastAsia="SimSun" w:hAnsi="Cambria Math"/>
                      <w:sz w:val="16"/>
                      <w:szCs w:val="16"/>
                    </w:rPr>
                    <m:t>c</m:t>
                  </m:r>
                </m:sub>
                <m:sup>
                  <m:r>
                    <m:rPr>
                      <m:sty m:val="p"/>
                    </m:rPr>
                    <w:rPr>
                      <w:rFonts w:ascii="Cambria Math" w:eastAsia="SimSun" w:hAnsi="Cambria Math"/>
                      <w:sz w:val="16"/>
                      <w:szCs w:val="16"/>
                    </w:rPr>
                    <m:t>DL</m:t>
                  </m:r>
                </m:sup>
              </m:sSubSup>
              <m:r>
                <w:rPr>
                  <w:rFonts w:ascii="Cambria Math" w:eastAsia="SimSun" w:hAnsi="Cambria Math"/>
                  <w:sz w:val="16"/>
                  <w:szCs w:val="16"/>
                </w:rPr>
                <m:t>⋅</m:t>
              </m:r>
              <m:sSubSup>
                <m:sSubSupPr>
                  <m:ctrlPr>
                    <w:rPr>
                      <w:rFonts w:ascii="Cambria Math" w:eastAsia="SimSun" w:hAnsi="Cambria Math"/>
                      <w:i/>
                      <w:sz w:val="16"/>
                      <w:szCs w:val="16"/>
                    </w:rPr>
                  </m:ctrlPr>
                </m:sSubSupPr>
                <m:e>
                  <m:r>
                    <w:rPr>
                      <w:rFonts w:ascii="Cambria Math" w:eastAsia="SimSun" w:hAnsi="Cambria Math"/>
                      <w:sz w:val="16"/>
                      <w:szCs w:val="16"/>
                    </w:rPr>
                    <m:t>N</m:t>
                  </m:r>
                </m:e>
                <m:sub>
                  <m:r>
                    <m:rPr>
                      <m:sty m:val="p"/>
                    </m:rPr>
                    <w:rPr>
                      <w:rFonts w:ascii="Cambria Math" w:eastAsia="SimSun" w:hAnsi="Cambria Math"/>
                      <w:sz w:val="16"/>
                      <w:szCs w:val="16"/>
                    </w:rPr>
                    <m:t>HARQ-ACK,</m:t>
                  </m:r>
                  <m:r>
                    <w:rPr>
                      <w:rFonts w:ascii="Cambria Math" w:eastAsia="SimSun" w:hAnsi="Cambria Math"/>
                      <w:sz w:val="16"/>
                      <w:szCs w:val="16"/>
                    </w:rPr>
                    <m:t>c</m:t>
                  </m:r>
                </m:sub>
                <m:sup>
                  <m:r>
                    <m:rPr>
                      <m:sty m:val="p"/>
                    </m:rPr>
                    <w:rPr>
                      <w:rFonts w:ascii="Cambria Math" w:eastAsia="SimSun" w:hAnsi="Cambria Math"/>
                      <w:sz w:val="16"/>
                      <w:szCs w:val="16"/>
                    </w:rPr>
                    <m:t>TBG,max</m:t>
                  </m:r>
                </m:sup>
              </m:sSubSup>
            </m:oMath>
            <w:r w:rsidRPr="00DF5CC0">
              <w:rPr>
                <w:rFonts w:eastAsia="SimSun"/>
                <w:sz w:val="16"/>
                <w:szCs w:val="16"/>
              </w:rPr>
              <w:t xml:space="preserve"> if </w:t>
            </w:r>
            <w:r w:rsidRPr="00DF5CC0">
              <w:rPr>
                <w:rFonts w:eastAsia="SimSun"/>
                <w:i/>
                <w:iCs/>
                <w:sz w:val="16"/>
                <w:szCs w:val="16"/>
              </w:rPr>
              <w:t>nrofHARQ-BundlingGroups</w:t>
            </w:r>
            <w:r w:rsidRPr="00DF5CC0">
              <w:rPr>
                <w:rFonts w:eastAsia="SimSun"/>
                <w:sz w:val="16"/>
                <w:szCs w:val="16"/>
              </w:rPr>
              <w:t xml:space="preserve"> is provided for the serving cell </w:t>
            </w:r>
            <m:oMath>
              <m:r>
                <w:rPr>
                  <w:rFonts w:ascii="Cambria Math" w:eastAsia="SimSun" w:hAnsi="Cambria Math"/>
                  <w:sz w:val="16"/>
                  <w:szCs w:val="16"/>
                </w:rPr>
                <m:t>c</m:t>
              </m:r>
            </m:oMath>
            <w:r w:rsidRPr="00DF5CC0">
              <w:rPr>
                <w:rFonts w:eastAsia="SimSun"/>
                <w:sz w:val="16"/>
                <w:szCs w:val="16"/>
              </w:rPr>
              <w:t xml:space="preserve">, </w:t>
            </w:r>
          </w:p>
          <w:p w14:paraId="0F6F7373" w14:textId="77777777" w:rsidR="008A08F7" w:rsidRPr="00DF5CC0" w:rsidRDefault="008A08F7" w:rsidP="00233CF5">
            <w:pPr>
              <w:ind w:left="1134"/>
              <w:rPr>
                <w:rFonts w:eastAsia="SimSun"/>
                <w:sz w:val="16"/>
                <w:szCs w:val="16"/>
              </w:rPr>
            </w:pPr>
            <w:r w:rsidRPr="00DF5CC0">
              <w:rPr>
                <w:rFonts w:eastAsia="SimSun"/>
                <w:sz w:val="16"/>
                <w:szCs w:val="16"/>
              </w:rPr>
              <w:t xml:space="preserve">across the serving cells of the set </w:t>
            </w:r>
            <m:oMath>
              <m:r>
                <w:rPr>
                  <w:rFonts w:ascii="Cambria Math" w:eastAsia="SimSun" w:hAnsi="Cambria Math"/>
                  <w:sz w:val="16"/>
                  <w:szCs w:val="16"/>
                </w:rPr>
                <m:t>s</m:t>
              </m:r>
            </m:oMath>
            <w:r w:rsidRPr="00DF5CC0">
              <w:rPr>
                <w:rFonts w:eastAsia="SimSun"/>
                <w:sz w:val="16"/>
                <w:szCs w:val="16"/>
              </w:rPr>
              <w:t xml:space="preserve"> that are scheduled PDSCH receptions by a DCI format 1_3, and </w:t>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t>
                  </m:r>
                  <m:r>
                    <m:rPr>
                      <m:nor/>
                    </m:rPr>
                    <w:rPr>
                      <w:rFonts w:ascii="Cambria Math" w:eastAsia="SimSun" w:hAnsi="Cambria Math"/>
                      <w:i/>
                      <w:iCs/>
                      <w:sz w:val="16"/>
                      <w:szCs w:val="16"/>
                    </w:rPr>
                    <m:t>s</m:t>
                  </m:r>
                  <m:ctrlPr>
                    <w:rPr>
                      <w:rFonts w:ascii="Cambria Math" w:eastAsia="SimSun" w:hAnsi="Cambria Math"/>
                      <w:sz w:val="16"/>
                      <w:szCs w:val="16"/>
                      <w:lang w:val="zh-CN"/>
                    </w:rPr>
                  </m:ctrlPr>
                </m:sup>
              </m:sSubSup>
              <m:r>
                <m:rPr>
                  <m:sty m:val="p"/>
                </m:rPr>
                <w:rPr>
                  <w:rFonts w:ascii="Cambria Math" w:eastAsia="SimSun" w:hAnsi="Cambria Math"/>
                  <w:sz w:val="16"/>
                  <w:szCs w:val="16"/>
                </w:rPr>
                <m:t xml:space="preserve"> </m:t>
              </m:r>
              <m:r>
                <w:rPr>
                  <w:rFonts w:ascii="Cambria Math" w:eastAsia="SimSun" w:hAnsi="Cambria Math"/>
                  <w:sz w:val="16"/>
                  <w:szCs w:val="16"/>
                </w:rPr>
                <m:t>&lt;</m:t>
              </m:r>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HARQ-ACK,max</m:t>
                  </m:r>
                  <m:ctrlPr>
                    <w:rPr>
                      <w:rFonts w:ascii="Cambria Math" w:eastAsia="SimSun" w:hAnsi="Cambria Math"/>
                      <w:sz w:val="16"/>
                      <w:szCs w:val="16"/>
                      <w:lang w:val="zh-CN"/>
                    </w:rPr>
                  </m:ctrlPr>
                </m:sup>
              </m:sSubSup>
            </m:oMath>
            <w:r w:rsidRPr="00DF5CC0">
              <w:rPr>
                <w:rFonts w:eastAsia="SimSun"/>
                <w:sz w:val="16"/>
                <w:szCs w:val="16"/>
              </w:rPr>
              <w:t xml:space="preserve">, the UE generates NACK values for the last </w:t>
            </w:r>
            <m:oMath>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HARQ-ACK,max</m:t>
                  </m:r>
                  <m:ctrlPr>
                    <w:rPr>
                      <w:rFonts w:ascii="Cambria Math" w:eastAsia="SimSun" w:hAnsi="Cambria Math"/>
                      <w:sz w:val="16"/>
                      <w:szCs w:val="16"/>
                      <w:lang w:val="zh-CN"/>
                    </w:rPr>
                  </m:ctrlPr>
                </m:sup>
              </m:sSubSup>
              <m:r>
                <w:rPr>
                  <w:rFonts w:ascii="Cambria Math" w:eastAsia="SimSun" w:hAnsi="Cambria Math"/>
                  <w:sz w:val="16"/>
                  <w:szCs w:val="16"/>
                </w:rPr>
                <m:t>-</m:t>
              </m:r>
              <m:sSubSup>
                <m:sSubSupPr>
                  <m:ctrlPr>
                    <w:rPr>
                      <w:rFonts w:ascii="Cambria Math" w:eastAsia="SimSun" w:hAnsi="Cambria Math"/>
                      <w:i/>
                      <w:sz w:val="16"/>
                      <w:szCs w:val="16"/>
                      <w:lang w:val="zh-CN"/>
                    </w:rPr>
                  </m:ctrlPr>
                </m:sSubSupPr>
                <m:e>
                  <m:r>
                    <w:rPr>
                      <w:rFonts w:ascii="Cambria Math" w:eastAsia="SimSun" w:hAnsi="Cambria Math"/>
                      <w:sz w:val="16"/>
                      <w:szCs w:val="16"/>
                    </w:rPr>
                    <m:t>N</m:t>
                  </m:r>
                </m:e>
                <m:sub>
                  <m:r>
                    <m:rPr>
                      <m:nor/>
                    </m:rPr>
                    <w:rPr>
                      <w:rFonts w:ascii="Cambria Math" w:eastAsia="SimSun" w:hAnsi="Cambria Math"/>
                      <w:sz w:val="16"/>
                      <w:szCs w:val="16"/>
                    </w:rPr>
                    <m:t>sets</m:t>
                  </m:r>
                  <m:ctrlPr>
                    <w:rPr>
                      <w:rFonts w:ascii="Cambria Math" w:eastAsia="SimSun" w:hAnsi="Cambria Math"/>
                      <w:sz w:val="16"/>
                      <w:szCs w:val="16"/>
                      <w:lang w:val="zh-CN"/>
                    </w:rPr>
                  </m:ctrlPr>
                </m:sub>
                <m:sup>
                  <m:r>
                    <m:rPr>
                      <m:nor/>
                    </m:rPr>
                    <w:rPr>
                      <w:rFonts w:ascii="Cambria Math" w:eastAsia="SimSun" w:hAnsi="Cambria Math"/>
                      <w:sz w:val="16"/>
                      <w:szCs w:val="16"/>
                    </w:rPr>
                    <m:t>HARQ-ACK,</m:t>
                  </m:r>
                  <m:r>
                    <m:rPr>
                      <m:nor/>
                    </m:rPr>
                    <w:rPr>
                      <w:rFonts w:ascii="Cambria Math" w:eastAsia="SimSun" w:hAnsi="Cambria Math"/>
                      <w:i/>
                      <w:iCs/>
                      <w:sz w:val="16"/>
                      <w:szCs w:val="16"/>
                    </w:rPr>
                    <m:t>s</m:t>
                  </m:r>
                  <m:ctrlPr>
                    <w:rPr>
                      <w:rFonts w:ascii="Cambria Math" w:eastAsia="SimSun" w:hAnsi="Cambria Math"/>
                      <w:sz w:val="16"/>
                      <w:szCs w:val="16"/>
                      <w:lang w:val="zh-CN"/>
                    </w:rPr>
                  </m:ctrlPr>
                </m:sup>
              </m:sSubSup>
            </m:oMath>
            <w:r w:rsidRPr="00DF5CC0">
              <w:rPr>
                <w:rFonts w:eastAsia="SimSun"/>
                <w:sz w:val="16"/>
                <w:szCs w:val="16"/>
              </w:rPr>
              <w:t xml:space="preserve"> HARQ-ACK information bits corresponding to the DCI format 1_3 </w:t>
            </w:r>
          </w:p>
          <w:p w14:paraId="41ACB4AE" w14:textId="77777777" w:rsidR="008A08F7" w:rsidRPr="00DF5CC0" w:rsidRDefault="008A08F7" w:rsidP="00233CF5">
            <w:pPr>
              <w:ind w:left="568" w:hanging="284"/>
              <w:rPr>
                <w:rFonts w:eastAsia="DengXian"/>
                <w:sz w:val="16"/>
                <w:szCs w:val="16"/>
              </w:rPr>
            </w:pPr>
            <w:r w:rsidRPr="00DF5CC0">
              <w:rPr>
                <w:rFonts w:eastAsia="DengXian"/>
                <w:sz w:val="16"/>
                <w:szCs w:val="16"/>
              </w:rPr>
              <w:t>-</w:t>
            </w:r>
            <w:r w:rsidRPr="00DF5CC0">
              <w:rPr>
                <w:rFonts w:eastAsia="DengXian"/>
                <w:sz w:val="16"/>
                <w:szCs w:val="16"/>
              </w:rPr>
              <w:tab/>
              <w:t>The counter DAI value and the total DAI value apply separately for each HARQ-ACK sub-codebook.</w:t>
            </w:r>
          </w:p>
          <w:p w14:paraId="199C5001" w14:textId="77777777" w:rsidR="008A08F7" w:rsidRPr="00DF5CC0" w:rsidRDefault="008A08F7" w:rsidP="00233CF5">
            <w:pPr>
              <w:ind w:left="568" w:hanging="284"/>
              <w:rPr>
                <w:rFonts w:eastAsia="DengXian"/>
                <w:sz w:val="16"/>
                <w:szCs w:val="16"/>
              </w:rPr>
            </w:pPr>
            <w:r w:rsidRPr="00DF5CC0">
              <w:rPr>
                <w:rFonts w:eastAsia="DengXian"/>
                <w:sz w:val="16"/>
                <w:szCs w:val="16"/>
              </w:rPr>
              <w:t>-</w:t>
            </w:r>
            <w:r w:rsidRPr="00DF5CC0">
              <w:rPr>
                <w:rFonts w:eastAsia="DengXian"/>
                <w:sz w:val="16"/>
                <w:szCs w:val="16"/>
              </w:rPr>
              <w:tab/>
              <w:t>The UE generates the HARQ-ACK codebook by appending the second HARQ-ACK sub-codebook to the first HARQ-ACK sub-codebook.</w:t>
            </w:r>
          </w:p>
          <w:p w14:paraId="1CB5F335" w14:textId="77777777" w:rsidR="008A08F7" w:rsidRPr="00DF5CC0" w:rsidRDefault="008A08F7" w:rsidP="00233CF5">
            <w:pPr>
              <w:jc w:val="center"/>
              <w:rPr>
                <w:rFonts w:eastAsia="SimSun"/>
                <w:sz w:val="16"/>
                <w:szCs w:val="16"/>
              </w:rPr>
            </w:pPr>
            <w:r w:rsidRPr="00DF5CC0">
              <w:rPr>
                <w:rFonts w:eastAsia="SimSun"/>
                <w:sz w:val="16"/>
                <w:szCs w:val="16"/>
              </w:rPr>
              <w:t>&lt;Unchanged parts are omitted&gt;</w:t>
            </w:r>
          </w:p>
        </w:tc>
      </w:tr>
    </w:tbl>
    <w:p w14:paraId="31179604" w14:textId="77777777" w:rsidR="008A08F7" w:rsidRPr="00DF5CC0" w:rsidRDefault="008A08F7" w:rsidP="008A08F7">
      <w:pPr>
        <w:snapToGrid w:val="0"/>
        <w:spacing w:after="120"/>
        <w:jc w:val="both"/>
        <w:rPr>
          <w:rFonts w:eastAsia="SimSun"/>
          <w:sz w:val="16"/>
          <w:szCs w:val="16"/>
          <w:lang w:eastAsia="zh-CN"/>
        </w:rPr>
      </w:pPr>
    </w:p>
    <w:p w14:paraId="70E2EE24" w14:textId="77777777" w:rsidR="008A08F7" w:rsidRPr="00F1653A" w:rsidRDefault="008A08F7" w:rsidP="008A08F7">
      <w:pPr>
        <w:snapToGrid w:val="0"/>
        <w:spacing w:after="120"/>
        <w:jc w:val="both"/>
        <w:rPr>
          <w:rFonts w:eastAsia="SimSun"/>
          <w:lang w:eastAsia="zh-CN"/>
        </w:rPr>
      </w:pPr>
      <w:r w:rsidRPr="00F1653A">
        <w:rPr>
          <w:rFonts w:eastAsia="SimSun" w:hint="eastAsia"/>
          <w:lang w:eastAsia="zh-CN"/>
        </w:rPr>
        <w:t>Conclusion</w:t>
      </w:r>
    </w:p>
    <w:p w14:paraId="4CD6E159" w14:textId="77777777" w:rsidR="008A08F7" w:rsidRPr="005C4572" w:rsidRDefault="008A08F7" w:rsidP="008A08F7">
      <w:pPr>
        <w:pStyle w:val="BodyText"/>
        <w:contextualSpacing/>
        <w:rPr>
          <w:rFonts w:eastAsiaTheme="minorEastAsia"/>
          <w:lang w:eastAsia="zh-CN"/>
        </w:rPr>
      </w:pPr>
      <w:r w:rsidRPr="00AA4828">
        <w:t xml:space="preserve">For Rel-19 low NR band carrier aggregation via switching, </w:t>
      </w:r>
      <w:r>
        <w:rPr>
          <w:rFonts w:eastAsiaTheme="minorEastAsia" w:hint="eastAsia"/>
          <w:lang w:eastAsia="zh-CN"/>
        </w:rPr>
        <w:t>if the switch pattern is applicable, it applies to the UE RACH procedure</w:t>
      </w:r>
    </w:p>
    <w:p w14:paraId="6A90005A" w14:textId="77777777" w:rsidR="008A08F7" w:rsidRDefault="008A08F7" w:rsidP="008A08F7">
      <w:pPr>
        <w:snapToGrid w:val="0"/>
        <w:spacing w:after="120"/>
        <w:jc w:val="both"/>
        <w:rPr>
          <w:rFonts w:eastAsia="SimSun"/>
          <w:lang w:eastAsia="zh-CN"/>
        </w:rPr>
      </w:pPr>
      <w:r>
        <w:rPr>
          <w:rFonts w:eastAsia="SimSun" w:hint="eastAsia"/>
          <w:lang w:eastAsia="zh-CN"/>
        </w:rPr>
        <w:t>Conclusion</w:t>
      </w:r>
    </w:p>
    <w:p w14:paraId="316A618D" w14:textId="77777777" w:rsidR="008A08F7" w:rsidRPr="00AA4828" w:rsidRDefault="008A08F7" w:rsidP="008A08F7">
      <w:pPr>
        <w:pStyle w:val="ListParagraph"/>
        <w:ind w:left="0"/>
        <w:rPr>
          <w:rFonts w:eastAsiaTheme="minorEastAsia"/>
        </w:rPr>
      </w:pPr>
      <w:r w:rsidRPr="00AA4828">
        <w:t>For Rel-19 low NR band carrier aggregation via switching, in RAN1, there is no consensus to support</w:t>
      </w:r>
      <w:r w:rsidRPr="00AA4828">
        <w:rPr>
          <w:rFonts w:eastAsiaTheme="minorEastAsia"/>
        </w:rPr>
        <w:t xml:space="preserve"> UE processing timeline relaxation for </w:t>
      </w:r>
      <w:r w:rsidRPr="00AA4828">
        <w:t xml:space="preserve">the </w:t>
      </w:r>
      <w:r w:rsidRPr="00AA4828">
        <w:rPr>
          <w:rFonts w:eastAsiaTheme="minorEastAsia"/>
        </w:rPr>
        <w:t>following scenarios</w:t>
      </w:r>
    </w:p>
    <w:p w14:paraId="592D246E" w14:textId="77777777" w:rsidR="008A08F7" w:rsidRPr="00AA4828" w:rsidRDefault="008A08F7" w:rsidP="008A08F7">
      <w:pPr>
        <w:pStyle w:val="ListParagraph"/>
        <w:numPr>
          <w:ilvl w:val="0"/>
          <w:numId w:val="163"/>
        </w:numPr>
        <w:overflowPunct/>
        <w:autoSpaceDE/>
        <w:autoSpaceDN/>
        <w:adjustRightInd/>
        <w:spacing w:after="0"/>
        <w:textAlignment w:val="auto"/>
        <w:rPr>
          <w:rFonts w:eastAsiaTheme="minorEastAsia"/>
        </w:rPr>
      </w:pPr>
      <w:r w:rsidRPr="00AA4828">
        <w:rPr>
          <w:lang w:eastAsia="ko-KR"/>
        </w:rPr>
        <w:t>a PDCCH reception schedules a PUSCH transmission</w:t>
      </w:r>
    </w:p>
    <w:p w14:paraId="33DB715E" w14:textId="77777777" w:rsidR="008A08F7" w:rsidRPr="00AA4828" w:rsidRDefault="008A08F7" w:rsidP="008A08F7">
      <w:pPr>
        <w:pStyle w:val="ListParagraph"/>
        <w:numPr>
          <w:ilvl w:val="0"/>
          <w:numId w:val="163"/>
        </w:numPr>
        <w:overflowPunct/>
        <w:autoSpaceDE/>
        <w:autoSpaceDN/>
        <w:adjustRightInd/>
        <w:spacing w:after="0"/>
        <w:textAlignment w:val="auto"/>
        <w:rPr>
          <w:rFonts w:eastAsiaTheme="minorEastAsia"/>
        </w:rPr>
      </w:pPr>
      <w:r w:rsidRPr="00AA4828">
        <w:rPr>
          <w:lang w:eastAsia="ko-KR"/>
        </w:rPr>
        <w:t>a PDCCH reception indicates SRS transmission</w:t>
      </w:r>
    </w:p>
    <w:p w14:paraId="04990216" w14:textId="77777777" w:rsidR="008A08F7" w:rsidRPr="00AA4828" w:rsidRDefault="008A08F7" w:rsidP="008A08F7">
      <w:pPr>
        <w:pStyle w:val="ListParagraph"/>
        <w:numPr>
          <w:ilvl w:val="0"/>
          <w:numId w:val="163"/>
        </w:numPr>
        <w:overflowPunct/>
        <w:autoSpaceDE/>
        <w:autoSpaceDN/>
        <w:adjustRightInd/>
        <w:spacing w:after="0"/>
        <w:textAlignment w:val="auto"/>
        <w:rPr>
          <w:lang w:eastAsia="ko-KR"/>
        </w:rPr>
      </w:pPr>
      <w:r w:rsidRPr="00AA4828">
        <w:rPr>
          <w:lang w:eastAsia="ko-KR"/>
        </w:rPr>
        <w:t>a RAR schedules a PUSCH transmission</w:t>
      </w:r>
    </w:p>
    <w:p w14:paraId="7CF1BEC9" w14:textId="77777777" w:rsidR="008A08F7" w:rsidRDefault="008A08F7" w:rsidP="008A08F7">
      <w:pPr>
        <w:pStyle w:val="ListParagraph"/>
        <w:numPr>
          <w:ilvl w:val="0"/>
          <w:numId w:val="163"/>
        </w:numPr>
        <w:overflowPunct/>
        <w:autoSpaceDE/>
        <w:autoSpaceDN/>
        <w:adjustRightInd/>
        <w:spacing w:after="0"/>
        <w:textAlignment w:val="auto"/>
        <w:rPr>
          <w:lang w:eastAsia="ko-KR"/>
        </w:rPr>
      </w:pPr>
      <w:r w:rsidRPr="00AA4828">
        <w:rPr>
          <w:lang w:eastAsia="ko-KR"/>
        </w:rPr>
        <w:t xml:space="preserve">a PUCCH transmission with HARQ-ACK for a PDSCH or PDCCH reception </w:t>
      </w:r>
    </w:p>
    <w:p w14:paraId="61311915" w14:textId="77777777" w:rsidR="008A08F7" w:rsidRPr="00F42D35" w:rsidRDefault="008A08F7" w:rsidP="008A08F7">
      <w:pPr>
        <w:snapToGrid w:val="0"/>
        <w:spacing w:after="120"/>
        <w:jc w:val="both"/>
        <w:rPr>
          <w:rFonts w:eastAsia="SimSun"/>
          <w:lang w:eastAsia="zh-CN"/>
        </w:rPr>
      </w:pPr>
      <w:r w:rsidRPr="00F42D35">
        <w:rPr>
          <w:rFonts w:eastAsia="SimSun" w:hint="eastAsia"/>
          <w:lang w:eastAsia="zh-CN"/>
        </w:rPr>
        <w:t>Conclusion</w:t>
      </w:r>
    </w:p>
    <w:p w14:paraId="339C2268" w14:textId="77777777" w:rsidR="008A08F7" w:rsidRPr="00040E3C" w:rsidRDefault="008A08F7" w:rsidP="008A08F7">
      <w:pPr>
        <w:contextualSpacing/>
        <w:rPr>
          <w:rFonts w:eastAsiaTheme="minorEastAsia"/>
          <w:b/>
          <w:bCs/>
        </w:rPr>
      </w:pPr>
      <w:r w:rsidRPr="00AA4828">
        <w:t xml:space="preserve">For Rel-19 low NR band carrier aggregation via switching, in RAN1, there is no consensus to support the following HARQ-ACK enhancement </w:t>
      </w:r>
    </w:p>
    <w:p w14:paraId="07E0B937" w14:textId="77777777" w:rsidR="008A08F7" w:rsidRPr="005523F1" w:rsidRDefault="008A08F7" w:rsidP="008A08F7">
      <w:pPr>
        <w:pStyle w:val="ListParagraph"/>
        <w:numPr>
          <w:ilvl w:val="0"/>
          <w:numId w:val="164"/>
        </w:numPr>
        <w:overflowPunct/>
        <w:autoSpaceDE/>
        <w:autoSpaceDN/>
        <w:adjustRightInd/>
        <w:spacing w:after="0"/>
        <w:textAlignment w:val="auto"/>
      </w:pPr>
      <w:r w:rsidRPr="00AA4828">
        <w:t>For HARQ-ACK feedback timing, support more than 8 values in the K1 set with new values larger than 15</w:t>
      </w:r>
    </w:p>
    <w:p w14:paraId="532E26C1" w14:textId="77777777" w:rsidR="008A08F7" w:rsidRPr="00F42D35" w:rsidRDefault="008A08F7" w:rsidP="008A08F7">
      <w:pPr>
        <w:snapToGrid w:val="0"/>
        <w:spacing w:after="120"/>
        <w:jc w:val="both"/>
        <w:rPr>
          <w:rFonts w:eastAsia="SimSun"/>
          <w:lang w:eastAsia="zh-CN"/>
        </w:rPr>
      </w:pPr>
    </w:p>
    <w:p w14:paraId="29B65A83" w14:textId="4C590264" w:rsidR="0053599D" w:rsidRDefault="004710F9" w:rsidP="0053599D">
      <w:hyperlink r:id="rId555" w:history="1">
        <w:r>
          <w:rPr>
            <w:rStyle w:val="Hyperlink"/>
          </w:rPr>
          <w:t>R1-2507656</w:t>
        </w:r>
      </w:hyperlink>
      <w:r w:rsidR="0053599D">
        <w:tab/>
        <w:t>FL Summary #1 of NR Mobility enhancement Phase 4</w:t>
      </w:r>
      <w:r w:rsidR="0053599D">
        <w:tab/>
        <w:t>Moderator (Apple)</w:t>
      </w:r>
    </w:p>
    <w:p w14:paraId="53BB2171" w14:textId="7975A9DB" w:rsidR="0053599D" w:rsidRDefault="004710F9" w:rsidP="0053599D">
      <w:hyperlink r:id="rId556" w:history="1">
        <w:r>
          <w:rPr>
            <w:rStyle w:val="Hyperlink"/>
          </w:rPr>
          <w:t>R1-2507657</w:t>
        </w:r>
      </w:hyperlink>
      <w:r w:rsidR="0053599D">
        <w:tab/>
        <w:t>FL Summary #2 of NR Mobility enhancement Phase 4</w:t>
      </w:r>
      <w:r w:rsidR="0053599D">
        <w:tab/>
        <w:t>Moderator (Apple)</w:t>
      </w:r>
    </w:p>
    <w:p w14:paraId="4CFEBB53" w14:textId="08D3019A" w:rsidR="0053599D" w:rsidRPr="00C50572" w:rsidRDefault="004710F9" w:rsidP="0053599D">
      <w:pPr>
        <w:rPr>
          <w:rFonts w:eastAsia="DengXian"/>
          <w:lang w:eastAsia="zh-CN"/>
        </w:rPr>
      </w:pPr>
      <w:hyperlink r:id="rId557" w:history="1">
        <w:r>
          <w:rPr>
            <w:rStyle w:val="Hyperlink"/>
          </w:rPr>
          <w:t>R1-2506800</w:t>
        </w:r>
      </w:hyperlink>
      <w:r w:rsidR="0053599D">
        <w:tab/>
        <w:t>Remaining issues on measurements related enhancements for LTM</w:t>
      </w:r>
      <w:r w:rsidR="0053599D">
        <w:tab/>
        <w:t>Spreadtrum, UNISOC</w:t>
      </w:r>
    </w:p>
    <w:p w14:paraId="63653FBC" w14:textId="34FF7BCC" w:rsidR="0053599D" w:rsidRPr="00C50572" w:rsidRDefault="004710F9" w:rsidP="0053599D">
      <w:pPr>
        <w:rPr>
          <w:rFonts w:eastAsia="DengXian"/>
          <w:lang w:eastAsia="zh-CN"/>
        </w:rPr>
      </w:pPr>
      <w:hyperlink r:id="rId558" w:history="1">
        <w:r>
          <w:rPr>
            <w:rStyle w:val="Hyperlink"/>
          </w:rPr>
          <w:t>R1-2506880</w:t>
        </w:r>
      </w:hyperlink>
      <w:r w:rsidR="0053599D">
        <w:tab/>
        <w:t>Maintenance on NR Mobility Enhancement Phase 4</w:t>
      </w:r>
      <w:r w:rsidR="0053599D">
        <w:tab/>
        <w:t>vivo</w:t>
      </w:r>
    </w:p>
    <w:p w14:paraId="3E4AEE4E" w14:textId="5F84C404" w:rsidR="0053599D" w:rsidRDefault="004710F9" w:rsidP="0053599D">
      <w:hyperlink r:id="rId559" w:history="1">
        <w:r>
          <w:rPr>
            <w:rStyle w:val="Hyperlink"/>
          </w:rPr>
          <w:t>R1-2506942</w:t>
        </w:r>
      </w:hyperlink>
      <w:r w:rsidR="0053599D">
        <w:tab/>
        <w:t>Measurements related enhancements for LTM</w:t>
      </w:r>
      <w:r w:rsidR="0053599D">
        <w:tab/>
        <w:t>Huawei, HiSilicon</w:t>
      </w:r>
    </w:p>
    <w:p w14:paraId="5BA50C76" w14:textId="090C30FB" w:rsidR="0053599D" w:rsidRDefault="004710F9" w:rsidP="0053599D">
      <w:hyperlink r:id="rId560" w:history="1">
        <w:r>
          <w:rPr>
            <w:rStyle w:val="Hyperlink"/>
          </w:rPr>
          <w:t>R1-2507037</w:t>
        </w:r>
      </w:hyperlink>
      <w:r w:rsidR="0053599D">
        <w:tab/>
        <w:t>Maintenance on Mobility Phase 4</w:t>
      </w:r>
      <w:r w:rsidR="0053599D">
        <w:tab/>
        <w:t>ZTE Corporation, Sanechips</w:t>
      </w:r>
    </w:p>
    <w:p w14:paraId="65DBFACF" w14:textId="534415A1" w:rsidR="0053599D" w:rsidRDefault="004710F9" w:rsidP="0053599D">
      <w:hyperlink r:id="rId561" w:history="1">
        <w:r>
          <w:rPr>
            <w:rStyle w:val="Hyperlink"/>
          </w:rPr>
          <w:t>R1-2507068</w:t>
        </w:r>
      </w:hyperlink>
      <w:r w:rsidR="0053599D">
        <w:tab/>
        <w:t>Maintenance on measurement related enhancements for LTM</w:t>
      </w:r>
      <w:r w:rsidR="0053599D">
        <w:tab/>
        <w:t>Nokia</w:t>
      </w:r>
    </w:p>
    <w:p w14:paraId="4331BF46" w14:textId="4E1BF679" w:rsidR="0053599D" w:rsidRPr="00C50572" w:rsidRDefault="004710F9" w:rsidP="0053599D">
      <w:pPr>
        <w:rPr>
          <w:rFonts w:eastAsia="DengXian"/>
          <w:lang w:eastAsia="zh-CN"/>
        </w:rPr>
      </w:pPr>
      <w:hyperlink r:id="rId562" w:history="1">
        <w:r>
          <w:rPr>
            <w:rStyle w:val="Hyperlink"/>
          </w:rPr>
          <w:t>R1-2507655</w:t>
        </w:r>
      </w:hyperlink>
      <w:r w:rsidR="0053599D">
        <w:tab/>
        <w:t>Maintenance on NR mobility enhancements Phase 4</w:t>
      </w:r>
      <w:r w:rsidR="0053599D">
        <w:tab/>
        <w:t>Apple</w:t>
      </w:r>
    </w:p>
    <w:p w14:paraId="6683C5BB" w14:textId="52A85CAE" w:rsidR="0053599D" w:rsidRDefault="004710F9" w:rsidP="0053599D">
      <w:hyperlink r:id="rId563" w:history="1">
        <w:r>
          <w:rPr>
            <w:rStyle w:val="Hyperlink"/>
          </w:rPr>
          <w:t>R1-2507125</w:t>
        </w:r>
      </w:hyperlink>
      <w:r w:rsidR="0053599D">
        <w:tab/>
        <w:t>Maintenance on measurements related enhancements for LTM</w:t>
      </w:r>
      <w:r w:rsidR="0053599D">
        <w:tab/>
        <w:t>CATT</w:t>
      </w:r>
    </w:p>
    <w:p w14:paraId="684586F3" w14:textId="3CDD74A3" w:rsidR="0053599D" w:rsidRDefault="004710F9" w:rsidP="0053599D">
      <w:hyperlink r:id="rId564" w:history="1">
        <w:r>
          <w:rPr>
            <w:rStyle w:val="Hyperlink"/>
          </w:rPr>
          <w:t>R1-2507235</w:t>
        </w:r>
      </w:hyperlink>
      <w:r w:rsidR="0053599D">
        <w:tab/>
        <w:t>Maintenance on other Rel-19 topics</w:t>
      </w:r>
      <w:r w:rsidR="0053599D" w:rsidRPr="008C3D1C">
        <w:rPr>
          <w:rFonts w:eastAsia="DengXian"/>
          <w:lang w:eastAsia="zh-CN"/>
        </w:rPr>
        <w:tab/>
      </w:r>
      <w:r w:rsidR="0053599D">
        <w:tab/>
        <w:t>Samsung</w:t>
      </w:r>
    </w:p>
    <w:p w14:paraId="4E570752" w14:textId="4C5009B1" w:rsidR="0053599D" w:rsidRPr="00C50572" w:rsidRDefault="004710F9" w:rsidP="0053599D">
      <w:pPr>
        <w:rPr>
          <w:rFonts w:eastAsia="DengXian"/>
          <w:lang w:eastAsia="zh-CN"/>
        </w:rPr>
      </w:pPr>
      <w:hyperlink r:id="rId565" w:history="1">
        <w:r>
          <w:rPr>
            <w:rStyle w:val="Hyperlink"/>
          </w:rPr>
          <w:t>R1-2507355</w:t>
        </w:r>
      </w:hyperlink>
      <w:r w:rsidR="0053599D">
        <w:tab/>
        <w:t>Remaining issues on measurements related enhancements for LTM</w:t>
      </w:r>
      <w:r w:rsidR="0053599D">
        <w:tab/>
        <w:t>LG Electronics</w:t>
      </w:r>
    </w:p>
    <w:p w14:paraId="7BC0B5F8" w14:textId="48D0BCCA" w:rsidR="0053599D" w:rsidRDefault="004710F9" w:rsidP="0053599D">
      <w:hyperlink r:id="rId566" w:history="1">
        <w:r>
          <w:rPr>
            <w:rStyle w:val="Hyperlink"/>
          </w:rPr>
          <w:t>R1-2507437</w:t>
        </w:r>
      </w:hyperlink>
      <w:r w:rsidR="0053599D">
        <w:tab/>
        <w:t>Maintenance on the measurements for LTM</w:t>
      </w:r>
      <w:r w:rsidR="0053599D">
        <w:tab/>
        <w:t>Lenovo</w:t>
      </w:r>
    </w:p>
    <w:p w14:paraId="2B11DB7D" w14:textId="0D53248A" w:rsidR="0053599D" w:rsidRDefault="004710F9" w:rsidP="0053599D">
      <w:hyperlink r:id="rId567" w:history="1">
        <w:r>
          <w:rPr>
            <w:rStyle w:val="Hyperlink"/>
          </w:rPr>
          <w:t>R1-2507459</w:t>
        </w:r>
      </w:hyperlink>
      <w:r w:rsidR="0053599D">
        <w:tab/>
        <w:t>Maintenance on mobility enhancement phase 4</w:t>
      </w:r>
      <w:r w:rsidR="0053599D">
        <w:tab/>
        <w:t>Ofinno</w:t>
      </w:r>
    </w:p>
    <w:p w14:paraId="671E0F91" w14:textId="58AD92D5" w:rsidR="0053599D" w:rsidRDefault="004710F9" w:rsidP="0053599D">
      <w:hyperlink r:id="rId568" w:history="1">
        <w:r>
          <w:rPr>
            <w:rStyle w:val="Hyperlink"/>
          </w:rPr>
          <w:t>R1-2507474</w:t>
        </w:r>
      </w:hyperlink>
      <w:r w:rsidR="0053599D">
        <w:tab/>
        <w:t>Maintenance on NR mobility enhancements Phase 4</w:t>
      </w:r>
      <w:r w:rsidR="0053599D">
        <w:tab/>
        <w:t>Ericsson</w:t>
      </w:r>
    </w:p>
    <w:p w14:paraId="0748209F" w14:textId="6BBD478B" w:rsidR="0053599D" w:rsidRDefault="004710F9" w:rsidP="0053599D">
      <w:hyperlink r:id="rId569" w:history="1">
        <w:r>
          <w:rPr>
            <w:rStyle w:val="Hyperlink"/>
          </w:rPr>
          <w:t>R1-2507578</w:t>
        </w:r>
      </w:hyperlink>
      <w:r w:rsidR="0053599D">
        <w:tab/>
        <w:t>Maintenance on Mobility Phase 4</w:t>
      </w:r>
      <w:r w:rsidR="0053599D">
        <w:tab/>
        <w:t>Google</w:t>
      </w:r>
    </w:p>
    <w:p w14:paraId="7518194C" w14:textId="11E2A131" w:rsidR="0053599D" w:rsidRDefault="004710F9" w:rsidP="0053599D">
      <w:hyperlink r:id="rId570" w:history="1">
        <w:r>
          <w:rPr>
            <w:rStyle w:val="Hyperlink"/>
          </w:rPr>
          <w:t>R1-2507873</w:t>
        </w:r>
      </w:hyperlink>
      <w:r w:rsidR="0053599D">
        <w:tab/>
        <w:t>Maintenance on measurements related enhancements for LTM</w:t>
      </w:r>
      <w:r w:rsidR="0053599D">
        <w:tab/>
        <w:t>Sharp</w:t>
      </w:r>
    </w:p>
    <w:p w14:paraId="388F78E3" w14:textId="77777777" w:rsidR="0053599D" w:rsidRPr="00C50572" w:rsidRDefault="0053599D" w:rsidP="0053599D">
      <w:pPr>
        <w:rPr>
          <w:rFonts w:eastAsia="DengXian"/>
          <w:lang w:eastAsia="zh-CN"/>
        </w:rPr>
      </w:pPr>
    </w:p>
    <w:p w14:paraId="731D751A" w14:textId="77777777" w:rsidR="0053599D" w:rsidRPr="00C50572" w:rsidRDefault="0053599D" w:rsidP="0053599D">
      <w:pPr>
        <w:rPr>
          <w:rFonts w:eastAsia="DengXian"/>
          <w:b/>
          <w:bCs/>
          <w:u w:val="single"/>
          <w:lang w:eastAsia="zh-CN"/>
        </w:rPr>
      </w:pPr>
      <w:r w:rsidRPr="00C50572">
        <w:rPr>
          <w:rFonts w:eastAsia="DengXian" w:hint="eastAsia"/>
          <w:b/>
          <w:bCs/>
          <w:u w:val="single"/>
          <w:lang w:eastAsia="zh-CN"/>
        </w:rPr>
        <w:t>R19 MCE and LB-CA</w:t>
      </w:r>
    </w:p>
    <w:p w14:paraId="4C226214" w14:textId="1557B43B" w:rsidR="0053599D" w:rsidRDefault="004710F9" w:rsidP="0053599D">
      <w:hyperlink r:id="rId571" w:history="1">
        <w:r>
          <w:rPr>
            <w:rStyle w:val="Hyperlink"/>
          </w:rPr>
          <w:t>R1-2507653</w:t>
        </w:r>
      </w:hyperlink>
      <w:r w:rsidR="0053599D">
        <w:tab/>
        <w:t>FL summary #1 of Low band carrier aggregation via switching</w:t>
      </w:r>
      <w:r w:rsidR="0053599D">
        <w:tab/>
        <w:t>Moderator (Apple)</w:t>
      </w:r>
    </w:p>
    <w:p w14:paraId="5E196804" w14:textId="29B51507" w:rsidR="0053599D" w:rsidRDefault="004710F9" w:rsidP="0053599D">
      <w:hyperlink r:id="rId572" w:history="1">
        <w:r>
          <w:rPr>
            <w:rStyle w:val="Hyperlink"/>
          </w:rPr>
          <w:t>R1-2507654</w:t>
        </w:r>
      </w:hyperlink>
      <w:r w:rsidR="0053599D">
        <w:tab/>
        <w:t>FL summary #2 of Low band carrier aggregation via switching</w:t>
      </w:r>
      <w:r w:rsidR="0053599D">
        <w:tab/>
        <w:t>Moderator (Apple)</w:t>
      </w:r>
    </w:p>
    <w:p w14:paraId="0FB837A0" w14:textId="7FA0FF0B" w:rsidR="0053599D" w:rsidRPr="00C50572" w:rsidRDefault="004710F9" w:rsidP="0053599D">
      <w:pPr>
        <w:rPr>
          <w:rFonts w:eastAsia="DengXian"/>
          <w:lang w:eastAsia="zh-CN"/>
        </w:rPr>
      </w:pPr>
      <w:hyperlink r:id="rId573" w:history="1">
        <w:r>
          <w:rPr>
            <w:rStyle w:val="Hyperlink"/>
          </w:rPr>
          <w:t>R1-2506879</w:t>
        </w:r>
      </w:hyperlink>
      <w:r w:rsidR="0053599D">
        <w:tab/>
        <w:t>Maintenance on Low band carrier aggregation via switching</w:t>
      </w:r>
      <w:r w:rsidR="0053599D">
        <w:tab/>
        <w:t>vivo</w:t>
      </w:r>
    </w:p>
    <w:p w14:paraId="293AA442" w14:textId="51494E2D" w:rsidR="0053599D" w:rsidRDefault="004710F9" w:rsidP="0053599D">
      <w:hyperlink r:id="rId574" w:history="1">
        <w:r>
          <w:rPr>
            <w:rStyle w:val="Hyperlink"/>
          </w:rPr>
          <w:t>R1-2506927</w:t>
        </w:r>
      </w:hyperlink>
      <w:r w:rsidR="0053599D">
        <w:tab/>
        <w:t>Maintenance of Rel-19 Multi-carrier enhancements</w:t>
      </w:r>
      <w:r w:rsidR="0053599D">
        <w:tab/>
        <w:t>Huawei, HiSilicon</w:t>
      </w:r>
    </w:p>
    <w:p w14:paraId="49BC351E" w14:textId="4867A1CF" w:rsidR="0053599D" w:rsidRDefault="004710F9" w:rsidP="0053599D">
      <w:hyperlink r:id="rId575" w:history="1">
        <w:r>
          <w:rPr>
            <w:rStyle w:val="Hyperlink"/>
          </w:rPr>
          <w:t>R1-2506928</w:t>
        </w:r>
      </w:hyperlink>
      <w:r w:rsidR="0053599D">
        <w:tab/>
        <w:t>Maintenance of Rel-19 low band CA via switching</w:t>
      </w:r>
      <w:r w:rsidR="0053599D">
        <w:tab/>
        <w:t>Huawei, HiSilicon</w:t>
      </w:r>
    </w:p>
    <w:p w14:paraId="544EA221" w14:textId="2CF97976" w:rsidR="0053599D" w:rsidRDefault="004710F9" w:rsidP="0053599D">
      <w:hyperlink r:id="rId576" w:history="1">
        <w:r>
          <w:rPr>
            <w:rStyle w:val="Hyperlink"/>
          </w:rPr>
          <w:t>R1-2506970</w:t>
        </w:r>
      </w:hyperlink>
      <w:r w:rsidR="0053599D">
        <w:tab/>
        <w:t>Remaining issues on low band CA via switching</w:t>
      </w:r>
      <w:r w:rsidR="0053599D">
        <w:tab/>
        <w:t>Xiaomi</w:t>
      </w:r>
    </w:p>
    <w:p w14:paraId="67AEAAD8" w14:textId="180BE6D9" w:rsidR="0053599D" w:rsidRDefault="004710F9" w:rsidP="0053599D">
      <w:hyperlink r:id="rId577" w:history="1">
        <w:r>
          <w:rPr>
            <w:rStyle w:val="Hyperlink"/>
          </w:rPr>
          <w:t>R1-2506969</w:t>
        </w:r>
      </w:hyperlink>
      <w:r w:rsidR="0053599D">
        <w:tab/>
        <w:t>Text proposals for Rel-19 Multi-carrier enhancements</w:t>
      </w:r>
      <w:r w:rsidR="0053599D">
        <w:tab/>
        <w:t>Xiaomi</w:t>
      </w:r>
    </w:p>
    <w:p w14:paraId="32DD1F06" w14:textId="4804909E" w:rsidR="0053599D" w:rsidRDefault="004710F9" w:rsidP="0053599D">
      <w:hyperlink r:id="rId578" w:history="1">
        <w:r>
          <w:rPr>
            <w:rStyle w:val="Hyperlink"/>
          </w:rPr>
          <w:t>R1-2507099</w:t>
        </w:r>
      </w:hyperlink>
      <w:r w:rsidR="0053599D">
        <w:tab/>
        <w:t>Maintenance of Rel-19 low band CA via switching</w:t>
      </w:r>
      <w:r w:rsidR="0053599D">
        <w:tab/>
        <w:t>CATT</w:t>
      </w:r>
    </w:p>
    <w:p w14:paraId="67FBFB00" w14:textId="5986C9AF" w:rsidR="0053599D" w:rsidRDefault="004710F9" w:rsidP="0053599D">
      <w:hyperlink r:id="rId579" w:history="1">
        <w:r>
          <w:rPr>
            <w:rStyle w:val="Hyperlink"/>
          </w:rPr>
          <w:t>R1-2507152</w:t>
        </w:r>
      </w:hyperlink>
      <w:r w:rsidR="0053599D">
        <w:tab/>
        <w:t>Maintenance on low-band CA via switching</w:t>
      </w:r>
      <w:r w:rsidR="0053599D">
        <w:tab/>
        <w:t>OPPO</w:t>
      </w:r>
    </w:p>
    <w:p w14:paraId="48D91653" w14:textId="0401637D" w:rsidR="0053599D" w:rsidRDefault="004710F9" w:rsidP="0053599D">
      <w:hyperlink r:id="rId580" w:history="1">
        <w:r>
          <w:rPr>
            <w:rStyle w:val="Hyperlink"/>
          </w:rPr>
          <w:t>R1-2507196</w:t>
        </w:r>
      </w:hyperlink>
      <w:r w:rsidR="0053599D">
        <w:tab/>
        <w:t>Maintenance on Multi-carrier enhancements for NR phase 3</w:t>
      </w:r>
      <w:r w:rsidR="0053599D">
        <w:tab/>
        <w:t>ZTE Corporation, Sanechips</w:t>
      </w:r>
    </w:p>
    <w:p w14:paraId="4B3A5A80" w14:textId="242BD46E" w:rsidR="0053599D" w:rsidRPr="00C50572" w:rsidRDefault="004710F9" w:rsidP="0053599D">
      <w:pPr>
        <w:rPr>
          <w:rFonts w:eastAsia="DengXian"/>
          <w:lang w:eastAsia="zh-CN"/>
        </w:rPr>
      </w:pPr>
      <w:hyperlink r:id="rId581" w:history="1">
        <w:r>
          <w:rPr>
            <w:rStyle w:val="Hyperlink"/>
          </w:rPr>
          <w:t>R1-2507197</w:t>
        </w:r>
      </w:hyperlink>
      <w:r w:rsidR="0053599D">
        <w:tab/>
        <w:t>Maintenance on Low band carrier aggregation via switching</w:t>
      </w:r>
      <w:r w:rsidR="0053599D">
        <w:tab/>
        <w:t>ZTE Corporation, Sanechips</w:t>
      </w:r>
    </w:p>
    <w:p w14:paraId="18AEAD01" w14:textId="28EC0C5F" w:rsidR="0053599D" w:rsidRDefault="004710F9" w:rsidP="0053599D">
      <w:hyperlink r:id="rId582" w:history="1">
        <w:r>
          <w:rPr>
            <w:rStyle w:val="Hyperlink"/>
          </w:rPr>
          <w:t>R1-2507291</w:t>
        </w:r>
      </w:hyperlink>
      <w:r w:rsidR="0053599D">
        <w:tab/>
        <w:t>Clarification on maximum number of schedulable PxSCH for multi-PxSCH multi-cell scheduling</w:t>
      </w:r>
      <w:r w:rsidR="0053599D">
        <w:tab/>
      </w:r>
      <w:r w:rsidR="0053599D" w:rsidRPr="006E511B">
        <w:rPr>
          <w:rFonts w:eastAsia="DengXian"/>
          <w:lang w:eastAsia="zh-CN"/>
        </w:rPr>
        <w:tab/>
      </w:r>
      <w:r w:rsidR="0053599D" w:rsidRPr="006E511B">
        <w:rPr>
          <w:rFonts w:eastAsia="DengXian"/>
          <w:lang w:eastAsia="zh-CN"/>
        </w:rPr>
        <w:tab/>
      </w:r>
      <w:r w:rsidR="0053599D">
        <w:rPr>
          <w:rFonts w:eastAsia="DengXian"/>
          <w:lang w:eastAsia="zh-CN"/>
        </w:rPr>
        <w:tab/>
      </w:r>
      <w:r w:rsidR="0053599D">
        <w:t>Nokia</w:t>
      </w:r>
    </w:p>
    <w:p w14:paraId="002FC44D" w14:textId="6035A310" w:rsidR="0053599D" w:rsidRDefault="004710F9" w:rsidP="0053599D">
      <w:hyperlink r:id="rId583" w:history="1">
        <w:r>
          <w:rPr>
            <w:rStyle w:val="Hyperlink"/>
          </w:rPr>
          <w:t>R1-2507235</w:t>
        </w:r>
      </w:hyperlink>
      <w:r w:rsidR="0053599D">
        <w:tab/>
        <w:t>Maintenance on other Rel-19 topics</w:t>
      </w:r>
      <w:r w:rsidR="0053599D" w:rsidRPr="008C3D1C">
        <w:rPr>
          <w:rFonts w:eastAsia="DengXian"/>
          <w:lang w:eastAsia="zh-CN"/>
        </w:rPr>
        <w:tab/>
      </w:r>
      <w:r w:rsidR="0053599D">
        <w:tab/>
        <w:t>Samsung</w:t>
      </w:r>
    </w:p>
    <w:p w14:paraId="438A75A5" w14:textId="497D2E8C" w:rsidR="0053599D" w:rsidRDefault="004710F9" w:rsidP="0053599D">
      <w:hyperlink r:id="rId584" w:history="1">
        <w:r>
          <w:rPr>
            <w:rStyle w:val="Hyperlink"/>
          </w:rPr>
          <w:t>R1-2507341</w:t>
        </w:r>
      </w:hyperlink>
      <w:r w:rsidR="0053599D">
        <w:tab/>
        <w:t>Correction to Low-Band CA via switching behaviour during SCell activation/deactivation</w:t>
      </w:r>
      <w:r w:rsidR="0053599D">
        <w:tab/>
      </w:r>
      <w:r w:rsidR="0053599D" w:rsidRPr="006E511B">
        <w:rPr>
          <w:rFonts w:eastAsia="DengXian"/>
          <w:lang w:eastAsia="zh-CN"/>
        </w:rPr>
        <w:tab/>
      </w:r>
      <w:r w:rsidR="0053599D" w:rsidRPr="006E511B">
        <w:rPr>
          <w:rFonts w:eastAsia="DengXian"/>
          <w:lang w:eastAsia="zh-CN"/>
        </w:rPr>
        <w:tab/>
      </w:r>
      <w:r w:rsidR="0053599D">
        <w:rPr>
          <w:rFonts w:eastAsia="DengXian"/>
          <w:lang w:eastAsia="zh-CN"/>
        </w:rPr>
        <w:tab/>
      </w:r>
      <w:r w:rsidR="0053599D">
        <w:t>Nokia</w:t>
      </w:r>
    </w:p>
    <w:p w14:paraId="31D01336" w14:textId="5FE98498" w:rsidR="0053599D" w:rsidRPr="00C50572" w:rsidRDefault="004710F9" w:rsidP="0053599D">
      <w:pPr>
        <w:rPr>
          <w:rFonts w:eastAsia="DengXian"/>
          <w:lang w:eastAsia="zh-CN"/>
        </w:rPr>
      </w:pPr>
      <w:hyperlink r:id="rId585" w:history="1">
        <w:r>
          <w:rPr>
            <w:rStyle w:val="Hyperlink"/>
          </w:rPr>
          <w:t>R1-2507356</w:t>
        </w:r>
      </w:hyperlink>
      <w:r w:rsidR="0053599D">
        <w:tab/>
        <w:t>Remaining issues on low band CA operation via switching for Rel-19</w:t>
      </w:r>
      <w:r w:rsidR="0053599D">
        <w:tab/>
        <w:t>LG Electronics</w:t>
      </w:r>
    </w:p>
    <w:p w14:paraId="167DBF6F" w14:textId="1CDAEAAB" w:rsidR="0053599D" w:rsidRDefault="004710F9" w:rsidP="0053599D">
      <w:hyperlink r:id="rId586" w:history="1">
        <w:r>
          <w:rPr>
            <w:rStyle w:val="Hyperlink"/>
          </w:rPr>
          <w:t>R1-2507458</w:t>
        </w:r>
      </w:hyperlink>
      <w:r w:rsidR="0053599D">
        <w:tab/>
        <w:t>Discussion on low-band CA with switching</w:t>
      </w:r>
      <w:r w:rsidR="0053599D">
        <w:tab/>
        <w:t>Ofinno</w:t>
      </w:r>
    </w:p>
    <w:p w14:paraId="7125BD5E" w14:textId="3AFC3645" w:rsidR="0053599D" w:rsidRDefault="004710F9" w:rsidP="0053599D">
      <w:hyperlink r:id="rId587" w:history="1">
        <w:r>
          <w:rPr>
            <w:rStyle w:val="Hyperlink"/>
          </w:rPr>
          <w:t>R1-2507614</w:t>
        </w:r>
      </w:hyperlink>
      <w:r w:rsidR="0053599D">
        <w:tab/>
        <w:t>Multi-carrier enhancements for NR Phase 3</w:t>
      </w:r>
      <w:r w:rsidR="0053599D">
        <w:tab/>
        <w:t>MediaTek Inc.</w:t>
      </w:r>
    </w:p>
    <w:p w14:paraId="4FDEBA41" w14:textId="7122C6B6" w:rsidR="0053599D" w:rsidRDefault="004710F9" w:rsidP="0053599D">
      <w:hyperlink r:id="rId588" w:history="1">
        <w:r>
          <w:rPr>
            <w:rStyle w:val="Hyperlink"/>
          </w:rPr>
          <w:t>R1-2507637</w:t>
        </w:r>
      </w:hyperlink>
      <w:r w:rsidR="0053599D">
        <w:tab/>
        <w:t>On remaining issues for Low band Carrier Aggregation via switching</w:t>
      </w:r>
      <w:r w:rsidR="0053599D">
        <w:tab/>
        <w:t>Google</w:t>
      </w:r>
    </w:p>
    <w:p w14:paraId="2E9C3A3D" w14:textId="1F4F789D" w:rsidR="0053599D" w:rsidRDefault="004710F9" w:rsidP="0053599D">
      <w:hyperlink r:id="rId589" w:history="1">
        <w:r>
          <w:rPr>
            <w:rStyle w:val="Hyperlink"/>
          </w:rPr>
          <w:t>R1-2507861</w:t>
        </w:r>
      </w:hyperlink>
      <w:r w:rsidR="0053599D">
        <w:tab/>
        <w:t>Maintenance on MCE for NR Phase 3</w:t>
      </w:r>
      <w:r w:rsidR="0053599D">
        <w:tab/>
        <w:t>Ericsson Inc.</w:t>
      </w:r>
    </w:p>
    <w:p w14:paraId="3A72FBD8" w14:textId="77777777" w:rsidR="0053599D" w:rsidRPr="00C50572" w:rsidRDefault="0053599D" w:rsidP="0053599D">
      <w:pPr>
        <w:rPr>
          <w:rFonts w:eastAsia="DengXian"/>
          <w:lang w:eastAsia="zh-CN"/>
        </w:rPr>
      </w:pPr>
    </w:p>
    <w:p w14:paraId="68346475" w14:textId="77777777" w:rsidR="0053599D" w:rsidRDefault="0053599D" w:rsidP="0053599D">
      <w:pPr>
        <w:rPr>
          <w:rFonts w:eastAsia="DengXian"/>
          <w:b/>
          <w:bCs/>
          <w:u w:val="single"/>
          <w:lang w:eastAsia="zh-CN"/>
        </w:rPr>
      </w:pPr>
      <w:r w:rsidRPr="00C50572">
        <w:rPr>
          <w:rFonts w:eastAsia="DengXian" w:hint="eastAsia"/>
          <w:b/>
          <w:bCs/>
          <w:u w:val="single"/>
          <w:lang w:eastAsia="zh-CN"/>
        </w:rPr>
        <w:t xml:space="preserve">R19 Channel model 7-24GHz </w:t>
      </w:r>
    </w:p>
    <w:p w14:paraId="2936E1F1" w14:textId="77777777" w:rsidR="008A08F7" w:rsidRPr="006646B3" w:rsidRDefault="008A08F7" w:rsidP="008A08F7">
      <w:pPr>
        <w:rPr>
          <w:highlight w:val="green"/>
        </w:rPr>
      </w:pPr>
      <w:r w:rsidRPr="006646B3">
        <w:rPr>
          <w:rFonts w:hint="eastAsia"/>
          <w:highlight w:val="green"/>
        </w:rPr>
        <w:t>Agreement</w:t>
      </w:r>
    </w:p>
    <w:p w14:paraId="398693A6" w14:textId="77777777" w:rsidR="008A08F7" w:rsidRDefault="008A08F7" w:rsidP="008A08F7">
      <w:pPr>
        <w:rPr>
          <w:rFonts w:eastAsiaTheme="minorEastAsia"/>
          <w:lang w:eastAsia="zh-CN"/>
        </w:rPr>
      </w:pPr>
      <w:r w:rsidRPr="006646B3">
        <w:rPr>
          <w:rFonts w:hint="eastAsia"/>
        </w:rPr>
        <w:t>Draft CR R1-2508132 to section 7.3.2, TR38.901 is endorse in principle</w:t>
      </w:r>
    </w:p>
    <w:p w14:paraId="7ADB0A83" w14:textId="77777777" w:rsidR="008A08F7" w:rsidRDefault="008A08F7" w:rsidP="008A08F7">
      <w:pPr>
        <w:rPr>
          <w:rFonts w:eastAsiaTheme="minorEastAsia"/>
          <w:lang w:eastAsia="zh-CN"/>
        </w:rPr>
      </w:pPr>
      <w:r>
        <w:rPr>
          <w:rFonts w:eastAsiaTheme="minorEastAsia" w:hint="eastAsia"/>
          <w:lang w:eastAsia="zh-CN"/>
        </w:rPr>
        <w:t>Agreement</w:t>
      </w:r>
    </w:p>
    <w:p w14:paraId="565580B1" w14:textId="402F412C" w:rsidR="008A08F7" w:rsidRDefault="008A08F7" w:rsidP="008A08F7">
      <w:pPr>
        <w:rPr>
          <w:rFonts w:eastAsiaTheme="minorEastAsia"/>
          <w:lang w:eastAsia="zh-CN"/>
        </w:rPr>
      </w:pPr>
      <w:r>
        <w:rPr>
          <w:rFonts w:eastAsiaTheme="minorEastAsia" w:hint="eastAsia"/>
          <w:lang w:eastAsia="zh-CN"/>
        </w:rPr>
        <w:t>Final C</w:t>
      </w:r>
      <w:r w:rsidRPr="00B406DF">
        <w:rPr>
          <w:rFonts w:eastAsiaTheme="minorEastAsia" w:hint="eastAsia"/>
          <w:lang w:eastAsia="zh-CN"/>
        </w:rPr>
        <w:t xml:space="preserve">R </w:t>
      </w:r>
      <w:r w:rsidRPr="00B406DF">
        <w:rPr>
          <w:rFonts w:hint="eastAsia"/>
        </w:rPr>
        <w:t>R1-250</w:t>
      </w:r>
      <w:r w:rsidRPr="00B406DF">
        <w:rPr>
          <w:rFonts w:eastAsiaTheme="minorEastAsia" w:hint="eastAsia"/>
          <w:lang w:eastAsia="zh-CN"/>
        </w:rPr>
        <w:t xml:space="preserve">8172 </w:t>
      </w:r>
      <w:r w:rsidRPr="00B406DF">
        <w:rPr>
          <w:rFonts w:hint="eastAsia"/>
        </w:rPr>
        <w:t xml:space="preserve">to </w:t>
      </w:r>
      <w:r w:rsidRPr="006646B3">
        <w:rPr>
          <w:rFonts w:hint="eastAsia"/>
        </w:rPr>
        <w:t>section 7.3.2, TR38.901</w:t>
      </w:r>
      <w:r>
        <w:rPr>
          <w:rFonts w:eastAsiaTheme="minorEastAsia" w:hint="eastAsia"/>
          <w:lang w:eastAsia="zh-CN"/>
        </w:rPr>
        <w:t xml:space="preserve"> is endorsed.</w:t>
      </w:r>
    </w:p>
    <w:p w14:paraId="20D99DB7" w14:textId="77777777" w:rsidR="008A08F7" w:rsidRPr="00C50572" w:rsidRDefault="008A08F7" w:rsidP="008A08F7">
      <w:pPr>
        <w:rPr>
          <w:rFonts w:eastAsia="DengXian"/>
          <w:b/>
          <w:bCs/>
          <w:u w:val="single"/>
          <w:lang w:eastAsia="zh-CN"/>
        </w:rPr>
      </w:pPr>
    </w:p>
    <w:p w14:paraId="3CFED849" w14:textId="5E3C2DF7" w:rsidR="0053599D" w:rsidRPr="00C50572" w:rsidRDefault="004710F9" w:rsidP="0053599D">
      <w:pPr>
        <w:rPr>
          <w:rFonts w:eastAsia="DengXian"/>
          <w:lang w:eastAsia="zh-CN"/>
        </w:rPr>
      </w:pPr>
      <w:hyperlink r:id="rId590" w:history="1">
        <w:r>
          <w:rPr>
            <w:rStyle w:val="Hyperlink"/>
          </w:rPr>
          <w:t>R1-2506912</w:t>
        </w:r>
      </w:hyperlink>
      <w:r w:rsidR="0053599D">
        <w:tab/>
        <w:t>Remaining issues on 7-24 GHz channel model</w:t>
      </w:r>
      <w:r w:rsidR="0053599D">
        <w:tab/>
        <w:t>ZTE Corporation, Sanechips</w:t>
      </w:r>
    </w:p>
    <w:p w14:paraId="17BC450F" w14:textId="61329D62" w:rsidR="0053599D" w:rsidRPr="006E511B" w:rsidRDefault="004710F9" w:rsidP="0053599D">
      <w:pPr>
        <w:rPr>
          <w:rFonts w:eastAsia="DengXian"/>
          <w:color w:val="AEAAAA"/>
          <w:lang w:eastAsia="zh-CN"/>
        </w:rPr>
      </w:pPr>
      <w:hyperlink r:id="rId591" w:history="1">
        <w:r>
          <w:rPr>
            <w:rStyle w:val="Hyperlink"/>
          </w:rPr>
          <w:t>R1-2507728</w:t>
        </w:r>
      </w:hyperlink>
      <w:r w:rsidR="0053599D" w:rsidRPr="006E511B">
        <w:rPr>
          <w:color w:val="AEAAAA"/>
        </w:rPr>
        <w:tab/>
        <w:t>Calibration results for 7-24 GHz channel model</w:t>
      </w:r>
      <w:r w:rsidR="0053599D" w:rsidRPr="006E511B">
        <w:rPr>
          <w:color w:val="AEAAAA"/>
        </w:rPr>
        <w:tab/>
        <w:t>Intel</w:t>
      </w:r>
    </w:p>
    <w:p w14:paraId="2CB21071" w14:textId="77777777" w:rsidR="0053599D" w:rsidRPr="006E511B" w:rsidRDefault="0053599D" w:rsidP="0053599D">
      <w:pPr>
        <w:ind w:left="720" w:firstLine="720"/>
        <w:rPr>
          <w:rFonts w:eastAsia="DengXian"/>
          <w:color w:val="AEAAAA"/>
          <w:lang w:eastAsia="zh-CN"/>
        </w:rPr>
      </w:pPr>
      <w:r w:rsidRPr="006E511B">
        <w:rPr>
          <w:rFonts w:eastAsia="DengXian" w:hint="eastAsia"/>
          <w:color w:val="AEAAAA"/>
          <w:highlight w:val="yellow"/>
          <w:lang w:eastAsia="zh-CN"/>
        </w:rPr>
        <w:t>(Withdrawn)</w:t>
      </w:r>
    </w:p>
    <w:p w14:paraId="462D772C" w14:textId="126EF2DE" w:rsidR="0053599D" w:rsidRDefault="004710F9" w:rsidP="0053599D">
      <w:hyperlink r:id="rId592" w:history="1">
        <w:r>
          <w:rPr>
            <w:rStyle w:val="Hyperlink"/>
          </w:rPr>
          <w:t>R1-2507729</w:t>
        </w:r>
      </w:hyperlink>
      <w:r w:rsidR="0053599D">
        <w:tab/>
        <w:t>Correction of Polarized Antenna Field Pattern Rotation for Handheld UE model</w:t>
      </w:r>
      <w:r w:rsidR="0053599D">
        <w:tab/>
        <w:t>Intel</w:t>
      </w:r>
    </w:p>
    <w:p w14:paraId="5941AEB2" w14:textId="51A596B6" w:rsidR="0053599D" w:rsidRDefault="004710F9" w:rsidP="0053599D">
      <w:pPr>
        <w:rPr>
          <w:rFonts w:eastAsia="DengXian"/>
          <w:lang w:eastAsia="zh-CN"/>
        </w:rPr>
      </w:pPr>
      <w:hyperlink r:id="rId593" w:history="1">
        <w:r>
          <w:rPr>
            <w:rStyle w:val="Hyperlink"/>
            <w:rFonts w:eastAsia="DengXian"/>
            <w:lang w:eastAsia="zh-CN"/>
          </w:rPr>
          <w:t>R1-2508132</w:t>
        </w:r>
      </w:hyperlink>
      <w:r w:rsidR="00F86753">
        <w:rPr>
          <w:rFonts w:eastAsia="DengXian"/>
          <w:lang w:eastAsia="zh-CN"/>
        </w:rPr>
        <w:tab/>
      </w:r>
      <w:r w:rsidR="00F86753" w:rsidRPr="00F86753">
        <w:rPr>
          <w:rFonts w:eastAsia="DengXian"/>
          <w:lang w:eastAsia="zh-CN"/>
        </w:rPr>
        <w:t>Draft CR on Handheld UT Polarized Antenna Model</w:t>
      </w:r>
      <w:r w:rsidR="00F86753">
        <w:rPr>
          <w:rFonts w:eastAsia="DengXian"/>
          <w:lang w:eastAsia="zh-CN"/>
        </w:rPr>
        <w:tab/>
      </w:r>
      <w:r w:rsidR="00F86753" w:rsidRPr="00F86753">
        <w:rPr>
          <w:rFonts w:eastAsia="DengXian"/>
          <w:lang w:eastAsia="zh-CN"/>
        </w:rPr>
        <w:t>Intel Corporation</w:t>
      </w:r>
    </w:p>
    <w:p w14:paraId="639560A2" w14:textId="13B0EAA1" w:rsidR="00F86753" w:rsidRDefault="004710F9" w:rsidP="0053599D">
      <w:pPr>
        <w:rPr>
          <w:rFonts w:eastAsia="DengXian"/>
          <w:lang w:eastAsia="zh-CN"/>
        </w:rPr>
      </w:pPr>
      <w:hyperlink r:id="rId594" w:history="1">
        <w:r>
          <w:rPr>
            <w:rStyle w:val="Hyperlink"/>
            <w:rFonts w:eastAsia="DengXian"/>
            <w:highlight w:val="green"/>
            <w:lang w:eastAsia="zh-CN"/>
          </w:rPr>
          <w:t>R1-2508172</w:t>
        </w:r>
      </w:hyperlink>
      <w:r w:rsidR="00013EC6">
        <w:rPr>
          <w:rFonts w:eastAsia="DengXian"/>
          <w:lang w:eastAsia="zh-CN"/>
        </w:rPr>
        <w:tab/>
      </w:r>
      <w:r w:rsidR="00013EC6" w:rsidRPr="00013EC6">
        <w:rPr>
          <w:rFonts w:eastAsia="DengXian"/>
          <w:lang w:eastAsia="zh-CN"/>
        </w:rPr>
        <w:t>CR on Handheld UT Polarized Antenna Model</w:t>
      </w:r>
      <w:r w:rsidR="00013EC6">
        <w:rPr>
          <w:rFonts w:eastAsia="DengXian"/>
          <w:lang w:eastAsia="zh-CN"/>
        </w:rPr>
        <w:tab/>
      </w:r>
      <w:r w:rsidR="00013EC6" w:rsidRPr="00013EC6">
        <w:rPr>
          <w:rFonts w:eastAsia="DengXian"/>
          <w:lang w:eastAsia="zh-CN"/>
        </w:rPr>
        <w:t>Intel, Nokia, InterDigital</w:t>
      </w:r>
    </w:p>
    <w:p w14:paraId="6DF6F334" w14:textId="3628DD72" w:rsidR="00013EC6" w:rsidRDefault="00855562" w:rsidP="0053599D">
      <w:pPr>
        <w:rPr>
          <w:rFonts w:eastAsia="DengXian"/>
          <w:lang w:eastAsia="zh-CN"/>
        </w:rPr>
      </w:pPr>
      <w:r w:rsidRPr="000955A9">
        <w:rPr>
          <w:rFonts w:eastAsia="DengXian"/>
          <w:b/>
          <w:bCs/>
          <w:lang w:eastAsia="zh-CN"/>
        </w:rPr>
        <w:t xml:space="preserve">Decision: </w:t>
      </w:r>
      <w:r>
        <w:rPr>
          <w:rFonts w:eastAsia="DengXian"/>
          <w:lang w:eastAsia="zh-CN"/>
        </w:rPr>
        <w:t xml:space="preserve">This was </w:t>
      </w:r>
      <w:r w:rsidR="007E3190">
        <w:rPr>
          <w:rFonts w:eastAsia="DengXian"/>
          <w:lang w:eastAsia="zh-CN"/>
        </w:rPr>
        <w:t>agreed</w:t>
      </w:r>
      <w:r>
        <w:rPr>
          <w:rFonts w:eastAsia="DengXian"/>
          <w:lang w:eastAsia="zh-CN"/>
        </w:rPr>
        <w:t>.</w:t>
      </w:r>
    </w:p>
    <w:p w14:paraId="2AA0E7E4" w14:textId="77777777" w:rsidR="004E0E75" w:rsidRPr="00C50572" w:rsidRDefault="004E0E75" w:rsidP="0053599D">
      <w:pPr>
        <w:rPr>
          <w:rFonts w:eastAsia="DengXian"/>
          <w:lang w:eastAsia="zh-CN"/>
        </w:rPr>
      </w:pPr>
    </w:p>
    <w:p w14:paraId="47D7C917" w14:textId="77777777" w:rsidR="0053599D" w:rsidRDefault="0053599D" w:rsidP="0053599D">
      <w:pPr>
        <w:rPr>
          <w:rFonts w:eastAsia="DengXian"/>
          <w:b/>
          <w:bCs/>
          <w:u w:val="single"/>
          <w:lang w:eastAsia="zh-CN"/>
        </w:rPr>
      </w:pPr>
      <w:r w:rsidRPr="0058362A">
        <w:rPr>
          <w:rFonts w:eastAsia="DengXian" w:hint="eastAsia"/>
          <w:b/>
          <w:bCs/>
          <w:u w:val="single"/>
          <w:lang w:eastAsia="zh-CN"/>
        </w:rPr>
        <w:t xml:space="preserve">R19 </w:t>
      </w:r>
      <w:r>
        <w:rPr>
          <w:rFonts w:eastAsia="DengXian" w:hint="eastAsia"/>
          <w:b/>
          <w:bCs/>
          <w:u w:val="single"/>
          <w:lang w:eastAsia="zh-CN"/>
        </w:rPr>
        <w:t>TEI</w:t>
      </w:r>
    </w:p>
    <w:p w14:paraId="6CC95661" w14:textId="77777777" w:rsidR="008A08F7" w:rsidRPr="00B406DF" w:rsidRDefault="008A08F7" w:rsidP="008A08F7">
      <w:pPr>
        <w:rPr>
          <w:highlight w:val="green"/>
        </w:rPr>
      </w:pPr>
      <w:r w:rsidRPr="00B406DF">
        <w:rPr>
          <w:rFonts w:hint="eastAsia"/>
          <w:highlight w:val="green"/>
        </w:rPr>
        <w:t>Agreement</w:t>
      </w:r>
    </w:p>
    <w:p w14:paraId="2C2399A0" w14:textId="0303BD7B" w:rsidR="008A08F7" w:rsidRDefault="008A08F7" w:rsidP="008A08F7">
      <w:r w:rsidRPr="00B406DF">
        <w:rPr>
          <w:rFonts w:hint="eastAsia"/>
        </w:rPr>
        <w:t>CR R1-2508191 to TS 38.213 is endorsed in principle.</w:t>
      </w:r>
    </w:p>
    <w:p w14:paraId="45E3886A" w14:textId="77777777" w:rsidR="001056DE" w:rsidRPr="0058362A" w:rsidRDefault="001056DE" w:rsidP="008A08F7">
      <w:pPr>
        <w:rPr>
          <w:rFonts w:eastAsia="DengXian"/>
          <w:b/>
          <w:bCs/>
          <w:u w:val="single"/>
          <w:lang w:eastAsia="zh-CN"/>
        </w:rPr>
      </w:pPr>
    </w:p>
    <w:p w14:paraId="3C4A5CCF" w14:textId="1B316C7C" w:rsidR="0053599D" w:rsidRDefault="004710F9" w:rsidP="0053599D">
      <w:hyperlink r:id="rId595" w:history="1">
        <w:r>
          <w:rPr>
            <w:rStyle w:val="Hyperlink"/>
          </w:rPr>
          <w:t>R1-2507702</w:t>
        </w:r>
      </w:hyperlink>
      <w:r w:rsidR="0053599D">
        <w:tab/>
        <w:t>SR triggered SSSG switching (Maintenance for Rel-19 TEI)</w:t>
      </w:r>
      <w:r w:rsidR="0053599D">
        <w:tab/>
        <w:t>Qualcomm Incorporated</w:t>
      </w:r>
    </w:p>
    <w:p w14:paraId="0BD748CB" w14:textId="5E948D41" w:rsidR="0053599D" w:rsidRDefault="004710F9" w:rsidP="0053599D">
      <w:pPr>
        <w:rPr>
          <w:rFonts w:eastAsia="DengXian"/>
          <w:lang w:eastAsia="zh-CN"/>
        </w:rPr>
      </w:pPr>
      <w:hyperlink r:id="rId596" w:history="1">
        <w:r>
          <w:rPr>
            <w:rStyle w:val="Hyperlink"/>
            <w:rFonts w:eastAsia="DengXian"/>
            <w:lang w:eastAsia="zh-CN"/>
          </w:rPr>
          <w:t>R1-2508099</w:t>
        </w:r>
      </w:hyperlink>
      <w:r w:rsidR="000645F0">
        <w:rPr>
          <w:rFonts w:eastAsia="DengXian"/>
          <w:lang w:eastAsia="zh-CN"/>
        </w:rPr>
        <w:tab/>
      </w:r>
      <w:r w:rsidR="000645F0" w:rsidRPr="000645F0">
        <w:rPr>
          <w:rFonts w:eastAsia="DengXian"/>
          <w:lang w:eastAsia="zh-CN"/>
        </w:rPr>
        <w:t>draftCR_38213 SR triggered SSSG switching</w:t>
      </w:r>
      <w:r w:rsidR="000645F0">
        <w:rPr>
          <w:rFonts w:eastAsia="DengXian"/>
          <w:lang w:eastAsia="zh-CN"/>
        </w:rPr>
        <w:tab/>
        <w:t>Qualcomm</w:t>
      </w:r>
    </w:p>
    <w:p w14:paraId="34DF84B0" w14:textId="2BDAC735" w:rsidR="000645F0" w:rsidRDefault="004710F9" w:rsidP="0053599D">
      <w:pPr>
        <w:rPr>
          <w:rFonts w:eastAsia="DengXian"/>
          <w:lang w:eastAsia="zh-CN"/>
        </w:rPr>
      </w:pPr>
      <w:hyperlink r:id="rId597" w:history="1">
        <w:r>
          <w:rPr>
            <w:rStyle w:val="Hyperlink"/>
            <w:rFonts w:eastAsia="DengXian"/>
            <w:highlight w:val="green"/>
            <w:lang w:eastAsia="zh-CN"/>
          </w:rPr>
          <w:t>R1-2508191</w:t>
        </w:r>
      </w:hyperlink>
      <w:r w:rsidR="008A613A">
        <w:rPr>
          <w:rFonts w:eastAsia="DengXian"/>
          <w:lang w:eastAsia="zh-CN"/>
        </w:rPr>
        <w:tab/>
      </w:r>
      <w:r w:rsidR="008A613A" w:rsidRPr="008A613A">
        <w:rPr>
          <w:rFonts w:eastAsia="DengXian"/>
          <w:lang w:eastAsia="zh-CN"/>
        </w:rPr>
        <w:t>SR triggered SSSG switching [SRTrig_SSSGSwitch]</w:t>
      </w:r>
      <w:r w:rsidR="008A613A">
        <w:rPr>
          <w:rFonts w:eastAsia="DengXian"/>
          <w:lang w:eastAsia="zh-CN"/>
        </w:rPr>
        <w:tab/>
      </w:r>
      <w:r w:rsidR="008A613A">
        <w:rPr>
          <w:rFonts w:eastAsia="DengXian"/>
          <w:lang w:eastAsia="zh-CN"/>
        </w:rPr>
        <w:tab/>
      </w:r>
      <w:r w:rsidR="008A613A" w:rsidRPr="008A613A">
        <w:rPr>
          <w:rFonts w:eastAsia="DengXian"/>
          <w:lang w:eastAsia="zh-CN"/>
        </w:rPr>
        <w:t>Qualcomm</w:t>
      </w:r>
    </w:p>
    <w:p w14:paraId="716B9BE2" w14:textId="2BD8499E" w:rsidR="008A613A" w:rsidRDefault="008A613A" w:rsidP="0053599D">
      <w:pPr>
        <w:rPr>
          <w:rFonts w:eastAsia="DengXian"/>
          <w:lang w:eastAsia="zh-CN"/>
        </w:rPr>
      </w:pPr>
      <w:r w:rsidRPr="008A613A">
        <w:rPr>
          <w:rFonts w:eastAsia="DengXian"/>
          <w:b/>
          <w:bCs/>
          <w:lang w:eastAsia="zh-CN"/>
        </w:rPr>
        <w:t xml:space="preserve">Discussion: </w:t>
      </w:r>
      <w:r>
        <w:rPr>
          <w:rFonts w:eastAsia="DengXian"/>
          <w:lang w:eastAsia="zh-CN"/>
        </w:rPr>
        <w:t>This is a TEI19 CR with TEI identifier</w:t>
      </w:r>
      <w:r w:rsidR="00FB38CA">
        <w:rPr>
          <w:rFonts w:eastAsia="DengXian"/>
          <w:lang w:eastAsia="zh-CN"/>
        </w:rPr>
        <w:t xml:space="preserve"> </w:t>
      </w:r>
      <w:r w:rsidRPr="008A613A">
        <w:rPr>
          <w:rFonts w:eastAsia="DengXian"/>
          <w:lang w:eastAsia="zh-CN"/>
        </w:rPr>
        <w:t>[SRTrig_SSSGSwitch]</w:t>
      </w:r>
      <w:r>
        <w:rPr>
          <w:rFonts w:eastAsia="DengXian"/>
          <w:lang w:eastAsia="zh-CN"/>
        </w:rPr>
        <w:t>.</w:t>
      </w:r>
    </w:p>
    <w:p w14:paraId="41D1FCEA" w14:textId="0F61B748" w:rsidR="008A613A" w:rsidRPr="00C50572" w:rsidRDefault="00855562" w:rsidP="0053599D">
      <w:pPr>
        <w:rPr>
          <w:rFonts w:eastAsia="DengXian"/>
          <w:lang w:eastAsia="zh-CN"/>
        </w:rPr>
      </w:pPr>
      <w:r w:rsidRPr="00855562">
        <w:rPr>
          <w:rFonts w:eastAsia="DengXian"/>
          <w:b/>
          <w:bCs/>
          <w:lang w:eastAsia="zh-CN"/>
        </w:rPr>
        <w:t>Decision:</w:t>
      </w:r>
      <w:r>
        <w:rPr>
          <w:rFonts w:eastAsia="DengXian"/>
          <w:lang w:eastAsia="zh-CN"/>
        </w:rPr>
        <w:t xml:space="preserve"> This was agreed.</w:t>
      </w:r>
    </w:p>
    <w:p w14:paraId="5D10542F" w14:textId="77777777" w:rsidR="0053599D" w:rsidRPr="00C50572" w:rsidRDefault="0053599D" w:rsidP="0053599D">
      <w:pPr>
        <w:rPr>
          <w:rFonts w:eastAsia="DengXian"/>
          <w:bCs/>
          <w:highlight w:val="cyan"/>
          <w:lang w:eastAsia="zh-CN"/>
        </w:rPr>
      </w:pPr>
      <w:r w:rsidRPr="001A0567">
        <w:rPr>
          <w:bCs/>
          <w:lang w:eastAsia="ko-KR"/>
        </w:rPr>
        <w:t xml:space="preserve">Maintenance issues </w:t>
      </w:r>
      <w:r w:rsidRPr="001A0567">
        <w:rPr>
          <w:rFonts w:eastAsia="DengXian" w:hint="eastAsia"/>
          <w:bCs/>
          <w:lang w:eastAsia="zh-CN"/>
        </w:rPr>
        <w:t>R19 Channel model for ISAC and LTE based 5G broadcast</w:t>
      </w:r>
      <w:r w:rsidRPr="001A0567">
        <w:rPr>
          <w:bCs/>
          <w:lang w:eastAsia="ko-KR"/>
        </w:rPr>
        <w:t xml:space="preserve"> will be discussed in RAN1 adhoc</w:t>
      </w:r>
      <w:r w:rsidRPr="001A0567">
        <w:rPr>
          <w:rFonts w:eastAsia="DengXian" w:hint="eastAsia"/>
          <w:bCs/>
          <w:lang w:eastAsia="zh-CN"/>
        </w:rPr>
        <w:t>2</w:t>
      </w:r>
      <w:r w:rsidRPr="001A0567">
        <w:rPr>
          <w:bCs/>
          <w:lang w:eastAsia="ko-KR"/>
        </w:rPr>
        <w:t xml:space="preserve"> session (chaired by </w:t>
      </w:r>
      <w:r w:rsidRPr="001A0567">
        <w:rPr>
          <w:rFonts w:eastAsia="DengXian" w:hint="eastAsia"/>
          <w:bCs/>
          <w:lang w:eastAsia="zh-CN"/>
        </w:rPr>
        <w:t>David</w:t>
      </w:r>
      <w:r w:rsidRPr="001A0567">
        <w:rPr>
          <w:bCs/>
          <w:lang w:eastAsia="ko-KR"/>
        </w:rPr>
        <w:t>).</w:t>
      </w:r>
    </w:p>
    <w:p w14:paraId="567A7101" w14:textId="7704D27D" w:rsidR="0053599D" w:rsidRPr="00930844" w:rsidRDefault="004710F9" w:rsidP="0053599D">
      <w:pPr>
        <w:rPr>
          <w:rFonts w:eastAsia="DengXian"/>
          <w:b/>
          <w:bCs/>
          <w:lang w:eastAsia="zh-CN"/>
        </w:rPr>
      </w:pPr>
      <w:hyperlink r:id="rId598" w:history="1">
        <w:r w:rsidRPr="00075F13">
          <w:rPr>
            <w:rStyle w:val="Hyperlink"/>
            <w:rFonts w:eastAsia="DengXian"/>
            <w:b/>
            <w:bCs/>
            <w:highlight w:val="green"/>
            <w:lang w:eastAsia="zh-CN"/>
          </w:rPr>
          <w:t>R1-2508156</w:t>
        </w:r>
      </w:hyperlink>
      <w:r w:rsidR="00930844">
        <w:rPr>
          <w:rFonts w:eastAsia="DengXian"/>
          <w:b/>
          <w:bCs/>
          <w:lang w:eastAsia="zh-CN"/>
        </w:rPr>
        <w:tab/>
      </w:r>
      <w:r w:rsidR="00930844" w:rsidRPr="00930844">
        <w:rPr>
          <w:rFonts w:eastAsia="DengXian"/>
          <w:b/>
          <w:bCs/>
          <w:lang w:eastAsia="zh-CN"/>
        </w:rPr>
        <w:t>Session Notes of AI 8.8</w:t>
      </w:r>
      <w:r w:rsidR="00930844">
        <w:rPr>
          <w:rFonts w:eastAsia="DengXian"/>
          <w:b/>
          <w:bCs/>
          <w:lang w:eastAsia="zh-CN"/>
        </w:rPr>
        <w:tab/>
      </w:r>
      <w:r w:rsidR="00930844" w:rsidRPr="00930844">
        <w:rPr>
          <w:rFonts w:eastAsia="DengXian"/>
          <w:b/>
          <w:bCs/>
          <w:lang w:eastAsia="zh-CN"/>
        </w:rPr>
        <w:t xml:space="preserve">Ad-Hoc Chair (Huawei) </w:t>
      </w:r>
    </w:p>
    <w:p w14:paraId="35802132" w14:textId="12368760" w:rsidR="00C15655" w:rsidRDefault="00075F13" w:rsidP="0053599D">
      <w:pPr>
        <w:rPr>
          <w:rFonts w:eastAsia="DengXian"/>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EF7C467" w14:textId="77777777" w:rsidR="00075F13" w:rsidRPr="00C50572" w:rsidRDefault="00075F13" w:rsidP="0053599D">
      <w:pPr>
        <w:rPr>
          <w:rFonts w:eastAsia="DengXian"/>
          <w:lang w:eastAsia="zh-CN"/>
        </w:rPr>
      </w:pPr>
    </w:p>
    <w:p w14:paraId="403E5C30" w14:textId="77777777" w:rsidR="0053599D" w:rsidRDefault="0053599D" w:rsidP="0053599D">
      <w:pPr>
        <w:rPr>
          <w:rFonts w:eastAsia="DengXian"/>
          <w:b/>
          <w:bCs/>
          <w:u w:val="single"/>
          <w:lang w:eastAsia="zh-CN"/>
        </w:rPr>
      </w:pPr>
      <w:r w:rsidRPr="00C50572">
        <w:rPr>
          <w:rFonts w:eastAsia="DengXian" w:hint="eastAsia"/>
          <w:b/>
          <w:bCs/>
          <w:u w:val="single"/>
          <w:lang w:eastAsia="zh-CN"/>
        </w:rPr>
        <w:t>R19 LTE based 5G broadcast</w:t>
      </w:r>
    </w:p>
    <w:p w14:paraId="4BB93EC0" w14:textId="77777777" w:rsidR="00057CFA" w:rsidRPr="001A34ED" w:rsidRDefault="00057CFA" w:rsidP="00057CFA">
      <w:pPr>
        <w:rPr>
          <w:rFonts w:eastAsia="DengXian"/>
          <w:b/>
          <w:bCs/>
          <w:lang w:eastAsia="zh-CN"/>
        </w:rPr>
      </w:pPr>
      <w:r w:rsidRPr="001A34ED">
        <w:rPr>
          <w:rFonts w:eastAsia="DengXian"/>
          <w:b/>
          <w:bCs/>
          <w:highlight w:val="green"/>
          <w:lang w:eastAsia="zh-CN"/>
        </w:rPr>
        <w:t>Agreement</w:t>
      </w:r>
    </w:p>
    <w:p w14:paraId="1CA91AA7" w14:textId="77777777" w:rsidR="00057CFA" w:rsidRPr="00D71352" w:rsidRDefault="00057CFA" w:rsidP="00057CFA">
      <w:pPr>
        <w:rPr>
          <w:rFonts w:eastAsia="DengXian"/>
          <w:lang w:eastAsia="zh-CN"/>
        </w:rPr>
      </w:pPr>
      <w:r w:rsidRPr="00D71352">
        <w:rPr>
          <w:rFonts w:eastAsia="DengXian"/>
          <w:lang w:eastAsia="zh-CN"/>
        </w:rPr>
        <w:t>Endorse the TP in section 3.1 of R1-2508033 for Clause 6.5.1 for TS 36.211</w:t>
      </w:r>
      <w:r>
        <w:rPr>
          <w:rFonts w:eastAsia="DengXian"/>
          <w:lang w:eastAsia="zh-CN"/>
        </w:rPr>
        <w:t xml:space="preserve"> for the editor’s alignment CR.</w:t>
      </w:r>
    </w:p>
    <w:p w14:paraId="51E42765" w14:textId="77777777" w:rsidR="00057CFA" w:rsidRPr="00AF1DB0" w:rsidRDefault="00057CFA" w:rsidP="00057CFA">
      <w:pPr>
        <w:rPr>
          <w:rFonts w:eastAsia="DengXian"/>
          <w:b/>
          <w:bCs/>
          <w:lang w:eastAsia="zh-CN"/>
        </w:rPr>
      </w:pPr>
      <w:r w:rsidRPr="00AF1DB0">
        <w:rPr>
          <w:rFonts w:eastAsia="DengXian"/>
          <w:b/>
          <w:bCs/>
          <w:lang w:eastAsia="zh-CN"/>
        </w:rPr>
        <w:t>Conclusion</w:t>
      </w:r>
    </w:p>
    <w:p w14:paraId="38C831F2" w14:textId="77777777" w:rsidR="00057CFA" w:rsidRPr="00AF1DB0" w:rsidRDefault="00057CFA" w:rsidP="00057CFA">
      <w:pPr>
        <w:rPr>
          <w:rFonts w:eastAsia="DengXian"/>
          <w:lang w:eastAsia="zh-CN"/>
        </w:rPr>
      </w:pPr>
      <w:r w:rsidRPr="00AF1DB0">
        <w:rPr>
          <w:rFonts w:eastAsia="DengXian"/>
          <w:lang w:eastAsia="zh-CN"/>
        </w:rPr>
        <w:t>From RAN1 perspective, it is clarified that “for an MBMS-dedicated cell, if E-UTRAN configures a value other than "0" for additionalNonMBSFNSubframes within MasterInformationBlock-MBMS, notificationSF-Index-r9 configuration indicates the subframe pointed out by additionalNonMBSFNSubframes and MBMS-NotificationConfig-v1430 is not configured when one of the additional subframes is used to transmit MCCH change notifications on PDCCH.”</w:t>
      </w:r>
    </w:p>
    <w:p w14:paraId="0ED2E574" w14:textId="7330EC19" w:rsidR="00057CFA" w:rsidRDefault="00057CFA" w:rsidP="00057CFA">
      <w:pPr>
        <w:rPr>
          <w:rFonts w:eastAsia="DengXian"/>
          <w:lang w:eastAsia="zh-CN"/>
        </w:rPr>
      </w:pPr>
      <w:r w:rsidRPr="00AF1DB0">
        <w:rPr>
          <w:rFonts w:eastAsia="DengXian"/>
          <w:lang w:eastAsia="zh-CN"/>
        </w:rPr>
        <w:t>No RAN1 specification impact</w:t>
      </w:r>
    </w:p>
    <w:p w14:paraId="2F044C58" w14:textId="77777777" w:rsidR="00057CFA" w:rsidRPr="00C50572" w:rsidRDefault="00057CFA" w:rsidP="00057CFA">
      <w:pPr>
        <w:rPr>
          <w:rFonts w:eastAsia="DengXian"/>
          <w:b/>
          <w:bCs/>
          <w:u w:val="single"/>
          <w:lang w:eastAsia="zh-CN"/>
        </w:rPr>
      </w:pPr>
    </w:p>
    <w:p w14:paraId="33637208" w14:textId="104CB5A4" w:rsidR="0053599D" w:rsidRDefault="004710F9" w:rsidP="0053599D">
      <w:hyperlink r:id="rId599" w:history="1">
        <w:r>
          <w:rPr>
            <w:rStyle w:val="Hyperlink"/>
          </w:rPr>
          <w:t>R1-2506971</w:t>
        </w:r>
      </w:hyperlink>
      <w:r w:rsidR="0053599D">
        <w:tab/>
        <w:t>Maintenance on LTE based 5G broadcast</w:t>
      </w:r>
      <w:r w:rsidR="0053599D">
        <w:tab/>
        <w:t>Xiaomi</w:t>
      </w:r>
    </w:p>
    <w:p w14:paraId="091A7985" w14:textId="7463739C" w:rsidR="0053599D" w:rsidRPr="006E511B" w:rsidRDefault="004710F9" w:rsidP="0053599D">
      <w:pPr>
        <w:rPr>
          <w:rFonts w:eastAsia="DengXian"/>
          <w:color w:val="AEAAAA"/>
          <w:lang w:eastAsia="zh-CN"/>
        </w:rPr>
      </w:pPr>
      <w:hyperlink r:id="rId600" w:history="1">
        <w:r>
          <w:rPr>
            <w:rStyle w:val="Hyperlink"/>
          </w:rPr>
          <w:t>R1-2507023</w:t>
        </w:r>
      </w:hyperlink>
      <w:r w:rsidR="0053599D" w:rsidRPr="006E511B">
        <w:rPr>
          <w:color w:val="AEAAAA"/>
        </w:rPr>
        <w:tab/>
        <w:t>Maintenance on 38.901</w:t>
      </w:r>
      <w:r w:rsidR="0053599D" w:rsidRPr="006E511B">
        <w:rPr>
          <w:color w:val="AEAAAA"/>
        </w:rPr>
        <w:tab/>
        <w:t>Ericsson</w:t>
      </w:r>
    </w:p>
    <w:p w14:paraId="57B4AA46" w14:textId="77777777" w:rsidR="0053599D" w:rsidRPr="006E511B" w:rsidRDefault="0053599D" w:rsidP="0053599D">
      <w:pPr>
        <w:ind w:left="720" w:firstLine="720"/>
        <w:rPr>
          <w:rFonts w:eastAsia="DengXian"/>
          <w:color w:val="AEAAAA"/>
          <w:lang w:eastAsia="zh-CN"/>
        </w:rPr>
      </w:pPr>
      <w:r w:rsidRPr="006E511B">
        <w:rPr>
          <w:rFonts w:eastAsia="DengXian" w:hint="eastAsia"/>
          <w:color w:val="AEAAAA"/>
          <w:highlight w:val="yellow"/>
          <w:lang w:eastAsia="zh-CN"/>
        </w:rPr>
        <w:t>(Withdrawn)</w:t>
      </w:r>
    </w:p>
    <w:p w14:paraId="48F519CB" w14:textId="565255EA" w:rsidR="0053599D" w:rsidRPr="00C50572" w:rsidRDefault="004710F9" w:rsidP="0053599D">
      <w:pPr>
        <w:rPr>
          <w:rFonts w:eastAsia="DengXian"/>
          <w:lang w:eastAsia="zh-CN"/>
        </w:rPr>
      </w:pPr>
      <w:hyperlink r:id="rId601" w:history="1">
        <w:r>
          <w:rPr>
            <w:rStyle w:val="Hyperlink"/>
          </w:rPr>
          <w:t>R1-2507235</w:t>
        </w:r>
      </w:hyperlink>
      <w:r w:rsidR="0053599D">
        <w:tab/>
        <w:t>Maintenance on other Rel-19 topics</w:t>
      </w:r>
      <w:r w:rsidR="0053599D" w:rsidRPr="00C50572">
        <w:rPr>
          <w:rFonts w:eastAsia="DengXian"/>
          <w:lang w:eastAsia="zh-CN"/>
        </w:rPr>
        <w:tab/>
      </w:r>
      <w:r w:rsidR="0053599D">
        <w:tab/>
        <w:t>Samsung</w:t>
      </w:r>
    </w:p>
    <w:p w14:paraId="7DEB5CD4" w14:textId="77777777" w:rsidR="0053599D" w:rsidRDefault="0053599D" w:rsidP="0053599D">
      <w:pPr>
        <w:rPr>
          <w:rFonts w:eastAsia="DengXian"/>
          <w:lang w:eastAsia="zh-CN"/>
        </w:rPr>
      </w:pPr>
    </w:p>
    <w:p w14:paraId="4159BEF9" w14:textId="5B1D73FA" w:rsidR="00935F11" w:rsidRDefault="004710F9" w:rsidP="0053599D">
      <w:pPr>
        <w:rPr>
          <w:rFonts w:eastAsia="DengXian"/>
          <w:lang w:eastAsia="zh-CN"/>
        </w:rPr>
      </w:pPr>
      <w:hyperlink r:id="rId602" w:history="1">
        <w:r>
          <w:rPr>
            <w:rStyle w:val="Hyperlink"/>
            <w:rFonts w:eastAsia="DengXian"/>
            <w:lang w:eastAsia="zh-CN"/>
          </w:rPr>
          <w:t>R1-2507995</w:t>
        </w:r>
      </w:hyperlink>
      <w:r w:rsidR="00935F11">
        <w:rPr>
          <w:rFonts w:eastAsia="DengXian"/>
          <w:lang w:eastAsia="zh-CN"/>
        </w:rPr>
        <w:tab/>
      </w:r>
      <w:r w:rsidR="00935F11" w:rsidRPr="00935F11">
        <w:rPr>
          <w:rFonts w:eastAsia="DengXian"/>
          <w:lang w:eastAsia="zh-CN"/>
        </w:rPr>
        <w:t>Feature lead summary #1 on multi-cell scheduling with a single DCI</w:t>
      </w:r>
      <w:r w:rsidR="00935F11">
        <w:rPr>
          <w:rFonts w:eastAsia="DengXian"/>
          <w:lang w:eastAsia="zh-CN"/>
        </w:rPr>
        <w:tab/>
      </w:r>
      <w:r w:rsidR="00935F11" w:rsidRPr="00935F11">
        <w:rPr>
          <w:rFonts w:eastAsia="DengXian"/>
          <w:lang w:eastAsia="zh-CN"/>
        </w:rPr>
        <w:t>Moderator (Xiaomi)</w:t>
      </w:r>
    </w:p>
    <w:p w14:paraId="49DB46CE" w14:textId="1A50A5E3" w:rsidR="00935F11" w:rsidRDefault="004710F9" w:rsidP="0053599D">
      <w:pPr>
        <w:rPr>
          <w:rFonts w:eastAsia="DengXian"/>
          <w:lang w:eastAsia="zh-CN"/>
        </w:rPr>
      </w:pPr>
      <w:hyperlink r:id="rId603" w:history="1">
        <w:r>
          <w:rPr>
            <w:rStyle w:val="Hyperlink"/>
            <w:rFonts w:eastAsia="DengXian"/>
            <w:lang w:eastAsia="zh-CN"/>
          </w:rPr>
          <w:t>R1-2507996</w:t>
        </w:r>
      </w:hyperlink>
      <w:r w:rsidR="00935F11">
        <w:rPr>
          <w:rFonts w:eastAsia="DengXian"/>
          <w:lang w:eastAsia="zh-CN"/>
        </w:rPr>
        <w:tab/>
      </w:r>
      <w:r w:rsidR="00935F11" w:rsidRPr="00935F11">
        <w:rPr>
          <w:rFonts w:eastAsia="DengXian"/>
          <w:lang w:eastAsia="zh-CN"/>
        </w:rPr>
        <w:t>Feature lead summary #2 on multi-cell scheduling with a single DCI</w:t>
      </w:r>
      <w:r w:rsidR="00935F11">
        <w:rPr>
          <w:rFonts w:eastAsia="DengXian"/>
          <w:lang w:eastAsia="zh-CN"/>
        </w:rPr>
        <w:tab/>
      </w:r>
      <w:r w:rsidR="00935F11" w:rsidRPr="00935F11">
        <w:rPr>
          <w:rFonts w:eastAsia="DengXian"/>
          <w:lang w:eastAsia="zh-CN"/>
        </w:rPr>
        <w:t>Moderator (Xiaomi)</w:t>
      </w:r>
    </w:p>
    <w:p w14:paraId="6F727255" w14:textId="037B7EF4" w:rsidR="00935F11" w:rsidRDefault="004710F9" w:rsidP="0053599D">
      <w:pPr>
        <w:rPr>
          <w:rFonts w:eastAsia="DengXian"/>
          <w:lang w:eastAsia="zh-CN"/>
        </w:rPr>
      </w:pPr>
      <w:hyperlink r:id="rId604" w:history="1">
        <w:r>
          <w:rPr>
            <w:rStyle w:val="Hyperlink"/>
            <w:rFonts w:eastAsia="DengXian"/>
            <w:lang w:eastAsia="zh-CN"/>
          </w:rPr>
          <w:t>R1-2507997</w:t>
        </w:r>
      </w:hyperlink>
      <w:r w:rsidR="00935F11">
        <w:rPr>
          <w:rFonts w:eastAsia="DengXian"/>
          <w:lang w:eastAsia="zh-CN"/>
        </w:rPr>
        <w:tab/>
      </w:r>
      <w:r w:rsidR="00935F11" w:rsidRPr="00935F11">
        <w:rPr>
          <w:rFonts w:eastAsia="DengXian"/>
          <w:lang w:eastAsia="zh-CN"/>
        </w:rPr>
        <w:t>Feature lead summary #3 on multi-cell scheduling with a single DCI</w:t>
      </w:r>
      <w:r w:rsidR="00935F11">
        <w:rPr>
          <w:rFonts w:eastAsia="DengXian"/>
          <w:lang w:eastAsia="zh-CN"/>
        </w:rPr>
        <w:tab/>
      </w:r>
      <w:r w:rsidR="00935F11" w:rsidRPr="00935F11">
        <w:rPr>
          <w:rFonts w:eastAsia="DengXian"/>
          <w:lang w:eastAsia="zh-CN"/>
        </w:rPr>
        <w:t>Moderator (Xiaomi)</w:t>
      </w:r>
    </w:p>
    <w:p w14:paraId="32A0F803" w14:textId="77777777" w:rsidR="0019158A" w:rsidRDefault="0019158A" w:rsidP="0053599D">
      <w:pPr>
        <w:rPr>
          <w:rFonts w:eastAsia="DengXian"/>
          <w:lang w:eastAsia="zh-CN"/>
        </w:rPr>
      </w:pPr>
    </w:p>
    <w:p w14:paraId="69961C90" w14:textId="4B05247D" w:rsidR="0019158A" w:rsidRDefault="004710F9" w:rsidP="0053599D">
      <w:pPr>
        <w:rPr>
          <w:rFonts w:eastAsia="DengXian"/>
          <w:lang w:eastAsia="zh-CN"/>
        </w:rPr>
      </w:pPr>
      <w:hyperlink r:id="rId605" w:history="1">
        <w:r>
          <w:rPr>
            <w:rStyle w:val="Hyperlink"/>
            <w:rFonts w:eastAsia="DengXian"/>
            <w:lang w:eastAsia="zh-CN"/>
          </w:rPr>
          <w:t>R1-2508033</w:t>
        </w:r>
      </w:hyperlink>
      <w:r w:rsidR="0019158A">
        <w:rPr>
          <w:rFonts w:eastAsia="DengXian"/>
          <w:lang w:eastAsia="zh-CN"/>
        </w:rPr>
        <w:tab/>
      </w:r>
      <w:r w:rsidR="0019158A" w:rsidRPr="0019158A">
        <w:rPr>
          <w:rFonts w:eastAsia="DengXian"/>
          <w:lang w:eastAsia="zh-CN"/>
        </w:rPr>
        <w:t>FL summary#1 on Rel-19 LTE-based 5G Broadcast Phase 2</w:t>
      </w:r>
      <w:r w:rsidR="0019158A">
        <w:rPr>
          <w:rFonts w:eastAsia="DengXian"/>
          <w:lang w:eastAsia="zh-CN"/>
        </w:rPr>
        <w:tab/>
      </w:r>
      <w:r w:rsidR="0019158A" w:rsidRPr="0019158A">
        <w:rPr>
          <w:rFonts w:eastAsia="DengXian"/>
          <w:lang w:eastAsia="zh-CN"/>
        </w:rPr>
        <w:t>Moderator (EBU)</w:t>
      </w:r>
    </w:p>
    <w:p w14:paraId="473368CC" w14:textId="77777777" w:rsidR="00EE4E19" w:rsidRDefault="00EE4E19" w:rsidP="00EE4E19">
      <w:pPr>
        <w:rPr>
          <w:rFonts w:eastAsia="DengXian"/>
          <w:b/>
          <w:bCs/>
          <w:highlight w:val="green"/>
          <w:lang w:eastAsia="zh-CN"/>
        </w:rPr>
      </w:pPr>
    </w:p>
    <w:p w14:paraId="57D2293B" w14:textId="625A8F2C" w:rsidR="00EE4E19" w:rsidRPr="00EE4E19" w:rsidRDefault="00EE4E19" w:rsidP="00EE4E19">
      <w:pPr>
        <w:rPr>
          <w:rFonts w:eastAsia="DengXian"/>
          <w:b/>
          <w:bCs/>
          <w:lang w:eastAsia="zh-CN"/>
        </w:rPr>
      </w:pPr>
      <w:r w:rsidRPr="00EE4E19">
        <w:rPr>
          <w:rFonts w:eastAsia="DengXian"/>
          <w:b/>
          <w:bCs/>
          <w:highlight w:val="green"/>
          <w:lang w:eastAsia="zh-CN"/>
        </w:rPr>
        <w:t>Agreement</w:t>
      </w:r>
    </w:p>
    <w:p w14:paraId="3484AA48" w14:textId="082A573F" w:rsidR="00EE4E19" w:rsidRPr="00EE4E19" w:rsidRDefault="00EE4E19" w:rsidP="00EE4E19">
      <w:pPr>
        <w:rPr>
          <w:rFonts w:eastAsia="DengXian"/>
          <w:lang w:eastAsia="zh-CN"/>
        </w:rPr>
      </w:pPr>
      <w:r w:rsidRPr="00EE4E19">
        <w:rPr>
          <w:rFonts w:eastAsia="DengXian"/>
          <w:lang w:eastAsia="zh-CN"/>
        </w:rPr>
        <w:t xml:space="preserve">Endorse the TP in section 3.1 of </w:t>
      </w:r>
      <w:hyperlink r:id="rId606" w:history="1">
        <w:r w:rsidR="004710F9">
          <w:rPr>
            <w:rStyle w:val="Hyperlink"/>
            <w:rFonts w:eastAsia="DengXian"/>
            <w:lang w:eastAsia="zh-CN"/>
          </w:rPr>
          <w:t>R1-2508033</w:t>
        </w:r>
      </w:hyperlink>
      <w:r w:rsidRPr="00EE4E19">
        <w:rPr>
          <w:rFonts w:eastAsia="DengXian"/>
          <w:lang w:eastAsia="zh-CN"/>
        </w:rPr>
        <w:t xml:space="preserve"> for Clause 6.5.1 for TS 36.211 for the editor’s alignment CR.</w:t>
      </w:r>
    </w:p>
    <w:p w14:paraId="60854A92" w14:textId="77777777" w:rsidR="00EE4E19" w:rsidRPr="00EE4E19" w:rsidRDefault="00EE4E19" w:rsidP="00EE4E19">
      <w:pPr>
        <w:rPr>
          <w:rFonts w:eastAsia="DengXian"/>
          <w:lang w:eastAsia="zh-CN"/>
        </w:rPr>
      </w:pPr>
    </w:p>
    <w:p w14:paraId="748AA8A4" w14:textId="77777777" w:rsidR="00EE4E19" w:rsidRPr="00EE4E19" w:rsidRDefault="00EE4E19" w:rsidP="00EE4E19">
      <w:pPr>
        <w:rPr>
          <w:rFonts w:eastAsia="DengXian"/>
          <w:b/>
          <w:bCs/>
          <w:lang w:eastAsia="zh-CN"/>
        </w:rPr>
      </w:pPr>
      <w:r w:rsidRPr="00EE4E19">
        <w:rPr>
          <w:rFonts w:eastAsia="DengXian"/>
          <w:b/>
          <w:bCs/>
          <w:lang w:eastAsia="zh-CN"/>
        </w:rPr>
        <w:t>Conclusion</w:t>
      </w:r>
    </w:p>
    <w:p w14:paraId="0674811C" w14:textId="77777777" w:rsidR="00EE4E19" w:rsidRPr="00EE4E19" w:rsidRDefault="00EE4E19" w:rsidP="00EE4E19">
      <w:pPr>
        <w:rPr>
          <w:rFonts w:eastAsia="DengXian"/>
          <w:lang w:eastAsia="zh-CN"/>
        </w:rPr>
      </w:pPr>
      <w:r w:rsidRPr="00EE4E19">
        <w:rPr>
          <w:rFonts w:eastAsia="DengXian"/>
          <w:lang w:eastAsia="zh-CN"/>
        </w:rPr>
        <w:t>From RAN1 perspective, it is clarified that “for an MBMS-dedicated cell, if E-UTRAN configures a value other than "0" for additionalNonMBSFNSubframes within MasterInformationBlock-MBMS, notificationSF-Index-r9 configuration indicates the subframe pointed out by additionalNonMBSFNSubframes and MBMS-NotificationConfig-v1430 is not configured when one of the additional subframes is used to transmit MCCH change notifications on PDCCH.”</w:t>
      </w:r>
    </w:p>
    <w:p w14:paraId="3E89C772" w14:textId="77777777" w:rsidR="00EE4E19" w:rsidRPr="00EE4E19" w:rsidRDefault="00EE4E19" w:rsidP="00CF1232">
      <w:pPr>
        <w:numPr>
          <w:ilvl w:val="0"/>
          <w:numId w:val="107"/>
        </w:numPr>
        <w:rPr>
          <w:rFonts w:eastAsia="DengXian"/>
          <w:lang w:eastAsia="zh-CN"/>
        </w:rPr>
      </w:pPr>
      <w:r w:rsidRPr="00EE4E19">
        <w:rPr>
          <w:rFonts w:eastAsia="DengXian"/>
          <w:lang w:eastAsia="zh-CN"/>
        </w:rPr>
        <w:t>No RAN1 specification impact</w:t>
      </w:r>
    </w:p>
    <w:p w14:paraId="2DD8055A" w14:textId="77777777" w:rsidR="00941512" w:rsidRDefault="00941512" w:rsidP="0053599D">
      <w:pPr>
        <w:rPr>
          <w:rFonts w:eastAsia="DengXian"/>
          <w:lang w:eastAsia="zh-CN"/>
        </w:rPr>
      </w:pPr>
    </w:p>
    <w:p w14:paraId="49770566" w14:textId="77777777" w:rsidR="003C79B0" w:rsidRPr="00C50572" w:rsidRDefault="003C79B0" w:rsidP="003C79B0">
      <w:pPr>
        <w:rPr>
          <w:rFonts w:eastAsia="DengXian"/>
          <w:b/>
          <w:bCs/>
          <w:u w:val="single"/>
          <w:lang w:eastAsia="zh-CN"/>
        </w:rPr>
      </w:pPr>
      <w:r w:rsidRPr="00C50572">
        <w:rPr>
          <w:rFonts w:eastAsia="DengXian" w:hint="eastAsia"/>
          <w:b/>
          <w:bCs/>
          <w:u w:val="single"/>
          <w:lang w:eastAsia="zh-CN"/>
        </w:rPr>
        <w:t>R19 Channel model for ISAC</w:t>
      </w:r>
    </w:p>
    <w:p w14:paraId="7616EAE6" w14:textId="6B1F0891" w:rsidR="003C79B0" w:rsidRPr="00C50572" w:rsidRDefault="004710F9" w:rsidP="003C79B0">
      <w:pPr>
        <w:rPr>
          <w:rFonts w:eastAsia="DengXian"/>
          <w:lang w:eastAsia="zh-CN"/>
        </w:rPr>
      </w:pPr>
      <w:hyperlink r:id="rId607" w:history="1">
        <w:r>
          <w:rPr>
            <w:rStyle w:val="Hyperlink"/>
          </w:rPr>
          <w:t>R1-2507153</w:t>
        </w:r>
      </w:hyperlink>
      <w:r w:rsidR="003C79B0">
        <w:tab/>
        <w:t>Maintenance on ISAC channel modelling</w:t>
      </w:r>
      <w:r w:rsidR="003C79B0">
        <w:tab/>
        <w:t>OPPO</w:t>
      </w:r>
    </w:p>
    <w:p w14:paraId="683E7961" w14:textId="1F71F3A2" w:rsidR="003C79B0" w:rsidRPr="00C50572" w:rsidRDefault="004710F9" w:rsidP="003C79B0">
      <w:pPr>
        <w:rPr>
          <w:rFonts w:eastAsia="DengXian"/>
          <w:lang w:eastAsia="zh-CN"/>
        </w:rPr>
      </w:pPr>
      <w:hyperlink r:id="rId608" w:history="1">
        <w:r>
          <w:rPr>
            <w:rStyle w:val="Hyperlink"/>
          </w:rPr>
          <w:t>R1-2507192</w:t>
        </w:r>
      </w:hyperlink>
      <w:r w:rsidR="003C79B0">
        <w:tab/>
        <w:t>TP for ISAC channel modeling</w:t>
      </w:r>
      <w:r w:rsidR="003C79B0">
        <w:tab/>
        <w:t>ZTE Corporation, Sanechips</w:t>
      </w:r>
    </w:p>
    <w:p w14:paraId="3FC379F2" w14:textId="741282AB" w:rsidR="003C79B0" w:rsidRDefault="004710F9" w:rsidP="003C79B0">
      <w:hyperlink r:id="rId609" w:history="1">
        <w:r>
          <w:rPr>
            <w:rStyle w:val="Hyperlink"/>
          </w:rPr>
          <w:t>R1-2507572</w:t>
        </w:r>
      </w:hyperlink>
      <w:r w:rsidR="003C79B0">
        <w:tab/>
        <w:t>Maintenance on ISAC channel model</w:t>
      </w:r>
      <w:r w:rsidR="003C79B0">
        <w:tab/>
        <w:t>Ericsson</w:t>
      </w:r>
    </w:p>
    <w:p w14:paraId="50A3847F" w14:textId="4278E113" w:rsidR="003C79B0" w:rsidRDefault="004710F9" w:rsidP="003C79B0">
      <w:pPr>
        <w:rPr>
          <w:rFonts w:eastAsia="DengXian"/>
          <w:lang w:eastAsia="zh-CN"/>
        </w:rPr>
      </w:pPr>
      <w:hyperlink r:id="rId610" w:history="1">
        <w:r>
          <w:rPr>
            <w:rStyle w:val="Hyperlink"/>
          </w:rPr>
          <w:t>R1-2507703</w:t>
        </w:r>
      </w:hyperlink>
      <w:r w:rsidR="003C79B0">
        <w:tab/>
        <w:t>Maintenance on others: ISAC Channel Modelling</w:t>
      </w:r>
      <w:r w:rsidR="003C79B0">
        <w:tab/>
        <w:t>Qualcomm Incorporated</w:t>
      </w:r>
    </w:p>
    <w:p w14:paraId="3617C896" w14:textId="77777777" w:rsidR="003C79B0" w:rsidRDefault="003C79B0" w:rsidP="0053599D">
      <w:pPr>
        <w:rPr>
          <w:rFonts w:eastAsia="DengXian"/>
          <w:lang w:eastAsia="zh-CN"/>
        </w:rPr>
      </w:pPr>
    </w:p>
    <w:p w14:paraId="4F63ABBD" w14:textId="061E3D5B" w:rsidR="00941512" w:rsidRDefault="004710F9" w:rsidP="0053599D">
      <w:pPr>
        <w:rPr>
          <w:rFonts w:eastAsia="DengXian"/>
          <w:lang w:eastAsia="zh-CN"/>
        </w:rPr>
      </w:pPr>
      <w:hyperlink r:id="rId611" w:history="1">
        <w:r>
          <w:rPr>
            <w:rStyle w:val="Hyperlink"/>
            <w:rFonts w:eastAsia="DengXian"/>
            <w:lang w:eastAsia="zh-CN"/>
          </w:rPr>
          <w:t>R1-2508090</w:t>
        </w:r>
      </w:hyperlink>
      <w:r w:rsidR="00941512">
        <w:rPr>
          <w:rFonts w:eastAsia="DengXian"/>
          <w:lang w:eastAsia="zh-CN"/>
        </w:rPr>
        <w:tab/>
      </w:r>
      <w:r w:rsidR="00941512" w:rsidRPr="00941512">
        <w:rPr>
          <w:rFonts w:eastAsia="DengXian"/>
          <w:lang w:eastAsia="zh-CN"/>
        </w:rPr>
        <w:t>Summary #1 on channel modelling for ISAC</w:t>
      </w:r>
      <w:r w:rsidR="00941512">
        <w:rPr>
          <w:rFonts w:eastAsia="DengXian"/>
          <w:lang w:eastAsia="zh-CN"/>
        </w:rPr>
        <w:tab/>
      </w:r>
      <w:r w:rsidR="00941512">
        <w:rPr>
          <w:rFonts w:eastAsia="DengXian"/>
          <w:lang w:eastAsia="zh-CN"/>
        </w:rPr>
        <w:tab/>
      </w:r>
      <w:r w:rsidR="00941512" w:rsidRPr="00941512">
        <w:rPr>
          <w:rFonts w:eastAsia="DengXian"/>
          <w:lang w:eastAsia="zh-CN"/>
        </w:rPr>
        <w:t>Moderator (Xiaomi)</w:t>
      </w:r>
    </w:p>
    <w:p w14:paraId="49EDA817" w14:textId="4BEBB137" w:rsidR="00A9420F" w:rsidRDefault="00930844" w:rsidP="0053599D">
      <w:pPr>
        <w:rPr>
          <w:rFonts w:eastAsia="DengXian"/>
          <w:lang w:eastAsia="zh-CN"/>
        </w:rPr>
      </w:pPr>
      <w:r w:rsidRPr="00930844">
        <w:rPr>
          <w:rFonts w:eastAsia="DengXian"/>
          <w:b/>
          <w:bCs/>
          <w:lang w:eastAsia="zh-CN"/>
        </w:rPr>
        <w:t xml:space="preserve">Decision: </w:t>
      </w:r>
      <w:r>
        <w:rPr>
          <w:rFonts w:eastAsia="DengXian"/>
          <w:lang w:eastAsia="zh-CN"/>
        </w:rPr>
        <w:t>This was noted.</w:t>
      </w:r>
    </w:p>
    <w:p w14:paraId="4316DA23" w14:textId="732901C9" w:rsidR="00930844" w:rsidRDefault="00930844" w:rsidP="0053599D">
      <w:pPr>
        <w:rPr>
          <w:rFonts w:eastAsia="DengXian"/>
          <w:lang w:eastAsia="zh-CN"/>
        </w:rPr>
      </w:pPr>
    </w:p>
    <w:p w14:paraId="14EC96DD"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53645B13" w14:textId="05DC5DBB" w:rsidR="00A9420F" w:rsidRPr="00A9420F" w:rsidRDefault="00A9420F" w:rsidP="00A9420F">
      <w:pPr>
        <w:rPr>
          <w:rFonts w:eastAsia="DengXian"/>
          <w:lang w:eastAsia="zh-CN"/>
        </w:rPr>
      </w:pPr>
      <w:r w:rsidRPr="00A9420F">
        <w:rPr>
          <w:rFonts w:eastAsia="DengXian"/>
          <w:lang w:eastAsia="zh-CN"/>
        </w:rPr>
        <w:t xml:space="preserve">The TP in [FL2] Proposal 3.1-rev1 in section 2 of </w:t>
      </w:r>
      <w:hyperlink r:id="rId612"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3B7F9978"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292F7107" w14:textId="4259F28C" w:rsidR="00A9420F" w:rsidRPr="00A9420F" w:rsidRDefault="00A9420F" w:rsidP="00A9420F">
      <w:pPr>
        <w:rPr>
          <w:rFonts w:eastAsia="DengXian"/>
          <w:lang w:eastAsia="zh-CN"/>
        </w:rPr>
      </w:pPr>
      <w:r w:rsidRPr="00A9420F">
        <w:rPr>
          <w:rFonts w:eastAsia="DengXian"/>
          <w:lang w:eastAsia="zh-CN"/>
        </w:rPr>
        <w:t xml:space="preserve">The TP in [FL2] Proposal 3.2-rev1 in section 2 of </w:t>
      </w:r>
      <w:hyperlink r:id="rId613"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29A87768"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3EF9999D" w14:textId="313C8364" w:rsidR="00A9420F" w:rsidRPr="00A9420F" w:rsidRDefault="00A9420F" w:rsidP="00A9420F">
      <w:pPr>
        <w:rPr>
          <w:rFonts w:eastAsia="DengXian"/>
          <w:lang w:eastAsia="zh-CN"/>
        </w:rPr>
      </w:pPr>
      <w:r w:rsidRPr="00A9420F">
        <w:rPr>
          <w:rFonts w:eastAsia="DengXian"/>
          <w:lang w:eastAsia="zh-CN"/>
        </w:rPr>
        <w:t xml:space="preserve">The TP in [FL2] Proposal 3.3-rev1 in section 2 of </w:t>
      </w:r>
      <w:hyperlink r:id="rId614"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3A040189"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46BBAAAD" w14:textId="77777777" w:rsidR="00A9420F" w:rsidRPr="00A9420F" w:rsidRDefault="00A9420F" w:rsidP="00A9420F">
      <w:pPr>
        <w:rPr>
          <w:rFonts w:eastAsia="DengXian"/>
          <w:lang w:eastAsia="zh-CN"/>
        </w:rPr>
      </w:pPr>
      <w:r w:rsidRPr="00A9420F">
        <w:rPr>
          <w:rFonts w:eastAsia="DengXian"/>
          <w:lang w:eastAsia="zh-CN"/>
        </w:rPr>
        <w:t xml:space="preserve">The TP below is endorsed for TR 38.901 v19.1.0.  </w:t>
      </w:r>
    </w:p>
    <w:p w14:paraId="288F9ABF" w14:textId="77777777" w:rsidR="00A9420F" w:rsidRPr="00A9420F" w:rsidRDefault="00A9420F" w:rsidP="00A9420F">
      <w:pPr>
        <w:suppressAutoHyphens/>
        <w:rPr>
          <w:rFonts w:eastAsiaTheme="minorEastAsia"/>
          <w:i/>
          <w:iCs/>
        </w:rPr>
      </w:pPr>
    </w:p>
    <w:tbl>
      <w:tblPr>
        <w:tblStyle w:val="TableGrid"/>
        <w:tblW w:w="0" w:type="auto"/>
        <w:tblLook w:val="04A0" w:firstRow="1" w:lastRow="0" w:firstColumn="1" w:lastColumn="0" w:noHBand="0" w:noVBand="1"/>
      </w:tblPr>
      <w:tblGrid>
        <w:gridCol w:w="9060"/>
      </w:tblGrid>
      <w:tr w:rsidR="00A9420F" w:rsidRPr="00A9420F" w14:paraId="62DF46A8" w14:textId="77777777" w:rsidTr="005E7D64">
        <w:tc>
          <w:tcPr>
            <w:tcW w:w="9060" w:type="dxa"/>
          </w:tcPr>
          <w:p w14:paraId="28305A72" w14:textId="77777777" w:rsidR="00A9420F" w:rsidRPr="00A9420F" w:rsidRDefault="00A9420F" w:rsidP="00A9420F">
            <w:pPr>
              <w:jc w:val="center"/>
              <w:rPr>
                <w:b/>
                <w:bCs/>
                <w:color w:val="FF0000"/>
              </w:rPr>
            </w:pPr>
            <w:r w:rsidRPr="00A9420F">
              <w:rPr>
                <w:b/>
                <w:bCs/>
                <w:color w:val="FF0000"/>
              </w:rPr>
              <w:t>&lt; Unchanged text omitted &gt;</w:t>
            </w:r>
          </w:p>
          <w:p w14:paraId="620A7EB6" w14:textId="77777777" w:rsidR="00A9420F" w:rsidRPr="00A9420F" w:rsidRDefault="00A9420F" w:rsidP="00253749">
            <w:pPr>
              <w:rPr>
                <w:rFonts w:eastAsiaTheme="minorEastAsia"/>
              </w:rPr>
            </w:pPr>
            <w:bookmarkStart w:id="719" w:name="_Toc211860343"/>
            <w:r w:rsidRPr="00A9420F">
              <w:rPr>
                <w:rFonts w:eastAsiaTheme="minorEastAsia"/>
              </w:rPr>
              <w:lastRenderedPageBreak/>
              <w:t xml:space="preserve">7.9.0 </w:t>
            </w:r>
            <w:r w:rsidRPr="00A9420F">
              <w:rPr>
                <w:rFonts w:eastAsiaTheme="minorEastAsia"/>
              </w:rPr>
              <w:tab/>
              <w:t>Introduction</w:t>
            </w:r>
            <w:bookmarkEnd w:id="719"/>
          </w:p>
          <w:p w14:paraId="47ABE7E7" w14:textId="77777777" w:rsidR="00A9420F" w:rsidRPr="00A9420F" w:rsidRDefault="00A9420F" w:rsidP="00A9420F">
            <w:pPr>
              <w:rPr>
                <w:rFonts w:eastAsiaTheme="minorEastAsia"/>
                <w:lang w:eastAsia="zh-CN"/>
              </w:rPr>
            </w:pPr>
            <w:r w:rsidRPr="00A9420F">
              <w:rPr>
                <w:rFonts w:eastAsiaTheme="minorEastAsia" w:hint="eastAsia"/>
                <w:lang w:eastAsia="zh-CN"/>
              </w:rPr>
              <w:t>T</w:t>
            </w:r>
            <w:r w:rsidRPr="00A9420F">
              <w:rPr>
                <w:rFonts w:eastAsiaTheme="minorEastAsia"/>
                <w:lang w:eastAsia="zh-CN"/>
              </w:rPr>
              <w:t>he channel model for ISA</w:t>
            </w:r>
            <w:r w:rsidRPr="00A9420F">
              <w:rPr>
                <w:rFonts w:eastAsiaTheme="minorEastAsia" w:hint="eastAsia"/>
                <w:lang w:eastAsia="zh-CN"/>
              </w:rPr>
              <w:t>C</w:t>
            </w:r>
            <w:r w:rsidRPr="00A9420F">
              <w:rPr>
                <w:rFonts w:eastAsiaTheme="minorEastAsia"/>
                <w:lang w:eastAsia="zh-CN"/>
              </w:rPr>
              <w:t xml:space="preserve"> in Clause 7.9 is designed based on the channel model defined in the previous clauses within Clause 7 taking into account the known properties, e.g., location, Radar Cross-Section (RCS), polarization and etc. of one or more physical objects. A physical object is categorized as a sensing target (ST) or an environment object (EO). A ST is an object of interest for sensing. An EO is a non-target object with known location. Two types of EO are supported in the ISAC channel model. A first type of EO (type-1 EO) has similar characteristic as a ST and is modelled in the same way as a ST. In the following descriptions in Clause 7.9, only the related details on ST are described, which are also applicable to type-1 EO. A second type of EO (type-2 EO, </w:t>
            </w:r>
            <w:r w:rsidRPr="00A9420F">
              <w:rPr>
                <w:rFonts w:eastAsiaTheme="minorEastAsia"/>
                <w:color w:val="FF0000"/>
                <w:u w:val="single"/>
                <w:lang w:eastAsia="zh-CN"/>
              </w:rPr>
              <w:t>Clause</w:t>
            </w:r>
            <w:r w:rsidRPr="00A9420F">
              <w:rPr>
                <w:rFonts w:eastAsiaTheme="minorEastAsia"/>
                <w:lang w:eastAsia="zh-CN"/>
              </w:rPr>
              <w:t xml:space="preserve"> 7.9.5.2) is of large size and is modelled differently from a ST. </w:t>
            </w:r>
          </w:p>
          <w:p w14:paraId="28EC7651" w14:textId="77777777" w:rsidR="00A9420F" w:rsidRPr="00A9420F" w:rsidRDefault="00A9420F" w:rsidP="00A9420F">
            <w:pPr>
              <w:rPr>
                <w:rFonts w:eastAsiaTheme="minorEastAsia"/>
                <w:strike/>
                <w:color w:val="FF0000"/>
                <w:lang w:eastAsia="zh-CN"/>
              </w:rPr>
            </w:pPr>
            <w:r w:rsidRPr="00A9420F">
              <w:rPr>
                <w:rFonts w:eastAsiaTheme="minorEastAsia" w:hint="eastAsia"/>
                <w:lang w:eastAsia="zh-CN"/>
              </w:rPr>
              <w:t>T</w:t>
            </w:r>
            <w:r w:rsidRPr="00A9420F">
              <w:rPr>
                <w:rFonts w:eastAsiaTheme="minorEastAsia"/>
                <w:lang w:eastAsia="zh-CN"/>
              </w:rPr>
              <w:t xml:space="preserve">he </w:t>
            </w:r>
            <w:r w:rsidRPr="00A9420F">
              <w:rPr>
                <w:rFonts w:eastAsiaTheme="minorEastAsia"/>
                <w:lang w:eastAsia="ko-KR"/>
              </w:rPr>
              <w:t>large</w:t>
            </w:r>
            <w:r w:rsidRPr="00A9420F">
              <w:rPr>
                <w:rFonts w:eastAsiaTheme="minorEastAsia"/>
                <w:lang w:eastAsia="zh-CN"/>
              </w:rPr>
              <w:t xml:space="preserve"> scale and small scale parameters of the channel between any two of sensing transmitter (STX), ST and sensing receiver (SRX) in a sensing scenario are obtained from the Technical Reports for the same communication scenario unless updates on the parameter values are specially described. The ST is considered as a receiver or transmitter, respectively, in the determination of </w:t>
            </w:r>
            <w:r w:rsidRPr="00A9420F">
              <w:rPr>
                <w:rFonts w:eastAsiaTheme="minorEastAsia"/>
                <w:color w:val="FF0000"/>
                <w:u w:val="single"/>
                <w:lang w:eastAsia="zh-CN"/>
              </w:rPr>
              <w:t>a reference Technical Report to generate the</w:t>
            </w:r>
            <w:r w:rsidRPr="00A9420F">
              <w:rPr>
                <w:rFonts w:eastAsiaTheme="minorEastAsia"/>
                <w:lang w:eastAsia="zh-CN"/>
              </w:rPr>
              <w:t xml:space="preserve"> </w:t>
            </w:r>
            <w:r w:rsidRPr="00A9420F">
              <w:rPr>
                <w:rFonts w:eastAsiaTheme="minorEastAsia"/>
                <w:strike/>
                <w:color w:val="FF0000"/>
                <w:lang w:eastAsia="zh-CN"/>
              </w:rPr>
              <w:t>proper</w:t>
            </w:r>
            <w:r w:rsidRPr="00A9420F">
              <w:rPr>
                <w:rFonts w:eastAsiaTheme="minorEastAsia"/>
                <w:lang w:eastAsia="zh-CN"/>
              </w:rPr>
              <w:t xml:space="preserve"> channel model for a STX-ST link or a ST-SRX link.</w:t>
            </w:r>
          </w:p>
          <w:p w14:paraId="1283BC66" w14:textId="77777777" w:rsidR="00A9420F" w:rsidRPr="00A9420F" w:rsidRDefault="00A9420F" w:rsidP="00A9420F">
            <w:pPr>
              <w:jc w:val="center"/>
              <w:rPr>
                <w:rFonts w:eastAsiaTheme="minorEastAsia"/>
                <w:lang w:eastAsia="zh-CN"/>
              </w:rPr>
            </w:pPr>
            <w:r w:rsidRPr="00A9420F">
              <w:rPr>
                <w:b/>
                <w:bCs/>
                <w:color w:val="FF0000"/>
              </w:rPr>
              <w:t>&lt; Unchanged text omitted &gt;</w:t>
            </w:r>
          </w:p>
        </w:tc>
      </w:tr>
    </w:tbl>
    <w:p w14:paraId="2AA67E50" w14:textId="77777777" w:rsidR="00A9420F" w:rsidRPr="00A9420F" w:rsidRDefault="00A9420F" w:rsidP="00A9420F">
      <w:pPr>
        <w:rPr>
          <w:rFonts w:eastAsia="DengXian"/>
          <w:lang w:eastAsia="zh-CN"/>
        </w:rPr>
      </w:pPr>
    </w:p>
    <w:p w14:paraId="0AD81131"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1E183582" w14:textId="6C4C3E51" w:rsidR="00A9420F" w:rsidRPr="00A9420F" w:rsidRDefault="00A9420F" w:rsidP="00A9420F">
      <w:pPr>
        <w:rPr>
          <w:rFonts w:eastAsia="DengXian"/>
          <w:lang w:eastAsia="zh-CN"/>
        </w:rPr>
      </w:pPr>
      <w:r w:rsidRPr="00A9420F">
        <w:rPr>
          <w:rFonts w:eastAsia="DengXian"/>
          <w:lang w:eastAsia="zh-CN"/>
        </w:rPr>
        <w:t xml:space="preserve">The TP#3.5 in section 3.5 of </w:t>
      </w:r>
      <w:hyperlink r:id="rId615"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4830D9AA"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151B357D" w14:textId="65087302" w:rsidR="00A9420F" w:rsidRPr="00A9420F" w:rsidRDefault="00A9420F" w:rsidP="00A9420F">
      <w:pPr>
        <w:rPr>
          <w:rFonts w:eastAsia="DengXian"/>
          <w:lang w:eastAsia="zh-CN"/>
        </w:rPr>
      </w:pPr>
      <w:r w:rsidRPr="00A9420F">
        <w:rPr>
          <w:rFonts w:eastAsia="DengXian"/>
          <w:lang w:eastAsia="zh-CN"/>
        </w:rPr>
        <w:t xml:space="preserve">The TP#3.9 in section 3.9 of </w:t>
      </w:r>
      <w:hyperlink r:id="rId616"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53968732" w14:textId="77777777" w:rsidR="00A9420F" w:rsidRPr="00A9420F" w:rsidRDefault="00A9420F" w:rsidP="00A9420F">
      <w:pPr>
        <w:rPr>
          <w:rFonts w:eastAsia="DengXian"/>
          <w:b/>
          <w:bCs/>
          <w:lang w:eastAsia="zh-CN"/>
        </w:rPr>
      </w:pPr>
      <w:r w:rsidRPr="00A9420F">
        <w:rPr>
          <w:rFonts w:eastAsia="DengXian"/>
          <w:b/>
          <w:bCs/>
          <w:highlight w:val="green"/>
          <w:lang w:eastAsia="zh-CN"/>
        </w:rPr>
        <w:t>Agreement</w:t>
      </w:r>
    </w:p>
    <w:p w14:paraId="50CD7177" w14:textId="63B65A7C" w:rsidR="00A9420F" w:rsidRPr="00A9420F" w:rsidRDefault="00A9420F" w:rsidP="00A9420F">
      <w:pPr>
        <w:rPr>
          <w:rFonts w:eastAsia="DengXian"/>
          <w:lang w:eastAsia="zh-CN"/>
        </w:rPr>
      </w:pPr>
      <w:r w:rsidRPr="00A9420F">
        <w:rPr>
          <w:rFonts w:eastAsia="DengXian"/>
          <w:lang w:eastAsia="zh-CN"/>
        </w:rPr>
        <w:t xml:space="preserve">The TP in [FL2] Proposal 3.10-rev2 in section 2 of </w:t>
      </w:r>
      <w:hyperlink r:id="rId617" w:history="1">
        <w:r w:rsidR="004710F9">
          <w:rPr>
            <w:rStyle w:val="Hyperlink"/>
            <w:rFonts w:eastAsia="DengXian"/>
            <w:lang w:eastAsia="zh-CN"/>
          </w:rPr>
          <w:t>R1-2508090</w:t>
        </w:r>
      </w:hyperlink>
      <w:r w:rsidRPr="00A9420F">
        <w:rPr>
          <w:rFonts w:eastAsia="DengXian"/>
          <w:lang w:eastAsia="zh-CN"/>
        </w:rPr>
        <w:t xml:space="preserve"> is endorsed for TR 38.901 v19.1.0.  </w:t>
      </w:r>
    </w:p>
    <w:p w14:paraId="7486B613" w14:textId="77777777" w:rsidR="00A9420F" w:rsidRPr="00A9420F" w:rsidRDefault="00A9420F" w:rsidP="00A9420F">
      <w:pPr>
        <w:rPr>
          <w:rFonts w:eastAsia="DengXian"/>
          <w:lang w:eastAsia="zh-CN"/>
        </w:rPr>
      </w:pPr>
    </w:p>
    <w:p w14:paraId="70787B25" w14:textId="6F95C18C" w:rsidR="002246AA" w:rsidRDefault="004710F9" w:rsidP="00A9420F">
      <w:pPr>
        <w:rPr>
          <w:rFonts w:eastAsia="DengXian"/>
          <w:lang w:eastAsia="zh-CN"/>
        </w:rPr>
      </w:pPr>
      <w:hyperlink r:id="rId618" w:history="1">
        <w:r>
          <w:rPr>
            <w:rStyle w:val="Hyperlink"/>
            <w:rFonts w:eastAsia="DengXian"/>
            <w:lang w:eastAsia="zh-CN"/>
          </w:rPr>
          <w:t>R1-2508091</w:t>
        </w:r>
      </w:hyperlink>
      <w:r w:rsidR="00A9420F">
        <w:rPr>
          <w:rFonts w:eastAsia="DengXian"/>
          <w:lang w:eastAsia="zh-CN"/>
        </w:rPr>
        <w:tab/>
      </w:r>
      <w:r w:rsidR="00A9420F" w:rsidRPr="00941512">
        <w:rPr>
          <w:rFonts w:eastAsia="DengXian"/>
          <w:lang w:eastAsia="zh-CN"/>
        </w:rPr>
        <w:t>Summary #</w:t>
      </w:r>
      <w:r w:rsidR="00A9420F">
        <w:rPr>
          <w:rFonts w:eastAsia="DengXian"/>
          <w:lang w:eastAsia="zh-CN"/>
        </w:rPr>
        <w:t>2</w:t>
      </w:r>
      <w:r w:rsidR="00A9420F" w:rsidRPr="00941512">
        <w:rPr>
          <w:rFonts w:eastAsia="DengXian"/>
          <w:lang w:eastAsia="zh-CN"/>
        </w:rPr>
        <w:t xml:space="preserve"> on channel modelling for ISAC</w:t>
      </w:r>
      <w:r w:rsidR="00A9420F">
        <w:rPr>
          <w:rFonts w:eastAsia="DengXian"/>
          <w:lang w:eastAsia="zh-CN"/>
        </w:rPr>
        <w:tab/>
      </w:r>
      <w:r w:rsidR="00A9420F">
        <w:rPr>
          <w:rFonts w:eastAsia="DengXian"/>
          <w:lang w:eastAsia="zh-CN"/>
        </w:rPr>
        <w:tab/>
      </w:r>
      <w:r w:rsidR="00A9420F" w:rsidRPr="00941512">
        <w:rPr>
          <w:rFonts w:eastAsia="DengXian"/>
          <w:lang w:eastAsia="zh-CN"/>
        </w:rPr>
        <w:t>Moderator (Xiaomi)</w:t>
      </w:r>
    </w:p>
    <w:p w14:paraId="4BA1CAB1" w14:textId="63D30FD3" w:rsidR="002246AA" w:rsidRDefault="002246AA" w:rsidP="00A9420F">
      <w:pPr>
        <w:rPr>
          <w:rFonts w:eastAsia="DengXian"/>
          <w:lang w:eastAsia="zh-CN"/>
        </w:rPr>
      </w:pPr>
      <w:r w:rsidRPr="002246AA">
        <w:rPr>
          <w:rFonts w:eastAsia="DengXian"/>
          <w:b/>
          <w:bCs/>
          <w:lang w:eastAsia="zh-CN"/>
        </w:rPr>
        <w:t xml:space="preserve">Decision: </w:t>
      </w:r>
      <w:r>
        <w:rPr>
          <w:rFonts w:eastAsia="DengXian"/>
          <w:lang w:eastAsia="zh-CN"/>
        </w:rPr>
        <w:t xml:space="preserve">This was </w:t>
      </w:r>
      <w:r w:rsidR="00EF6BDA">
        <w:rPr>
          <w:rFonts w:eastAsia="DengXian"/>
          <w:lang w:eastAsia="zh-CN"/>
        </w:rPr>
        <w:t>noted.</w:t>
      </w:r>
    </w:p>
    <w:p w14:paraId="430088B3" w14:textId="77777777" w:rsidR="00EF6BDA" w:rsidRPr="00A9420F" w:rsidRDefault="00EF6BDA" w:rsidP="00EF6BDA">
      <w:pPr>
        <w:rPr>
          <w:rFonts w:eastAsia="DengXian"/>
          <w:lang w:eastAsia="zh-CN"/>
        </w:rPr>
      </w:pPr>
    </w:p>
    <w:p w14:paraId="06890A88" w14:textId="77777777" w:rsidR="00EF6BDA" w:rsidRPr="00A9420F" w:rsidRDefault="00EF6BDA" w:rsidP="00EF6BDA">
      <w:pPr>
        <w:rPr>
          <w:rFonts w:eastAsia="DengXian"/>
          <w:b/>
          <w:bCs/>
          <w:highlight w:val="green"/>
          <w:lang w:eastAsia="zh-CN"/>
        </w:rPr>
      </w:pPr>
      <w:r w:rsidRPr="00A9420F">
        <w:rPr>
          <w:rFonts w:eastAsia="DengXian"/>
          <w:b/>
          <w:bCs/>
          <w:highlight w:val="green"/>
          <w:lang w:eastAsia="zh-CN"/>
        </w:rPr>
        <w:t>Agreement</w:t>
      </w:r>
    </w:p>
    <w:p w14:paraId="21C5F97A" w14:textId="0548DBCA" w:rsidR="00EF6BDA" w:rsidRDefault="00EF6BDA" w:rsidP="00EF6BDA">
      <w:pPr>
        <w:rPr>
          <w:rFonts w:eastAsia="DengXian"/>
          <w:lang w:eastAsia="zh-CN"/>
        </w:rPr>
      </w:pPr>
      <w:r w:rsidRPr="00A9420F">
        <w:rPr>
          <w:rFonts w:eastAsia="DengXian" w:hint="eastAsia"/>
          <w:lang w:eastAsia="zh-CN"/>
        </w:rPr>
        <w:t>T</w:t>
      </w:r>
      <w:r w:rsidRPr="00A9420F">
        <w:rPr>
          <w:rFonts w:eastAsia="DengXian"/>
          <w:lang w:eastAsia="zh-CN"/>
        </w:rPr>
        <w:t xml:space="preserve">he draft CR in </w:t>
      </w:r>
      <w:hyperlink r:id="rId619" w:history="1">
        <w:r w:rsidR="004710F9">
          <w:rPr>
            <w:rStyle w:val="Hyperlink"/>
            <w:rFonts w:eastAsia="DengXian"/>
            <w:lang w:eastAsia="zh-CN"/>
          </w:rPr>
          <w:t>R1-2508092</w:t>
        </w:r>
      </w:hyperlink>
      <w:r w:rsidRPr="00A9420F">
        <w:rPr>
          <w:rFonts w:eastAsia="DengXian"/>
          <w:lang w:eastAsia="zh-CN"/>
        </w:rPr>
        <w:t xml:space="preserve"> is endorsed. Final CR for TR38.901 is agreed in R1-2508093.</w:t>
      </w:r>
    </w:p>
    <w:p w14:paraId="3A4295BE" w14:textId="77777777" w:rsidR="00EF6BDA" w:rsidRDefault="00EF6BDA" w:rsidP="00A9420F">
      <w:pPr>
        <w:rPr>
          <w:rFonts w:eastAsia="DengXian"/>
          <w:highlight w:val="green"/>
          <w:lang w:eastAsia="zh-CN"/>
        </w:rPr>
      </w:pPr>
    </w:p>
    <w:p w14:paraId="5D7D9AA2" w14:textId="581B1C9C" w:rsidR="00A9420F" w:rsidRDefault="004710F9" w:rsidP="00A9420F">
      <w:pPr>
        <w:rPr>
          <w:rFonts w:eastAsia="DengXian"/>
          <w:lang w:eastAsia="zh-CN"/>
        </w:rPr>
      </w:pPr>
      <w:hyperlink r:id="rId620" w:history="1">
        <w:r>
          <w:rPr>
            <w:rStyle w:val="Hyperlink"/>
            <w:rFonts w:eastAsia="DengXian"/>
            <w:highlight w:val="green"/>
            <w:lang w:eastAsia="zh-CN"/>
          </w:rPr>
          <w:t>R1-2508092</w:t>
        </w:r>
      </w:hyperlink>
      <w:r w:rsidR="00A9420F">
        <w:rPr>
          <w:rFonts w:eastAsia="DengXian"/>
          <w:lang w:eastAsia="zh-CN"/>
        </w:rPr>
        <w:tab/>
      </w:r>
      <w:r w:rsidR="00A9420F" w:rsidRPr="00941512">
        <w:rPr>
          <w:rFonts w:eastAsia="DengXian"/>
          <w:lang w:eastAsia="zh-CN"/>
        </w:rPr>
        <w:t>Draft CR to incorporate new agreements on ISAC CM</w:t>
      </w:r>
      <w:r w:rsidR="00A9420F">
        <w:rPr>
          <w:rFonts w:eastAsia="DengXian"/>
          <w:lang w:eastAsia="zh-CN"/>
        </w:rPr>
        <w:tab/>
      </w:r>
      <w:r w:rsidR="00A9420F" w:rsidRPr="00941512">
        <w:rPr>
          <w:rFonts w:eastAsia="DengXian"/>
          <w:lang w:eastAsia="zh-CN"/>
        </w:rPr>
        <w:t>Xiaomi, AT&amp;T</w:t>
      </w:r>
    </w:p>
    <w:p w14:paraId="0534E523" w14:textId="1F119F1A" w:rsidR="00A9420F" w:rsidRDefault="00A9420F" w:rsidP="00A9420F">
      <w:pPr>
        <w:rPr>
          <w:rFonts w:eastAsia="DengXian"/>
          <w:lang w:eastAsia="zh-CN"/>
        </w:rPr>
      </w:pPr>
      <w:r w:rsidRPr="00A9420F">
        <w:rPr>
          <w:rFonts w:eastAsia="DengXian"/>
          <w:b/>
          <w:bCs/>
          <w:lang w:eastAsia="zh-CN"/>
        </w:rPr>
        <w:t>Decision:</w:t>
      </w:r>
      <w:r>
        <w:rPr>
          <w:rFonts w:eastAsia="DengXian"/>
          <w:lang w:eastAsia="zh-CN"/>
        </w:rPr>
        <w:t xml:space="preserve"> This was endorsed.</w:t>
      </w:r>
    </w:p>
    <w:p w14:paraId="01E469E8" w14:textId="42AAB1E8" w:rsidR="00A9420F" w:rsidRPr="00A9420F" w:rsidRDefault="004710F9" w:rsidP="00A9420F">
      <w:pPr>
        <w:rPr>
          <w:rFonts w:eastAsia="DengXian"/>
          <w:lang w:eastAsia="zh-CN"/>
        </w:rPr>
      </w:pPr>
      <w:hyperlink r:id="rId621" w:history="1">
        <w:r>
          <w:rPr>
            <w:rStyle w:val="Hyperlink"/>
            <w:rFonts w:eastAsia="DengXian"/>
            <w:highlight w:val="green"/>
            <w:lang w:eastAsia="zh-CN"/>
          </w:rPr>
          <w:t>R1-2508093</w:t>
        </w:r>
      </w:hyperlink>
      <w:r w:rsidR="00A9420F">
        <w:rPr>
          <w:rFonts w:eastAsia="DengXian"/>
          <w:lang w:eastAsia="zh-CN"/>
        </w:rPr>
        <w:tab/>
      </w:r>
      <w:r w:rsidR="00A9420F" w:rsidRPr="00941512">
        <w:rPr>
          <w:rFonts w:eastAsia="DengXian"/>
          <w:lang w:eastAsia="zh-CN"/>
        </w:rPr>
        <w:t>CR to incorporate new agreements on ISAC CM</w:t>
      </w:r>
      <w:r w:rsidR="00A9420F">
        <w:rPr>
          <w:rFonts w:eastAsia="DengXian"/>
          <w:lang w:eastAsia="zh-CN"/>
        </w:rPr>
        <w:tab/>
      </w:r>
      <w:r w:rsidR="00A9420F" w:rsidRPr="00941512">
        <w:rPr>
          <w:rFonts w:eastAsia="DengXian"/>
          <w:lang w:eastAsia="zh-CN"/>
        </w:rPr>
        <w:t>Xiaomi, AT&amp;T</w:t>
      </w:r>
    </w:p>
    <w:p w14:paraId="32BFA78C" w14:textId="40FB3262" w:rsidR="00A9420F" w:rsidRDefault="00A9420F" w:rsidP="00A9420F">
      <w:pPr>
        <w:rPr>
          <w:rFonts w:eastAsia="DengXian"/>
          <w:lang w:eastAsia="zh-CN"/>
        </w:rPr>
      </w:pPr>
      <w:r w:rsidRPr="00A9420F">
        <w:rPr>
          <w:rFonts w:eastAsia="DengXian"/>
          <w:b/>
          <w:bCs/>
          <w:lang w:eastAsia="zh-CN"/>
        </w:rPr>
        <w:t>Decision:</w:t>
      </w:r>
      <w:r>
        <w:rPr>
          <w:rFonts w:eastAsia="DengXian"/>
          <w:lang w:eastAsia="zh-CN"/>
        </w:rPr>
        <w:t xml:space="preserve"> This as agreed. </w:t>
      </w:r>
    </w:p>
    <w:p w14:paraId="30A870E3" w14:textId="77777777" w:rsidR="00A9420F" w:rsidRPr="00A9420F" w:rsidRDefault="00A9420F" w:rsidP="00A9420F">
      <w:pPr>
        <w:rPr>
          <w:rFonts w:eastAsia="DengXian"/>
          <w:lang w:eastAsia="zh-CN"/>
        </w:rPr>
      </w:pPr>
    </w:p>
    <w:p w14:paraId="7634B36A"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720" w:name="_Toc210658551"/>
      <w:bookmarkStart w:id="721" w:name="_Toc210658649"/>
      <w:bookmarkStart w:id="722" w:name="_Toc210659367"/>
      <w:bookmarkStart w:id="723" w:name="_Toc211860344"/>
      <w:bookmarkStart w:id="724" w:name="_Toc211860634"/>
      <w:bookmarkStart w:id="725" w:name="_Toc211860853"/>
      <w:bookmarkStart w:id="726" w:name="_Toc211861074"/>
      <w:bookmarkStart w:id="727" w:name="_Toc211861480"/>
      <w:bookmarkStart w:id="728" w:name="_Toc211861650"/>
      <w:bookmarkStart w:id="729" w:name="_Toc211861866"/>
      <w:bookmarkStart w:id="730" w:name="_Toc211861958"/>
      <w:bookmarkStart w:id="731" w:name="_Toc211862357"/>
      <w:bookmarkStart w:id="732" w:name="_Toc211862511"/>
      <w:r w:rsidRPr="00982845">
        <w:rPr>
          <w:rFonts w:eastAsia="DengXian"/>
          <w:lang w:eastAsia="zh-CN"/>
        </w:rPr>
        <w:t>Rel-19 UE Features</w:t>
      </w:r>
      <w:bookmarkEnd w:id="720"/>
      <w:bookmarkEnd w:id="721"/>
      <w:bookmarkEnd w:id="722"/>
      <w:bookmarkEnd w:id="723"/>
      <w:bookmarkEnd w:id="724"/>
      <w:bookmarkEnd w:id="725"/>
      <w:bookmarkEnd w:id="726"/>
      <w:bookmarkEnd w:id="727"/>
      <w:bookmarkEnd w:id="728"/>
      <w:bookmarkEnd w:id="729"/>
      <w:bookmarkEnd w:id="730"/>
      <w:bookmarkEnd w:id="731"/>
      <w:bookmarkEnd w:id="732"/>
    </w:p>
    <w:p w14:paraId="5ED3D507" w14:textId="77777777" w:rsidR="009048F4" w:rsidRPr="00982845" w:rsidRDefault="009048F4" w:rsidP="009048F4">
      <w:pPr>
        <w:rPr>
          <w:rFonts w:eastAsia="DengXian"/>
          <w:b/>
          <w:i/>
          <w:iCs/>
          <w:color w:val="FF0000"/>
          <w:lang w:eastAsia="zh-CN"/>
        </w:rPr>
      </w:pPr>
      <w:r w:rsidRPr="00982845">
        <w:rPr>
          <w:b/>
          <w:i/>
          <w:iCs/>
          <w:color w:val="FF0000"/>
        </w:rPr>
        <w:t>The maximum number of contributions per company/organization/university is limited to 1 per agenda item unless stated otherwise.</w:t>
      </w:r>
    </w:p>
    <w:p w14:paraId="7FA0608E" w14:textId="77777777" w:rsidR="009048F4" w:rsidRDefault="009048F4" w:rsidP="009048F4">
      <w:pPr>
        <w:rPr>
          <w:rFonts w:eastAsia="DengXian"/>
          <w:lang w:eastAsia="zh-CN"/>
        </w:rPr>
      </w:pPr>
    </w:p>
    <w:p w14:paraId="17322928" w14:textId="77777777" w:rsidR="0053599D" w:rsidRPr="003138E5" w:rsidRDefault="0053599D" w:rsidP="0053599D">
      <w:pPr>
        <w:rPr>
          <w:lang w:val="en-US"/>
        </w:rPr>
      </w:pPr>
      <w:r w:rsidRPr="003138E5">
        <w:rPr>
          <w:lang w:eastAsia="x-none"/>
        </w:rPr>
        <w:lastRenderedPageBreak/>
        <w:t>[12</w:t>
      </w:r>
      <w:r w:rsidRPr="003138E5">
        <w:rPr>
          <w:rFonts w:eastAsia="DengXian" w:hint="eastAsia"/>
          <w:lang w:eastAsia="zh-CN"/>
        </w:rPr>
        <w:t>2bis</w:t>
      </w:r>
      <w:r w:rsidRPr="003138E5">
        <w:rPr>
          <w:lang w:eastAsia="x-none"/>
        </w:rPr>
        <w:t>-R19-UE_features] Email discussion on Rel-19 UE features – Ralf (AT&amp;T), Naoya (DOCOMO)</w:t>
      </w:r>
    </w:p>
    <w:p w14:paraId="1976CE12" w14:textId="7A6198A7" w:rsidR="0053599D" w:rsidRDefault="0053599D" w:rsidP="0053599D">
      <w:pPr>
        <w:rPr>
          <w:lang w:eastAsia="x-none"/>
        </w:rPr>
      </w:pPr>
      <w:r w:rsidRPr="003138E5">
        <w:rPr>
          <w:lang w:eastAsia="x-none"/>
        </w:rPr>
        <w:t>To be used for sharing updates on online/offline schedule, details on what is to be discussed in online/offline sessions, tdoc number of the moderator summary for online session, etc</w:t>
      </w:r>
    </w:p>
    <w:p w14:paraId="6D54FE25" w14:textId="77777777" w:rsidR="00FE4962" w:rsidRPr="008C38F9" w:rsidRDefault="00FE4962" w:rsidP="00FE4962">
      <w:pPr>
        <w:rPr>
          <w:rFonts w:eastAsia="DengXian"/>
          <w:highlight w:val="green"/>
          <w:lang w:eastAsia="zh-CN"/>
        </w:rPr>
      </w:pPr>
      <w:r w:rsidRPr="008C38F9">
        <w:rPr>
          <w:rFonts w:eastAsia="DengXian" w:hint="eastAsia"/>
          <w:highlight w:val="green"/>
          <w:lang w:eastAsia="zh-CN"/>
        </w:rPr>
        <w:t>Agreement</w:t>
      </w:r>
    </w:p>
    <w:p w14:paraId="70A6CCEC" w14:textId="77777777" w:rsidR="00FE4962" w:rsidRDefault="00FE4962" w:rsidP="00FE4962">
      <w:pPr>
        <w:rPr>
          <w:rFonts w:eastAsia="DengXian"/>
          <w:lang w:eastAsia="zh-CN"/>
        </w:rPr>
      </w:pPr>
      <w:r>
        <w:rPr>
          <w:rFonts w:eastAsia="DengXian" w:hint="eastAsia"/>
          <w:lang w:eastAsia="zh-CN"/>
        </w:rPr>
        <w:t>Sent LS to RAN2 with attachment R1-2507979.</w:t>
      </w:r>
    </w:p>
    <w:p w14:paraId="4A1060C3" w14:textId="77777777" w:rsidR="00FE4962" w:rsidRDefault="00FE4962" w:rsidP="00FE4962">
      <w:pPr>
        <w:rPr>
          <w:rFonts w:eastAsia="DengXian"/>
          <w:lang w:eastAsia="zh-CN"/>
        </w:rPr>
      </w:pPr>
      <w:r>
        <w:rPr>
          <w:rFonts w:eastAsia="DengXian" w:hint="eastAsia"/>
          <w:lang w:eastAsia="zh-CN"/>
        </w:rPr>
        <w:t xml:space="preserve">Draft LS R1-2507980 is </w:t>
      </w:r>
      <w:r>
        <w:rPr>
          <w:rFonts w:eastAsia="DengXian"/>
          <w:lang w:eastAsia="zh-CN"/>
        </w:rPr>
        <w:t>endorsed</w:t>
      </w:r>
      <w:r>
        <w:rPr>
          <w:rFonts w:eastAsia="DengXian" w:hint="eastAsia"/>
          <w:lang w:eastAsia="zh-CN"/>
        </w:rPr>
        <w:t xml:space="preserve"> in principle.</w:t>
      </w:r>
    </w:p>
    <w:p w14:paraId="715CE963" w14:textId="77777777" w:rsidR="00FE4962" w:rsidRPr="00985CC3" w:rsidRDefault="00FE4962" w:rsidP="00FE4962">
      <w:pPr>
        <w:rPr>
          <w:rFonts w:eastAsia="DengXian"/>
          <w:highlight w:val="green"/>
          <w:lang w:eastAsia="zh-CN"/>
        </w:rPr>
      </w:pPr>
      <w:r w:rsidRPr="00985CC3">
        <w:rPr>
          <w:rFonts w:eastAsia="DengXian" w:hint="eastAsia"/>
          <w:highlight w:val="green"/>
          <w:lang w:eastAsia="zh-CN"/>
        </w:rPr>
        <w:t>Agreement</w:t>
      </w:r>
    </w:p>
    <w:p w14:paraId="14725EEC" w14:textId="77777777" w:rsidR="00FE4962" w:rsidRDefault="00FE4962" w:rsidP="00FE4962">
      <w:pPr>
        <w:rPr>
          <w:rFonts w:eastAsia="DengXian"/>
          <w:lang w:eastAsia="zh-CN"/>
        </w:rPr>
      </w:pPr>
      <w:r>
        <w:rPr>
          <w:rFonts w:eastAsia="DengXian"/>
          <w:lang w:eastAsia="zh-CN"/>
        </w:rPr>
        <w:t>F</w:t>
      </w:r>
      <w:r>
        <w:rPr>
          <w:rFonts w:eastAsia="DengXian" w:hint="eastAsia"/>
          <w:lang w:eastAsia="zh-CN"/>
        </w:rPr>
        <w:t xml:space="preserve">inal  LS R1-2507981 is </w:t>
      </w:r>
      <w:r>
        <w:rPr>
          <w:rFonts w:eastAsia="DengXian"/>
          <w:lang w:eastAsia="zh-CN"/>
        </w:rPr>
        <w:t>endorsed</w:t>
      </w:r>
    </w:p>
    <w:p w14:paraId="02B04334" w14:textId="77777777" w:rsidR="00FE4962" w:rsidRDefault="00FE4962" w:rsidP="00FE4962">
      <w:pPr>
        <w:rPr>
          <w:rFonts w:eastAsia="DengXian"/>
          <w:lang w:eastAsia="zh-CN"/>
        </w:rPr>
      </w:pPr>
    </w:p>
    <w:p w14:paraId="3F0ECF99" w14:textId="77777777" w:rsidR="00FE4962" w:rsidRPr="00246E18" w:rsidRDefault="00FE4962" w:rsidP="00FE4962">
      <w:pPr>
        <w:rPr>
          <w:rFonts w:eastAsia="DengXian"/>
          <w:highlight w:val="green"/>
          <w:lang w:eastAsia="zh-CN"/>
        </w:rPr>
      </w:pPr>
      <w:r w:rsidRPr="00246E18">
        <w:rPr>
          <w:rFonts w:eastAsia="DengXian" w:hint="eastAsia"/>
          <w:highlight w:val="green"/>
          <w:lang w:eastAsia="zh-CN"/>
        </w:rPr>
        <w:t>Agreement</w:t>
      </w:r>
    </w:p>
    <w:p w14:paraId="363EF2C8" w14:textId="77777777" w:rsidR="00FE4962" w:rsidRDefault="00FE4962" w:rsidP="00FE4962">
      <w:pPr>
        <w:rPr>
          <w:rFonts w:eastAsia="DengXian"/>
          <w:lang w:eastAsia="zh-CN"/>
        </w:rPr>
      </w:pPr>
      <w:r>
        <w:rPr>
          <w:rFonts w:eastAsia="DengXian" w:hint="eastAsia"/>
          <w:lang w:eastAsia="zh-CN"/>
        </w:rPr>
        <w:t>Sent LS to RAN2 with attachment R1-2507982.</w:t>
      </w:r>
    </w:p>
    <w:p w14:paraId="27F4B71A" w14:textId="77777777" w:rsidR="00FE4962" w:rsidRDefault="00FE4962" w:rsidP="00FE4962">
      <w:pPr>
        <w:rPr>
          <w:rFonts w:eastAsia="DengXian"/>
          <w:lang w:eastAsia="zh-CN"/>
        </w:rPr>
      </w:pPr>
      <w:r>
        <w:rPr>
          <w:rFonts w:eastAsia="DengXian" w:hint="eastAsia"/>
          <w:lang w:eastAsia="zh-CN"/>
        </w:rPr>
        <w:t xml:space="preserve">Draft LS R1-2507983 is </w:t>
      </w:r>
      <w:r>
        <w:rPr>
          <w:rFonts w:eastAsia="DengXian"/>
          <w:lang w:eastAsia="zh-CN"/>
        </w:rPr>
        <w:t>endorsed</w:t>
      </w:r>
      <w:r>
        <w:rPr>
          <w:rFonts w:eastAsia="DengXian" w:hint="eastAsia"/>
          <w:lang w:eastAsia="zh-CN"/>
        </w:rPr>
        <w:t xml:space="preserve"> in principle.</w:t>
      </w:r>
    </w:p>
    <w:p w14:paraId="72212F1E" w14:textId="77777777" w:rsidR="00FE4962" w:rsidRPr="00985CC3" w:rsidRDefault="00FE4962" w:rsidP="00FE4962">
      <w:pPr>
        <w:rPr>
          <w:rFonts w:eastAsia="DengXian"/>
          <w:highlight w:val="green"/>
          <w:lang w:eastAsia="zh-CN"/>
        </w:rPr>
      </w:pPr>
      <w:r w:rsidRPr="00985CC3">
        <w:rPr>
          <w:rFonts w:eastAsia="DengXian" w:hint="eastAsia"/>
          <w:highlight w:val="green"/>
          <w:lang w:eastAsia="zh-CN"/>
        </w:rPr>
        <w:t>Agreement</w:t>
      </w:r>
    </w:p>
    <w:p w14:paraId="7E198775" w14:textId="77777777" w:rsidR="00FE4962" w:rsidRDefault="00FE4962" w:rsidP="00FE4962">
      <w:pPr>
        <w:rPr>
          <w:rFonts w:eastAsia="DengXian"/>
          <w:lang w:eastAsia="zh-CN"/>
        </w:rPr>
      </w:pPr>
      <w:r>
        <w:rPr>
          <w:rFonts w:eastAsia="DengXian" w:hint="eastAsia"/>
          <w:lang w:eastAsia="zh-CN"/>
        </w:rPr>
        <w:t xml:space="preserve">Final LS R1-2507984 is </w:t>
      </w:r>
      <w:r>
        <w:rPr>
          <w:rFonts w:eastAsia="DengXian"/>
          <w:lang w:eastAsia="zh-CN"/>
        </w:rPr>
        <w:t>endorsed</w:t>
      </w:r>
    </w:p>
    <w:p w14:paraId="4B674B1B" w14:textId="77777777" w:rsidR="0053599D" w:rsidRDefault="0053599D" w:rsidP="0053599D">
      <w:pPr>
        <w:rPr>
          <w:rFonts w:eastAsia="DengXian"/>
          <w:lang w:eastAsia="zh-CN"/>
        </w:rPr>
      </w:pPr>
    </w:p>
    <w:p w14:paraId="4CCB2BFB" w14:textId="11E87F51" w:rsidR="00F129DA" w:rsidRDefault="004710F9" w:rsidP="009048F4">
      <w:pPr>
        <w:rPr>
          <w:rFonts w:eastAsia="DengXian"/>
          <w:lang w:eastAsia="zh-CN"/>
        </w:rPr>
      </w:pPr>
      <w:hyperlink r:id="rId622" w:history="1">
        <w:r>
          <w:rPr>
            <w:rStyle w:val="Hyperlink"/>
            <w:rFonts w:eastAsia="DengXian"/>
            <w:highlight w:val="green"/>
            <w:lang w:eastAsia="zh-CN"/>
          </w:rPr>
          <w:t>R1-2507979</w:t>
        </w:r>
      </w:hyperlink>
      <w:r w:rsidR="00F129DA">
        <w:rPr>
          <w:rFonts w:eastAsia="DengXian"/>
          <w:lang w:eastAsia="zh-CN"/>
        </w:rPr>
        <w:tab/>
      </w:r>
      <w:r w:rsidR="00F129DA" w:rsidRPr="00F129DA">
        <w:rPr>
          <w:rFonts w:eastAsia="DengXian"/>
          <w:lang w:eastAsia="zh-CN"/>
        </w:rPr>
        <w:t>Updated RAN1 UE features list for Rel-19 NR after RAN1 #122bis</w:t>
      </w:r>
      <w:r w:rsidR="00F129DA">
        <w:rPr>
          <w:rFonts w:eastAsia="DengXian"/>
          <w:lang w:eastAsia="zh-CN"/>
        </w:rPr>
        <w:tab/>
      </w:r>
      <w:r w:rsidR="00F129DA">
        <w:rPr>
          <w:rFonts w:eastAsia="DengXian"/>
          <w:lang w:eastAsia="zh-CN"/>
        </w:rPr>
        <w:tab/>
      </w:r>
      <w:r w:rsidR="00F129DA">
        <w:rPr>
          <w:rFonts w:eastAsia="DengXian"/>
          <w:lang w:eastAsia="zh-CN"/>
        </w:rPr>
        <w:tab/>
      </w:r>
      <w:r w:rsidR="00F129DA">
        <w:rPr>
          <w:rFonts w:eastAsia="DengXian"/>
          <w:lang w:eastAsia="zh-CN"/>
        </w:rPr>
        <w:tab/>
      </w:r>
      <w:r w:rsidR="00F129DA">
        <w:rPr>
          <w:rFonts w:eastAsia="DengXian"/>
          <w:lang w:eastAsia="zh-CN"/>
        </w:rPr>
        <w:tab/>
      </w:r>
      <w:r w:rsidR="00F129DA">
        <w:rPr>
          <w:rFonts w:eastAsia="DengXian"/>
          <w:lang w:eastAsia="zh-CN"/>
        </w:rPr>
        <w:tab/>
      </w:r>
      <w:r w:rsidR="00F129DA">
        <w:rPr>
          <w:rFonts w:eastAsia="DengXian"/>
          <w:lang w:eastAsia="zh-CN"/>
        </w:rPr>
        <w:tab/>
      </w:r>
      <w:r w:rsidR="00F129DA" w:rsidRPr="00F129DA">
        <w:rPr>
          <w:rFonts w:eastAsia="DengXian"/>
          <w:lang w:eastAsia="zh-CN"/>
        </w:rPr>
        <w:t>Moderators (AT&amp;T, NTT DOCOMO, INC.)</w:t>
      </w:r>
    </w:p>
    <w:p w14:paraId="075DF19D" w14:textId="2747BB2E" w:rsidR="007B5473" w:rsidRDefault="007B5473" w:rsidP="009048F4">
      <w:pPr>
        <w:rPr>
          <w:rFonts w:eastAsia="DengXian"/>
          <w:lang w:eastAsia="zh-CN"/>
        </w:rPr>
      </w:pPr>
      <w:r>
        <w:rPr>
          <w:rFonts w:eastAsia="DengXian"/>
          <w:lang w:eastAsia="zh-CN"/>
        </w:rPr>
        <w:t>Decision: This was endorsed.</w:t>
      </w:r>
    </w:p>
    <w:p w14:paraId="43E40897" w14:textId="21894F98" w:rsidR="00F129DA" w:rsidRDefault="004710F9" w:rsidP="009048F4">
      <w:pPr>
        <w:rPr>
          <w:rFonts w:eastAsia="DengXian"/>
          <w:lang w:eastAsia="zh-CN"/>
        </w:rPr>
      </w:pPr>
      <w:hyperlink r:id="rId623" w:history="1">
        <w:r>
          <w:rPr>
            <w:rStyle w:val="Hyperlink"/>
            <w:rFonts w:eastAsia="DengXian"/>
            <w:highlight w:val="green"/>
            <w:lang w:eastAsia="zh-CN"/>
          </w:rPr>
          <w:t>R1-2507980</w:t>
        </w:r>
      </w:hyperlink>
      <w:r w:rsidR="00F129DA">
        <w:rPr>
          <w:rFonts w:eastAsia="DengXian"/>
          <w:lang w:eastAsia="zh-CN"/>
        </w:rPr>
        <w:tab/>
      </w:r>
      <w:r w:rsidR="000C48A5" w:rsidRPr="000C48A5">
        <w:rPr>
          <w:rFonts w:eastAsia="DengXian"/>
          <w:lang w:eastAsia="zh-CN"/>
        </w:rPr>
        <w:t>Draft LS on updated Rel-19 RAN1 UE features lists for NR after RAN1#122bis</w:t>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1E54B5">
        <w:rPr>
          <w:rFonts w:eastAsia="DengXian"/>
          <w:lang w:eastAsia="zh-CN"/>
        </w:rPr>
        <w:tab/>
      </w:r>
      <w:r w:rsidR="000C48A5" w:rsidRPr="000C48A5">
        <w:rPr>
          <w:rFonts w:eastAsia="DengXian"/>
          <w:lang w:eastAsia="zh-CN"/>
        </w:rPr>
        <w:t>Moderators (AT&amp;T, NTT DOCOMO, INC.)</w:t>
      </w:r>
    </w:p>
    <w:p w14:paraId="17AE034C" w14:textId="4F6B2567" w:rsidR="001B623C" w:rsidRDefault="001B623C" w:rsidP="009048F4">
      <w:pPr>
        <w:rPr>
          <w:rFonts w:eastAsia="DengXian"/>
          <w:lang w:eastAsia="zh-CN"/>
        </w:rPr>
      </w:pPr>
      <w:r w:rsidRPr="001B623C">
        <w:rPr>
          <w:rFonts w:eastAsia="DengXian"/>
          <w:b/>
          <w:bCs/>
          <w:lang w:eastAsia="zh-CN"/>
        </w:rPr>
        <w:t xml:space="preserve">Decision: </w:t>
      </w:r>
      <w:r>
        <w:rPr>
          <w:rFonts w:eastAsia="DengXian"/>
          <w:lang w:eastAsia="zh-CN"/>
        </w:rPr>
        <w:t>This was endorsed.</w:t>
      </w:r>
    </w:p>
    <w:p w14:paraId="27362DCA" w14:textId="5F6953F4" w:rsidR="00F129DA" w:rsidRDefault="004710F9" w:rsidP="009048F4">
      <w:pPr>
        <w:rPr>
          <w:rFonts w:eastAsia="DengXian"/>
          <w:lang w:eastAsia="zh-CN"/>
        </w:rPr>
      </w:pPr>
      <w:hyperlink r:id="rId624" w:history="1">
        <w:r w:rsidRPr="00CD03E8">
          <w:rPr>
            <w:rStyle w:val="Hyperlink"/>
            <w:rFonts w:eastAsia="DengXian"/>
            <w:highlight w:val="green"/>
            <w:lang w:eastAsia="zh-CN"/>
          </w:rPr>
          <w:t>R1-2507981</w:t>
        </w:r>
      </w:hyperlink>
      <w:r w:rsidR="00F129DA">
        <w:rPr>
          <w:rFonts w:eastAsia="DengXian"/>
          <w:lang w:eastAsia="zh-CN"/>
        </w:rPr>
        <w:tab/>
      </w:r>
      <w:r w:rsidR="000C48A5" w:rsidRPr="000C48A5">
        <w:rPr>
          <w:rFonts w:eastAsia="DengXian"/>
          <w:lang w:eastAsia="zh-CN"/>
        </w:rPr>
        <w:t>LS on updated Rel-19 RAN1 UE features lists for NR after RAN1#122bis</w:t>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sidRPr="000C48A5">
        <w:rPr>
          <w:rFonts w:eastAsia="DengXian"/>
          <w:lang w:eastAsia="zh-CN"/>
        </w:rPr>
        <w:t>RAN1, AT&amp;T, NTT DOCOMO, INC.</w:t>
      </w:r>
    </w:p>
    <w:p w14:paraId="0125FF6D" w14:textId="11677CA9" w:rsidR="00373B7A" w:rsidRDefault="00373B7A" w:rsidP="009048F4">
      <w:pPr>
        <w:rPr>
          <w:rFonts w:eastAsia="DengXian"/>
          <w:lang w:eastAsia="zh-CN"/>
        </w:rPr>
      </w:pPr>
      <w:r w:rsidRPr="00373B7A">
        <w:rPr>
          <w:rFonts w:eastAsia="DengXian"/>
          <w:b/>
          <w:bCs/>
          <w:lang w:eastAsia="zh-CN"/>
        </w:rPr>
        <w:t>Decision:</w:t>
      </w:r>
      <w:r>
        <w:rPr>
          <w:rFonts w:eastAsia="DengXian"/>
          <w:lang w:eastAsia="zh-CN"/>
        </w:rPr>
        <w:t xml:space="preserve"> This was approved</w:t>
      </w:r>
    </w:p>
    <w:p w14:paraId="04D6FB90" w14:textId="1AA8F042" w:rsidR="00F129DA" w:rsidRDefault="004710F9" w:rsidP="009048F4">
      <w:pPr>
        <w:rPr>
          <w:rFonts w:eastAsia="DengXian"/>
          <w:lang w:eastAsia="zh-CN"/>
        </w:rPr>
      </w:pPr>
      <w:hyperlink r:id="rId625" w:history="1">
        <w:r>
          <w:rPr>
            <w:rStyle w:val="Hyperlink"/>
            <w:rFonts w:eastAsia="DengXian"/>
            <w:highlight w:val="green"/>
            <w:lang w:eastAsia="zh-CN"/>
          </w:rPr>
          <w:t>R1-2507982</w:t>
        </w:r>
      </w:hyperlink>
      <w:r w:rsidR="00F129DA">
        <w:rPr>
          <w:rFonts w:eastAsia="DengXian"/>
          <w:lang w:eastAsia="zh-CN"/>
        </w:rPr>
        <w:tab/>
      </w:r>
      <w:r w:rsidR="000C48A5" w:rsidRPr="000C48A5">
        <w:rPr>
          <w:rFonts w:eastAsia="DengXian"/>
          <w:lang w:eastAsia="zh-CN"/>
        </w:rPr>
        <w:t>Updated RAN1 UE features list for Rel-19 LTE after RAN1 #122bis</w:t>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sidRPr="000C48A5">
        <w:rPr>
          <w:rFonts w:eastAsia="DengXian"/>
          <w:lang w:eastAsia="zh-CN"/>
        </w:rPr>
        <w:t>Moderators (AT&amp;T, NTT DOCOMO, INC.)</w:t>
      </w:r>
    </w:p>
    <w:p w14:paraId="300B1991" w14:textId="38B8E9DB" w:rsidR="00373B7A" w:rsidRDefault="00373B7A" w:rsidP="009048F4">
      <w:pPr>
        <w:rPr>
          <w:rFonts w:eastAsia="DengXian"/>
          <w:lang w:eastAsia="zh-CN"/>
        </w:rPr>
      </w:pPr>
      <w:r w:rsidRPr="00373B7A">
        <w:rPr>
          <w:rFonts w:eastAsia="DengXian"/>
          <w:b/>
          <w:bCs/>
          <w:lang w:eastAsia="zh-CN"/>
        </w:rPr>
        <w:t xml:space="preserve">Decision: </w:t>
      </w:r>
      <w:r>
        <w:rPr>
          <w:rFonts w:eastAsia="DengXian"/>
          <w:lang w:eastAsia="zh-CN"/>
        </w:rPr>
        <w:t>This was endorsed</w:t>
      </w:r>
    </w:p>
    <w:p w14:paraId="2A34AD78" w14:textId="28156359" w:rsidR="00F129DA" w:rsidRDefault="004710F9" w:rsidP="009048F4">
      <w:pPr>
        <w:rPr>
          <w:rFonts w:eastAsia="DengXian"/>
          <w:lang w:eastAsia="zh-CN"/>
        </w:rPr>
      </w:pPr>
      <w:hyperlink r:id="rId626" w:history="1">
        <w:r>
          <w:rPr>
            <w:rStyle w:val="Hyperlink"/>
            <w:rFonts w:eastAsia="DengXian"/>
            <w:highlight w:val="green"/>
            <w:lang w:eastAsia="zh-CN"/>
          </w:rPr>
          <w:t>R1-2507983</w:t>
        </w:r>
      </w:hyperlink>
      <w:r w:rsidR="00F129DA">
        <w:rPr>
          <w:rFonts w:eastAsia="DengXian"/>
          <w:lang w:eastAsia="zh-CN"/>
        </w:rPr>
        <w:tab/>
      </w:r>
      <w:r w:rsidR="000C48A5" w:rsidRPr="000C48A5">
        <w:rPr>
          <w:rFonts w:eastAsia="DengXian"/>
          <w:lang w:eastAsia="zh-CN"/>
        </w:rPr>
        <w:t>Draft LS on updated Rel-19 RAN1 UE features lists for LTE after RAN1#122bis</w:t>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Pr>
          <w:rFonts w:eastAsia="DengXian"/>
          <w:lang w:eastAsia="zh-CN"/>
        </w:rPr>
        <w:tab/>
      </w:r>
      <w:r w:rsidR="000C48A5" w:rsidRPr="000C48A5">
        <w:rPr>
          <w:rFonts w:eastAsia="DengXian"/>
          <w:lang w:eastAsia="zh-CN"/>
        </w:rPr>
        <w:t>Moderators (AT&amp;T, NTT DOCOMO, INC.)</w:t>
      </w:r>
    </w:p>
    <w:p w14:paraId="22A5D4A1" w14:textId="7974AF72" w:rsidR="00373B7A" w:rsidRDefault="00373B7A" w:rsidP="009048F4">
      <w:pPr>
        <w:rPr>
          <w:rFonts w:eastAsia="DengXian"/>
          <w:lang w:eastAsia="zh-CN"/>
        </w:rPr>
      </w:pPr>
      <w:r w:rsidRPr="00373B7A">
        <w:rPr>
          <w:rFonts w:eastAsia="DengXian"/>
          <w:b/>
          <w:bCs/>
          <w:lang w:eastAsia="zh-CN"/>
        </w:rPr>
        <w:t>Decision:</w:t>
      </w:r>
      <w:r>
        <w:rPr>
          <w:rFonts w:eastAsia="DengXian"/>
          <w:lang w:eastAsia="zh-CN"/>
        </w:rPr>
        <w:t xml:space="preserve"> This was endorsed.</w:t>
      </w:r>
    </w:p>
    <w:p w14:paraId="17AD7A59" w14:textId="19C293E8" w:rsidR="00F129DA" w:rsidRDefault="004710F9" w:rsidP="009048F4">
      <w:pPr>
        <w:rPr>
          <w:rFonts w:eastAsia="DengXian"/>
          <w:lang w:eastAsia="zh-CN"/>
        </w:rPr>
      </w:pPr>
      <w:hyperlink r:id="rId627" w:history="1">
        <w:r>
          <w:rPr>
            <w:rStyle w:val="Hyperlink"/>
            <w:rFonts w:eastAsia="DengXian"/>
            <w:highlight w:val="green"/>
            <w:lang w:eastAsia="zh-CN"/>
          </w:rPr>
          <w:t>R1-2507984</w:t>
        </w:r>
      </w:hyperlink>
      <w:r w:rsidR="00F129DA">
        <w:rPr>
          <w:rFonts w:eastAsia="DengXian"/>
          <w:lang w:eastAsia="zh-CN"/>
        </w:rPr>
        <w:tab/>
      </w:r>
      <w:r w:rsidR="000C48A5" w:rsidRPr="000C48A5">
        <w:rPr>
          <w:rFonts w:eastAsia="DengXian"/>
          <w:lang w:eastAsia="zh-CN"/>
        </w:rPr>
        <w:t>LS on updated Rel-19 RAN1 UE features lists for LTE after RAN1#122bis</w:t>
      </w:r>
      <w:r w:rsidR="00416442">
        <w:rPr>
          <w:rFonts w:eastAsia="DengXian"/>
          <w:lang w:eastAsia="zh-CN"/>
        </w:rPr>
        <w:tab/>
      </w:r>
      <w:r w:rsidR="00416442">
        <w:rPr>
          <w:rFonts w:eastAsia="DengXian"/>
          <w:lang w:eastAsia="zh-CN"/>
        </w:rPr>
        <w:tab/>
      </w:r>
      <w:r w:rsidR="00416442">
        <w:rPr>
          <w:rFonts w:eastAsia="DengXian"/>
          <w:lang w:eastAsia="zh-CN"/>
        </w:rPr>
        <w:tab/>
      </w:r>
      <w:r w:rsidR="00416442">
        <w:rPr>
          <w:rFonts w:eastAsia="DengXian"/>
          <w:lang w:eastAsia="zh-CN"/>
        </w:rPr>
        <w:tab/>
      </w:r>
      <w:r w:rsidR="00416442">
        <w:rPr>
          <w:rFonts w:eastAsia="DengXian"/>
          <w:lang w:eastAsia="zh-CN"/>
        </w:rPr>
        <w:tab/>
      </w:r>
      <w:r w:rsidR="000C48A5">
        <w:rPr>
          <w:rFonts w:eastAsia="DengXian"/>
          <w:lang w:eastAsia="zh-CN"/>
        </w:rPr>
        <w:tab/>
      </w:r>
      <w:r w:rsidR="000C48A5" w:rsidRPr="000C48A5">
        <w:rPr>
          <w:rFonts w:eastAsia="DengXian"/>
          <w:lang w:eastAsia="zh-CN"/>
        </w:rPr>
        <w:t>RAN1, AT&amp;T, NTT DOCOMO, INC.</w:t>
      </w:r>
    </w:p>
    <w:p w14:paraId="7D993762" w14:textId="70452AA8" w:rsidR="00373B7A" w:rsidRDefault="00373B7A" w:rsidP="009048F4">
      <w:pPr>
        <w:rPr>
          <w:rFonts w:eastAsia="DengXian"/>
          <w:lang w:eastAsia="zh-CN"/>
        </w:rPr>
      </w:pPr>
      <w:r w:rsidRPr="00373B7A">
        <w:rPr>
          <w:rFonts w:eastAsia="DengXian"/>
          <w:b/>
          <w:bCs/>
          <w:lang w:eastAsia="zh-CN"/>
        </w:rPr>
        <w:t xml:space="preserve">Decision: </w:t>
      </w:r>
      <w:r>
        <w:rPr>
          <w:rFonts w:eastAsia="DengXian"/>
          <w:lang w:eastAsia="zh-CN"/>
        </w:rPr>
        <w:t>This was approved.</w:t>
      </w:r>
    </w:p>
    <w:p w14:paraId="52D6A145" w14:textId="77777777" w:rsidR="00373B7A" w:rsidRPr="00982845" w:rsidRDefault="00373B7A" w:rsidP="009048F4">
      <w:pPr>
        <w:rPr>
          <w:rFonts w:eastAsia="DengXian"/>
          <w:lang w:eastAsia="zh-CN"/>
        </w:rPr>
      </w:pPr>
    </w:p>
    <w:p w14:paraId="46A520D2"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33" w:name="_Toc210658552"/>
      <w:bookmarkStart w:id="734" w:name="_Toc210658650"/>
      <w:bookmarkStart w:id="735" w:name="_Toc210659368"/>
      <w:bookmarkStart w:id="736" w:name="_Toc211860345"/>
      <w:bookmarkStart w:id="737" w:name="_Toc211860635"/>
      <w:bookmarkStart w:id="738" w:name="_Toc211860854"/>
      <w:bookmarkStart w:id="739" w:name="_Toc211861075"/>
      <w:bookmarkStart w:id="740" w:name="_Toc211861481"/>
      <w:bookmarkStart w:id="741" w:name="_Toc211861651"/>
      <w:bookmarkStart w:id="742" w:name="_Toc211861867"/>
      <w:bookmarkStart w:id="743" w:name="_Toc211861959"/>
      <w:bookmarkStart w:id="744" w:name="_Toc211862358"/>
      <w:bookmarkStart w:id="745" w:name="_Toc211862512"/>
      <w:r w:rsidRPr="00982845">
        <w:t>UE features for AI/ML for NR Air Interface</w:t>
      </w:r>
      <w:bookmarkEnd w:id="733"/>
      <w:bookmarkEnd w:id="734"/>
      <w:bookmarkEnd w:id="735"/>
      <w:bookmarkEnd w:id="736"/>
      <w:bookmarkEnd w:id="737"/>
      <w:bookmarkEnd w:id="738"/>
      <w:bookmarkEnd w:id="739"/>
      <w:bookmarkEnd w:id="740"/>
      <w:bookmarkEnd w:id="741"/>
      <w:bookmarkEnd w:id="742"/>
      <w:bookmarkEnd w:id="743"/>
      <w:bookmarkEnd w:id="744"/>
      <w:bookmarkEnd w:id="745"/>
    </w:p>
    <w:p w14:paraId="47E8EE3B" w14:textId="52CD4504" w:rsidR="009048F4" w:rsidRDefault="004710F9" w:rsidP="009048F4">
      <w:pPr>
        <w:rPr>
          <w:rFonts w:eastAsia="DengXian"/>
          <w:lang w:eastAsia="zh-CN"/>
        </w:rPr>
      </w:pPr>
      <w:hyperlink r:id="rId628" w:history="1">
        <w:r w:rsidRPr="00075F13">
          <w:rPr>
            <w:rStyle w:val="Hyperlink"/>
            <w:rFonts w:eastAsia="DengXian"/>
            <w:highlight w:val="green"/>
            <w:lang w:eastAsia="zh-CN"/>
          </w:rPr>
          <w:t>R1-2508080</w:t>
        </w:r>
      </w:hyperlink>
      <w:r w:rsidR="00BB5C39">
        <w:rPr>
          <w:rFonts w:eastAsia="DengXian"/>
          <w:lang w:eastAsia="zh-CN"/>
        </w:rPr>
        <w:tab/>
      </w:r>
      <w:r w:rsidR="00BB5C39" w:rsidRPr="00BE603B">
        <w:rPr>
          <w:rFonts w:eastAsia="DengXian"/>
          <w:lang w:eastAsia="zh-CN"/>
        </w:rPr>
        <w:t>Session Notes of AI 9.1</w:t>
      </w:r>
      <w:r w:rsidR="00BB5C39">
        <w:rPr>
          <w:rFonts w:eastAsia="DengXian"/>
          <w:lang w:eastAsia="zh-CN"/>
        </w:rPr>
        <w:tab/>
      </w:r>
      <w:r w:rsidR="00BB5C39" w:rsidRPr="00BE603B">
        <w:rPr>
          <w:rFonts w:eastAsia="DengXian"/>
          <w:lang w:eastAsia="zh-CN"/>
        </w:rPr>
        <w:t>Ad-Hoc Chair (AT&amp;T)</w:t>
      </w:r>
    </w:p>
    <w:p w14:paraId="47E89860" w14:textId="3F78781F"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272402C3" w14:textId="77777777" w:rsidR="00075F13" w:rsidRPr="00982845" w:rsidRDefault="00075F13" w:rsidP="009048F4">
      <w:pPr>
        <w:rPr>
          <w:rFonts w:eastAsia="DengXian"/>
          <w:lang w:eastAsia="zh-CN"/>
        </w:rPr>
      </w:pPr>
    </w:p>
    <w:p w14:paraId="4E083462" w14:textId="6168ADC5" w:rsidR="009048F4" w:rsidRPr="00982845" w:rsidRDefault="004710F9" w:rsidP="009048F4">
      <w:hyperlink r:id="rId629" w:history="1">
        <w:r>
          <w:rPr>
            <w:rStyle w:val="Hyperlink"/>
          </w:rPr>
          <w:t>R1-2506761</w:t>
        </w:r>
      </w:hyperlink>
      <w:r w:rsidR="009048F4" w:rsidRPr="00982845">
        <w:tab/>
        <w:t>UE Features for Rel-19 AI/ML for NR Air Interface</w:t>
      </w:r>
      <w:r w:rsidR="009048F4" w:rsidRPr="00982845">
        <w:tab/>
        <w:t>Ericsson</w:t>
      </w:r>
    </w:p>
    <w:p w14:paraId="2BCE8379" w14:textId="0EEC4906" w:rsidR="009048F4" w:rsidRPr="00982845" w:rsidRDefault="004710F9" w:rsidP="009048F4">
      <w:hyperlink r:id="rId630" w:history="1">
        <w:r>
          <w:rPr>
            <w:rStyle w:val="Hyperlink"/>
          </w:rPr>
          <w:t>R1-2506772</w:t>
        </w:r>
      </w:hyperlink>
      <w:r w:rsidR="009048F4" w:rsidRPr="00982845">
        <w:tab/>
        <w:t>Discussion on UE features for AI/ML for NR Air Interface</w:t>
      </w:r>
      <w:r w:rsidR="009048F4" w:rsidRPr="00982845">
        <w:tab/>
        <w:t>ZTE Corporation, Sanechips</w:t>
      </w:r>
    </w:p>
    <w:p w14:paraId="2C9673B4" w14:textId="1ABC9D88" w:rsidR="009048F4" w:rsidRPr="00982845" w:rsidRDefault="004710F9" w:rsidP="009048F4">
      <w:hyperlink r:id="rId631" w:history="1">
        <w:r>
          <w:rPr>
            <w:rStyle w:val="Hyperlink"/>
          </w:rPr>
          <w:t>R1-2506881</w:t>
        </w:r>
      </w:hyperlink>
      <w:r w:rsidR="009048F4" w:rsidRPr="00982845">
        <w:tab/>
        <w:t>UE features for AI/ML for NR Air Interface</w:t>
      </w:r>
      <w:r w:rsidR="009048F4" w:rsidRPr="00982845">
        <w:tab/>
        <w:t>vivo</w:t>
      </w:r>
    </w:p>
    <w:p w14:paraId="22E18374" w14:textId="34F3954D" w:rsidR="009048F4" w:rsidRPr="00982845" w:rsidRDefault="004710F9" w:rsidP="009048F4">
      <w:hyperlink r:id="rId632" w:history="1">
        <w:r>
          <w:rPr>
            <w:rStyle w:val="Hyperlink"/>
          </w:rPr>
          <w:t>R1-2506935</w:t>
        </w:r>
      </w:hyperlink>
      <w:r w:rsidR="009048F4" w:rsidRPr="00982845">
        <w:tab/>
        <w:t>UE features for AI/ML for NR air interface</w:t>
      </w:r>
      <w:r w:rsidR="009048F4" w:rsidRPr="00982845">
        <w:tab/>
        <w:t>Huawei, HiSilicon</w:t>
      </w:r>
    </w:p>
    <w:p w14:paraId="407CC26C" w14:textId="66E49D69" w:rsidR="009048F4" w:rsidRPr="00982845" w:rsidRDefault="004710F9" w:rsidP="009048F4">
      <w:hyperlink r:id="rId633" w:history="1">
        <w:r>
          <w:rPr>
            <w:rStyle w:val="Hyperlink"/>
          </w:rPr>
          <w:t>R1-2506972</w:t>
        </w:r>
      </w:hyperlink>
      <w:r w:rsidR="009048F4" w:rsidRPr="00982845">
        <w:tab/>
        <w:t>Discussion on UE features for AI/ML for NR Air Interface</w:t>
      </w:r>
      <w:r w:rsidR="009048F4" w:rsidRPr="00982845">
        <w:tab/>
        <w:t>Xiaomi</w:t>
      </w:r>
    </w:p>
    <w:p w14:paraId="0D3B7571" w14:textId="1A2D38A1" w:rsidR="009048F4" w:rsidRPr="00982845" w:rsidRDefault="004710F9" w:rsidP="009048F4">
      <w:hyperlink r:id="rId634" w:history="1">
        <w:r>
          <w:rPr>
            <w:rStyle w:val="Hyperlink"/>
          </w:rPr>
          <w:t>R1-2507004</w:t>
        </w:r>
      </w:hyperlink>
      <w:r w:rsidR="009048F4" w:rsidRPr="00982845">
        <w:tab/>
        <w:t>Discussion on UE features for AI/ML for NR air Interface</w:t>
      </w:r>
      <w:r w:rsidR="009048F4" w:rsidRPr="00982845">
        <w:tab/>
        <w:t>CMCC</w:t>
      </w:r>
    </w:p>
    <w:p w14:paraId="3D15191D" w14:textId="5FD8EF46" w:rsidR="009048F4" w:rsidRPr="00982845" w:rsidRDefault="004710F9" w:rsidP="009048F4">
      <w:hyperlink r:id="rId635" w:history="1">
        <w:r>
          <w:rPr>
            <w:rStyle w:val="Hyperlink"/>
          </w:rPr>
          <w:t>R1-2507072</w:t>
        </w:r>
      </w:hyperlink>
      <w:r w:rsidR="009048F4" w:rsidRPr="00982845">
        <w:tab/>
        <w:t>UE features for AI/ML for NR Air Interface</w:t>
      </w:r>
      <w:r w:rsidR="009048F4" w:rsidRPr="00982845">
        <w:tab/>
        <w:t>Nokia</w:t>
      </w:r>
    </w:p>
    <w:p w14:paraId="6D7135B0" w14:textId="738E8E3A" w:rsidR="009048F4" w:rsidRPr="00982845" w:rsidRDefault="004710F9" w:rsidP="009048F4">
      <w:hyperlink r:id="rId636" w:history="1">
        <w:r>
          <w:rPr>
            <w:rStyle w:val="Hyperlink"/>
          </w:rPr>
          <w:t>R1-2507100</w:t>
        </w:r>
      </w:hyperlink>
      <w:r w:rsidR="009048F4" w:rsidRPr="00982845">
        <w:tab/>
        <w:t>UE features for AI/ML for NR Air Interface</w:t>
      </w:r>
      <w:r w:rsidR="009048F4" w:rsidRPr="00982845">
        <w:tab/>
        <w:t>CATT, CICTCI</w:t>
      </w:r>
    </w:p>
    <w:p w14:paraId="2B259E12" w14:textId="546AD05F" w:rsidR="009048F4" w:rsidRPr="00982845" w:rsidRDefault="004710F9" w:rsidP="009048F4">
      <w:hyperlink r:id="rId637" w:history="1">
        <w:r>
          <w:rPr>
            <w:rStyle w:val="Hyperlink"/>
          </w:rPr>
          <w:t>R1-2507156</w:t>
        </w:r>
      </w:hyperlink>
      <w:r w:rsidR="009048F4" w:rsidRPr="00982845">
        <w:tab/>
        <w:t>UE features for AIML for NR air interface</w:t>
      </w:r>
      <w:r w:rsidR="009048F4" w:rsidRPr="00982845">
        <w:tab/>
        <w:t>OPPO</w:t>
      </w:r>
    </w:p>
    <w:p w14:paraId="5D2DD933" w14:textId="14920EF3" w:rsidR="009048F4" w:rsidRPr="00982845" w:rsidRDefault="004710F9" w:rsidP="009048F4">
      <w:hyperlink r:id="rId638" w:history="1">
        <w:r>
          <w:rPr>
            <w:rStyle w:val="Hyperlink"/>
          </w:rPr>
          <w:t>R1-2507236</w:t>
        </w:r>
      </w:hyperlink>
      <w:r w:rsidR="009048F4" w:rsidRPr="00982845">
        <w:tab/>
        <w:t>Remaining issues on UE features for AI/ML for NR air interface</w:t>
      </w:r>
      <w:r w:rsidR="009048F4" w:rsidRPr="00982845">
        <w:tab/>
        <w:t>Samsung</w:t>
      </w:r>
    </w:p>
    <w:p w14:paraId="42F2705D" w14:textId="2CBF5D72" w:rsidR="009048F4" w:rsidRPr="00982845" w:rsidRDefault="004710F9" w:rsidP="009048F4">
      <w:hyperlink r:id="rId639" w:history="1">
        <w:r>
          <w:rPr>
            <w:rStyle w:val="Hyperlink"/>
          </w:rPr>
          <w:t>R1-2507395</w:t>
        </w:r>
      </w:hyperlink>
      <w:r w:rsidR="009048F4" w:rsidRPr="00982845">
        <w:tab/>
        <w:t>Discussion on UE features for AI/ML for NR Air Interface</w:t>
      </w:r>
      <w:r w:rsidR="009048F4" w:rsidRPr="00982845">
        <w:tab/>
        <w:t>LG Electronics</w:t>
      </w:r>
    </w:p>
    <w:p w14:paraId="69CD7CC5" w14:textId="2A1CEEA7" w:rsidR="009048F4" w:rsidRPr="00982845" w:rsidRDefault="004710F9" w:rsidP="009048F4">
      <w:hyperlink r:id="rId640" w:history="1">
        <w:r>
          <w:rPr>
            <w:rStyle w:val="Hyperlink"/>
          </w:rPr>
          <w:t>R1-2507658</w:t>
        </w:r>
      </w:hyperlink>
      <w:r w:rsidR="009048F4" w:rsidRPr="00982845">
        <w:tab/>
        <w:t>Views on UE features for Rel-19 AI/ML for NR air interface</w:t>
      </w:r>
      <w:r w:rsidR="009048F4" w:rsidRPr="00982845">
        <w:tab/>
        <w:t>Apple</w:t>
      </w:r>
    </w:p>
    <w:p w14:paraId="0B387B5E" w14:textId="43114CAF" w:rsidR="009048F4" w:rsidRPr="00982845" w:rsidRDefault="004710F9" w:rsidP="009048F4">
      <w:hyperlink r:id="rId641" w:history="1">
        <w:r>
          <w:rPr>
            <w:rStyle w:val="Hyperlink"/>
          </w:rPr>
          <w:t>R1-2507704</w:t>
        </w:r>
      </w:hyperlink>
      <w:r w:rsidR="009048F4" w:rsidRPr="00982845">
        <w:tab/>
        <w:t>UE features for AI/ML air interface</w:t>
      </w:r>
      <w:r w:rsidR="009048F4" w:rsidRPr="00982845">
        <w:tab/>
        <w:t>Qualcomm Incorporated</w:t>
      </w:r>
    </w:p>
    <w:p w14:paraId="10E18AE9" w14:textId="2BF53782" w:rsidR="009048F4" w:rsidRPr="00982845" w:rsidRDefault="004710F9" w:rsidP="009048F4">
      <w:hyperlink r:id="rId642" w:history="1">
        <w:r>
          <w:rPr>
            <w:rStyle w:val="Hyperlink"/>
          </w:rPr>
          <w:t>R1-2507738</w:t>
        </w:r>
      </w:hyperlink>
      <w:r w:rsidR="009048F4" w:rsidRPr="00982845">
        <w:tab/>
        <w:t>Summary of UE features for AI/ML for NR Air Interface</w:t>
      </w:r>
      <w:r w:rsidR="009048F4" w:rsidRPr="00982845">
        <w:tab/>
        <w:t>Moderator (AT&amp;T)</w:t>
      </w:r>
    </w:p>
    <w:p w14:paraId="379AC43E" w14:textId="650BCFE8" w:rsidR="009048F4" w:rsidRPr="00982845" w:rsidRDefault="004710F9" w:rsidP="009048F4">
      <w:hyperlink r:id="rId643" w:history="1">
        <w:r>
          <w:rPr>
            <w:rStyle w:val="Hyperlink"/>
          </w:rPr>
          <w:t>R1-2507795</w:t>
        </w:r>
      </w:hyperlink>
      <w:r w:rsidR="009048F4" w:rsidRPr="00982845">
        <w:tab/>
        <w:t>Discussion on UE features for AI/ML for NR Air Interface</w:t>
      </w:r>
      <w:r w:rsidR="009048F4" w:rsidRPr="00982845">
        <w:tab/>
        <w:t>NTT DOCOMO, INC.</w:t>
      </w:r>
    </w:p>
    <w:p w14:paraId="47674FD2" w14:textId="238C9B13" w:rsidR="009048F4" w:rsidRDefault="009048F4" w:rsidP="009048F4">
      <w:pPr>
        <w:rPr>
          <w:rFonts w:eastAsia="DengXian"/>
          <w:lang w:eastAsia="zh-CN"/>
        </w:rPr>
      </w:pPr>
    </w:p>
    <w:p w14:paraId="30F6CE46" w14:textId="77777777" w:rsidR="00BE603B" w:rsidRPr="00982845" w:rsidRDefault="00BE603B" w:rsidP="009048F4">
      <w:pPr>
        <w:rPr>
          <w:rFonts w:eastAsia="DengXian"/>
          <w:lang w:eastAsia="zh-CN"/>
        </w:rPr>
      </w:pPr>
    </w:p>
    <w:p w14:paraId="616E0833"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46" w:name="_Toc210658553"/>
      <w:bookmarkStart w:id="747" w:name="_Toc210658651"/>
      <w:bookmarkStart w:id="748" w:name="_Toc210659369"/>
      <w:bookmarkStart w:id="749" w:name="_Toc211860346"/>
      <w:bookmarkStart w:id="750" w:name="_Toc211860636"/>
      <w:bookmarkStart w:id="751" w:name="_Toc211860855"/>
      <w:bookmarkStart w:id="752" w:name="_Toc211861076"/>
      <w:bookmarkStart w:id="753" w:name="_Toc211861482"/>
      <w:bookmarkStart w:id="754" w:name="_Toc211861652"/>
      <w:bookmarkStart w:id="755" w:name="_Toc211861868"/>
      <w:bookmarkStart w:id="756" w:name="_Toc211861960"/>
      <w:bookmarkStart w:id="757" w:name="_Toc211862359"/>
      <w:bookmarkStart w:id="758" w:name="_Toc211862513"/>
      <w:r w:rsidRPr="00982845">
        <w:t>UE features for NR MIMO Phase 5</w:t>
      </w:r>
      <w:bookmarkEnd w:id="746"/>
      <w:bookmarkEnd w:id="747"/>
      <w:bookmarkEnd w:id="748"/>
      <w:bookmarkEnd w:id="749"/>
      <w:bookmarkEnd w:id="750"/>
      <w:bookmarkEnd w:id="751"/>
      <w:bookmarkEnd w:id="752"/>
      <w:bookmarkEnd w:id="753"/>
      <w:bookmarkEnd w:id="754"/>
      <w:bookmarkEnd w:id="755"/>
      <w:bookmarkEnd w:id="756"/>
      <w:bookmarkEnd w:id="757"/>
      <w:bookmarkEnd w:id="758"/>
    </w:p>
    <w:p w14:paraId="553D6F5B" w14:textId="16005FCF" w:rsidR="009048F4" w:rsidRDefault="004710F9" w:rsidP="009048F4">
      <w:pPr>
        <w:rPr>
          <w:rFonts w:eastAsia="DengXian"/>
          <w:lang w:eastAsia="zh-CN"/>
        </w:rPr>
      </w:pPr>
      <w:hyperlink r:id="rId644" w:history="1">
        <w:r w:rsidRPr="00075F13">
          <w:rPr>
            <w:rStyle w:val="Hyperlink"/>
            <w:rFonts w:eastAsia="DengXian"/>
            <w:highlight w:val="green"/>
            <w:lang w:eastAsia="zh-CN"/>
          </w:rPr>
          <w:t>R1-2508081</w:t>
        </w:r>
      </w:hyperlink>
      <w:r w:rsidR="00BB5C39">
        <w:rPr>
          <w:rFonts w:eastAsia="DengXian"/>
          <w:lang w:eastAsia="zh-CN"/>
        </w:rPr>
        <w:tab/>
      </w:r>
      <w:r w:rsidR="00BB5C39" w:rsidRPr="00BE603B">
        <w:rPr>
          <w:rFonts w:eastAsia="DengXian"/>
          <w:lang w:eastAsia="zh-CN"/>
        </w:rPr>
        <w:t>Session Notes of AI 9.2</w:t>
      </w:r>
      <w:r w:rsidR="00BB5C39">
        <w:rPr>
          <w:rFonts w:eastAsia="DengXian"/>
          <w:lang w:eastAsia="zh-CN"/>
        </w:rPr>
        <w:tab/>
      </w:r>
      <w:r w:rsidR="00BB5C39" w:rsidRPr="00BE603B">
        <w:rPr>
          <w:rFonts w:eastAsia="DengXian"/>
          <w:lang w:eastAsia="zh-CN"/>
        </w:rPr>
        <w:t>Ad-Hoc Chair (AT&amp;T)</w:t>
      </w:r>
    </w:p>
    <w:p w14:paraId="1A44DEE6" w14:textId="2B8AB096"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62B458E2" w14:textId="77777777" w:rsidR="00075F13" w:rsidRPr="00982845" w:rsidRDefault="00075F13" w:rsidP="009048F4">
      <w:pPr>
        <w:rPr>
          <w:rFonts w:eastAsia="DengXian"/>
          <w:lang w:eastAsia="zh-CN"/>
        </w:rPr>
      </w:pPr>
    </w:p>
    <w:p w14:paraId="30E5E64D" w14:textId="6AD5E0AE" w:rsidR="009048F4" w:rsidRPr="00982845" w:rsidRDefault="004710F9" w:rsidP="009048F4">
      <w:hyperlink r:id="rId645" w:history="1">
        <w:r>
          <w:rPr>
            <w:rStyle w:val="Hyperlink"/>
          </w:rPr>
          <w:t>R1-2506882</w:t>
        </w:r>
      </w:hyperlink>
      <w:r w:rsidR="009048F4" w:rsidRPr="00982845">
        <w:tab/>
        <w:t>UE features for NR MIMO Phase 5</w:t>
      </w:r>
      <w:r w:rsidR="009048F4" w:rsidRPr="00982845">
        <w:tab/>
        <w:t>vivo</w:t>
      </w:r>
    </w:p>
    <w:p w14:paraId="7EC0F58E" w14:textId="33218B42" w:rsidR="009048F4" w:rsidRPr="00982845" w:rsidRDefault="004710F9" w:rsidP="009048F4">
      <w:hyperlink r:id="rId646" w:history="1">
        <w:r>
          <w:rPr>
            <w:rStyle w:val="Hyperlink"/>
          </w:rPr>
          <w:t>R1-2506924</w:t>
        </w:r>
      </w:hyperlink>
      <w:r w:rsidR="009048F4" w:rsidRPr="00982845">
        <w:tab/>
        <w:t>UE features for NR MIMO Phase 5</w:t>
      </w:r>
      <w:r w:rsidR="009048F4" w:rsidRPr="00982845">
        <w:tab/>
        <w:t>Huawei, HiSilicon</w:t>
      </w:r>
    </w:p>
    <w:p w14:paraId="4B9943C5" w14:textId="0AED4DDA" w:rsidR="009048F4" w:rsidRPr="00982845" w:rsidRDefault="004710F9" w:rsidP="009048F4">
      <w:hyperlink r:id="rId647" w:history="1">
        <w:r>
          <w:rPr>
            <w:rStyle w:val="Hyperlink"/>
          </w:rPr>
          <w:t>R1-2507038</w:t>
        </w:r>
      </w:hyperlink>
      <w:r w:rsidR="009048F4" w:rsidRPr="00982845">
        <w:tab/>
        <w:t>Discussion on UE features for NR MIMO Phase 5</w:t>
      </w:r>
      <w:r w:rsidR="009048F4" w:rsidRPr="00982845">
        <w:tab/>
        <w:t>ZTE Corporation, Sanechips</w:t>
      </w:r>
    </w:p>
    <w:p w14:paraId="51C9A7B8" w14:textId="4C4451FD" w:rsidR="009048F4" w:rsidRPr="00982845" w:rsidRDefault="004710F9" w:rsidP="009048F4">
      <w:hyperlink r:id="rId648" w:history="1">
        <w:r>
          <w:rPr>
            <w:rStyle w:val="Hyperlink"/>
          </w:rPr>
          <w:t>R1-2507073</w:t>
        </w:r>
      </w:hyperlink>
      <w:r w:rsidR="009048F4" w:rsidRPr="00982845">
        <w:tab/>
        <w:t>NR MIMO Phase 5 UE features</w:t>
      </w:r>
      <w:r w:rsidR="009048F4" w:rsidRPr="00982845">
        <w:tab/>
        <w:t>Nokia</w:t>
      </w:r>
    </w:p>
    <w:p w14:paraId="40341ECD" w14:textId="38BFF812" w:rsidR="009048F4" w:rsidRPr="00982845" w:rsidRDefault="004710F9" w:rsidP="009048F4">
      <w:hyperlink r:id="rId649" w:history="1">
        <w:r>
          <w:rPr>
            <w:rStyle w:val="Hyperlink"/>
          </w:rPr>
          <w:t>R1-2507127</w:t>
        </w:r>
      </w:hyperlink>
      <w:r w:rsidR="009048F4" w:rsidRPr="00982845">
        <w:tab/>
        <w:t>Maintenance on UE features for NR MIMO Phase 5</w:t>
      </w:r>
      <w:r w:rsidR="009048F4" w:rsidRPr="00982845">
        <w:tab/>
        <w:t>CATT</w:t>
      </w:r>
    </w:p>
    <w:p w14:paraId="2A8E79F6" w14:textId="7241B4A9" w:rsidR="009048F4" w:rsidRPr="00982845" w:rsidRDefault="004710F9" w:rsidP="009048F4">
      <w:hyperlink r:id="rId650" w:history="1">
        <w:r>
          <w:rPr>
            <w:rStyle w:val="Hyperlink"/>
          </w:rPr>
          <w:t>R1-2507160</w:t>
        </w:r>
      </w:hyperlink>
      <w:r w:rsidR="009048F4" w:rsidRPr="00982845">
        <w:tab/>
        <w:t>UE features for NR MIMO Phase 5</w:t>
      </w:r>
      <w:r w:rsidR="009048F4" w:rsidRPr="00982845">
        <w:tab/>
        <w:t>OPPO</w:t>
      </w:r>
    </w:p>
    <w:p w14:paraId="36E9A3E4" w14:textId="683A2DF3" w:rsidR="009048F4" w:rsidRPr="00982845" w:rsidRDefault="004710F9" w:rsidP="009048F4">
      <w:hyperlink r:id="rId651" w:history="1">
        <w:r>
          <w:rPr>
            <w:rStyle w:val="Hyperlink"/>
          </w:rPr>
          <w:t>R1-2507237</w:t>
        </w:r>
      </w:hyperlink>
      <w:r w:rsidR="009048F4" w:rsidRPr="00982845">
        <w:tab/>
        <w:t>UE features for NR MIMO Phase 5</w:t>
      </w:r>
      <w:r w:rsidR="009048F4" w:rsidRPr="00982845">
        <w:tab/>
        <w:t>Samsung</w:t>
      </w:r>
    </w:p>
    <w:p w14:paraId="3C412D48" w14:textId="6E173243" w:rsidR="009048F4" w:rsidRPr="00982845" w:rsidRDefault="004710F9" w:rsidP="009048F4">
      <w:hyperlink r:id="rId652" w:history="1">
        <w:r>
          <w:rPr>
            <w:rStyle w:val="Hyperlink"/>
          </w:rPr>
          <w:t>R1-2507460</w:t>
        </w:r>
      </w:hyperlink>
      <w:r w:rsidR="009048F4" w:rsidRPr="00982845">
        <w:tab/>
        <w:t>Views on UE features for NR MIMO Phase 5</w:t>
      </w:r>
      <w:r w:rsidR="009048F4" w:rsidRPr="00982845">
        <w:tab/>
        <w:t>Ofinno</w:t>
      </w:r>
    </w:p>
    <w:p w14:paraId="2B72F9A0" w14:textId="725077A7" w:rsidR="009048F4" w:rsidRPr="00982845" w:rsidRDefault="004710F9" w:rsidP="009048F4">
      <w:hyperlink r:id="rId653" w:history="1">
        <w:r>
          <w:rPr>
            <w:rStyle w:val="Hyperlink"/>
          </w:rPr>
          <w:t>R1-2507705</w:t>
        </w:r>
      </w:hyperlink>
      <w:r w:rsidR="009048F4" w:rsidRPr="00982845">
        <w:tab/>
        <w:t>UE features for NR MIMO phase 5</w:t>
      </w:r>
      <w:r w:rsidR="009048F4" w:rsidRPr="00982845">
        <w:tab/>
        <w:t>Qualcomm Incorporated</w:t>
      </w:r>
    </w:p>
    <w:p w14:paraId="74DF3A20" w14:textId="25FDFC76" w:rsidR="009048F4" w:rsidRPr="00982845" w:rsidRDefault="004710F9" w:rsidP="009048F4">
      <w:hyperlink r:id="rId654" w:history="1">
        <w:r>
          <w:rPr>
            <w:rStyle w:val="Hyperlink"/>
          </w:rPr>
          <w:t>R1-2507739</w:t>
        </w:r>
      </w:hyperlink>
      <w:r w:rsidR="009048F4" w:rsidRPr="00982845">
        <w:tab/>
        <w:t>Summary of UE features for NR MIMO Phase 5</w:t>
      </w:r>
      <w:r w:rsidR="009048F4" w:rsidRPr="00982845">
        <w:tab/>
        <w:t>Moderator (AT&amp;T)</w:t>
      </w:r>
    </w:p>
    <w:p w14:paraId="32C5D703" w14:textId="22521BDC" w:rsidR="009048F4" w:rsidRPr="00982845" w:rsidRDefault="004710F9" w:rsidP="009048F4">
      <w:hyperlink r:id="rId655" w:history="1">
        <w:r>
          <w:rPr>
            <w:rStyle w:val="Hyperlink"/>
          </w:rPr>
          <w:t>R1-2507796</w:t>
        </w:r>
      </w:hyperlink>
      <w:r w:rsidR="009048F4" w:rsidRPr="00982845">
        <w:tab/>
        <w:t>Discussion on MIMO UE features</w:t>
      </w:r>
      <w:r w:rsidR="009048F4" w:rsidRPr="00982845">
        <w:tab/>
        <w:t>NTT DOCOMO, INC.</w:t>
      </w:r>
    </w:p>
    <w:p w14:paraId="6AD64B74" w14:textId="25A72FC7" w:rsidR="009048F4" w:rsidRPr="00982845" w:rsidRDefault="004710F9" w:rsidP="009048F4">
      <w:hyperlink r:id="rId656" w:history="1">
        <w:r>
          <w:rPr>
            <w:rStyle w:val="Hyperlink"/>
          </w:rPr>
          <w:t>R1-2507863</w:t>
        </w:r>
      </w:hyperlink>
      <w:r w:rsidR="009048F4" w:rsidRPr="00982845">
        <w:tab/>
        <w:t>Discussion on UE features for NR MIMO Phase 5</w:t>
      </w:r>
      <w:r w:rsidR="009048F4" w:rsidRPr="00982845">
        <w:tab/>
        <w:t>Ericsson</w:t>
      </w:r>
    </w:p>
    <w:p w14:paraId="3A199847" w14:textId="0D3B67F6" w:rsidR="009048F4" w:rsidRDefault="004710F9" w:rsidP="00BE603B">
      <w:pPr>
        <w:rPr>
          <w:rFonts w:eastAsia="DengXian"/>
          <w:lang w:eastAsia="zh-CN"/>
        </w:rPr>
      </w:pPr>
      <w:hyperlink r:id="rId657" w:history="1">
        <w:r>
          <w:rPr>
            <w:rStyle w:val="Hyperlink"/>
            <w:rFonts w:eastAsia="DengXian"/>
            <w:lang w:eastAsia="zh-CN"/>
          </w:rPr>
          <w:t>R1-2508163</w:t>
        </w:r>
      </w:hyperlink>
      <w:r w:rsidR="00A15DF5">
        <w:rPr>
          <w:rFonts w:eastAsia="DengXian"/>
          <w:lang w:eastAsia="zh-CN"/>
        </w:rPr>
        <w:tab/>
      </w:r>
      <w:r w:rsidR="00A15DF5" w:rsidRPr="00A15DF5">
        <w:rPr>
          <w:rFonts w:eastAsia="DengXian"/>
          <w:lang w:eastAsia="zh-CN"/>
        </w:rPr>
        <w:t>Summary of LS on per band and per BC capability discussions</w:t>
      </w:r>
      <w:r w:rsidR="00A15DF5">
        <w:rPr>
          <w:rFonts w:eastAsia="DengXian"/>
          <w:lang w:eastAsia="zh-CN"/>
        </w:rPr>
        <w:tab/>
      </w:r>
      <w:r w:rsidR="00A15DF5">
        <w:rPr>
          <w:rFonts w:eastAsia="DengXian"/>
          <w:lang w:eastAsia="zh-CN"/>
        </w:rPr>
        <w:tab/>
      </w:r>
      <w:r w:rsidR="00A15DF5" w:rsidRPr="00A15DF5">
        <w:rPr>
          <w:rFonts w:eastAsia="DengXian"/>
          <w:lang w:eastAsia="zh-CN"/>
        </w:rPr>
        <w:t>Moderator (AT&amp;T)</w:t>
      </w:r>
    </w:p>
    <w:p w14:paraId="51E9CDD6" w14:textId="77777777" w:rsidR="00A15DF5" w:rsidRPr="00982845" w:rsidRDefault="00A15DF5" w:rsidP="00BE603B">
      <w:pPr>
        <w:rPr>
          <w:rFonts w:eastAsia="DengXian"/>
          <w:lang w:eastAsia="zh-CN"/>
        </w:rPr>
      </w:pPr>
    </w:p>
    <w:p w14:paraId="02F3AE71"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59" w:name="_Toc210658554"/>
      <w:bookmarkStart w:id="760" w:name="_Toc210658652"/>
      <w:bookmarkStart w:id="761" w:name="_Toc210659370"/>
      <w:bookmarkStart w:id="762" w:name="_Toc211860347"/>
      <w:bookmarkStart w:id="763" w:name="_Toc211860637"/>
      <w:bookmarkStart w:id="764" w:name="_Toc211860856"/>
      <w:bookmarkStart w:id="765" w:name="_Toc211861077"/>
      <w:bookmarkStart w:id="766" w:name="_Toc211861483"/>
      <w:bookmarkStart w:id="767" w:name="_Toc211861653"/>
      <w:bookmarkStart w:id="768" w:name="_Toc211861869"/>
      <w:bookmarkStart w:id="769" w:name="_Toc211861961"/>
      <w:bookmarkStart w:id="770" w:name="_Toc211862360"/>
      <w:bookmarkStart w:id="771" w:name="_Toc211862514"/>
      <w:r w:rsidRPr="00982845">
        <w:t>UE features for evolution of NR duplex operation: SBFD</w:t>
      </w:r>
      <w:bookmarkEnd w:id="759"/>
      <w:bookmarkEnd w:id="760"/>
      <w:bookmarkEnd w:id="761"/>
      <w:bookmarkEnd w:id="762"/>
      <w:bookmarkEnd w:id="763"/>
      <w:bookmarkEnd w:id="764"/>
      <w:bookmarkEnd w:id="765"/>
      <w:bookmarkEnd w:id="766"/>
      <w:bookmarkEnd w:id="767"/>
      <w:bookmarkEnd w:id="768"/>
      <w:bookmarkEnd w:id="769"/>
      <w:bookmarkEnd w:id="770"/>
      <w:bookmarkEnd w:id="771"/>
    </w:p>
    <w:p w14:paraId="5977E5F0" w14:textId="05BA5CC0" w:rsidR="009048F4" w:rsidRDefault="004710F9" w:rsidP="009048F4">
      <w:hyperlink r:id="rId658" w:history="1">
        <w:r w:rsidRPr="00075F13">
          <w:rPr>
            <w:rStyle w:val="Hyperlink"/>
            <w:highlight w:val="green"/>
          </w:rPr>
          <w:t>R1-2507966</w:t>
        </w:r>
      </w:hyperlink>
      <w:r w:rsidR="00BB5C39">
        <w:tab/>
      </w:r>
      <w:r w:rsidR="00BB5C39" w:rsidRPr="003217F9">
        <w:t>Session Notes of AI 9.3</w:t>
      </w:r>
      <w:r w:rsidR="00BB5C39">
        <w:tab/>
      </w:r>
      <w:r w:rsidR="00BB5C39" w:rsidRPr="003217F9">
        <w:t>Ad-Hoc Chair (NTT DOCOMO, INC.)</w:t>
      </w:r>
    </w:p>
    <w:p w14:paraId="2C35CD55" w14:textId="3BC2B9D5"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34A155F9" w14:textId="77777777" w:rsidR="00075F13" w:rsidRPr="00982845" w:rsidRDefault="00075F13" w:rsidP="009048F4">
      <w:pPr>
        <w:rPr>
          <w:rFonts w:eastAsia="DengXian"/>
          <w:lang w:eastAsia="zh-CN"/>
        </w:rPr>
      </w:pPr>
    </w:p>
    <w:p w14:paraId="67BD0D91" w14:textId="55B08EBF" w:rsidR="009048F4" w:rsidRPr="00982845" w:rsidRDefault="004710F9" w:rsidP="009048F4">
      <w:hyperlink r:id="rId659" w:history="1">
        <w:r>
          <w:rPr>
            <w:rStyle w:val="Hyperlink"/>
          </w:rPr>
          <w:t>R1-2506773</w:t>
        </w:r>
      </w:hyperlink>
      <w:r w:rsidR="009048F4" w:rsidRPr="00982845">
        <w:tab/>
        <w:t>Discussion on UE features for SBFD</w:t>
      </w:r>
      <w:r w:rsidR="009048F4" w:rsidRPr="00982845">
        <w:tab/>
        <w:t>ZTE Corporation, Sanechips</w:t>
      </w:r>
    </w:p>
    <w:p w14:paraId="5ABE5B4D" w14:textId="6D7817EB" w:rsidR="009048F4" w:rsidRPr="00982845" w:rsidRDefault="004710F9" w:rsidP="009048F4">
      <w:hyperlink r:id="rId660" w:history="1">
        <w:r>
          <w:rPr>
            <w:rStyle w:val="Hyperlink"/>
          </w:rPr>
          <w:t>R1-2506801</w:t>
        </w:r>
      </w:hyperlink>
      <w:r w:rsidR="009048F4" w:rsidRPr="00982845">
        <w:tab/>
        <w:t>Discussion on UE features for SBFD</w:t>
      </w:r>
      <w:r w:rsidR="009048F4" w:rsidRPr="00982845">
        <w:tab/>
        <w:t>Spreadtrum, UNISOC</w:t>
      </w:r>
    </w:p>
    <w:p w14:paraId="53C17AD4" w14:textId="0B7E5827" w:rsidR="009048F4" w:rsidRPr="00982845" w:rsidRDefault="004710F9" w:rsidP="009048F4">
      <w:hyperlink r:id="rId661" w:history="1">
        <w:r>
          <w:rPr>
            <w:rStyle w:val="Hyperlink"/>
          </w:rPr>
          <w:t>R1-2506883</w:t>
        </w:r>
      </w:hyperlink>
      <w:r w:rsidR="009048F4" w:rsidRPr="00982845">
        <w:tab/>
        <w:t>UE features for evolution of NR duplex operation: SBFD</w:t>
      </w:r>
      <w:r w:rsidR="009048F4" w:rsidRPr="00982845">
        <w:tab/>
        <w:t>vivo</w:t>
      </w:r>
    </w:p>
    <w:p w14:paraId="4091F966" w14:textId="60C861DE" w:rsidR="009048F4" w:rsidRPr="00982845" w:rsidRDefault="004710F9" w:rsidP="009048F4">
      <w:hyperlink r:id="rId662" w:history="1">
        <w:r>
          <w:rPr>
            <w:rStyle w:val="Hyperlink"/>
          </w:rPr>
          <w:t>R1-2506949</w:t>
        </w:r>
      </w:hyperlink>
      <w:r w:rsidR="009048F4" w:rsidRPr="00982845">
        <w:tab/>
        <w:t>UE features for evolution of NR duplex operation</w:t>
      </w:r>
      <w:r w:rsidR="009048F4" w:rsidRPr="00982845">
        <w:tab/>
        <w:t>Huawei, HiSilicon</w:t>
      </w:r>
    </w:p>
    <w:p w14:paraId="3B19847D" w14:textId="4B0293A2" w:rsidR="009048F4" w:rsidRPr="00982845" w:rsidRDefault="004710F9" w:rsidP="009048F4">
      <w:hyperlink r:id="rId663" w:history="1">
        <w:r>
          <w:rPr>
            <w:rStyle w:val="Hyperlink"/>
          </w:rPr>
          <w:t>R1-2506973</w:t>
        </w:r>
      </w:hyperlink>
      <w:r w:rsidR="009048F4" w:rsidRPr="00982845">
        <w:tab/>
        <w:t>UE features for Rel-19 SBFD operation</w:t>
      </w:r>
      <w:r w:rsidR="009048F4" w:rsidRPr="00982845">
        <w:tab/>
        <w:t>Xiaomi</w:t>
      </w:r>
    </w:p>
    <w:p w14:paraId="5CFC7F5B" w14:textId="332372D7" w:rsidR="009048F4" w:rsidRPr="00982845" w:rsidRDefault="004710F9" w:rsidP="009048F4">
      <w:hyperlink r:id="rId664" w:history="1">
        <w:r>
          <w:rPr>
            <w:rStyle w:val="Hyperlink"/>
          </w:rPr>
          <w:t>R1-2507074</w:t>
        </w:r>
      </w:hyperlink>
      <w:r w:rsidR="009048F4" w:rsidRPr="00982845">
        <w:tab/>
        <w:t>SBFD UE features</w:t>
      </w:r>
      <w:r w:rsidR="009048F4" w:rsidRPr="00982845">
        <w:tab/>
        <w:t>Nokia</w:t>
      </w:r>
    </w:p>
    <w:p w14:paraId="5DAEBEFE" w14:textId="57440621" w:rsidR="009048F4" w:rsidRPr="00982845" w:rsidRDefault="004710F9" w:rsidP="009048F4">
      <w:hyperlink r:id="rId665" w:history="1">
        <w:r>
          <w:rPr>
            <w:rStyle w:val="Hyperlink"/>
          </w:rPr>
          <w:t>R1-2507101</w:t>
        </w:r>
      </w:hyperlink>
      <w:r w:rsidR="009048F4" w:rsidRPr="00982845">
        <w:tab/>
        <w:t>UE features for SBFD</w:t>
      </w:r>
      <w:r w:rsidR="009048F4" w:rsidRPr="00982845">
        <w:tab/>
        <w:t>CATT</w:t>
      </w:r>
    </w:p>
    <w:p w14:paraId="13E1F68F" w14:textId="160A9FCF" w:rsidR="009048F4" w:rsidRPr="00982845" w:rsidRDefault="004710F9" w:rsidP="009048F4">
      <w:hyperlink r:id="rId666" w:history="1">
        <w:r>
          <w:rPr>
            <w:rStyle w:val="Hyperlink"/>
          </w:rPr>
          <w:t>R1-2507150</w:t>
        </w:r>
      </w:hyperlink>
      <w:r w:rsidR="009048F4" w:rsidRPr="00982845">
        <w:tab/>
        <w:t>Discussion on UE features for Rel-19 NR Duplex</w:t>
      </w:r>
      <w:r w:rsidR="009048F4" w:rsidRPr="00982845">
        <w:tab/>
        <w:t>OPPO</w:t>
      </w:r>
    </w:p>
    <w:p w14:paraId="5EBC8F15" w14:textId="03834A4D" w:rsidR="009048F4" w:rsidRPr="00982845" w:rsidRDefault="004710F9" w:rsidP="009048F4">
      <w:hyperlink r:id="rId667" w:history="1">
        <w:r>
          <w:rPr>
            <w:rStyle w:val="Hyperlink"/>
          </w:rPr>
          <w:t>R1-2507238</w:t>
        </w:r>
      </w:hyperlink>
      <w:r w:rsidR="009048F4" w:rsidRPr="00982845">
        <w:tab/>
        <w:t>UE features for NR duplex operation</w:t>
      </w:r>
      <w:r w:rsidR="009048F4" w:rsidRPr="00982845">
        <w:tab/>
        <w:t>Samsung</w:t>
      </w:r>
    </w:p>
    <w:p w14:paraId="02CA0F3F" w14:textId="1E73B771" w:rsidR="009048F4" w:rsidRPr="00982845" w:rsidRDefault="004710F9" w:rsidP="009048F4">
      <w:hyperlink r:id="rId668" w:history="1">
        <w:r>
          <w:rPr>
            <w:rStyle w:val="Hyperlink"/>
          </w:rPr>
          <w:t>R1-2507461</w:t>
        </w:r>
      </w:hyperlink>
      <w:r w:rsidR="009048F4" w:rsidRPr="00982845">
        <w:tab/>
        <w:t>Discussion on UE features for evolution of NR duplex operation: SBFD</w:t>
      </w:r>
      <w:r w:rsidR="009048F4" w:rsidRPr="00982845">
        <w:tab/>
        <w:t>Ofinno</w:t>
      </w:r>
    </w:p>
    <w:p w14:paraId="1CB7859B" w14:textId="00CECB96" w:rsidR="009048F4" w:rsidRPr="00982845" w:rsidRDefault="004710F9" w:rsidP="009048F4">
      <w:hyperlink r:id="rId669" w:history="1">
        <w:r>
          <w:rPr>
            <w:rStyle w:val="Hyperlink"/>
          </w:rPr>
          <w:t>R1-2507575</w:t>
        </w:r>
      </w:hyperlink>
      <w:r w:rsidR="009048F4" w:rsidRPr="00982845">
        <w:tab/>
        <w:t>UE features for evolution of NR duplex operation</w:t>
      </w:r>
      <w:r w:rsidR="009048F4" w:rsidRPr="00982845">
        <w:tab/>
        <w:t>MediaTek Inc.</w:t>
      </w:r>
    </w:p>
    <w:p w14:paraId="478D5B1C" w14:textId="4620645B" w:rsidR="009048F4" w:rsidRPr="00982845" w:rsidRDefault="004710F9" w:rsidP="009048F4">
      <w:hyperlink r:id="rId670" w:history="1">
        <w:r>
          <w:rPr>
            <w:rStyle w:val="Hyperlink"/>
          </w:rPr>
          <w:t>R1-2507638</w:t>
        </w:r>
      </w:hyperlink>
      <w:r w:rsidR="009048F4" w:rsidRPr="00982845">
        <w:tab/>
        <w:t>On UE features for evolution of NR duplex operation</w:t>
      </w:r>
      <w:r w:rsidR="009048F4" w:rsidRPr="00982845">
        <w:tab/>
        <w:t>Google</w:t>
      </w:r>
    </w:p>
    <w:p w14:paraId="14ED1CD0" w14:textId="54FA6DD2" w:rsidR="009048F4" w:rsidRPr="00982845" w:rsidRDefault="004710F9" w:rsidP="009048F4">
      <w:hyperlink r:id="rId671" w:history="1">
        <w:r>
          <w:rPr>
            <w:rStyle w:val="Hyperlink"/>
          </w:rPr>
          <w:t>R1-2507753</w:t>
        </w:r>
      </w:hyperlink>
      <w:r w:rsidR="009048F4" w:rsidRPr="00982845">
        <w:tab/>
        <w:t>UE features for evolution of NR duplex operation</w:t>
      </w:r>
      <w:r w:rsidR="009048F4" w:rsidRPr="00982845">
        <w:tab/>
        <w:t>Qualcomm Incorporated</w:t>
      </w:r>
    </w:p>
    <w:p w14:paraId="677710A8" w14:textId="492A061A" w:rsidR="009048F4" w:rsidRPr="00982845" w:rsidRDefault="004710F9" w:rsidP="009048F4">
      <w:hyperlink r:id="rId672" w:history="1">
        <w:r>
          <w:rPr>
            <w:rStyle w:val="Hyperlink"/>
          </w:rPr>
          <w:t>R1-2507760</w:t>
        </w:r>
      </w:hyperlink>
      <w:r w:rsidR="009048F4" w:rsidRPr="00982845">
        <w:tab/>
        <w:t>UE features for SBFD</w:t>
      </w:r>
      <w:r w:rsidR="009048F4" w:rsidRPr="00982845">
        <w:tab/>
        <w:t>Ericsson</w:t>
      </w:r>
    </w:p>
    <w:p w14:paraId="5DC6E69B" w14:textId="2CE0129C" w:rsidR="009048F4" w:rsidRDefault="004710F9" w:rsidP="009048F4">
      <w:hyperlink r:id="rId673" w:history="1">
        <w:r>
          <w:rPr>
            <w:rStyle w:val="Hyperlink"/>
          </w:rPr>
          <w:t>R1-2507797</w:t>
        </w:r>
      </w:hyperlink>
      <w:r w:rsidR="009048F4" w:rsidRPr="00982845">
        <w:tab/>
        <w:t>Discussion on UE features for evolution of NR duplex operation</w:t>
      </w:r>
      <w:r w:rsidR="009048F4" w:rsidRPr="00982845">
        <w:tab/>
        <w:t>NTT DOCOMO, INC.</w:t>
      </w:r>
    </w:p>
    <w:p w14:paraId="61CC366E" w14:textId="597CA6D3" w:rsidR="003217F9" w:rsidRDefault="004710F9" w:rsidP="009048F4">
      <w:hyperlink r:id="rId674" w:history="1">
        <w:r>
          <w:rPr>
            <w:rStyle w:val="Hyperlink"/>
          </w:rPr>
          <w:t>R1-2507965</w:t>
        </w:r>
      </w:hyperlink>
      <w:r w:rsidR="003217F9">
        <w:tab/>
      </w:r>
      <w:r w:rsidR="003217F9" w:rsidRPr="003217F9">
        <w:t>Summary of discussion on Rel-19 NR UE features for SBFD</w:t>
      </w:r>
      <w:r w:rsidR="003217F9">
        <w:tab/>
      </w:r>
      <w:r w:rsidR="003217F9" w:rsidRPr="003217F9">
        <w:t>Moderator (NTT DOCOMO, INC.)</w:t>
      </w:r>
    </w:p>
    <w:p w14:paraId="32899F87" w14:textId="77777777" w:rsidR="009048F4" w:rsidRPr="00982845" w:rsidRDefault="009048F4" w:rsidP="009048F4">
      <w:pPr>
        <w:rPr>
          <w:rFonts w:eastAsia="DengXian"/>
          <w:lang w:eastAsia="zh-CN"/>
        </w:rPr>
      </w:pPr>
    </w:p>
    <w:p w14:paraId="64B9C200"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72" w:name="_Toc210658555"/>
      <w:bookmarkStart w:id="773" w:name="_Toc210658653"/>
      <w:bookmarkStart w:id="774" w:name="_Toc210659371"/>
      <w:bookmarkStart w:id="775" w:name="_Toc211860348"/>
      <w:bookmarkStart w:id="776" w:name="_Toc211860638"/>
      <w:bookmarkStart w:id="777" w:name="_Toc211860857"/>
      <w:bookmarkStart w:id="778" w:name="_Toc211861078"/>
      <w:bookmarkStart w:id="779" w:name="_Toc211861484"/>
      <w:bookmarkStart w:id="780" w:name="_Toc211861654"/>
      <w:bookmarkStart w:id="781" w:name="_Toc211861870"/>
      <w:bookmarkStart w:id="782" w:name="_Toc211861962"/>
      <w:bookmarkStart w:id="783" w:name="_Toc211862361"/>
      <w:bookmarkStart w:id="784" w:name="_Toc211862515"/>
      <w:r w:rsidRPr="00982845">
        <w:t>UE features for enhancements of network energy savings for NR</w:t>
      </w:r>
      <w:bookmarkEnd w:id="772"/>
      <w:bookmarkEnd w:id="773"/>
      <w:bookmarkEnd w:id="774"/>
      <w:bookmarkEnd w:id="775"/>
      <w:bookmarkEnd w:id="776"/>
      <w:bookmarkEnd w:id="777"/>
      <w:bookmarkEnd w:id="778"/>
      <w:bookmarkEnd w:id="779"/>
      <w:bookmarkEnd w:id="780"/>
      <w:bookmarkEnd w:id="781"/>
      <w:bookmarkEnd w:id="782"/>
      <w:bookmarkEnd w:id="783"/>
      <w:bookmarkEnd w:id="784"/>
    </w:p>
    <w:p w14:paraId="45547089" w14:textId="7D879F1F" w:rsidR="009048F4" w:rsidRDefault="004710F9" w:rsidP="009048F4">
      <w:pPr>
        <w:rPr>
          <w:rFonts w:eastAsia="DengXian"/>
          <w:lang w:eastAsia="zh-CN"/>
        </w:rPr>
      </w:pPr>
      <w:hyperlink r:id="rId675" w:history="1">
        <w:r>
          <w:rPr>
            <w:rStyle w:val="Hyperlink"/>
            <w:rFonts w:eastAsia="DengXian"/>
            <w:highlight w:val="red"/>
            <w:lang w:eastAsia="zh-CN"/>
          </w:rPr>
          <w:t>R1-2508082</w:t>
        </w:r>
      </w:hyperlink>
      <w:r w:rsidR="00BB5C39">
        <w:rPr>
          <w:rFonts w:eastAsia="DengXian"/>
          <w:lang w:eastAsia="zh-CN"/>
        </w:rPr>
        <w:tab/>
      </w:r>
      <w:r w:rsidR="00BB5C39" w:rsidRPr="00BE603B">
        <w:rPr>
          <w:rFonts w:eastAsia="DengXian"/>
          <w:lang w:eastAsia="zh-CN"/>
        </w:rPr>
        <w:t>Session Notes of AI 9.4</w:t>
      </w:r>
      <w:r w:rsidR="00BB5C39">
        <w:rPr>
          <w:rFonts w:eastAsia="DengXian"/>
          <w:lang w:eastAsia="zh-CN"/>
        </w:rPr>
        <w:tab/>
      </w:r>
      <w:r w:rsidR="00BB5C39" w:rsidRPr="00BE603B">
        <w:rPr>
          <w:rFonts w:eastAsia="DengXian"/>
          <w:lang w:eastAsia="zh-CN"/>
        </w:rPr>
        <w:t>Ad-Hoc Chair (AT&amp;T)</w:t>
      </w:r>
    </w:p>
    <w:p w14:paraId="5B7956E2" w14:textId="104D6560" w:rsidR="00BB5C39" w:rsidRPr="00982845" w:rsidRDefault="009B5358" w:rsidP="009048F4">
      <w:pPr>
        <w:rPr>
          <w:rFonts w:eastAsia="DengXian"/>
          <w:lang w:eastAsia="zh-CN"/>
        </w:rPr>
      </w:pPr>
      <w:r w:rsidRPr="009B5358">
        <w:rPr>
          <w:rFonts w:eastAsia="DengXian"/>
          <w:b/>
          <w:bCs/>
          <w:lang w:eastAsia="zh-CN"/>
        </w:rPr>
        <w:t xml:space="preserve">Decision: </w:t>
      </w:r>
      <w:r>
        <w:rPr>
          <w:rFonts w:eastAsia="DengXian"/>
          <w:lang w:eastAsia="zh-CN"/>
        </w:rPr>
        <w:t>This was withdrawn.</w:t>
      </w:r>
    </w:p>
    <w:p w14:paraId="536E1F3F" w14:textId="2731222C" w:rsidR="009048F4" w:rsidRPr="00982845" w:rsidRDefault="004710F9" w:rsidP="009048F4">
      <w:hyperlink r:id="rId676" w:history="1">
        <w:r>
          <w:rPr>
            <w:rStyle w:val="Hyperlink"/>
          </w:rPr>
          <w:t>R1-2507135</w:t>
        </w:r>
      </w:hyperlink>
      <w:r w:rsidR="009048F4" w:rsidRPr="00982845">
        <w:tab/>
        <w:t>Discussion on UE features for enhancements of network energy savings for NR</w:t>
      </w:r>
      <w:r w:rsidR="009048F4" w:rsidRPr="00982845">
        <w:tab/>
        <w:t>OPPO</w:t>
      </w:r>
    </w:p>
    <w:p w14:paraId="42B187CE" w14:textId="0ECDE5EF" w:rsidR="009048F4" w:rsidRPr="00982845" w:rsidRDefault="004710F9" w:rsidP="009048F4">
      <w:hyperlink r:id="rId677" w:history="1">
        <w:r>
          <w:rPr>
            <w:rStyle w:val="Hyperlink"/>
          </w:rPr>
          <w:t>R1-2507640</w:t>
        </w:r>
      </w:hyperlink>
      <w:r w:rsidR="009048F4" w:rsidRPr="00982845">
        <w:tab/>
        <w:t>UE features for R19 NES</w:t>
      </w:r>
      <w:r w:rsidR="009048F4" w:rsidRPr="00982845">
        <w:tab/>
        <w:t>Ericsson</w:t>
      </w:r>
    </w:p>
    <w:p w14:paraId="2FB3D476" w14:textId="7DFE5695" w:rsidR="009048F4" w:rsidRPr="00982845" w:rsidRDefault="004710F9" w:rsidP="009048F4">
      <w:pPr>
        <w:rPr>
          <w:rFonts w:eastAsia="DengXian"/>
          <w:color w:val="AEAAAA"/>
          <w:lang w:eastAsia="zh-CN"/>
        </w:rPr>
      </w:pPr>
      <w:hyperlink r:id="rId678" w:history="1">
        <w:r>
          <w:rPr>
            <w:rStyle w:val="Hyperlink"/>
          </w:rPr>
          <w:t>R1-2507659</w:t>
        </w:r>
      </w:hyperlink>
      <w:r w:rsidR="009048F4" w:rsidRPr="00982845">
        <w:rPr>
          <w:color w:val="AEAAAA"/>
        </w:rPr>
        <w:tab/>
        <w:t>Views on UE features for Rel-19 NES</w:t>
      </w:r>
      <w:r w:rsidR="009048F4" w:rsidRPr="00982845">
        <w:rPr>
          <w:color w:val="AEAAAA"/>
        </w:rPr>
        <w:tab/>
        <w:t>Apple</w:t>
      </w:r>
    </w:p>
    <w:p w14:paraId="20EA788D" w14:textId="77777777" w:rsidR="009048F4" w:rsidRPr="00982845" w:rsidRDefault="009048F4" w:rsidP="009048F4">
      <w:pPr>
        <w:rPr>
          <w:rFonts w:eastAsia="DengXian"/>
          <w:color w:val="AEAAAA"/>
          <w:lang w:eastAsia="zh-CN"/>
        </w:rPr>
      </w:pPr>
      <w:r w:rsidRPr="00982845">
        <w:rPr>
          <w:rFonts w:eastAsia="DengXian"/>
          <w:color w:val="AEAAAA"/>
          <w:lang w:eastAsia="zh-CN"/>
        </w:rPr>
        <w:tab/>
      </w:r>
      <w:r w:rsidRPr="00982845">
        <w:rPr>
          <w:rFonts w:eastAsia="DengXian"/>
          <w:color w:val="AEAAAA"/>
          <w:lang w:eastAsia="zh-CN"/>
        </w:rPr>
        <w:tab/>
      </w:r>
      <w:r w:rsidRPr="00982845">
        <w:rPr>
          <w:rFonts w:eastAsia="DengXian"/>
          <w:color w:val="AEAAAA"/>
          <w:highlight w:val="yellow"/>
          <w:lang w:eastAsia="zh-CN"/>
        </w:rPr>
        <w:t>(Withdrawn)</w:t>
      </w:r>
    </w:p>
    <w:p w14:paraId="5E1F9037" w14:textId="01EA8026" w:rsidR="009048F4" w:rsidRPr="00982845" w:rsidRDefault="004710F9" w:rsidP="009048F4">
      <w:hyperlink r:id="rId679" w:history="1">
        <w:r>
          <w:rPr>
            <w:rStyle w:val="Hyperlink"/>
          </w:rPr>
          <w:t>R1-2507740</w:t>
        </w:r>
      </w:hyperlink>
      <w:r w:rsidR="009048F4" w:rsidRPr="00982845">
        <w:tab/>
        <w:t>Summary of UE features for enhancements of network energy savings for NR</w:t>
      </w:r>
      <w:r w:rsidR="009048F4" w:rsidRPr="00982845">
        <w:tab/>
        <w:t>Moderator (AT&amp;T)</w:t>
      </w:r>
    </w:p>
    <w:p w14:paraId="7BEC6365" w14:textId="2F30C845" w:rsidR="009048F4" w:rsidRPr="00982845" w:rsidRDefault="009048F4" w:rsidP="00BE603B">
      <w:pPr>
        <w:rPr>
          <w:rFonts w:eastAsia="DengXian"/>
          <w:lang w:eastAsia="zh-CN"/>
        </w:rPr>
      </w:pPr>
    </w:p>
    <w:p w14:paraId="36AE1C98"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85" w:name="_Toc210658556"/>
      <w:bookmarkStart w:id="786" w:name="_Toc210658654"/>
      <w:bookmarkStart w:id="787" w:name="_Toc210659372"/>
      <w:bookmarkStart w:id="788" w:name="_Toc211860349"/>
      <w:bookmarkStart w:id="789" w:name="_Toc211860639"/>
      <w:bookmarkStart w:id="790" w:name="_Toc211860858"/>
      <w:bookmarkStart w:id="791" w:name="_Toc211861079"/>
      <w:bookmarkStart w:id="792" w:name="_Toc211861485"/>
      <w:bookmarkStart w:id="793" w:name="_Toc211861655"/>
      <w:bookmarkStart w:id="794" w:name="_Toc211861871"/>
      <w:bookmarkStart w:id="795" w:name="_Toc211861963"/>
      <w:bookmarkStart w:id="796" w:name="_Toc211862362"/>
      <w:bookmarkStart w:id="797" w:name="_Toc211862516"/>
      <w:r w:rsidRPr="00982845">
        <w:lastRenderedPageBreak/>
        <w:t>UE features for LP-WUS/WUR for NR</w:t>
      </w:r>
      <w:bookmarkEnd w:id="785"/>
      <w:bookmarkEnd w:id="786"/>
      <w:bookmarkEnd w:id="787"/>
      <w:bookmarkEnd w:id="788"/>
      <w:bookmarkEnd w:id="789"/>
      <w:bookmarkEnd w:id="790"/>
      <w:bookmarkEnd w:id="791"/>
      <w:bookmarkEnd w:id="792"/>
      <w:bookmarkEnd w:id="793"/>
      <w:bookmarkEnd w:id="794"/>
      <w:bookmarkEnd w:id="795"/>
      <w:bookmarkEnd w:id="796"/>
      <w:bookmarkEnd w:id="797"/>
    </w:p>
    <w:p w14:paraId="508BB348" w14:textId="49625133" w:rsidR="009048F4" w:rsidRDefault="004710F9" w:rsidP="009048F4">
      <w:hyperlink r:id="rId680" w:history="1">
        <w:r w:rsidRPr="00075F13">
          <w:rPr>
            <w:rStyle w:val="Hyperlink"/>
            <w:highlight w:val="green"/>
          </w:rPr>
          <w:t>R1-2507968</w:t>
        </w:r>
      </w:hyperlink>
      <w:r w:rsidR="00BB5C39">
        <w:tab/>
      </w:r>
      <w:r w:rsidR="00BB5C39" w:rsidRPr="003217F9">
        <w:t>Session Notes of AI 9.5</w:t>
      </w:r>
      <w:r w:rsidR="00BB5C39">
        <w:tab/>
      </w:r>
      <w:r w:rsidR="00BB5C39" w:rsidRPr="003217F9">
        <w:t>Ad-Hoc Chair (NTT DOCOMO, INC.)</w:t>
      </w:r>
    </w:p>
    <w:p w14:paraId="07D80D0D" w14:textId="2C6C0F58"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61B4265D" w14:textId="77777777" w:rsidR="00075F13" w:rsidRPr="00982845" w:rsidRDefault="00075F13" w:rsidP="009048F4">
      <w:pPr>
        <w:rPr>
          <w:rFonts w:eastAsia="DengXian"/>
          <w:lang w:eastAsia="zh-CN"/>
        </w:rPr>
      </w:pPr>
    </w:p>
    <w:p w14:paraId="1A69B69D" w14:textId="7042B445" w:rsidR="009048F4" w:rsidRPr="00982845" w:rsidRDefault="004710F9" w:rsidP="009048F4">
      <w:hyperlink r:id="rId681" w:history="1">
        <w:r>
          <w:rPr>
            <w:rStyle w:val="Hyperlink"/>
          </w:rPr>
          <w:t>R1-2506826</w:t>
        </w:r>
      </w:hyperlink>
      <w:r w:rsidR="009048F4" w:rsidRPr="00982845">
        <w:tab/>
        <w:t>Discussion on WUR features</w:t>
      </w:r>
      <w:r w:rsidR="009048F4" w:rsidRPr="00982845">
        <w:tab/>
        <w:t>ZTE Corporation, Sanechips</w:t>
      </w:r>
    </w:p>
    <w:p w14:paraId="648F5643" w14:textId="7590EB3C" w:rsidR="009048F4" w:rsidRPr="00982845" w:rsidRDefault="004710F9" w:rsidP="009048F4">
      <w:hyperlink r:id="rId682" w:history="1">
        <w:r>
          <w:rPr>
            <w:rStyle w:val="Hyperlink"/>
          </w:rPr>
          <w:t>R1-2506884</w:t>
        </w:r>
      </w:hyperlink>
      <w:r w:rsidR="009048F4" w:rsidRPr="00982845">
        <w:tab/>
        <w:t>UE feature for Rel-19 LP-WUS/WUR</w:t>
      </w:r>
      <w:r w:rsidR="009048F4" w:rsidRPr="00982845">
        <w:tab/>
        <w:t>vivo</w:t>
      </w:r>
    </w:p>
    <w:p w14:paraId="69ED2F24" w14:textId="6CBAE008" w:rsidR="009048F4" w:rsidRPr="00982845" w:rsidRDefault="004710F9" w:rsidP="009048F4">
      <w:hyperlink r:id="rId683" w:history="1">
        <w:r>
          <w:rPr>
            <w:rStyle w:val="Hyperlink"/>
          </w:rPr>
          <w:t>R1-2506922</w:t>
        </w:r>
      </w:hyperlink>
      <w:r w:rsidR="009048F4" w:rsidRPr="00982845">
        <w:tab/>
        <w:t>UE features for Rel-19 LP-WUS</w:t>
      </w:r>
      <w:r w:rsidR="009048F4" w:rsidRPr="00982845">
        <w:tab/>
        <w:t>Huawei, HiSilicon</w:t>
      </w:r>
    </w:p>
    <w:p w14:paraId="4B365A02" w14:textId="5E337769" w:rsidR="009048F4" w:rsidRPr="00982845" w:rsidRDefault="004710F9" w:rsidP="009048F4">
      <w:hyperlink r:id="rId684" w:history="1">
        <w:r>
          <w:rPr>
            <w:rStyle w:val="Hyperlink"/>
          </w:rPr>
          <w:t>R1-2507075</w:t>
        </w:r>
      </w:hyperlink>
      <w:r w:rsidR="009048F4" w:rsidRPr="00982845">
        <w:tab/>
        <w:t>LP-WUS/WUR UE features</w:t>
      </w:r>
      <w:r w:rsidR="009048F4" w:rsidRPr="00982845">
        <w:tab/>
        <w:t>Nokia</w:t>
      </w:r>
    </w:p>
    <w:p w14:paraId="7F27E812" w14:textId="44FB59F6" w:rsidR="009048F4" w:rsidRPr="00982845" w:rsidRDefault="004710F9" w:rsidP="009048F4">
      <w:hyperlink r:id="rId685" w:history="1">
        <w:r>
          <w:rPr>
            <w:rStyle w:val="Hyperlink"/>
          </w:rPr>
          <w:t>R1-2507164</w:t>
        </w:r>
      </w:hyperlink>
      <w:r w:rsidR="009048F4" w:rsidRPr="00982845">
        <w:tab/>
        <w:t>Discussion for UE features of LP-WUS/WUR</w:t>
      </w:r>
      <w:r w:rsidR="009048F4" w:rsidRPr="00982845">
        <w:tab/>
        <w:t>OPPO</w:t>
      </w:r>
    </w:p>
    <w:p w14:paraId="38FF0994" w14:textId="46863255" w:rsidR="009048F4" w:rsidRPr="00982845" w:rsidRDefault="004710F9" w:rsidP="009048F4">
      <w:hyperlink r:id="rId686" w:history="1">
        <w:r>
          <w:rPr>
            <w:rStyle w:val="Hyperlink"/>
          </w:rPr>
          <w:t>R1-2507239</w:t>
        </w:r>
      </w:hyperlink>
      <w:r w:rsidR="009048F4" w:rsidRPr="00982845">
        <w:tab/>
        <w:t>UE features for LP-WUS/WUR for NR</w:t>
      </w:r>
      <w:r w:rsidR="009048F4" w:rsidRPr="00982845">
        <w:tab/>
        <w:t>Samsung</w:t>
      </w:r>
    </w:p>
    <w:p w14:paraId="2B1F432A" w14:textId="4AF553D9" w:rsidR="009048F4" w:rsidRPr="00982845" w:rsidRDefault="004710F9" w:rsidP="009048F4">
      <w:hyperlink r:id="rId687" w:history="1">
        <w:r>
          <w:rPr>
            <w:rStyle w:val="Hyperlink"/>
          </w:rPr>
          <w:t>R1-2507268</w:t>
        </w:r>
      </w:hyperlink>
      <w:r w:rsidR="009048F4" w:rsidRPr="00982845">
        <w:tab/>
        <w:t>UE features for LP-WUS/WUR for NR</w:t>
      </w:r>
      <w:r w:rsidR="009048F4" w:rsidRPr="00982845">
        <w:tab/>
        <w:t>Ericsson</w:t>
      </w:r>
    </w:p>
    <w:p w14:paraId="69607846" w14:textId="50A42435" w:rsidR="009048F4" w:rsidRPr="00982845" w:rsidRDefault="004710F9" w:rsidP="009048F4">
      <w:hyperlink r:id="rId688" w:history="1">
        <w:r>
          <w:rPr>
            <w:rStyle w:val="Hyperlink"/>
          </w:rPr>
          <w:t>R1-2507660</w:t>
        </w:r>
      </w:hyperlink>
      <w:r w:rsidR="009048F4" w:rsidRPr="00982845">
        <w:tab/>
        <w:t>Views on Rel-19 LP-WUS/WUR UE features</w:t>
      </w:r>
      <w:r w:rsidR="009048F4" w:rsidRPr="00982845">
        <w:tab/>
        <w:t>Apple</w:t>
      </w:r>
    </w:p>
    <w:p w14:paraId="34F3035A" w14:textId="6B27E9CD" w:rsidR="009048F4" w:rsidRPr="00982845" w:rsidRDefault="004710F9" w:rsidP="009048F4">
      <w:hyperlink r:id="rId689" w:history="1">
        <w:r>
          <w:rPr>
            <w:rStyle w:val="Hyperlink"/>
          </w:rPr>
          <w:t>R1-2507706</w:t>
        </w:r>
      </w:hyperlink>
      <w:r w:rsidR="009048F4" w:rsidRPr="00982845">
        <w:tab/>
        <w:t>UE features for LP-WUS/WUR for NR</w:t>
      </w:r>
      <w:r w:rsidR="009048F4" w:rsidRPr="00982845">
        <w:tab/>
        <w:t>Qualcomm Incorporated</w:t>
      </w:r>
    </w:p>
    <w:p w14:paraId="69D45914" w14:textId="706D44C0" w:rsidR="009048F4" w:rsidRDefault="004710F9" w:rsidP="009048F4">
      <w:hyperlink r:id="rId690" w:history="1">
        <w:r>
          <w:rPr>
            <w:rStyle w:val="Hyperlink"/>
          </w:rPr>
          <w:t>R1-2507798</w:t>
        </w:r>
      </w:hyperlink>
      <w:r w:rsidR="009048F4" w:rsidRPr="00982845">
        <w:tab/>
        <w:t>Discussion on UE features for LP-WUS/WUR for NR</w:t>
      </w:r>
      <w:r w:rsidR="009048F4" w:rsidRPr="00982845">
        <w:tab/>
        <w:t>NTT DOCOMO, INC.</w:t>
      </w:r>
    </w:p>
    <w:p w14:paraId="22D0F40A" w14:textId="2517A6E0" w:rsidR="00285E63" w:rsidRDefault="004710F9" w:rsidP="009048F4">
      <w:hyperlink r:id="rId691" w:history="1">
        <w:r>
          <w:rPr>
            <w:rStyle w:val="Hyperlink"/>
          </w:rPr>
          <w:t>R1-2507967</w:t>
        </w:r>
      </w:hyperlink>
      <w:r w:rsidR="00285E63">
        <w:tab/>
      </w:r>
      <w:r w:rsidR="003217F9" w:rsidRPr="003217F9">
        <w:t>Summary of discussion on Rel-19 NR UE features for LP-WUS/WUR</w:t>
      </w:r>
      <w:r w:rsidR="003217F9">
        <w:tab/>
      </w:r>
      <w:r w:rsidR="003217F9" w:rsidRPr="003217F9">
        <w:t>Moderator (NTT DOCOMO, INC.)</w:t>
      </w:r>
    </w:p>
    <w:p w14:paraId="126A35C0" w14:textId="77777777" w:rsidR="009048F4" w:rsidRPr="00982845" w:rsidRDefault="009048F4" w:rsidP="009048F4">
      <w:pPr>
        <w:rPr>
          <w:rFonts w:eastAsia="DengXian"/>
          <w:lang w:eastAsia="zh-CN"/>
        </w:rPr>
      </w:pPr>
    </w:p>
    <w:p w14:paraId="0F9CC64B"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798" w:name="_Toc210658557"/>
      <w:bookmarkStart w:id="799" w:name="_Toc210658655"/>
      <w:bookmarkStart w:id="800" w:name="_Toc210659373"/>
      <w:bookmarkStart w:id="801" w:name="_Toc211860350"/>
      <w:bookmarkStart w:id="802" w:name="_Toc211860640"/>
      <w:bookmarkStart w:id="803" w:name="_Toc211860859"/>
      <w:bookmarkStart w:id="804" w:name="_Toc211861080"/>
      <w:bookmarkStart w:id="805" w:name="_Toc211861486"/>
      <w:bookmarkStart w:id="806" w:name="_Toc211861656"/>
      <w:bookmarkStart w:id="807" w:name="_Toc211861872"/>
      <w:bookmarkStart w:id="808" w:name="_Toc211861964"/>
      <w:bookmarkStart w:id="809" w:name="_Toc211862363"/>
      <w:bookmarkStart w:id="810" w:name="_Toc211862517"/>
      <w:r w:rsidRPr="00982845">
        <w:t>UE features for NR mobility enhancements Phase 4</w:t>
      </w:r>
      <w:bookmarkEnd w:id="798"/>
      <w:bookmarkEnd w:id="799"/>
      <w:bookmarkEnd w:id="800"/>
      <w:bookmarkEnd w:id="801"/>
      <w:bookmarkEnd w:id="802"/>
      <w:bookmarkEnd w:id="803"/>
      <w:bookmarkEnd w:id="804"/>
      <w:bookmarkEnd w:id="805"/>
      <w:bookmarkEnd w:id="806"/>
      <w:bookmarkEnd w:id="807"/>
      <w:bookmarkEnd w:id="808"/>
      <w:bookmarkEnd w:id="809"/>
      <w:bookmarkEnd w:id="810"/>
    </w:p>
    <w:p w14:paraId="0C6FDFED" w14:textId="36440C5F" w:rsidR="009048F4" w:rsidRDefault="004710F9" w:rsidP="009048F4">
      <w:pPr>
        <w:rPr>
          <w:rFonts w:eastAsia="DengXian"/>
          <w:lang w:eastAsia="zh-CN"/>
        </w:rPr>
      </w:pPr>
      <w:hyperlink r:id="rId692" w:history="1">
        <w:r w:rsidRPr="00075F13">
          <w:rPr>
            <w:rStyle w:val="Hyperlink"/>
            <w:rFonts w:eastAsia="DengXian"/>
            <w:highlight w:val="green"/>
            <w:lang w:eastAsia="zh-CN"/>
          </w:rPr>
          <w:t>R1-2508083</w:t>
        </w:r>
      </w:hyperlink>
      <w:r w:rsidR="00BB5C39">
        <w:rPr>
          <w:rFonts w:eastAsia="DengXian"/>
          <w:lang w:eastAsia="zh-CN"/>
        </w:rPr>
        <w:tab/>
      </w:r>
      <w:r w:rsidR="00BB5C39" w:rsidRPr="00BE603B">
        <w:rPr>
          <w:rFonts w:eastAsia="DengXian"/>
          <w:lang w:eastAsia="zh-CN"/>
        </w:rPr>
        <w:t>Session Notes of AI 9.6</w:t>
      </w:r>
      <w:r w:rsidR="00BB5C39">
        <w:rPr>
          <w:rFonts w:eastAsia="DengXian"/>
          <w:lang w:eastAsia="zh-CN"/>
        </w:rPr>
        <w:tab/>
      </w:r>
      <w:r w:rsidR="00BB5C39" w:rsidRPr="00BE603B">
        <w:rPr>
          <w:rFonts w:eastAsia="DengXian"/>
          <w:lang w:eastAsia="zh-CN"/>
        </w:rPr>
        <w:t>Ad-Hoc Chair (AT&amp;T)</w:t>
      </w:r>
    </w:p>
    <w:p w14:paraId="1770E14E" w14:textId="57309BAB"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551EE8A1" w14:textId="77777777" w:rsidR="00075F13" w:rsidRPr="00982845" w:rsidRDefault="00075F13" w:rsidP="009048F4">
      <w:pPr>
        <w:rPr>
          <w:rFonts w:eastAsia="DengXian"/>
          <w:lang w:eastAsia="zh-CN"/>
        </w:rPr>
      </w:pPr>
    </w:p>
    <w:p w14:paraId="3AEE2ECF" w14:textId="6B4BB99D" w:rsidR="009048F4" w:rsidRPr="00982845" w:rsidRDefault="004710F9" w:rsidP="009048F4">
      <w:hyperlink r:id="rId693" w:history="1">
        <w:r>
          <w:rPr>
            <w:rStyle w:val="Hyperlink"/>
          </w:rPr>
          <w:t>R1-2506943</w:t>
        </w:r>
      </w:hyperlink>
      <w:r w:rsidR="009048F4" w:rsidRPr="00982845">
        <w:tab/>
        <w:t>UE features for NR mobility enhancements phase 4</w:t>
      </w:r>
      <w:r w:rsidR="009048F4" w:rsidRPr="00982845">
        <w:tab/>
        <w:t>Huawei, HiSilicon</w:t>
      </w:r>
    </w:p>
    <w:p w14:paraId="5E869F60" w14:textId="16CD60CC" w:rsidR="009048F4" w:rsidRPr="00982845" w:rsidRDefault="004710F9" w:rsidP="009048F4">
      <w:hyperlink r:id="rId694" w:history="1">
        <w:r>
          <w:rPr>
            <w:rStyle w:val="Hyperlink"/>
          </w:rPr>
          <w:t>R1-2507039</w:t>
        </w:r>
      </w:hyperlink>
      <w:r w:rsidR="009048F4" w:rsidRPr="00982845">
        <w:tab/>
        <w:t>Discussion on UE features for NR mobility enhancements Phase 4</w:t>
      </w:r>
      <w:r w:rsidR="009048F4" w:rsidRPr="00982845">
        <w:tab/>
        <w:t>ZTE Corporation, Sanechips</w:t>
      </w:r>
    </w:p>
    <w:p w14:paraId="6D9D2075" w14:textId="609245F0" w:rsidR="009048F4" w:rsidRPr="00982845" w:rsidRDefault="004710F9" w:rsidP="009048F4">
      <w:hyperlink r:id="rId695" w:history="1">
        <w:r>
          <w:rPr>
            <w:rStyle w:val="Hyperlink"/>
          </w:rPr>
          <w:t>R1-2507076</w:t>
        </w:r>
      </w:hyperlink>
      <w:r w:rsidR="009048F4" w:rsidRPr="00982845">
        <w:tab/>
        <w:t>NR mobility enhancements Phase 4 UE features</w:t>
      </w:r>
      <w:r w:rsidR="009048F4" w:rsidRPr="00982845">
        <w:tab/>
        <w:t>Nokia</w:t>
      </w:r>
    </w:p>
    <w:p w14:paraId="3FF308A3" w14:textId="5CDEFD5D" w:rsidR="009048F4" w:rsidRPr="00982845" w:rsidRDefault="004710F9" w:rsidP="009048F4">
      <w:hyperlink r:id="rId696" w:history="1">
        <w:r>
          <w:rPr>
            <w:rStyle w:val="Hyperlink"/>
          </w:rPr>
          <w:t>R1-2507128</w:t>
        </w:r>
      </w:hyperlink>
      <w:r w:rsidR="009048F4" w:rsidRPr="00982845">
        <w:tab/>
        <w:t>Discussion on UE features for NR mobility enhancements Phase 4</w:t>
      </w:r>
      <w:r w:rsidR="009048F4" w:rsidRPr="00982845">
        <w:tab/>
        <w:t>CATT</w:t>
      </w:r>
    </w:p>
    <w:p w14:paraId="699F30DA" w14:textId="29334324" w:rsidR="009048F4" w:rsidRPr="00982845" w:rsidRDefault="004710F9" w:rsidP="009048F4">
      <w:hyperlink r:id="rId697" w:history="1">
        <w:r>
          <w:rPr>
            <w:rStyle w:val="Hyperlink"/>
          </w:rPr>
          <w:t>R1-2507162</w:t>
        </w:r>
      </w:hyperlink>
      <w:r w:rsidR="009048F4" w:rsidRPr="00982845">
        <w:tab/>
        <w:t>Discussion on UE features for NR mobility enhancements</w:t>
      </w:r>
      <w:r w:rsidR="009048F4" w:rsidRPr="00982845">
        <w:tab/>
        <w:t>OPPO</w:t>
      </w:r>
    </w:p>
    <w:p w14:paraId="1B21FAA8" w14:textId="3FA6639A" w:rsidR="009048F4" w:rsidRPr="00982845" w:rsidRDefault="004710F9" w:rsidP="009048F4">
      <w:hyperlink r:id="rId698" w:history="1">
        <w:r>
          <w:rPr>
            <w:rStyle w:val="Hyperlink"/>
          </w:rPr>
          <w:t>R1-2507273</w:t>
        </w:r>
      </w:hyperlink>
      <w:r w:rsidR="009048F4" w:rsidRPr="00982845">
        <w:tab/>
        <w:t>Remaining issues on UE features for Rel-19 LTM</w:t>
      </w:r>
      <w:r w:rsidR="009048F4" w:rsidRPr="00982845">
        <w:tab/>
        <w:t>Samsung</w:t>
      </w:r>
    </w:p>
    <w:p w14:paraId="0199C23F" w14:textId="484D5D75" w:rsidR="009048F4" w:rsidRPr="00982845" w:rsidRDefault="004710F9" w:rsidP="009048F4">
      <w:hyperlink r:id="rId699" w:history="1">
        <w:r>
          <w:rPr>
            <w:rStyle w:val="Hyperlink"/>
          </w:rPr>
          <w:t>R1-2507475</w:t>
        </w:r>
      </w:hyperlink>
      <w:r w:rsidR="009048F4" w:rsidRPr="00982845">
        <w:tab/>
        <w:t>UE features for NR mobility enhancements phase 4</w:t>
      </w:r>
      <w:r w:rsidR="009048F4" w:rsidRPr="00982845">
        <w:tab/>
        <w:t>Ericsson</w:t>
      </w:r>
    </w:p>
    <w:p w14:paraId="02BD9BBE" w14:textId="76B26040" w:rsidR="009048F4" w:rsidRPr="00982845" w:rsidRDefault="004710F9" w:rsidP="009048F4">
      <w:hyperlink r:id="rId700" w:history="1">
        <w:r>
          <w:rPr>
            <w:rStyle w:val="Hyperlink"/>
          </w:rPr>
          <w:t>R1-2507741</w:t>
        </w:r>
      </w:hyperlink>
      <w:r w:rsidR="009048F4" w:rsidRPr="00982845">
        <w:tab/>
        <w:t>Summary of UE features for NR mobility enhancements Phase 4</w:t>
      </w:r>
      <w:r w:rsidR="009048F4" w:rsidRPr="00982845">
        <w:tab/>
        <w:t>Moderator (AT&amp;T)</w:t>
      </w:r>
    </w:p>
    <w:p w14:paraId="3F0C8BFC" w14:textId="0C427574" w:rsidR="009048F4" w:rsidRPr="00982845" w:rsidRDefault="004710F9" w:rsidP="009048F4">
      <w:hyperlink r:id="rId701" w:history="1">
        <w:r>
          <w:rPr>
            <w:rStyle w:val="Hyperlink"/>
          </w:rPr>
          <w:t>R1-2507799</w:t>
        </w:r>
      </w:hyperlink>
      <w:r w:rsidR="009048F4" w:rsidRPr="00982845">
        <w:tab/>
        <w:t>Discussion on UE features for NR mobility enhancemens Phase4</w:t>
      </w:r>
      <w:r w:rsidR="009048F4" w:rsidRPr="00982845">
        <w:tab/>
        <w:t>NTT DOCOMO, INC.</w:t>
      </w:r>
    </w:p>
    <w:p w14:paraId="5F631E38" w14:textId="4490392F" w:rsidR="009048F4" w:rsidRPr="00982845" w:rsidRDefault="009048F4" w:rsidP="00BE603B">
      <w:pPr>
        <w:rPr>
          <w:rFonts w:eastAsia="DengXian"/>
          <w:lang w:eastAsia="zh-CN"/>
        </w:rPr>
      </w:pPr>
    </w:p>
    <w:p w14:paraId="788B2980"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11" w:name="_Toc210658558"/>
      <w:bookmarkStart w:id="812" w:name="_Toc210658656"/>
      <w:bookmarkStart w:id="813" w:name="_Toc210659374"/>
      <w:bookmarkStart w:id="814" w:name="_Toc211860351"/>
      <w:bookmarkStart w:id="815" w:name="_Toc211860641"/>
      <w:bookmarkStart w:id="816" w:name="_Toc211860860"/>
      <w:bookmarkStart w:id="817" w:name="_Toc211861081"/>
      <w:bookmarkStart w:id="818" w:name="_Toc211861487"/>
      <w:bookmarkStart w:id="819" w:name="_Toc211861657"/>
      <w:bookmarkStart w:id="820" w:name="_Toc211861873"/>
      <w:bookmarkStart w:id="821" w:name="_Toc211861965"/>
      <w:bookmarkStart w:id="822" w:name="_Toc211862364"/>
      <w:bookmarkStart w:id="823" w:name="_Toc211862518"/>
      <w:r w:rsidRPr="00982845">
        <w:t>UE features for XR for NR Phase 3</w:t>
      </w:r>
      <w:bookmarkEnd w:id="811"/>
      <w:bookmarkEnd w:id="812"/>
      <w:bookmarkEnd w:id="813"/>
      <w:bookmarkEnd w:id="814"/>
      <w:bookmarkEnd w:id="815"/>
      <w:bookmarkEnd w:id="816"/>
      <w:bookmarkEnd w:id="817"/>
      <w:bookmarkEnd w:id="818"/>
      <w:bookmarkEnd w:id="819"/>
      <w:bookmarkEnd w:id="820"/>
      <w:bookmarkEnd w:id="821"/>
      <w:bookmarkEnd w:id="822"/>
      <w:bookmarkEnd w:id="823"/>
    </w:p>
    <w:p w14:paraId="0DC40791" w14:textId="77777777" w:rsidR="009048F4" w:rsidRPr="00982845" w:rsidRDefault="009048F4" w:rsidP="009048F4">
      <w:pPr>
        <w:rPr>
          <w:rFonts w:eastAsia="DengXian"/>
          <w:lang w:eastAsia="zh-CN"/>
        </w:rPr>
      </w:pPr>
      <w:r w:rsidRPr="00982845">
        <w:rPr>
          <w:rFonts w:eastAsia="DengXian"/>
          <w:lang w:eastAsia="zh-CN"/>
        </w:rPr>
        <w:t>Without submitted contributions.</w:t>
      </w:r>
    </w:p>
    <w:p w14:paraId="34630717" w14:textId="77777777" w:rsidR="009048F4" w:rsidRPr="00982845" w:rsidRDefault="009048F4" w:rsidP="009048F4">
      <w:pPr>
        <w:rPr>
          <w:rFonts w:eastAsia="DengXian"/>
          <w:lang w:eastAsia="zh-CN"/>
        </w:rPr>
      </w:pPr>
    </w:p>
    <w:p w14:paraId="5613C6C9"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24" w:name="_Toc210658559"/>
      <w:bookmarkStart w:id="825" w:name="_Toc210658657"/>
      <w:bookmarkStart w:id="826" w:name="_Toc210659375"/>
      <w:bookmarkStart w:id="827" w:name="_Toc211860352"/>
      <w:bookmarkStart w:id="828" w:name="_Toc211860642"/>
      <w:bookmarkStart w:id="829" w:name="_Toc211860861"/>
      <w:bookmarkStart w:id="830" w:name="_Toc211861082"/>
      <w:bookmarkStart w:id="831" w:name="_Toc211861488"/>
      <w:bookmarkStart w:id="832" w:name="_Toc211861658"/>
      <w:bookmarkStart w:id="833" w:name="_Toc211861874"/>
      <w:bookmarkStart w:id="834" w:name="_Toc211861966"/>
      <w:bookmarkStart w:id="835" w:name="_Toc211862365"/>
      <w:bookmarkStart w:id="836" w:name="_Toc211862519"/>
      <w:r w:rsidRPr="00982845">
        <w:lastRenderedPageBreak/>
        <w:t>UE features for NTN for NR Phase 3</w:t>
      </w:r>
      <w:bookmarkEnd w:id="824"/>
      <w:bookmarkEnd w:id="825"/>
      <w:bookmarkEnd w:id="826"/>
      <w:bookmarkEnd w:id="827"/>
      <w:bookmarkEnd w:id="828"/>
      <w:bookmarkEnd w:id="829"/>
      <w:bookmarkEnd w:id="830"/>
      <w:bookmarkEnd w:id="831"/>
      <w:bookmarkEnd w:id="832"/>
      <w:bookmarkEnd w:id="833"/>
      <w:bookmarkEnd w:id="834"/>
      <w:bookmarkEnd w:id="835"/>
      <w:bookmarkEnd w:id="836"/>
    </w:p>
    <w:p w14:paraId="4FBDE728" w14:textId="60690066" w:rsidR="009048F4" w:rsidRDefault="004710F9" w:rsidP="009048F4">
      <w:hyperlink r:id="rId702" w:history="1">
        <w:r w:rsidRPr="00075F13">
          <w:rPr>
            <w:rStyle w:val="Hyperlink"/>
            <w:highlight w:val="green"/>
          </w:rPr>
          <w:t>R1-2507970</w:t>
        </w:r>
      </w:hyperlink>
      <w:r w:rsidR="00BB5C39">
        <w:tab/>
      </w:r>
      <w:r w:rsidR="00BB5C39" w:rsidRPr="006A595F">
        <w:t>Session Notes of AI 9.8</w:t>
      </w:r>
      <w:r w:rsidR="00BB5C39">
        <w:tab/>
      </w:r>
      <w:r w:rsidR="00BB5C39" w:rsidRPr="006A595F">
        <w:t xml:space="preserve">Ad-Hoc Chair </w:t>
      </w:r>
      <w:bookmarkStart w:id="837" w:name="_Hlk211332117"/>
      <w:r w:rsidR="00BB5C39" w:rsidRPr="006A595F">
        <w:t>(NTT DOCOMO, INC.)</w:t>
      </w:r>
      <w:bookmarkEnd w:id="837"/>
    </w:p>
    <w:p w14:paraId="26929208" w14:textId="1DCF58F5"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4FFB759" w14:textId="77777777" w:rsidR="00075F13" w:rsidRPr="00982845" w:rsidRDefault="00075F13" w:rsidP="009048F4">
      <w:pPr>
        <w:rPr>
          <w:rFonts w:eastAsia="DengXian"/>
          <w:lang w:eastAsia="zh-CN"/>
        </w:rPr>
      </w:pPr>
    </w:p>
    <w:p w14:paraId="4359D714" w14:textId="2FD774E8" w:rsidR="009048F4" w:rsidRPr="00982845" w:rsidRDefault="004710F9" w:rsidP="009048F4">
      <w:hyperlink r:id="rId703" w:history="1">
        <w:r>
          <w:rPr>
            <w:rStyle w:val="Hyperlink"/>
          </w:rPr>
          <w:t>R1-2506787</w:t>
        </w:r>
      </w:hyperlink>
      <w:r w:rsidR="009048F4" w:rsidRPr="00982845">
        <w:tab/>
        <w:t>On UE features for NR-NTN Phase 3</w:t>
      </w:r>
      <w:r w:rsidR="009048F4" w:rsidRPr="00982845">
        <w:tab/>
        <w:t>Ericsson</w:t>
      </w:r>
    </w:p>
    <w:p w14:paraId="689CE32B" w14:textId="0E53F3A2" w:rsidR="009048F4" w:rsidRPr="00982845" w:rsidRDefault="004710F9" w:rsidP="009048F4">
      <w:hyperlink r:id="rId704" w:history="1">
        <w:r>
          <w:rPr>
            <w:rStyle w:val="Hyperlink"/>
          </w:rPr>
          <w:t>R1-2506802</w:t>
        </w:r>
      </w:hyperlink>
      <w:r w:rsidR="009048F4" w:rsidRPr="00982845">
        <w:tab/>
        <w:t>Discussion on UE features for NTN</w:t>
      </w:r>
      <w:r w:rsidR="009048F4" w:rsidRPr="00982845">
        <w:tab/>
        <w:t>Spreadtrum, UNISOC</w:t>
      </w:r>
    </w:p>
    <w:p w14:paraId="65C3DEB5" w14:textId="013FDDE8" w:rsidR="009048F4" w:rsidRPr="00982845" w:rsidRDefault="004710F9" w:rsidP="009048F4">
      <w:hyperlink r:id="rId705" w:history="1">
        <w:r>
          <w:rPr>
            <w:rStyle w:val="Hyperlink"/>
          </w:rPr>
          <w:t>R1-2506885</w:t>
        </w:r>
      </w:hyperlink>
      <w:r w:rsidR="009048F4" w:rsidRPr="00982845">
        <w:tab/>
        <w:t>UE features for NTN for NR Phase 3</w:t>
      </w:r>
      <w:r w:rsidR="009048F4" w:rsidRPr="00982845">
        <w:tab/>
        <w:t>vivo</w:t>
      </w:r>
    </w:p>
    <w:p w14:paraId="2643A9C9" w14:textId="79292C1B" w:rsidR="009048F4" w:rsidRPr="00982845" w:rsidRDefault="004710F9" w:rsidP="009048F4">
      <w:hyperlink r:id="rId706" w:history="1">
        <w:r>
          <w:rPr>
            <w:rStyle w:val="Hyperlink"/>
          </w:rPr>
          <w:t>R1-2506913</w:t>
        </w:r>
      </w:hyperlink>
      <w:r w:rsidR="009048F4" w:rsidRPr="00982845">
        <w:tab/>
        <w:t>Discussion on the UE feature for NR-NTN Phase-3</w:t>
      </w:r>
      <w:r w:rsidR="009048F4" w:rsidRPr="00982845">
        <w:tab/>
        <w:t>ZTE Corporation, Sanechips</w:t>
      </w:r>
    </w:p>
    <w:p w14:paraId="0CD54A4E" w14:textId="0E7F7E57" w:rsidR="009048F4" w:rsidRPr="00982845" w:rsidRDefault="004710F9" w:rsidP="009048F4">
      <w:hyperlink r:id="rId707" w:history="1">
        <w:r>
          <w:rPr>
            <w:rStyle w:val="Hyperlink"/>
          </w:rPr>
          <w:t>R1-2506938</w:t>
        </w:r>
      </w:hyperlink>
      <w:r w:rsidR="009048F4" w:rsidRPr="00982845">
        <w:tab/>
        <w:t>UE features for NTN for NR phase 3</w:t>
      </w:r>
      <w:r w:rsidR="009048F4" w:rsidRPr="00982845">
        <w:tab/>
        <w:t>Huawei, HiSilicon</w:t>
      </w:r>
    </w:p>
    <w:p w14:paraId="6D905458" w14:textId="795F5121" w:rsidR="009048F4" w:rsidRPr="00982845" w:rsidRDefault="004710F9" w:rsidP="009048F4">
      <w:hyperlink r:id="rId708" w:history="1">
        <w:r>
          <w:rPr>
            <w:rStyle w:val="Hyperlink"/>
          </w:rPr>
          <w:t>R1-2506974</w:t>
        </w:r>
      </w:hyperlink>
      <w:r w:rsidR="009048F4" w:rsidRPr="00982845">
        <w:tab/>
        <w:t>UE features for NTN for NR Phase 3</w:t>
      </w:r>
      <w:r w:rsidR="009048F4" w:rsidRPr="00982845">
        <w:tab/>
        <w:t>Xiaomi</w:t>
      </w:r>
    </w:p>
    <w:p w14:paraId="5500B525" w14:textId="2C16B7C0" w:rsidR="009048F4" w:rsidRPr="00982845" w:rsidRDefault="004710F9" w:rsidP="009048F4">
      <w:hyperlink r:id="rId709" w:history="1">
        <w:r>
          <w:rPr>
            <w:rStyle w:val="Hyperlink"/>
          </w:rPr>
          <w:t>R1-2507005</w:t>
        </w:r>
      </w:hyperlink>
      <w:r w:rsidR="009048F4" w:rsidRPr="00982845">
        <w:tab/>
        <w:t>Discussion on UE features for NTN for NR Phase 3</w:t>
      </w:r>
      <w:r w:rsidR="009048F4" w:rsidRPr="00982845">
        <w:tab/>
        <w:t>CMCC</w:t>
      </w:r>
    </w:p>
    <w:p w14:paraId="17322BFA" w14:textId="24BBD338" w:rsidR="009048F4" w:rsidRPr="00982845" w:rsidRDefault="004710F9" w:rsidP="009048F4">
      <w:hyperlink r:id="rId710" w:history="1">
        <w:r>
          <w:rPr>
            <w:rStyle w:val="Hyperlink"/>
          </w:rPr>
          <w:t>R1-2507077</w:t>
        </w:r>
      </w:hyperlink>
      <w:r w:rsidR="009048F4" w:rsidRPr="00982845">
        <w:tab/>
        <w:t>NR-NTN phase 3 UE features</w:t>
      </w:r>
      <w:r w:rsidR="009048F4" w:rsidRPr="00982845">
        <w:tab/>
        <w:t>Nokia</w:t>
      </w:r>
    </w:p>
    <w:p w14:paraId="7ACDDFFF" w14:textId="154CC657" w:rsidR="009048F4" w:rsidRPr="00982845" w:rsidRDefault="004710F9" w:rsidP="009048F4">
      <w:hyperlink r:id="rId711" w:history="1">
        <w:r>
          <w:rPr>
            <w:rStyle w:val="Hyperlink"/>
          </w:rPr>
          <w:t>R1-2507102</w:t>
        </w:r>
      </w:hyperlink>
      <w:r w:rsidR="009048F4" w:rsidRPr="00982845">
        <w:tab/>
        <w:t>Discussion on UE features for NTN for NR Phase 3</w:t>
      </w:r>
      <w:r w:rsidR="009048F4" w:rsidRPr="00982845">
        <w:tab/>
        <w:t>CATT</w:t>
      </w:r>
    </w:p>
    <w:p w14:paraId="47173318" w14:textId="2D8263AA" w:rsidR="009048F4" w:rsidRPr="00982845" w:rsidRDefault="004710F9" w:rsidP="009048F4">
      <w:hyperlink r:id="rId712" w:history="1">
        <w:r>
          <w:rPr>
            <w:rStyle w:val="Hyperlink"/>
          </w:rPr>
          <w:t>R1-2507136</w:t>
        </w:r>
      </w:hyperlink>
      <w:r w:rsidR="009048F4" w:rsidRPr="00982845">
        <w:tab/>
        <w:t>Discussion on UE features for NTN for NR Phase 3</w:t>
      </w:r>
      <w:r w:rsidR="009048F4" w:rsidRPr="00982845">
        <w:tab/>
        <w:t>OPPO</w:t>
      </w:r>
    </w:p>
    <w:p w14:paraId="60100A7D" w14:textId="0B0A14E1" w:rsidR="009048F4" w:rsidRPr="00982845" w:rsidRDefault="004710F9" w:rsidP="009048F4">
      <w:hyperlink r:id="rId713" w:history="1">
        <w:r>
          <w:rPr>
            <w:rStyle w:val="Hyperlink"/>
          </w:rPr>
          <w:t>R1-2507240</w:t>
        </w:r>
      </w:hyperlink>
      <w:r w:rsidR="009048F4" w:rsidRPr="00982845">
        <w:tab/>
        <w:t>UE features for NR NTN Phase 3</w:t>
      </w:r>
      <w:r w:rsidR="009048F4" w:rsidRPr="00982845">
        <w:tab/>
        <w:t>Samsung</w:t>
      </w:r>
    </w:p>
    <w:p w14:paraId="626F5764" w14:textId="0ED90EB8" w:rsidR="009048F4" w:rsidRPr="00982845" w:rsidRDefault="004710F9" w:rsidP="009048F4">
      <w:hyperlink r:id="rId714" w:history="1">
        <w:r>
          <w:rPr>
            <w:rStyle w:val="Hyperlink"/>
          </w:rPr>
          <w:t>R1-2507495</w:t>
        </w:r>
      </w:hyperlink>
      <w:r w:rsidR="009048F4" w:rsidRPr="00982845">
        <w:tab/>
        <w:t>Discussion on UE features for NR NTN Phase 3</w:t>
      </w:r>
      <w:r w:rsidR="009048F4" w:rsidRPr="00982845">
        <w:tab/>
        <w:t>ETRI</w:t>
      </w:r>
    </w:p>
    <w:p w14:paraId="64788C70" w14:textId="7C1EB597" w:rsidR="009048F4" w:rsidRPr="00982845" w:rsidRDefault="004710F9" w:rsidP="009048F4">
      <w:hyperlink r:id="rId715" w:history="1">
        <w:r>
          <w:rPr>
            <w:rStyle w:val="Hyperlink"/>
          </w:rPr>
          <w:t>R1-2507625</w:t>
        </w:r>
      </w:hyperlink>
      <w:r w:rsidR="009048F4" w:rsidRPr="00982845">
        <w:tab/>
        <w:t>Discussions on UE Features NR NTN Ph3</w:t>
      </w:r>
      <w:r w:rsidR="009048F4" w:rsidRPr="00982845">
        <w:tab/>
        <w:t>MediaTek Inc.</w:t>
      </w:r>
    </w:p>
    <w:p w14:paraId="7FB0A137" w14:textId="5C5BEC41" w:rsidR="009048F4" w:rsidRPr="00982845" w:rsidRDefault="004710F9" w:rsidP="009048F4">
      <w:hyperlink r:id="rId716" w:history="1">
        <w:r>
          <w:rPr>
            <w:rStyle w:val="Hyperlink"/>
          </w:rPr>
          <w:t>R1-2507661</w:t>
        </w:r>
      </w:hyperlink>
      <w:r w:rsidR="009048F4" w:rsidRPr="00982845">
        <w:tab/>
        <w:t>Views on UE features for Rel-19 NR-NTN</w:t>
      </w:r>
      <w:r w:rsidR="009048F4" w:rsidRPr="00982845">
        <w:tab/>
        <w:t>Apple</w:t>
      </w:r>
    </w:p>
    <w:p w14:paraId="3625B6D6" w14:textId="5952DE3C" w:rsidR="009048F4" w:rsidRPr="00982845" w:rsidRDefault="004710F9" w:rsidP="009048F4">
      <w:hyperlink r:id="rId717" w:history="1">
        <w:r>
          <w:rPr>
            <w:rStyle w:val="Hyperlink"/>
          </w:rPr>
          <w:t>R1-2507707</w:t>
        </w:r>
      </w:hyperlink>
      <w:r w:rsidR="009048F4" w:rsidRPr="00982845">
        <w:tab/>
        <w:t>UE features for NTN for NR Phase 3</w:t>
      </w:r>
      <w:r w:rsidR="009048F4" w:rsidRPr="00982845">
        <w:tab/>
        <w:t>Qualcomm Incorporated</w:t>
      </w:r>
    </w:p>
    <w:p w14:paraId="5FE41352" w14:textId="6E78778E" w:rsidR="009048F4" w:rsidRDefault="004710F9" w:rsidP="009048F4">
      <w:hyperlink r:id="rId718" w:history="1">
        <w:r>
          <w:rPr>
            <w:rStyle w:val="Hyperlink"/>
          </w:rPr>
          <w:t>R1-2507800</w:t>
        </w:r>
      </w:hyperlink>
      <w:r w:rsidR="009048F4" w:rsidRPr="00982845">
        <w:tab/>
        <w:t>Discussion on UE features for R19 NR NTN</w:t>
      </w:r>
      <w:r w:rsidR="009048F4" w:rsidRPr="00982845">
        <w:tab/>
        <w:t>NTT DOCOMO, INC.</w:t>
      </w:r>
    </w:p>
    <w:p w14:paraId="20815F9E" w14:textId="450F392B" w:rsidR="006A595F" w:rsidRDefault="004710F9" w:rsidP="009048F4">
      <w:hyperlink r:id="rId719" w:history="1">
        <w:r>
          <w:rPr>
            <w:rStyle w:val="Hyperlink"/>
          </w:rPr>
          <w:t>R1-2507969</w:t>
        </w:r>
      </w:hyperlink>
      <w:r w:rsidR="006A595F">
        <w:tab/>
      </w:r>
      <w:r w:rsidR="006A595F" w:rsidRPr="006A595F">
        <w:t>Summary of discussion on Rel-19 NR UE features for NR-NTN Phase 3</w:t>
      </w:r>
      <w:r w:rsidR="006A595F">
        <w:tab/>
      </w:r>
      <w:r w:rsidR="006A595F">
        <w:tab/>
      </w:r>
      <w:r w:rsidR="006A595F">
        <w:tab/>
      </w:r>
      <w:r w:rsidR="006A595F">
        <w:tab/>
      </w:r>
      <w:r w:rsidR="006A595F">
        <w:tab/>
      </w:r>
      <w:r w:rsidR="006A595F">
        <w:tab/>
      </w:r>
      <w:r w:rsidR="006A595F" w:rsidRPr="006A595F">
        <w:t>Moderator (NTT DOCOMO, INC.)</w:t>
      </w:r>
    </w:p>
    <w:p w14:paraId="4BC619FD" w14:textId="4F027FCF" w:rsidR="009048F4" w:rsidRDefault="004710F9" w:rsidP="009048F4">
      <w:pPr>
        <w:rPr>
          <w:rFonts w:eastAsia="DengXian"/>
          <w:lang w:eastAsia="zh-CN"/>
        </w:rPr>
      </w:pPr>
      <w:hyperlink r:id="rId720" w:history="1">
        <w:r>
          <w:rPr>
            <w:rStyle w:val="Hyperlink"/>
            <w:rFonts w:eastAsia="DengXian"/>
            <w:lang w:eastAsia="zh-CN"/>
          </w:rPr>
          <w:t>R1-2508088</w:t>
        </w:r>
      </w:hyperlink>
      <w:r w:rsidR="00A43685">
        <w:rPr>
          <w:rFonts w:eastAsia="DengXian"/>
          <w:lang w:eastAsia="zh-CN"/>
        </w:rPr>
        <w:tab/>
      </w:r>
      <w:r w:rsidR="00A43685" w:rsidRPr="00A43685">
        <w:rPr>
          <w:rFonts w:eastAsia="DengXian"/>
          <w:lang w:eastAsia="zh-CN"/>
        </w:rPr>
        <w:t>Summary#2 of discussion on Rel-19 NR UE features for NR-NTN Phase 3</w:t>
      </w:r>
      <w:r w:rsidR="00A43685">
        <w:rPr>
          <w:rFonts w:eastAsia="DengXian"/>
          <w:lang w:eastAsia="zh-CN"/>
        </w:rPr>
        <w:tab/>
      </w:r>
      <w:r w:rsidR="00A43685" w:rsidRPr="00A43685">
        <w:rPr>
          <w:rFonts w:eastAsia="DengXian"/>
          <w:lang w:eastAsia="zh-CN"/>
        </w:rPr>
        <w:t>(NTT DOCOMO, INC.)</w:t>
      </w:r>
    </w:p>
    <w:p w14:paraId="4ECFF441" w14:textId="77777777" w:rsidR="00A43685" w:rsidRPr="00982845" w:rsidRDefault="00A43685" w:rsidP="009048F4">
      <w:pPr>
        <w:rPr>
          <w:rFonts w:eastAsia="DengXian"/>
          <w:lang w:eastAsia="zh-CN"/>
        </w:rPr>
      </w:pPr>
    </w:p>
    <w:p w14:paraId="09DFD9A7"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38" w:name="_Toc210658560"/>
      <w:bookmarkStart w:id="839" w:name="_Toc210658658"/>
      <w:bookmarkStart w:id="840" w:name="_Toc210659376"/>
      <w:bookmarkStart w:id="841" w:name="_Toc211860353"/>
      <w:bookmarkStart w:id="842" w:name="_Toc211860643"/>
      <w:bookmarkStart w:id="843" w:name="_Toc211860862"/>
      <w:bookmarkStart w:id="844" w:name="_Toc211861083"/>
      <w:bookmarkStart w:id="845" w:name="_Toc211861489"/>
      <w:bookmarkStart w:id="846" w:name="_Toc211861659"/>
      <w:bookmarkStart w:id="847" w:name="_Toc211861875"/>
      <w:bookmarkStart w:id="848" w:name="_Toc211861967"/>
      <w:bookmarkStart w:id="849" w:name="_Toc211862366"/>
      <w:bookmarkStart w:id="850" w:name="_Toc211862520"/>
      <w:r w:rsidRPr="00982845">
        <w:t>UE features for NTN for Internet of Things (IoT) Phase 3</w:t>
      </w:r>
      <w:bookmarkEnd w:id="838"/>
      <w:bookmarkEnd w:id="839"/>
      <w:bookmarkEnd w:id="840"/>
      <w:bookmarkEnd w:id="841"/>
      <w:bookmarkEnd w:id="842"/>
      <w:bookmarkEnd w:id="843"/>
      <w:bookmarkEnd w:id="844"/>
      <w:bookmarkEnd w:id="845"/>
      <w:bookmarkEnd w:id="846"/>
      <w:bookmarkEnd w:id="847"/>
      <w:bookmarkEnd w:id="848"/>
      <w:bookmarkEnd w:id="849"/>
      <w:bookmarkEnd w:id="850"/>
    </w:p>
    <w:p w14:paraId="6BAD8DDE" w14:textId="048D9ECC" w:rsidR="009048F4" w:rsidRDefault="004710F9" w:rsidP="009048F4">
      <w:pPr>
        <w:rPr>
          <w:rFonts w:eastAsia="DengXian"/>
          <w:lang w:eastAsia="zh-CN"/>
        </w:rPr>
      </w:pPr>
      <w:hyperlink r:id="rId721" w:history="1">
        <w:r w:rsidRPr="00075F13">
          <w:rPr>
            <w:rStyle w:val="Hyperlink"/>
            <w:highlight w:val="green"/>
          </w:rPr>
          <w:t>R1-2507972</w:t>
        </w:r>
      </w:hyperlink>
      <w:r w:rsidR="00BB5C39">
        <w:tab/>
      </w:r>
      <w:r w:rsidR="00BB5C39" w:rsidRPr="00DD6B27">
        <w:t>Session Notes of AI 9.9</w:t>
      </w:r>
      <w:r w:rsidR="00BB5C39">
        <w:tab/>
      </w:r>
      <w:r w:rsidR="00BB5C39" w:rsidRPr="00DD6B27">
        <w:t>Ad-Hoc Chair (NTT DOCOMO, INC.)</w:t>
      </w:r>
    </w:p>
    <w:p w14:paraId="17D0E8C6" w14:textId="2129A481"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D0DCCA3" w14:textId="77777777" w:rsidR="00075F13" w:rsidRPr="00982845" w:rsidRDefault="00075F13" w:rsidP="009048F4">
      <w:pPr>
        <w:rPr>
          <w:rFonts w:eastAsia="DengXian"/>
          <w:lang w:eastAsia="zh-CN"/>
        </w:rPr>
      </w:pPr>
    </w:p>
    <w:p w14:paraId="7C28724F" w14:textId="5D633FAC" w:rsidR="009048F4" w:rsidRPr="00982845" w:rsidRDefault="004710F9" w:rsidP="009048F4">
      <w:pPr>
        <w:ind w:left="1440" w:hanging="1440"/>
      </w:pPr>
      <w:hyperlink r:id="rId722" w:history="1">
        <w:r>
          <w:rPr>
            <w:rStyle w:val="Hyperlink"/>
          </w:rPr>
          <w:t>R1-2506914</w:t>
        </w:r>
      </w:hyperlink>
      <w:r w:rsidR="009048F4" w:rsidRPr="00982845">
        <w:tab/>
        <w:t>Discussion on the UE feature for NTN for Internet of Things (IoT) Phase 3</w:t>
      </w:r>
      <w:r w:rsidR="009048F4" w:rsidRPr="00982845">
        <w:tab/>
        <w:t>ZTE Corporation, Sanechips</w:t>
      </w:r>
    </w:p>
    <w:p w14:paraId="36B639DC" w14:textId="4375EB69" w:rsidR="009048F4" w:rsidRPr="00982845" w:rsidRDefault="004710F9" w:rsidP="009048F4">
      <w:hyperlink r:id="rId723" w:history="1">
        <w:r>
          <w:rPr>
            <w:rStyle w:val="Hyperlink"/>
          </w:rPr>
          <w:t>R1-2506939</w:t>
        </w:r>
      </w:hyperlink>
      <w:r w:rsidR="009048F4" w:rsidRPr="00982845">
        <w:tab/>
        <w:t>UE features for IoT-NTN Phase 3</w:t>
      </w:r>
      <w:r w:rsidR="009048F4" w:rsidRPr="00982845">
        <w:tab/>
        <w:t>Huawei, HiSilicon</w:t>
      </w:r>
    </w:p>
    <w:p w14:paraId="07D67BD3" w14:textId="28612C73" w:rsidR="009048F4" w:rsidRPr="00982845" w:rsidRDefault="004710F9" w:rsidP="009048F4">
      <w:hyperlink r:id="rId724" w:history="1">
        <w:r>
          <w:rPr>
            <w:rStyle w:val="Hyperlink"/>
          </w:rPr>
          <w:t>R1-2507103</w:t>
        </w:r>
      </w:hyperlink>
      <w:r w:rsidR="009048F4" w:rsidRPr="00982845">
        <w:tab/>
        <w:t>Discussion on UE features for NTN for Internet of Things (IoT) Phase 3</w:t>
      </w:r>
      <w:r w:rsidR="009048F4" w:rsidRPr="00982845">
        <w:tab/>
        <w:t>CATT</w:t>
      </w:r>
    </w:p>
    <w:p w14:paraId="4A590B65" w14:textId="1D581C06" w:rsidR="009048F4" w:rsidRPr="00982845" w:rsidRDefault="004710F9" w:rsidP="009048F4">
      <w:hyperlink r:id="rId725" w:history="1">
        <w:r>
          <w:rPr>
            <w:rStyle w:val="Hyperlink"/>
          </w:rPr>
          <w:t>R1-2507137</w:t>
        </w:r>
      </w:hyperlink>
      <w:r w:rsidR="009048F4" w:rsidRPr="00982845">
        <w:tab/>
        <w:t>Discussion on UE features for NTN for Internet of Things Phase 3</w:t>
      </w:r>
      <w:r w:rsidR="009048F4" w:rsidRPr="00982845">
        <w:tab/>
        <w:t>OPPO</w:t>
      </w:r>
    </w:p>
    <w:p w14:paraId="5516EEF1" w14:textId="75ABA768" w:rsidR="009048F4" w:rsidRPr="00982845" w:rsidRDefault="004710F9" w:rsidP="009048F4">
      <w:hyperlink r:id="rId726" w:history="1">
        <w:r>
          <w:rPr>
            <w:rStyle w:val="Hyperlink"/>
          </w:rPr>
          <w:t>R1-2507260</w:t>
        </w:r>
      </w:hyperlink>
      <w:r w:rsidR="009048F4" w:rsidRPr="00982845">
        <w:tab/>
        <w:t>On UE features for IoT-NTN Phase 3</w:t>
      </w:r>
      <w:r w:rsidR="009048F4" w:rsidRPr="00982845">
        <w:tab/>
        <w:t>Ericsson</w:t>
      </w:r>
    </w:p>
    <w:p w14:paraId="6BD977CD" w14:textId="5DE48FC2" w:rsidR="009048F4" w:rsidRDefault="004710F9" w:rsidP="009048F4">
      <w:hyperlink r:id="rId727" w:history="1">
        <w:r>
          <w:rPr>
            <w:rStyle w:val="Hyperlink"/>
          </w:rPr>
          <w:t>R1-2507276</w:t>
        </w:r>
      </w:hyperlink>
      <w:r w:rsidR="009048F4" w:rsidRPr="00982845">
        <w:tab/>
        <w:t>UE features for IoT NTN Phase 3</w:t>
      </w:r>
      <w:r w:rsidR="009048F4" w:rsidRPr="00982845">
        <w:tab/>
        <w:t>Samsung</w:t>
      </w:r>
    </w:p>
    <w:p w14:paraId="2CCC24C4" w14:textId="2CE38B2F" w:rsidR="00DD6B27" w:rsidRDefault="004710F9" w:rsidP="009048F4">
      <w:hyperlink r:id="rId728" w:history="1">
        <w:r>
          <w:rPr>
            <w:rStyle w:val="Hyperlink"/>
          </w:rPr>
          <w:t>R1-2507971</w:t>
        </w:r>
      </w:hyperlink>
      <w:r w:rsidR="00DD6B27">
        <w:tab/>
      </w:r>
      <w:r w:rsidR="00DD6B27" w:rsidRPr="00DD6B27">
        <w:t>Summary of discussion on Rel-19 LTE UE features for IoT-NTN Phase 3</w:t>
      </w:r>
      <w:r w:rsidR="00DD6B27">
        <w:tab/>
      </w:r>
      <w:r w:rsidR="00DD6B27">
        <w:tab/>
      </w:r>
      <w:r w:rsidR="00DD6B27">
        <w:tab/>
      </w:r>
      <w:r w:rsidR="00DD6B27">
        <w:tab/>
      </w:r>
      <w:r w:rsidR="00DD6B27">
        <w:tab/>
      </w:r>
      <w:r w:rsidR="00DD6B27">
        <w:tab/>
      </w:r>
      <w:r w:rsidR="00DD6B27" w:rsidRPr="00DD6B27">
        <w:t>Moderator (NTT DOCOMO, INC.)</w:t>
      </w:r>
    </w:p>
    <w:p w14:paraId="7808DD99" w14:textId="3B86DFB5" w:rsidR="00DD6B27" w:rsidRPr="00982845" w:rsidRDefault="00DD6B27" w:rsidP="009048F4"/>
    <w:p w14:paraId="10D5F507" w14:textId="77777777" w:rsidR="009048F4" w:rsidRPr="00982845" w:rsidRDefault="009048F4" w:rsidP="009048F4">
      <w:pPr>
        <w:rPr>
          <w:rFonts w:eastAsia="DengXian"/>
          <w:lang w:eastAsia="zh-CN"/>
        </w:rPr>
      </w:pPr>
    </w:p>
    <w:p w14:paraId="7B25C343"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51" w:name="_Toc210658561"/>
      <w:bookmarkStart w:id="852" w:name="_Toc210658659"/>
      <w:bookmarkStart w:id="853" w:name="_Toc210659377"/>
      <w:bookmarkStart w:id="854" w:name="_Toc211860354"/>
      <w:bookmarkStart w:id="855" w:name="_Toc211860644"/>
      <w:bookmarkStart w:id="856" w:name="_Toc211860863"/>
      <w:bookmarkStart w:id="857" w:name="_Toc211861084"/>
      <w:bookmarkStart w:id="858" w:name="_Toc211861490"/>
      <w:bookmarkStart w:id="859" w:name="_Toc211861660"/>
      <w:bookmarkStart w:id="860" w:name="_Toc211861876"/>
      <w:bookmarkStart w:id="861" w:name="_Toc211861968"/>
      <w:bookmarkStart w:id="862" w:name="_Toc211862367"/>
      <w:bookmarkStart w:id="863" w:name="_Toc211862521"/>
      <w:r w:rsidRPr="00982845">
        <w:t>UE features for IoT-NTN TDD mode</w:t>
      </w:r>
      <w:bookmarkEnd w:id="851"/>
      <w:bookmarkEnd w:id="852"/>
      <w:bookmarkEnd w:id="853"/>
      <w:bookmarkEnd w:id="854"/>
      <w:bookmarkEnd w:id="855"/>
      <w:bookmarkEnd w:id="856"/>
      <w:bookmarkEnd w:id="857"/>
      <w:bookmarkEnd w:id="858"/>
      <w:bookmarkEnd w:id="859"/>
      <w:bookmarkEnd w:id="860"/>
      <w:bookmarkEnd w:id="861"/>
      <w:bookmarkEnd w:id="862"/>
      <w:bookmarkEnd w:id="863"/>
    </w:p>
    <w:p w14:paraId="72C0EA9B" w14:textId="730B3598" w:rsidR="009048F4" w:rsidRDefault="004710F9" w:rsidP="009048F4">
      <w:hyperlink r:id="rId729" w:history="1">
        <w:r>
          <w:rPr>
            <w:rStyle w:val="Hyperlink"/>
            <w:highlight w:val="red"/>
          </w:rPr>
          <w:t>R1-2507974</w:t>
        </w:r>
      </w:hyperlink>
      <w:r w:rsidR="00BB5C39">
        <w:tab/>
      </w:r>
      <w:r w:rsidR="00BB5C39" w:rsidRPr="001F4E6C">
        <w:t>Session Notes of AI 9.10</w:t>
      </w:r>
      <w:r w:rsidR="00BB5C39">
        <w:tab/>
      </w:r>
      <w:r w:rsidR="00BB5C39" w:rsidRPr="001F4E6C">
        <w:t>Ad-Hoc Chair (NTT DOCOMO, INC.)</w:t>
      </w:r>
    </w:p>
    <w:p w14:paraId="53E9B2E8" w14:textId="54DA0CA7" w:rsidR="00BB5C39" w:rsidRPr="00982845" w:rsidRDefault="00E024DE" w:rsidP="009048F4">
      <w:pPr>
        <w:rPr>
          <w:rFonts w:eastAsia="DengXian"/>
          <w:lang w:eastAsia="zh-CN"/>
        </w:rPr>
      </w:pPr>
      <w:r w:rsidRPr="00E024DE">
        <w:rPr>
          <w:rFonts w:eastAsia="DengXian"/>
          <w:b/>
          <w:bCs/>
          <w:lang w:eastAsia="zh-CN"/>
        </w:rPr>
        <w:t>Decision:</w:t>
      </w:r>
      <w:r>
        <w:rPr>
          <w:rFonts w:eastAsia="DengXian"/>
          <w:lang w:eastAsia="zh-CN"/>
        </w:rPr>
        <w:t xml:space="preserve"> This was withdrawn.</w:t>
      </w:r>
    </w:p>
    <w:p w14:paraId="6DF53384" w14:textId="396A8515" w:rsidR="009048F4" w:rsidRPr="00982845" w:rsidRDefault="004710F9" w:rsidP="009048F4">
      <w:hyperlink r:id="rId730" w:history="1">
        <w:r>
          <w:rPr>
            <w:rStyle w:val="Hyperlink"/>
          </w:rPr>
          <w:t>R1-2506940</w:t>
        </w:r>
      </w:hyperlink>
      <w:r w:rsidR="009048F4" w:rsidRPr="00982845">
        <w:tab/>
        <w:t>UE features for IoT-NTN TDD mode</w:t>
      </w:r>
      <w:r w:rsidR="009048F4" w:rsidRPr="00982845">
        <w:tab/>
        <w:t>Huawei, HiSilicon</w:t>
      </w:r>
    </w:p>
    <w:p w14:paraId="72C64EDA" w14:textId="7FD72E77" w:rsidR="009048F4" w:rsidRPr="00982845" w:rsidRDefault="004710F9" w:rsidP="009048F4">
      <w:hyperlink r:id="rId731" w:history="1">
        <w:r>
          <w:rPr>
            <w:rStyle w:val="Hyperlink"/>
          </w:rPr>
          <w:t>R1-2507126</w:t>
        </w:r>
      </w:hyperlink>
      <w:r w:rsidR="009048F4" w:rsidRPr="00982845">
        <w:tab/>
        <w:t>Discussion on UE features for IoT-NTN TDD mode</w:t>
      </w:r>
      <w:r w:rsidR="009048F4" w:rsidRPr="00982845">
        <w:tab/>
        <w:t>CATT</w:t>
      </w:r>
    </w:p>
    <w:p w14:paraId="3CCC03CC" w14:textId="6D15BFA4" w:rsidR="009048F4" w:rsidRPr="00982845" w:rsidRDefault="004710F9" w:rsidP="009048F4">
      <w:hyperlink r:id="rId732" w:history="1">
        <w:r>
          <w:rPr>
            <w:rStyle w:val="Hyperlink"/>
          </w:rPr>
          <w:t>R1-2507138</w:t>
        </w:r>
      </w:hyperlink>
      <w:r w:rsidR="009048F4" w:rsidRPr="00982845">
        <w:tab/>
        <w:t>Discussion on UE features for IoT-NTN TDD mode</w:t>
      </w:r>
      <w:r w:rsidR="009048F4" w:rsidRPr="00982845">
        <w:tab/>
        <w:t>OPPO</w:t>
      </w:r>
    </w:p>
    <w:p w14:paraId="79BA73A9" w14:textId="43ECF7AF" w:rsidR="009048F4" w:rsidRDefault="004710F9" w:rsidP="009048F4">
      <w:hyperlink r:id="rId733" w:history="1">
        <w:r>
          <w:rPr>
            <w:rStyle w:val="Hyperlink"/>
          </w:rPr>
          <w:t>R1-2507275</w:t>
        </w:r>
      </w:hyperlink>
      <w:r w:rsidR="009048F4" w:rsidRPr="00982845">
        <w:tab/>
        <w:t>UE features for IoT NTN TDD mode</w:t>
      </w:r>
      <w:r w:rsidR="009048F4" w:rsidRPr="00982845">
        <w:tab/>
        <w:t>Samsung</w:t>
      </w:r>
    </w:p>
    <w:p w14:paraId="4ECD2C0E" w14:textId="1FE7DB76" w:rsidR="001F4E6C" w:rsidRDefault="004710F9" w:rsidP="009048F4">
      <w:hyperlink r:id="rId734" w:history="1">
        <w:r>
          <w:rPr>
            <w:rStyle w:val="Hyperlink"/>
          </w:rPr>
          <w:t>R1-2507973</w:t>
        </w:r>
      </w:hyperlink>
      <w:r w:rsidR="001F4E6C">
        <w:tab/>
      </w:r>
      <w:r w:rsidR="001F4E6C" w:rsidRPr="001F4E6C">
        <w:t>Summary of discussion on Rel-19 LTE UE features for IoT-NTN TDD mode</w:t>
      </w:r>
      <w:r w:rsidR="001F4E6C">
        <w:tab/>
      </w:r>
      <w:r w:rsidR="001F4E6C">
        <w:tab/>
      </w:r>
      <w:r w:rsidR="001F4E6C">
        <w:tab/>
      </w:r>
      <w:r w:rsidR="001F4E6C">
        <w:tab/>
      </w:r>
      <w:r w:rsidR="001F4E6C">
        <w:tab/>
      </w:r>
      <w:r w:rsidR="001F4E6C">
        <w:tab/>
      </w:r>
      <w:r w:rsidR="001F4E6C" w:rsidRPr="001F4E6C">
        <w:t>Moderator (NTT DOCOMO, INC.)</w:t>
      </w:r>
    </w:p>
    <w:p w14:paraId="00F41056" w14:textId="77777777" w:rsidR="009048F4" w:rsidRPr="00982845" w:rsidRDefault="009048F4" w:rsidP="009048F4">
      <w:pPr>
        <w:rPr>
          <w:rFonts w:eastAsia="DengXian"/>
          <w:lang w:eastAsia="zh-CN"/>
        </w:rPr>
      </w:pPr>
    </w:p>
    <w:p w14:paraId="2E23631F"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64" w:name="_Toc210658562"/>
      <w:bookmarkStart w:id="865" w:name="_Toc210658660"/>
      <w:bookmarkStart w:id="866" w:name="_Toc210659378"/>
      <w:bookmarkStart w:id="867" w:name="_Toc211860355"/>
      <w:bookmarkStart w:id="868" w:name="_Toc211860645"/>
      <w:bookmarkStart w:id="869" w:name="_Toc211860864"/>
      <w:bookmarkStart w:id="870" w:name="_Toc211861085"/>
      <w:bookmarkStart w:id="871" w:name="_Toc211861491"/>
      <w:bookmarkStart w:id="872" w:name="_Toc211861661"/>
      <w:bookmarkStart w:id="873" w:name="_Toc211861877"/>
      <w:bookmarkStart w:id="874" w:name="_Toc211861969"/>
      <w:bookmarkStart w:id="875" w:name="_Toc211862368"/>
      <w:bookmarkStart w:id="876" w:name="_Toc211862522"/>
      <w:r w:rsidRPr="00982845">
        <w:t xml:space="preserve">UE features for </w:t>
      </w:r>
      <w:bookmarkStart w:id="877" w:name="_Toc177990536"/>
      <w:r w:rsidRPr="00982845">
        <w:t xml:space="preserve">MCE for NR Phase </w:t>
      </w:r>
      <w:bookmarkEnd w:id="877"/>
      <w:r w:rsidRPr="00982845">
        <w:t>3</w:t>
      </w:r>
      <w:bookmarkEnd w:id="864"/>
      <w:bookmarkEnd w:id="865"/>
      <w:bookmarkEnd w:id="866"/>
      <w:bookmarkEnd w:id="867"/>
      <w:bookmarkEnd w:id="868"/>
      <w:bookmarkEnd w:id="869"/>
      <w:bookmarkEnd w:id="870"/>
      <w:bookmarkEnd w:id="871"/>
      <w:bookmarkEnd w:id="872"/>
      <w:bookmarkEnd w:id="873"/>
      <w:bookmarkEnd w:id="874"/>
      <w:bookmarkEnd w:id="875"/>
      <w:bookmarkEnd w:id="876"/>
    </w:p>
    <w:p w14:paraId="1E9E78BA" w14:textId="41178007" w:rsidR="009048F4" w:rsidRDefault="004710F9" w:rsidP="009048F4">
      <w:hyperlink r:id="rId735" w:history="1">
        <w:r w:rsidRPr="00075F13">
          <w:rPr>
            <w:rStyle w:val="Hyperlink"/>
            <w:highlight w:val="green"/>
          </w:rPr>
          <w:t>R1-2507976</w:t>
        </w:r>
      </w:hyperlink>
      <w:r w:rsidR="00BB5C39">
        <w:tab/>
      </w:r>
      <w:r w:rsidR="00BB5C39" w:rsidRPr="0006466A">
        <w:t>Session Notes of AI 9.11</w:t>
      </w:r>
      <w:r w:rsidR="00BB5C39">
        <w:tab/>
      </w:r>
      <w:r w:rsidR="00BB5C39" w:rsidRPr="0006466A">
        <w:t>Ad-Hoc Chair (NTT DOCOMO, INC.)</w:t>
      </w:r>
    </w:p>
    <w:p w14:paraId="41B91C45" w14:textId="25705E1C"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459E19F3" w14:textId="77777777" w:rsidR="00075F13" w:rsidRPr="00982845" w:rsidRDefault="00075F13" w:rsidP="009048F4">
      <w:pPr>
        <w:rPr>
          <w:rFonts w:eastAsia="DengXian"/>
          <w:lang w:eastAsia="zh-CN"/>
        </w:rPr>
      </w:pPr>
    </w:p>
    <w:p w14:paraId="408A3C18" w14:textId="3564547D" w:rsidR="009048F4" w:rsidRPr="00982845" w:rsidRDefault="004710F9" w:rsidP="009048F4">
      <w:hyperlink r:id="rId736" w:history="1">
        <w:r>
          <w:rPr>
            <w:rStyle w:val="Hyperlink"/>
          </w:rPr>
          <w:t>R1-2506886</w:t>
        </w:r>
      </w:hyperlink>
      <w:r w:rsidR="009048F4" w:rsidRPr="00982845">
        <w:tab/>
        <w:t>UE features for MCE for NR Phase 3</w:t>
      </w:r>
      <w:r w:rsidR="009048F4" w:rsidRPr="00982845">
        <w:tab/>
        <w:t>vivo</w:t>
      </w:r>
    </w:p>
    <w:p w14:paraId="12302F9D" w14:textId="20C868E3" w:rsidR="009048F4" w:rsidRPr="00982845" w:rsidRDefault="004710F9" w:rsidP="009048F4">
      <w:hyperlink r:id="rId737" w:history="1">
        <w:r>
          <w:rPr>
            <w:rStyle w:val="Hyperlink"/>
          </w:rPr>
          <w:t>R1-2506929</w:t>
        </w:r>
      </w:hyperlink>
      <w:r w:rsidR="009048F4" w:rsidRPr="00982845">
        <w:tab/>
        <w:t>UE features for Rel-19 Multi-carrier enhancements</w:t>
      </w:r>
      <w:r w:rsidR="009048F4" w:rsidRPr="00982845">
        <w:tab/>
        <w:t>Huawei, HiSilicon</w:t>
      </w:r>
    </w:p>
    <w:p w14:paraId="5D9F4F62" w14:textId="0B1188BA" w:rsidR="009048F4" w:rsidRPr="00982845" w:rsidRDefault="004710F9" w:rsidP="009048F4">
      <w:hyperlink r:id="rId738" w:history="1">
        <w:r>
          <w:rPr>
            <w:rStyle w:val="Hyperlink"/>
          </w:rPr>
          <w:t>R1-2506975</w:t>
        </w:r>
      </w:hyperlink>
      <w:r w:rsidR="009048F4" w:rsidRPr="00982845">
        <w:tab/>
        <w:t>Discussion on UE feature for Rel-19 Multi-carrier enhancements</w:t>
      </w:r>
      <w:r w:rsidR="009048F4" w:rsidRPr="00982845">
        <w:tab/>
        <w:t>Xiaomi</w:t>
      </w:r>
    </w:p>
    <w:p w14:paraId="43B54907" w14:textId="3D66AD17" w:rsidR="009048F4" w:rsidRPr="00982845" w:rsidRDefault="004710F9" w:rsidP="009048F4">
      <w:hyperlink r:id="rId739" w:history="1">
        <w:r>
          <w:rPr>
            <w:rStyle w:val="Hyperlink"/>
          </w:rPr>
          <w:t>R1-2507078</w:t>
        </w:r>
      </w:hyperlink>
      <w:r w:rsidR="009048F4" w:rsidRPr="00982845">
        <w:tab/>
        <w:t>NR Multi-carrier Enhancements Phase 2 UE features</w:t>
      </w:r>
      <w:r w:rsidR="009048F4" w:rsidRPr="00982845">
        <w:tab/>
        <w:t>Nokia</w:t>
      </w:r>
    </w:p>
    <w:p w14:paraId="1CBF7700" w14:textId="45FF7D69" w:rsidR="009048F4" w:rsidRPr="00982845" w:rsidRDefault="004710F9" w:rsidP="009048F4">
      <w:hyperlink r:id="rId740" w:history="1">
        <w:r>
          <w:rPr>
            <w:rStyle w:val="Hyperlink"/>
          </w:rPr>
          <w:t>R1-2507151</w:t>
        </w:r>
      </w:hyperlink>
      <w:r w:rsidR="009048F4" w:rsidRPr="00982845">
        <w:tab/>
        <w:t>Discussion on UE feature for multi-cell scheduling with a single DCI</w:t>
      </w:r>
      <w:r w:rsidR="009048F4" w:rsidRPr="00982845">
        <w:tab/>
        <w:t>OPPO</w:t>
      </w:r>
    </w:p>
    <w:p w14:paraId="7844EC3A" w14:textId="32AC5355" w:rsidR="009048F4" w:rsidRPr="00982845" w:rsidRDefault="004710F9" w:rsidP="009048F4">
      <w:hyperlink r:id="rId741" w:history="1">
        <w:r>
          <w:rPr>
            <w:rStyle w:val="Hyperlink"/>
          </w:rPr>
          <w:t>R1-2507198</w:t>
        </w:r>
      </w:hyperlink>
      <w:r w:rsidR="009048F4" w:rsidRPr="00982845">
        <w:tab/>
        <w:t>Discussion on UE features for MCE for NR Phase 3</w:t>
      </w:r>
      <w:r w:rsidR="009048F4" w:rsidRPr="00982845">
        <w:tab/>
        <w:t>ZTE Corporation, Sanechips</w:t>
      </w:r>
    </w:p>
    <w:p w14:paraId="072753E0" w14:textId="6671D3A6" w:rsidR="009048F4" w:rsidRPr="00982845" w:rsidRDefault="004710F9" w:rsidP="009048F4">
      <w:hyperlink r:id="rId742" w:history="1">
        <w:r>
          <w:rPr>
            <w:rStyle w:val="Hyperlink"/>
          </w:rPr>
          <w:t>R1-2507272</w:t>
        </w:r>
      </w:hyperlink>
      <w:r w:rsidR="009048F4" w:rsidRPr="00982845">
        <w:tab/>
        <w:t>UE features for multi-carrier enhancements</w:t>
      </w:r>
      <w:r w:rsidR="009048F4" w:rsidRPr="00982845">
        <w:tab/>
        <w:t>Samsung</w:t>
      </w:r>
    </w:p>
    <w:p w14:paraId="0AC973F2" w14:textId="5EE1BC25" w:rsidR="009048F4" w:rsidRPr="00982845" w:rsidRDefault="004710F9" w:rsidP="009048F4">
      <w:hyperlink r:id="rId743" w:history="1">
        <w:r>
          <w:rPr>
            <w:rStyle w:val="Hyperlink"/>
          </w:rPr>
          <w:t>R1-2507615</w:t>
        </w:r>
      </w:hyperlink>
      <w:r w:rsidR="009048F4" w:rsidRPr="00982845">
        <w:tab/>
        <w:t>MCE UE features Phase 3</w:t>
      </w:r>
      <w:r w:rsidR="009048F4" w:rsidRPr="00982845">
        <w:tab/>
        <w:t>MediaTek Inc.</w:t>
      </w:r>
    </w:p>
    <w:p w14:paraId="6D71CDE6" w14:textId="695B34A0" w:rsidR="009048F4" w:rsidRPr="00982845" w:rsidRDefault="004710F9" w:rsidP="009048F4">
      <w:hyperlink r:id="rId744" w:history="1">
        <w:r>
          <w:rPr>
            <w:rStyle w:val="Hyperlink"/>
          </w:rPr>
          <w:t>R1-2507662</w:t>
        </w:r>
      </w:hyperlink>
      <w:r w:rsidR="009048F4" w:rsidRPr="00982845">
        <w:tab/>
        <w:t>Views on UE features for Rel-19 MCE</w:t>
      </w:r>
      <w:r w:rsidR="009048F4" w:rsidRPr="00982845">
        <w:tab/>
        <w:t>Apple</w:t>
      </w:r>
    </w:p>
    <w:p w14:paraId="41F4D93B" w14:textId="364A73DB" w:rsidR="009048F4" w:rsidRPr="00982845" w:rsidRDefault="004710F9" w:rsidP="009048F4">
      <w:hyperlink r:id="rId745" w:history="1">
        <w:r>
          <w:rPr>
            <w:rStyle w:val="Hyperlink"/>
          </w:rPr>
          <w:t>R1-2507708</w:t>
        </w:r>
      </w:hyperlink>
      <w:r w:rsidR="009048F4" w:rsidRPr="00982845">
        <w:tab/>
        <w:t>UE features for MCE for NR Phase 2</w:t>
      </w:r>
      <w:r w:rsidR="009048F4" w:rsidRPr="00982845">
        <w:tab/>
        <w:t>Qualcomm Incorporated</w:t>
      </w:r>
    </w:p>
    <w:p w14:paraId="693E7CD4" w14:textId="1D244E51" w:rsidR="009048F4" w:rsidRPr="00982845" w:rsidRDefault="004710F9" w:rsidP="009048F4">
      <w:pPr>
        <w:ind w:left="1440" w:hanging="1440"/>
      </w:pPr>
      <w:hyperlink r:id="rId746" w:history="1">
        <w:r>
          <w:rPr>
            <w:rStyle w:val="Hyperlink"/>
          </w:rPr>
          <w:t>R1-2507801</w:t>
        </w:r>
      </w:hyperlink>
      <w:r w:rsidR="009048F4" w:rsidRPr="00982845">
        <w:tab/>
        <w:t>Discussion on UE features for multi-cell PUSCH/PDSCH scheduling with a single DCI</w:t>
      </w:r>
      <w:r w:rsidR="009048F4" w:rsidRPr="00982845">
        <w:tab/>
        <w:t>NTT DOCOMO, INC.</w:t>
      </w:r>
    </w:p>
    <w:p w14:paraId="1D47CD66" w14:textId="7C46BFE9" w:rsidR="009048F4" w:rsidRDefault="004710F9" w:rsidP="009048F4">
      <w:hyperlink r:id="rId747" w:history="1">
        <w:r>
          <w:rPr>
            <w:rStyle w:val="Hyperlink"/>
          </w:rPr>
          <w:t>R1-2507860</w:t>
        </w:r>
      </w:hyperlink>
      <w:r w:rsidR="009048F4" w:rsidRPr="00982845">
        <w:tab/>
        <w:t>UE features for MCE for NR Phase 3</w:t>
      </w:r>
      <w:r w:rsidR="009048F4" w:rsidRPr="00982845">
        <w:tab/>
        <w:t>Ericsson Inc.</w:t>
      </w:r>
    </w:p>
    <w:p w14:paraId="4EE0F104" w14:textId="3DA001F2" w:rsidR="0006466A" w:rsidRPr="00982845" w:rsidRDefault="004710F9" w:rsidP="009048F4">
      <w:hyperlink r:id="rId748" w:history="1">
        <w:r>
          <w:rPr>
            <w:rStyle w:val="Hyperlink"/>
          </w:rPr>
          <w:t>R1-2507975</w:t>
        </w:r>
      </w:hyperlink>
      <w:r w:rsidR="0006466A">
        <w:tab/>
      </w:r>
      <w:r w:rsidR="0006466A" w:rsidRPr="0006466A">
        <w:t>Summary of discussion on Rel-19 NR UE features for MCE for NR Phase 3</w:t>
      </w:r>
      <w:r w:rsidR="0006466A">
        <w:tab/>
      </w:r>
      <w:r w:rsidR="0006466A">
        <w:tab/>
      </w:r>
      <w:r w:rsidR="0006466A">
        <w:tab/>
      </w:r>
      <w:r w:rsidR="0006466A">
        <w:tab/>
      </w:r>
      <w:r w:rsidR="0006466A">
        <w:tab/>
      </w:r>
      <w:r w:rsidR="0006466A">
        <w:tab/>
      </w:r>
      <w:r w:rsidR="0006466A" w:rsidRPr="0006466A">
        <w:t>Moderator (NTT DOCOMO, INC.)</w:t>
      </w:r>
    </w:p>
    <w:p w14:paraId="669F899C" w14:textId="77777777" w:rsidR="009048F4" w:rsidRPr="00982845" w:rsidRDefault="009048F4" w:rsidP="009048F4">
      <w:pPr>
        <w:rPr>
          <w:rFonts w:eastAsia="DengXian"/>
          <w:lang w:eastAsia="zh-CN"/>
        </w:rPr>
      </w:pPr>
    </w:p>
    <w:p w14:paraId="116F116C"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78" w:name="_Toc210658563"/>
      <w:bookmarkStart w:id="879" w:name="_Toc210658661"/>
      <w:bookmarkStart w:id="880" w:name="_Toc210659379"/>
      <w:bookmarkStart w:id="881" w:name="_Toc211860356"/>
      <w:bookmarkStart w:id="882" w:name="_Toc211860646"/>
      <w:bookmarkStart w:id="883" w:name="_Toc211860865"/>
      <w:bookmarkStart w:id="884" w:name="_Toc211861086"/>
      <w:bookmarkStart w:id="885" w:name="_Toc211861492"/>
      <w:bookmarkStart w:id="886" w:name="_Toc211861662"/>
      <w:bookmarkStart w:id="887" w:name="_Toc211861878"/>
      <w:bookmarkStart w:id="888" w:name="_Toc211861970"/>
      <w:bookmarkStart w:id="889" w:name="_Toc211862369"/>
      <w:bookmarkStart w:id="890" w:name="_Toc211862523"/>
      <w:r w:rsidRPr="00982845">
        <w:lastRenderedPageBreak/>
        <w:t xml:space="preserve">UE features for </w:t>
      </w:r>
      <w:bookmarkStart w:id="891" w:name="_Hlk193102202"/>
      <w:r w:rsidRPr="00982845">
        <w:t>low band CA via switching</w:t>
      </w:r>
      <w:bookmarkEnd w:id="878"/>
      <w:bookmarkEnd w:id="879"/>
      <w:bookmarkEnd w:id="880"/>
      <w:bookmarkEnd w:id="891"/>
      <w:bookmarkEnd w:id="881"/>
      <w:bookmarkEnd w:id="882"/>
      <w:bookmarkEnd w:id="883"/>
      <w:bookmarkEnd w:id="884"/>
      <w:bookmarkEnd w:id="885"/>
      <w:bookmarkEnd w:id="886"/>
      <w:bookmarkEnd w:id="887"/>
      <w:bookmarkEnd w:id="888"/>
      <w:bookmarkEnd w:id="889"/>
      <w:bookmarkEnd w:id="890"/>
    </w:p>
    <w:p w14:paraId="6CFC175A" w14:textId="034DD503" w:rsidR="009048F4" w:rsidRPr="00982845" w:rsidRDefault="004710F9" w:rsidP="009048F4">
      <w:pPr>
        <w:rPr>
          <w:rFonts w:eastAsia="DengXian"/>
          <w:lang w:eastAsia="zh-CN"/>
        </w:rPr>
      </w:pPr>
      <w:hyperlink r:id="rId749" w:history="1">
        <w:r>
          <w:rPr>
            <w:rStyle w:val="Hyperlink"/>
          </w:rPr>
          <w:t>R1-2507977</w:t>
        </w:r>
      </w:hyperlink>
      <w:r w:rsidR="00BB5C39">
        <w:tab/>
      </w:r>
      <w:r w:rsidR="00BB5C39" w:rsidRPr="0006466A">
        <w:t>Summary of discussion on Rel-19 NR UE features for low band CA via switching</w:t>
      </w:r>
      <w:r w:rsidR="00BB5C39">
        <w:tab/>
      </w:r>
      <w:r w:rsidR="00BB5C39">
        <w:tab/>
      </w:r>
      <w:r w:rsidR="00BB5C39">
        <w:tab/>
      </w:r>
      <w:r w:rsidR="00BB5C39">
        <w:tab/>
      </w:r>
      <w:r w:rsidR="00BB5C39">
        <w:tab/>
      </w:r>
      <w:r w:rsidR="00BB5C39" w:rsidRPr="0006466A">
        <w:t>Moderator (NTT DOCOMO, INC.)</w:t>
      </w:r>
    </w:p>
    <w:p w14:paraId="1E18BD9A" w14:textId="77777777" w:rsidR="009048F4" w:rsidRPr="00982845" w:rsidRDefault="009048F4" w:rsidP="009048F4">
      <w:pPr>
        <w:rPr>
          <w:rFonts w:eastAsia="DengXian"/>
          <w:lang w:eastAsia="zh-CN"/>
        </w:rPr>
      </w:pPr>
    </w:p>
    <w:p w14:paraId="362E719F" w14:textId="5583DD1D" w:rsidR="009048F4" w:rsidRPr="00982845" w:rsidRDefault="004710F9" w:rsidP="009048F4">
      <w:hyperlink r:id="rId750" w:history="1">
        <w:r>
          <w:rPr>
            <w:rStyle w:val="Hyperlink"/>
          </w:rPr>
          <w:t>R1-2506930</w:t>
        </w:r>
      </w:hyperlink>
      <w:r w:rsidR="009048F4" w:rsidRPr="00982845">
        <w:tab/>
        <w:t>UE features for low band CA via switching</w:t>
      </w:r>
      <w:r w:rsidR="009048F4" w:rsidRPr="00982845">
        <w:tab/>
        <w:t>Huawei, HiSilicon</w:t>
      </w:r>
    </w:p>
    <w:p w14:paraId="2EC9AED7" w14:textId="4530F621" w:rsidR="009048F4" w:rsidRPr="00982845" w:rsidRDefault="004710F9" w:rsidP="009048F4">
      <w:hyperlink r:id="rId751" w:history="1">
        <w:r>
          <w:rPr>
            <w:rStyle w:val="Hyperlink"/>
          </w:rPr>
          <w:t>R1-2506976</w:t>
        </w:r>
      </w:hyperlink>
      <w:r w:rsidR="009048F4" w:rsidRPr="00982845">
        <w:tab/>
        <w:t>Discussion on UE feature for low band CA via switching</w:t>
      </w:r>
      <w:r w:rsidR="009048F4" w:rsidRPr="00982845">
        <w:tab/>
        <w:t>Xiaomi</w:t>
      </w:r>
    </w:p>
    <w:p w14:paraId="0A452BED" w14:textId="208E637B" w:rsidR="009048F4" w:rsidRPr="00982845" w:rsidRDefault="004710F9" w:rsidP="009048F4">
      <w:hyperlink r:id="rId752" w:history="1">
        <w:r>
          <w:rPr>
            <w:rStyle w:val="Hyperlink"/>
          </w:rPr>
          <w:t>R1-2507199</w:t>
        </w:r>
      </w:hyperlink>
      <w:r w:rsidR="009048F4" w:rsidRPr="00982845">
        <w:tab/>
        <w:t>Discussion on UE features for for low band CA via switching</w:t>
      </w:r>
      <w:r w:rsidR="009048F4" w:rsidRPr="00982845">
        <w:tab/>
        <w:t>ZTE Corporation, Sanechips</w:t>
      </w:r>
    </w:p>
    <w:p w14:paraId="1AB2D0F5" w14:textId="39C1D4C6" w:rsidR="009048F4" w:rsidRPr="00982845" w:rsidRDefault="004710F9" w:rsidP="009048F4">
      <w:hyperlink r:id="rId753" w:history="1">
        <w:r>
          <w:rPr>
            <w:rStyle w:val="Hyperlink"/>
          </w:rPr>
          <w:t>R1-2507265</w:t>
        </w:r>
      </w:hyperlink>
      <w:r w:rsidR="009048F4" w:rsidRPr="00982845">
        <w:tab/>
        <w:t>UE features for low band carrier aggregation via switching</w:t>
      </w:r>
      <w:r w:rsidR="009048F4" w:rsidRPr="00982845">
        <w:tab/>
        <w:t>Samsung</w:t>
      </w:r>
    </w:p>
    <w:p w14:paraId="590700C6" w14:textId="62C73482" w:rsidR="009048F4" w:rsidRDefault="004710F9" w:rsidP="009048F4">
      <w:hyperlink r:id="rId754" w:history="1">
        <w:r>
          <w:rPr>
            <w:rStyle w:val="Hyperlink"/>
          </w:rPr>
          <w:t>R1-2507878</w:t>
        </w:r>
      </w:hyperlink>
      <w:r w:rsidR="009048F4" w:rsidRPr="00982845">
        <w:tab/>
        <w:t>UE features for Low Band Carrier Aggregation via switching</w:t>
      </w:r>
      <w:r w:rsidR="009048F4" w:rsidRPr="00982845">
        <w:tab/>
        <w:t>Google</w:t>
      </w:r>
    </w:p>
    <w:p w14:paraId="4E07DB2B" w14:textId="5014FBFC" w:rsidR="0006466A" w:rsidRPr="00982845" w:rsidRDefault="0006466A" w:rsidP="009048F4"/>
    <w:p w14:paraId="7CB5877D" w14:textId="77777777" w:rsidR="009048F4" w:rsidRPr="00982845" w:rsidRDefault="009048F4" w:rsidP="009048F4">
      <w:pPr>
        <w:rPr>
          <w:rFonts w:eastAsia="DengXian"/>
          <w:b/>
          <w:bCs/>
          <w:lang w:eastAsia="zh-CN"/>
        </w:rPr>
      </w:pPr>
    </w:p>
    <w:p w14:paraId="5B1BC543" w14:textId="77777777" w:rsidR="009048F4" w:rsidRPr="00982845" w:rsidRDefault="009048F4" w:rsidP="004331CD">
      <w:pPr>
        <w:pStyle w:val="Heading2"/>
        <w:widowControl w:val="0"/>
        <w:numPr>
          <w:ilvl w:val="1"/>
          <w:numId w:val="89"/>
        </w:numPr>
        <w:tabs>
          <w:tab w:val="num" w:pos="576"/>
        </w:tabs>
        <w:ind w:left="576" w:hanging="576"/>
        <w:rPr>
          <w:rFonts w:eastAsia="DengXian"/>
          <w:lang w:eastAsia="zh-CN"/>
        </w:rPr>
      </w:pPr>
      <w:bookmarkStart w:id="892" w:name="_Toc210658564"/>
      <w:bookmarkStart w:id="893" w:name="_Toc210658662"/>
      <w:bookmarkStart w:id="894" w:name="_Toc210659380"/>
      <w:bookmarkStart w:id="895" w:name="_Toc211860357"/>
      <w:bookmarkStart w:id="896" w:name="_Toc211860647"/>
      <w:bookmarkStart w:id="897" w:name="_Toc211860866"/>
      <w:bookmarkStart w:id="898" w:name="_Toc211861087"/>
      <w:bookmarkStart w:id="899" w:name="_Toc211861493"/>
      <w:bookmarkStart w:id="900" w:name="_Toc211861663"/>
      <w:bookmarkStart w:id="901" w:name="_Toc211861879"/>
      <w:bookmarkStart w:id="902" w:name="_Toc211861971"/>
      <w:bookmarkStart w:id="903" w:name="_Toc211862370"/>
      <w:bookmarkStart w:id="904" w:name="_Toc211862524"/>
      <w:r w:rsidRPr="00982845">
        <w:t>UE features for LTE based 5G broadcast Phase 2</w:t>
      </w:r>
      <w:bookmarkEnd w:id="892"/>
      <w:bookmarkEnd w:id="893"/>
      <w:bookmarkEnd w:id="894"/>
      <w:bookmarkEnd w:id="895"/>
      <w:bookmarkEnd w:id="896"/>
      <w:bookmarkEnd w:id="897"/>
      <w:bookmarkEnd w:id="898"/>
      <w:bookmarkEnd w:id="899"/>
      <w:bookmarkEnd w:id="900"/>
      <w:bookmarkEnd w:id="901"/>
      <w:bookmarkEnd w:id="902"/>
      <w:bookmarkEnd w:id="903"/>
      <w:bookmarkEnd w:id="904"/>
    </w:p>
    <w:p w14:paraId="536B891C" w14:textId="26BC8915" w:rsidR="009048F4" w:rsidRDefault="004710F9" w:rsidP="009048F4">
      <w:pPr>
        <w:rPr>
          <w:rFonts w:eastAsia="DengXian"/>
          <w:lang w:eastAsia="zh-CN"/>
        </w:rPr>
      </w:pPr>
      <w:hyperlink r:id="rId755" w:history="1">
        <w:r w:rsidRPr="00075F13">
          <w:rPr>
            <w:rStyle w:val="Hyperlink"/>
            <w:rFonts w:eastAsia="DengXian"/>
            <w:highlight w:val="green"/>
            <w:lang w:eastAsia="zh-CN"/>
          </w:rPr>
          <w:t>R1-2508084</w:t>
        </w:r>
      </w:hyperlink>
      <w:r w:rsidR="00BB5C39">
        <w:rPr>
          <w:rFonts w:eastAsia="DengXian"/>
          <w:lang w:eastAsia="zh-CN"/>
        </w:rPr>
        <w:tab/>
      </w:r>
      <w:r w:rsidR="00BB5C39" w:rsidRPr="00BE603B">
        <w:rPr>
          <w:rFonts w:eastAsia="DengXian"/>
          <w:lang w:eastAsia="zh-CN"/>
        </w:rPr>
        <w:t>Session Notes of AI 9.13</w:t>
      </w:r>
      <w:r w:rsidR="00BB5C39">
        <w:rPr>
          <w:rFonts w:eastAsia="DengXian"/>
          <w:lang w:eastAsia="zh-CN"/>
        </w:rPr>
        <w:tab/>
      </w:r>
      <w:r w:rsidR="00BB5C39" w:rsidRPr="00BE603B">
        <w:rPr>
          <w:rFonts w:eastAsia="DengXian"/>
          <w:lang w:eastAsia="zh-CN"/>
        </w:rPr>
        <w:t>Ad-Hoc Chair (AT&amp;T)</w:t>
      </w:r>
    </w:p>
    <w:p w14:paraId="3075C544" w14:textId="5D56548B"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6FA33295" w14:textId="77777777" w:rsidR="00075F13" w:rsidRPr="00982845" w:rsidRDefault="00075F13" w:rsidP="009048F4">
      <w:pPr>
        <w:rPr>
          <w:rFonts w:eastAsia="DengXian"/>
          <w:lang w:eastAsia="zh-CN"/>
        </w:rPr>
      </w:pPr>
    </w:p>
    <w:p w14:paraId="5F77D4FB" w14:textId="13FC0967" w:rsidR="009048F4" w:rsidRPr="00982845" w:rsidRDefault="004710F9" w:rsidP="009048F4">
      <w:hyperlink r:id="rId756" w:history="1">
        <w:r>
          <w:rPr>
            <w:rStyle w:val="Hyperlink"/>
          </w:rPr>
          <w:t>R1-2506915</w:t>
        </w:r>
      </w:hyperlink>
      <w:r w:rsidR="009048F4" w:rsidRPr="00982845">
        <w:tab/>
        <w:t>Discussion on UE features for LTE based 5G broadcast</w:t>
      </w:r>
      <w:r w:rsidR="009048F4" w:rsidRPr="00982845">
        <w:tab/>
        <w:t>ZTE Corporation, Sanechips</w:t>
      </w:r>
    </w:p>
    <w:p w14:paraId="13328AE9" w14:textId="54B0562D" w:rsidR="009048F4" w:rsidRPr="00982845" w:rsidRDefault="004710F9" w:rsidP="009048F4">
      <w:hyperlink r:id="rId757" w:history="1">
        <w:r>
          <w:rPr>
            <w:rStyle w:val="Hyperlink"/>
          </w:rPr>
          <w:t>R1-2506977</w:t>
        </w:r>
      </w:hyperlink>
      <w:r w:rsidR="009048F4" w:rsidRPr="00982845">
        <w:tab/>
        <w:t>UE features for LTE based 5G broadcast</w:t>
      </w:r>
      <w:r w:rsidR="009048F4" w:rsidRPr="00982845">
        <w:tab/>
        <w:t>Xiaomi</w:t>
      </w:r>
    </w:p>
    <w:p w14:paraId="1507CB70" w14:textId="61E9D522" w:rsidR="009048F4" w:rsidRPr="00982845" w:rsidRDefault="004710F9" w:rsidP="009048F4">
      <w:hyperlink r:id="rId758" w:history="1">
        <w:r>
          <w:rPr>
            <w:rStyle w:val="Hyperlink"/>
          </w:rPr>
          <w:t>R1-2507241</w:t>
        </w:r>
      </w:hyperlink>
      <w:r w:rsidR="009048F4" w:rsidRPr="00982845">
        <w:tab/>
        <w:t>UE features for LTE broadcast</w:t>
      </w:r>
      <w:r w:rsidR="009048F4" w:rsidRPr="00982845">
        <w:tab/>
        <w:t>Samsung</w:t>
      </w:r>
    </w:p>
    <w:p w14:paraId="67144367" w14:textId="0482C797" w:rsidR="009048F4" w:rsidRPr="00982845" w:rsidRDefault="004710F9" w:rsidP="009048F4">
      <w:hyperlink r:id="rId759" w:history="1">
        <w:r>
          <w:rPr>
            <w:rStyle w:val="Hyperlink"/>
          </w:rPr>
          <w:t>R1-2507709</w:t>
        </w:r>
      </w:hyperlink>
      <w:r w:rsidR="009048F4" w:rsidRPr="00982845">
        <w:tab/>
        <w:t>UE features for LTE based 5G broadcast Phase 2</w:t>
      </w:r>
      <w:r w:rsidR="009048F4" w:rsidRPr="00982845">
        <w:tab/>
        <w:t>Qualcomm Incorporated</w:t>
      </w:r>
    </w:p>
    <w:p w14:paraId="0F6ABDB5" w14:textId="02544126" w:rsidR="009048F4" w:rsidRPr="00982845" w:rsidRDefault="004710F9" w:rsidP="009048F4">
      <w:hyperlink r:id="rId760" w:history="1">
        <w:r>
          <w:rPr>
            <w:rStyle w:val="Hyperlink"/>
          </w:rPr>
          <w:t>R1-2507742</w:t>
        </w:r>
      </w:hyperlink>
      <w:r w:rsidR="009048F4" w:rsidRPr="00982845">
        <w:tab/>
        <w:t>Summary of UE features for LTE based 5G broadcast Phase 2</w:t>
      </w:r>
      <w:r w:rsidR="009048F4" w:rsidRPr="00982845">
        <w:tab/>
        <w:t>Moderator (AT&amp;T)</w:t>
      </w:r>
    </w:p>
    <w:p w14:paraId="0CFC82D4" w14:textId="4D0AFB4A" w:rsidR="009048F4" w:rsidRPr="00982845" w:rsidRDefault="009048F4" w:rsidP="00BE603B">
      <w:pPr>
        <w:rPr>
          <w:rFonts w:eastAsia="DengXian"/>
          <w:lang w:eastAsia="zh-CN"/>
        </w:rPr>
      </w:pPr>
    </w:p>
    <w:p w14:paraId="4E33A9B9" w14:textId="77777777" w:rsidR="009048F4" w:rsidRPr="00982845" w:rsidRDefault="009048F4" w:rsidP="004331CD">
      <w:pPr>
        <w:pStyle w:val="Heading2"/>
        <w:widowControl w:val="0"/>
        <w:numPr>
          <w:ilvl w:val="1"/>
          <w:numId w:val="89"/>
        </w:numPr>
        <w:tabs>
          <w:tab w:val="num" w:pos="576"/>
        </w:tabs>
        <w:ind w:left="576" w:hanging="576"/>
      </w:pPr>
      <w:bookmarkStart w:id="905" w:name="_Toc210658565"/>
      <w:bookmarkStart w:id="906" w:name="_Toc210658663"/>
      <w:bookmarkStart w:id="907" w:name="_Toc210659381"/>
      <w:bookmarkStart w:id="908" w:name="_Toc211860358"/>
      <w:bookmarkStart w:id="909" w:name="_Toc211860648"/>
      <w:bookmarkStart w:id="910" w:name="_Toc211860867"/>
      <w:bookmarkStart w:id="911" w:name="_Toc211861088"/>
      <w:bookmarkStart w:id="912" w:name="_Toc211861494"/>
      <w:bookmarkStart w:id="913" w:name="_Toc211861664"/>
      <w:bookmarkStart w:id="914" w:name="_Toc211861880"/>
      <w:bookmarkStart w:id="915" w:name="_Toc211861972"/>
      <w:bookmarkStart w:id="916" w:name="_Toc211862371"/>
      <w:bookmarkStart w:id="917" w:name="_Toc211862525"/>
      <w:r w:rsidRPr="00982845">
        <w:t>Others</w:t>
      </w:r>
      <w:bookmarkEnd w:id="905"/>
      <w:bookmarkEnd w:id="906"/>
      <w:bookmarkEnd w:id="907"/>
      <w:bookmarkEnd w:id="908"/>
      <w:bookmarkEnd w:id="909"/>
      <w:bookmarkEnd w:id="910"/>
      <w:bookmarkEnd w:id="911"/>
      <w:bookmarkEnd w:id="912"/>
      <w:bookmarkEnd w:id="913"/>
      <w:bookmarkEnd w:id="914"/>
      <w:bookmarkEnd w:id="915"/>
      <w:bookmarkEnd w:id="916"/>
      <w:bookmarkEnd w:id="917"/>
    </w:p>
    <w:p w14:paraId="2F030C94" w14:textId="10DDB3D9" w:rsidR="009048F4" w:rsidRDefault="004710F9" w:rsidP="009048F4">
      <w:pPr>
        <w:rPr>
          <w:rFonts w:eastAsia="DengXian"/>
          <w:lang w:eastAsia="zh-CN"/>
        </w:rPr>
      </w:pPr>
      <w:hyperlink r:id="rId761" w:history="1">
        <w:r w:rsidRPr="00075F13">
          <w:rPr>
            <w:rStyle w:val="Hyperlink"/>
            <w:rFonts w:eastAsia="DengXian"/>
            <w:highlight w:val="green"/>
            <w:lang w:eastAsia="zh-CN"/>
          </w:rPr>
          <w:t>R1-2508085</w:t>
        </w:r>
      </w:hyperlink>
      <w:r w:rsidR="00BB5C39">
        <w:rPr>
          <w:rFonts w:eastAsia="DengXian"/>
          <w:lang w:eastAsia="zh-CN"/>
        </w:rPr>
        <w:tab/>
      </w:r>
      <w:r w:rsidR="00BB5C39" w:rsidRPr="00BE603B">
        <w:rPr>
          <w:rFonts w:eastAsia="DengXian"/>
          <w:lang w:eastAsia="zh-CN"/>
        </w:rPr>
        <w:t>Session Notes of AI 9.1</w:t>
      </w:r>
      <w:r w:rsidR="00BB5C39">
        <w:rPr>
          <w:rFonts w:eastAsia="DengXian"/>
          <w:lang w:eastAsia="zh-CN"/>
        </w:rPr>
        <w:t>4</w:t>
      </w:r>
      <w:r w:rsidR="00BB5C39">
        <w:rPr>
          <w:rFonts w:eastAsia="DengXian"/>
          <w:lang w:eastAsia="zh-CN"/>
        </w:rPr>
        <w:tab/>
      </w:r>
      <w:r w:rsidR="00BB5C39" w:rsidRPr="00BE603B">
        <w:rPr>
          <w:rFonts w:eastAsia="DengXian"/>
          <w:lang w:eastAsia="zh-CN"/>
        </w:rPr>
        <w:t>Ad-Hoc Chair (AT&amp;T)</w:t>
      </w:r>
    </w:p>
    <w:p w14:paraId="088EEED9" w14:textId="62D85E69" w:rsidR="00BB5C39" w:rsidRDefault="00075F13" w:rsidP="009048F4">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53ED3319" w14:textId="77777777" w:rsidR="00075F13" w:rsidRPr="00982845" w:rsidRDefault="00075F13" w:rsidP="009048F4">
      <w:pPr>
        <w:rPr>
          <w:rFonts w:eastAsia="DengXian"/>
          <w:lang w:eastAsia="zh-CN"/>
        </w:rPr>
      </w:pPr>
    </w:p>
    <w:p w14:paraId="23065299" w14:textId="0DA2B11E" w:rsidR="009048F4" w:rsidRPr="00982845" w:rsidRDefault="004710F9" w:rsidP="009048F4">
      <w:hyperlink r:id="rId762" w:history="1">
        <w:r>
          <w:rPr>
            <w:rStyle w:val="Hyperlink"/>
          </w:rPr>
          <w:t>R1-2507079</w:t>
        </w:r>
      </w:hyperlink>
      <w:r w:rsidR="009048F4" w:rsidRPr="00982845">
        <w:tab/>
        <w:t>PDCCH repetition TN features</w:t>
      </w:r>
      <w:r w:rsidR="009048F4" w:rsidRPr="00982845">
        <w:tab/>
        <w:t>Nokia</w:t>
      </w:r>
    </w:p>
    <w:p w14:paraId="449B8056" w14:textId="47744A21" w:rsidR="009048F4" w:rsidRPr="00982845" w:rsidRDefault="004710F9" w:rsidP="009048F4">
      <w:pPr>
        <w:ind w:left="1440" w:hanging="1440"/>
      </w:pPr>
      <w:hyperlink r:id="rId763" w:history="1">
        <w:r>
          <w:rPr>
            <w:rStyle w:val="Hyperlink"/>
          </w:rPr>
          <w:t>R1-2507195</w:t>
        </w:r>
      </w:hyperlink>
      <w:r w:rsidR="009048F4" w:rsidRPr="00982845">
        <w:tab/>
        <w:t>UE features for positioning SRS frequency hopping for non-RedCap UE</w:t>
      </w:r>
      <w:r w:rsidR="009048F4" w:rsidRPr="00982845">
        <w:tab/>
        <w:t>ZTE Corporation, Sanechips</w:t>
      </w:r>
    </w:p>
    <w:p w14:paraId="1C974B65" w14:textId="405711F4" w:rsidR="009048F4" w:rsidRPr="00982845" w:rsidRDefault="004710F9" w:rsidP="009048F4">
      <w:hyperlink r:id="rId764" w:history="1">
        <w:r>
          <w:rPr>
            <w:rStyle w:val="Hyperlink"/>
          </w:rPr>
          <w:t>R1-2507274</w:t>
        </w:r>
      </w:hyperlink>
      <w:r w:rsidR="009048F4" w:rsidRPr="00982845">
        <w:tab/>
        <w:t>UE features for Other topics</w:t>
      </w:r>
      <w:r w:rsidR="009048F4" w:rsidRPr="00982845">
        <w:tab/>
        <w:t>Samsung</w:t>
      </w:r>
    </w:p>
    <w:p w14:paraId="73342799" w14:textId="18176F89" w:rsidR="009048F4" w:rsidRPr="00982845" w:rsidRDefault="004710F9" w:rsidP="009048F4">
      <w:hyperlink r:id="rId765" w:history="1">
        <w:r>
          <w:rPr>
            <w:rStyle w:val="Hyperlink"/>
          </w:rPr>
          <w:t>R1-2507477</w:t>
        </w:r>
      </w:hyperlink>
      <w:r w:rsidR="009048F4" w:rsidRPr="00982845">
        <w:tab/>
        <w:t>UE features for early CSI acquisition for L3 handover</w:t>
      </w:r>
      <w:r w:rsidR="009048F4" w:rsidRPr="00982845">
        <w:tab/>
        <w:t>Ericsson</w:t>
      </w:r>
    </w:p>
    <w:p w14:paraId="32E0047B" w14:textId="1A1FA991" w:rsidR="009048F4" w:rsidRPr="00982845" w:rsidRDefault="004710F9" w:rsidP="009048F4">
      <w:hyperlink r:id="rId766" w:history="1">
        <w:r>
          <w:rPr>
            <w:rStyle w:val="Hyperlink"/>
          </w:rPr>
          <w:t>R1-2507743</w:t>
        </w:r>
      </w:hyperlink>
      <w:r w:rsidR="009048F4" w:rsidRPr="00982845">
        <w:tab/>
        <w:t>Summary of UE features for Rel-19 TEI and other relevant issues</w:t>
      </w:r>
      <w:r w:rsidR="009048F4" w:rsidRPr="00982845">
        <w:tab/>
        <w:t>Moderator (AT&amp;T)</w:t>
      </w:r>
    </w:p>
    <w:p w14:paraId="5718ABBD" w14:textId="2EE72CEA" w:rsidR="009048F4" w:rsidRPr="00982845" w:rsidRDefault="004710F9" w:rsidP="009048F4">
      <w:hyperlink r:id="rId767" w:history="1">
        <w:r>
          <w:rPr>
            <w:rStyle w:val="Hyperlink"/>
          </w:rPr>
          <w:t>R1-2507936</w:t>
        </w:r>
      </w:hyperlink>
      <w:r w:rsidR="009048F4" w:rsidRPr="00982845">
        <w:tab/>
        <w:t>UE features for common PDCCH repetiton (Rel-19 NTN) for TN</w:t>
      </w:r>
      <w:r w:rsidR="009048F4" w:rsidRPr="00982845">
        <w:tab/>
        <w:t>Huawei, HiSilicon</w:t>
      </w:r>
    </w:p>
    <w:p w14:paraId="68814F52" w14:textId="22818A31" w:rsidR="009048F4" w:rsidRDefault="004710F9" w:rsidP="009048F4">
      <w:pPr>
        <w:rPr>
          <w:rFonts w:eastAsia="DengXian"/>
          <w:lang w:eastAsia="zh-CN"/>
        </w:rPr>
      </w:pPr>
      <w:hyperlink r:id="rId768" w:history="1">
        <w:r>
          <w:rPr>
            <w:rStyle w:val="Hyperlink"/>
            <w:rFonts w:eastAsia="DengXian"/>
            <w:highlight w:val="red"/>
            <w:lang w:eastAsia="zh-CN"/>
          </w:rPr>
          <w:t>R1-2507978</w:t>
        </w:r>
      </w:hyperlink>
      <w:r w:rsidR="0006466A">
        <w:rPr>
          <w:rFonts w:eastAsia="DengXian"/>
          <w:lang w:eastAsia="zh-CN"/>
        </w:rPr>
        <w:tab/>
      </w:r>
      <w:r w:rsidR="0006466A" w:rsidRPr="0006466A">
        <w:rPr>
          <w:rFonts w:eastAsia="DengXian"/>
          <w:lang w:eastAsia="zh-CN"/>
        </w:rPr>
        <w:t>Session Notes of AI 9.14 for common PDCCH repetition for TN</w:t>
      </w:r>
      <w:r w:rsidR="0006466A">
        <w:rPr>
          <w:rFonts w:eastAsia="DengXian"/>
          <w:lang w:eastAsia="zh-CN"/>
        </w:rPr>
        <w:tab/>
      </w:r>
      <w:r w:rsidR="0006466A" w:rsidRPr="0006466A">
        <w:rPr>
          <w:rFonts w:eastAsia="DengXian"/>
          <w:lang w:eastAsia="zh-CN"/>
        </w:rPr>
        <w:t>Ad-Hoc Chair (NTT DOCOMO, INC.)</w:t>
      </w:r>
    </w:p>
    <w:p w14:paraId="306DB049" w14:textId="27D97061" w:rsidR="00BE603B" w:rsidRDefault="00E024DE" w:rsidP="009048F4">
      <w:pPr>
        <w:rPr>
          <w:rFonts w:eastAsia="DengXian"/>
          <w:lang w:eastAsia="zh-CN"/>
        </w:rPr>
      </w:pPr>
      <w:r w:rsidRPr="00E024DE">
        <w:rPr>
          <w:rFonts w:eastAsia="DengXian"/>
          <w:b/>
          <w:bCs/>
          <w:lang w:eastAsia="zh-CN"/>
        </w:rPr>
        <w:t>Decision:</w:t>
      </w:r>
      <w:r>
        <w:rPr>
          <w:rFonts w:eastAsia="DengXian"/>
          <w:lang w:eastAsia="zh-CN"/>
        </w:rPr>
        <w:t xml:space="preserve"> This was withdrawn.</w:t>
      </w:r>
    </w:p>
    <w:p w14:paraId="5A43E80A" w14:textId="77777777" w:rsidR="00E024DE" w:rsidRPr="00982845" w:rsidRDefault="00E024DE" w:rsidP="009048F4">
      <w:pPr>
        <w:rPr>
          <w:rFonts w:eastAsia="DengXian"/>
          <w:lang w:eastAsia="zh-CN"/>
        </w:rPr>
      </w:pPr>
    </w:p>
    <w:p w14:paraId="43CCD894" w14:textId="77777777" w:rsidR="009048F4" w:rsidRPr="00982845" w:rsidRDefault="009048F4" w:rsidP="004331CD">
      <w:pPr>
        <w:pStyle w:val="Heading1"/>
        <w:keepNext w:val="0"/>
        <w:widowControl w:val="0"/>
        <w:numPr>
          <w:ilvl w:val="0"/>
          <w:numId w:val="87"/>
        </w:numPr>
        <w:tabs>
          <w:tab w:val="num" w:pos="432"/>
        </w:tabs>
        <w:spacing w:before="360"/>
        <w:ind w:left="432" w:hanging="432"/>
        <w:rPr>
          <w:rFonts w:eastAsia="DengXian"/>
          <w:lang w:eastAsia="zh-CN"/>
        </w:rPr>
      </w:pPr>
      <w:bookmarkStart w:id="918" w:name="_Toc210658566"/>
      <w:bookmarkStart w:id="919" w:name="_Toc210658664"/>
      <w:bookmarkStart w:id="920" w:name="_Toc210659382"/>
      <w:bookmarkStart w:id="921" w:name="_Toc211860359"/>
      <w:bookmarkStart w:id="922" w:name="_Toc211860649"/>
      <w:bookmarkStart w:id="923" w:name="_Toc211860868"/>
      <w:bookmarkStart w:id="924" w:name="_Toc211861089"/>
      <w:bookmarkStart w:id="925" w:name="_Toc211861495"/>
      <w:bookmarkStart w:id="926" w:name="_Toc211861665"/>
      <w:bookmarkStart w:id="927" w:name="_Toc211861881"/>
      <w:bookmarkStart w:id="928" w:name="_Toc211861973"/>
      <w:bookmarkStart w:id="929" w:name="_Toc211862372"/>
      <w:bookmarkStart w:id="930" w:name="_Toc211862526"/>
      <w:r w:rsidRPr="00982845">
        <w:rPr>
          <w:rFonts w:eastAsia="DengXian"/>
          <w:lang w:eastAsia="zh-CN"/>
        </w:rPr>
        <w:lastRenderedPageBreak/>
        <w:t>Release 20 NR</w:t>
      </w:r>
      <w:bookmarkEnd w:id="918"/>
      <w:bookmarkEnd w:id="919"/>
      <w:bookmarkEnd w:id="920"/>
      <w:bookmarkEnd w:id="921"/>
      <w:bookmarkEnd w:id="922"/>
      <w:bookmarkEnd w:id="923"/>
      <w:bookmarkEnd w:id="924"/>
      <w:bookmarkEnd w:id="925"/>
      <w:bookmarkEnd w:id="926"/>
      <w:bookmarkEnd w:id="927"/>
      <w:bookmarkEnd w:id="928"/>
      <w:bookmarkEnd w:id="929"/>
      <w:bookmarkEnd w:id="930"/>
    </w:p>
    <w:p w14:paraId="249D6CCD" w14:textId="77777777" w:rsidR="009048F4" w:rsidRPr="00982845" w:rsidRDefault="009048F4" w:rsidP="009048F4">
      <w:pPr>
        <w:rPr>
          <w:lang w:eastAsia="x-none"/>
        </w:rPr>
      </w:pPr>
      <w:r w:rsidRPr="00982845">
        <w:rPr>
          <w:b/>
          <w:i/>
          <w:iCs/>
          <w:color w:val="FF0000"/>
        </w:rPr>
        <w:t>The maximum number of contributions per company/organization/university is limited to 1 per agenda item unless stated otherwise.</w:t>
      </w:r>
    </w:p>
    <w:p w14:paraId="4663AF71"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931" w:name="_Toc210658567"/>
      <w:bookmarkStart w:id="932" w:name="_Toc210658665"/>
      <w:bookmarkStart w:id="933" w:name="_Toc210659383"/>
      <w:bookmarkStart w:id="934" w:name="_Toc211860360"/>
      <w:bookmarkStart w:id="935" w:name="_Toc211860650"/>
      <w:bookmarkStart w:id="936" w:name="_Toc211860869"/>
      <w:bookmarkStart w:id="937" w:name="_Toc211861090"/>
      <w:bookmarkStart w:id="938" w:name="_Toc211861496"/>
      <w:bookmarkStart w:id="939" w:name="_Toc211861666"/>
      <w:bookmarkStart w:id="940" w:name="_Toc211861882"/>
      <w:bookmarkStart w:id="941" w:name="_Toc211861974"/>
      <w:bookmarkStart w:id="942" w:name="_Toc211862373"/>
      <w:bookmarkStart w:id="943" w:name="_Toc211862527"/>
      <w:r w:rsidRPr="00982845">
        <w:rPr>
          <w:szCs w:val="24"/>
          <w:lang w:eastAsia="zh-CN"/>
        </w:rPr>
        <w:t>Artificial Intelligence (AI)/Machine Learning (ML) for NR air interface enhancements</w:t>
      </w:r>
      <w:bookmarkEnd w:id="931"/>
      <w:bookmarkEnd w:id="932"/>
      <w:bookmarkEnd w:id="933"/>
      <w:bookmarkEnd w:id="934"/>
      <w:bookmarkEnd w:id="935"/>
      <w:bookmarkEnd w:id="936"/>
      <w:bookmarkEnd w:id="937"/>
      <w:bookmarkEnd w:id="938"/>
      <w:bookmarkEnd w:id="939"/>
      <w:bookmarkEnd w:id="940"/>
      <w:bookmarkEnd w:id="941"/>
      <w:bookmarkEnd w:id="942"/>
      <w:bookmarkEnd w:id="943"/>
    </w:p>
    <w:p w14:paraId="794E5A03" w14:textId="77777777" w:rsidR="009048F4" w:rsidRDefault="009048F4" w:rsidP="009048F4">
      <w:pPr>
        <w:rPr>
          <w:i/>
          <w:iCs/>
        </w:rPr>
      </w:pPr>
      <w:r w:rsidRPr="00982845">
        <w:rPr>
          <w:i/>
          <w:iCs/>
        </w:rPr>
        <w:t>Please refer to RP-2</w:t>
      </w:r>
      <w:r w:rsidRPr="00982845">
        <w:rPr>
          <w:rFonts w:eastAsia="DengXian"/>
          <w:i/>
          <w:iCs/>
          <w:lang w:eastAsia="zh-CN"/>
        </w:rPr>
        <w:t>52445</w:t>
      </w:r>
      <w:r w:rsidRPr="00982845">
        <w:rPr>
          <w:i/>
          <w:iCs/>
        </w:rPr>
        <w:t xml:space="preserve"> for detailed scope of the WI. </w:t>
      </w:r>
    </w:p>
    <w:p w14:paraId="691AB0C5" w14:textId="77777777" w:rsidR="0053599D" w:rsidRPr="00947EBB" w:rsidRDefault="0053599D" w:rsidP="0053599D">
      <w:pPr>
        <w:rPr>
          <w:lang w:val="fr-FR" w:eastAsia="x-none"/>
        </w:rPr>
      </w:pPr>
      <w:r w:rsidRPr="00947EBB">
        <w:rPr>
          <w:lang w:val="fr-FR" w:eastAsia="x-none"/>
        </w:rPr>
        <w:t>[12</w:t>
      </w:r>
      <w:r w:rsidRPr="00947EBB">
        <w:rPr>
          <w:rFonts w:eastAsia="DengXian" w:hint="eastAsia"/>
          <w:lang w:val="fr-FR" w:eastAsia="zh-CN"/>
        </w:rPr>
        <w:t>2bis</w:t>
      </w:r>
      <w:r w:rsidRPr="00947EBB">
        <w:rPr>
          <w:lang w:val="fr-FR" w:eastAsia="x-none"/>
        </w:rPr>
        <w:t>-R</w:t>
      </w:r>
      <w:r w:rsidRPr="00947EBB">
        <w:rPr>
          <w:rFonts w:eastAsia="DengXian" w:hint="eastAsia"/>
          <w:lang w:val="fr-FR" w:eastAsia="zh-CN"/>
        </w:rPr>
        <w:t>20</w:t>
      </w:r>
      <w:r w:rsidRPr="00947EBB">
        <w:rPr>
          <w:lang w:val="fr-FR" w:eastAsia="x-none"/>
        </w:rPr>
        <w:t>-AI/ML] Email discussion on Rel-</w:t>
      </w:r>
      <w:r w:rsidRPr="00947EBB">
        <w:rPr>
          <w:rFonts w:eastAsia="DengXian" w:hint="eastAsia"/>
          <w:lang w:val="fr-FR" w:eastAsia="zh-CN"/>
        </w:rPr>
        <w:t>20</w:t>
      </w:r>
      <w:r w:rsidRPr="00947EBB">
        <w:rPr>
          <w:lang w:val="fr-FR" w:eastAsia="x-none"/>
        </w:rPr>
        <w:t xml:space="preserve"> AI/ML – </w:t>
      </w:r>
      <w:r w:rsidRPr="00947EBB">
        <w:rPr>
          <w:rFonts w:eastAsia="DengXian" w:hint="eastAsia"/>
          <w:lang w:val="fr-FR" w:eastAsia="zh-CN"/>
        </w:rPr>
        <w:t>Chenxi (Qualcomm)</w:t>
      </w:r>
    </w:p>
    <w:p w14:paraId="02A0AD08" w14:textId="3FFC5D7F" w:rsidR="0053599D" w:rsidRDefault="0053599D" w:rsidP="0053599D">
      <w:pPr>
        <w:rPr>
          <w:lang w:eastAsia="x-none"/>
        </w:rPr>
      </w:pPr>
      <w:r w:rsidRPr="00947EBB">
        <w:rPr>
          <w:lang w:eastAsia="x-none"/>
        </w:rPr>
        <w:t>To be used for sharing updates on online/offline schedule, details on what is to be discussed in online/offline sessions, tdoc number of the moderator summary for online session, etc</w:t>
      </w:r>
    </w:p>
    <w:p w14:paraId="07352A88" w14:textId="3953A83A" w:rsidR="0053599D" w:rsidRPr="00274D64" w:rsidRDefault="004710F9" w:rsidP="0053599D">
      <w:pPr>
        <w:rPr>
          <w:rFonts w:eastAsia="DengXian"/>
          <w:b/>
          <w:bCs/>
          <w:lang w:eastAsia="zh-CN"/>
        </w:rPr>
      </w:pPr>
      <w:hyperlink r:id="rId769" w:history="1">
        <w:r w:rsidRPr="00075F13">
          <w:rPr>
            <w:rStyle w:val="Hyperlink"/>
            <w:rFonts w:eastAsia="DengXian"/>
            <w:b/>
            <w:bCs/>
            <w:highlight w:val="green"/>
            <w:lang w:eastAsia="zh-CN"/>
          </w:rPr>
          <w:t>R1-2508151</w:t>
        </w:r>
      </w:hyperlink>
      <w:r w:rsidR="00274D64">
        <w:rPr>
          <w:rFonts w:eastAsia="DengXian"/>
          <w:b/>
          <w:bCs/>
          <w:lang w:eastAsia="zh-CN"/>
        </w:rPr>
        <w:tab/>
      </w:r>
      <w:r w:rsidR="00274D64" w:rsidRPr="00274D64">
        <w:rPr>
          <w:rFonts w:eastAsia="DengXian"/>
          <w:b/>
          <w:bCs/>
          <w:lang w:eastAsia="zh-CN"/>
        </w:rPr>
        <w:t>Session Notes of AI 10.1</w:t>
      </w:r>
      <w:r w:rsidR="00274D64">
        <w:rPr>
          <w:rFonts w:eastAsia="DengXian"/>
          <w:b/>
          <w:bCs/>
          <w:lang w:eastAsia="zh-CN"/>
        </w:rPr>
        <w:tab/>
      </w:r>
      <w:r w:rsidR="00274D64" w:rsidRPr="00274D64">
        <w:rPr>
          <w:rFonts w:eastAsia="DengXian"/>
          <w:b/>
          <w:bCs/>
          <w:lang w:eastAsia="zh-CN"/>
        </w:rPr>
        <w:t>Ad-Hoc Chair (Ericsson)</w:t>
      </w:r>
    </w:p>
    <w:p w14:paraId="1C725D3E" w14:textId="4DCE2D55"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327C75CC" w14:textId="77777777" w:rsidR="00075F13" w:rsidRPr="00274D64" w:rsidRDefault="00075F13" w:rsidP="0053599D">
      <w:pPr>
        <w:rPr>
          <w:rFonts w:eastAsia="DengXian"/>
          <w:b/>
          <w:bCs/>
          <w:lang w:eastAsia="zh-CN"/>
        </w:rPr>
      </w:pPr>
    </w:p>
    <w:p w14:paraId="4DE02EBC" w14:textId="77777777" w:rsidR="009048F4" w:rsidRPr="00982845" w:rsidRDefault="009048F4" w:rsidP="004331CD">
      <w:pPr>
        <w:pStyle w:val="Heading3"/>
        <w:numPr>
          <w:ilvl w:val="2"/>
          <w:numId w:val="98"/>
        </w:numPr>
        <w:ind w:left="1080" w:hanging="1080"/>
      </w:pPr>
      <w:bookmarkStart w:id="944" w:name="_Toc210658568"/>
      <w:bookmarkStart w:id="945" w:name="_Toc210658666"/>
      <w:bookmarkStart w:id="946" w:name="_Toc210659384"/>
      <w:bookmarkStart w:id="947" w:name="_Toc211860361"/>
      <w:bookmarkStart w:id="948" w:name="_Toc211860651"/>
      <w:bookmarkStart w:id="949" w:name="_Toc211860870"/>
      <w:bookmarkStart w:id="950" w:name="_Toc211861091"/>
      <w:bookmarkStart w:id="951" w:name="_Toc211861497"/>
      <w:bookmarkStart w:id="952" w:name="_Toc211861667"/>
      <w:bookmarkStart w:id="953" w:name="_Toc211861883"/>
      <w:bookmarkStart w:id="954" w:name="_Toc211861975"/>
      <w:bookmarkStart w:id="955" w:name="_Toc211862374"/>
      <w:bookmarkStart w:id="956" w:name="_Toc211862528"/>
      <w:r w:rsidRPr="00982845">
        <w:t>CSI spatial/frequency compression without temporal aspects (“Case 0”)</w:t>
      </w:r>
      <w:bookmarkEnd w:id="944"/>
      <w:bookmarkEnd w:id="945"/>
      <w:bookmarkEnd w:id="946"/>
      <w:bookmarkEnd w:id="947"/>
      <w:bookmarkEnd w:id="948"/>
      <w:bookmarkEnd w:id="949"/>
      <w:bookmarkEnd w:id="950"/>
      <w:bookmarkEnd w:id="951"/>
      <w:bookmarkEnd w:id="952"/>
      <w:bookmarkEnd w:id="953"/>
      <w:bookmarkEnd w:id="954"/>
      <w:bookmarkEnd w:id="955"/>
      <w:bookmarkEnd w:id="956"/>
    </w:p>
    <w:p w14:paraId="2C6DAFB3" w14:textId="77777777" w:rsidR="009048F4" w:rsidRPr="00982845" w:rsidRDefault="009048F4" w:rsidP="004331CD">
      <w:pPr>
        <w:pStyle w:val="Heading4"/>
        <w:numPr>
          <w:ilvl w:val="3"/>
          <w:numId w:val="98"/>
        </w:numPr>
      </w:pPr>
      <w:bookmarkStart w:id="957" w:name="_Toc210658569"/>
      <w:bookmarkStart w:id="958" w:name="_Toc210658667"/>
      <w:bookmarkStart w:id="959" w:name="_Toc210659385"/>
      <w:bookmarkStart w:id="960" w:name="_Toc211860362"/>
      <w:bookmarkStart w:id="961" w:name="_Toc211860652"/>
      <w:bookmarkStart w:id="962" w:name="_Toc211860871"/>
      <w:bookmarkStart w:id="963" w:name="_Toc211861092"/>
      <w:bookmarkStart w:id="964" w:name="_Toc211861498"/>
      <w:bookmarkStart w:id="965" w:name="_Toc211861668"/>
      <w:bookmarkStart w:id="966" w:name="_Toc211861884"/>
      <w:bookmarkStart w:id="967" w:name="_Toc211861976"/>
      <w:bookmarkStart w:id="968" w:name="_Toc211862375"/>
      <w:bookmarkStart w:id="969" w:name="_Toc211862529"/>
      <w:r w:rsidRPr="00982845">
        <w:t>Inference related aspects</w:t>
      </w:r>
      <w:bookmarkEnd w:id="957"/>
      <w:bookmarkEnd w:id="958"/>
      <w:bookmarkEnd w:id="959"/>
      <w:bookmarkEnd w:id="960"/>
      <w:bookmarkEnd w:id="961"/>
      <w:bookmarkEnd w:id="962"/>
      <w:bookmarkEnd w:id="963"/>
      <w:bookmarkEnd w:id="964"/>
      <w:bookmarkEnd w:id="965"/>
      <w:bookmarkEnd w:id="966"/>
      <w:bookmarkEnd w:id="967"/>
      <w:bookmarkEnd w:id="968"/>
      <w:bookmarkEnd w:id="969"/>
    </w:p>
    <w:p w14:paraId="06FA31DC" w14:textId="77777777" w:rsidR="009048F4" w:rsidRPr="00982845" w:rsidRDefault="009048F4" w:rsidP="009048F4">
      <w:pPr>
        <w:rPr>
          <w:rFonts w:eastAsia="DengXian"/>
          <w:i/>
          <w:iCs/>
          <w:lang w:eastAsia="zh-CN"/>
        </w:rPr>
      </w:pPr>
      <w:r w:rsidRPr="00982845">
        <w:rPr>
          <w:i/>
          <w:iCs/>
        </w:rPr>
        <w:t>Including target CSI type, measurement and report configuration, CQI RI determination, payload determination, quantization configuration codebook</w:t>
      </w:r>
      <w:r w:rsidRPr="00982845">
        <w:rPr>
          <w:rFonts w:eastAsia="DengXian"/>
          <w:i/>
          <w:iCs/>
          <w:lang w:eastAsia="zh-CN"/>
        </w:rPr>
        <w:t xml:space="preserve">, </w:t>
      </w:r>
      <w:r w:rsidRPr="00982845">
        <w:rPr>
          <w:i/>
          <w:iCs/>
        </w:rPr>
        <w:t>UCI mapping, CSI processing criteria and timeline, priority rules for CSI reports</w:t>
      </w:r>
      <w:r w:rsidRPr="00982845">
        <w:rPr>
          <w:rFonts w:eastAsia="DengXian"/>
          <w:i/>
          <w:iCs/>
          <w:lang w:eastAsia="zh-CN"/>
        </w:rPr>
        <w:t>.</w:t>
      </w:r>
    </w:p>
    <w:p w14:paraId="3D38CA16" w14:textId="77777777" w:rsidR="006536DC" w:rsidRDefault="006536DC" w:rsidP="006536DC">
      <w:pPr>
        <w:rPr>
          <w:rFonts w:eastAsia="DengXian"/>
          <w:lang w:eastAsia="zh-CN"/>
        </w:rPr>
      </w:pPr>
    </w:p>
    <w:p w14:paraId="46AD85A9" w14:textId="77777777" w:rsidR="006536DC" w:rsidRPr="00A12FF6" w:rsidRDefault="006536DC" w:rsidP="009A7A56">
      <w:pPr>
        <w:rPr>
          <w:rFonts w:eastAsia="SimSun"/>
          <w:lang w:eastAsia="zh-CN"/>
        </w:rPr>
      </w:pPr>
      <w:r w:rsidRPr="00A12FF6">
        <w:rPr>
          <w:highlight w:val="green"/>
        </w:rPr>
        <w:t>Agreement:</w:t>
      </w:r>
    </w:p>
    <w:p w14:paraId="09ED6BCE" w14:textId="77777777" w:rsidR="006536DC" w:rsidRPr="00F8020C" w:rsidRDefault="006536DC" w:rsidP="006536DC">
      <w:r w:rsidRPr="00F8020C">
        <w:t>Support precoding matrix with port-subband domain representation as target CSI type.</w:t>
      </w:r>
    </w:p>
    <w:p w14:paraId="744D7548" w14:textId="77777777" w:rsidR="006536DC" w:rsidRDefault="006536DC" w:rsidP="006536DC">
      <w:pPr>
        <w:pStyle w:val="ListParagraph"/>
        <w:numPr>
          <w:ilvl w:val="0"/>
          <w:numId w:val="165"/>
        </w:numPr>
        <w:suppressAutoHyphens/>
        <w:overflowPunct/>
        <w:autoSpaceDE/>
        <w:autoSpaceDN/>
        <w:adjustRightInd/>
        <w:jc w:val="both"/>
        <w:textAlignment w:val="auto"/>
        <w:rPr>
          <w:b/>
          <w:bCs/>
          <w:i/>
          <w:iCs/>
        </w:rPr>
      </w:pPr>
      <w:r w:rsidRPr="00F8020C">
        <w:t xml:space="preserve">For a certain layer </w:t>
      </w:r>
      <m:oMath>
        <m:r>
          <m:rPr>
            <m:sty m:val="p"/>
          </m:rPr>
          <w:rPr>
            <w:rFonts w:ascii="Cambria Math" w:hAnsi="Cambria Math"/>
          </w:rPr>
          <m:t>l</m:t>
        </m:r>
      </m:oMath>
      <w:r w:rsidRPr="00F8020C">
        <w:t xml:space="preserve">, a precoding matrix on N_sb subband and P CSI-RS ports is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in</m:t>
            </m:r>
          </m:sub>
          <m:sup>
            <m:r>
              <m:rPr>
                <m:sty m:val="p"/>
              </m:rP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in,0</m:t>
            </m:r>
          </m:sub>
          <m:sup>
            <m:r>
              <m:rPr>
                <m:sty m:val="p"/>
              </m:rPr>
              <w:rPr>
                <w:rFonts w:ascii="Cambria Math" w:hAnsi="Cambria Math"/>
              </w:rPr>
              <m:t>l</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in,1</m:t>
            </m:r>
          </m:sub>
          <m:sup>
            <m:r>
              <m:rPr>
                <m:sty m:val="p"/>
              </m:rP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 xml:space="preserve">in,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sb</m:t>
                </m:r>
              </m:sub>
            </m:sSub>
            <m:r>
              <m:rPr>
                <m:sty m:val="p"/>
              </m:rPr>
              <w:rPr>
                <w:rFonts w:ascii="Cambria Math" w:hAnsi="Cambria Math"/>
              </w:rPr>
              <m:t>-1</m:t>
            </m:r>
          </m:sub>
          <m:sup>
            <m:r>
              <m:rPr>
                <m:sty m:val="p"/>
              </m:rPr>
              <w:rPr>
                <w:rFonts w:ascii="Cambria Math" w:hAnsi="Cambria Math"/>
              </w:rPr>
              <m:t>l</m:t>
            </m:r>
          </m:sup>
        </m:sSubSup>
        <m:r>
          <m:rPr>
            <m:sty m:val="p"/>
          </m:rPr>
          <w:rPr>
            <w:rFonts w:ascii="Cambria Math" w:hAnsi="Cambria Math"/>
          </w:rPr>
          <m:t>]</m:t>
        </m:r>
      </m:oMath>
      <w:r w:rsidRPr="00F8020C">
        <w:t xml:space="preserve"> with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in,k</m:t>
            </m:r>
          </m:sub>
          <m:sup>
            <m:r>
              <m:rPr>
                <m:sty m:val="p"/>
              </m:rPr>
              <w:rPr>
                <w:rFonts w:ascii="Cambria Math" w:hAnsi="Cambria Math"/>
              </w:rPr>
              <m:t>l</m:t>
            </m:r>
          </m:sup>
        </m:sSubSup>
      </m:oMath>
      <w:r w:rsidRPr="00F8020C">
        <w:t xml:space="preserve"> being a </w:t>
      </w:r>
      <m:oMath>
        <m:r>
          <m:rPr>
            <m:sty m:val="p"/>
          </m:rPr>
          <w:rPr>
            <w:rFonts w:ascii="Cambria Math" w:hAnsi="Cambria Math"/>
          </w:rPr>
          <m:t>P×1</m:t>
        </m:r>
      </m:oMath>
      <w:r w:rsidRPr="00F8020C">
        <w:t xml:space="preserve"> vector</w:t>
      </w:r>
      <w:r>
        <w:rPr>
          <w:b/>
          <w:bCs/>
          <w:i/>
          <w:iCs/>
        </w:rPr>
        <w:t>.</w:t>
      </w:r>
    </w:p>
    <w:p w14:paraId="5A9934E1" w14:textId="77777777" w:rsidR="006536DC" w:rsidRDefault="006536DC" w:rsidP="006536DC">
      <w:pPr>
        <w:pStyle w:val="ListParagraph"/>
        <w:numPr>
          <w:ilvl w:val="0"/>
          <w:numId w:val="165"/>
        </w:numPr>
        <w:suppressAutoHyphens/>
        <w:overflowPunct/>
        <w:autoSpaceDE/>
        <w:autoSpaceDN/>
        <w:adjustRightInd/>
        <w:jc w:val="both"/>
        <w:textAlignment w:val="auto"/>
      </w:pPr>
      <w:r>
        <w:t>Note: Only sub-band PMI reporting is supported.</w:t>
      </w:r>
    </w:p>
    <w:p w14:paraId="428E80F7" w14:textId="77777777" w:rsidR="006536DC" w:rsidRPr="00A12FF6" w:rsidRDefault="006536DC" w:rsidP="009A7A56">
      <w:r w:rsidRPr="00A12FF6">
        <w:rPr>
          <w:highlight w:val="green"/>
        </w:rPr>
        <w:t>Agreement:</w:t>
      </w:r>
    </w:p>
    <w:p w14:paraId="6FF66CC7" w14:textId="77777777" w:rsidR="006536DC" w:rsidRPr="00C763BC" w:rsidRDefault="006536DC" w:rsidP="006536DC">
      <w:r w:rsidRPr="00C763BC">
        <w:t xml:space="preserve">For determining the payload parameters combinations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C763BC">
        <w:t xml:space="preserve"> or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C763BC">
        <w:t xml:space="preserve">  across all layers and ranks, consider following general principles for precoding matrix-based target CSI</w:t>
      </w:r>
    </w:p>
    <w:p w14:paraId="5BB80175" w14:textId="77777777" w:rsidR="006536DC" w:rsidRPr="00C763BC" w:rsidRDefault="006536DC" w:rsidP="006536DC">
      <w:pPr>
        <w:pStyle w:val="ListParagraph"/>
        <w:numPr>
          <w:ilvl w:val="0"/>
          <w:numId w:val="166"/>
        </w:numPr>
        <w:overflowPunct/>
        <w:autoSpaceDE/>
        <w:autoSpaceDN/>
        <w:adjustRightInd/>
        <w:spacing w:after="160" w:line="278" w:lineRule="auto"/>
        <w:textAlignment w:val="auto"/>
      </w:pPr>
      <w:r w:rsidRPr="00C763BC">
        <w:t xml:space="preserve">Rank-common and layer-common model with payload-scalable design is considered as the baseline implementation for discussion purpose. </w:t>
      </w:r>
    </w:p>
    <w:p w14:paraId="3D1CC663" w14:textId="77777777" w:rsidR="006536DC" w:rsidRPr="00C763BC" w:rsidRDefault="006536DC" w:rsidP="006536DC">
      <w:pPr>
        <w:pStyle w:val="ListParagraph"/>
        <w:numPr>
          <w:ilvl w:val="1"/>
          <w:numId w:val="166"/>
        </w:numPr>
        <w:overflowPunct/>
        <w:autoSpaceDE/>
        <w:autoSpaceDN/>
        <w:adjustRightInd/>
        <w:spacing w:after="160" w:line="278" w:lineRule="auto"/>
        <w:textAlignment w:val="auto"/>
      </w:pPr>
      <w:r w:rsidRPr="00C763BC">
        <w:t>Note: layer-specific / rank-specific (if supported) payload parameters are supported by this rank-common and layer-common model with payload-scalable design.</w:t>
      </w:r>
    </w:p>
    <w:p w14:paraId="13F3987D" w14:textId="77777777" w:rsidR="006536DC" w:rsidRPr="00C763BC" w:rsidRDefault="006536DC" w:rsidP="006536DC">
      <w:pPr>
        <w:pStyle w:val="ListParagraph"/>
        <w:numPr>
          <w:ilvl w:val="0"/>
          <w:numId w:val="166"/>
        </w:numPr>
        <w:overflowPunct/>
        <w:autoSpaceDE/>
        <w:autoSpaceDN/>
        <w:adjustRightInd/>
        <w:spacing w:after="160" w:line="278" w:lineRule="auto"/>
        <w:textAlignment w:val="auto"/>
      </w:pPr>
      <w:r w:rsidRPr="00C763BC">
        <w:t xml:space="preserve">Limiting the total number of (per-layer) payload parameters combinations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C763BC">
        <w:t xml:space="preserve"> or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C763BC">
        <w:t xml:space="preserve">  across all layers and all ranks.</w:t>
      </w:r>
    </w:p>
    <w:p w14:paraId="032DA2B2" w14:textId="77777777" w:rsidR="006536DC" w:rsidRPr="00C763BC" w:rsidRDefault="006536DC" w:rsidP="006536DC">
      <w:pPr>
        <w:pStyle w:val="ListParagraph"/>
        <w:numPr>
          <w:ilvl w:val="0"/>
          <w:numId w:val="166"/>
        </w:numPr>
        <w:overflowPunct/>
        <w:autoSpaceDE/>
        <w:autoSpaceDN/>
        <w:adjustRightInd/>
        <w:spacing w:after="160" w:line="278" w:lineRule="auto"/>
        <w:textAlignment w:val="auto"/>
      </w:pPr>
      <w:r w:rsidRPr="00C763BC">
        <w:t>At least for medium to high per-layer payload regime, the total payload size of rank 2, rank 3 and 4 are comparable to each other.</w:t>
      </w:r>
    </w:p>
    <w:p w14:paraId="08C72B62" w14:textId="77777777" w:rsidR="006536DC" w:rsidRPr="00C763BC" w:rsidRDefault="006536DC" w:rsidP="006536DC">
      <w:pPr>
        <w:pStyle w:val="ListParagraph"/>
        <w:numPr>
          <w:ilvl w:val="0"/>
          <w:numId w:val="166"/>
        </w:numPr>
        <w:overflowPunct/>
        <w:autoSpaceDE/>
        <w:autoSpaceDN/>
        <w:adjustRightInd/>
        <w:spacing w:after="160" w:line="278" w:lineRule="auto"/>
        <w:textAlignment w:val="auto"/>
      </w:pPr>
      <w:r w:rsidRPr="00C763BC">
        <w:t>Spectral efficiency or system throughput and trade-off with feedback overhead are considered as the performance metric.</w:t>
      </w:r>
    </w:p>
    <w:p w14:paraId="5BD8023A" w14:textId="77777777" w:rsidR="006536DC" w:rsidRPr="00C96B45" w:rsidRDefault="006536DC" w:rsidP="006536DC">
      <w:pPr>
        <w:pStyle w:val="ListParagraph"/>
        <w:spacing w:after="160" w:line="278" w:lineRule="auto"/>
        <w:rPr>
          <w:highlight w:val="yellow"/>
        </w:rPr>
      </w:pPr>
    </w:p>
    <w:p w14:paraId="08DA61AD" w14:textId="77777777" w:rsidR="006536DC" w:rsidRDefault="006536DC" w:rsidP="006536DC">
      <w:pPr>
        <w:rPr>
          <w:rFonts w:eastAsia="DengXian"/>
          <w:lang w:eastAsia="zh-CN"/>
        </w:rPr>
      </w:pPr>
    </w:p>
    <w:p w14:paraId="3CE1E2A5" w14:textId="77777777" w:rsidR="006536DC" w:rsidRPr="00F30335" w:rsidRDefault="006536DC" w:rsidP="009A7A56">
      <w:r w:rsidRPr="00F30335">
        <w:rPr>
          <w:highlight w:val="green"/>
        </w:rPr>
        <w:t>Agreement:</w:t>
      </w:r>
    </w:p>
    <w:p w14:paraId="40C0A1A4" w14:textId="77777777" w:rsidR="006536DC" w:rsidRPr="0015359D" w:rsidRDefault="006536DC" w:rsidP="006536DC">
      <w:pPr>
        <w:spacing w:after="160" w:line="278" w:lineRule="auto"/>
      </w:pPr>
      <w:r w:rsidRPr="0015359D">
        <w:lastRenderedPageBreak/>
        <w:t xml:space="preserve">When the Target CSI is precoder matrix, in order to down-select to N per-layer payload parameter combinations (PC)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or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 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based on performance, overhead and complexity trade-off results, consider the following candidate values:</w:t>
      </w:r>
    </w:p>
    <w:p w14:paraId="3905F848"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 xml:space="preserve">Candiate values for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oMath>
      <w:r w:rsidRPr="0015359D">
        <w:t>: 32, 64, 96, 128, 192</w:t>
      </w:r>
    </w:p>
    <w:p w14:paraId="3512A49E"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 xml:space="preserve">Candidate values for </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oMath>
      <w:r w:rsidRPr="0015359D">
        <w:t>: 1, 2, 3, 4, (8, 10 only for VQ)</w:t>
      </w:r>
    </w:p>
    <w:p w14:paraId="27421FA9" w14:textId="77777777" w:rsidR="006536DC" w:rsidRPr="0015359D" w:rsidRDefault="006536DC" w:rsidP="006536DC">
      <w:pPr>
        <w:pStyle w:val="ListParagraph"/>
        <w:numPr>
          <w:ilvl w:val="1"/>
          <w:numId w:val="167"/>
        </w:numPr>
        <w:overflowPunct/>
        <w:autoSpaceDE/>
        <w:autoSpaceDN/>
        <w:adjustRightInd/>
        <w:spacing w:after="160" w:line="278" w:lineRule="auto"/>
        <w:textAlignment w:val="auto"/>
      </w:pPr>
      <w:r w:rsidRPr="0015359D">
        <w:t>2 is considered as the baseline assumption for SQ.</w:t>
      </w:r>
    </w:p>
    <w:p w14:paraId="2EC55D34"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 xml:space="preserve">Candidate values for L: L=2, 4,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oMath>
    </w:p>
    <w:p w14:paraId="64956051"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Candidate values for N: 4, 5, 6</w:t>
      </w:r>
    </w:p>
    <w:p w14:paraId="519CE7C1"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 xml:space="preserve">Note: These N payload PCs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or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 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are considered as the pool for the payload PC for each layer and each rank.</w:t>
      </w:r>
    </w:p>
    <w:p w14:paraId="0B73B946"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Note: The above is for discussion purpose, how to configure the PCs (across layers and ranks) is a separate discussion.</w:t>
      </w:r>
    </w:p>
    <w:p w14:paraId="719763F4"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Note: Rank-common and layer-common model with payload scalable design is considered.</w:t>
      </w:r>
    </w:p>
    <w:p w14:paraId="57E28A50"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Note: The above does not mean support of both SQ and VQ.</w:t>
      </w:r>
    </w:p>
    <w:p w14:paraId="28E116E0" w14:textId="77777777" w:rsidR="006536DC" w:rsidRPr="0015359D" w:rsidRDefault="006536DC" w:rsidP="006536DC">
      <w:pPr>
        <w:pStyle w:val="ListParagraph"/>
        <w:numPr>
          <w:ilvl w:val="0"/>
          <w:numId w:val="167"/>
        </w:numPr>
        <w:overflowPunct/>
        <w:autoSpaceDE/>
        <w:autoSpaceDN/>
        <w:adjustRightInd/>
        <w:spacing w:after="160" w:line="278" w:lineRule="auto"/>
        <w:textAlignment w:val="auto"/>
      </w:pPr>
      <w:r w:rsidRPr="0015359D">
        <w:t>Note: The number of parameters combinations configurations (Y) does not exceed 8.</w:t>
      </w:r>
    </w:p>
    <w:p w14:paraId="5E3753DC" w14:textId="77777777" w:rsidR="006536DC" w:rsidRDefault="006536DC" w:rsidP="009A7A56"/>
    <w:p w14:paraId="0B98F984" w14:textId="77777777" w:rsidR="006536DC" w:rsidRPr="008260BB" w:rsidRDefault="006536DC" w:rsidP="009A7A56">
      <w:r w:rsidRPr="0015359D">
        <w:rPr>
          <w:highlight w:val="green"/>
        </w:rPr>
        <w:t>Agreement:</w:t>
      </w:r>
    </w:p>
    <w:p w14:paraId="06A8E139" w14:textId="77777777" w:rsidR="006536DC" w:rsidRPr="0015359D" w:rsidRDefault="006536DC" w:rsidP="006536DC">
      <w:pPr>
        <w:spacing w:after="160" w:line="278" w:lineRule="auto"/>
      </w:pPr>
      <w:r w:rsidRPr="0015359D">
        <w:t xml:space="preserve">For payload parameter combinations (PC), consider followings </w:t>
      </w:r>
    </w:p>
    <w:p w14:paraId="17D4F7E4"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 xml:space="preserve">Support Y configurable PCs (across layers and ranks) as below, where X_n, Xn_31, Xn_32, Xn_33, Xn_41, Xn_42, Xn_43, Xn_44 represent a pair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or a triplet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 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15359D">
        <w:t xml:space="preserve">  chosen from the per-layer PC pool. </w:t>
      </w:r>
    </w:p>
    <w:tbl>
      <w:tblPr>
        <w:tblStyle w:val="TableGrid"/>
        <w:tblW w:w="0" w:type="auto"/>
        <w:tblInd w:w="805" w:type="dxa"/>
        <w:tblLook w:val="04A0" w:firstRow="1" w:lastRow="0" w:firstColumn="1" w:lastColumn="0" w:noHBand="0" w:noVBand="1"/>
      </w:tblPr>
      <w:tblGrid>
        <w:gridCol w:w="766"/>
        <w:gridCol w:w="791"/>
        <w:gridCol w:w="1143"/>
        <w:gridCol w:w="2520"/>
        <w:gridCol w:w="2298"/>
      </w:tblGrid>
      <w:tr w:rsidR="006536DC" w:rsidRPr="0015359D" w14:paraId="578FB90A" w14:textId="77777777" w:rsidTr="00233CF5">
        <w:tc>
          <w:tcPr>
            <w:tcW w:w="766" w:type="dxa"/>
          </w:tcPr>
          <w:p w14:paraId="6036916F" w14:textId="77777777" w:rsidR="006536DC" w:rsidRPr="0015359D" w:rsidRDefault="006536DC" w:rsidP="00233CF5"/>
        </w:tc>
        <w:tc>
          <w:tcPr>
            <w:tcW w:w="791" w:type="dxa"/>
          </w:tcPr>
          <w:p w14:paraId="28764497" w14:textId="77777777" w:rsidR="006536DC" w:rsidRPr="0015359D" w:rsidRDefault="006536DC" w:rsidP="00233CF5">
            <w:r w:rsidRPr="0015359D">
              <w:t>Rank1</w:t>
            </w:r>
          </w:p>
        </w:tc>
        <w:tc>
          <w:tcPr>
            <w:tcW w:w="1143" w:type="dxa"/>
          </w:tcPr>
          <w:p w14:paraId="5C321298" w14:textId="77777777" w:rsidR="006536DC" w:rsidRPr="0015359D" w:rsidRDefault="006536DC" w:rsidP="00233CF5">
            <w:r w:rsidRPr="0015359D">
              <w:t>Rank2</w:t>
            </w:r>
          </w:p>
        </w:tc>
        <w:tc>
          <w:tcPr>
            <w:tcW w:w="2520" w:type="dxa"/>
          </w:tcPr>
          <w:p w14:paraId="080044D6" w14:textId="77777777" w:rsidR="006536DC" w:rsidRPr="0015359D" w:rsidRDefault="006536DC" w:rsidP="00233CF5">
            <w:r w:rsidRPr="0015359D">
              <w:t>Rank3</w:t>
            </w:r>
          </w:p>
        </w:tc>
        <w:tc>
          <w:tcPr>
            <w:tcW w:w="2298" w:type="dxa"/>
          </w:tcPr>
          <w:p w14:paraId="0D5D83A3" w14:textId="77777777" w:rsidR="006536DC" w:rsidRPr="0015359D" w:rsidRDefault="006536DC" w:rsidP="00233CF5">
            <w:r w:rsidRPr="0015359D">
              <w:t>Rank4</w:t>
            </w:r>
          </w:p>
        </w:tc>
      </w:tr>
      <w:tr w:rsidR="006536DC" w:rsidRPr="0015359D" w14:paraId="7D131F17" w14:textId="77777777" w:rsidTr="00233CF5">
        <w:tc>
          <w:tcPr>
            <w:tcW w:w="766" w:type="dxa"/>
          </w:tcPr>
          <w:p w14:paraId="3FBA90A5" w14:textId="77777777" w:rsidR="006536DC" w:rsidRPr="0015359D" w:rsidRDefault="006536DC" w:rsidP="00233CF5">
            <w:r w:rsidRPr="0015359D">
              <w:rPr>
                <w:rFonts w:hint="eastAsia"/>
              </w:rPr>
              <w:t>P</w:t>
            </w:r>
            <w:r w:rsidRPr="0015359D">
              <w:t>C1</w:t>
            </w:r>
          </w:p>
        </w:tc>
        <w:tc>
          <w:tcPr>
            <w:tcW w:w="791" w:type="dxa"/>
          </w:tcPr>
          <w:p w14:paraId="734BE5E0" w14:textId="77777777" w:rsidR="006536DC" w:rsidRPr="0015359D" w:rsidRDefault="006536DC" w:rsidP="00233CF5">
            <w:r w:rsidRPr="0015359D">
              <w:t>X1</w:t>
            </w:r>
          </w:p>
        </w:tc>
        <w:tc>
          <w:tcPr>
            <w:tcW w:w="1143" w:type="dxa"/>
          </w:tcPr>
          <w:p w14:paraId="41BEBDB5" w14:textId="77777777" w:rsidR="006536DC" w:rsidRPr="0015359D" w:rsidRDefault="006536DC" w:rsidP="00233CF5">
            <w:r w:rsidRPr="0015359D">
              <w:t>X1, X1</w:t>
            </w:r>
          </w:p>
        </w:tc>
        <w:tc>
          <w:tcPr>
            <w:tcW w:w="2520" w:type="dxa"/>
          </w:tcPr>
          <w:p w14:paraId="4D80A1FE" w14:textId="77777777" w:rsidR="006536DC" w:rsidRPr="0015359D" w:rsidRDefault="006536DC" w:rsidP="00233CF5">
            <w:r w:rsidRPr="0015359D">
              <w:t>X1_31, X1_32, X1_33</w:t>
            </w:r>
          </w:p>
        </w:tc>
        <w:tc>
          <w:tcPr>
            <w:tcW w:w="2298" w:type="dxa"/>
          </w:tcPr>
          <w:p w14:paraId="5AD373ED" w14:textId="77777777" w:rsidR="006536DC" w:rsidRPr="0015359D" w:rsidRDefault="006536DC" w:rsidP="00233CF5">
            <w:r w:rsidRPr="0015359D">
              <w:t>X1_41, X1_42, X1_43, X1_44</w:t>
            </w:r>
          </w:p>
        </w:tc>
      </w:tr>
      <w:tr w:rsidR="006536DC" w:rsidRPr="0015359D" w14:paraId="6114F782" w14:textId="77777777" w:rsidTr="00233CF5">
        <w:tc>
          <w:tcPr>
            <w:tcW w:w="766" w:type="dxa"/>
          </w:tcPr>
          <w:p w14:paraId="619CA6F2" w14:textId="77777777" w:rsidR="006536DC" w:rsidRPr="0015359D" w:rsidRDefault="006536DC" w:rsidP="00233CF5">
            <w:r w:rsidRPr="0015359D">
              <w:rPr>
                <w:rFonts w:hint="eastAsia"/>
              </w:rPr>
              <w:t>P</w:t>
            </w:r>
            <w:r w:rsidRPr="0015359D">
              <w:t>C2</w:t>
            </w:r>
          </w:p>
        </w:tc>
        <w:tc>
          <w:tcPr>
            <w:tcW w:w="791" w:type="dxa"/>
          </w:tcPr>
          <w:p w14:paraId="51BD79D7" w14:textId="77777777" w:rsidR="006536DC" w:rsidRPr="0015359D" w:rsidRDefault="006536DC" w:rsidP="00233CF5">
            <w:r w:rsidRPr="0015359D">
              <w:t>X2</w:t>
            </w:r>
          </w:p>
        </w:tc>
        <w:tc>
          <w:tcPr>
            <w:tcW w:w="1143" w:type="dxa"/>
          </w:tcPr>
          <w:p w14:paraId="6CF80478" w14:textId="77777777" w:rsidR="006536DC" w:rsidRPr="0015359D" w:rsidRDefault="006536DC" w:rsidP="00233CF5">
            <w:r w:rsidRPr="0015359D">
              <w:t>X2, X2</w:t>
            </w:r>
          </w:p>
        </w:tc>
        <w:tc>
          <w:tcPr>
            <w:tcW w:w="2520" w:type="dxa"/>
          </w:tcPr>
          <w:p w14:paraId="01D067DC" w14:textId="77777777" w:rsidR="006536DC" w:rsidRPr="0015359D" w:rsidRDefault="006536DC" w:rsidP="00233CF5">
            <w:r w:rsidRPr="0015359D">
              <w:t>X2_31, X2_32, X2_33</w:t>
            </w:r>
          </w:p>
        </w:tc>
        <w:tc>
          <w:tcPr>
            <w:tcW w:w="2298" w:type="dxa"/>
          </w:tcPr>
          <w:p w14:paraId="332D0491" w14:textId="77777777" w:rsidR="006536DC" w:rsidRPr="0015359D" w:rsidRDefault="006536DC" w:rsidP="00233CF5">
            <w:r w:rsidRPr="0015359D">
              <w:t>X2_41, X2_42, X2_43, X2_44</w:t>
            </w:r>
          </w:p>
        </w:tc>
      </w:tr>
      <w:tr w:rsidR="006536DC" w:rsidRPr="0015359D" w14:paraId="0CE8468F" w14:textId="77777777" w:rsidTr="00233CF5">
        <w:tc>
          <w:tcPr>
            <w:tcW w:w="766" w:type="dxa"/>
          </w:tcPr>
          <w:p w14:paraId="7C6815FB" w14:textId="77777777" w:rsidR="006536DC" w:rsidRPr="0015359D" w:rsidRDefault="006536DC" w:rsidP="00233CF5">
            <w:r w:rsidRPr="0015359D">
              <w:t>…</w:t>
            </w:r>
          </w:p>
        </w:tc>
        <w:tc>
          <w:tcPr>
            <w:tcW w:w="791" w:type="dxa"/>
          </w:tcPr>
          <w:p w14:paraId="402043A2" w14:textId="77777777" w:rsidR="006536DC" w:rsidRPr="0015359D" w:rsidRDefault="006536DC" w:rsidP="00233CF5"/>
        </w:tc>
        <w:tc>
          <w:tcPr>
            <w:tcW w:w="1143" w:type="dxa"/>
          </w:tcPr>
          <w:p w14:paraId="30CF64A9" w14:textId="77777777" w:rsidR="006536DC" w:rsidRPr="0015359D" w:rsidRDefault="006536DC" w:rsidP="00233CF5"/>
        </w:tc>
        <w:tc>
          <w:tcPr>
            <w:tcW w:w="2520" w:type="dxa"/>
          </w:tcPr>
          <w:p w14:paraId="1F5573D3" w14:textId="77777777" w:rsidR="006536DC" w:rsidRPr="0015359D" w:rsidRDefault="006536DC" w:rsidP="00233CF5"/>
        </w:tc>
        <w:tc>
          <w:tcPr>
            <w:tcW w:w="2298" w:type="dxa"/>
          </w:tcPr>
          <w:p w14:paraId="2C49239F" w14:textId="77777777" w:rsidR="006536DC" w:rsidRPr="0015359D" w:rsidRDefault="006536DC" w:rsidP="00233CF5"/>
        </w:tc>
      </w:tr>
    </w:tbl>
    <w:p w14:paraId="45E78D7A" w14:textId="77777777" w:rsidR="006536DC" w:rsidRPr="0015359D" w:rsidRDefault="006536DC" w:rsidP="006536DC">
      <w:pPr>
        <w:spacing w:after="160" w:line="278" w:lineRule="auto"/>
      </w:pPr>
    </w:p>
    <w:p w14:paraId="5F2B5DA1"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For rank 1 and rank 2, layer-common and rank-common payload is supported.</w:t>
      </w:r>
    </w:p>
    <w:p w14:paraId="1DB3E14D"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For rank 3, consider alternatives of {Xn_31, Xn_32, Xn_33} = {a, a, a}, {a, a, b}, {a, b, b} for potential down selection.</w:t>
      </w:r>
    </w:p>
    <w:p w14:paraId="18D70B76"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For rank 4, consider alternatives of {Xn_41, Xn_42, Xn_43, Xn_44} = {a, a, a, a}, {a, a, b, b}, {a, b, b, c}, {a, a, b, c} or {a, b, c, c} for potential down selection.</w:t>
      </w:r>
    </w:p>
    <w:p w14:paraId="0CDF6218"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Note: The table is for discussion purpose, how to configure the PCs (across layers and ranks) is a separate discussion.</w:t>
      </w:r>
    </w:p>
    <w:p w14:paraId="70C2FD58" w14:textId="77777777" w:rsidR="006536DC" w:rsidRPr="0015359D" w:rsidRDefault="006536DC" w:rsidP="006536DC">
      <w:pPr>
        <w:pStyle w:val="ListParagraph"/>
        <w:numPr>
          <w:ilvl w:val="0"/>
          <w:numId w:val="168"/>
        </w:numPr>
        <w:overflowPunct/>
        <w:autoSpaceDE/>
        <w:autoSpaceDN/>
        <w:adjustRightInd/>
        <w:spacing w:after="160" w:line="278" w:lineRule="auto"/>
        <w:textAlignment w:val="auto"/>
      </w:pPr>
      <w:r w:rsidRPr="0015359D">
        <w:t>Note: a, b values in rank3 can be different from that in rank 4.</w:t>
      </w:r>
    </w:p>
    <w:p w14:paraId="037E15E1" w14:textId="77777777" w:rsidR="006536DC" w:rsidRDefault="006536DC" w:rsidP="009A7A56"/>
    <w:p w14:paraId="171A046D" w14:textId="77777777" w:rsidR="006536DC" w:rsidRPr="00276502" w:rsidRDefault="006536DC" w:rsidP="009A7A56">
      <w:r w:rsidRPr="00276502">
        <w:rPr>
          <w:highlight w:val="green"/>
        </w:rPr>
        <w:t>Agreement:</w:t>
      </w:r>
    </w:p>
    <w:p w14:paraId="5C28791A" w14:textId="77777777" w:rsidR="006536DC" w:rsidRPr="00276502" w:rsidRDefault="006536DC" w:rsidP="006536DC">
      <w:pPr>
        <w:spacing w:after="160" w:line="278" w:lineRule="auto"/>
      </w:pPr>
      <w:r w:rsidRPr="00276502">
        <w:t>Consider following for evaluation:</w:t>
      </w:r>
    </w:p>
    <w:p w14:paraId="17BABA6E" w14:textId="77777777" w:rsidR="006536DC" w:rsidRPr="00276502" w:rsidRDefault="006536DC" w:rsidP="006536DC">
      <w:pPr>
        <w:pStyle w:val="ListParagraph"/>
        <w:numPr>
          <w:ilvl w:val="0"/>
          <w:numId w:val="169"/>
        </w:numPr>
        <w:overflowPunct/>
        <w:autoSpaceDE/>
        <w:autoSpaceDN/>
        <w:adjustRightInd/>
        <w:spacing w:after="160" w:line="278" w:lineRule="auto"/>
        <w:textAlignment w:val="auto"/>
      </w:pPr>
      <w:r w:rsidRPr="00276502">
        <w:t xml:space="preserve">For down-selection of per-layer pairs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276502">
        <w:t xml:space="preserve"> or a triplets of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l,ν</m:t>
                </m:r>
              </m:sup>
            </m:sSup>
            <m:r>
              <m:rPr>
                <m:sty m:val="p"/>
              </m:rPr>
              <w:rPr>
                <w:rFonts w:ascii="Cambria Math" w:hAnsi="Cambria Math"/>
              </w:rPr>
              <m:t>, L,</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l,ν</m:t>
                </m:r>
              </m:sup>
            </m:sSup>
          </m:e>
        </m:d>
      </m:oMath>
      <w:r w:rsidRPr="00276502">
        <w:t xml:space="preserve"> , </w:t>
      </w:r>
      <w:r w:rsidRPr="00276502">
        <w:rPr>
          <w:strike/>
          <w:color w:val="FF0000"/>
        </w:rPr>
        <w:t>average</w:t>
      </w:r>
      <w:r w:rsidRPr="00276502">
        <w:t xml:space="preserve"> SGCS </w:t>
      </w:r>
      <w:r w:rsidRPr="00276502">
        <w:rPr>
          <w:strike/>
          <w:color w:val="FF0000"/>
        </w:rPr>
        <w:t>across</w:t>
      </w:r>
      <w:r w:rsidRPr="00276502">
        <w:t xml:space="preserve"> </w:t>
      </w:r>
      <w:r w:rsidRPr="00276502">
        <w:rPr>
          <w:color w:val="FF0000"/>
        </w:rPr>
        <w:t>per</w:t>
      </w:r>
      <w:r w:rsidRPr="00276502">
        <w:t xml:space="preserve"> layer can be considered as performance metric.</w:t>
      </w:r>
    </w:p>
    <w:p w14:paraId="718EDB95" w14:textId="77777777" w:rsidR="006536DC" w:rsidRPr="00276502" w:rsidRDefault="006536DC" w:rsidP="006536DC">
      <w:pPr>
        <w:pStyle w:val="ListParagraph"/>
        <w:numPr>
          <w:ilvl w:val="0"/>
          <w:numId w:val="169"/>
        </w:numPr>
        <w:overflowPunct/>
        <w:autoSpaceDE/>
        <w:autoSpaceDN/>
        <w:adjustRightInd/>
        <w:spacing w:after="160" w:line="278" w:lineRule="auto"/>
        <w:textAlignment w:val="auto"/>
      </w:pPr>
      <w:r w:rsidRPr="00276502">
        <w:t>For down-selection of the rank-specific and layer-specific patterns (e.g., {Xn_31, Xn_32, Xn_33} and {Xn_41, Xn_42, Xn_43, Xn_44}), spectral efficiency or throughput should be considered.</w:t>
      </w:r>
    </w:p>
    <w:p w14:paraId="108AEA3A" w14:textId="77777777" w:rsidR="006536DC" w:rsidRPr="00276502" w:rsidRDefault="006536DC" w:rsidP="009A7A56">
      <w:r w:rsidRPr="00276502">
        <w:rPr>
          <w:highlight w:val="green"/>
        </w:rPr>
        <w:t>Agreement:</w:t>
      </w:r>
      <w:r w:rsidRPr="00276502">
        <w:t xml:space="preserve"> </w:t>
      </w:r>
    </w:p>
    <w:p w14:paraId="3C4879BA" w14:textId="77777777" w:rsidR="006536DC" w:rsidRPr="00276502" w:rsidRDefault="006536DC" w:rsidP="006536DC">
      <w:r w:rsidRPr="00276502">
        <w:t>For CSI feedback via two-sided AIML models, reuse legacy CSI reporting framework</w:t>
      </w:r>
    </w:p>
    <w:p w14:paraId="4372B96D" w14:textId="77777777" w:rsidR="006536DC" w:rsidRPr="00276502" w:rsidRDefault="006536DC" w:rsidP="006536DC">
      <w:pPr>
        <w:pStyle w:val="ListParagraph"/>
        <w:numPr>
          <w:ilvl w:val="0"/>
          <w:numId w:val="170"/>
        </w:numPr>
        <w:suppressAutoHyphens/>
        <w:overflowPunct/>
        <w:autoSpaceDE/>
        <w:autoSpaceDN/>
        <w:adjustRightInd/>
        <w:jc w:val="both"/>
        <w:textAlignment w:val="auto"/>
      </w:pPr>
      <w:r w:rsidRPr="00276502">
        <w:lastRenderedPageBreak/>
        <w:t>Support CSI report based on periodic, semi-persistent and aperiodic CSI-RS resources with legacy measurement resource configurations.</w:t>
      </w:r>
    </w:p>
    <w:p w14:paraId="234050CF" w14:textId="77777777" w:rsidR="006536DC" w:rsidRPr="00276502" w:rsidRDefault="006536DC" w:rsidP="006536DC">
      <w:pPr>
        <w:pStyle w:val="ListParagraph"/>
        <w:numPr>
          <w:ilvl w:val="0"/>
          <w:numId w:val="170"/>
        </w:numPr>
        <w:suppressAutoHyphens/>
        <w:overflowPunct/>
        <w:autoSpaceDE/>
        <w:autoSpaceDN/>
        <w:adjustRightInd/>
        <w:jc w:val="both"/>
        <w:textAlignment w:val="auto"/>
      </w:pPr>
      <w:r w:rsidRPr="00276502">
        <w:t>Support aperiodic report and semi-persistent CSI report on PUSCH and reuse legacy triggering mechanism.</w:t>
      </w:r>
    </w:p>
    <w:p w14:paraId="00AA3EA1" w14:textId="77777777" w:rsidR="009048F4" w:rsidRPr="00982845" w:rsidRDefault="009048F4" w:rsidP="009048F4">
      <w:pPr>
        <w:rPr>
          <w:rFonts w:eastAsia="DengXian"/>
          <w:lang w:eastAsia="zh-CN"/>
        </w:rPr>
      </w:pPr>
    </w:p>
    <w:p w14:paraId="1E315505" w14:textId="79ADA2BF" w:rsidR="009048F4" w:rsidRPr="00982845" w:rsidRDefault="004710F9" w:rsidP="009048F4">
      <w:pPr>
        <w:ind w:left="1440" w:hanging="1440"/>
      </w:pPr>
      <w:hyperlink r:id="rId770" w:history="1">
        <w:r>
          <w:rPr>
            <w:rStyle w:val="Hyperlink"/>
          </w:rPr>
          <w:t>R1-2506743</w:t>
        </w:r>
      </w:hyperlink>
      <w:r w:rsidR="009048F4" w:rsidRPr="00982845">
        <w:tab/>
        <w:t>Discussion on inference related aspects for CSI spatial/frequency compression without temporal aspects (“Case 0”)</w:t>
      </w:r>
      <w:r w:rsidR="009048F4" w:rsidRPr="00982845">
        <w:tab/>
        <w:t>FUTUREWEI</w:t>
      </w:r>
    </w:p>
    <w:p w14:paraId="659772F0" w14:textId="609E691F" w:rsidR="009048F4" w:rsidRPr="00982845" w:rsidRDefault="004710F9" w:rsidP="009048F4">
      <w:hyperlink r:id="rId771" w:history="1">
        <w:r>
          <w:rPr>
            <w:rStyle w:val="Hyperlink"/>
          </w:rPr>
          <w:t>R1-2506774</w:t>
        </w:r>
      </w:hyperlink>
      <w:r w:rsidR="009048F4" w:rsidRPr="00982845">
        <w:tab/>
        <w:t>Discussion on inference related aspects of CSI compression</w:t>
      </w:r>
      <w:r w:rsidR="009048F4" w:rsidRPr="00982845">
        <w:tab/>
        <w:t>ZTE Corporation, Sanechips</w:t>
      </w:r>
    </w:p>
    <w:p w14:paraId="7E214986" w14:textId="5578C98D" w:rsidR="009048F4" w:rsidRPr="00982845" w:rsidRDefault="004710F9" w:rsidP="009048F4">
      <w:hyperlink r:id="rId772" w:history="1">
        <w:r>
          <w:rPr>
            <w:rStyle w:val="Hyperlink"/>
          </w:rPr>
          <w:t>R1-2506781</w:t>
        </w:r>
      </w:hyperlink>
      <w:r w:rsidR="009048F4" w:rsidRPr="00982845">
        <w:tab/>
        <w:t>Discussion on interference related aspects for CSI compression</w:t>
      </w:r>
      <w:r w:rsidR="009048F4" w:rsidRPr="00982845">
        <w:tab/>
        <w:t>TCL</w:t>
      </w:r>
    </w:p>
    <w:p w14:paraId="5E0E843A" w14:textId="57BF729B" w:rsidR="009048F4" w:rsidRPr="00982845" w:rsidRDefault="004710F9" w:rsidP="009048F4">
      <w:hyperlink r:id="rId773" w:history="1">
        <w:r>
          <w:rPr>
            <w:rStyle w:val="Hyperlink"/>
          </w:rPr>
          <w:t>R1-2506792</w:t>
        </w:r>
      </w:hyperlink>
      <w:r w:rsidR="009048F4" w:rsidRPr="00982845">
        <w:tab/>
        <w:t>AI/ML CSI Spatial/Frequency Compression: Inference Aspects</w:t>
      </w:r>
      <w:r w:rsidR="009048F4" w:rsidRPr="00982845">
        <w:tab/>
        <w:t>InterDigital, Inc.</w:t>
      </w:r>
    </w:p>
    <w:p w14:paraId="6DF38A4C" w14:textId="7BD8E4D4" w:rsidR="009048F4" w:rsidRPr="00982845" w:rsidRDefault="004710F9" w:rsidP="009048F4">
      <w:hyperlink r:id="rId774" w:history="1">
        <w:r>
          <w:rPr>
            <w:rStyle w:val="Hyperlink"/>
          </w:rPr>
          <w:t>R1-2506803</w:t>
        </w:r>
      </w:hyperlink>
      <w:r w:rsidR="009048F4" w:rsidRPr="00982845">
        <w:tab/>
        <w:t>Discussion on AIML for CSI compression inference related aspects</w:t>
      </w:r>
      <w:r w:rsidR="009048F4" w:rsidRPr="00982845">
        <w:tab/>
        <w:t>Spreadtrum, UNISOC, BUPT</w:t>
      </w:r>
    </w:p>
    <w:p w14:paraId="330D6EA9" w14:textId="5D25A727" w:rsidR="009048F4" w:rsidRPr="00982845" w:rsidRDefault="004710F9" w:rsidP="009048F4">
      <w:hyperlink r:id="rId775" w:history="1">
        <w:r>
          <w:rPr>
            <w:rStyle w:val="Hyperlink"/>
          </w:rPr>
          <w:t>R1-2506832</w:t>
        </w:r>
      </w:hyperlink>
      <w:r w:rsidR="009048F4" w:rsidRPr="00982845">
        <w:tab/>
        <w:t>Inference related aspects of AI/ML for CSI compression</w:t>
      </w:r>
      <w:r w:rsidR="009048F4" w:rsidRPr="00982845">
        <w:tab/>
        <w:t>Ericsson</w:t>
      </w:r>
    </w:p>
    <w:p w14:paraId="255B1659" w14:textId="18801E6B" w:rsidR="009048F4" w:rsidRPr="00982845" w:rsidRDefault="004710F9" w:rsidP="009048F4">
      <w:hyperlink r:id="rId776" w:history="1">
        <w:r>
          <w:rPr>
            <w:rStyle w:val="Hyperlink"/>
          </w:rPr>
          <w:t>R1-2506887</w:t>
        </w:r>
      </w:hyperlink>
      <w:r w:rsidR="009048F4" w:rsidRPr="00982845">
        <w:tab/>
        <w:t>Discussion on inference related aspects for CSI compression</w:t>
      </w:r>
      <w:r w:rsidR="009048F4" w:rsidRPr="00982845">
        <w:tab/>
        <w:t>vivo</w:t>
      </w:r>
    </w:p>
    <w:p w14:paraId="32751CB7" w14:textId="6FA0627A" w:rsidR="009048F4" w:rsidRPr="00982845" w:rsidRDefault="004710F9" w:rsidP="009048F4">
      <w:hyperlink r:id="rId777" w:history="1">
        <w:r>
          <w:rPr>
            <w:rStyle w:val="Hyperlink"/>
          </w:rPr>
          <w:t>R1-2506931</w:t>
        </w:r>
      </w:hyperlink>
      <w:r w:rsidR="009048F4" w:rsidRPr="00982845">
        <w:tab/>
        <w:t>Discussion on Inference related aspects for CSI compression</w:t>
      </w:r>
      <w:r w:rsidR="009048F4" w:rsidRPr="00982845">
        <w:tab/>
        <w:t>Huawei, HiSilicon</w:t>
      </w:r>
    </w:p>
    <w:p w14:paraId="51DB5DCA" w14:textId="7DCB9325" w:rsidR="009048F4" w:rsidRPr="00982845" w:rsidRDefault="004710F9" w:rsidP="009048F4">
      <w:hyperlink r:id="rId778" w:history="1">
        <w:r>
          <w:rPr>
            <w:rStyle w:val="Hyperlink"/>
          </w:rPr>
          <w:t>R1-2506978</w:t>
        </w:r>
      </w:hyperlink>
      <w:r w:rsidR="009048F4" w:rsidRPr="00982845">
        <w:tab/>
        <w:t>Discussion on inference related aspects of two-sided AI/ML model based CSI feedback</w:t>
      </w:r>
      <w:r w:rsidR="009048F4" w:rsidRPr="00982845">
        <w:tab/>
        <w:t>Xiaomi</w:t>
      </w:r>
    </w:p>
    <w:p w14:paraId="67A9E8E5" w14:textId="494BE8B6" w:rsidR="009048F4" w:rsidRPr="00982845" w:rsidRDefault="004710F9" w:rsidP="009048F4">
      <w:hyperlink r:id="rId779" w:history="1">
        <w:r>
          <w:rPr>
            <w:rStyle w:val="Hyperlink"/>
          </w:rPr>
          <w:t>R1-2507006</w:t>
        </w:r>
      </w:hyperlink>
      <w:r w:rsidR="009048F4" w:rsidRPr="00982845">
        <w:tab/>
        <w:t>Discussion on inference related aspects of CSI compression</w:t>
      </w:r>
      <w:r w:rsidR="009048F4" w:rsidRPr="00982845">
        <w:tab/>
        <w:t>CMCC</w:t>
      </w:r>
    </w:p>
    <w:p w14:paraId="7C588336" w14:textId="05AC0268" w:rsidR="009048F4" w:rsidRPr="00982845" w:rsidRDefault="004710F9" w:rsidP="009048F4">
      <w:hyperlink r:id="rId780" w:history="1">
        <w:r>
          <w:rPr>
            <w:rStyle w:val="Hyperlink"/>
          </w:rPr>
          <w:t>R1-2507108</w:t>
        </w:r>
      </w:hyperlink>
      <w:r w:rsidR="009048F4" w:rsidRPr="00982845">
        <w:tab/>
        <w:t>Discussion on inference related aspects of AI/ML-based CSI compression</w:t>
      </w:r>
      <w:r w:rsidR="009048F4" w:rsidRPr="00982845">
        <w:tab/>
        <w:t>CATT</w:t>
      </w:r>
    </w:p>
    <w:p w14:paraId="6AAEAFA4" w14:textId="0895DFD2" w:rsidR="009048F4" w:rsidRPr="00982845" w:rsidRDefault="004710F9" w:rsidP="009048F4">
      <w:hyperlink r:id="rId781" w:history="1">
        <w:r>
          <w:rPr>
            <w:rStyle w:val="Hyperlink"/>
          </w:rPr>
          <w:t>R1-2507165</w:t>
        </w:r>
      </w:hyperlink>
      <w:r w:rsidR="009048F4" w:rsidRPr="00982845">
        <w:tab/>
        <w:t>Inference related aspects for AI/ML CSI compression</w:t>
      </w:r>
      <w:r w:rsidR="009048F4" w:rsidRPr="00982845">
        <w:tab/>
        <w:t>OPPO</w:t>
      </w:r>
    </w:p>
    <w:p w14:paraId="4A951EB0" w14:textId="7FBED685" w:rsidR="009048F4" w:rsidRPr="00982845" w:rsidRDefault="004710F9" w:rsidP="009048F4">
      <w:hyperlink r:id="rId782" w:history="1">
        <w:r>
          <w:rPr>
            <w:rStyle w:val="Hyperlink"/>
          </w:rPr>
          <w:t>R1-2507183</w:t>
        </w:r>
      </w:hyperlink>
      <w:r w:rsidR="009048F4" w:rsidRPr="00982845">
        <w:tab/>
        <w:t>Discussion on inference related aspects for CSI compression</w:t>
      </w:r>
      <w:r w:rsidR="009048F4" w:rsidRPr="00982845">
        <w:tab/>
        <w:t>KT Corp.</w:t>
      </w:r>
    </w:p>
    <w:p w14:paraId="55C7264B" w14:textId="7677B329" w:rsidR="009048F4" w:rsidRPr="00982845" w:rsidRDefault="004710F9" w:rsidP="009048F4">
      <w:hyperlink r:id="rId783" w:history="1">
        <w:r>
          <w:rPr>
            <w:rStyle w:val="Hyperlink"/>
          </w:rPr>
          <w:t>R1-2507205</w:t>
        </w:r>
      </w:hyperlink>
      <w:r w:rsidR="009048F4" w:rsidRPr="00982845">
        <w:tab/>
        <w:t>Inference related aspects for CSI compression</w:t>
      </w:r>
      <w:r w:rsidR="009048F4" w:rsidRPr="00982845">
        <w:tab/>
        <w:t>HONOR</w:t>
      </w:r>
    </w:p>
    <w:p w14:paraId="5414FBB6" w14:textId="5E056565" w:rsidR="009048F4" w:rsidRPr="00982845" w:rsidRDefault="004710F9" w:rsidP="009048F4">
      <w:hyperlink r:id="rId784" w:history="1">
        <w:r>
          <w:rPr>
            <w:rStyle w:val="Hyperlink"/>
          </w:rPr>
          <w:t>R1-2507242</w:t>
        </w:r>
      </w:hyperlink>
      <w:r w:rsidR="009048F4" w:rsidRPr="00982845">
        <w:tab/>
        <w:t>Views on inference related aspects of CSI compression</w:t>
      </w:r>
      <w:r w:rsidR="009048F4" w:rsidRPr="00982845">
        <w:tab/>
        <w:t>Samsung</w:t>
      </w:r>
    </w:p>
    <w:p w14:paraId="4409679C" w14:textId="7AACD056" w:rsidR="009048F4" w:rsidRPr="00982845" w:rsidRDefault="004710F9" w:rsidP="009048F4">
      <w:hyperlink r:id="rId785" w:history="1">
        <w:r>
          <w:rPr>
            <w:rStyle w:val="Hyperlink"/>
          </w:rPr>
          <w:t>R1-2507280</w:t>
        </w:r>
      </w:hyperlink>
      <w:r w:rsidR="009048F4" w:rsidRPr="00982845">
        <w:tab/>
        <w:t>Discussion on inference related aspects in CSI compression with AI/ML</w:t>
      </w:r>
      <w:r w:rsidR="009048F4" w:rsidRPr="00982845">
        <w:tab/>
        <w:t>Fujitsu</w:t>
      </w:r>
    </w:p>
    <w:p w14:paraId="37D89421" w14:textId="3678CC86" w:rsidR="009048F4" w:rsidRPr="00982845" w:rsidRDefault="004710F9" w:rsidP="009048F4">
      <w:hyperlink r:id="rId786" w:history="1">
        <w:r>
          <w:rPr>
            <w:rStyle w:val="Hyperlink"/>
          </w:rPr>
          <w:t>R1-2507301</w:t>
        </w:r>
      </w:hyperlink>
      <w:r w:rsidR="009048F4" w:rsidRPr="00982845">
        <w:tab/>
        <w:t>Discussion on inference aspects of CSI compression</w:t>
      </w:r>
      <w:r w:rsidR="009048F4" w:rsidRPr="00982845">
        <w:tab/>
        <w:t>NEC</w:t>
      </w:r>
    </w:p>
    <w:p w14:paraId="0AB78245" w14:textId="710B74F4" w:rsidR="009048F4" w:rsidRPr="00982845" w:rsidRDefault="004710F9" w:rsidP="009048F4">
      <w:hyperlink r:id="rId787" w:history="1">
        <w:r>
          <w:rPr>
            <w:rStyle w:val="Hyperlink"/>
          </w:rPr>
          <w:t>R1-2507389</w:t>
        </w:r>
      </w:hyperlink>
      <w:r w:rsidR="009048F4" w:rsidRPr="00982845">
        <w:tab/>
        <w:t>CSI Compression: Inference Related Aspects</w:t>
      </w:r>
      <w:r w:rsidR="009048F4" w:rsidRPr="00982845">
        <w:tab/>
        <w:t>Nokia</w:t>
      </w:r>
    </w:p>
    <w:p w14:paraId="3D0D4119" w14:textId="5644DB47" w:rsidR="009048F4" w:rsidRPr="00982845" w:rsidRDefault="004710F9" w:rsidP="009048F4">
      <w:hyperlink r:id="rId788" w:history="1">
        <w:r>
          <w:rPr>
            <w:rStyle w:val="Hyperlink"/>
          </w:rPr>
          <w:t>R1-2507396</w:t>
        </w:r>
      </w:hyperlink>
      <w:r w:rsidR="009048F4" w:rsidRPr="00982845">
        <w:tab/>
        <w:t>Discussion on inference related aspects for CSI compression</w:t>
      </w:r>
      <w:r w:rsidR="009048F4" w:rsidRPr="00982845">
        <w:tab/>
        <w:t>LG Electronics</w:t>
      </w:r>
    </w:p>
    <w:p w14:paraId="4087201E" w14:textId="7BBDB19E" w:rsidR="009048F4" w:rsidRPr="00982845" w:rsidRDefault="004710F9" w:rsidP="009048F4">
      <w:hyperlink r:id="rId789" w:history="1">
        <w:r>
          <w:rPr>
            <w:rStyle w:val="Hyperlink"/>
          </w:rPr>
          <w:t>R1-2507415</w:t>
        </w:r>
      </w:hyperlink>
      <w:r w:rsidR="009048F4" w:rsidRPr="00982845">
        <w:tab/>
        <w:t>Discussion on inference aspects for AI/ML-based CSI compression</w:t>
      </w:r>
      <w:r w:rsidR="009048F4" w:rsidRPr="00982845">
        <w:tab/>
        <w:t>Panasonic</w:t>
      </w:r>
    </w:p>
    <w:p w14:paraId="1AE7F60B" w14:textId="56F4CE0A" w:rsidR="009048F4" w:rsidRPr="00982845" w:rsidRDefault="004710F9" w:rsidP="009048F4">
      <w:hyperlink r:id="rId790" w:history="1">
        <w:r>
          <w:rPr>
            <w:rStyle w:val="Hyperlink"/>
          </w:rPr>
          <w:t>R1-2507443</w:t>
        </w:r>
      </w:hyperlink>
      <w:r w:rsidR="009048F4" w:rsidRPr="00982845">
        <w:tab/>
        <w:t>Inference related aspects for CSI compression</w:t>
      </w:r>
      <w:r w:rsidR="009048F4" w:rsidRPr="00982845">
        <w:tab/>
        <w:t>Lenovo</w:t>
      </w:r>
    </w:p>
    <w:p w14:paraId="4FD6C0FD" w14:textId="7ADED863" w:rsidR="009048F4" w:rsidRPr="00982845" w:rsidRDefault="004710F9" w:rsidP="009048F4">
      <w:hyperlink r:id="rId791" w:history="1">
        <w:r>
          <w:rPr>
            <w:rStyle w:val="Hyperlink"/>
          </w:rPr>
          <w:t>R1-2507462</w:t>
        </w:r>
      </w:hyperlink>
      <w:r w:rsidR="009048F4" w:rsidRPr="00982845">
        <w:tab/>
        <w:t>Discussion on Inference related aspects for AI CSI compression</w:t>
      </w:r>
      <w:r w:rsidR="009048F4" w:rsidRPr="00982845">
        <w:tab/>
        <w:t>Ofinno</w:t>
      </w:r>
    </w:p>
    <w:p w14:paraId="7CB67E33" w14:textId="7F391136" w:rsidR="009048F4" w:rsidRPr="00982845" w:rsidRDefault="004710F9" w:rsidP="009048F4">
      <w:hyperlink r:id="rId792" w:history="1">
        <w:r>
          <w:rPr>
            <w:rStyle w:val="Hyperlink"/>
          </w:rPr>
          <w:t>R1-2507496</w:t>
        </w:r>
      </w:hyperlink>
      <w:r w:rsidR="009048F4" w:rsidRPr="00982845">
        <w:tab/>
        <w:t>Discussion on inference related aspects of CSI compression</w:t>
      </w:r>
      <w:r w:rsidR="009048F4" w:rsidRPr="00982845">
        <w:tab/>
        <w:t>ETRI</w:t>
      </w:r>
    </w:p>
    <w:p w14:paraId="001477FF" w14:textId="00556BF6" w:rsidR="009048F4" w:rsidRPr="00982845" w:rsidRDefault="004710F9" w:rsidP="009048F4">
      <w:hyperlink r:id="rId793" w:history="1">
        <w:r>
          <w:rPr>
            <w:rStyle w:val="Hyperlink"/>
          </w:rPr>
          <w:t>R1-2507517</w:t>
        </w:r>
      </w:hyperlink>
      <w:r w:rsidR="009048F4" w:rsidRPr="00982845">
        <w:tab/>
        <w:t>Inference for AI/ML based CSI Compression</w:t>
      </w:r>
      <w:r w:rsidR="009048F4" w:rsidRPr="00982845">
        <w:tab/>
        <w:t>Google</w:t>
      </w:r>
    </w:p>
    <w:p w14:paraId="2C4C22B7" w14:textId="132391EC" w:rsidR="009048F4" w:rsidRPr="00982845" w:rsidRDefault="004710F9" w:rsidP="009048F4">
      <w:hyperlink r:id="rId794" w:history="1">
        <w:r>
          <w:rPr>
            <w:rStyle w:val="Hyperlink"/>
          </w:rPr>
          <w:t>R1-2507552</w:t>
        </w:r>
      </w:hyperlink>
      <w:r w:rsidR="009048F4" w:rsidRPr="00982845">
        <w:tab/>
        <w:t>Discussion on Inference Related Aspects for CSI Compression</w:t>
      </w:r>
      <w:r w:rsidR="009048F4" w:rsidRPr="00982845">
        <w:tab/>
        <w:t>Sharp</w:t>
      </w:r>
    </w:p>
    <w:p w14:paraId="7FDC9F58" w14:textId="018997E9" w:rsidR="009048F4" w:rsidRPr="00982845" w:rsidRDefault="004710F9" w:rsidP="009048F4">
      <w:hyperlink r:id="rId795" w:history="1">
        <w:r>
          <w:rPr>
            <w:rStyle w:val="Hyperlink"/>
          </w:rPr>
          <w:t>R1-2507616</w:t>
        </w:r>
      </w:hyperlink>
      <w:r w:rsidR="009048F4" w:rsidRPr="00982845">
        <w:tab/>
        <w:t>CSI spatial/frequency compression without temporal aspects (“Case 0”)- Inference related aspects</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MediaTek Inc.</w:t>
      </w:r>
    </w:p>
    <w:p w14:paraId="4DD9EAC7" w14:textId="69461685" w:rsidR="009048F4" w:rsidRPr="00982845" w:rsidRDefault="004710F9" w:rsidP="009048F4">
      <w:hyperlink r:id="rId796" w:history="1">
        <w:r>
          <w:rPr>
            <w:rStyle w:val="Hyperlink"/>
          </w:rPr>
          <w:t>R1-2507630</w:t>
        </w:r>
      </w:hyperlink>
      <w:r w:rsidR="009048F4" w:rsidRPr="00982845">
        <w:tab/>
        <w:t>Discussion on inference related aspects of CSI compression</w:t>
      </w:r>
      <w:r w:rsidR="009048F4" w:rsidRPr="00982845">
        <w:tab/>
        <w:t>Transsion Holdings</w:t>
      </w:r>
    </w:p>
    <w:p w14:paraId="3C10BF37" w14:textId="62FEE263" w:rsidR="009048F4" w:rsidRPr="00982845" w:rsidRDefault="004710F9" w:rsidP="009048F4">
      <w:hyperlink r:id="rId797" w:history="1">
        <w:r>
          <w:rPr>
            <w:rStyle w:val="Hyperlink"/>
          </w:rPr>
          <w:t>R1-2507663</w:t>
        </w:r>
      </w:hyperlink>
      <w:r w:rsidR="009048F4" w:rsidRPr="00982845">
        <w:tab/>
        <w:t>On inference related aspects for AI based CSI spatial/frequency domain compression</w:t>
      </w:r>
      <w:r w:rsidR="009048F4" w:rsidRPr="00982845">
        <w:tab/>
        <w:t>Apple</w:t>
      </w:r>
    </w:p>
    <w:p w14:paraId="69848289" w14:textId="05462669" w:rsidR="009048F4" w:rsidRPr="00982845" w:rsidRDefault="004710F9" w:rsidP="009048F4">
      <w:hyperlink r:id="rId798" w:history="1">
        <w:r>
          <w:rPr>
            <w:rStyle w:val="Hyperlink"/>
          </w:rPr>
          <w:t>R1-2507710</w:t>
        </w:r>
      </w:hyperlink>
      <w:r w:rsidR="009048F4" w:rsidRPr="00982845">
        <w:tab/>
        <w:t>Specification of inference aspects of AIML CSI compression</w:t>
      </w:r>
      <w:r w:rsidR="009048F4" w:rsidRPr="00982845">
        <w:tab/>
        <w:t>Qualcomm Incorporated</w:t>
      </w:r>
    </w:p>
    <w:p w14:paraId="1B90AEA5" w14:textId="53039FFE" w:rsidR="009048F4" w:rsidRPr="00982845" w:rsidRDefault="004710F9" w:rsidP="009048F4">
      <w:hyperlink r:id="rId799" w:history="1">
        <w:r>
          <w:rPr>
            <w:rStyle w:val="Hyperlink"/>
          </w:rPr>
          <w:t>R1-2507733</w:t>
        </w:r>
      </w:hyperlink>
      <w:r w:rsidR="009048F4" w:rsidRPr="00982845">
        <w:tab/>
        <w:t>Inference Related Aspects of AI/ML for CSI Compression</w:t>
      </w:r>
      <w:r w:rsidR="009048F4" w:rsidRPr="00982845">
        <w:tab/>
        <w:t>TOYOTA Info Technology Center</w:t>
      </w:r>
    </w:p>
    <w:p w14:paraId="1888A07F" w14:textId="3BBEBDA3" w:rsidR="009048F4" w:rsidRPr="00982845" w:rsidRDefault="004710F9" w:rsidP="009048F4">
      <w:hyperlink r:id="rId800" w:history="1">
        <w:r>
          <w:rPr>
            <w:rStyle w:val="Hyperlink"/>
          </w:rPr>
          <w:t>R1-2507802</w:t>
        </w:r>
      </w:hyperlink>
      <w:r w:rsidR="009048F4" w:rsidRPr="00982845">
        <w:tab/>
        <w:t>Discussion on the inference-related aspects of AI/ML CSI compression</w:t>
      </w:r>
      <w:r w:rsidR="009048F4" w:rsidRPr="00982845">
        <w:tab/>
        <w:t>NTT DOCOMO, INC.</w:t>
      </w:r>
    </w:p>
    <w:p w14:paraId="4C81F696" w14:textId="508850A1" w:rsidR="009048F4" w:rsidRPr="00982845" w:rsidRDefault="004710F9" w:rsidP="009048F4">
      <w:hyperlink r:id="rId801" w:history="1">
        <w:r>
          <w:rPr>
            <w:rStyle w:val="Hyperlink"/>
          </w:rPr>
          <w:t>R1-2507897</w:t>
        </w:r>
      </w:hyperlink>
      <w:r w:rsidR="009048F4" w:rsidRPr="00982845">
        <w:tab/>
        <w:t>Discussion on AI/ML for CSI compression inference related aspects</w:t>
      </w:r>
      <w:r w:rsidR="009048F4" w:rsidRPr="00982845">
        <w:tab/>
        <w:t>CEWiT</w:t>
      </w:r>
    </w:p>
    <w:p w14:paraId="30DDB927" w14:textId="6E129D6C" w:rsidR="009048F4" w:rsidRDefault="004710F9" w:rsidP="009048F4">
      <w:pPr>
        <w:rPr>
          <w:rFonts w:eastAsia="DengXian"/>
          <w:lang w:eastAsia="zh-CN"/>
        </w:rPr>
      </w:pPr>
      <w:hyperlink r:id="rId802" w:history="1">
        <w:r>
          <w:rPr>
            <w:rStyle w:val="Hyperlink"/>
            <w:rFonts w:eastAsia="DengXian"/>
            <w:lang w:eastAsia="zh-CN"/>
          </w:rPr>
          <w:t>R1-2508021</w:t>
        </w:r>
      </w:hyperlink>
      <w:r w:rsidR="001B3347">
        <w:rPr>
          <w:rFonts w:eastAsia="DengXian"/>
          <w:lang w:eastAsia="zh-CN"/>
        </w:rPr>
        <w:tab/>
      </w:r>
      <w:r w:rsidR="001B3347" w:rsidRPr="001B3347">
        <w:rPr>
          <w:rFonts w:eastAsia="DengXian"/>
          <w:lang w:eastAsia="zh-CN"/>
        </w:rPr>
        <w:t>FL summary 1 on AIML inference related aspects</w:t>
      </w:r>
      <w:r w:rsidR="001B3347">
        <w:rPr>
          <w:rFonts w:eastAsia="DengXian"/>
          <w:lang w:eastAsia="zh-CN"/>
        </w:rPr>
        <w:tab/>
      </w:r>
      <w:r w:rsidR="001B3347" w:rsidRPr="001B3347">
        <w:rPr>
          <w:rFonts w:eastAsia="DengXian"/>
          <w:lang w:eastAsia="zh-CN"/>
        </w:rPr>
        <w:t>Moderator (Qualcomm)</w:t>
      </w:r>
    </w:p>
    <w:p w14:paraId="47121F08" w14:textId="521A0F82" w:rsidR="001B3347" w:rsidRDefault="004710F9" w:rsidP="009048F4">
      <w:pPr>
        <w:rPr>
          <w:rFonts w:eastAsia="DengXian"/>
          <w:lang w:eastAsia="zh-CN"/>
        </w:rPr>
      </w:pPr>
      <w:hyperlink r:id="rId803" w:history="1">
        <w:r>
          <w:rPr>
            <w:rStyle w:val="Hyperlink"/>
            <w:rFonts w:eastAsia="DengXian"/>
            <w:lang w:eastAsia="zh-CN"/>
          </w:rPr>
          <w:t>R1-2508022</w:t>
        </w:r>
      </w:hyperlink>
      <w:r w:rsidR="001B3347">
        <w:rPr>
          <w:rFonts w:eastAsia="DengXian"/>
          <w:lang w:eastAsia="zh-CN"/>
        </w:rPr>
        <w:tab/>
      </w:r>
      <w:r w:rsidR="001B3347" w:rsidRPr="001B3347">
        <w:rPr>
          <w:rFonts w:eastAsia="DengXian"/>
          <w:lang w:eastAsia="zh-CN"/>
        </w:rPr>
        <w:t xml:space="preserve">FL summary </w:t>
      </w:r>
      <w:r w:rsidR="001B3347">
        <w:rPr>
          <w:rFonts w:eastAsia="DengXian"/>
          <w:lang w:eastAsia="zh-CN"/>
        </w:rPr>
        <w:t>2</w:t>
      </w:r>
      <w:r w:rsidR="001B3347" w:rsidRPr="001B3347">
        <w:rPr>
          <w:rFonts w:eastAsia="DengXian"/>
          <w:lang w:eastAsia="zh-CN"/>
        </w:rPr>
        <w:t xml:space="preserve"> on AIML inference related aspects</w:t>
      </w:r>
      <w:r w:rsidR="001B3347">
        <w:rPr>
          <w:rFonts w:eastAsia="DengXian"/>
          <w:lang w:eastAsia="zh-CN"/>
        </w:rPr>
        <w:tab/>
      </w:r>
      <w:r w:rsidR="001B3347" w:rsidRPr="001B3347">
        <w:rPr>
          <w:rFonts w:eastAsia="DengXian"/>
          <w:lang w:eastAsia="zh-CN"/>
        </w:rPr>
        <w:t>Moderator (Qualcomm)</w:t>
      </w:r>
    </w:p>
    <w:p w14:paraId="53E1474A" w14:textId="5D22DCB2" w:rsidR="001B3347" w:rsidRDefault="004710F9" w:rsidP="009048F4">
      <w:pPr>
        <w:rPr>
          <w:rFonts w:eastAsia="DengXian"/>
          <w:lang w:eastAsia="zh-CN"/>
        </w:rPr>
      </w:pPr>
      <w:hyperlink r:id="rId804" w:history="1">
        <w:r>
          <w:rPr>
            <w:rStyle w:val="Hyperlink"/>
            <w:rFonts w:eastAsia="DengXian"/>
            <w:lang w:eastAsia="zh-CN"/>
          </w:rPr>
          <w:t>R1-2508023</w:t>
        </w:r>
      </w:hyperlink>
      <w:r w:rsidR="001B3347">
        <w:rPr>
          <w:rFonts w:eastAsia="DengXian"/>
          <w:lang w:eastAsia="zh-CN"/>
        </w:rPr>
        <w:tab/>
      </w:r>
      <w:r w:rsidR="001B3347" w:rsidRPr="001B3347">
        <w:rPr>
          <w:rFonts w:eastAsia="DengXian"/>
          <w:lang w:eastAsia="zh-CN"/>
        </w:rPr>
        <w:t xml:space="preserve">FL summary </w:t>
      </w:r>
      <w:r w:rsidR="001B3347">
        <w:rPr>
          <w:rFonts w:eastAsia="DengXian"/>
          <w:lang w:eastAsia="zh-CN"/>
        </w:rPr>
        <w:t>3</w:t>
      </w:r>
      <w:r w:rsidR="001B3347" w:rsidRPr="001B3347">
        <w:rPr>
          <w:rFonts w:eastAsia="DengXian"/>
          <w:lang w:eastAsia="zh-CN"/>
        </w:rPr>
        <w:t xml:space="preserve"> on AIML inference related aspects</w:t>
      </w:r>
      <w:r w:rsidR="001B3347">
        <w:rPr>
          <w:rFonts w:eastAsia="DengXian"/>
          <w:lang w:eastAsia="zh-CN"/>
        </w:rPr>
        <w:tab/>
      </w:r>
      <w:r w:rsidR="001B3347" w:rsidRPr="001B3347">
        <w:rPr>
          <w:rFonts w:eastAsia="DengXian"/>
          <w:lang w:eastAsia="zh-CN"/>
        </w:rPr>
        <w:t>Moderator (Qualcomm)</w:t>
      </w:r>
    </w:p>
    <w:p w14:paraId="74CF3E09" w14:textId="6CA79C10" w:rsidR="001B3347" w:rsidRDefault="004710F9" w:rsidP="009048F4">
      <w:pPr>
        <w:rPr>
          <w:rFonts w:eastAsia="DengXian"/>
          <w:lang w:eastAsia="zh-CN"/>
        </w:rPr>
      </w:pPr>
      <w:hyperlink r:id="rId805" w:history="1">
        <w:r>
          <w:rPr>
            <w:rStyle w:val="Hyperlink"/>
            <w:rFonts w:eastAsia="DengXian"/>
            <w:lang w:eastAsia="zh-CN"/>
          </w:rPr>
          <w:t>R1-2508024</w:t>
        </w:r>
      </w:hyperlink>
      <w:r w:rsidR="001B3347">
        <w:rPr>
          <w:rFonts w:eastAsia="DengXian"/>
          <w:lang w:eastAsia="zh-CN"/>
        </w:rPr>
        <w:tab/>
      </w:r>
      <w:r w:rsidR="001B3347" w:rsidRPr="001B3347">
        <w:rPr>
          <w:rFonts w:eastAsia="DengXian"/>
          <w:lang w:eastAsia="zh-CN"/>
        </w:rPr>
        <w:t xml:space="preserve">FL summary </w:t>
      </w:r>
      <w:r w:rsidR="001B3347">
        <w:rPr>
          <w:rFonts w:eastAsia="DengXian"/>
          <w:lang w:eastAsia="zh-CN"/>
        </w:rPr>
        <w:t>4</w:t>
      </w:r>
      <w:r w:rsidR="001B3347" w:rsidRPr="001B3347">
        <w:rPr>
          <w:rFonts w:eastAsia="DengXian"/>
          <w:lang w:eastAsia="zh-CN"/>
        </w:rPr>
        <w:t xml:space="preserve"> on AIML inference related aspects</w:t>
      </w:r>
      <w:r w:rsidR="001B3347">
        <w:rPr>
          <w:rFonts w:eastAsia="DengXian"/>
          <w:lang w:eastAsia="zh-CN"/>
        </w:rPr>
        <w:tab/>
      </w:r>
      <w:r w:rsidR="001B3347" w:rsidRPr="001B3347">
        <w:rPr>
          <w:rFonts w:eastAsia="DengXian"/>
          <w:lang w:eastAsia="zh-CN"/>
        </w:rPr>
        <w:t>Moderator (Qualcomm)</w:t>
      </w:r>
    </w:p>
    <w:p w14:paraId="6FBDB63A" w14:textId="77777777" w:rsidR="001B3347" w:rsidRPr="00982845" w:rsidRDefault="001B3347" w:rsidP="009048F4">
      <w:pPr>
        <w:rPr>
          <w:rFonts w:eastAsia="DengXian"/>
          <w:lang w:eastAsia="zh-CN"/>
        </w:rPr>
      </w:pPr>
    </w:p>
    <w:p w14:paraId="4514CCC8" w14:textId="77777777" w:rsidR="009048F4" w:rsidRPr="00982845" w:rsidRDefault="009048F4" w:rsidP="004331CD">
      <w:pPr>
        <w:pStyle w:val="Heading4"/>
        <w:numPr>
          <w:ilvl w:val="3"/>
          <w:numId w:val="98"/>
        </w:numPr>
      </w:pPr>
      <w:bookmarkStart w:id="970" w:name="_Toc210658570"/>
      <w:bookmarkStart w:id="971" w:name="_Toc210658668"/>
      <w:bookmarkStart w:id="972" w:name="_Toc210659386"/>
      <w:bookmarkStart w:id="973" w:name="_Toc211860363"/>
      <w:bookmarkStart w:id="974" w:name="_Toc211860653"/>
      <w:bookmarkStart w:id="975" w:name="_Toc211860872"/>
      <w:bookmarkStart w:id="976" w:name="_Toc211861093"/>
      <w:bookmarkStart w:id="977" w:name="_Toc211861499"/>
      <w:bookmarkStart w:id="978" w:name="_Toc211861669"/>
      <w:bookmarkStart w:id="979" w:name="_Toc211861885"/>
      <w:bookmarkStart w:id="980" w:name="_Toc211861977"/>
      <w:bookmarkStart w:id="981" w:name="_Toc211862376"/>
      <w:bookmarkStart w:id="982" w:name="_Toc211862530"/>
      <w:r w:rsidRPr="00982845">
        <w:t>Other aspects</w:t>
      </w:r>
      <w:bookmarkEnd w:id="970"/>
      <w:bookmarkEnd w:id="971"/>
      <w:bookmarkEnd w:id="972"/>
      <w:bookmarkEnd w:id="973"/>
      <w:bookmarkEnd w:id="974"/>
      <w:bookmarkEnd w:id="975"/>
      <w:bookmarkEnd w:id="976"/>
      <w:bookmarkEnd w:id="977"/>
      <w:bookmarkEnd w:id="978"/>
      <w:bookmarkEnd w:id="979"/>
      <w:bookmarkEnd w:id="980"/>
      <w:bookmarkEnd w:id="981"/>
      <w:bookmarkEnd w:id="982"/>
    </w:p>
    <w:p w14:paraId="4A00F6AA" w14:textId="77777777" w:rsidR="009048F4" w:rsidRPr="00982845" w:rsidRDefault="009048F4" w:rsidP="009048F4">
      <w:pPr>
        <w:rPr>
          <w:rFonts w:eastAsia="DengXian"/>
          <w:i/>
          <w:iCs/>
          <w:lang w:eastAsia="zh-CN"/>
        </w:rPr>
      </w:pPr>
      <w:r w:rsidRPr="00982845">
        <w:rPr>
          <w:i/>
          <w:iCs/>
        </w:rPr>
        <w:t xml:space="preserve">Including </w:t>
      </w:r>
      <w:r w:rsidRPr="00982845">
        <w:rPr>
          <w:rFonts w:eastAsia="DengXian"/>
          <w:i/>
          <w:iCs/>
          <w:lang w:eastAsia="zh-CN"/>
        </w:rPr>
        <w:t xml:space="preserve">NW and UE </w:t>
      </w:r>
      <w:r w:rsidRPr="00982845">
        <w:rPr>
          <w:i/>
          <w:iCs/>
        </w:rPr>
        <w:t>data collection for training</w:t>
      </w:r>
      <w:r w:rsidRPr="00982845">
        <w:rPr>
          <w:rFonts w:eastAsia="DengXian"/>
          <w:i/>
          <w:iCs/>
          <w:lang w:eastAsia="zh-CN"/>
        </w:rPr>
        <w:t>, p</w:t>
      </w:r>
      <w:r w:rsidRPr="00982845">
        <w:rPr>
          <w:i/>
          <w:iCs/>
        </w:rPr>
        <w:t>erformance monitoring, as well as model pairing related issues</w:t>
      </w:r>
      <w:r w:rsidRPr="00982845">
        <w:rPr>
          <w:rFonts w:eastAsia="DengXian"/>
          <w:i/>
          <w:iCs/>
          <w:lang w:eastAsia="zh-CN"/>
        </w:rPr>
        <w:t>.</w:t>
      </w:r>
    </w:p>
    <w:p w14:paraId="5FC6A52A" w14:textId="77777777" w:rsidR="008B0753" w:rsidRDefault="008B0753" w:rsidP="008B0753">
      <w:pPr>
        <w:rPr>
          <w:rFonts w:eastAsia="DengXian"/>
          <w:lang w:eastAsia="zh-CN"/>
        </w:rPr>
      </w:pPr>
      <w:r w:rsidRPr="008574F9">
        <w:rPr>
          <w:rFonts w:eastAsia="DengXian"/>
          <w:highlight w:val="green"/>
          <w:lang w:eastAsia="zh-CN"/>
        </w:rPr>
        <w:t>Agreement:</w:t>
      </w:r>
    </w:p>
    <w:p w14:paraId="62BB2382" w14:textId="77777777" w:rsidR="008B0753" w:rsidRPr="008574F9" w:rsidRDefault="008B0753" w:rsidP="008B0753">
      <w:pPr>
        <w:tabs>
          <w:tab w:val="left" w:pos="576"/>
        </w:tabs>
        <w:rPr>
          <w:i/>
          <w:lang w:eastAsia="zh-CN"/>
        </w:rPr>
      </w:pPr>
      <w:r w:rsidRPr="008574F9">
        <w:rPr>
          <w:lang w:eastAsia="zh-CN"/>
        </w:rPr>
        <w:t>For NW side data collection with higher layer reporting, for further study of Option 1 (scalar quantization), consider the following definition for evaluation:</w:t>
      </w:r>
    </w:p>
    <w:p w14:paraId="404E179B" w14:textId="77777777" w:rsidR="008B0753" w:rsidRPr="008574F9"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b/>
          <w:lang w:eastAsia="zh-CN"/>
        </w:rPr>
        <w:t>Content</w:t>
      </w:r>
      <w:r w:rsidRPr="008574F9">
        <w:rPr>
          <w:lang w:eastAsia="zh-CN"/>
        </w:rPr>
        <w:t>: for a number of S=1 (as baseline) Target CSI samples each with the dimensions of 2N</w:t>
      </w:r>
      <w:r w:rsidRPr="008574F9">
        <w:rPr>
          <w:vertAlign w:val="subscript"/>
          <w:lang w:eastAsia="zh-CN"/>
        </w:rPr>
        <w:t>1</w:t>
      </w:r>
      <w:r w:rsidRPr="008574F9">
        <w:rPr>
          <w:lang w:eastAsia="zh-CN"/>
        </w:rPr>
        <w:t>N</w:t>
      </w:r>
      <w:r w:rsidRPr="008574F9">
        <w:rPr>
          <w:vertAlign w:val="subscript"/>
          <w:lang w:eastAsia="zh-CN"/>
        </w:rPr>
        <w:t>2</w:t>
      </w:r>
      <w:r w:rsidRPr="008574F9">
        <w:rPr>
          <w:lang w:eastAsia="zh-CN"/>
        </w:rPr>
        <w:t xml:space="preserve"> ports, </w:t>
      </w:r>
      <w:r w:rsidRPr="008574F9">
        <w:rPr>
          <w:rFonts w:hint="eastAsia"/>
          <w:lang w:eastAsia="zh-CN"/>
        </w:rPr>
        <w:t>N</w:t>
      </w:r>
      <w:r w:rsidRPr="008574F9">
        <w:rPr>
          <w:rFonts w:hint="eastAsia"/>
          <w:vertAlign w:val="subscript"/>
          <w:lang w:eastAsia="zh-CN"/>
        </w:rPr>
        <w:t>3</w:t>
      </w:r>
      <w:r w:rsidRPr="008574F9">
        <w:rPr>
          <w:lang w:eastAsia="zh-CN"/>
        </w:rPr>
        <w:t xml:space="preserve"> subbands, </w:t>
      </w:r>
      <w:r w:rsidRPr="008574F9">
        <w:rPr>
          <w:i/>
          <w:lang w:eastAsia="zh-CN"/>
        </w:rPr>
        <w:t>v</w:t>
      </w:r>
      <w:r w:rsidRPr="008574F9">
        <w:rPr>
          <w:lang w:eastAsia="zh-CN"/>
        </w:rPr>
        <w:t xml:space="preserve"> layers for precoding matrix, and real+imaginary (or amplitude+phase) parts, which has overall 2N</w:t>
      </w:r>
      <w:r w:rsidRPr="008574F9">
        <w:rPr>
          <w:vertAlign w:val="subscript"/>
          <w:lang w:eastAsia="zh-CN"/>
        </w:rPr>
        <w:t>1</w:t>
      </w:r>
      <w:r w:rsidRPr="008574F9">
        <w:rPr>
          <w:lang w:eastAsia="zh-CN"/>
        </w:rPr>
        <w:t>N</w:t>
      </w:r>
      <w:r w:rsidRPr="008574F9">
        <w:rPr>
          <w:vertAlign w:val="subscript"/>
          <w:lang w:eastAsia="zh-CN"/>
        </w:rPr>
        <w:t>2</w:t>
      </w:r>
      <w:r w:rsidRPr="008574F9">
        <w:rPr>
          <w:lang w:eastAsia="zh-CN"/>
        </w:rPr>
        <w:t>*</w:t>
      </w:r>
      <w:r w:rsidRPr="008574F9">
        <w:rPr>
          <w:rFonts w:hint="eastAsia"/>
          <w:lang w:eastAsia="zh-CN"/>
        </w:rPr>
        <w:t>N</w:t>
      </w:r>
      <w:r w:rsidRPr="008574F9">
        <w:rPr>
          <w:rFonts w:hint="eastAsia"/>
          <w:vertAlign w:val="subscript"/>
          <w:lang w:eastAsia="zh-CN"/>
        </w:rPr>
        <w:t>3</w:t>
      </w:r>
      <w:r w:rsidRPr="008574F9">
        <w:rPr>
          <w:lang w:eastAsia="zh-CN"/>
        </w:rPr>
        <w:t>*</w:t>
      </w:r>
      <w:r w:rsidRPr="008574F9">
        <w:rPr>
          <w:i/>
          <w:lang w:eastAsia="zh-CN"/>
        </w:rPr>
        <w:t>v</w:t>
      </w:r>
      <w:r w:rsidRPr="008574F9">
        <w:rPr>
          <w:lang w:eastAsia="zh-CN"/>
        </w:rPr>
        <w:t xml:space="preserve"> complex elements, and any complex element has a real (or amplitude) part of </w:t>
      </w:r>
      <w:r w:rsidRPr="008574F9">
        <w:rPr>
          <w:i/>
          <w:lang w:eastAsia="zh-CN"/>
        </w:rPr>
        <w:t>x1</w:t>
      </w:r>
      <w:r w:rsidRPr="008574F9">
        <w:rPr>
          <w:lang w:eastAsia="zh-CN"/>
        </w:rPr>
        <w:t xml:space="preserve"> and an imaginary (or phase) part of </w:t>
      </w:r>
      <w:r w:rsidRPr="008574F9">
        <w:rPr>
          <w:i/>
          <w:lang w:eastAsia="zh-CN"/>
        </w:rPr>
        <w:t>x2</w:t>
      </w:r>
      <w:r w:rsidRPr="008574F9">
        <w:rPr>
          <w:lang w:eastAsia="zh-CN"/>
        </w:rPr>
        <w:t>.</w:t>
      </w:r>
    </w:p>
    <w:p w14:paraId="0EEC65EF" w14:textId="77777777" w:rsidR="008B0753" w:rsidRPr="008574F9" w:rsidRDefault="008B0753" w:rsidP="008B0753">
      <w:pPr>
        <w:pStyle w:val="ListParagraph"/>
        <w:numPr>
          <w:ilvl w:val="1"/>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rFonts w:eastAsiaTheme="minorEastAsia"/>
          <w:bCs/>
          <w:iCs/>
          <w:lang w:eastAsia="zh-CN"/>
        </w:rPr>
        <w:t xml:space="preserve">Note: Companies to report whether  real value and imaginary value are quantized, or </w:t>
      </w:r>
      <w:r w:rsidRPr="008574F9">
        <w:rPr>
          <w:lang w:eastAsia="zh-CN"/>
        </w:rPr>
        <w:t xml:space="preserve">amplitude </w:t>
      </w:r>
      <w:r w:rsidRPr="008574F9">
        <w:rPr>
          <w:rFonts w:eastAsiaTheme="minorEastAsia"/>
          <w:bCs/>
          <w:iCs/>
          <w:lang w:eastAsia="zh-CN"/>
        </w:rPr>
        <w:t xml:space="preserve">value and </w:t>
      </w:r>
      <w:r w:rsidRPr="008574F9">
        <w:rPr>
          <w:lang w:eastAsia="zh-CN"/>
        </w:rPr>
        <w:t xml:space="preserve">phase </w:t>
      </w:r>
      <w:r w:rsidRPr="008574F9">
        <w:rPr>
          <w:rFonts w:eastAsiaTheme="minorEastAsia"/>
          <w:bCs/>
          <w:iCs/>
          <w:lang w:eastAsia="zh-CN"/>
        </w:rPr>
        <w:t>value are quantized.</w:t>
      </w:r>
    </w:p>
    <w:p w14:paraId="1E0F4663" w14:textId="77777777" w:rsidR="008B0753" w:rsidRPr="008574F9"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rFonts w:eastAsiaTheme="minorEastAsia" w:hint="eastAsia"/>
          <w:b/>
          <w:bCs/>
          <w:iCs/>
          <w:lang w:eastAsia="zh-CN"/>
        </w:rPr>
        <w:t>F</w:t>
      </w:r>
      <w:r w:rsidRPr="008574F9">
        <w:rPr>
          <w:rFonts w:eastAsiaTheme="minorEastAsia"/>
          <w:b/>
          <w:bCs/>
          <w:iCs/>
          <w:lang w:eastAsia="zh-CN"/>
        </w:rPr>
        <w:t>ormat</w:t>
      </w:r>
      <w:r w:rsidRPr="008574F9">
        <w:rPr>
          <w:rFonts w:eastAsiaTheme="minorEastAsia"/>
          <w:bCs/>
          <w:iCs/>
          <w:lang w:eastAsia="zh-CN"/>
        </w:rPr>
        <w:t xml:space="preserve">: </w:t>
      </w:r>
      <w:r w:rsidRPr="008574F9">
        <w:rPr>
          <w:i/>
          <w:lang w:eastAsia="zh-CN"/>
        </w:rPr>
        <w:t>x1</w:t>
      </w:r>
      <w:r w:rsidRPr="008574F9">
        <w:rPr>
          <w:lang w:eastAsia="zh-CN"/>
        </w:rPr>
        <w:t xml:space="preserve"> </w:t>
      </w:r>
      <w:r w:rsidRPr="008574F9">
        <w:rPr>
          <w:rFonts w:eastAsiaTheme="minorEastAsia"/>
          <w:bCs/>
          <w:iCs/>
          <w:lang w:eastAsia="zh-CN"/>
        </w:rPr>
        <w:t xml:space="preserve">is quantized to k1 bits within range of </w:t>
      </w:r>
      <w:r w:rsidRPr="008574F9">
        <w:rPr>
          <w:lang w:eastAsia="zh-CN"/>
        </w:rPr>
        <w:t>[T1</w:t>
      </w:r>
      <w:r w:rsidRPr="008574F9">
        <w:rPr>
          <w:vertAlign w:val="subscript"/>
          <w:lang w:eastAsia="zh-CN"/>
        </w:rPr>
        <w:t>min</w:t>
      </w:r>
      <w:r w:rsidRPr="008574F9">
        <w:rPr>
          <w:lang w:eastAsia="zh-CN"/>
        </w:rPr>
        <w:t>, T1</w:t>
      </w:r>
      <w:r w:rsidRPr="008574F9">
        <w:rPr>
          <w:vertAlign w:val="subscript"/>
          <w:lang w:eastAsia="zh-CN"/>
        </w:rPr>
        <w:t>max</w:t>
      </w:r>
      <w:r w:rsidRPr="008574F9">
        <w:rPr>
          <w:lang w:eastAsia="zh-CN"/>
        </w:rPr>
        <w:t>],</w:t>
      </w:r>
      <w:r w:rsidRPr="008574F9">
        <w:rPr>
          <w:rFonts w:eastAsiaTheme="minorEastAsia"/>
          <w:bCs/>
          <w:iCs/>
          <w:lang w:eastAsia="zh-CN"/>
        </w:rPr>
        <w:t xml:space="preserve"> and </w:t>
      </w:r>
      <w:r w:rsidRPr="008574F9">
        <w:rPr>
          <w:i/>
          <w:lang w:eastAsia="zh-CN"/>
        </w:rPr>
        <w:t>x2</w:t>
      </w:r>
      <w:r w:rsidRPr="008574F9">
        <w:rPr>
          <w:rFonts w:eastAsiaTheme="minorEastAsia"/>
          <w:bCs/>
          <w:iCs/>
          <w:lang w:eastAsia="zh-CN"/>
        </w:rPr>
        <w:t xml:space="preserve"> is quantized to k2 bits within range of </w:t>
      </w:r>
      <w:r w:rsidRPr="008574F9">
        <w:rPr>
          <w:lang w:eastAsia="zh-CN"/>
        </w:rPr>
        <w:t>[T2</w:t>
      </w:r>
      <w:r w:rsidRPr="008574F9">
        <w:rPr>
          <w:vertAlign w:val="subscript"/>
          <w:lang w:eastAsia="zh-CN"/>
        </w:rPr>
        <w:t>min</w:t>
      </w:r>
      <w:r w:rsidRPr="008574F9">
        <w:rPr>
          <w:lang w:eastAsia="zh-CN"/>
        </w:rPr>
        <w:t>, T2</w:t>
      </w:r>
      <w:r w:rsidRPr="008574F9">
        <w:rPr>
          <w:vertAlign w:val="subscript"/>
          <w:lang w:eastAsia="zh-CN"/>
        </w:rPr>
        <w:t>max</w:t>
      </w:r>
      <w:r w:rsidRPr="008574F9">
        <w:rPr>
          <w:lang w:eastAsia="zh-CN"/>
        </w:rPr>
        <w:t>].</w:t>
      </w:r>
      <w:r w:rsidRPr="008574F9">
        <w:rPr>
          <w:rFonts w:eastAsiaTheme="minorEastAsia"/>
          <w:bCs/>
          <w:iCs/>
          <w:lang w:eastAsia="zh-CN"/>
        </w:rPr>
        <w:t xml:space="preserve"> E.g., for Scalar8, k1=8 bits for quantizing the real part, and k2=8 bits for quantizing the imaginary part. Uniform quantization is assumed.</w:t>
      </w:r>
    </w:p>
    <w:p w14:paraId="4B0BFF28" w14:textId="77777777" w:rsidR="008B0753" w:rsidRPr="008574F9" w:rsidRDefault="008B0753" w:rsidP="008B0753">
      <w:pPr>
        <w:pStyle w:val="ListParagraph"/>
        <w:numPr>
          <w:ilvl w:val="1"/>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rFonts w:eastAsiaTheme="minorEastAsia"/>
          <w:bCs/>
          <w:iCs/>
          <w:lang w:eastAsia="zh-CN"/>
        </w:rPr>
        <w:t>Note: Companies to report whether/how the normalization is performed, and whether it is normalized within or across</w:t>
      </w:r>
      <w:r w:rsidRPr="008574F9">
        <w:rPr>
          <w:lang w:eastAsia="zh-CN"/>
        </w:rPr>
        <w:t xml:space="preserve"> 2N</w:t>
      </w:r>
      <w:r w:rsidRPr="008574F9">
        <w:rPr>
          <w:vertAlign w:val="subscript"/>
          <w:lang w:eastAsia="zh-CN"/>
        </w:rPr>
        <w:t>1</w:t>
      </w:r>
      <w:r w:rsidRPr="008574F9">
        <w:rPr>
          <w:lang w:eastAsia="zh-CN"/>
        </w:rPr>
        <w:t>N</w:t>
      </w:r>
      <w:r w:rsidRPr="008574F9">
        <w:rPr>
          <w:vertAlign w:val="subscript"/>
          <w:lang w:eastAsia="zh-CN"/>
        </w:rPr>
        <w:t>2</w:t>
      </w:r>
      <w:r w:rsidRPr="008574F9">
        <w:rPr>
          <w:lang w:eastAsia="zh-CN"/>
        </w:rPr>
        <w:t xml:space="preserve"> ports/</w:t>
      </w:r>
      <w:r w:rsidRPr="008574F9">
        <w:rPr>
          <w:rFonts w:hint="eastAsia"/>
          <w:lang w:eastAsia="zh-CN"/>
        </w:rPr>
        <w:t xml:space="preserve"> N</w:t>
      </w:r>
      <w:r w:rsidRPr="008574F9">
        <w:rPr>
          <w:rFonts w:hint="eastAsia"/>
          <w:vertAlign w:val="subscript"/>
          <w:lang w:eastAsia="zh-CN"/>
        </w:rPr>
        <w:t>3</w:t>
      </w:r>
      <w:r w:rsidRPr="008574F9">
        <w:rPr>
          <w:lang w:eastAsia="zh-CN"/>
        </w:rPr>
        <w:t xml:space="preserve"> subbands/ </w:t>
      </w:r>
      <w:r w:rsidRPr="008574F9">
        <w:rPr>
          <w:i/>
          <w:lang w:eastAsia="zh-CN"/>
        </w:rPr>
        <w:t>v</w:t>
      </w:r>
      <w:r w:rsidRPr="008574F9">
        <w:rPr>
          <w:lang w:eastAsia="zh-CN"/>
        </w:rPr>
        <w:t xml:space="preserve"> layers/ real and imaginary (or amplitude and phase) parts.</w:t>
      </w:r>
    </w:p>
    <w:p w14:paraId="26488E67" w14:textId="77777777" w:rsidR="008B0753" w:rsidRPr="008574F9"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rFonts w:eastAsiaTheme="minorEastAsia"/>
          <w:bCs/>
          <w:iCs/>
          <w:lang w:eastAsia="zh-CN"/>
        </w:rPr>
        <w:t>Fixed parameter values of k1/k2/</w:t>
      </w:r>
      <w:r w:rsidRPr="008574F9">
        <w:rPr>
          <w:lang w:eastAsia="zh-CN"/>
        </w:rPr>
        <w:t>T1</w:t>
      </w:r>
      <w:r w:rsidRPr="008574F9">
        <w:rPr>
          <w:vertAlign w:val="subscript"/>
          <w:lang w:eastAsia="zh-CN"/>
        </w:rPr>
        <w:t>min</w:t>
      </w:r>
      <w:r w:rsidRPr="008574F9">
        <w:rPr>
          <w:rFonts w:eastAsiaTheme="minorEastAsia"/>
          <w:bCs/>
          <w:iCs/>
          <w:lang w:eastAsia="zh-CN"/>
        </w:rPr>
        <w:t>/</w:t>
      </w:r>
      <w:r w:rsidRPr="008574F9">
        <w:rPr>
          <w:lang w:eastAsia="zh-CN"/>
        </w:rPr>
        <w:t>T1</w:t>
      </w:r>
      <w:r w:rsidRPr="008574F9">
        <w:rPr>
          <w:vertAlign w:val="subscript"/>
          <w:lang w:eastAsia="zh-CN"/>
        </w:rPr>
        <w:t>max</w:t>
      </w:r>
      <w:r w:rsidRPr="008574F9">
        <w:rPr>
          <w:rFonts w:eastAsiaTheme="minorEastAsia"/>
          <w:bCs/>
          <w:iCs/>
          <w:lang w:eastAsia="zh-CN"/>
        </w:rPr>
        <w:t>/</w:t>
      </w:r>
      <w:r w:rsidRPr="008574F9">
        <w:rPr>
          <w:lang w:eastAsia="zh-CN"/>
        </w:rPr>
        <w:t>T2</w:t>
      </w:r>
      <w:r w:rsidRPr="008574F9">
        <w:rPr>
          <w:vertAlign w:val="subscript"/>
          <w:lang w:eastAsia="zh-CN"/>
        </w:rPr>
        <w:t>min</w:t>
      </w:r>
      <w:r w:rsidRPr="008574F9">
        <w:rPr>
          <w:rFonts w:eastAsiaTheme="minorEastAsia"/>
          <w:bCs/>
          <w:iCs/>
          <w:lang w:eastAsia="zh-CN"/>
        </w:rPr>
        <w:t>/</w:t>
      </w:r>
      <w:r w:rsidRPr="008574F9">
        <w:rPr>
          <w:lang w:eastAsia="zh-CN"/>
        </w:rPr>
        <w:t>T2</w:t>
      </w:r>
      <w:r w:rsidRPr="008574F9">
        <w:rPr>
          <w:vertAlign w:val="subscript"/>
          <w:lang w:eastAsia="zh-CN"/>
        </w:rPr>
        <w:t>max</w:t>
      </w:r>
      <w:r w:rsidRPr="008574F9">
        <w:rPr>
          <w:rFonts w:eastAsiaTheme="minorEastAsia"/>
          <w:bCs/>
          <w:iCs/>
          <w:lang w:eastAsia="zh-CN"/>
        </w:rPr>
        <w:t xml:space="preserve"> across</w:t>
      </w:r>
      <w:r w:rsidRPr="008574F9">
        <w:rPr>
          <w:lang w:eastAsia="zh-CN"/>
        </w:rPr>
        <w:t xml:space="preserve"> complex elements,</w:t>
      </w:r>
      <w:r w:rsidRPr="008574F9">
        <w:rPr>
          <w:rFonts w:eastAsiaTheme="minorEastAsia"/>
          <w:bCs/>
          <w:iCs/>
          <w:lang w:eastAsia="zh-CN"/>
        </w:rPr>
        <w:t xml:space="preserve"> as a baseline for evaluations. Companies to report the values.</w:t>
      </w:r>
    </w:p>
    <w:p w14:paraId="488BDC56" w14:textId="77777777" w:rsidR="008B0753" w:rsidRPr="008574F9"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8574F9">
        <w:rPr>
          <w:rFonts w:eastAsia="Malgun Gothic"/>
          <w:bCs/>
          <w:iCs/>
        </w:rPr>
        <w:t>Note: It is up to company to use number of samples S&gt;1 in their evaluations. In this case, companies need to provide information how S samples are quantized in their evaluation.</w:t>
      </w:r>
    </w:p>
    <w:p w14:paraId="38909DB1" w14:textId="77777777" w:rsidR="008B0753" w:rsidRDefault="008B0753" w:rsidP="008B0753">
      <w:pPr>
        <w:rPr>
          <w:lang w:eastAsia="zh-CN"/>
        </w:rPr>
      </w:pPr>
    </w:p>
    <w:p w14:paraId="1EFE6FF6" w14:textId="77777777" w:rsidR="008B0753" w:rsidRPr="00D438F7" w:rsidRDefault="008B0753" w:rsidP="008B0753">
      <w:pPr>
        <w:rPr>
          <w:b/>
        </w:rPr>
      </w:pPr>
      <w:r w:rsidRPr="00D438F7">
        <w:rPr>
          <w:b/>
          <w:highlight w:val="green"/>
        </w:rPr>
        <w:t>Agreement:</w:t>
      </w:r>
    </w:p>
    <w:p w14:paraId="2219EFFC" w14:textId="77777777" w:rsidR="008B0753" w:rsidRPr="00D438F7" w:rsidRDefault="008B0753" w:rsidP="008B0753">
      <w:pPr>
        <w:tabs>
          <w:tab w:val="left" w:pos="576"/>
        </w:tabs>
        <w:rPr>
          <w:i/>
          <w:lang w:eastAsia="zh-CN"/>
        </w:rPr>
      </w:pPr>
      <w:r w:rsidRPr="00D438F7">
        <w:rPr>
          <w:lang w:eastAsia="zh-CN"/>
        </w:rPr>
        <w:t>For NW side data collection with higher layer reporting, regarding Option 4 (eType II like codebook with new parameter), further study the following candidate enhanced parameter values with potential down selection.</w:t>
      </w:r>
    </w:p>
    <w:p w14:paraId="58185230" w14:textId="77777777" w:rsidR="008B0753" w:rsidRPr="00D438F7"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D438F7">
        <w:rPr>
          <w:lang w:eastAsia="zh-CN"/>
        </w:rPr>
        <w:t>L= 4/6/12/16/(N1*N2), pv=0.6/0.75/1, Beta = 0.5/0.8/1. Reference amplitude = 4bits/6bits, differential amplitude = 3bits/4bits, and phase = 4bits/6bits</w:t>
      </w:r>
    </w:p>
    <w:p w14:paraId="3815EBC1" w14:textId="77777777" w:rsidR="008B0753" w:rsidRPr="00D438F7" w:rsidRDefault="008B0753" w:rsidP="008B0753">
      <w:pPr>
        <w:pStyle w:val="ListParagraph"/>
        <w:numPr>
          <w:ilvl w:val="1"/>
          <w:numId w:val="171"/>
        </w:numPr>
        <w:suppressAutoHyphens/>
        <w:overflowPunct/>
        <w:autoSpaceDE/>
        <w:autoSpaceDN/>
        <w:adjustRightInd/>
        <w:snapToGrid w:val="0"/>
        <w:spacing w:after="120"/>
        <w:ind w:left="840" w:hanging="420"/>
        <w:contextualSpacing w:val="0"/>
        <w:jc w:val="both"/>
        <w:textAlignment w:val="auto"/>
        <w:rPr>
          <w:rFonts w:eastAsia="Malgun Gothic"/>
          <w:bCs/>
          <w:iCs/>
        </w:rPr>
      </w:pPr>
      <w:r w:rsidRPr="00D438F7">
        <w:rPr>
          <w:rFonts w:eastAsiaTheme="minorEastAsia" w:hint="eastAsia"/>
          <w:bCs/>
          <w:iCs/>
          <w:lang w:eastAsia="zh-CN"/>
        </w:rPr>
        <w:t>C</w:t>
      </w:r>
      <w:r w:rsidRPr="00D438F7">
        <w:rPr>
          <w:rFonts w:eastAsiaTheme="minorEastAsia"/>
          <w:bCs/>
          <w:iCs/>
          <w:lang w:eastAsia="zh-CN"/>
        </w:rPr>
        <w:t xml:space="preserve">ompany to report the quantization step for </w:t>
      </w:r>
      <w:r w:rsidRPr="00D438F7">
        <w:rPr>
          <w:lang w:eastAsia="zh-CN"/>
        </w:rPr>
        <w:t>reference amplitude for 6bits.</w:t>
      </w:r>
    </w:p>
    <w:p w14:paraId="3C022FAB" w14:textId="77777777" w:rsidR="008B0753" w:rsidRPr="00D438F7"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D438F7">
        <w:rPr>
          <w:rFonts w:eastAsiaTheme="minorEastAsia" w:hint="eastAsia"/>
          <w:bCs/>
          <w:iCs/>
          <w:lang w:eastAsia="zh-CN"/>
        </w:rPr>
        <w:t>N</w:t>
      </w:r>
      <w:r w:rsidRPr="00D438F7">
        <w:rPr>
          <w:rFonts w:eastAsiaTheme="minorEastAsia"/>
          <w:bCs/>
          <w:iCs/>
          <w:lang w:eastAsia="zh-CN"/>
        </w:rPr>
        <w:t>o restriction to the total number of non-zero coefficients for a specific rank.</w:t>
      </w:r>
    </w:p>
    <w:p w14:paraId="3AEB83D2" w14:textId="77777777" w:rsidR="008B0753" w:rsidRPr="00D438F7"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rFonts w:eastAsia="Malgun Gothic"/>
          <w:bCs/>
          <w:iCs/>
        </w:rPr>
      </w:pPr>
      <w:r w:rsidRPr="00D438F7">
        <w:rPr>
          <w:rFonts w:eastAsiaTheme="minorEastAsia" w:hint="eastAsia"/>
          <w:bCs/>
          <w:iCs/>
          <w:lang w:eastAsia="zh-CN"/>
        </w:rPr>
        <w:t>O</w:t>
      </w:r>
      <w:r w:rsidRPr="00D438F7">
        <w:rPr>
          <w:rFonts w:eastAsiaTheme="minorEastAsia"/>
          <w:bCs/>
          <w:iCs/>
          <w:lang w:eastAsia="zh-CN"/>
        </w:rPr>
        <w:t>ther combinations can be considered and reported by companies.</w:t>
      </w:r>
    </w:p>
    <w:p w14:paraId="782CDAD0" w14:textId="77777777" w:rsidR="008B0753" w:rsidRDefault="008B0753" w:rsidP="008B0753">
      <w:pPr>
        <w:rPr>
          <w:lang w:eastAsia="zh-CN"/>
        </w:rPr>
      </w:pPr>
    </w:p>
    <w:p w14:paraId="6BD3615C" w14:textId="77777777" w:rsidR="008B0753" w:rsidRPr="00D438F7" w:rsidRDefault="008B0753" w:rsidP="008B0753">
      <w:pPr>
        <w:rPr>
          <w:b/>
        </w:rPr>
      </w:pPr>
      <w:r w:rsidRPr="00D438F7">
        <w:rPr>
          <w:b/>
          <w:highlight w:val="green"/>
        </w:rPr>
        <w:t>Agreement:</w:t>
      </w:r>
      <w:r w:rsidRPr="00D438F7">
        <w:rPr>
          <w:b/>
        </w:rPr>
        <w:t xml:space="preserve"> </w:t>
      </w:r>
    </w:p>
    <w:p w14:paraId="274AF3BE" w14:textId="77777777" w:rsidR="008B0753" w:rsidRPr="002723FC" w:rsidRDefault="008B0753" w:rsidP="008B0753">
      <w:pPr>
        <w:rPr>
          <w:lang w:eastAsia="zh-CN"/>
        </w:rPr>
      </w:pPr>
      <w:r w:rsidRPr="002723FC">
        <w:rPr>
          <w:lang w:eastAsia="zh-CN"/>
        </w:rPr>
        <w:t>For the study of NW side data collection with higher layer reporting, following evaluation assumptions are considered:</w:t>
      </w:r>
    </w:p>
    <w:p w14:paraId="01759A77" w14:textId="77777777" w:rsidR="008B0753" w:rsidRPr="002723FC"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val="de-DE" w:eastAsia="zh-CN"/>
        </w:rPr>
      </w:pPr>
      <w:r w:rsidRPr="002723FC">
        <w:rPr>
          <w:lang w:val="de-DE" w:eastAsia="zh-CN"/>
        </w:rPr>
        <w:t>Benchmark#1: FP32 (k1=k2=32 bits)</w:t>
      </w:r>
    </w:p>
    <w:p w14:paraId="17B383ED" w14:textId="77777777" w:rsidR="008B0753" w:rsidRPr="009E73DE"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2723FC">
        <w:rPr>
          <w:lang w:eastAsia="zh-CN"/>
        </w:rPr>
        <w:t>Benchmark#2: legacy eType II with PC6 (for layer 1/2/3/4), PC8(for layer 1/2)</w:t>
      </w:r>
    </w:p>
    <w:p w14:paraId="5CD8D385" w14:textId="77777777" w:rsidR="008B0753" w:rsidRPr="00075C72"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9E73DE">
        <w:rPr>
          <w:rFonts w:hint="eastAsia"/>
          <w:lang w:eastAsia="zh-CN"/>
        </w:rPr>
        <w:lastRenderedPageBreak/>
        <w:t>C</w:t>
      </w:r>
      <w:r w:rsidRPr="009E73DE">
        <w:rPr>
          <w:lang w:eastAsia="zh-CN"/>
        </w:rPr>
        <w:t xml:space="preserve">SI </w:t>
      </w:r>
      <w:r w:rsidRPr="00075C72">
        <w:rPr>
          <w:lang w:eastAsia="zh-CN"/>
        </w:rPr>
        <w:t>payload size: at least consider large CSI payload Z ≥ 230 bits per layer, optionally consider low/medium CSI payload size X/Y per layer.</w:t>
      </w:r>
    </w:p>
    <w:p w14:paraId="0537720B" w14:textId="77777777" w:rsidR="008B0753" w:rsidRPr="00075C72"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075C72">
        <w:rPr>
          <w:lang w:eastAsia="zh-CN"/>
        </w:rPr>
        <w:t>Tx port: 32, 64, or 128 up to companies.</w:t>
      </w:r>
    </w:p>
    <w:p w14:paraId="3B1ECE30" w14:textId="77777777" w:rsidR="008B0753" w:rsidRPr="00075C72"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075C72">
        <w:rPr>
          <w:lang w:eastAsia="zh-CN"/>
        </w:rPr>
        <w:t>Subband number: 13, or 19 up to companies.</w:t>
      </w:r>
    </w:p>
    <w:p w14:paraId="27D8D823" w14:textId="77777777" w:rsidR="008B0753" w:rsidRPr="00075C72"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075C72">
        <w:rPr>
          <w:rFonts w:hint="eastAsia"/>
          <w:lang w:eastAsia="zh-CN"/>
        </w:rPr>
        <w:t>P</w:t>
      </w:r>
      <w:r w:rsidRPr="00075C72">
        <w:rPr>
          <w:lang w:eastAsia="zh-CN"/>
        </w:rPr>
        <w:t>erformance metric:</w:t>
      </w:r>
    </w:p>
    <w:p w14:paraId="44E8823E" w14:textId="77777777" w:rsidR="008B0753" w:rsidRPr="00075C72" w:rsidRDefault="008B0753" w:rsidP="008B0753">
      <w:pPr>
        <w:pStyle w:val="ListParagraph"/>
        <w:numPr>
          <w:ilvl w:val="1"/>
          <w:numId w:val="171"/>
        </w:numPr>
        <w:suppressAutoHyphens/>
        <w:overflowPunct/>
        <w:autoSpaceDE/>
        <w:autoSpaceDN/>
        <w:adjustRightInd/>
        <w:snapToGrid w:val="0"/>
        <w:spacing w:after="120"/>
        <w:ind w:left="840" w:hanging="420"/>
        <w:contextualSpacing w:val="0"/>
        <w:jc w:val="both"/>
        <w:textAlignment w:val="auto"/>
        <w:rPr>
          <w:lang w:eastAsia="zh-CN"/>
        </w:rPr>
      </w:pPr>
      <w:r w:rsidRPr="00075C72">
        <w:rPr>
          <w:rFonts w:hint="eastAsia"/>
          <w:lang w:eastAsia="zh-CN"/>
        </w:rPr>
        <w:t>M</w:t>
      </w:r>
      <w:r w:rsidRPr="00075C72">
        <w:rPr>
          <w:lang w:eastAsia="zh-CN"/>
        </w:rPr>
        <w:t xml:space="preserve">etric#1: SGCS for specific layer(s) between </w:t>
      </w:r>
      <w:r w:rsidRPr="00075C72">
        <w:rPr>
          <w:rFonts w:eastAsiaTheme="minorEastAsia"/>
          <w:lang w:eastAsia="zh-CN"/>
        </w:rPr>
        <w:t xml:space="preserve">Target CSI of </w:t>
      </w:r>
      <w:r w:rsidRPr="00075C72">
        <w:rPr>
          <w:lang w:eastAsia="zh-CN"/>
        </w:rPr>
        <w:t>FP32 and recovery CSI, for a model trained with quantized Target CSI with a specific quantization option.</w:t>
      </w:r>
    </w:p>
    <w:p w14:paraId="26D961F6" w14:textId="77777777" w:rsidR="008B0753" w:rsidRPr="00D5316A" w:rsidRDefault="008B0753" w:rsidP="008B0753">
      <w:pPr>
        <w:pStyle w:val="ListParagraph"/>
        <w:numPr>
          <w:ilvl w:val="1"/>
          <w:numId w:val="171"/>
        </w:numPr>
        <w:suppressAutoHyphens/>
        <w:overflowPunct/>
        <w:autoSpaceDE/>
        <w:autoSpaceDN/>
        <w:adjustRightInd/>
        <w:snapToGrid w:val="0"/>
        <w:spacing w:after="120"/>
        <w:ind w:left="840" w:hanging="420"/>
        <w:contextualSpacing w:val="0"/>
        <w:jc w:val="both"/>
        <w:textAlignment w:val="auto"/>
        <w:rPr>
          <w:lang w:eastAsia="zh-CN"/>
        </w:rPr>
      </w:pPr>
      <w:r w:rsidRPr="00075C72">
        <w:rPr>
          <w:rFonts w:hint="eastAsia"/>
          <w:lang w:eastAsia="zh-CN"/>
        </w:rPr>
        <w:t>M</w:t>
      </w:r>
      <w:r w:rsidRPr="00075C72">
        <w:rPr>
          <w:lang w:eastAsia="zh-CN"/>
        </w:rPr>
        <w:t xml:space="preserve">etric#2: SGCS for specific layer(s) </w:t>
      </w:r>
      <w:r w:rsidRPr="00075C72">
        <w:rPr>
          <w:rFonts w:eastAsiaTheme="minorEastAsia"/>
          <w:lang w:eastAsia="zh-CN"/>
        </w:rPr>
        <w:t xml:space="preserve">between the Target CSI of FP32 with its quantized version subject to a specific </w:t>
      </w:r>
      <w:r w:rsidRPr="00D5316A">
        <w:rPr>
          <w:rFonts w:eastAsiaTheme="minorEastAsia"/>
          <w:lang w:eastAsia="zh-CN"/>
        </w:rPr>
        <w:t>quantization solution</w:t>
      </w:r>
    </w:p>
    <w:p w14:paraId="7C8FE13F" w14:textId="77777777" w:rsidR="008B0753" w:rsidRPr="00D5316A" w:rsidRDefault="008B0753" w:rsidP="008B0753">
      <w:pPr>
        <w:pStyle w:val="ListParagraph"/>
        <w:numPr>
          <w:ilvl w:val="1"/>
          <w:numId w:val="171"/>
        </w:numPr>
        <w:suppressAutoHyphens/>
        <w:overflowPunct/>
        <w:autoSpaceDE/>
        <w:autoSpaceDN/>
        <w:adjustRightInd/>
        <w:snapToGrid w:val="0"/>
        <w:spacing w:after="120"/>
        <w:ind w:left="840" w:hanging="420"/>
        <w:contextualSpacing w:val="0"/>
        <w:jc w:val="both"/>
        <w:textAlignment w:val="auto"/>
        <w:rPr>
          <w:lang w:eastAsia="zh-CN"/>
        </w:rPr>
      </w:pPr>
      <w:r w:rsidRPr="00D5316A">
        <w:rPr>
          <w:lang w:eastAsia="zh-CN"/>
        </w:rPr>
        <w:t xml:space="preserve">Overhead per sample and per layer SGCS results are reported </w:t>
      </w:r>
      <w:r w:rsidRPr="00D5316A">
        <w:rPr>
          <w:strike/>
          <w:lang w:eastAsia="zh-CN"/>
        </w:rPr>
        <w:t>per layer</w:t>
      </w:r>
    </w:p>
    <w:p w14:paraId="36C127A5" w14:textId="77777777" w:rsidR="008B0753" w:rsidRPr="00D5316A"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D5316A">
        <w:rPr>
          <w:lang w:eastAsia="zh-CN"/>
        </w:rPr>
        <w:t xml:space="preserve">Note: Complexity should be analysed. </w:t>
      </w:r>
    </w:p>
    <w:p w14:paraId="2B1AC53A" w14:textId="77777777" w:rsidR="008B0753" w:rsidRPr="002723FC"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2723FC">
        <w:rPr>
          <w:rFonts w:hint="eastAsia"/>
          <w:lang w:eastAsia="zh-CN"/>
        </w:rPr>
        <w:t>F</w:t>
      </w:r>
      <w:r w:rsidRPr="002723FC">
        <w:rPr>
          <w:lang w:eastAsia="zh-CN"/>
        </w:rPr>
        <w:t>or Option 1, consider k1</w:t>
      </w:r>
      <w:r w:rsidRPr="0092091F">
        <w:rPr>
          <w:lang w:eastAsia="zh-CN"/>
        </w:rPr>
        <w:t>+k2=4, 6 ,7, 8, 16, 32</w:t>
      </w:r>
    </w:p>
    <w:p w14:paraId="3D0D0535" w14:textId="77777777" w:rsidR="008B0753" w:rsidRPr="002723FC"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2723FC">
        <w:rPr>
          <w:rFonts w:hint="eastAsia"/>
          <w:lang w:eastAsia="zh-CN"/>
        </w:rPr>
        <w:t>O</w:t>
      </w:r>
      <w:r w:rsidRPr="002723FC">
        <w:rPr>
          <w:lang w:eastAsia="zh-CN"/>
        </w:rPr>
        <w:t>ther assumptions follow R18 study EVM</w:t>
      </w:r>
    </w:p>
    <w:p w14:paraId="378D9281" w14:textId="77777777" w:rsidR="008B0753" w:rsidRDefault="008B0753" w:rsidP="008B0753">
      <w:pPr>
        <w:rPr>
          <w:rFonts w:eastAsia="DengXian"/>
          <w:lang w:eastAsia="zh-CN"/>
        </w:rPr>
      </w:pPr>
    </w:p>
    <w:p w14:paraId="4D3A26F2" w14:textId="77777777" w:rsidR="008B0753" w:rsidRPr="0073142F" w:rsidRDefault="008B0753" w:rsidP="008B0753">
      <w:r w:rsidRPr="0073142F">
        <w:rPr>
          <w:highlight w:val="green"/>
        </w:rPr>
        <w:t>Agreement</w:t>
      </w:r>
      <w:r w:rsidRPr="0073142F">
        <w:t xml:space="preserve"> </w:t>
      </w:r>
    </w:p>
    <w:p w14:paraId="4AF4E1B6" w14:textId="77777777" w:rsidR="008B0753" w:rsidRPr="0073142F" w:rsidRDefault="008B0753" w:rsidP="008B0753">
      <w:pPr>
        <w:tabs>
          <w:tab w:val="left" w:pos="576"/>
        </w:tabs>
        <w:rPr>
          <w:lang w:eastAsia="zh-CN"/>
        </w:rPr>
      </w:pPr>
      <w:r w:rsidRPr="0073142F">
        <w:rPr>
          <w:lang w:eastAsia="zh-CN"/>
        </w:rPr>
        <w:t xml:space="preserve">For CPU counting of UE side data collection, </w:t>
      </w:r>
    </w:p>
    <w:p w14:paraId="2F83EE1E" w14:textId="77777777" w:rsidR="008B0753" w:rsidRPr="0073142F"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ko-KR"/>
        </w:rPr>
      </w:pPr>
      <w:r w:rsidRPr="0073142F">
        <w:rPr>
          <w:rFonts w:eastAsia="DengXian"/>
          <w:iCs/>
          <w:lang w:eastAsia="ko-KR"/>
        </w:rPr>
        <w:t>O</w:t>
      </w:r>
      <w:r w:rsidRPr="0073142F">
        <w:rPr>
          <w:rFonts w:eastAsia="DengXian"/>
          <w:iCs/>
          <w:vertAlign w:val="subscript"/>
          <w:lang w:eastAsia="ko-KR"/>
        </w:rPr>
        <w:t>CPU</w:t>
      </w:r>
      <w:r w:rsidRPr="0073142F">
        <w:rPr>
          <w:rFonts w:eastAsia="DengXian"/>
          <w:iCs/>
          <w:lang w:eastAsia="ko-KR"/>
        </w:rPr>
        <w:t>=1</w:t>
      </w:r>
    </w:p>
    <w:p w14:paraId="7352B70F" w14:textId="77777777" w:rsidR="008B0753" w:rsidRPr="0073142F" w:rsidRDefault="008B0753" w:rsidP="008B0753">
      <w:pPr>
        <w:pStyle w:val="ListParagraph"/>
        <w:numPr>
          <w:ilvl w:val="0"/>
          <w:numId w:val="171"/>
        </w:numPr>
        <w:suppressAutoHyphens/>
        <w:overflowPunct/>
        <w:autoSpaceDE/>
        <w:autoSpaceDN/>
        <w:adjustRightInd/>
        <w:snapToGrid w:val="0"/>
        <w:spacing w:after="120"/>
        <w:contextualSpacing w:val="0"/>
        <w:jc w:val="both"/>
        <w:textAlignment w:val="auto"/>
        <w:rPr>
          <w:lang w:eastAsia="zh-CN"/>
        </w:rPr>
      </w:pPr>
      <w:r w:rsidRPr="0073142F">
        <w:rPr>
          <w:lang w:eastAsia="zh-CN"/>
        </w:rPr>
        <w:t xml:space="preserve">FFS: The CPU occupancy duration </w:t>
      </w:r>
    </w:p>
    <w:p w14:paraId="4745A333" w14:textId="77777777" w:rsidR="008B0753" w:rsidRPr="00982845" w:rsidRDefault="008B0753" w:rsidP="008B0753">
      <w:pPr>
        <w:rPr>
          <w:rFonts w:eastAsia="DengXian"/>
          <w:i/>
          <w:iCs/>
          <w:lang w:eastAsia="zh-CN"/>
        </w:rPr>
      </w:pPr>
    </w:p>
    <w:p w14:paraId="005FA7AD" w14:textId="11B04E2F" w:rsidR="009048F4" w:rsidRPr="00982845" w:rsidRDefault="004710F9" w:rsidP="009048F4">
      <w:pPr>
        <w:ind w:left="1440" w:hanging="1440"/>
      </w:pPr>
      <w:hyperlink r:id="rId806" w:history="1">
        <w:r>
          <w:rPr>
            <w:rStyle w:val="Hyperlink"/>
          </w:rPr>
          <w:t>R1-2506744</w:t>
        </w:r>
      </w:hyperlink>
      <w:r w:rsidR="009048F4" w:rsidRPr="00982845">
        <w:tab/>
        <w:t>Discussion on other aspects for CSI spatial/frequency compression without temporal aspects (“Case 0”)</w:t>
      </w:r>
      <w:r w:rsidR="009048F4" w:rsidRPr="00982845">
        <w:tab/>
        <w:t>FUTUREWEI</w:t>
      </w:r>
    </w:p>
    <w:p w14:paraId="70B0422E" w14:textId="6F6E0620" w:rsidR="009048F4" w:rsidRPr="00982845" w:rsidRDefault="004710F9" w:rsidP="009048F4">
      <w:hyperlink r:id="rId807" w:history="1">
        <w:r>
          <w:rPr>
            <w:rStyle w:val="Hyperlink"/>
          </w:rPr>
          <w:t>R1-2506775</w:t>
        </w:r>
      </w:hyperlink>
      <w:r w:rsidR="009048F4" w:rsidRPr="00982845">
        <w:tab/>
        <w:t>Discussion on other aspects of CSI compression</w:t>
      </w:r>
      <w:r w:rsidR="009048F4" w:rsidRPr="00982845">
        <w:tab/>
        <w:t>ZTE Corporation, Sanechips</w:t>
      </w:r>
    </w:p>
    <w:p w14:paraId="34E7D09B" w14:textId="5BE3C5EC" w:rsidR="009048F4" w:rsidRPr="00982845" w:rsidRDefault="004710F9" w:rsidP="009048F4">
      <w:hyperlink r:id="rId808" w:history="1">
        <w:r>
          <w:rPr>
            <w:rStyle w:val="Hyperlink"/>
          </w:rPr>
          <w:t>R1-2506782</w:t>
        </w:r>
      </w:hyperlink>
      <w:r w:rsidR="009048F4" w:rsidRPr="00982845">
        <w:tab/>
        <w:t>Discussion on other aspects for CSI compression</w:t>
      </w:r>
      <w:r w:rsidR="009048F4" w:rsidRPr="00982845">
        <w:tab/>
        <w:t>TCL</w:t>
      </w:r>
    </w:p>
    <w:p w14:paraId="3C3A8FC5" w14:textId="6DFC4988" w:rsidR="009048F4" w:rsidRPr="00982845" w:rsidRDefault="004710F9" w:rsidP="009048F4">
      <w:hyperlink r:id="rId809" w:history="1">
        <w:r>
          <w:rPr>
            <w:rStyle w:val="Hyperlink"/>
          </w:rPr>
          <w:t>R1-2506793</w:t>
        </w:r>
      </w:hyperlink>
      <w:r w:rsidR="009048F4" w:rsidRPr="00982845">
        <w:tab/>
        <w:t>AI/ML CSI Spatial/Frequency Compression: Other Aspects</w:t>
      </w:r>
      <w:r w:rsidR="009048F4" w:rsidRPr="00982845">
        <w:tab/>
        <w:t>InterDigital, Inc.</w:t>
      </w:r>
    </w:p>
    <w:p w14:paraId="2DAA3AA8" w14:textId="241C120E" w:rsidR="009048F4" w:rsidRPr="00982845" w:rsidRDefault="004710F9" w:rsidP="009048F4">
      <w:hyperlink r:id="rId810" w:history="1">
        <w:r>
          <w:rPr>
            <w:rStyle w:val="Hyperlink"/>
          </w:rPr>
          <w:t>R1-2506804</w:t>
        </w:r>
      </w:hyperlink>
      <w:r w:rsidR="009048F4" w:rsidRPr="00982845">
        <w:tab/>
        <w:t>Discussion on AIML for CSI compression other aspects</w:t>
      </w:r>
      <w:r w:rsidR="009048F4" w:rsidRPr="00982845">
        <w:tab/>
        <w:t>Spreadtrum, UNISOC</w:t>
      </w:r>
    </w:p>
    <w:p w14:paraId="7698FA72" w14:textId="5D4C33A8" w:rsidR="009048F4" w:rsidRPr="00982845" w:rsidRDefault="004710F9" w:rsidP="009048F4">
      <w:hyperlink r:id="rId811" w:history="1">
        <w:r>
          <w:rPr>
            <w:rStyle w:val="Hyperlink"/>
          </w:rPr>
          <w:t>R1-2506833</w:t>
        </w:r>
      </w:hyperlink>
      <w:r w:rsidR="009048F4" w:rsidRPr="00982845">
        <w:tab/>
        <w:t>Other aspects of AI/ML for CSI compression</w:t>
      </w:r>
      <w:r w:rsidR="009048F4" w:rsidRPr="00982845">
        <w:tab/>
        <w:t>Ericsson</w:t>
      </w:r>
    </w:p>
    <w:p w14:paraId="65CCE930" w14:textId="7F4778B7" w:rsidR="009048F4" w:rsidRPr="00982845" w:rsidRDefault="004710F9" w:rsidP="009048F4">
      <w:hyperlink r:id="rId812" w:history="1">
        <w:r>
          <w:rPr>
            <w:rStyle w:val="Hyperlink"/>
          </w:rPr>
          <w:t>R1-2506888</w:t>
        </w:r>
      </w:hyperlink>
      <w:r w:rsidR="009048F4" w:rsidRPr="00982845">
        <w:tab/>
        <w:t>Discussion on other aspects for CSI compression</w:t>
      </w:r>
      <w:r w:rsidR="009048F4" w:rsidRPr="00982845">
        <w:tab/>
        <w:t>vivo</w:t>
      </w:r>
    </w:p>
    <w:p w14:paraId="011AC75C" w14:textId="10388A63" w:rsidR="009048F4" w:rsidRPr="00982845" w:rsidRDefault="004710F9" w:rsidP="009048F4">
      <w:hyperlink r:id="rId813" w:history="1">
        <w:r>
          <w:rPr>
            <w:rStyle w:val="Hyperlink"/>
          </w:rPr>
          <w:t>R1-2506932</w:t>
        </w:r>
      </w:hyperlink>
      <w:r w:rsidR="009048F4" w:rsidRPr="00982845">
        <w:tab/>
        <w:t>Discussion on other aspects for CSI compression</w:t>
      </w:r>
      <w:r w:rsidR="009048F4" w:rsidRPr="00982845">
        <w:tab/>
        <w:t>Huawei, HiSilicon</w:t>
      </w:r>
    </w:p>
    <w:p w14:paraId="7B5EBDA1" w14:textId="75373384" w:rsidR="009048F4" w:rsidRPr="00982845" w:rsidRDefault="004710F9" w:rsidP="009048F4">
      <w:hyperlink r:id="rId814" w:history="1">
        <w:r>
          <w:rPr>
            <w:rStyle w:val="Hyperlink"/>
          </w:rPr>
          <w:t>R1-2506979</w:t>
        </w:r>
      </w:hyperlink>
      <w:r w:rsidR="009048F4" w:rsidRPr="00982845">
        <w:tab/>
        <w:t>Discussion on other aspects of CSI spatial/frequency compression</w:t>
      </w:r>
      <w:r w:rsidR="009048F4" w:rsidRPr="00982845">
        <w:tab/>
        <w:t>Xiaomi</w:t>
      </w:r>
    </w:p>
    <w:p w14:paraId="7C9DC5F1" w14:textId="7C715E72" w:rsidR="009048F4" w:rsidRDefault="004710F9" w:rsidP="009048F4">
      <w:hyperlink r:id="rId815" w:history="1">
        <w:r>
          <w:rPr>
            <w:rStyle w:val="Hyperlink"/>
          </w:rPr>
          <w:t>R1-2507007</w:t>
        </w:r>
      </w:hyperlink>
      <w:r w:rsidR="009048F4" w:rsidRPr="00982845">
        <w:tab/>
        <w:t>Discussion on other aspects of CSI compression</w:t>
      </w:r>
      <w:r w:rsidR="009048F4" w:rsidRPr="00982845">
        <w:tab/>
        <w:t>CMCC</w:t>
      </w:r>
    </w:p>
    <w:p w14:paraId="66D8F58B" w14:textId="04F1366A" w:rsidR="00BF3663" w:rsidRPr="00982845" w:rsidRDefault="004710F9" w:rsidP="009048F4">
      <w:hyperlink r:id="rId816" w:history="1">
        <w:r>
          <w:rPr>
            <w:rStyle w:val="Hyperlink"/>
          </w:rPr>
          <w:t>R1-2507080</w:t>
        </w:r>
      </w:hyperlink>
      <w:r w:rsidR="00BF3663" w:rsidRPr="00982845">
        <w:tab/>
        <w:t>On Data Collection, Monitoring, and Model Pairing for AI/ML-based CSI Compression</w:t>
      </w:r>
      <w:r w:rsidR="00BF3663" w:rsidRPr="00982845">
        <w:tab/>
        <w:t>Southeast University</w:t>
      </w:r>
    </w:p>
    <w:p w14:paraId="4BBFAF0D" w14:textId="18CDD5B8" w:rsidR="009048F4" w:rsidRPr="00982845" w:rsidRDefault="004710F9" w:rsidP="009048F4">
      <w:hyperlink r:id="rId817" w:history="1">
        <w:r>
          <w:rPr>
            <w:rStyle w:val="Hyperlink"/>
          </w:rPr>
          <w:t>R1-2507109</w:t>
        </w:r>
      </w:hyperlink>
      <w:r w:rsidR="009048F4" w:rsidRPr="00982845">
        <w:tab/>
        <w:t>Discussion on other aspects of AI/ML-based CSI compression</w:t>
      </w:r>
      <w:r w:rsidR="009048F4" w:rsidRPr="00982845">
        <w:tab/>
        <w:t>CATT</w:t>
      </w:r>
    </w:p>
    <w:p w14:paraId="13AB7359" w14:textId="476564AB" w:rsidR="009048F4" w:rsidRPr="00982845" w:rsidRDefault="004710F9" w:rsidP="009048F4">
      <w:hyperlink r:id="rId818" w:history="1">
        <w:r>
          <w:rPr>
            <w:rStyle w:val="Hyperlink"/>
          </w:rPr>
          <w:t>R1-2507166</w:t>
        </w:r>
      </w:hyperlink>
      <w:r w:rsidR="009048F4" w:rsidRPr="00982845">
        <w:tab/>
        <w:t>Other aspects for AI/ML CSI compression</w:t>
      </w:r>
      <w:r w:rsidR="009048F4" w:rsidRPr="00982845">
        <w:tab/>
        <w:t>OPPO</w:t>
      </w:r>
    </w:p>
    <w:p w14:paraId="3374C6D8" w14:textId="27B2FD67" w:rsidR="009048F4" w:rsidRPr="00982845" w:rsidRDefault="004710F9" w:rsidP="009048F4">
      <w:hyperlink r:id="rId819" w:history="1">
        <w:r>
          <w:rPr>
            <w:rStyle w:val="Hyperlink"/>
          </w:rPr>
          <w:t>R1-2507184</w:t>
        </w:r>
      </w:hyperlink>
      <w:r w:rsidR="009048F4" w:rsidRPr="00982845">
        <w:tab/>
        <w:t>Discussion on other aspects of CSI compression</w:t>
      </w:r>
      <w:r w:rsidR="009048F4" w:rsidRPr="00982845">
        <w:tab/>
        <w:t>KT Corp.</w:t>
      </w:r>
    </w:p>
    <w:p w14:paraId="21FD1813" w14:textId="6C470ADC" w:rsidR="009048F4" w:rsidRPr="00982845" w:rsidRDefault="004710F9" w:rsidP="009048F4">
      <w:hyperlink r:id="rId820" w:history="1">
        <w:r>
          <w:rPr>
            <w:rStyle w:val="Hyperlink"/>
          </w:rPr>
          <w:t>R1-2507206</w:t>
        </w:r>
      </w:hyperlink>
      <w:r w:rsidR="009048F4" w:rsidRPr="00982845">
        <w:tab/>
        <w:t>Other aspects for CSI compression</w:t>
      </w:r>
      <w:r w:rsidR="009048F4" w:rsidRPr="00982845">
        <w:tab/>
        <w:t>HONOR</w:t>
      </w:r>
    </w:p>
    <w:p w14:paraId="05914EF2" w14:textId="1CE9E517" w:rsidR="009048F4" w:rsidRPr="00982845" w:rsidRDefault="004710F9" w:rsidP="009048F4">
      <w:hyperlink r:id="rId821" w:history="1">
        <w:r>
          <w:rPr>
            <w:rStyle w:val="Hyperlink"/>
          </w:rPr>
          <w:t>R1-2507243</w:t>
        </w:r>
      </w:hyperlink>
      <w:r w:rsidR="009048F4" w:rsidRPr="00982845">
        <w:tab/>
        <w:t>Views on other aspects of CSI compression</w:t>
      </w:r>
      <w:r w:rsidR="009048F4" w:rsidRPr="00982845">
        <w:tab/>
        <w:t>Samsung</w:t>
      </w:r>
    </w:p>
    <w:p w14:paraId="328E5CAD" w14:textId="77E65DF4" w:rsidR="009048F4" w:rsidRPr="00982845" w:rsidRDefault="004710F9" w:rsidP="009048F4">
      <w:hyperlink r:id="rId822" w:history="1">
        <w:r>
          <w:rPr>
            <w:rStyle w:val="Hyperlink"/>
          </w:rPr>
          <w:t>R1-2507281</w:t>
        </w:r>
      </w:hyperlink>
      <w:r w:rsidR="009048F4" w:rsidRPr="00982845">
        <w:tab/>
        <w:t>Discussion on other aspects of CSI compression</w:t>
      </w:r>
      <w:r w:rsidR="009048F4" w:rsidRPr="00982845">
        <w:tab/>
        <w:t>Fujitsu</w:t>
      </w:r>
    </w:p>
    <w:p w14:paraId="1A862C9F" w14:textId="44A95D10" w:rsidR="009048F4" w:rsidRPr="00982845" w:rsidRDefault="004710F9" w:rsidP="009048F4">
      <w:hyperlink r:id="rId823" w:history="1">
        <w:r>
          <w:rPr>
            <w:rStyle w:val="Hyperlink"/>
          </w:rPr>
          <w:t>R1-2507303</w:t>
        </w:r>
      </w:hyperlink>
      <w:r w:rsidR="009048F4" w:rsidRPr="00982845">
        <w:tab/>
        <w:t>Discussion on other aspects of CSI compression</w:t>
      </w:r>
      <w:r w:rsidR="009048F4" w:rsidRPr="00982845">
        <w:tab/>
        <w:t>NEC</w:t>
      </w:r>
    </w:p>
    <w:p w14:paraId="286A8616" w14:textId="54CDFD12" w:rsidR="009048F4" w:rsidRPr="00982845" w:rsidRDefault="004710F9" w:rsidP="009048F4">
      <w:hyperlink r:id="rId824" w:history="1">
        <w:r>
          <w:rPr>
            <w:rStyle w:val="Hyperlink"/>
          </w:rPr>
          <w:t>R1-2507390</w:t>
        </w:r>
      </w:hyperlink>
      <w:r w:rsidR="009048F4" w:rsidRPr="00982845">
        <w:tab/>
        <w:t>CSI Compression: Other Aspects</w:t>
      </w:r>
      <w:r w:rsidR="009048F4" w:rsidRPr="00982845">
        <w:tab/>
        <w:t>Nokia</w:t>
      </w:r>
    </w:p>
    <w:p w14:paraId="19A6C7EC" w14:textId="3C8ABC24" w:rsidR="009048F4" w:rsidRPr="00982845" w:rsidRDefault="004710F9" w:rsidP="009048F4">
      <w:hyperlink r:id="rId825" w:history="1">
        <w:r>
          <w:rPr>
            <w:rStyle w:val="Hyperlink"/>
          </w:rPr>
          <w:t>R1-2507397</w:t>
        </w:r>
      </w:hyperlink>
      <w:r w:rsidR="009048F4" w:rsidRPr="00982845">
        <w:tab/>
        <w:t>Discussion on other aspects for CSI compression</w:t>
      </w:r>
      <w:r w:rsidR="009048F4" w:rsidRPr="00982845">
        <w:tab/>
        <w:t>LG Electronics</w:t>
      </w:r>
    </w:p>
    <w:p w14:paraId="2E50589D" w14:textId="17B21B60" w:rsidR="009048F4" w:rsidRPr="00982845" w:rsidRDefault="004710F9" w:rsidP="009048F4">
      <w:hyperlink r:id="rId826" w:history="1">
        <w:r>
          <w:rPr>
            <w:rStyle w:val="Hyperlink"/>
          </w:rPr>
          <w:t>R1-2507416</w:t>
        </w:r>
      </w:hyperlink>
      <w:r w:rsidR="009048F4" w:rsidRPr="00982845">
        <w:tab/>
        <w:t>Discussion on other aspects for AI/ML-based CSI compression</w:t>
      </w:r>
      <w:r w:rsidR="009048F4" w:rsidRPr="00982845">
        <w:tab/>
        <w:t>Panasonic</w:t>
      </w:r>
    </w:p>
    <w:p w14:paraId="5B645B7F" w14:textId="54529156" w:rsidR="009048F4" w:rsidRPr="00982845" w:rsidRDefault="004710F9" w:rsidP="009048F4">
      <w:hyperlink r:id="rId827" w:history="1">
        <w:r>
          <w:rPr>
            <w:rStyle w:val="Hyperlink"/>
          </w:rPr>
          <w:t>R1-2507444</w:t>
        </w:r>
      </w:hyperlink>
      <w:r w:rsidR="009048F4" w:rsidRPr="00982845">
        <w:tab/>
        <w:t>Other aspects for CSI compression</w:t>
      </w:r>
      <w:r w:rsidR="009048F4" w:rsidRPr="00982845">
        <w:tab/>
        <w:t>Lenovo</w:t>
      </w:r>
    </w:p>
    <w:p w14:paraId="3416F686" w14:textId="2C8A0E40" w:rsidR="009048F4" w:rsidRPr="00982845" w:rsidRDefault="004710F9" w:rsidP="009048F4">
      <w:hyperlink r:id="rId828" w:history="1">
        <w:r>
          <w:rPr>
            <w:rStyle w:val="Hyperlink"/>
          </w:rPr>
          <w:t>R1-2507478</w:t>
        </w:r>
      </w:hyperlink>
      <w:r w:rsidR="009048F4" w:rsidRPr="00982845">
        <w:tab/>
        <w:t>Other aspects</w:t>
      </w:r>
      <w:r w:rsidR="009048F4" w:rsidRPr="00982845">
        <w:tab/>
        <w:t>Tejas Network Limited</w:t>
      </w:r>
    </w:p>
    <w:p w14:paraId="6FFC2EEB" w14:textId="5957A4BF" w:rsidR="009048F4" w:rsidRPr="00982845" w:rsidRDefault="004710F9" w:rsidP="009048F4">
      <w:hyperlink r:id="rId829" w:history="1">
        <w:r>
          <w:rPr>
            <w:rStyle w:val="Hyperlink"/>
          </w:rPr>
          <w:t>R1-2507497</w:t>
        </w:r>
      </w:hyperlink>
      <w:r w:rsidR="009048F4" w:rsidRPr="00982845">
        <w:tab/>
        <w:t>Discussion on other aspects of CSI compression</w:t>
      </w:r>
      <w:r w:rsidR="009048F4" w:rsidRPr="00982845">
        <w:tab/>
        <w:t>ETRI</w:t>
      </w:r>
    </w:p>
    <w:p w14:paraId="38A0EF13" w14:textId="7739C2EE" w:rsidR="009048F4" w:rsidRPr="00982845" w:rsidRDefault="004710F9" w:rsidP="009048F4">
      <w:hyperlink r:id="rId830" w:history="1">
        <w:r>
          <w:rPr>
            <w:rStyle w:val="Hyperlink"/>
          </w:rPr>
          <w:t>R1-2507518</w:t>
        </w:r>
      </w:hyperlink>
      <w:r w:rsidR="009048F4" w:rsidRPr="00982845">
        <w:tab/>
        <w:t>Other Aspects for AI/ML based CSI Compression</w:t>
      </w:r>
      <w:r w:rsidR="009048F4" w:rsidRPr="00982845">
        <w:tab/>
        <w:t>Google</w:t>
      </w:r>
    </w:p>
    <w:p w14:paraId="11006F91" w14:textId="4F89AD56" w:rsidR="009048F4" w:rsidRPr="00982845" w:rsidRDefault="004710F9" w:rsidP="009048F4">
      <w:hyperlink r:id="rId831" w:history="1">
        <w:r>
          <w:rPr>
            <w:rStyle w:val="Hyperlink"/>
          </w:rPr>
          <w:t>R1-2507587</w:t>
        </w:r>
      </w:hyperlink>
      <w:r w:rsidR="009048F4" w:rsidRPr="00982845">
        <w:tab/>
        <w:t>Discussion on other aspects for CSI compression</w:t>
      </w:r>
      <w:r w:rsidR="009048F4" w:rsidRPr="00982845">
        <w:tab/>
        <w:t>Sony</w:t>
      </w:r>
    </w:p>
    <w:p w14:paraId="58C4C1F9" w14:textId="12EB1332" w:rsidR="009048F4" w:rsidRPr="00982845" w:rsidRDefault="004710F9" w:rsidP="009048F4">
      <w:pPr>
        <w:ind w:left="1440" w:hanging="1440"/>
      </w:pPr>
      <w:hyperlink r:id="rId832" w:history="1">
        <w:r>
          <w:rPr>
            <w:rStyle w:val="Hyperlink"/>
          </w:rPr>
          <w:t>R1-2507617</w:t>
        </w:r>
      </w:hyperlink>
      <w:r w:rsidR="009048F4" w:rsidRPr="00982845">
        <w:tab/>
        <w:t>CSI spatial/frequency compression without temporal aspects (“Case 0”)- Other aspects</w:t>
      </w:r>
      <w:r w:rsidR="009048F4" w:rsidRPr="00982845">
        <w:tab/>
        <w:t>MediaTek Inc.</w:t>
      </w:r>
    </w:p>
    <w:p w14:paraId="0F52656C" w14:textId="4A6E3E2F" w:rsidR="009048F4" w:rsidRPr="00982845" w:rsidRDefault="004710F9" w:rsidP="009048F4">
      <w:hyperlink r:id="rId833" w:history="1">
        <w:r>
          <w:rPr>
            <w:rStyle w:val="Hyperlink"/>
          </w:rPr>
          <w:t>R1-2507664</w:t>
        </w:r>
      </w:hyperlink>
      <w:r w:rsidR="009048F4" w:rsidRPr="00982845">
        <w:tab/>
        <w:t>On other aspects for AI based CSI spatial/frequency domain compression</w:t>
      </w:r>
      <w:r w:rsidR="009048F4" w:rsidRPr="00982845">
        <w:tab/>
        <w:t>Apple</w:t>
      </w:r>
    </w:p>
    <w:p w14:paraId="67098C4A" w14:textId="4D6A28BC" w:rsidR="009048F4" w:rsidRPr="00982845" w:rsidRDefault="004710F9" w:rsidP="009048F4">
      <w:hyperlink r:id="rId834" w:history="1">
        <w:r>
          <w:rPr>
            <w:rStyle w:val="Hyperlink"/>
          </w:rPr>
          <w:t>R1-2507711</w:t>
        </w:r>
      </w:hyperlink>
      <w:r w:rsidR="009048F4" w:rsidRPr="00982845">
        <w:tab/>
        <w:t>Specification of other aspects of AIML CSI compression</w:t>
      </w:r>
      <w:r w:rsidR="009048F4" w:rsidRPr="00982845">
        <w:tab/>
        <w:t>Qualcomm Incorporated</w:t>
      </w:r>
    </w:p>
    <w:p w14:paraId="7457EB97" w14:textId="01909FA1" w:rsidR="009048F4" w:rsidRPr="00982845" w:rsidRDefault="004710F9" w:rsidP="009048F4">
      <w:hyperlink r:id="rId835" w:history="1">
        <w:r>
          <w:rPr>
            <w:rStyle w:val="Hyperlink"/>
          </w:rPr>
          <w:t>R1-2507775</w:t>
        </w:r>
      </w:hyperlink>
      <w:r w:rsidR="009048F4" w:rsidRPr="00982845">
        <w:tab/>
        <w:t>Discussions on other aspects for NR air interface enhancements</w:t>
      </w:r>
      <w:r w:rsidR="009048F4" w:rsidRPr="00982845">
        <w:tab/>
        <w:t>Sharp</w:t>
      </w:r>
    </w:p>
    <w:p w14:paraId="6BF5F198" w14:textId="12DEB48B" w:rsidR="009048F4" w:rsidRPr="00982845" w:rsidRDefault="004710F9" w:rsidP="009048F4">
      <w:hyperlink r:id="rId836" w:history="1">
        <w:r>
          <w:rPr>
            <w:rStyle w:val="Hyperlink"/>
          </w:rPr>
          <w:t>R1-2507778</w:t>
        </w:r>
      </w:hyperlink>
      <w:r w:rsidR="009048F4" w:rsidRPr="00982845">
        <w:tab/>
        <w:t>Discussion on performance monitoring for CSI compression</w:t>
      </w:r>
      <w:r w:rsidR="009048F4" w:rsidRPr="00982845">
        <w:tab/>
        <w:t>Shanghai Jiao Tong University, Toyota</w:t>
      </w:r>
    </w:p>
    <w:p w14:paraId="55424A3B" w14:textId="4BDAF4BE" w:rsidR="009048F4" w:rsidRPr="00982845" w:rsidRDefault="004710F9" w:rsidP="009048F4">
      <w:hyperlink r:id="rId837" w:history="1">
        <w:r>
          <w:rPr>
            <w:rStyle w:val="Hyperlink"/>
          </w:rPr>
          <w:t>R1-2507803</w:t>
        </w:r>
      </w:hyperlink>
      <w:r w:rsidR="009048F4" w:rsidRPr="00982845">
        <w:tab/>
        <w:t>Discussion on other aspects of AI/ML CSI compression</w:t>
      </w:r>
      <w:r w:rsidR="009048F4" w:rsidRPr="00982845">
        <w:tab/>
        <w:t>NTT DOCOMO, INC.</w:t>
      </w:r>
    </w:p>
    <w:p w14:paraId="6B269691" w14:textId="0AB03EB0" w:rsidR="009048F4" w:rsidRPr="00982845" w:rsidRDefault="004710F9" w:rsidP="009048F4">
      <w:hyperlink r:id="rId838" w:history="1">
        <w:r>
          <w:rPr>
            <w:rStyle w:val="Hyperlink"/>
          </w:rPr>
          <w:t>R1-2507868</w:t>
        </w:r>
      </w:hyperlink>
      <w:r w:rsidR="009048F4" w:rsidRPr="00982845">
        <w:tab/>
        <w:t>Discussion on AIML based CSI compression</w:t>
      </w:r>
      <w:r w:rsidR="009048F4" w:rsidRPr="00982845">
        <w:tab/>
        <w:t>ASUSTeK</w:t>
      </w:r>
    </w:p>
    <w:p w14:paraId="252D102D" w14:textId="77777777" w:rsidR="009048F4" w:rsidRPr="00982845" w:rsidRDefault="009048F4" w:rsidP="009048F4">
      <w:pPr>
        <w:rPr>
          <w:rFonts w:eastAsia="DengXian"/>
          <w:lang w:eastAsia="zh-CN"/>
        </w:rPr>
      </w:pPr>
    </w:p>
    <w:p w14:paraId="4CD254A1" w14:textId="77777777" w:rsidR="009048F4" w:rsidRPr="00982845" w:rsidRDefault="009048F4" w:rsidP="004331CD">
      <w:pPr>
        <w:pStyle w:val="Heading3"/>
        <w:numPr>
          <w:ilvl w:val="2"/>
          <w:numId w:val="98"/>
        </w:numPr>
        <w:ind w:left="1080" w:hanging="1080"/>
      </w:pPr>
      <w:bookmarkStart w:id="983" w:name="_Toc210658571"/>
      <w:bookmarkStart w:id="984" w:name="_Toc210658669"/>
      <w:bookmarkStart w:id="985" w:name="_Toc210659387"/>
      <w:bookmarkStart w:id="986" w:name="_Toc211860364"/>
      <w:bookmarkStart w:id="987" w:name="_Toc211860654"/>
      <w:bookmarkStart w:id="988" w:name="_Toc211860873"/>
      <w:bookmarkStart w:id="989" w:name="_Toc211861094"/>
      <w:bookmarkStart w:id="990" w:name="_Toc211861500"/>
      <w:bookmarkStart w:id="991" w:name="_Toc211861670"/>
      <w:bookmarkStart w:id="992" w:name="_Toc211861886"/>
      <w:bookmarkStart w:id="993" w:name="_Toc211861978"/>
      <w:bookmarkStart w:id="994" w:name="_Toc211862377"/>
      <w:bookmarkStart w:id="995" w:name="_Toc211862531"/>
      <w:r w:rsidRPr="00982845">
        <w:t>Inter-vendor training collaboration for two-sided AI/ML models</w:t>
      </w:r>
      <w:bookmarkEnd w:id="983"/>
      <w:bookmarkEnd w:id="984"/>
      <w:bookmarkEnd w:id="985"/>
      <w:bookmarkEnd w:id="986"/>
      <w:bookmarkEnd w:id="987"/>
      <w:bookmarkEnd w:id="988"/>
      <w:bookmarkEnd w:id="989"/>
      <w:bookmarkEnd w:id="990"/>
      <w:bookmarkEnd w:id="991"/>
      <w:bookmarkEnd w:id="992"/>
      <w:bookmarkEnd w:id="993"/>
      <w:bookmarkEnd w:id="994"/>
      <w:bookmarkEnd w:id="995"/>
    </w:p>
    <w:p w14:paraId="3C058CDD" w14:textId="77777777" w:rsidR="009048F4" w:rsidRDefault="009048F4" w:rsidP="009048F4">
      <w:pPr>
        <w:rPr>
          <w:rFonts w:eastAsia="DengXian"/>
          <w:i/>
          <w:iCs/>
          <w:lang w:eastAsia="zh-CN"/>
        </w:rPr>
      </w:pPr>
      <w:r w:rsidRPr="00982845">
        <w:rPr>
          <w:i/>
          <w:iCs/>
        </w:rPr>
        <w:t>Including specification of standardized dataset format/content plus dataset exchange (“Direction A, sub-option 4-1”)</w:t>
      </w:r>
      <w:r w:rsidRPr="00982845">
        <w:rPr>
          <w:rFonts w:eastAsia="DengXian"/>
          <w:i/>
          <w:iCs/>
          <w:lang w:eastAsia="zh-CN"/>
        </w:rPr>
        <w:t xml:space="preserve">, as well as </w:t>
      </w:r>
      <w:r w:rsidRPr="00982845">
        <w:rPr>
          <w:i/>
          <w:iCs/>
        </w:rPr>
        <w:t>RAN</w:t>
      </w:r>
      <w:r w:rsidRPr="00982845">
        <w:rPr>
          <w:rFonts w:eastAsia="DengXian"/>
          <w:i/>
          <w:iCs/>
          <w:lang w:eastAsia="zh-CN"/>
        </w:rPr>
        <w:t>4-</w:t>
      </w:r>
      <w:r w:rsidRPr="00982845">
        <w:rPr>
          <w:i/>
          <w:iCs/>
        </w:rPr>
        <w:t>triggered issue</w:t>
      </w:r>
      <w:r w:rsidRPr="00982845">
        <w:rPr>
          <w:rFonts w:eastAsia="DengXian"/>
          <w:i/>
          <w:iCs/>
          <w:lang w:eastAsia="zh-CN"/>
        </w:rPr>
        <w:t>s.</w:t>
      </w:r>
    </w:p>
    <w:p w14:paraId="55A623FE" w14:textId="77777777" w:rsidR="008B0753" w:rsidRPr="00907029" w:rsidRDefault="008B0753" w:rsidP="008B0753">
      <w:pPr>
        <w:pStyle w:val="3GPPNormalText"/>
        <w:rPr>
          <w:b/>
          <w:bCs/>
        </w:rPr>
      </w:pPr>
      <w:r w:rsidRPr="00907029">
        <w:rPr>
          <w:b/>
          <w:bCs/>
        </w:rPr>
        <w:t>Conclusion:</w:t>
      </w:r>
    </w:p>
    <w:p w14:paraId="61BF9951" w14:textId="77777777" w:rsidR="008B0753" w:rsidRDefault="008B0753" w:rsidP="008B0753">
      <w:pPr>
        <w:rPr>
          <w:rFonts w:eastAsia="SimSun"/>
          <w:color w:val="000000" w:themeColor="text1"/>
        </w:rPr>
      </w:pPr>
      <w:r w:rsidRPr="00907029">
        <w:rPr>
          <w:rFonts w:eastAsia="SimSun" w:hint="eastAsia"/>
          <w:color w:val="000000" w:themeColor="text1"/>
        </w:rPr>
        <w:t>F</w:t>
      </w:r>
      <w:r w:rsidRPr="00907029">
        <w:rPr>
          <w:rFonts w:eastAsia="SimSun"/>
          <w:color w:val="000000" w:themeColor="text1"/>
        </w:rPr>
        <w:t xml:space="preserve">or Option 4-1 </w:t>
      </w:r>
      <w:r w:rsidRPr="00907029">
        <w:rPr>
          <w:color w:val="000000" w:themeColor="text1"/>
        </w:rPr>
        <w:t>under</w:t>
      </w:r>
      <w:r w:rsidRPr="00907029">
        <w:rPr>
          <w:rFonts w:eastAsia="SimSun"/>
          <w:color w:val="000000" w:themeColor="text1"/>
        </w:rPr>
        <w:t xml:space="preserve"> Direction A in AI/ML based CSI compression</w:t>
      </w:r>
      <w:r w:rsidRPr="00907029">
        <w:rPr>
          <w:rFonts w:eastAsia="SimSun" w:hint="eastAsia"/>
          <w:color w:val="000000" w:themeColor="text1"/>
        </w:rPr>
        <w:t>,</w:t>
      </w:r>
      <w:r w:rsidRPr="00907029">
        <w:rPr>
          <w:rFonts w:eastAsia="SimSun"/>
          <w:color w:val="000000" w:themeColor="text1"/>
        </w:rPr>
        <w:t xml:space="preserve"> there is no consensus to further study the necessity of sharing assisted information to align model design aspects.</w:t>
      </w:r>
    </w:p>
    <w:p w14:paraId="0E69B4A9" w14:textId="77777777" w:rsidR="008B0753" w:rsidRDefault="008B0753" w:rsidP="008B0753">
      <w:pPr>
        <w:rPr>
          <w:rFonts w:eastAsia="SimSun"/>
          <w:color w:val="000000" w:themeColor="text1"/>
        </w:rPr>
      </w:pPr>
    </w:p>
    <w:p w14:paraId="08447105" w14:textId="77777777" w:rsidR="008B0753" w:rsidRDefault="008B0753" w:rsidP="008B0753">
      <w:r w:rsidRPr="00F80941">
        <w:rPr>
          <w:highlight w:val="green"/>
        </w:rPr>
        <w:t>Agreement:</w:t>
      </w:r>
      <w:r>
        <w:t xml:space="preserve"> </w:t>
      </w:r>
    </w:p>
    <w:p w14:paraId="44B07414" w14:textId="77777777" w:rsidR="008B0753" w:rsidRPr="00D438F7" w:rsidRDefault="008B0753" w:rsidP="008B0753">
      <w:pPr>
        <w:pStyle w:val="ListParagraph"/>
        <w:numPr>
          <w:ilvl w:val="0"/>
          <w:numId w:val="173"/>
        </w:numPr>
        <w:overflowPunct/>
        <w:autoSpaceDE/>
        <w:autoSpaceDN/>
        <w:adjustRightInd/>
        <w:spacing w:after="0"/>
        <w:contextualSpacing w:val="0"/>
        <w:textAlignment w:val="auto"/>
      </w:pPr>
      <w:r w:rsidRPr="00232A7E">
        <w:rPr>
          <w:rFonts w:hint="eastAsia"/>
        </w:rPr>
        <w:t>F</w:t>
      </w:r>
      <w:r w:rsidRPr="00232A7E">
        <w:t>or Option 4-1 under Direction A in AI</w:t>
      </w:r>
      <w:r w:rsidRPr="00D438F7">
        <w:t>/ML based CSI compression</w:t>
      </w:r>
      <w:r w:rsidRPr="00D438F7">
        <w:rPr>
          <w:rFonts w:hint="eastAsia"/>
        </w:rPr>
        <w:t>,</w:t>
      </w:r>
      <w:r w:rsidRPr="00D438F7">
        <w:t xml:space="preserve"> both average SGCS and average NMSE as performance target in</w:t>
      </w:r>
      <w:r w:rsidRPr="00D438F7">
        <w:rPr>
          <w:rFonts w:eastAsia="Malgun Gothic"/>
        </w:rPr>
        <w:t xml:space="preserve"> the </w:t>
      </w:r>
      <w:r w:rsidRPr="00D438F7">
        <w:rPr>
          <w:rFonts w:eastAsia="Malgun Gothic" w:hint="eastAsia"/>
        </w:rPr>
        <w:t>exchanged</w:t>
      </w:r>
      <w:r w:rsidRPr="00D438F7">
        <w:rPr>
          <w:rFonts w:eastAsia="Malgun Gothic"/>
        </w:rPr>
        <w:t xml:space="preserve"> dataset are supported. Both </w:t>
      </w:r>
      <w:r w:rsidRPr="00D438F7">
        <w:t>average SGCS and average NMSE</w:t>
      </w:r>
      <w:r w:rsidRPr="00D438F7">
        <w:rPr>
          <w:rFonts w:eastAsia="Malgun Gothic"/>
        </w:rPr>
        <w:t xml:space="preserve"> are provided</w:t>
      </w:r>
      <w:r w:rsidRPr="00D438F7">
        <w:t xml:space="preserve">. </w:t>
      </w:r>
    </w:p>
    <w:p w14:paraId="40620400" w14:textId="77777777" w:rsidR="008B0753" w:rsidRPr="00D438F7" w:rsidRDefault="008B0753" w:rsidP="008B0753">
      <w:pPr>
        <w:pStyle w:val="ListParagraph"/>
        <w:numPr>
          <w:ilvl w:val="1"/>
          <w:numId w:val="173"/>
        </w:numPr>
        <w:overflowPunct/>
        <w:autoSpaceDE/>
        <w:autoSpaceDN/>
        <w:adjustRightInd/>
        <w:spacing w:after="0"/>
        <w:contextualSpacing w:val="0"/>
        <w:textAlignment w:val="auto"/>
      </w:pPr>
      <w:r w:rsidRPr="00D438F7">
        <w:rPr>
          <w:rFonts w:eastAsia="Malgun Gothic"/>
        </w:rPr>
        <w:t xml:space="preserve">NW side can optionally send NMSE and/or SGCS values at X-percentiles. </w:t>
      </w:r>
    </w:p>
    <w:p w14:paraId="0B403A96" w14:textId="77777777" w:rsidR="008B0753" w:rsidRPr="003344B4" w:rsidRDefault="008B0753" w:rsidP="009F5716"/>
    <w:p w14:paraId="3A144404" w14:textId="77777777" w:rsidR="008B0753" w:rsidRDefault="008B0753" w:rsidP="008B0753">
      <w:r w:rsidRPr="009F1AE6">
        <w:rPr>
          <w:highlight w:val="green"/>
        </w:rPr>
        <w:t>Agreement:</w:t>
      </w:r>
    </w:p>
    <w:p w14:paraId="368217C8" w14:textId="77777777" w:rsidR="008B0753" w:rsidRPr="00A903EC" w:rsidRDefault="008B0753" w:rsidP="008B0753">
      <w:pPr>
        <w:pStyle w:val="3GPPText"/>
        <w:rPr>
          <w:sz w:val="20"/>
        </w:rPr>
      </w:pPr>
      <w:r w:rsidRPr="00A903EC">
        <w:rPr>
          <w:rFonts w:hint="eastAsia"/>
          <w:sz w:val="20"/>
          <w:lang w:val="en-GB"/>
        </w:rPr>
        <w:t>F</w:t>
      </w:r>
      <w:r w:rsidRPr="00A903EC">
        <w:rPr>
          <w:sz w:val="20"/>
          <w:lang w:val="en-GB"/>
        </w:rPr>
        <w:t>or Option 4-1 under Direction A in AI/ML based CSI compression</w:t>
      </w:r>
      <w:r w:rsidRPr="00A903EC">
        <w:rPr>
          <w:rFonts w:hint="eastAsia"/>
          <w:sz w:val="20"/>
          <w:lang w:val="en-GB"/>
        </w:rPr>
        <w:t>,</w:t>
      </w:r>
      <w:r w:rsidRPr="00A903EC">
        <w:rPr>
          <w:sz w:val="20"/>
          <w:lang w:val="en-GB"/>
        </w:rPr>
        <w:t xml:space="preserve"> for the association between target CSI and CSI feedback in the exchanged dataset</w:t>
      </w:r>
      <w:r w:rsidRPr="00A903EC">
        <w:rPr>
          <w:rFonts w:hint="eastAsia"/>
          <w:sz w:val="20"/>
          <w:lang w:val="en-GB"/>
        </w:rPr>
        <w:t>.</w:t>
      </w:r>
      <w:r w:rsidRPr="00A903EC">
        <w:rPr>
          <w:sz w:val="20"/>
        </w:rPr>
        <w:t xml:space="preserve"> </w:t>
      </w:r>
    </w:p>
    <w:p w14:paraId="37D734B0" w14:textId="77777777" w:rsidR="008B0753" w:rsidRPr="00A903EC" w:rsidRDefault="008B0753" w:rsidP="008B0753">
      <w:pPr>
        <w:pStyle w:val="3GPPText"/>
        <w:numPr>
          <w:ilvl w:val="0"/>
          <w:numId w:val="172"/>
        </w:numPr>
        <w:spacing w:after="120"/>
        <w:rPr>
          <w:strike/>
          <w:sz w:val="20"/>
        </w:rPr>
      </w:pPr>
      <w:r w:rsidRPr="00A903EC">
        <w:rPr>
          <w:sz w:val="20"/>
        </w:rPr>
        <w:t>Support 1:M mapping between one target CSI sample/set of samples to M CSI feedback samples/sets of samples associated with different CSI payload size configurations</w:t>
      </w:r>
    </w:p>
    <w:p w14:paraId="560D2664" w14:textId="77777777" w:rsidR="008B0753" w:rsidRPr="00A903EC" w:rsidRDefault="008B0753" w:rsidP="008B0753">
      <w:pPr>
        <w:pStyle w:val="3GPPText"/>
        <w:numPr>
          <w:ilvl w:val="0"/>
          <w:numId w:val="172"/>
        </w:numPr>
        <w:spacing w:after="120"/>
        <w:rPr>
          <w:sz w:val="20"/>
        </w:rPr>
      </w:pPr>
      <w:r w:rsidRPr="00A903EC">
        <w:rPr>
          <w:sz w:val="20"/>
        </w:rPr>
        <w:t xml:space="preserve">FFS: </w:t>
      </w:r>
      <w:r w:rsidRPr="00A903EC">
        <w:rPr>
          <w:sz w:val="20"/>
          <w:lang w:val="en-GB"/>
        </w:rPr>
        <w:t>Association between Target CSI and CSI feedback, including scalability related information f</w:t>
      </w:r>
      <w:r w:rsidRPr="00A903EC">
        <w:rPr>
          <w:sz w:val="20"/>
        </w:rPr>
        <w:t xml:space="preserve">or different number of Tx port, sub bands related information.  </w:t>
      </w:r>
    </w:p>
    <w:p w14:paraId="5186BE17" w14:textId="77777777" w:rsidR="008B0753" w:rsidRPr="00A903EC" w:rsidRDefault="008B0753" w:rsidP="008B0753">
      <w:pPr>
        <w:pStyle w:val="3GPPText"/>
        <w:numPr>
          <w:ilvl w:val="0"/>
          <w:numId w:val="172"/>
        </w:numPr>
        <w:spacing w:after="120"/>
        <w:rPr>
          <w:sz w:val="20"/>
        </w:rPr>
      </w:pPr>
      <w:r w:rsidRPr="00A903EC">
        <w:rPr>
          <w:sz w:val="20"/>
        </w:rPr>
        <w:t>FFS: Whether/how Target CSI samples/set of samples within an exchanged dataset, with different Tx port and sub-band related information are organized.</w:t>
      </w:r>
    </w:p>
    <w:p w14:paraId="39376A8C" w14:textId="77777777" w:rsidR="008B0753" w:rsidRPr="00A903EC" w:rsidRDefault="008B0753" w:rsidP="008B0753">
      <w:pPr>
        <w:pStyle w:val="3GPPText"/>
        <w:numPr>
          <w:ilvl w:val="0"/>
          <w:numId w:val="172"/>
        </w:numPr>
        <w:spacing w:after="120"/>
        <w:rPr>
          <w:sz w:val="20"/>
        </w:rPr>
      </w:pPr>
      <w:r w:rsidRPr="00A903EC">
        <w:rPr>
          <w:sz w:val="20"/>
        </w:rPr>
        <w:lastRenderedPageBreak/>
        <w:t>FFS: Whether the Target CSI is per layer or per rank when Target CSI is precoder matrix.</w:t>
      </w:r>
    </w:p>
    <w:p w14:paraId="1DFF4FCF" w14:textId="77777777" w:rsidR="008B0753" w:rsidRPr="00A903EC" w:rsidRDefault="008B0753" w:rsidP="008B0753">
      <w:pPr>
        <w:pStyle w:val="3GPPText"/>
        <w:numPr>
          <w:ilvl w:val="0"/>
          <w:numId w:val="172"/>
        </w:numPr>
        <w:spacing w:after="120"/>
        <w:rPr>
          <w:sz w:val="20"/>
        </w:rPr>
      </w:pPr>
      <w:r w:rsidRPr="00A903EC">
        <w:rPr>
          <w:sz w:val="20"/>
        </w:rPr>
        <w:t>FFS: Whether and how to support CSI feedback structure with different payload scalability options</w:t>
      </w:r>
    </w:p>
    <w:p w14:paraId="66A56E98" w14:textId="77777777" w:rsidR="008B0753" w:rsidRDefault="008B0753" w:rsidP="008B0753">
      <w:pPr>
        <w:pStyle w:val="3GPPText"/>
        <w:numPr>
          <w:ilvl w:val="0"/>
          <w:numId w:val="172"/>
        </w:numPr>
        <w:spacing w:after="120"/>
        <w:rPr>
          <w:sz w:val="20"/>
        </w:rPr>
      </w:pPr>
      <w:r w:rsidRPr="00A903EC">
        <w:rPr>
          <w:sz w:val="20"/>
        </w:rPr>
        <w:t>FFS: Other details</w:t>
      </w:r>
    </w:p>
    <w:p w14:paraId="6AD056FD" w14:textId="77777777" w:rsidR="008B0753" w:rsidRPr="00982845" w:rsidRDefault="008B0753" w:rsidP="009048F4">
      <w:pPr>
        <w:rPr>
          <w:rFonts w:eastAsia="DengXian"/>
          <w:i/>
          <w:iCs/>
          <w:lang w:eastAsia="zh-CN"/>
        </w:rPr>
      </w:pPr>
    </w:p>
    <w:p w14:paraId="7A70FF9D" w14:textId="770B4391" w:rsidR="009048F4" w:rsidRPr="00982845" w:rsidRDefault="004710F9" w:rsidP="009048F4">
      <w:hyperlink r:id="rId839" w:history="1">
        <w:r>
          <w:rPr>
            <w:rStyle w:val="Hyperlink"/>
          </w:rPr>
          <w:t>R1-2506745</w:t>
        </w:r>
      </w:hyperlink>
      <w:r w:rsidR="009048F4" w:rsidRPr="00982845">
        <w:tab/>
        <w:t>Discussion on inter-vendor training collaboration for two-sided AI/ML models</w:t>
      </w:r>
      <w:r w:rsidR="009048F4" w:rsidRPr="00982845">
        <w:tab/>
        <w:t>FUTUREWEI</w:t>
      </w:r>
    </w:p>
    <w:p w14:paraId="5C0B1A93" w14:textId="775845DA" w:rsidR="009048F4" w:rsidRPr="00982845" w:rsidRDefault="004710F9" w:rsidP="009048F4">
      <w:pPr>
        <w:ind w:left="1440" w:hanging="1440"/>
      </w:pPr>
      <w:hyperlink r:id="rId840" w:history="1">
        <w:r>
          <w:rPr>
            <w:rStyle w:val="Hyperlink"/>
          </w:rPr>
          <w:t>R1-2506776</w:t>
        </w:r>
      </w:hyperlink>
      <w:r w:rsidR="009048F4" w:rsidRPr="00982845">
        <w:tab/>
        <w:t>Discussion on inter-vendor training collaboration for two-sided AI/ML models</w:t>
      </w:r>
      <w:r w:rsidR="009048F4" w:rsidRPr="00982845">
        <w:tab/>
        <w:t>ZTE Corporation, Sanechips</w:t>
      </w:r>
    </w:p>
    <w:p w14:paraId="31077303" w14:textId="3253C54F" w:rsidR="009048F4" w:rsidRPr="00982845" w:rsidRDefault="004710F9" w:rsidP="009048F4">
      <w:hyperlink r:id="rId841" w:history="1">
        <w:r>
          <w:rPr>
            <w:rStyle w:val="Hyperlink"/>
          </w:rPr>
          <w:t>R1-2506783</w:t>
        </w:r>
      </w:hyperlink>
      <w:r w:rsidR="009048F4" w:rsidRPr="00982845">
        <w:tab/>
        <w:t>Discussion on inter-vendor collaboration for CSI compression</w:t>
      </w:r>
      <w:r w:rsidR="009048F4" w:rsidRPr="00982845">
        <w:tab/>
        <w:t>TCL</w:t>
      </w:r>
    </w:p>
    <w:p w14:paraId="05D40C5D" w14:textId="0353B56B" w:rsidR="009048F4" w:rsidRPr="00982845" w:rsidRDefault="004710F9" w:rsidP="009048F4">
      <w:hyperlink r:id="rId842" w:history="1">
        <w:r>
          <w:rPr>
            <w:rStyle w:val="Hyperlink"/>
          </w:rPr>
          <w:t>R1-2506794</w:t>
        </w:r>
      </w:hyperlink>
      <w:r w:rsidR="009048F4" w:rsidRPr="00982845">
        <w:tab/>
        <w:t>AI/ML CSI Spatial/Frequency Compression: Inter-vendor Collaboration</w:t>
      </w:r>
      <w:r w:rsidR="009048F4" w:rsidRPr="00982845">
        <w:tab/>
        <w:t>InterDigital, Inc.</w:t>
      </w:r>
    </w:p>
    <w:p w14:paraId="32EB1032" w14:textId="1C772410" w:rsidR="009048F4" w:rsidRPr="00982845" w:rsidRDefault="004710F9" w:rsidP="009048F4">
      <w:pPr>
        <w:ind w:left="1440" w:hanging="1440"/>
      </w:pPr>
      <w:hyperlink r:id="rId843" w:history="1">
        <w:r>
          <w:rPr>
            <w:rStyle w:val="Hyperlink"/>
          </w:rPr>
          <w:t>R1-2506805</w:t>
        </w:r>
      </w:hyperlink>
      <w:r w:rsidR="009048F4" w:rsidRPr="00982845">
        <w:tab/>
        <w:t>Discussion on Inter-vendor training collaboration for two-sided AI/ML models</w:t>
      </w:r>
      <w:r w:rsidR="009048F4" w:rsidRPr="00982845">
        <w:tab/>
        <w:t>Spreadtrum, UNISOC</w:t>
      </w:r>
    </w:p>
    <w:p w14:paraId="7ED921C8" w14:textId="1DC66D8F" w:rsidR="009048F4" w:rsidRPr="00982845" w:rsidRDefault="004710F9" w:rsidP="009048F4">
      <w:hyperlink r:id="rId844" w:history="1">
        <w:r>
          <w:rPr>
            <w:rStyle w:val="Hyperlink"/>
          </w:rPr>
          <w:t>R1-2506834</w:t>
        </w:r>
      </w:hyperlink>
      <w:r w:rsidR="009048F4" w:rsidRPr="00982845">
        <w:tab/>
        <w:t>Inter-vendor training collaboration for two-sided AI/ML models</w:t>
      </w:r>
      <w:r w:rsidR="009048F4" w:rsidRPr="00982845">
        <w:tab/>
        <w:t>Ericsson</w:t>
      </w:r>
    </w:p>
    <w:p w14:paraId="6AF1EAC4" w14:textId="0A6399B7" w:rsidR="009048F4" w:rsidRPr="00982845" w:rsidRDefault="004710F9" w:rsidP="009048F4">
      <w:hyperlink r:id="rId845" w:history="1">
        <w:r>
          <w:rPr>
            <w:rStyle w:val="Hyperlink"/>
          </w:rPr>
          <w:t>R1-2506889</w:t>
        </w:r>
      </w:hyperlink>
      <w:r w:rsidR="009048F4" w:rsidRPr="00982845">
        <w:tab/>
        <w:t>Discussion on inter-vendor training collaboration for two-sided AI/ML models</w:t>
      </w:r>
      <w:r w:rsidR="009048F4" w:rsidRPr="00982845">
        <w:tab/>
        <w:t>vivo</w:t>
      </w:r>
    </w:p>
    <w:p w14:paraId="5DC85DCF" w14:textId="4E46A605" w:rsidR="009048F4" w:rsidRPr="00982845" w:rsidRDefault="004710F9" w:rsidP="009048F4">
      <w:hyperlink r:id="rId846" w:history="1">
        <w:r>
          <w:rPr>
            <w:rStyle w:val="Hyperlink"/>
          </w:rPr>
          <w:t>R1-2506933</w:t>
        </w:r>
      </w:hyperlink>
      <w:r w:rsidR="009048F4" w:rsidRPr="00982845">
        <w:tab/>
        <w:t>Discussion on Inter-vendor training collaboration for two-sided AI/ML models</w:t>
      </w:r>
      <w:r w:rsidR="009048F4" w:rsidRPr="00982845">
        <w:tab/>
        <w:t>Huawei, HiSilicon</w:t>
      </w:r>
    </w:p>
    <w:p w14:paraId="6AC3AABC" w14:textId="3D191A8E" w:rsidR="009048F4" w:rsidRPr="00982845" w:rsidRDefault="004710F9" w:rsidP="009048F4">
      <w:hyperlink r:id="rId847" w:history="1">
        <w:r>
          <w:rPr>
            <w:rStyle w:val="Hyperlink"/>
          </w:rPr>
          <w:t>R1-2506980</w:t>
        </w:r>
      </w:hyperlink>
      <w:r w:rsidR="009048F4" w:rsidRPr="00982845">
        <w:tab/>
        <w:t>Discussion on inter-vendor training collaboration for two-sided AI/ML models</w:t>
      </w:r>
      <w:r w:rsidR="009048F4" w:rsidRPr="00982845">
        <w:tab/>
        <w:t>Xiaomi</w:t>
      </w:r>
    </w:p>
    <w:p w14:paraId="6F79D4A5" w14:textId="63BE6DE0" w:rsidR="009048F4" w:rsidRPr="00982845" w:rsidRDefault="004710F9" w:rsidP="009048F4">
      <w:hyperlink r:id="rId848" w:history="1">
        <w:r>
          <w:rPr>
            <w:rStyle w:val="Hyperlink"/>
          </w:rPr>
          <w:t>R1-2507008</w:t>
        </w:r>
      </w:hyperlink>
      <w:r w:rsidR="009048F4" w:rsidRPr="00982845">
        <w:tab/>
        <w:t>Discussion on inter-vendor training collaboration for CSI compression</w:t>
      </w:r>
      <w:r w:rsidR="009048F4" w:rsidRPr="00982845">
        <w:tab/>
        <w:t>CMCC</w:t>
      </w:r>
    </w:p>
    <w:p w14:paraId="2FDFC2CA" w14:textId="71B01983" w:rsidR="009048F4" w:rsidRPr="00982845" w:rsidRDefault="004710F9" w:rsidP="009048F4">
      <w:hyperlink r:id="rId849" w:history="1">
        <w:r>
          <w:rPr>
            <w:rStyle w:val="Hyperlink"/>
          </w:rPr>
          <w:t>R1-2507110</w:t>
        </w:r>
      </w:hyperlink>
      <w:r w:rsidR="009048F4" w:rsidRPr="00982845">
        <w:tab/>
        <w:t>Inter-vendor training collaboration for CSI compression</w:t>
      </w:r>
      <w:r w:rsidR="009048F4" w:rsidRPr="00982845">
        <w:tab/>
        <w:t>CATT</w:t>
      </w:r>
    </w:p>
    <w:p w14:paraId="36409B2C" w14:textId="686EFD82" w:rsidR="009048F4" w:rsidRPr="00982845" w:rsidRDefault="004710F9" w:rsidP="009048F4">
      <w:hyperlink r:id="rId850" w:history="1">
        <w:r>
          <w:rPr>
            <w:rStyle w:val="Hyperlink"/>
          </w:rPr>
          <w:t>R1-2507167</w:t>
        </w:r>
      </w:hyperlink>
      <w:r w:rsidR="009048F4" w:rsidRPr="00982845">
        <w:tab/>
        <w:t>Inter-vendor training collaboration for AI/ML CSI compression</w:t>
      </w:r>
      <w:r w:rsidR="009048F4" w:rsidRPr="00982845">
        <w:tab/>
        <w:t>OPPO</w:t>
      </w:r>
    </w:p>
    <w:p w14:paraId="678DAE04" w14:textId="2A37BF79" w:rsidR="009048F4" w:rsidRPr="00982845" w:rsidRDefault="004710F9" w:rsidP="009048F4">
      <w:hyperlink r:id="rId851" w:history="1">
        <w:r>
          <w:rPr>
            <w:rStyle w:val="Hyperlink"/>
          </w:rPr>
          <w:t>R1-2507244</w:t>
        </w:r>
      </w:hyperlink>
      <w:r w:rsidR="009048F4" w:rsidRPr="00982845">
        <w:tab/>
        <w:t>Views on inter-vendor training collaboration for two-sided AI/ML models</w:t>
      </w:r>
      <w:r w:rsidR="009048F4" w:rsidRPr="00982845">
        <w:tab/>
        <w:t>Samsung</w:t>
      </w:r>
    </w:p>
    <w:p w14:paraId="4159B0C9" w14:textId="6A99BB36" w:rsidR="009048F4" w:rsidRPr="00982845" w:rsidRDefault="004710F9" w:rsidP="009048F4">
      <w:hyperlink r:id="rId852" w:history="1">
        <w:r>
          <w:rPr>
            <w:rStyle w:val="Hyperlink"/>
          </w:rPr>
          <w:t>R1-2507282</w:t>
        </w:r>
      </w:hyperlink>
      <w:r w:rsidR="009048F4" w:rsidRPr="00982845">
        <w:tab/>
        <w:t>Discussion on inter-vendor training collaboration for two-sided AI/ML models</w:t>
      </w:r>
      <w:r w:rsidR="009048F4" w:rsidRPr="00982845">
        <w:tab/>
        <w:t>Fujitsu</w:t>
      </w:r>
    </w:p>
    <w:p w14:paraId="28DFE6FD" w14:textId="4678562F" w:rsidR="009048F4" w:rsidRPr="00982845" w:rsidRDefault="004710F9" w:rsidP="009048F4">
      <w:hyperlink r:id="rId853" w:history="1">
        <w:r>
          <w:rPr>
            <w:rStyle w:val="Hyperlink"/>
          </w:rPr>
          <w:t>R1-2507324</w:t>
        </w:r>
      </w:hyperlink>
      <w:r w:rsidR="009048F4" w:rsidRPr="00982845">
        <w:tab/>
        <w:t>Discussion on Inter-vendor training collaboration for two-sided AI/ML models</w:t>
      </w:r>
      <w:r w:rsidR="009048F4" w:rsidRPr="00982845">
        <w:tab/>
        <w:t>China Telecom</w:t>
      </w:r>
    </w:p>
    <w:p w14:paraId="30AD34D4" w14:textId="01DCE312" w:rsidR="009048F4" w:rsidRPr="00982845" w:rsidRDefault="004710F9" w:rsidP="009048F4">
      <w:hyperlink r:id="rId854" w:history="1">
        <w:r>
          <w:rPr>
            <w:rStyle w:val="Hyperlink"/>
          </w:rPr>
          <w:t>R1-2507391</w:t>
        </w:r>
      </w:hyperlink>
      <w:r w:rsidR="009048F4" w:rsidRPr="00982845">
        <w:tab/>
        <w:t>Inter-vendor training collaboration for two-sided AI/ML models</w:t>
      </w:r>
      <w:r w:rsidR="009048F4" w:rsidRPr="00982845">
        <w:tab/>
        <w:t>Nokia</w:t>
      </w:r>
    </w:p>
    <w:p w14:paraId="7FD07657" w14:textId="665DF9AB" w:rsidR="009048F4" w:rsidRPr="00982845" w:rsidRDefault="004710F9" w:rsidP="009048F4">
      <w:hyperlink r:id="rId855" w:history="1">
        <w:r>
          <w:rPr>
            <w:rStyle w:val="Hyperlink"/>
          </w:rPr>
          <w:t>R1-2507398</w:t>
        </w:r>
      </w:hyperlink>
      <w:r w:rsidR="009048F4" w:rsidRPr="00982845">
        <w:tab/>
        <w:t>Discussion on Inter-vendor training collaboration for two-sided models</w:t>
      </w:r>
      <w:r w:rsidR="009048F4" w:rsidRPr="00982845">
        <w:tab/>
        <w:t>LG Electronics</w:t>
      </w:r>
    </w:p>
    <w:p w14:paraId="7B58D2D3" w14:textId="26F778FA" w:rsidR="009048F4" w:rsidRPr="00982845" w:rsidRDefault="004710F9" w:rsidP="009048F4">
      <w:hyperlink r:id="rId856" w:history="1">
        <w:r>
          <w:rPr>
            <w:rStyle w:val="Hyperlink"/>
          </w:rPr>
          <w:t>R1-2507414</w:t>
        </w:r>
      </w:hyperlink>
      <w:r w:rsidR="009048F4" w:rsidRPr="00982845">
        <w:tab/>
        <w:t>Discussion on Inter-vendor Training Collaboration for two-sided AI/ML models</w:t>
      </w:r>
      <w:r w:rsidR="009048F4" w:rsidRPr="00982845">
        <w:tab/>
        <w:t>NEC</w:t>
      </w:r>
    </w:p>
    <w:p w14:paraId="199CE629" w14:textId="32DBE174" w:rsidR="009048F4" w:rsidRPr="00982845" w:rsidRDefault="004710F9" w:rsidP="009048F4">
      <w:hyperlink r:id="rId857" w:history="1">
        <w:r>
          <w:rPr>
            <w:rStyle w:val="Hyperlink"/>
          </w:rPr>
          <w:t>R1-2507417</w:t>
        </w:r>
      </w:hyperlink>
      <w:r w:rsidR="009048F4" w:rsidRPr="00982845">
        <w:tab/>
        <w:t>Discussion on inter-vendor training collaboration for two-sided AI/ML models</w:t>
      </w:r>
      <w:r w:rsidR="009048F4" w:rsidRPr="00982845">
        <w:tab/>
        <w:t>Panasonic</w:t>
      </w:r>
    </w:p>
    <w:p w14:paraId="33366FF6" w14:textId="599592BB" w:rsidR="009048F4" w:rsidRPr="00982845" w:rsidRDefault="004710F9" w:rsidP="009048F4">
      <w:hyperlink r:id="rId858" w:history="1">
        <w:r>
          <w:rPr>
            <w:rStyle w:val="Hyperlink"/>
          </w:rPr>
          <w:t>R1-2507487</w:t>
        </w:r>
      </w:hyperlink>
      <w:r w:rsidR="009048F4" w:rsidRPr="00982845">
        <w:tab/>
        <w:t>Inter-vendor training collaboration for two-sided AI/ML models</w:t>
      </w:r>
      <w:r w:rsidR="009048F4" w:rsidRPr="00982845">
        <w:tab/>
        <w:t>Lenovo</w:t>
      </w:r>
    </w:p>
    <w:p w14:paraId="4A720BA1" w14:textId="5AB32A46" w:rsidR="009048F4" w:rsidRPr="00982845" w:rsidRDefault="004710F9" w:rsidP="009048F4">
      <w:hyperlink r:id="rId859" w:history="1">
        <w:r>
          <w:rPr>
            <w:rStyle w:val="Hyperlink"/>
          </w:rPr>
          <w:t>R1-2507498</w:t>
        </w:r>
      </w:hyperlink>
      <w:r w:rsidR="009048F4" w:rsidRPr="00982845">
        <w:tab/>
        <w:t>Discussion on inter vendor training collaboration for two-sided AI/ML models</w:t>
      </w:r>
      <w:r w:rsidR="009048F4" w:rsidRPr="00982845">
        <w:tab/>
        <w:t>ETRI</w:t>
      </w:r>
    </w:p>
    <w:p w14:paraId="14350279" w14:textId="5702B310" w:rsidR="009048F4" w:rsidRPr="00982845" w:rsidRDefault="004710F9" w:rsidP="009048F4">
      <w:hyperlink r:id="rId860" w:history="1">
        <w:r>
          <w:rPr>
            <w:rStyle w:val="Hyperlink"/>
          </w:rPr>
          <w:t>R1-2507519</w:t>
        </w:r>
      </w:hyperlink>
      <w:r w:rsidR="009048F4" w:rsidRPr="00982845">
        <w:tab/>
        <w:t>Inter-Vendor Collaboration for AI/ML based CSI Compression</w:t>
      </w:r>
      <w:r w:rsidR="009048F4" w:rsidRPr="00982845">
        <w:tab/>
        <w:t>Google</w:t>
      </w:r>
    </w:p>
    <w:p w14:paraId="50AC8D69" w14:textId="32B7566C" w:rsidR="009048F4" w:rsidRPr="00982845" w:rsidRDefault="004710F9" w:rsidP="009048F4">
      <w:hyperlink r:id="rId861" w:history="1">
        <w:r>
          <w:rPr>
            <w:rStyle w:val="Hyperlink"/>
          </w:rPr>
          <w:t>R1-2507553</w:t>
        </w:r>
      </w:hyperlink>
      <w:r w:rsidR="009048F4" w:rsidRPr="00982845">
        <w:tab/>
        <w:t>Discussions on Inter-vendor training collaboration</w:t>
      </w:r>
      <w:r w:rsidR="009048F4" w:rsidRPr="00982845">
        <w:tab/>
        <w:t>Sharp</w:t>
      </w:r>
    </w:p>
    <w:p w14:paraId="06B9CA7E" w14:textId="17281AA8" w:rsidR="009048F4" w:rsidRPr="00982845" w:rsidRDefault="004710F9" w:rsidP="009048F4">
      <w:hyperlink r:id="rId862" w:history="1">
        <w:r>
          <w:rPr>
            <w:rStyle w:val="Hyperlink"/>
          </w:rPr>
          <w:t>R1-2507588</w:t>
        </w:r>
      </w:hyperlink>
      <w:r w:rsidR="009048F4" w:rsidRPr="00982845">
        <w:tab/>
        <w:t>Inter-vendor training collaboration for two-sided AI/ML models</w:t>
      </w:r>
      <w:r w:rsidR="009048F4" w:rsidRPr="00982845">
        <w:tab/>
        <w:t>Sony</w:t>
      </w:r>
    </w:p>
    <w:p w14:paraId="2099F2FB" w14:textId="22325B77" w:rsidR="009048F4" w:rsidRPr="00982845" w:rsidRDefault="004710F9" w:rsidP="009048F4">
      <w:hyperlink r:id="rId863" w:history="1">
        <w:r>
          <w:rPr>
            <w:rStyle w:val="Hyperlink"/>
          </w:rPr>
          <w:t>R1-2507618</w:t>
        </w:r>
      </w:hyperlink>
      <w:r w:rsidR="009048F4" w:rsidRPr="00982845">
        <w:tab/>
        <w:t>Inter-vendor training collaboration for two-sided AI/ML models</w:t>
      </w:r>
      <w:r w:rsidR="009048F4" w:rsidRPr="00982845">
        <w:tab/>
        <w:t>MediaTek Inc.</w:t>
      </w:r>
    </w:p>
    <w:p w14:paraId="4D0B4B4B" w14:textId="0C303773" w:rsidR="009048F4" w:rsidRPr="00982845" w:rsidRDefault="004710F9" w:rsidP="009048F4">
      <w:hyperlink r:id="rId864" w:history="1">
        <w:r>
          <w:rPr>
            <w:rStyle w:val="Hyperlink"/>
          </w:rPr>
          <w:t>R1-2507665</w:t>
        </w:r>
      </w:hyperlink>
      <w:r w:rsidR="009048F4" w:rsidRPr="00982845">
        <w:tab/>
        <w:t>Discussion on inter-vendor training collaboration for two sided AI/ML models</w:t>
      </w:r>
      <w:r w:rsidR="009048F4" w:rsidRPr="00982845">
        <w:tab/>
        <w:t>Apple</w:t>
      </w:r>
    </w:p>
    <w:p w14:paraId="45545A5B" w14:textId="4B1698AA" w:rsidR="009048F4" w:rsidRPr="00982845" w:rsidRDefault="004710F9" w:rsidP="009048F4">
      <w:hyperlink r:id="rId865" w:history="1">
        <w:r>
          <w:rPr>
            <w:rStyle w:val="Hyperlink"/>
          </w:rPr>
          <w:t>R1-2507666</w:t>
        </w:r>
      </w:hyperlink>
      <w:r w:rsidR="009048F4" w:rsidRPr="00982845">
        <w:tab/>
        <w:t>FL summary # 1 for inter-vendor training collaboration</w:t>
      </w:r>
      <w:r w:rsidR="009048F4" w:rsidRPr="00982845">
        <w:tab/>
        <w:t>Moderator (Apple)</w:t>
      </w:r>
    </w:p>
    <w:p w14:paraId="501B344B" w14:textId="5D34B31B" w:rsidR="009048F4" w:rsidRPr="00982845" w:rsidRDefault="004710F9" w:rsidP="009048F4">
      <w:hyperlink r:id="rId866" w:history="1">
        <w:r>
          <w:rPr>
            <w:rStyle w:val="Hyperlink"/>
          </w:rPr>
          <w:t>R1-2507667</w:t>
        </w:r>
      </w:hyperlink>
      <w:r w:rsidR="009048F4" w:rsidRPr="00982845">
        <w:tab/>
        <w:t>FL summary # 2 for inter-vendor training collaboration</w:t>
      </w:r>
      <w:r w:rsidR="009048F4" w:rsidRPr="00982845">
        <w:tab/>
        <w:t>Moderator (Apple)</w:t>
      </w:r>
    </w:p>
    <w:p w14:paraId="3EB1F5EA" w14:textId="69D62068" w:rsidR="009048F4" w:rsidRPr="00982845" w:rsidRDefault="004710F9" w:rsidP="009048F4">
      <w:hyperlink r:id="rId867" w:history="1">
        <w:r>
          <w:rPr>
            <w:rStyle w:val="Hyperlink"/>
          </w:rPr>
          <w:t>R1-2507668</w:t>
        </w:r>
      </w:hyperlink>
      <w:r w:rsidR="009048F4" w:rsidRPr="00982845">
        <w:tab/>
        <w:t>FL summary # 3 for inter-vendor training collaboration</w:t>
      </w:r>
      <w:r w:rsidR="009048F4" w:rsidRPr="00982845">
        <w:tab/>
        <w:t>Moderator (Apple)</w:t>
      </w:r>
    </w:p>
    <w:p w14:paraId="4C33F596" w14:textId="7065024D" w:rsidR="009048F4" w:rsidRPr="00982845" w:rsidRDefault="004710F9" w:rsidP="009048F4">
      <w:hyperlink r:id="rId868" w:history="1">
        <w:r>
          <w:rPr>
            <w:rStyle w:val="Hyperlink"/>
          </w:rPr>
          <w:t>R1-2507712</w:t>
        </w:r>
      </w:hyperlink>
      <w:r w:rsidR="009048F4" w:rsidRPr="00982845">
        <w:tab/>
        <w:t>Inter-vendor training collaboration for two-sided CSI compression use case</w:t>
      </w:r>
      <w:r w:rsidR="009048F4" w:rsidRPr="00982845">
        <w:tab/>
        <w:t>Qualcomm Incorporated</w:t>
      </w:r>
    </w:p>
    <w:p w14:paraId="006164B2" w14:textId="096F1976" w:rsidR="009048F4" w:rsidRPr="00982845" w:rsidRDefault="004710F9" w:rsidP="009048F4">
      <w:hyperlink r:id="rId869" w:history="1">
        <w:r>
          <w:rPr>
            <w:rStyle w:val="Hyperlink"/>
          </w:rPr>
          <w:t>R1-2507732</w:t>
        </w:r>
      </w:hyperlink>
      <w:r w:rsidR="009048F4" w:rsidRPr="00982845">
        <w:tab/>
        <w:t>Discussion on inter-vendor training collaboration for two-sided models</w:t>
      </w:r>
      <w:r w:rsidR="009048F4" w:rsidRPr="00982845">
        <w:tab/>
        <w:t>Indian Institute of Tech (M)</w:t>
      </w:r>
    </w:p>
    <w:p w14:paraId="3360B50A" w14:textId="4A607704" w:rsidR="009048F4" w:rsidRPr="00982845" w:rsidRDefault="004710F9" w:rsidP="009048F4">
      <w:hyperlink r:id="rId870" w:history="1">
        <w:r>
          <w:rPr>
            <w:rStyle w:val="Hyperlink"/>
          </w:rPr>
          <w:t>R1-2507764</w:t>
        </w:r>
      </w:hyperlink>
      <w:r w:rsidR="009048F4" w:rsidRPr="00982845">
        <w:tab/>
        <w:t>Discussion on inter-vendor training collaboration</w:t>
      </w:r>
      <w:r w:rsidR="009048F4" w:rsidRPr="00982845">
        <w:tab/>
        <w:t>Continental Automotive</w:t>
      </w:r>
    </w:p>
    <w:p w14:paraId="200E1934" w14:textId="5017449F" w:rsidR="009048F4" w:rsidRPr="00982845" w:rsidRDefault="004710F9" w:rsidP="009048F4">
      <w:pPr>
        <w:ind w:left="1440" w:hanging="1440"/>
      </w:pPr>
      <w:hyperlink r:id="rId871" w:history="1">
        <w:r>
          <w:rPr>
            <w:rStyle w:val="Hyperlink"/>
          </w:rPr>
          <w:t>R1-2507804</w:t>
        </w:r>
      </w:hyperlink>
      <w:r w:rsidR="009048F4" w:rsidRPr="00982845">
        <w:tab/>
        <w:t>Discussion on the inter-vendor training collaborations for two-sided AI/ML models</w:t>
      </w:r>
      <w:r w:rsidR="009048F4" w:rsidRPr="00982845">
        <w:tab/>
        <w:t>NTT DOCOMO, INC.</w:t>
      </w:r>
    </w:p>
    <w:p w14:paraId="57E99636" w14:textId="3E19D4C9" w:rsidR="009048F4" w:rsidRPr="00982845" w:rsidRDefault="004710F9" w:rsidP="009048F4">
      <w:pPr>
        <w:ind w:left="1440" w:hanging="1440"/>
      </w:pPr>
      <w:hyperlink r:id="rId872" w:history="1">
        <w:r>
          <w:rPr>
            <w:rStyle w:val="Hyperlink"/>
          </w:rPr>
          <w:t>R1-2507828</w:t>
        </w:r>
      </w:hyperlink>
      <w:r w:rsidR="009048F4" w:rsidRPr="00982845">
        <w:tab/>
        <w:t>Views on inter-vendor training collaboration for two-sided AI/ML models</w:t>
      </w:r>
      <w:r w:rsidR="009048F4" w:rsidRPr="00982845">
        <w:tab/>
        <w:t>BUPT, ZGC Institute of Ubiquitous-X Innovation and Application</w:t>
      </w:r>
    </w:p>
    <w:p w14:paraId="373489E8" w14:textId="62293B54" w:rsidR="009048F4" w:rsidRDefault="004710F9" w:rsidP="009048F4">
      <w:pPr>
        <w:rPr>
          <w:rFonts w:eastAsia="DengXian"/>
          <w:lang w:eastAsia="zh-CN"/>
        </w:rPr>
      </w:pPr>
      <w:hyperlink r:id="rId873" w:history="1">
        <w:r>
          <w:rPr>
            <w:rStyle w:val="Hyperlink"/>
            <w:rFonts w:eastAsia="DengXian"/>
            <w:lang w:eastAsia="zh-CN"/>
          </w:rPr>
          <w:t>R1-2508028</w:t>
        </w:r>
      </w:hyperlink>
      <w:r w:rsidR="009861F2">
        <w:rPr>
          <w:rFonts w:eastAsia="DengXian"/>
          <w:lang w:eastAsia="zh-CN"/>
        </w:rPr>
        <w:tab/>
      </w:r>
      <w:r w:rsidR="009861F2" w:rsidRPr="009861F2">
        <w:rPr>
          <w:rFonts w:eastAsia="DengXian"/>
          <w:lang w:eastAsia="zh-CN"/>
        </w:rPr>
        <w:t>FL summary#1 for other aspects of CSI compression</w:t>
      </w:r>
      <w:r w:rsidR="009861F2">
        <w:rPr>
          <w:rFonts w:eastAsia="DengXian"/>
          <w:lang w:eastAsia="zh-CN"/>
        </w:rPr>
        <w:tab/>
      </w:r>
      <w:r w:rsidR="009861F2" w:rsidRPr="009861F2">
        <w:rPr>
          <w:rFonts w:eastAsia="DengXian"/>
          <w:lang w:eastAsia="zh-CN"/>
        </w:rPr>
        <w:t>Moderator (Huawei)</w:t>
      </w:r>
    </w:p>
    <w:p w14:paraId="2EDB5578" w14:textId="261283A5" w:rsidR="009861F2" w:rsidRPr="009861F2" w:rsidRDefault="004710F9" w:rsidP="009048F4">
      <w:pPr>
        <w:rPr>
          <w:rFonts w:eastAsia="DengXian"/>
          <w:lang w:eastAsia="zh-CN"/>
        </w:rPr>
      </w:pPr>
      <w:hyperlink r:id="rId874" w:history="1">
        <w:r>
          <w:rPr>
            <w:rStyle w:val="Hyperlink"/>
            <w:rFonts w:eastAsia="DengXian"/>
            <w:lang w:eastAsia="zh-CN"/>
          </w:rPr>
          <w:t>R1-2508029</w:t>
        </w:r>
      </w:hyperlink>
      <w:r w:rsidR="009861F2">
        <w:rPr>
          <w:rFonts w:eastAsia="DengXian"/>
          <w:lang w:eastAsia="zh-CN"/>
        </w:rPr>
        <w:tab/>
      </w:r>
      <w:r w:rsidR="009861F2" w:rsidRPr="009861F2">
        <w:rPr>
          <w:rFonts w:eastAsia="DengXian"/>
          <w:lang w:eastAsia="zh-CN"/>
        </w:rPr>
        <w:t>FL summary#2 for other aspects of CSI compression</w:t>
      </w:r>
      <w:r w:rsidR="009861F2">
        <w:rPr>
          <w:rFonts w:eastAsia="DengXian"/>
          <w:lang w:eastAsia="zh-CN"/>
        </w:rPr>
        <w:tab/>
      </w:r>
      <w:r w:rsidR="009861F2" w:rsidRPr="009861F2">
        <w:rPr>
          <w:rFonts w:eastAsia="DengXian"/>
          <w:lang w:eastAsia="zh-CN"/>
        </w:rPr>
        <w:t>Moderator (Huawei)</w:t>
      </w:r>
    </w:p>
    <w:p w14:paraId="6A03B179" w14:textId="2105207F" w:rsidR="009861F2" w:rsidRPr="009861F2" w:rsidRDefault="004710F9" w:rsidP="009048F4">
      <w:pPr>
        <w:rPr>
          <w:rFonts w:eastAsia="DengXian"/>
          <w:lang w:eastAsia="zh-CN"/>
        </w:rPr>
      </w:pPr>
      <w:hyperlink r:id="rId875" w:history="1">
        <w:r>
          <w:rPr>
            <w:rStyle w:val="Hyperlink"/>
            <w:rFonts w:eastAsia="DengXian"/>
            <w:lang w:eastAsia="zh-CN"/>
          </w:rPr>
          <w:t>R1-2508030</w:t>
        </w:r>
      </w:hyperlink>
      <w:r w:rsidR="009861F2">
        <w:rPr>
          <w:rFonts w:eastAsia="DengXian"/>
          <w:lang w:eastAsia="zh-CN"/>
        </w:rPr>
        <w:tab/>
      </w:r>
      <w:r w:rsidR="009861F2" w:rsidRPr="009861F2">
        <w:rPr>
          <w:rFonts w:eastAsia="DengXian"/>
          <w:lang w:eastAsia="zh-CN"/>
        </w:rPr>
        <w:t>FL summary#3 for other aspects of CSI compression</w:t>
      </w:r>
      <w:r w:rsidR="009861F2">
        <w:rPr>
          <w:rFonts w:eastAsia="DengXian"/>
          <w:lang w:eastAsia="zh-CN"/>
        </w:rPr>
        <w:tab/>
      </w:r>
      <w:r w:rsidR="009861F2" w:rsidRPr="009861F2">
        <w:rPr>
          <w:rFonts w:eastAsia="DengXian"/>
          <w:lang w:eastAsia="zh-CN"/>
        </w:rPr>
        <w:t>Moderator (Huawei)</w:t>
      </w:r>
    </w:p>
    <w:p w14:paraId="6AB906D4" w14:textId="3238EA71" w:rsidR="009861F2" w:rsidRPr="009861F2" w:rsidRDefault="004710F9" w:rsidP="009048F4">
      <w:pPr>
        <w:rPr>
          <w:rFonts w:eastAsia="DengXian"/>
          <w:lang w:eastAsia="zh-CN"/>
        </w:rPr>
      </w:pPr>
      <w:hyperlink r:id="rId876" w:history="1">
        <w:r>
          <w:rPr>
            <w:rStyle w:val="Hyperlink"/>
            <w:rFonts w:eastAsia="DengXian"/>
            <w:lang w:eastAsia="zh-CN"/>
          </w:rPr>
          <w:t>R1-2508031</w:t>
        </w:r>
      </w:hyperlink>
      <w:r w:rsidR="009861F2">
        <w:rPr>
          <w:rFonts w:eastAsia="DengXian"/>
          <w:lang w:eastAsia="zh-CN"/>
        </w:rPr>
        <w:tab/>
      </w:r>
      <w:r w:rsidR="009861F2" w:rsidRPr="009861F2">
        <w:rPr>
          <w:rFonts w:eastAsia="DengXian"/>
          <w:lang w:eastAsia="zh-CN"/>
        </w:rPr>
        <w:t>FL summary#4 for other aspects of CSI compression</w:t>
      </w:r>
      <w:r w:rsidR="009861F2">
        <w:rPr>
          <w:rFonts w:eastAsia="DengXian"/>
          <w:lang w:eastAsia="zh-CN"/>
        </w:rPr>
        <w:tab/>
      </w:r>
      <w:r w:rsidR="009861F2" w:rsidRPr="009861F2">
        <w:rPr>
          <w:rFonts w:eastAsia="DengXian"/>
          <w:lang w:eastAsia="zh-CN"/>
        </w:rPr>
        <w:t>Moderator (Huawei)</w:t>
      </w:r>
    </w:p>
    <w:p w14:paraId="29A1B442" w14:textId="3EAA2F08" w:rsidR="009861F2" w:rsidRDefault="004710F9" w:rsidP="009048F4">
      <w:pPr>
        <w:rPr>
          <w:rFonts w:eastAsia="DengXian"/>
          <w:lang w:eastAsia="zh-CN"/>
        </w:rPr>
      </w:pPr>
      <w:hyperlink r:id="rId877" w:history="1">
        <w:r>
          <w:rPr>
            <w:rStyle w:val="Hyperlink"/>
            <w:rFonts w:eastAsia="DengXian"/>
            <w:lang w:eastAsia="zh-CN"/>
          </w:rPr>
          <w:t>R1-2508032</w:t>
        </w:r>
      </w:hyperlink>
      <w:r w:rsidR="009861F2">
        <w:rPr>
          <w:rFonts w:eastAsia="DengXian"/>
          <w:lang w:eastAsia="zh-CN"/>
        </w:rPr>
        <w:tab/>
      </w:r>
      <w:r w:rsidR="009861F2" w:rsidRPr="009861F2">
        <w:rPr>
          <w:rFonts w:eastAsia="DengXian"/>
          <w:lang w:eastAsia="zh-CN"/>
        </w:rPr>
        <w:t>FL summary#5 for other aspects of CSI compression</w:t>
      </w:r>
      <w:r w:rsidR="009861F2">
        <w:rPr>
          <w:rFonts w:eastAsia="DengXian"/>
          <w:lang w:eastAsia="zh-CN"/>
        </w:rPr>
        <w:tab/>
      </w:r>
      <w:r w:rsidR="009861F2" w:rsidRPr="009861F2">
        <w:rPr>
          <w:rFonts w:eastAsia="DengXian"/>
          <w:lang w:eastAsia="zh-CN"/>
        </w:rPr>
        <w:t>Moderator (Huawei)</w:t>
      </w:r>
    </w:p>
    <w:p w14:paraId="6FBA0D11" w14:textId="45453388" w:rsidR="009861F2" w:rsidRDefault="004710F9" w:rsidP="009048F4">
      <w:pPr>
        <w:rPr>
          <w:rFonts w:eastAsia="DengXian"/>
          <w:lang w:eastAsia="zh-CN"/>
        </w:rPr>
      </w:pPr>
      <w:hyperlink r:id="rId878" w:history="1">
        <w:r>
          <w:rPr>
            <w:rStyle w:val="Hyperlink"/>
            <w:rFonts w:eastAsia="DengXian"/>
            <w:lang w:eastAsia="zh-CN"/>
          </w:rPr>
          <w:t>R1-2508131</w:t>
        </w:r>
      </w:hyperlink>
      <w:r w:rsidR="009603C7">
        <w:rPr>
          <w:rFonts w:eastAsia="DengXian"/>
          <w:lang w:eastAsia="zh-CN"/>
        </w:rPr>
        <w:tab/>
      </w:r>
      <w:r w:rsidR="009603C7" w:rsidRPr="009603C7">
        <w:rPr>
          <w:rFonts w:eastAsia="DengXian"/>
          <w:lang w:eastAsia="zh-CN"/>
        </w:rPr>
        <w:t xml:space="preserve">Summary #4 for inter-vendor training collaboration  </w:t>
      </w:r>
      <w:r w:rsidR="009603C7">
        <w:rPr>
          <w:rFonts w:eastAsia="DengXian"/>
          <w:lang w:eastAsia="zh-CN"/>
        </w:rPr>
        <w:tab/>
      </w:r>
      <w:r w:rsidR="009603C7" w:rsidRPr="009603C7">
        <w:rPr>
          <w:rFonts w:eastAsia="DengXian"/>
          <w:lang w:eastAsia="zh-CN"/>
        </w:rPr>
        <w:t xml:space="preserve">Moderator (Apple) </w:t>
      </w:r>
    </w:p>
    <w:p w14:paraId="3D9D5D6C" w14:textId="77777777" w:rsidR="009603C7" w:rsidRPr="009861F2" w:rsidRDefault="009603C7" w:rsidP="009048F4">
      <w:pPr>
        <w:rPr>
          <w:rFonts w:eastAsia="DengXian"/>
          <w:lang w:eastAsia="zh-CN"/>
        </w:rPr>
      </w:pPr>
    </w:p>
    <w:p w14:paraId="759B5F85"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996" w:name="_Toc210658572"/>
      <w:bookmarkStart w:id="997" w:name="_Toc210658670"/>
      <w:bookmarkStart w:id="998" w:name="_Toc210659388"/>
      <w:bookmarkStart w:id="999" w:name="_Toc211860365"/>
      <w:bookmarkStart w:id="1000" w:name="_Toc211860655"/>
      <w:bookmarkStart w:id="1001" w:name="_Toc211860874"/>
      <w:bookmarkStart w:id="1002" w:name="_Toc211861095"/>
      <w:bookmarkStart w:id="1003" w:name="_Toc211861501"/>
      <w:bookmarkStart w:id="1004" w:name="_Toc211861671"/>
      <w:bookmarkStart w:id="1005" w:name="_Toc211861887"/>
      <w:bookmarkStart w:id="1006" w:name="_Toc211861979"/>
      <w:bookmarkStart w:id="1007" w:name="_Toc211862378"/>
      <w:bookmarkStart w:id="1008" w:name="_Toc211862532"/>
      <w:r w:rsidRPr="00982845">
        <w:rPr>
          <w:szCs w:val="24"/>
          <w:lang w:eastAsia="zh-CN"/>
        </w:rPr>
        <w:t>NR MIMO Phase 6</w:t>
      </w:r>
      <w:bookmarkEnd w:id="996"/>
      <w:bookmarkEnd w:id="997"/>
      <w:bookmarkEnd w:id="998"/>
      <w:bookmarkEnd w:id="999"/>
      <w:bookmarkEnd w:id="1000"/>
      <w:bookmarkEnd w:id="1001"/>
      <w:bookmarkEnd w:id="1002"/>
      <w:bookmarkEnd w:id="1003"/>
      <w:bookmarkEnd w:id="1004"/>
      <w:bookmarkEnd w:id="1005"/>
      <w:bookmarkEnd w:id="1006"/>
      <w:bookmarkEnd w:id="1007"/>
      <w:bookmarkEnd w:id="1008"/>
    </w:p>
    <w:p w14:paraId="64AC7424" w14:textId="77777777" w:rsidR="009048F4" w:rsidRDefault="009048F4" w:rsidP="009048F4">
      <w:pPr>
        <w:rPr>
          <w:i/>
          <w:iCs/>
        </w:rPr>
      </w:pPr>
      <w:r w:rsidRPr="00982845">
        <w:rPr>
          <w:i/>
          <w:iCs/>
        </w:rPr>
        <w:t xml:space="preserve">Please refer to </w:t>
      </w:r>
      <w:r w:rsidRPr="00982845">
        <w:rPr>
          <w:rFonts w:eastAsia="DengXian"/>
          <w:i/>
          <w:iCs/>
          <w:lang w:eastAsia="zh-CN"/>
        </w:rPr>
        <w:t>RP-252936</w:t>
      </w:r>
      <w:r w:rsidRPr="00982845">
        <w:rPr>
          <w:i/>
          <w:iCs/>
        </w:rPr>
        <w:t xml:space="preserve"> for detailed scope of the WI. </w:t>
      </w:r>
    </w:p>
    <w:p w14:paraId="3C7ADE3A" w14:textId="77777777" w:rsidR="0053599D" w:rsidRPr="001A0567" w:rsidRDefault="0053599D" w:rsidP="0053599D">
      <w:pPr>
        <w:rPr>
          <w:lang w:val="en-US" w:eastAsia="x-none"/>
        </w:rPr>
      </w:pPr>
      <w:r w:rsidRPr="001A0567">
        <w:rPr>
          <w:lang w:val="en-US" w:eastAsia="x-none"/>
        </w:rPr>
        <w:t>[12</w:t>
      </w:r>
      <w:r w:rsidRPr="001A0567">
        <w:rPr>
          <w:rFonts w:eastAsia="DengXian" w:hint="eastAsia"/>
          <w:lang w:val="en-US" w:eastAsia="zh-CN"/>
        </w:rPr>
        <w:t>2bis</w:t>
      </w:r>
      <w:r w:rsidRPr="001A0567">
        <w:rPr>
          <w:lang w:val="en-US" w:eastAsia="x-none"/>
        </w:rPr>
        <w:t>-R</w:t>
      </w:r>
      <w:r w:rsidRPr="001A0567">
        <w:rPr>
          <w:rFonts w:eastAsia="DengXian" w:hint="eastAsia"/>
          <w:lang w:val="en-US" w:eastAsia="zh-CN"/>
        </w:rPr>
        <w:t>20</w:t>
      </w:r>
      <w:r w:rsidRPr="001A0567">
        <w:rPr>
          <w:lang w:val="en-US" w:eastAsia="x-none"/>
        </w:rPr>
        <w:t>-</w:t>
      </w:r>
      <w:r w:rsidRPr="001A0567">
        <w:rPr>
          <w:rFonts w:eastAsia="DengXian" w:hint="eastAsia"/>
          <w:lang w:val="en-US" w:eastAsia="zh-CN"/>
        </w:rPr>
        <w:t>MIMO</w:t>
      </w:r>
      <w:r w:rsidRPr="001A0567">
        <w:rPr>
          <w:lang w:val="en-US" w:eastAsia="x-none"/>
        </w:rPr>
        <w:t>] Email discussion on Rel-</w:t>
      </w:r>
      <w:r w:rsidRPr="001A0567">
        <w:rPr>
          <w:rFonts w:eastAsia="DengXian" w:hint="eastAsia"/>
          <w:lang w:val="en-US" w:eastAsia="zh-CN"/>
        </w:rPr>
        <w:t>20</w:t>
      </w:r>
      <w:r w:rsidRPr="001A0567">
        <w:rPr>
          <w:lang w:val="en-US" w:eastAsia="x-none"/>
        </w:rPr>
        <w:t xml:space="preserve"> </w:t>
      </w:r>
      <w:r w:rsidRPr="001A0567">
        <w:rPr>
          <w:rFonts w:eastAsia="DengXian" w:hint="eastAsia"/>
          <w:lang w:val="en-US" w:eastAsia="zh-CN"/>
        </w:rPr>
        <w:t>MIMO</w:t>
      </w:r>
      <w:r w:rsidRPr="001A0567">
        <w:rPr>
          <w:lang w:val="en-US" w:eastAsia="x-none"/>
        </w:rPr>
        <w:t xml:space="preserve"> – </w:t>
      </w:r>
      <w:r w:rsidRPr="001A0567">
        <w:rPr>
          <w:rFonts w:eastAsia="DengXian" w:hint="eastAsia"/>
          <w:lang w:val="en-US" w:eastAsia="zh-CN"/>
        </w:rPr>
        <w:t>Darcy (</w:t>
      </w:r>
      <w:r w:rsidRPr="001A0567">
        <w:rPr>
          <w:rFonts w:eastAsia="DengXian"/>
          <w:lang w:val="en-US" w:eastAsia="zh-CN"/>
        </w:rPr>
        <w:t>M</w:t>
      </w:r>
      <w:r w:rsidRPr="001A0567">
        <w:rPr>
          <w:rFonts w:eastAsia="DengXian" w:hint="eastAsia"/>
          <w:lang w:val="en-US" w:eastAsia="zh-CN"/>
        </w:rPr>
        <w:t>TK)</w:t>
      </w:r>
    </w:p>
    <w:p w14:paraId="65205EDB" w14:textId="50AC199B" w:rsidR="0053599D" w:rsidRDefault="0053599D" w:rsidP="0053599D">
      <w:pPr>
        <w:rPr>
          <w:lang w:eastAsia="x-none"/>
        </w:rPr>
      </w:pPr>
      <w:r w:rsidRPr="001A0567">
        <w:rPr>
          <w:lang w:eastAsia="x-none"/>
        </w:rPr>
        <w:t>To be used for sharing updates on online/offline schedule, details on what is to be discussed in online/offline sessions, tdoc number of the moderator summary for online session, etc</w:t>
      </w:r>
    </w:p>
    <w:p w14:paraId="08BF0A54" w14:textId="6FBBCD0D" w:rsidR="0053599D" w:rsidRPr="00274D64" w:rsidRDefault="004710F9" w:rsidP="0053599D">
      <w:pPr>
        <w:rPr>
          <w:rFonts w:eastAsia="DengXian"/>
          <w:b/>
          <w:bCs/>
          <w:lang w:eastAsia="zh-CN"/>
        </w:rPr>
      </w:pPr>
      <w:hyperlink r:id="rId879" w:history="1">
        <w:r w:rsidRPr="00075F13">
          <w:rPr>
            <w:rStyle w:val="Hyperlink"/>
            <w:rFonts w:eastAsia="DengXian"/>
            <w:b/>
            <w:bCs/>
            <w:highlight w:val="green"/>
            <w:lang w:eastAsia="zh-CN"/>
          </w:rPr>
          <w:t>R1-2508152</w:t>
        </w:r>
      </w:hyperlink>
      <w:r w:rsidR="00274D64">
        <w:rPr>
          <w:rFonts w:eastAsia="DengXian"/>
          <w:b/>
          <w:bCs/>
          <w:lang w:eastAsia="zh-CN"/>
        </w:rPr>
        <w:tab/>
      </w:r>
      <w:r w:rsidR="00274D64" w:rsidRPr="00274D64">
        <w:rPr>
          <w:rFonts w:eastAsia="DengXian"/>
          <w:b/>
          <w:bCs/>
          <w:lang w:eastAsia="zh-CN"/>
        </w:rPr>
        <w:t>Session Notes of AI 10.2</w:t>
      </w:r>
      <w:r w:rsidR="00274D64">
        <w:rPr>
          <w:rFonts w:eastAsia="DengXian"/>
          <w:b/>
          <w:bCs/>
          <w:lang w:eastAsia="zh-CN"/>
        </w:rPr>
        <w:tab/>
      </w:r>
      <w:r w:rsidR="00274D64" w:rsidRPr="00274D64">
        <w:rPr>
          <w:rFonts w:eastAsia="DengXian"/>
          <w:b/>
          <w:bCs/>
          <w:lang w:eastAsia="zh-CN"/>
        </w:rPr>
        <w:t>Ad-Hoc Chair (Ericsson)</w:t>
      </w:r>
    </w:p>
    <w:p w14:paraId="6B61382B" w14:textId="6BBFE860"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76EF4599" w14:textId="77777777" w:rsidR="00075F13" w:rsidRPr="00274D64" w:rsidRDefault="00075F13" w:rsidP="0053599D">
      <w:pPr>
        <w:rPr>
          <w:rFonts w:eastAsia="DengXian"/>
          <w:lang w:eastAsia="zh-CN"/>
        </w:rPr>
      </w:pPr>
    </w:p>
    <w:p w14:paraId="46F0689D" w14:textId="77777777" w:rsidR="009048F4" w:rsidRPr="00982845" w:rsidRDefault="009048F4" w:rsidP="004331CD">
      <w:pPr>
        <w:pStyle w:val="Heading3"/>
        <w:numPr>
          <w:ilvl w:val="2"/>
          <w:numId w:val="98"/>
        </w:numPr>
        <w:ind w:left="1080" w:hanging="1080"/>
      </w:pPr>
      <w:bookmarkStart w:id="1009" w:name="_Toc210658573"/>
      <w:bookmarkStart w:id="1010" w:name="_Toc210658671"/>
      <w:bookmarkStart w:id="1011" w:name="_Toc210659389"/>
      <w:bookmarkStart w:id="1012" w:name="_Toc211860366"/>
      <w:bookmarkStart w:id="1013" w:name="_Toc211860656"/>
      <w:bookmarkStart w:id="1014" w:name="_Toc211860875"/>
      <w:bookmarkStart w:id="1015" w:name="_Toc211861096"/>
      <w:bookmarkStart w:id="1016" w:name="_Toc211861502"/>
      <w:bookmarkStart w:id="1017" w:name="_Toc211861672"/>
      <w:bookmarkStart w:id="1018" w:name="_Toc211861888"/>
      <w:bookmarkStart w:id="1019" w:name="_Toc211861980"/>
      <w:bookmarkStart w:id="1020" w:name="_Toc211862379"/>
      <w:bookmarkStart w:id="1021" w:name="_Toc211862533"/>
      <w:r w:rsidRPr="00982845">
        <w:t>Improvement of SRS capacity and coverage</w:t>
      </w:r>
      <w:bookmarkEnd w:id="1009"/>
      <w:bookmarkEnd w:id="1010"/>
      <w:bookmarkEnd w:id="1011"/>
      <w:bookmarkEnd w:id="1012"/>
      <w:bookmarkEnd w:id="1013"/>
      <w:bookmarkEnd w:id="1014"/>
      <w:bookmarkEnd w:id="1015"/>
      <w:bookmarkEnd w:id="1016"/>
      <w:bookmarkEnd w:id="1017"/>
      <w:bookmarkEnd w:id="1018"/>
      <w:bookmarkEnd w:id="1019"/>
      <w:bookmarkEnd w:id="1020"/>
      <w:bookmarkEnd w:id="1021"/>
    </w:p>
    <w:p w14:paraId="0FEA1938" w14:textId="77777777" w:rsidR="009048F4" w:rsidRPr="00982845" w:rsidRDefault="009048F4" w:rsidP="009048F4">
      <w:pPr>
        <w:rPr>
          <w:rFonts w:eastAsia="DengXian"/>
          <w:i/>
          <w:iCs/>
          <w:lang w:eastAsia="zh-CN"/>
        </w:rPr>
      </w:pPr>
      <w:r w:rsidRPr="00982845">
        <w:rPr>
          <w:rFonts w:eastAsia="DengXian"/>
          <w:i/>
          <w:iCs/>
          <w:lang w:eastAsia="zh-CN"/>
        </w:rPr>
        <w:t>Including a) Multiple frequency-domain starting positions for SRS repetition, and b) Cross-slot SRS between one U slot and one adjacent S slot.</w:t>
      </w:r>
    </w:p>
    <w:p w14:paraId="7705DB07" w14:textId="77777777" w:rsidR="009F5716" w:rsidRDefault="009F5716" w:rsidP="009F5716">
      <w:pPr>
        <w:rPr>
          <w:rFonts w:eastAsia="DengXian"/>
          <w:lang w:eastAsia="zh-CN"/>
        </w:rPr>
      </w:pPr>
    </w:p>
    <w:p w14:paraId="36B082A5" w14:textId="77777777" w:rsidR="009F5716" w:rsidRPr="00403239" w:rsidRDefault="009F5716" w:rsidP="009F5716">
      <w:pPr>
        <w:rPr>
          <w:rFonts w:eastAsia="DengXian"/>
          <w:szCs w:val="22"/>
          <w:lang w:eastAsia="zh-CN"/>
        </w:rPr>
      </w:pPr>
      <w:r w:rsidRPr="00403239">
        <w:rPr>
          <w:b/>
          <w:szCs w:val="22"/>
          <w:highlight w:val="green"/>
        </w:rPr>
        <w:t>Agreement</w:t>
      </w:r>
      <w:r w:rsidRPr="00403239">
        <w:rPr>
          <w:szCs w:val="22"/>
          <w:highlight w:val="green"/>
        </w:rPr>
        <w:t>:</w:t>
      </w:r>
      <w:r w:rsidRPr="00403239">
        <w:rPr>
          <w:rFonts w:eastAsia="DengXian" w:hint="eastAsia"/>
          <w:szCs w:val="22"/>
          <w:lang w:eastAsia="zh-CN"/>
        </w:rPr>
        <w:t xml:space="preserve"> </w:t>
      </w:r>
    </w:p>
    <w:p w14:paraId="2C90CB62" w14:textId="77777777" w:rsidR="009F5716" w:rsidRPr="00403239" w:rsidRDefault="009F5716" w:rsidP="009F5716">
      <w:pPr>
        <w:contextualSpacing/>
        <w:rPr>
          <w:rFonts w:eastAsia="DengXian"/>
          <w:szCs w:val="22"/>
          <w:lang w:eastAsia="zh-CN"/>
        </w:rPr>
      </w:pPr>
      <w:r w:rsidRPr="00403239">
        <w:rPr>
          <w:rFonts w:eastAsia="DengXian"/>
          <w:szCs w:val="22"/>
          <w:lang w:eastAsia="zh-CN"/>
        </w:rPr>
        <w:t>For intra-repetition hopping for SRS repetition symbols within each SRS frequency hop</w:t>
      </w:r>
      <w:r w:rsidRPr="00403239">
        <w:rPr>
          <w:rFonts w:eastAsia="DengXian" w:hint="eastAsia"/>
          <w:szCs w:val="22"/>
          <w:lang w:eastAsia="zh-CN"/>
        </w:rPr>
        <w:t xml:space="preserve"> and K=R (i.e., each </w:t>
      </w:r>
      <w:r w:rsidRPr="00403239">
        <w:rPr>
          <w:rFonts w:eastAsia="DengXian"/>
          <w:szCs w:val="22"/>
          <w:lang w:eastAsia="zh-CN"/>
        </w:rPr>
        <w:t xml:space="preserve">subgroup includes </w:t>
      </w:r>
      <m:oMath>
        <m:r>
          <m:rPr>
            <m:sty m:val="p"/>
          </m:rPr>
          <w:rPr>
            <w:rFonts w:ascii="Cambria Math" w:eastAsia="DengXian" w:hAnsi="Cambria Math"/>
            <w:szCs w:val="22"/>
            <w:lang w:eastAsia="zh-CN"/>
          </w:rPr>
          <m:t>R/K=1</m:t>
        </m:r>
      </m:oMath>
      <w:r w:rsidRPr="00403239">
        <w:rPr>
          <w:rFonts w:eastAsia="DengXian" w:hint="eastAsia"/>
          <w:szCs w:val="22"/>
          <w:lang w:eastAsia="zh-CN"/>
        </w:rPr>
        <w:t xml:space="preserve"> </w:t>
      </w:r>
      <w:r w:rsidRPr="00403239">
        <w:rPr>
          <w:rFonts w:eastAsia="DengXian"/>
          <w:szCs w:val="22"/>
          <w:lang w:eastAsia="zh-CN"/>
        </w:rPr>
        <w:t>symbol</w:t>
      </w:r>
      <w:r w:rsidRPr="00403239">
        <w:rPr>
          <w:rFonts w:eastAsia="DengXian" w:hint="eastAsia"/>
          <w:szCs w:val="22"/>
          <w:lang w:eastAsia="zh-CN"/>
        </w:rPr>
        <w:t xml:space="preserve"> </w:t>
      </w:r>
      <w:r w:rsidRPr="00403239">
        <w:t xml:space="preserve">(or 1 pair of consecutive symbols for 8-Tx SRS with </w:t>
      </w:r>
      <w:r w:rsidRPr="00403239">
        <w:rPr>
          <w:i/>
          <w:iCs/>
        </w:rPr>
        <w:t>ports8tdm</w:t>
      </w:r>
      <w:r w:rsidRPr="00403239">
        <w:t>))</w:t>
      </w:r>
      <w:r w:rsidRPr="00403239">
        <w:rPr>
          <w:rFonts w:eastAsia="DengXian" w:hint="eastAsia"/>
          <w:szCs w:val="22"/>
          <w:lang w:eastAsia="zh-CN"/>
        </w:rPr>
        <w:t>)</w:t>
      </w:r>
      <w:r w:rsidRPr="00403239">
        <w:rPr>
          <w:rFonts w:eastAsia="DengXian"/>
          <w:szCs w:val="22"/>
          <w:lang w:eastAsia="zh-CN"/>
        </w:rPr>
        <w:t>,</w:t>
      </w:r>
      <w:r w:rsidRPr="00403239">
        <w:rPr>
          <w:rFonts w:eastAsia="DengXian" w:hint="eastAsia"/>
          <w:szCs w:val="22"/>
          <w:lang w:eastAsia="zh-CN"/>
        </w:rPr>
        <w:t xml:space="preserve"> the following </w:t>
      </w:r>
      <w:r w:rsidRPr="00403239">
        <w:rPr>
          <w:rFonts w:eastAsia="DengXian"/>
          <w:szCs w:val="22"/>
          <w:lang w:eastAsia="zh-CN"/>
        </w:rPr>
        <w:t>configuration</w:t>
      </w:r>
      <w:r w:rsidRPr="00403239">
        <w:rPr>
          <w:rFonts w:eastAsia="DengXian" w:hint="eastAsia"/>
          <w:szCs w:val="22"/>
          <w:lang w:eastAsia="zh-CN"/>
        </w:rPr>
        <w:t xml:space="preserve"> combinations and basic starting position patterns are supported</w:t>
      </w:r>
    </w:p>
    <w:p w14:paraId="49D74777"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=K=2, support pattern {0,1}</w:t>
      </w:r>
    </w:p>
    <w:p w14:paraId="62DD8A67"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=4 and K=2, s</w:t>
      </w:r>
      <w:r w:rsidRPr="00403239">
        <w:rPr>
          <w:rFonts w:eastAsia="DengXian"/>
          <w:lang w:eastAsia="zh-CN"/>
        </w:rPr>
        <w:t>elect</w:t>
      </w:r>
      <w:r w:rsidRPr="00403239">
        <w:rPr>
          <w:rFonts w:eastAsia="DengXian" w:hint="eastAsia"/>
          <w:lang w:eastAsia="zh-CN"/>
        </w:rPr>
        <w:t xml:space="preserve"> one of the following patterns:</w:t>
      </w:r>
    </w:p>
    <w:p w14:paraId="68137A04"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Alt 1: {0,2}</w:t>
      </w:r>
    </w:p>
    <w:p w14:paraId="4E3CDB2C"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 xml:space="preserve">Alt 2: </w:t>
      </w:r>
      <w:r w:rsidRPr="00403239">
        <w:rPr>
          <w:rFonts w:hint="eastAsia"/>
          <w:lang w:eastAsia="zh-CN"/>
        </w:rPr>
        <w:t>{0,1}</w:t>
      </w:r>
    </w:p>
    <w:p w14:paraId="0FB0FA28"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=K=4, s</w:t>
      </w:r>
      <w:r w:rsidRPr="00403239">
        <w:rPr>
          <w:rFonts w:eastAsia="DengXian"/>
          <w:lang w:eastAsia="zh-CN"/>
        </w:rPr>
        <w:t>elect</w:t>
      </w:r>
      <w:r w:rsidRPr="00403239">
        <w:rPr>
          <w:rFonts w:eastAsia="DengXian" w:hint="eastAsia"/>
          <w:lang w:eastAsia="zh-CN"/>
        </w:rPr>
        <w:t xml:space="preserve"> one of the following patterns:</w:t>
      </w:r>
    </w:p>
    <w:p w14:paraId="13799BD6"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Alt 1: {0,2,1,3}</w:t>
      </w:r>
    </w:p>
    <w:p w14:paraId="3B5C2946"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403239">
        <w:rPr>
          <w:rFonts w:eastAsia="DengXian" w:hint="eastAsia"/>
          <w:lang w:eastAsia="zh-CN"/>
        </w:rPr>
        <w:t>Alt 2:</w:t>
      </w:r>
      <w:r w:rsidRPr="00403239">
        <w:rPr>
          <w:lang w:eastAsia="ko-KR"/>
        </w:rPr>
        <w:t xml:space="preserve"> </w:t>
      </w:r>
      <w:r w:rsidRPr="00403239">
        <w:rPr>
          <w:rFonts w:hint="eastAsia"/>
          <w:lang w:eastAsia="zh-CN"/>
        </w:rPr>
        <w:t>{0,1,2,3}</w:t>
      </w:r>
    </w:p>
    <w:p w14:paraId="59A835AC" w14:textId="77777777" w:rsidR="009F5716" w:rsidRPr="00403239" w:rsidRDefault="009F5716" w:rsidP="009F5716">
      <w:pPr>
        <w:widowControl w:val="0"/>
        <w:spacing w:line="276" w:lineRule="auto"/>
        <w:jc w:val="both"/>
        <w:rPr>
          <w:rFonts w:eastAsia="DengXian"/>
          <w:lang w:eastAsia="zh-CN"/>
        </w:rPr>
      </w:pPr>
      <w:r w:rsidRPr="00403239">
        <w:rPr>
          <w:rFonts w:eastAsia="DengXian" w:hint="eastAsia"/>
          <w:lang w:eastAsia="zh-CN"/>
        </w:rPr>
        <w:t>N</w:t>
      </w:r>
      <w:r w:rsidRPr="00403239">
        <w:rPr>
          <w:rFonts w:eastAsia="DengXian"/>
          <w:lang w:eastAsia="zh-CN"/>
        </w:rPr>
        <w:t>ote</w:t>
      </w:r>
      <w:r w:rsidRPr="00403239">
        <w:rPr>
          <w:rFonts w:eastAsia="DengXian" w:hint="eastAsia"/>
          <w:lang w:eastAsia="zh-CN"/>
        </w:rPr>
        <w:t>: exact pattern(s) are deduced from the basic patterns. FFS details.</w:t>
      </w:r>
    </w:p>
    <w:p w14:paraId="2520001F" w14:textId="77777777" w:rsidR="009F5716" w:rsidRPr="00403239" w:rsidRDefault="009F5716" w:rsidP="009F5716">
      <w:pPr>
        <w:rPr>
          <w:rFonts w:eastAsia="DengXian"/>
          <w:lang w:eastAsia="zh-CN"/>
        </w:rPr>
      </w:pPr>
    </w:p>
    <w:p w14:paraId="57B169AC" w14:textId="77777777" w:rsidR="009F5716" w:rsidRPr="00403239" w:rsidRDefault="009F5716" w:rsidP="009F5716">
      <w:pPr>
        <w:rPr>
          <w:rFonts w:eastAsia="DengXian"/>
          <w:szCs w:val="22"/>
          <w:lang w:eastAsia="zh-CN"/>
        </w:rPr>
      </w:pPr>
      <w:r w:rsidRPr="00403239">
        <w:rPr>
          <w:b/>
          <w:szCs w:val="22"/>
          <w:highlight w:val="green"/>
        </w:rPr>
        <w:t>Agreement</w:t>
      </w:r>
      <w:r w:rsidRPr="00403239">
        <w:rPr>
          <w:szCs w:val="22"/>
          <w:highlight w:val="green"/>
        </w:rPr>
        <w:t>:</w:t>
      </w:r>
      <w:r w:rsidRPr="00403239">
        <w:rPr>
          <w:rFonts w:eastAsia="DengXian" w:hint="eastAsia"/>
          <w:szCs w:val="22"/>
          <w:lang w:eastAsia="zh-CN"/>
        </w:rPr>
        <w:t xml:space="preserve"> </w:t>
      </w:r>
    </w:p>
    <w:p w14:paraId="4C2FBF1B" w14:textId="77777777" w:rsidR="009F5716" w:rsidRPr="00403239" w:rsidRDefault="009F5716" w:rsidP="009F5716">
      <w:pPr>
        <w:contextualSpacing/>
        <w:rPr>
          <w:rFonts w:eastAsia="DengXian"/>
          <w:szCs w:val="22"/>
          <w:lang w:eastAsia="zh-CN"/>
        </w:rPr>
      </w:pPr>
      <w:r w:rsidRPr="00403239">
        <w:rPr>
          <w:rFonts w:eastAsia="DengXian"/>
          <w:szCs w:val="22"/>
          <w:lang w:eastAsia="zh-CN"/>
        </w:rPr>
        <w:lastRenderedPageBreak/>
        <w:t>For intra-repetition hopping for SRS repetition symbols within each SRS frequency hop</w:t>
      </w:r>
      <w:r w:rsidRPr="00403239">
        <w:rPr>
          <w:rFonts w:eastAsia="DengXian" w:hint="eastAsia"/>
          <w:szCs w:val="22"/>
          <w:lang w:eastAsia="zh-CN"/>
        </w:rPr>
        <w:t xml:space="preserve"> and K&lt;R (i.e., each </w:t>
      </w:r>
      <w:r w:rsidRPr="00403239">
        <w:rPr>
          <w:rFonts w:eastAsia="DengXian"/>
          <w:szCs w:val="22"/>
          <w:lang w:eastAsia="zh-CN"/>
        </w:rPr>
        <w:t xml:space="preserve">subgroup includes </w:t>
      </w:r>
      <m:oMath>
        <m:f>
          <m:fPr>
            <m:ctrlPr>
              <w:rPr>
                <w:rFonts w:ascii="Cambria Math" w:eastAsia="DengXian" w:hAnsi="Cambria Math"/>
                <w:szCs w:val="22"/>
                <w:lang w:eastAsia="zh-CN"/>
              </w:rPr>
            </m:ctrlPr>
          </m:fPr>
          <m:num>
            <m:r>
              <w:rPr>
                <w:rFonts w:ascii="Cambria Math" w:eastAsia="DengXian" w:hAnsi="Cambria Math"/>
                <w:szCs w:val="22"/>
                <w:lang w:eastAsia="zh-CN"/>
              </w:rPr>
              <m:t>R</m:t>
            </m:r>
            <m:ctrlPr>
              <w:rPr>
                <w:rFonts w:ascii="Cambria Math" w:eastAsia="DengXian" w:hAnsi="Cambria Math"/>
                <w:i/>
                <w:iCs/>
                <w:szCs w:val="22"/>
                <w:lang w:eastAsia="zh-CN"/>
              </w:rPr>
            </m:ctrlPr>
          </m:num>
          <m:den>
            <m:r>
              <w:rPr>
                <w:rFonts w:ascii="Cambria Math" w:eastAsia="DengXian" w:hAnsi="Cambria Math"/>
                <w:szCs w:val="22"/>
                <w:lang w:eastAsia="zh-CN"/>
              </w:rPr>
              <m:t>K</m:t>
            </m:r>
          </m:den>
        </m:f>
        <m:r>
          <m:rPr>
            <m:sty m:val="p"/>
          </m:rPr>
          <w:rPr>
            <w:rFonts w:ascii="Cambria Math" w:eastAsia="DengXian" w:hAnsi="Cambria Math"/>
            <w:szCs w:val="22"/>
            <w:lang w:eastAsia="zh-CN"/>
          </w:rPr>
          <m:t>&gt;1</m:t>
        </m:r>
      </m:oMath>
      <w:r w:rsidRPr="00403239">
        <w:rPr>
          <w:rFonts w:eastAsia="DengXian" w:hint="eastAsia"/>
          <w:szCs w:val="22"/>
          <w:lang w:eastAsia="zh-CN"/>
        </w:rPr>
        <w:t xml:space="preserve"> </w:t>
      </w:r>
      <w:r w:rsidRPr="00403239">
        <w:rPr>
          <w:rFonts w:eastAsia="DengXian"/>
          <w:szCs w:val="22"/>
          <w:lang w:eastAsia="zh-CN"/>
        </w:rPr>
        <w:t>symbol</w:t>
      </w:r>
      <w:r w:rsidRPr="00403239">
        <w:rPr>
          <w:rFonts w:eastAsia="DengXian" w:hint="eastAsia"/>
          <w:szCs w:val="22"/>
          <w:lang w:eastAsia="zh-CN"/>
        </w:rPr>
        <w:t xml:space="preserve"> </w:t>
      </w:r>
      <w:r w:rsidRPr="00403239">
        <w:t xml:space="preserve">(or &gt;1 pair of consecutive symbols for 8-Tx SRS with </w:t>
      </w:r>
      <w:r w:rsidRPr="00403239">
        <w:rPr>
          <w:i/>
          <w:iCs/>
        </w:rPr>
        <w:t>ports8tdm</w:t>
      </w:r>
      <w:r w:rsidRPr="00403239">
        <w:t>)</w:t>
      </w:r>
      <w:r w:rsidRPr="00403239">
        <w:rPr>
          <w:rFonts w:eastAsia="DengXian" w:hint="eastAsia"/>
          <w:szCs w:val="22"/>
          <w:lang w:eastAsia="zh-CN"/>
        </w:rPr>
        <w:t>)</w:t>
      </w:r>
      <w:r w:rsidRPr="00403239">
        <w:rPr>
          <w:rFonts w:eastAsia="DengXian"/>
          <w:szCs w:val="22"/>
          <w:lang w:eastAsia="zh-CN"/>
        </w:rPr>
        <w:t>,</w:t>
      </w:r>
      <w:r w:rsidRPr="00403239">
        <w:rPr>
          <w:rFonts w:eastAsia="DengXian" w:hint="eastAsia"/>
          <w:szCs w:val="22"/>
          <w:lang w:eastAsia="zh-CN"/>
        </w:rPr>
        <w:t xml:space="preserve"> support the following </w:t>
      </w:r>
      <w:r w:rsidRPr="00403239">
        <w:rPr>
          <w:rFonts w:eastAsia="DengXian"/>
          <w:szCs w:val="22"/>
          <w:lang w:eastAsia="zh-CN"/>
        </w:rPr>
        <w:t>configuration</w:t>
      </w:r>
      <w:r w:rsidRPr="00403239">
        <w:rPr>
          <w:rFonts w:eastAsia="DengXian" w:hint="eastAsia"/>
          <w:szCs w:val="22"/>
          <w:lang w:eastAsia="zh-CN"/>
        </w:rPr>
        <w:t xml:space="preserve"> combinations and basic starting position patterns</w:t>
      </w:r>
    </w:p>
    <w:p w14:paraId="5EC33D8F"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 xml:space="preserve">=K=2, </w:t>
      </w:r>
      <w:r w:rsidRPr="00403239">
        <w:rPr>
          <w:rFonts w:eastAsia="DengXian"/>
          <w:lang w:eastAsia="zh-CN"/>
        </w:rPr>
        <w:t>select</w:t>
      </w:r>
      <w:r w:rsidRPr="00403239">
        <w:rPr>
          <w:rFonts w:eastAsia="DengXian" w:hint="eastAsia"/>
          <w:lang w:eastAsia="zh-CN"/>
        </w:rPr>
        <w:t xml:space="preserve"> </w:t>
      </w:r>
      <w:r w:rsidRPr="00403239">
        <w:rPr>
          <w:rFonts w:eastAsia="DengXian"/>
          <w:lang w:eastAsia="zh-CN"/>
        </w:rPr>
        <w:t xml:space="preserve">at least </w:t>
      </w:r>
      <w:r w:rsidRPr="00403239">
        <w:rPr>
          <w:rFonts w:eastAsia="DengXian" w:hint="eastAsia"/>
          <w:lang w:eastAsia="zh-CN"/>
        </w:rPr>
        <w:t xml:space="preserve">one </w:t>
      </w:r>
      <w:r w:rsidRPr="00403239">
        <w:rPr>
          <w:rFonts w:eastAsia="DengXian"/>
          <w:lang w:eastAsia="zh-CN"/>
        </w:rPr>
        <w:t>of</w:t>
      </w:r>
      <w:r w:rsidRPr="00403239">
        <w:rPr>
          <w:rFonts w:eastAsia="DengXian" w:hint="eastAsia"/>
          <w:lang w:eastAsia="zh-CN"/>
        </w:rPr>
        <w:t xml:space="preserve"> the following basic patterns:</w:t>
      </w:r>
    </w:p>
    <w:p w14:paraId="031D6D1F"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Alt 1 (consecutive mapping): {0,</w:t>
      </w:r>
      <w:r w:rsidRPr="00403239">
        <w:rPr>
          <w:rFonts w:eastAsia="DengXian"/>
          <w:lang w:eastAsia="zh-CN"/>
        </w:rPr>
        <w:t>…</w:t>
      </w:r>
      <w:r w:rsidRPr="00403239">
        <w:rPr>
          <w:rFonts w:eastAsia="DengXian" w:hint="eastAsia"/>
          <w:lang w:eastAsia="zh-CN"/>
        </w:rPr>
        <w:t>,0,1,</w:t>
      </w:r>
      <w:r w:rsidRPr="00403239">
        <w:rPr>
          <w:rFonts w:eastAsia="DengXian"/>
          <w:lang w:eastAsia="zh-CN"/>
        </w:rPr>
        <w:t>…</w:t>
      </w:r>
      <w:r w:rsidRPr="00403239">
        <w:rPr>
          <w:rFonts w:eastAsia="DengXian" w:hint="eastAsia"/>
          <w:lang w:eastAsia="zh-CN"/>
        </w:rPr>
        <w:t>,1}</w:t>
      </w:r>
    </w:p>
    <w:p w14:paraId="1AEFED65"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Alt 2 (non-consecutive mapping): {0,1,,</w:t>
      </w:r>
      <w:r w:rsidRPr="00403239">
        <w:rPr>
          <w:rFonts w:eastAsia="DengXian"/>
          <w:lang w:eastAsia="zh-CN"/>
        </w:rPr>
        <w:t>…</w:t>
      </w:r>
      <w:r w:rsidRPr="00403239">
        <w:rPr>
          <w:rFonts w:eastAsia="DengXian" w:hint="eastAsia"/>
          <w:lang w:eastAsia="zh-CN"/>
        </w:rPr>
        <w:t>,0,1}</w:t>
      </w:r>
    </w:p>
    <w:p w14:paraId="0172F8D7"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=4 and K=2, down select from the following basic patterns:</w:t>
      </w:r>
    </w:p>
    <w:p w14:paraId="32C0FC9D"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Alt 1-1 (consecutive mapping):{0,</w:t>
      </w:r>
      <w:r w:rsidRPr="00403239">
        <w:rPr>
          <w:rFonts w:eastAsia="DengXian"/>
          <w:lang w:eastAsia="zh-CN"/>
        </w:rPr>
        <w:t>…</w:t>
      </w:r>
      <w:r w:rsidRPr="00403239">
        <w:rPr>
          <w:rFonts w:eastAsia="DengXian" w:hint="eastAsia"/>
          <w:lang w:eastAsia="zh-CN"/>
        </w:rPr>
        <w:t>,0,2,</w:t>
      </w:r>
      <w:r w:rsidRPr="00403239">
        <w:rPr>
          <w:rFonts w:eastAsia="DengXian"/>
          <w:lang w:eastAsia="zh-CN"/>
        </w:rPr>
        <w:t>…</w:t>
      </w:r>
      <w:r w:rsidRPr="00403239">
        <w:rPr>
          <w:rFonts w:eastAsia="DengXian" w:hint="eastAsia"/>
          <w:lang w:eastAsia="zh-CN"/>
        </w:rPr>
        <w:t>,2}</w:t>
      </w:r>
    </w:p>
    <w:p w14:paraId="30A7E8D5"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lang w:eastAsia="zh-CN"/>
        </w:rPr>
      </w:pPr>
      <w:r w:rsidRPr="00403239">
        <w:rPr>
          <w:rFonts w:eastAsia="DengXian" w:hint="eastAsia"/>
          <w:lang w:eastAsia="zh-CN"/>
        </w:rPr>
        <w:t>Alt 1-2 (consecutive mapping):{0,...,0,1,</w:t>
      </w:r>
      <w:r w:rsidRPr="00403239">
        <w:rPr>
          <w:rFonts w:eastAsia="DengXian"/>
          <w:lang w:eastAsia="zh-CN"/>
        </w:rPr>
        <w:t>…</w:t>
      </w:r>
      <w:r w:rsidRPr="00403239">
        <w:rPr>
          <w:rFonts w:eastAsia="DengXian" w:hint="eastAsia"/>
          <w:lang w:eastAsia="zh-CN"/>
        </w:rPr>
        <w:t>,1}</w:t>
      </w:r>
    </w:p>
    <w:p w14:paraId="349BF188"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lang w:eastAsia="zh-CN"/>
        </w:rPr>
      </w:pPr>
      <w:r w:rsidRPr="00403239">
        <w:rPr>
          <w:rFonts w:eastAsia="DengXian" w:hint="eastAsia"/>
          <w:lang w:eastAsia="zh-CN"/>
        </w:rPr>
        <w:t>Alt 2-1 (non-consecutive mapping):{0,2,</w:t>
      </w:r>
      <w:r w:rsidRPr="00403239">
        <w:rPr>
          <w:rFonts w:eastAsia="DengXian"/>
          <w:lang w:eastAsia="zh-CN"/>
        </w:rPr>
        <w:t>…</w:t>
      </w:r>
      <w:r w:rsidRPr="00403239">
        <w:rPr>
          <w:rFonts w:eastAsia="DengXian" w:hint="eastAsia"/>
          <w:lang w:eastAsia="zh-CN"/>
        </w:rPr>
        <w:t>,0,2}</w:t>
      </w:r>
    </w:p>
    <w:p w14:paraId="5D8DCECD"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lang w:eastAsia="zh-CN"/>
        </w:rPr>
      </w:pPr>
      <w:r w:rsidRPr="00403239">
        <w:rPr>
          <w:rFonts w:eastAsia="DengXian" w:hint="eastAsia"/>
          <w:lang w:eastAsia="zh-CN"/>
        </w:rPr>
        <w:t>Alt 2-2 (non-consecutive mapping): {0,1,</w:t>
      </w:r>
      <w:r w:rsidRPr="00403239">
        <w:rPr>
          <w:rFonts w:eastAsia="DengXian"/>
          <w:lang w:eastAsia="zh-CN"/>
        </w:rPr>
        <w:t>…</w:t>
      </w:r>
      <w:r w:rsidRPr="00403239">
        <w:rPr>
          <w:rFonts w:eastAsia="DengXian" w:hint="eastAsia"/>
          <w:lang w:eastAsia="zh-CN"/>
        </w:rPr>
        <w:t>,0,1}</w:t>
      </w:r>
    </w:p>
    <w:p w14:paraId="24436F3F" w14:textId="77777777" w:rsidR="009F5716" w:rsidRPr="00403239"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when P</w:t>
      </w:r>
      <w:r w:rsidRPr="00403239">
        <w:rPr>
          <w:rFonts w:eastAsia="DengXian" w:hint="eastAsia"/>
          <w:vertAlign w:val="subscript"/>
          <w:lang w:eastAsia="zh-CN"/>
        </w:rPr>
        <w:t>F</w:t>
      </w:r>
      <w:r w:rsidRPr="00403239">
        <w:rPr>
          <w:rFonts w:eastAsia="DengXian" w:hint="eastAsia"/>
          <w:lang w:eastAsia="zh-CN"/>
        </w:rPr>
        <w:t>=K=4, down select from the following basic patterns:</w:t>
      </w:r>
    </w:p>
    <w:p w14:paraId="4A0F7ABC"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03239">
        <w:rPr>
          <w:rFonts w:eastAsia="DengXian" w:hint="eastAsia"/>
          <w:lang w:eastAsia="zh-CN"/>
        </w:rPr>
        <w:t>Alt 1-1 (consecutive mapping): {0,</w:t>
      </w:r>
      <w:r w:rsidRPr="00403239">
        <w:rPr>
          <w:rFonts w:eastAsia="DengXian"/>
          <w:lang w:eastAsia="zh-CN"/>
        </w:rPr>
        <w:t>…</w:t>
      </w:r>
      <w:r w:rsidRPr="00403239">
        <w:rPr>
          <w:rFonts w:eastAsia="DengXian" w:hint="eastAsia"/>
          <w:lang w:eastAsia="zh-CN"/>
        </w:rPr>
        <w:t>,0,2,</w:t>
      </w:r>
      <w:r w:rsidRPr="00403239">
        <w:rPr>
          <w:rFonts w:eastAsia="DengXian"/>
          <w:lang w:eastAsia="zh-CN"/>
        </w:rPr>
        <w:t>…</w:t>
      </w:r>
      <w:r w:rsidRPr="00403239">
        <w:rPr>
          <w:rFonts w:eastAsia="DengXian" w:hint="eastAsia"/>
          <w:lang w:eastAsia="zh-CN"/>
        </w:rPr>
        <w:t>,2,1,</w:t>
      </w:r>
      <w:r w:rsidRPr="00403239">
        <w:rPr>
          <w:rFonts w:eastAsia="DengXian"/>
          <w:lang w:eastAsia="zh-CN"/>
        </w:rPr>
        <w:t>…</w:t>
      </w:r>
      <w:r w:rsidRPr="00403239">
        <w:rPr>
          <w:rFonts w:eastAsia="DengXian" w:hint="eastAsia"/>
          <w:lang w:eastAsia="zh-CN"/>
        </w:rPr>
        <w:t>,1,3,</w:t>
      </w:r>
      <w:r w:rsidRPr="00403239">
        <w:rPr>
          <w:rFonts w:eastAsia="DengXian"/>
          <w:lang w:eastAsia="zh-CN"/>
        </w:rPr>
        <w:t>…</w:t>
      </w:r>
      <w:r w:rsidRPr="00403239">
        <w:rPr>
          <w:rFonts w:eastAsia="DengXian" w:hint="eastAsia"/>
          <w:lang w:eastAsia="zh-CN"/>
        </w:rPr>
        <w:t>,3}</w:t>
      </w:r>
    </w:p>
    <w:p w14:paraId="4EE456A3"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lang w:eastAsia="zh-CN"/>
        </w:rPr>
      </w:pPr>
      <w:r w:rsidRPr="00403239">
        <w:rPr>
          <w:rFonts w:eastAsia="DengXian" w:hint="eastAsia"/>
          <w:lang w:eastAsia="zh-CN"/>
        </w:rPr>
        <w:t>Alt 1-2 (consecutive mapping): {</w:t>
      </w:r>
      <w:r w:rsidRPr="00403239">
        <w:rPr>
          <w:rFonts w:hint="eastAsia"/>
          <w:lang w:eastAsia="zh-CN"/>
        </w:rPr>
        <w:t>0,</w:t>
      </w:r>
      <w:r w:rsidRPr="00403239">
        <w:rPr>
          <w:lang w:eastAsia="zh-CN"/>
        </w:rPr>
        <w:t>…</w:t>
      </w:r>
      <w:r w:rsidRPr="00403239">
        <w:rPr>
          <w:rFonts w:hint="eastAsia"/>
          <w:lang w:eastAsia="zh-CN"/>
        </w:rPr>
        <w:t>,0,1,</w:t>
      </w:r>
      <w:r w:rsidRPr="00403239">
        <w:rPr>
          <w:lang w:eastAsia="zh-CN"/>
        </w:rPr>
        <w:t>…</w:t>
      </w:r>
      <w:r w:rsidRPr="00403239">
        <w:rPr>
          <w:rFonts w:hint="eastAsia"/>
          <w:lang w:eastAsia="zh-CN"/>
        </w:rPr>
        <w:t>,1,2,</w:t>
      </w:r>
      <w:r w:rsidRPr="00403239">
        <w:rPr>
          <w:lang w:eastAsia="zh-CN"/>
        </w:rPr>
        <w:t>…</w:t>
      </w:r>
      <w:r w:rsidRPr="00403239">
        <w:rPr>
          <w:rFonts w:hint="eastAsia"/>
          <w:lang w:eastAsia="zh-CN"/>
        </w:rPr>
        <w:t>2,3,</w:t>
      </w:r>
      <w:r w:rsidRPr="00403239">
        <w:rPr>
          <w:lang w:eastAsia="zh-CN"/>
        </w:rPr>
        <w:t>…</w:t>
      </w:r>
      <w:r w:rsidRPr="00403239">
        <w:rPr>
          <w:rFonts w:hint="eastAsia"/>
          <w:lang w:eastAsia="zh-CN"/>
        </w:rPr>
        <w:t>,3}</w:t>
      </w:r>
    </w:p>
    <w:p w14:paraId="28DC8AFA" w14:textId="77777777" w:rsidR="009F5716" w:rsidRPr="00403239" w:rsidRDefault="009F5716" w:rsidP="009F5716">
      <w:pPr>
        <w:pStyle w:val="ListParagraph"/>
        <w:numPr>
          <w:ilvl w:val="1"/>
          <w:numId w:val="174"/>
        </w:numPr>
        <w:overflowPunct/>
        <w:autoSpaceDE/>
        <w:autoSpaceDN/>
        <w:adjustRightInd/>
        <w:spacing w:after="160" w:line="276" w:lineRule="auto"/>
        <w:textAlignment w:val="auto"/>
        <w:rPr>
          <w:lang w:eastAsia="zh-CN"/>
        </w:rPr>
      </w:pPr>
      <w:r w:rsidRPr="00403239">
        <w:rPr>
          <w:rFonts w:eastAsia="DengXian" w:hint="eastAsia"/>
          <w:lang w:eastAsia="zh-CN"/>
        </w:rPr>
        <w:t>Alt 2-1 (non-consecutive mapping): {0,2,1,3,</w:t>
      </w:r>
      <w:r w:rsidRPr="00403239">
        <w:rPr>
          <w:rFonts w:eastAsia="DengXian"/>
          <w:lang w:eastAsia="zh-CN"/>
        </w:rPr>
        <w:t>…</w:t>
      </w:r>
      <w:r w:rsidRPr="00403239">
        <w:rPr>
          <w:rFonts w:eastAsia="DengXian" w:hint="eastAsia"/>
          <w:lang w:eastAsia="zh-CN"/>
        </w:rPr>
        <w:t>,0,2,1,3}</w:t>
      </w:r>
    </w:p>
    <w:p w14:paraId="2FCC518B" w14:textId="77777777" w:rsidR="009F5716" w:rsidRPr="00403239" w:rsidRDefault="009F5716" w:rsidP="009F5716">
      <w:pPr>
        <w:pStyle w:val="ListParagraph"/>
        <w:numPr>
          <w:ilvl w:val="1"/>
          <w:numId w:val="174"/>
        </w:numPr>
        <w:overflowPunct/>
        <w:autoSpaceDE/>
        <w:autoSpaceDN/>
        <w:adjustRightInd/>
        <w:spacing w:after="0" w:line="276" w:lineRule="auto"/>
        <w:textAlignment w:val="auto"/>
        <w:rPr>
          <w:rFonts w:eastAsia="DengXian"/>
          <w:sz w:val="22"/>
          <w:szCs w:val="28"/>
          <w:lang w:eastAsia="zh-CN"/>
        </w:rPr>
      </w:pPr>
      <w:r w:rsidRPr="00403239">
        <w:rPr>
          <w:rFonts w:eastAsia="DengXian" w:hint="eastAsia"/>
          <w:lang w:eastAsia="zh-CN"/>
        </w:rPr>
        <w:t xml:space="preserve">Alt 2-2 (non-consecutive mapping): </w:t>
      </w:r>
      <w:r w:rsidRPr="00403239">
        <w:rPr>
          <w:rFonts w:hint="eastAsia"/>
          <w:lang w:eastAsia="zh-CN"/>
        </w:rPr>
        <w:t>{0,1,2,3,</w:t>
      </w:r>
      <w:r w:rsidRPr="00403239">
        <w:rPr>
          <w:lang w:eastAsia="zh-CN"/>
        </w:rPr>
        <w:t>…</w:t>
      </w:r>
      <w:r w:rsidRPr="00403239">
        <w:rPr>
          <w:rFonts w:hint="eastAsia"/>
          <w:lang w:eastAsia="zh-CN"/>
        </w:rPr>
        <w:t>,0,1,2,3}</w:t>
      </w:r>
    </w:p>
    <w:p w14:paraId="4C61083A" w14:textId="77777777" w:rsidR="009F5716" w:rsidRPr="00403239" w:rsidRDefault="009F5716" w:rsidP="009F5716">
      <w:pPr>
        <w:widowControl w:val="0"/>
        <w:spacing w:line="276" w:lineRule="auto"/>
        <w:jc w:val="both"/>
        <w:rPr>
          <w:rFonts w:eastAsia="DengXian"/>
          <w:lang w:eastAsia="zh-CN"/>
        </w:rPr>
      </w:pPr>
      <w:r w:rsidRPr="00403239">
        <w:rPr>
          <w:rFonts w:eastAsia="DengXian" w:hint="eastAsia"/>
          <w:lang w:eastAsia="zh-CN"/>
        </w:rPr>
        <w:t>N</w:t>
      </w:r>
      <w:r w:rsidRPr="00403239">
        <w:rPr>
          <w:rFonts w:eastAsia="DengXian"/>
          <w:lang w:eastAsia="zh-CN"/>
        </w:rPr>
        <w:t>ote</w:t>
      </w:r>
      <w:r w:rsidRPr="00403239">
        <w:rPr>
          <w:rFonts w:eastAsia="DengXian" w:hint="eastAsia"/>
          <w:lang w:eastAsia="zh-CN"/>
        </w:rPr>
        <w:t>: exact patterns are deduced from the basic patterns. FFS details.</w:t>
      </w:r>
    </w:p>
    <w:p w14:paraId="418584E4" w14:textId="77777777" w:rsidR="009F5716" w:rsidRDefault="009F5716" w:rsidP="009F5716">
      <w:pPr>
        <w:rPr>
          <w:rFonts w:eastAsia="DengXian"/>
          <w:lang w:eastAsia="zh-CN"/>
        </w:rPr>
      </w:pPr>
    </w:p>
    <w:p w14:paraId="3A480747" w14:textId="77777777" w:rsidR="009F5716" w:rsidRPr="00BF4FA8" w:rsidRDefault="009F5716" w:rsidP="009F5716">
      <w:r w:rsidRPr="005B5E3F">
        <w:rPr>
          <w:highlight w:val="green"/>
        </w:rPr>
        <w:t>Agreement</w:t>
      </w:r>
    </w:p>
    <w:p w14:paraId="784C1092" w14:textId="77777777" w:rsidR="009F5716" w:rsidRPr="007727B5" w:rsidRDefault="009F5716" w:rsidP="009F5716">
      <w:pPr>
        <w:snapToGrid w:val="0"/>
        <w:jc w:val="both"/>
        <w:rPr>
          <w:rFonts w:eastAsia="DengXian"/>
          <w:bCs/>
          <w:szCs w:val="22"/>
          <w:lang w:eastAsia="zh-CN"/>
        </w:rPr>
      </w:pPr>
      <w:r w:rsidRPr="007727B5">
        <w:rPr>
          <w:rFonts w:eastAsia="DengXian"/>
          <w:bCs/>
          <w:szCs w:val="22"/>
          <w:lang w:eastAsia="zh-CN"/>
        </w:rPr>
        <w:t xml:space="preserve">To determine the time-domain location of </w:t>
      </w:r>
      <w:r w:rsidRPr="007727B5">
        <w:rPr>
          <w:rFonts w:eastAsia="DengXian" w:hint="eastAsia"/>
          <w:bCs/>
          <w:szCs w:val="22"/>
          <w:lang w:eastAsia="zh-CN"/>
        </w:rPr>
        <w:t xml:space="preserve">a </w:t>
      </w:r>
      <w:r w:rsidRPr="007727B5">
        <w:rPr>
          <w:rFonts w:eastAsia="DengXian"/>
          <w:bCs/>
          <w:szCs w:val="22"/>
          <w:lang w:eastAsia="zh-CN"/>
        </w:rPr>
        <w:t>cross-slot SRS</w:t>
      </w:r>
      <w:r w:rsidRPr="007727B5">
        <w:rPr>
          <w:rFonts w:eastAsia="DengXian" w:hint="eastAsia"/>
          <w:bCs/>
          <w:szCs w:val="22"/>
          <w:lang w:eastAsia="zh-CN"/>
        </w:rPr>
        <w:t xml:space="preserve"> resource,</w:t>
      </w:r>
    </w:p>
    <w:p w14:paraId="1924B2D1" w14:textId="77777777" w:rsidR="009F5716" w:rsidRPr="007727B5" w:rsidRDefault="009F5716" w:rsidP="009F5716">
      <w:pPr>
        <w:pStyle w:val="ListParagraph"/>
        <w:numPr>
          <w:ilvl w:val="0"/>
          <w:numId w:val="175"/>
        </w:numPr>
        <w:overflowPunct/>
        <w:autoSpaceDE/>
        <w:autoSpaceDN/>
        <w:adjustRightInd/>
        <w:snapToGrid w:val="0"/>
        <w:spacing w:after="160" w:line="259" w:lineRule="auto"/>
        <w:jc w:val="both"/>
        <w:textAlignment w:val="auto"/>
        <w:rPr>
          <w:rFonts w:eastAsia="DengXian"/>
          <w:bCs/>
          <w:szCs w:val="22"/>
          <w:lang w:eastAsia="zh-CN"/>
        </w:rPr>
      </w:pPr>
      <w:r w:rsidRPr="007727B5">
        <w:rPr>
          <w:rFonts w:eastAsia="DengXian"/>
          <w:bCs/>
          <w:szCs w:val="22"/>
          <w:lang w:eastAsia="zh-CN"/>
        </w:rPr>
        <w:t>‘</w:t>
      </w:r>
      <m:oMath>
        <m:sSub>
          <m:sSubPr>
            <m:ctrlPr>
              <w:rPr>
                <w:rFonts w:ascii="Cambria Math" w:eastAsia="DengXian" w:hAnsi="Cambria Math"/>
                <w:bCs/>
                <w:szCs w:val="22"/>
                <w:lang w:eastAsia="zh-CN"/>
              </w:rPr>
            </m:ctrlPr>
          </m:sSubPr>
          <m:e>
            <m:r>
              <m:rPr>
                <m:sty m:val="bi"/>
              </m:rPr>
              <w:rPr>
                <w:rFonts w:ascii="Cambria Math" w:eastAsia="DengXian" w:hAnsi="Cambria Math"/>
                <w:szCs w:val="22"/>
                <w:lang w:eastAsia="zh-CN"/>
              </w:rPr>
              <m:t>l</m:t>
            </m:r>
          </m:e>
          <m:sub>
            <m:r>
              <m:rPr>
                <m:sty m:val="b"/>
              </m:rPr>
              <w:rPr>
                <w:rFonts w:ascii="Cambria Math" w:eastAsia="DengXian" w:hAnsi="Cambria Math"/>
                <w:szCs w:val="22"/>
                <w:lang w:eastAsia="zh-CN"/>
              </w:rPr>
              <m:t>0</m:t>
            </m:r>
          </m:sub>
        </m:sSub>
      </m:oMath>
      <w:r w:rsidRPr="007727B5">
        <w:rPr>
          <w:rFonts w:eastAsia="DengXian"/>
          <w:bCs/>
          <w:szCs w:val="22"/>
          <w:lang w:eastAsia="zh-CN"/>
        </w:rPr>
        <w:t xml:space="preserve">’ </w:t>
      </w:r>
      <w:r w:rsidRPr="007727B5">
        <w:rPr>
          <w:rFonts w:eastAsia="DengXian" w:hint="eastAsia"/>
          <w:bCs/>
          <w:szCs w:val="22"/>
          <w:lang w:eastAsia="zh-CN"/>
        </w:rPr>
        <w:t xml:space="preserve">is </w:t>
      </w:r>
      <w:r w:rsidRPr="007727B5">
        <w:rPr>
          <w:rFonts w:eastAsia="DengXian"/>
          <w:bCs/>
          <w:szCs w:val="22"/>
          <w:lang w:eastAsia="zh-CN"/>
        </w:rPr>
        <w:t xml:space="preserve">interpreted as the starting symbol </w:t>
      </w:r>
      <w:r w:rsidRPr="007727B5">
        <w:rPr>
          <w:rFonts w:eastAsia="DengXian" w:hint="eastAsia"/>
          <w:bCs/>
          <w:szCs w:val="22"/>
          <w:lang w:eastAsia="zh-CN"/>
        </w:rPr>
        <w:t>in</w:t>
      </w:r>
      <w:r w:rsidRPr="007727B5">
        <w:rPr>
          <w:rFonts w:eastAsia="DengXian"/>
          <w:bCs/>
          <w:szCs w:val="22"/>
          <w:lang w:eastAsia="zh-CN"/>
        </w:rPr>
        <w:t xml:space="preserve"> the starting slot for an SRS resource.</w:t>
      </w:r>
    </w:p>
    <w:p w14:paraId="2FECC67B" w14:textId="77777777" w:rsidR="009F5716" w:rsidRPr="007727B5" w:rsidRDefault="009F5716" w:rsidP="009F5716">
      <w:pPr>
        <w:pStyle w:val="ListParagraph"/>
        <w:numPr>
          <w:ilvl w:val="0"/>
          <w:numId w:val="175"/>
        </w:numPr>
        <w:overflowPunct/>
        <w:autoSpaceDE/>
        <w:autoSpaceDN/>
        <w:adjustRightInd/>
        <w:snapToGrid w:val="0"/>
        <w:spacing w:after="160" w:line="259" w:lineRule="auto"/>
        <w:jc w:val="both"/>
        <w:textAlignment w:val="auto"/>
        <w:rPr>
          <w:rFonts w:eastAsia="DengXian"/>
          <w:bCs/>
          <w:szCs w:val="22"/>
          <w:lang w:eastAsia="zh-CN"/>
        </w:rPr>
      </w:pPr>
      <w:r w:rsidRPr="007727B5">
        <w:rPr>
          <w:rFonts w:eastAsia="DengXian"/>
          <w:bCs/>
          <w:szCs w:val="22"/>
          <w:lang w:eastAsia="zh-CN"/>
        </w:rPr>
        <w:t>‘</w:t>
      </w:r>
      <m:oMath>
        <m:sSup>
          <m:sSupPr>
            <m:ctrlPr>
              <w:rPr>
                <w:rFonts w:ascii="Cambria Math" w:eastAsia="DengXian" w:hAnsi="Cambria Math"/>
                <w:bCs/>
                <w:szCs w:val="22"/>
                <w:lang w:eastAsia="zh-CN"/>
              </w:rPr>
            </m:ctrlPr>
          </m:sSupPr>
          <m:e>
            <m:r>
              <m:rPr>
                <m:sty m:val="bi"/>
              </m:rPr>
              <w:rPr>
                <w:rFonts w:ascii="Cambria Math" w:eastAsia="DengXian" w:hAnsi="Cambria Math"/>
                <w:szCs w:val="22"/>
                <w:lang w:eastAsia="zh-CN"/>
              </w:rPr>
              <m:t>l</m:t>
            </m:r>
          </m:e>
          <m:sup>
            <m:r>
              <m:rPr>
                <m:sty m:val="p"/>
              </m:rPr>
              <w:rPr>
                <w:rFonts w:ascii="Cambria Math" w:eastAsia="DengXian" w:hAnsi="Cambria Math"/>
                <w:szCs w:val="22"/>
                <w:lang w:eastAsia="zh-CN"/>
              </w:rPr>
              <m:t>'</m:t>
            </m:r>
          </m:sup>
        </m:sSup>
        <m:r>
          <m:rPr>
            <m:sty m:val="p"/>
          </m:rPr>
          <w:rPr>
            <w:rFonts w:ascii="Cambria Math" w:eastAsia="DengXian" w:hAnsi="Cambria Math"/>
            <w:szCs w:val="22"/>
            <w:lang w:eastAsia="zh-CN"/>
          </w:rPr>
          <m:t>+</m:t>
        </m:r>
        <m:sSub>
          <m:sSubPr>
            <m:ctrlPr>
              <w:rPr>
                <w:rFonts w:ascii="Cambria Math" w:eastAsia="DengXian" w:hAnsi="Cambria Math"/>
                <w:bCs/>
                <w:szCs w:val="22"/>
                <w:lang w:eastAsia="zh-CN"/>
              </w:rPr>
            </m:ctrlPr>
          </m:sSubPr>
          <m:e>
            <m:r>
              <m:rPr>
                <m:sty m:val="bi"/>
              </m:rPr>
              <w:rPr>
                <w:rFonts w:ascii="Cambria Math" w:eastAsia="DengXian" w:hAnsi="Cambria Math"/>
                <w:szCs w:val="22"/>
                <w:lang w:eastAsia="zh-CN"/>
              </w:rPr>
              <m:t>l</m:t>
            </m:r>
          </m:e>
          <m:sub>
            <m:r>
              <m:rPr>
                <m:sty m:val="b"/>
              </m:rPr>
              <w:rPr>
                <w:rFonts w:ascii="Cambria Math" w:eastAsia="DengXian" w:hAnsi="Cambria Math"/>
                <w:szCs w:val="22"/>
                <w:lang w:eastAsia="zh-CN"/>
              </w:rPr>
              <m:t>0</m:t>
            </m:r>
          </m:sub>
        </m:sSub>
      </m:oMath>
      <w:r w:rsidRPr="007727B5">
        <w:rPr>
          <w:rFonts w:eastAsia="DengXian"/>
          <w:bCs/>
          <w:szCs w:val="22"/>
          <w:lang w:eastAsia="zh-CN"/>
        </w:rPr>
        <w:t xml:space="preserve">’ </w:t>
      </w:r>
      <w:r w:rsidRPr="007727B5">
        <w:rPr>
          <w:rFonts w:eastAsia="DengXian" w:hint="eastAsia"/>
          <w:bCs/>
          <w:szCs w:val="22"/>
          <w:lang w:eastAsia="zh-CN"/>
        </w:rPr>
        <w:t>is</w:t>
      </w:r>
      <w:r w:rsidRPr="007727B5">
        <w:rPr>
          <w:rFonts w:eastAsia="DengXian"/>
          <w:bCs/>
          <w:szCs w:val="22"/>
          <w:lang w:eastAsia="zh-CN"/>
        </w:rPr>
        <w:t xml:space="preserve"> interpreted as the symbol index in a slot or two consecutive S and U slots. </w:t>
      </w:r>
    </w:p>
    <w:p w14:paraId="29872C42" w14:textId="77777777" w:rsidR="009F5716" w:rsidRPr="007727B5" w:rsidRDefault="009F5716" w:rsidP="009F5716">
      <w:pPr>
        <w:pStyle w:val="ListParagraph"/>
        <w:numPr>
          <w:ilvl w:val="0"/>
          <w:numId w:val="175"/>
        </w:numPr>
        <w:overflowPunct/>
        <w:autoSpaceDE/>
        <w:autoSpaceDN/>
        <w:adjustRightInd/>
        <w:snapToGrid w:val="0"/>
        <w:spacing w:after="160" w:line="259" w:lineRule="auto"/>
        <w:jc w:val="both"/>
        <w:textAlignment w:val="auto"/>
        <w:rPr>
          <w:rFonts w:eastAsia="DengXian"/>
          <w:b/>
          <w:szCs w:val="22"/>
          <w:lang w:eastAsia="zh-CN"/>
        </w:rPr>
      </w:pPr>
      <w:r w:rsidRPr="007727B5">
        <w:rPr>
          <w:rFonts w:eastAsia="DengXian"/>
          <w:bCs/>
          <w:szCs w:val="22"/>
          <w:lang w:eastAsia="zh-CN"/>
        </w:rPr>
        <w:t>The restriction ‘</w:t>
      </w:r>
      <m:oMath>
        <m:sSub>
          <m:sSubPr>
            <m:ctrlPr>
              <w:rPr>
                <w:rFonts w:ascii="Cambria Math" w:eastAsia="DengXian" w:hAnsi="Cambria Math"/>
                <w:bCs/>
                <w:szCs w:val="22"/>
                <w:lang w:eastAsia="zh-CN"/>
              </w:rPr>
            </m:ctrlPr>
          </m:sSubPr>
          <m:e>
            <m:r>
              <m:rPr>
                <m:sty m:val="bi"/>
              </m:rPr>
              <w:rPr>
                <w:rFonts w:ascii="Cambria Math" w:eastAsia="DengXian" w:hAnsi="Cambria Math"/>
                <w:szCs w:val="22"/>
                <w:lang w:eastAsia="zh-CN"/>
              </w:rPr>
              <m:t>l</m:t>
            </m:r>
          </m:e>
          <m:sub>
            <m:r>
              <m:rPr>
                <m:nor/>
              </m:rPr>
              <w:rPr>
                <w:rFonts w:eastAsia="DengXian"/>
                <w:bCs/>
                <w:szCs w:val="22"/>
                <w:lang w:eastAsia="zh-CN"/>
              </w:rPr>
              <m:t>offset</m:t>
            </m:r>
          </m:sub>
        </m:sSub>
        <m:r>
          <m:rPr>
            <m:sty m:val="p"/>
          </m:rPr>
          <w:rPr>
            <w:rFonts w:ascii="Cambria Math" w:eastAsia="DengXian" w:hAnsi="Cambria Math"/>
            <w:szCs w:val="22"/>
            <w:lang w:eastAsia="zh-CN"/>
          </w:rPr>
          <m:t>≥</m:t>
        </m:r>
        <m:sSubSup>
          <m:sSubSupPr>
            <m:ctrlPr>
              <w:rPr>
                <w:rFonts w:ascii="Cambria Math" w:eastAsia="DengXian" w:hAnsi="Cambria Math"/>
                <w:bCs/>
                <w:szCs w:val="22"/>
                <w:lang w:eastAsia="zh-CN"/>
              </w:rPr>
            </m:ctrlPr>
          </m:sSubSupPr>
          <m:e>
            <m:r>
              <m:rPr>
                <m:sty m:val="bi"/>
              </m:rPr>
              <w:rPr>
                <w:rFonts w:ascii="Cambria Math" w:eastAsia="DengXian" w:hAnsi="Cambria Math"/>
                <w:szCs w:val="22"/>
                <w:lang w:eastAsia="zh-CN"/>
              </w:rPr>
              <m:t>N</m:t>
            </m:r>
          </m:e>
          <m:sub>
            <m:r>
              <m:rPr>
                <m:nor/>
              </m:rPr>
              <w:rPr>
                <w:rFonts w:eastAsia="DengXian"/>
                <w:bCs/>
                <w:szCs w:val="22"/>
                <w:lang w:eastAsia="zh-CN"/>
              </w:rPr>
              <m:t>symb</m:t>
            </m:r>
          </m:sub>
          <m:sup>
            <m:r>
              <m:rPr>
                <m:nor/>
              </m:rPr>
              <w:rPr>
                <w:rFonts w:eastAsia="DengXian"/>
                <w:bCs/>
                <w:szCs w:val="22"/>
                <w:lang w:eastAsia="zh-CN"/>
              </w:rPr>
              <m:t>SRS</m:t>
            </m:r>
          </m:sup>
        </m:sSubSup>
        <m:r>
          <m:rPr>
            <m:sty m:val="p"/>
          </m:rPr>
          <w:rPr>
            <w:rFonts w:ascii="Cambria Math" w:eastAsia="DengXian" w:hAnsi="Cambria Math"/>
            <w:szCs w:val="22"/>
            <w:lang w:eastAsia="zh-CN"/>
          </w:rPr>
          <m:t>-</m:t>
        </m:r>
        <m:r>
          <m:rPr>
            <m:sty m:val="b"/>
          </m:rPr>
          <w:rPr>
            <w:rFonts w:ascii="Cambria Math" w:eastAsia="DengXian" w:hAnsi="Cambria Math"/>
            <w:szCs w:val="22"/>
            <w:lang w:eastAsia="zh-CN"/>
          </w:rPr>
          <m:t>1</m:t>
        </m:r>
      </m:oMath>
      <w:r w:rsidRPr="007727B5">
        <w:rPr>
          <w:rFonts w:eastAsia="DengXian"/>
          <w:bCs/>
          <w:szCs w:val="22"/>
          <w:lang w:eastAsia="zh-CN"/>
        </w:rPr>
        <w:t xml:space="preserve">’ </w:t>
      </w:r>
      <w:r w:rsidRPr="007727B5">
        <w:rPr>
          <w:rFonts w:eastAsia="DengXian" w:hint="eastAsia"/>
          <w:bCs/>
          <w:szCs w:val="22"/>
          <w:lang w:eastAsia="zh-CN"/>
        </w:rPr>
        <w:t>is</w:t>
      </w:r>
      <w:r w:rsidRPr="007727B5">
        <w:rPr>
          <w:rFonts w:eastAsia="DengXian"/>
          <w:bCs/>
          <w:szCs w:val="22"/>
          <w:lang w:eastAsia="zh-CN"/>
        </w:rPr>
        <w:t xml:space="preserve"> removed.</w:t>
      </w:r>
    </w:p>
    <w:p w14:paraId="41B9B612" w14:textId="77777777" w:rsidR="009F5716" w:rsidRDefault="009F5716" w:rsidP="009F5716">
      <w:r w:rsidRPr="005B5E3F">
        <w:rPr>
          <w:highlight w:val="green"/>
        </w:rPr>
        <w:t>Agreement</w:t>
      </w:r>
    </w:p>
    <w:p w14:paraId="0C8A9F11" w14:textId="77777777" w:rsidR="009F5716" w:rsidRPr="007727B5" w:rsidRDefault="009F5716" w:rsidP="009F5716">
      <w:pPr>
        <w:pStyle w:val="ListParagraph"/>
        <w:numPr>
          <w:ilvl w:val="0"/>
          <w:numId w:val="176"/>
        </w:numPr>
        <w:overflowPunct/>
        <w:autoSpaceDE/>
        <w:autoSpaceDN/>
        <w:adjustRightInd/>
        <w:snapToGrid w:val="0"/>
        <w:spacing w:after="0"/>
        <w:contextualSpacing w:val="0"/>
        <w:jc w:val="both"/>
        <w:textAlignment w:val="auto"/>
        <w:rPr>
          <w:rFonts w:eastAsia="DengXian"/>
          <w:lang w:eastAsia="zh-CN"/>
        </w:rPr>
      </w:pPr>
      <w:r w:rsidRPr="007727B5">
        <w:rPr>
          <w:rFonts w:eastAsia="DengXian" w:hint="eastAsia"/>
          <w:lang w:eastAsia="zh-CN"/>
        </w:rPr>
        <w:t xml:space="preserve">For </w:t>
      </w:r>
      <w:r w:rsidRPr="007727B5">
        <w:rPr>
          <w:rFonts w:eastAsiaTheme="minorEastAsia"/>
          <w:bCs/>
          <w:iCs/>
          <w:lang w:eastAsia="ko-KR"/>
        </w:rPr>
        <w:t>intra-repetition hopping</w:t>
      </w:r>
      <w:r w:rsidRPr="007727B5">
        <w:rPr>
          <w:rFonts w:eastAsia="DengXian"/>
          <w:bCs/>
          <w:lang w:eastAsia="zh-CN"/>
        </w:rPr>
        <w:t xml:space="preserve"> </w:t>
      </w:r>
      <w:r w:rsidRPr="007727B5">
        <w:rPr>
          <w:rFonts w:eastAsia="DengXian" w:hint="eastAsia"/>
          <w:lang w:eastAsia="zh-CN"/>
        </w:rPr>
        <w:t>f</w:t>
      </w:r>
      <w:r w:rsidRPr="007727B5">
        <w:rPr>
          <w:rFonts w:eastAsia="DengXian"/>
          <w:lang w:eastAsia="zh-CN"/>
        </w:rPr>
        <w:t xml:space="preserve">or </w:t>
      </w:r>
      <w:r w:rsidRPr="007727B5">
        <w:rPr>
          <w:rFonts w:eastAsia="DengXian"/>
          <w:bCs/>
          <w:lang w:eastAsia="zh-CN"/>
        </w:rPr>
        <w:t>SRS repetition symbols within each SRS frequency</w:t>
      </w:r>
      <w:r w:rsidRPr="007727B5">
        <w:rPr>
          <w:rFonts w:eastAsia="DengXian" w:hint="eastAsia"/>
          <w:bCs/>
          <w:lang w:eastAsia="zh-CN"/>
        </w:rPr>
        <w:t>, support</w:t>
      </w:r>
      <w:r w:rsidRPr="007727B5">
        <w:rPr>
          <w:rFonts w:eastAsia="DengXian"/>
          <w:lang w:eastAsia="zh-CN"/>
        </w:rPr>
        <w:t xml:space="preserve"> </w:t>
      </w:r>
      <w:r w:rsidRPr="007727B5">
        <w:t>periodic</w:t>
      </w:r>
      <w:r w:rsidRPr="007727B5">
        <w:rPr>
          <w:rFonts w:eastAsia="DengXian" w:hint="eastAsia"/>
          <w:lang w:eastAsia="zh-CN"/>
        </w:rPr>
        <w:t xml:space="preserve">, </w:t>
      </w:r>
      <w:r w:rsidRPr="007727B5">
        <w:t xml:space="preserve">semi-persistent </w:t>
      </w:r>
      <w:r w:rsidRPr="007727B5">
        <w:rPr>
          <w:rFonts w:eastAsia="DengXian" w:hint="eastAsia"/>
          <w:lang w:eastAsia="zh-CN"/>
        </w:rPr>
        <w:t xml:space="preserve">and </w:t>
      </w:r>
      <w:r w:rsidRPr="007727B5">
        <w:t>aperiodic SRS.</w:t>
      </w:r>
    </w:p>
    <w:p w14:paraId="3D051070" w14:textId="77777777" w:rsidR="009F5716" w:rsidRPr="007727B5" w:rsidRDefault="009F5716" w:rsidP="009F5716">
      <w:pPr>
        <w:pStyle w:val="ListParagraph"/>
        <w:numPr>
          <w:ilvl w:val="0"/>
          <w:numId w:val="176"/>
        </w:numPr>
        <w:overflowPunct/>
        <w:autoSpaceDE/>
        <w:autoSpaceDN/>
        <w:adjustRightInd/>
        <w:snapToGrid w:val="0"/>
        <w:spacing w:after="0"/>
        <w:contextualSpacing w:val="0"/>
        <w:jc w:val="both"/>
        <w:textAlignment w:val="auto"/>
        <w:rPr>
          <w:rFonts w:eastAsia="DengXian"/>
          <w:lang w:eastAsia="zh-CN"/>
        </w:rPr>
      </w:pPr>
      <w:r w:rsidRPr="007727B5">
        <w:rPr>
          <w:rFonts w:eastAsia="DengXian" w:hint="eastAsia"/>
          <w:lang w:eastAsia="zh-CN"/>
        </w:rPr>
        <w:t>F</w:t>
      </w:r>
      <w:r w:rsidRPr="007727B5">
        <w:rPr>
          <w:rFonts w:eastAsia="DengXian"/>
          <w:lang w:eastAsia="zh-CN"/>
        </w:rPr>
        <w:t>or intra-repetition hopping for SRS repetition symbols within each SRS frequency hop, support all SRS usages (i.e., codebook, nonCodebook, antennaSwitching and beamManagement</w:t>
      </w:r>
      <w:r w:rsidRPr="007727B5">
        <w:rPr>
          <w:rFonts w:eastAsia="DengXian" w:hint="eastAsia"/>
          <w:lang w:eastAsia="zh-CN"/>
        </w:rPr>
        <w:t>)</w:t>
      </w:r>
    </w:p>
    <w:p w14:paraId="06547A8C" w14:textId="77777777" w:rsidR="009F5716" w:rsidRPr="00B7276C" w:rsidRDefault="009F5716" w:rsidP="009F5716">
      <w:pPr>
        <w:rPr>
          <w:rFonts w:eastAsia="DengXian"/>
          <w:lang w:eastAsia="zh-CN"/>
        </w:rPr>
      </w:pPr>
    </w:p>
    <w:p w14:paraId="71EE08E0" w14:textId="77777777" w:rsidR="009F5716" w:rsidRDefault="009F5716" w:rsidP="009F5716">
      <w:r w:rsidRPr="005B5E3F">
        <w:rPr>
          <w:highlight w:val="green"/>
        </w:rPr>
        <w:t>Agreement:</w:t>
      </w:r>
    </w:p>
    <w:p w14:paraId="53D7662C" w14:textId="77777777" w:rsidR="009F5716" w:rsidRPr="007727B5" w:rsidRDefault="009F5716" w:rsidP="009F5716">
      <w:pPr>
        <w:pStyle w:val="ListParagraph"/>
        <w:numPr>
          <w:ilvl w:val="0"/>
          <w:numId w:val="177"/>
        </w:numPr>
        <w:tabs>
          <w:tab w:val="left" w:pos="1440"/>
        </w:tabs>
        <w:overflowPunct/>
        <w:autoSpaceDE/>
        <w:autoSpaceDN/>
        <w:adjustRightInd/>
        <w:spacing w:after="0"/>
        <w:contextualSpacing w:val="0"/>
        <w:jc w:val="both"/>
        <w:textAlignment w:val="auto"/>
        <w:rPr>
          <w:rFonts w:eastAsia="DengXian"/>
          <w:lang w:eastAsia="zh-CN"/>
        </w:rPr>
      </w:pPr>
      <w:r w:rsidRPr="007727B5">
        <w:rPr>
          <w:rFonts w:eastAsia="DengXian"/>
          <w:lang w:eastAsia="zh-CN"/>
        </w:rPr>
        <w:t>Support cross-slot SRS for all SRS resource types, i.e., for periodic, semi-persistent, and aperiodic SRS.</w:t>
      </w:r>
    </w:p>
    <w:p w14:paraId="097775F0" w14:textId="77777777" w:rsidR="009F5716" w:rsidRPr="007727B5" w:rsidRDefault="009F5716" w:rsidP="009F5716">
      <w:pPr>
        <w:tabs>
          <w:tab w:val="left" w:pos="1440"/>
        </w:tabs>
        <w:jc w:val="both"/>
        <w:rPr>
          <w:rFonts w:eastAsia="DengXian"/>
          <w:lang w:eastAsia="zh-CN"/>
        </w:rPr>
      </w:pPr>
    </w:p>
    <w:p w14:paraId="46F42465" w14:textId="77777777" w:rsidR="009F5716" w:rsidRPr="007727B5" w:rsidRDefault="009F5716" w:rsidP="009F5716">
      <w:pPr>
        <w:pStyle w:val="ListParagraph"/>
        <w:numPr>
          <w:ilvl w:val="0"/>
          <w:numId w:val="177"/>
        </w:numPr>
        <w:tabs>
          <w:tab w:val="left" w:pos="1440"/>
        </w:tabs>
        <w:overflowPunct/>
        <w:autoSpaceDE/>
        <w:autoSpaceDN/>
        <w:adjustRightInd/>
        <w:spacing w:after="0"/>
        <w:contextualSpacing w:val="0"/>
        <w:jc w:val="both"/>
        <w:textAlignment w:val="auto"/>
        <w:rPr>
          <w:rFonts w:eastAsia="DengXian"/>
          <w:lang w:eastAsia="zh-CN"/>
        </w:rPr>
      </w:pPr>
      <w:r w:rsidRPr="007727B5">
        <w:rPr>
          <w:rFonts w:eastAsia="DengXian"/>
          <w:lang w:eastAsia="zh-CN"/>
        </w:rPr>
        <w:t xml:space="preserve">Support cross-slot </w:t>
      </w:r>
      <w:r w:rsidRPr="007727B5">
        <w:rPr>
          <w:rFonts w:eastAsia="DengXian" w:hint="eastAsia"/>
          <w:lang w:eastAsia="zh-CN"/>
        </w:rPr>
        <w:t>SRS</w:t>
      </w:r>
      <w:r w:rsidRPr="007727B5">
        <w:rPr>
          <w:rFonts w:eastAsia="DengXian"/>
          <w:lang w:eastAsia="zh-CN"/>
        </w:rPr>
        <w:t xml:space="preserve"> </w:t>
      </w:r>
      <w:r w:rsidRPr="007727B5">
        <w:rPr>
          <w:rFonts w:eastAsia="DengXian" w:hint="eastAsia"/>
          <w:lang w:eastAsia="zh-CN"/>
        </w:rPr>
        <w:t>for usages of c</w:t>
      </w:r>
      <w:r w:rsidRPr="007727B5">
        <w:rPr>
          <w:rFonts w:eastAsia="DengXian"/>
          <w:lang w:eastAsia="zh-CN"/>
        </w:rPr>
        <w:t>odebook, non-codebook, antenna switching, beam management</w:t>
      </w:r>
    </w:p>
    <w:p w14:paraId="1F2516FA" w14:textId="77777777" w:rsidR="009F5716" w:rsidRDefault="009F5716" w:rsidP="00A1737C">
      <w:pPr>
        <w:rPr>
          <w:rFonts w:eastAsia="DengXian"/>
          <w:lang w:eastAsia="zh-CN"/>
        </w:rPr>
      </w:pPr>
    </w:p>
    <w:p w14:paraId="6CEF37F4" w14:textId="77777777" w:rsidR="009F5716" w:rsidRPr="00043332" w:rsidRDefault="009F5716" w:rsidP="00A1737C">
      <w:pPr>
        <w:rPr>
          <w:rFonts w:eastAsia="DengXian"/>
          <w:lang w:eastAsia="zh-CN"/>
        </w:rPr>
      </w:pPr>
      <w:r w:rsidRPr="00043332">
        <w:rPr>
          <w:rFonts w:eastAsia="DengXian"/>
          <w:highlight w:val="green"/>
          <w:lang w:eastAsia="zh-CN"/>
        </w:rPr>
        <w:t>Agreement</w:t>
      </w:r>
      <w:r w:rsidRPr="00043332">
        <w:rPr>
          <w:rFonts w:eastAsia="DengXian" w:hint="eastAsia"/>
          <w:highlight w:val="green"/>
          <w:lang w:eastAsia="zh-CN"/>
        </w:rPr>
        <w:t>:</w:t>
      </w:r>
      <w:r w:rsidRPr="00043332">
        <w:rPr>
          <w:rFonts w:eastAsia="DengXian" w:hint="eastAsia"/>
          <w:lang w:eastAsia="zh-CN"/>
        </w:rPr>
        <w:t xml:space="preserve"> </w:t>
      </w:r>
    </w:p>
    <w:p w14:paraId="30428241" w14:textId="77777777" w:rsidR="009F5716" w:rsidRPr="00B22E99" w:rsidRDefault="009F5716" w:rsidP="009F5716">
      <w:pPr>
        <w:contextualSpacing/>
        <w:rPr>
          <w:rFonts w:eastAsia="DengXian"/>
          <w:lang w:eastAsia="zh-CN"/>
        </w:rPr>
      </w:pPr>
      <w:r w:rsidRPr="00B22E99">
        <w:rPr>
          <w:rFonts w:eastAsia="DengXian"/>
          <w:lang w:eastAsia="zh-CN"/>
        </w:rPr>
        <w:t>For intra-repetition hopping for SRS repetition symbols within each SRS frequency hop</w:t>
      </w:r>
      <w:r w:rsidRPr="00B22E99">
        <w:rPr>
          <w:rFonts w:eastAsia="DengXian" w:hint="eastAsia"/>
          <w:lang w:eastAsia="zh-CN"/>
        </w:rPr>
        <w:t>, support Alt-</w:t>
      </w:r>
      <w:r w:rsidRPr="00B22E99">
        <w:rPr>
          <w:rFonts w:eastAsia="DengXian"/>
          <w:lang w:eastAsia="zh-CN"/>
        </w:rPr>
        <w:t>1 from the agreement in RAN1#122bis as the following:</w:t>
      </w:r>
    </w:p>
    <w:p w14:paraId="028BBFC6" w14:textId="77777777" w:rsidR="009F5716" w:rsidRPr="00B22E99" w:rsidRDefault="009F5716" w:rsidP="009F5716">
      <w:pPr>
        <w:pStyle w:val="ListParagraph"/>
        <w:numPr>
          <w:ilvl w:val="0"/>
          <w:numId w:val="174"/>
        </w:numPr>
        <w:overflowPunct/>
        <w:autoSpaceDE/>
        <w:autoSpaceDN/>
        <w:adjustRightInd/>
        <w:spacing w:after="0" w:line="276" w:lineRule="auto"/>
        <w:textAlignment w:val="auto"/>
        <w:rPr>
          <w:rFonts w:eastAsia="Google Sans Text"/>
          <w:lang w:eastAsia="zh-TW"/>
        </w:rPr>
      </w:pPr>
      <w:r w:rsidRPr="00B22E99">
        <w:rPr>
          <w:rFonts w:eastAsia="DengXian" w:hint="eastAsia"/>
          <w:lang w:eastAsia="zh-CN"/>
        </w:rPr>
        <w:t>when P</w:t>
      </w:r>
      <w:r w:rsidRPr="00B22E99">
        <w:rPr>
          <w:rFonts w:eastAsia="DengXian" w:hint="eastAsia"/>
          <w:vertAlign w:val="subscript"/>
          <w:lang w:eastAsia="zh-CN"/>
        </w:rPr>
        <w:t>F</w:t>
      </w:r>
      <w:r w:rsidRPr="00B22E99">
        <w:rPr>
          <w:rFonts w:eastAsia="DengXian" w:hint="eastAsia"/>
          <w:lang w:eastAsia="zh-CN"/>
        </w:rPr>
        <w:t>=4 and K=2, s</w:t>
      </w:r>
      <w:r w:rsidRPr="00B22E99">
        <w:rPr>
          <w:rFonts w:eastAsia="DengXian"/>
          <w:lang w:eastAsia="zh-CN"/>
        </w:rPr>
        <w:t>elect</w:t>
      </w:r>
      <w:r w:rsidRPr="00B22E99">
        <w:rPr>
          <w:rFonts w:eastAsia="DengXian" w:hint="eastAsia"/>
          <w:lang w:eastAsia="zh-CN"/>
        </w:rPr>
        <w:t xml:space="preserve"> one of the following patterns:</w:t>
      </w:r>
    </w:p>
    <w:p w14:paraId="4648BF55" w14:textId="77777777" w:rsidR="009F5716" w:rsidRPr="00B22E9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B22E99">
        <w:rPr>
          <w:rFonts w:eastAsia="DengXian" w:hint="eastAsia"/>
          <w:lang w:eastAsia="zh-CN"/>
        </w:rPr>
        <w:t>Alt 1: {0,2}</w:t>
      </w:r>
    </w:p>
    <w:p w14:paraId="6FE106C1" w14:textId="77777777" w:rsidR="009F5716" w:rsidRPr="00B22E99" w:rsidRDefault="009F5716" w:rsidP="009F5716">
      <w:pPr>
        <w:pStyle w:val="ListParagraph"/>
        <w:numPr>
          <w:ilvl w:val="0"/>
          <w:numId w:val="174"/>
        </w:numPr>
        <w:overflowPunct/>
        <w:autoSpaceDE/>
        <w:autoSpaceDN/>
        <w:adjustRightInd/>
        <w:spacing w:after="0" w:line="276" w:lineRule="auto"/>
        <w:textAlignment w:val="auto"/>
        <w:rPr>
          <w:rFonts w:eastAsia="Google Sans Text"/>
          <w:lang w:eastAsia="zh-TW"/>
        </w:rPr>
      </w:pPr>
      <w:r w:rsidRPr="00B22E99">
        <w:rPr>
          <w:rFonts w:eastAsia="DengXian" w:hint="eastAsia"/>
          <w:lang w:eastAsia="zh-CN"/>
        </w:rPr>
        <w:t>when P</w:t>
      </w:r>
      <w:r w:rsidRPr="00B22E99">
        <w:rPr>
          <w:rFonts w:eastAsia="DengXian" w:hint="eastAsia"/>
          <w:vertAlign w:val="subscript"/>
          <w:lang w:eastAsia="zh-CN"/>
        </w:rPr>
        <w:t>F</w:t>
      </w:r>
      <w:r w:rsidRPr="00B22E99">
        <w:rPr>
          <w:rFonts w:eastAsia="DengXian" w:hint="eastAsia"/>
          <w:lang w:eastAsia="zh-CN"/>
        </w:rPr>
        <w:t>=K=4, s</w:t>
      </w:r>
      <w:r w:rsidRPr="00B22E99">
        <w:rPr>
          <w:rFonts w:eastAsia="DengXian"/>
          <w:lang w:eastAsia="zh-CN"/>
        </w:rPr>
        <w:t>elect</w:t>
      </w:r>
      <w:r w:rsidRPr="00B22E99">
        <w:rPr>
          <w:rFonts w:eastAsia="DengXian" w:hint="eastAsia"/>
          <w:lang w:eastAsia="zh-CN"/>
        </w:rPr>
        <w:t xml:space="preserve"> one of the following patterns:</w:t>
      </w:r>
    </w:p>
    <w:p w14:paraId="26CD1A05" w14:textId="77777777" w:rsidR="009F5716" w:rsidRPr="00B22E99" w:rsidRDefault="009F5716" w:rsidP="009F5716">
      <w:pPr>
        <w:pStyle w:val="ListParagraph"/>
        <w:numPr>
          <w:ilvl w:val="1"/>
          <w:numId w:val="174"/>
        </w:numPr>
        <w:overflowPunct/>
        <w:autoSpaceDE/>
        <w:autoSpaceDN/>
        <w:adjustRightInd/>
        <w:spacing w:after="0" w:line="276" w:lineRule="auto"/>
        <w:textAlignment w:val="auto"/>
        <w:rPr>
          <w:rFonts w:eastAsia="Google Sans Text"/>
          <w:lang w:eastAsia="zh-TW"/>
        </w:rPr>
      </w:pPr>
      <w:r w:rsidRPr="00B22E99">
        <w:rPr>
          <w:rFonts w:eastAsia="DengXian" w:hint="eastAsia"/>
          <w:lang w:eastAsia="zh-CN"/>
        </w:rPr>
        <w:t>Alt 1: {0,2,1,3}</w:t>
      </w:r>
    </w:p>
    <w:p w14:paraId="256BE7B1" w14:textId="77777777" w:rsidR="009F5716" w:rsidRDefault="009F5716" w:rsidP="009F5716">
      <w:pPr>
        <w:rPr>
          <w:rFonts w:eastAsia="DengXian"/>
          <w:lang w:eastAsia="zh-CN"/>
        </w:rPr>
      </w:pPr>
    </w:p>
    <w:p w14:paraId="37A43BC8" w14:textId="77777777" w:rsidR="009F5716" w:rsidRDefault="009F5716" w:rsidP="00A1737C">
      <w:pPr>
        <w:rPr>
          <w:rFonts w:eastAsia="DengXian"/>
          <w:lang w:eastAsia="zh-CN"/>
        </w:rPr>
      </w:pPr>
      <w:r>
        <w:rPr>
          <w:rFonts w:eastAsia="DengXian"/>
          <w:highlight w:val="green"/>
          <w:lang w:eastAsia="zh-CN"/>
        </w:rPr>
        <w:t>Agreement</w:t>
      </w:r>
      <w:r w:rsidRPr="00C47793">
        <w:rPr>
          <w:rFonts w:eastAsia="DengXian"/>
          <w:highlight w:val="green"/>
          <w:lang w:eastAsia="zh-CN"/>
        </w:rPr>
        <w:t>:</w:t>
      </w:r>
      <w:r w:rsidRPr="00C47793">
        <w:rPr>
          <w:rFonts w:eastAsia="DengXian" w:hint="eastAsia"/>
          <w:lang w:eastAsia="zh-CN"/>
        </w:rPr>
        <w:t xml:space="preserve"> </w:t>
      </w:r>
    </w:p>
    <w:p w14:paraId="32963043" w14:textId="77777777" w:rsidR="009F5716" w:rsidRPr="00444AB3" w:rsidRDefault="009F5716" w:rsidP="009F5716">
      <w:pPr>
        <w:pStyle w:val="ListParagraph"/>
        <w:numPr>
          <w:ilvl w:val="0"/>
          <w:numId w:val="178"/>
        </w:numPr>
        <w:overflowPunct/>
        <w:autoSpaceDE/>
        <w:autoSpaceDN/>
        <w:adjustRightInd/>
        <w:spacing w:after="0" w:line="360" w:lineRule="auto"/>
        <w:textAlignment w:val="auto"/>
        <w:rPr>
          <w:rFonts w:eastAsia="DengXian"/>
          <w:bCs/>
          <w:szCs w:val="22"/>
          <w:lang w:eastAsia="zh-CN"/>
        </w:rPr>
      </w:pPr>
      <w:r w:rsidRPr="00444AB3">
        <w:rPr>
          <w:rFonts w:eastAsia="DengXian"/>
          <w:bCs/>
          <w:szCs w:val="22"/>
          <w:lang w:eastAsia="zh-CN"/>
        </w:rPr>
        <w:t>For an aperiodic cross-slot SRS resource set</w:t>
      </w:r>
      <w:r w:rsidRPr="00444AB3">
        <w:rPr>
          <w:rFonts w:eastAsia="DengXian" w:hint="eastAsia"/>
          <w:bCs/>
          <w:szCs w:val="22"/>
          <w:lang w:eastAsia="zh-CN"/>
        </w:rPr>
        <w:t xml:space="preserve"> in scenario 1</w:t>
      </w:r>
      <w:r w:rsidRPr="00444AB3">
        <w:rPr>
          <w:rFonts w:eastAsia="DengXian"/>
          <w:bCs/>
          <w:szCs w:val="22"/>
          <w:lang w:eastAsia="zh-CN"/>
        </w:rPr>
        <w:t xml:space="preserve">, the slot offset </w:t>
      </w:r>
      <w:r w:rsidRPr="00444AB3">
        <w:rPr>
          <w:rFonts w:eastAsia="DengXian" w:hint="eastAsia"/>
          <w:bCs/>
          <w:szCs w:val="22"/>
          <w:lang w:eastAsia="zh-CN"/>
        </w:rPr>
        <w:t>of</w:t>
      </w:r>
      <w:r w:rsidRPr="00444AB3">
        <w:rPr>
          <w:rFonts w:eastAsia="DengXian"/>
          <w:bCs/>
          <w:szCs w:val="22"/>
          <w:lang w:eastAsia="zh-CN"/>
        </w:rPr>
        <w:t xml:space="preserve"> the SRS resource set refers to the first of the two slots spanned by the SRS resource set.</w:t>
      </w:r>
    </w:p>
    <w:p w14:paraId="46C6548E" w14:textId="77777777" w:rsidR="009F5716" w:rsidRPr="00444AB3" w:rsidRDefault="009F5716" w:rsidP="009F5716">
      <w:pPr>
        <w:pStyle w:val="ListParagraph"/>
        <w:numPr>
          <w:ilvl w:val="0"/>
          <w:numId w:val="178"/>
        </w:numPr>
        <w:overflowPunct/>
        <w:autoSpaceDE/>
        <w:autoSpaceDN/>
        <w:adjustRightInd/>
        <w:spacing w:after="0" w:line="360" w:lineRule="auto"/>
        <w:jc w:val="both"/>
        <w:textAlignment w:val="auto"/>
        <w:rPr>
          <w:rFonts w:eastAsia="DengXian"/>
          <w:bCs/>
          <w:szCs w:val="22"/>
          <w:lang w:eastAsia="zh-CN"/>
        </w:rPr>
      </w:pPr>
      <w:r w:rsidRPr="00444AB3">
        <w:rPr>
          <w:rFonts w:eastAsia="DengXian" w:hint="eastAsia"/>
          <w:bCs/>
          <w:szCs w:val="22"/>
          <w:lang w:eastAsia="zh-CN"/>
        </w:rPr>
        <w:lastRenderedPageBreak/>
        <w:t xml:space="preserve">Note 1: Whether 0 or more </w:t>
      </w:r>
      <w:r w:rsidRPr="00444AB3">
        <w:rPr>
          <w:rFonts w:eastAsia="DengXian"/>
          <w:bCs/>
          <w:szCs w:val="22"/>
          <w:lang w:eastAsia="zh-CN"/>
        </w:rPr>
        <w:t xml:space="preserve">SRS resource with time-domain resource </w:t>
      </w:r>
      <w:r w:rsidRPr="00444AB3">
        <w:rPr>
          <w:rFonts w:eastAsia="DengXian" w:hint="eastAsia"/>
          <w:bCs/>
          <w:szCs w:val="22"/>
          <w:lang w:eastAsia="zh-CN"/>
        </w:rPr>
        <w:t xml:space="preserve">entirely </w:t>
      </w:r>
      <w:r w:rsidRPr="00444AB3">
        <w:rPr>
          <w:rFonts w:eastAsia="DengXian"/>
          <w:bCs/>
          <w:szCs w:val="22"/>
          <w:lang w:eastAsia="zh-CN"/>
        </w:rPr>
        <w:t xml:space="preserve">in </w:t>
      </w:r>
      <w:r w:rsidRPr="00444AB3">
        <w:rPr>
          <w:rFonts w:eastAsia="DengXian" w:hint="eastAsia"/>
          <w:bCs/>
          <w:szCs w:val="22"/>
          <w:lang w:eastAsia="zh-CN"/>
        </w:rPr>
        <w:t xml:space="preserve">the second slot (i.e. U slot) can be supported in </w:t>
      </w:r>
      <w:r w:rsidRPr="00444AB3">
        <w:rPr>
          <w:rFonts w:eastAsia="DengXian"/>
          <w:bCs/>
          <w:szCs w:val="22"/>
          <w:lang w:eastAsia="zh-CN"/>
        </w:rPr>
        <w:t>scenario</w:t>
      </w:r>
      <w:r w:rsidRPr="00444AB3">
        <w:rPr>
          <w:rFonts w:eastAsia="DengXian" w:hint="eastAsia"/>
          <w:bCs/>
          <w:szCs w:val="22"/>
          <w:lang w:eastAsia="zh-CN"/>
        </w:rPr>
        <w:t xml:space="preserve"> 1 is discussed </w:t>
      </w:r>
      <w:r w:rsidRPr="00444AB3">
        <w:rPr>
          <w:rFonts w:eastAsia="DengXian"/>
          <w:bCs/>
          <w:szCs w:val="22"/>
          <w:lang w:eastAsia="zh-CN"/>
        </w:rPr>
        <w:t>separately</w:t>
      </w:r>
      <w:r w:rsidRPr="00444AB3">
        <w:rPr>
          <w:rFonts w:eastAsia="DengXian" w:hint="eastAsia"/>
          <w:bCs/>
          <w:szCs w:val="22"/>
          <w:lang w:eastAsia="zh-CN"/>
        </w:rPr>
        <w:t>.</w:t>
      </w:r>
    </w:p>
    <w:p w14:paraId="41A699BD" w14:textId="77777777" w:rsidR="009F5716" w:rsidRPr="00444AB3" w:rsidRDefault="009F5716" w:rsidP="009F5716">
      <w:pPr>
        <w:pStyle w:val="ListParagraph"/>
        <w:numPr>
          <w:ilvl w:val="0"/>
          <w:numId w:val="178"/>
        </w:numPr>
        <w:overflowPunct/>
        <w:autoSpaceDE/>
        <w:autoSpaceDN/>
        <w:adjustRightInd/>
        <w:spacing w:after="0" w:line="360" w:lineRule="auto"/>
        <w:jc w:val="both"/>
        <w:textAlignment w:val="auto"/>
        <w:rPr>
          <w:rFonts w:eastAsia="DengXian"/>
          <w:bCs/>
          <w:szCs w:val="22"/>
          <w:lang w:eastAsia="zh-CN"/>
        </w:rPr>
      </w:pPr>
      <w:r w:rsidRPr="00444AB3">
        <w:rPr>
          <w:rFonts w:eastAsia="DengXian" w:hint="eastAsia"/>
          <w:bCs/>
          <w:szCs w:val="22"/>
          <w:lang w:eastAsia="zh-CN"/>
        </w:rPr>
        <w:t xml:space="preserve">Note 2: </w:t>
      </w:r>
      <w:r w:rsidRPr="00444AB3">
        <w:rPr>
          <w:rFonts w:eastAsia="DengXian"/>
          <w:bCs/>
          <w:szCs w:val="22"/>
          <w:lang w:eastAsia="zh-CN"/>
        </w:rPr>
        <w:t>I</w:t>
      </w:r>
      <w:r w:rsidRPr="00444AB3">
        <w:rPr>
          <w:rFonts w:eastAsia="DengXian" w:hint="eastAsia"/>
          <w:bCs/>
          <w:szCs w:val="22"/>
          <w:lang w:eastAsia="zh-CN"/>
        </w:rPr>
        <w:t xml:space="preserve">f the transmission of 0 or more </w:t>
      </w:r>
      <w:r w:rsidRPr="00444AB3">
        <w:rPr>
          <w:rFonts w:eastAsia="DengXian"/>
          <w:bCs/>
          <w:szCs w:val="22"/>
          <w:lang w:eastAsia="zh-CN"/>
        </w:rPr>
        <w:t xml:space="preserve">SRS resource with time-domain resource </w:t>
      </w:r>
      <w:r w:rsidRPr="00444AB3">
        <w:rPr>
          <w:rFonts w:eastAsia="DengXian" w:hint="eastAsia"/>
          <w:bCs/>
          <w:szCs w:val="22"/>
          <w:lang w:eastAsia="zh-CN"/>
        </w:rPr>
        <w:t xml:space="preserve">entirely </w:t>
      </w:r>
      <w:r w:rsidRPr="00444AB3">
        <w:rPr>
          <w:rFonts w:eastAsia="DengXian"/>
          <w:bCs/>
          <w:szCs w:val="22"/>
          <w:lang w:eastAsia="zh-CN"/>
        </w:rPr>
        <w:t xml:space="preserve">in </w:t>
      </w:r>
      <w:r w:rsidRPr="00444AB3">
        <w:rPr>
          <w:rFonts w:eastAsia="DengXian" w:hint="eastAsia"/>
          <w:bCs/>
          <w:szCs w:val="22"/>
          <w:lang w:eastAsia="zh-CN"/>
        </w:rPr>
        <w:t xml:space="preserve">the second slot (i.e. U slot) is supported, for the </w:t>
      </w:r>
      <w:r w:rsidRPr="00444AB3">
        <w:rPr>
          <w:rFonts w:eastAsia="DengXian"/>
          <w:bCs/>
          <w:szCs w:val="22"/>
          <w:lang w:eastAsia="zh-CN"/>
        </w:rPr>
        <w:t>resource</w:t>
      </w:r>
      <w:r w:rsidRPr="00444AB3">
        <w:rPr>
          <w:rFonts w:eastAsia="DengXian" w:hint="eastAsia"/>
          <w:bCs/>
          <w:szCs w:val="22"/>
          <w:lang w:eastAsia="zh-CN"/>
        </w:rPr>
        <w:t>(s) in the second slot, whether/</w:t>
      </w:r>
      <w:r w:rsidRPr="00444AB3">
        <w:rPr>
          <w:rFonts w:eastAsia="DengXian"/>
          <w:bCs/>
          <w:szCs w:val="22"/>
          <w:lang w:eastAsia="zh-CN"/>
        </w:rPr>
        <w:t xml:space="preserve">how to </w:t>
      </w:r>
      <w:r w:rsidRPr="00444AB3">
        <w:rPr>
          <w:rFonts w:eastAsia="DengXian" w:hint="eastAsia"/>
          <w:bCs/>
          <w:szCs w:val="22"/>
          <w:lang w:eastAsia="zh-CN"/>
        </w:rPr>
        <w:t>utilize the slot offset configured for the SRS resource set</w:t>
      </w:r>
      <w:r w:rsidRPr="00444AB3">
        <w:rPr>
          <w:rFonts w:eastAsia="DengXian"/>
          <w:bCs/>
          <w:szCs w:val="22"/>
          <w:lang w:eastAsia="zh-CN"/>
        </w:rPr>
        <w:t xml:space="preserve"> </w:t>
      </w:r>
      <w:r w:rsidRPr="00444AB3">
        <w:rPr>
          <w:rFonts w:eastAsia="DengXian" w:hint="eastAsia"/>
          <w:bCs/>
          <w:szCs w:val="22"/>
          <w:lang w:eastAsia="zh-CN"/>
        </w:rPr>
        <w:t xml:space="preserve">is discussed </w:t>
      </w:r>
      <w:r w:rsidRPr="00444AB3">
        <w:rPr>
          <w:rFonts w:eastAsia="DengXian"/>
          <w:bCs/>
          <w:szCs w:val="22"/>
          <w:lang w:eastAsia="zh-CN"/>
        </w:rPr>
        <w:t>separately</w:t>
      </w:r>
      <w:r w:rsidRPr="00444AB3">
        <w:rPr>
          <w:rFonts w:eastAsia="DengXian" w:hint="eastAsia"/>
          <w:bCs/>
          <w:szCs w:val="22"/>
          <w:lang w:eastAsia="zh-CN"/>
        </w:rPr>
        <w:t>.</w:t>
      </w:r>
    </w:p>
    <w:p w14:paraId="2F64AC72" w14:textId="77777777" w:rsidR="009F5716" w:rsidRPr="00444AB3" w:rsidRDefault="009F5716" w:rsidP="009F5716">
      <w:pPr>
        <w:pStyle w:val="ListParagraph"/>
        <w:numPr>
          <w:ilvl w:val="0"/>
          <w:numId w:val="178"/>
        </w:numPr>
        <w:overflowPunct/>
        <w:autoSpaceDE/>
        <w:autoSpaceDN/>
        <w:adjustRightInd/>
        <w:spacing w:after="0" w:line="360" w:lineRule="auto"/>
        <w:jc w:val="both"/>
        <w:textAlignment w:val="auto"/>
        <w:rPr>
          <w:rFonts w:eastAsia="DengXian"/>
          <w:bCs/>
          <w:szCs w:val="22"/>
          <w:lang w:eastAsia="zh-CN"/>
        </w:rPr>
      </w:pPr>
      <w:r w:rsidRPr="00444AB3">
        <w:rPr>
          <w:rFonts w:eastAsia="DengXian" w:hint="eastAsia"/>
          <w:bCs/>
          <w:szCs w:val="22"/>
          <w:lang w:eastAsia="zh-CN"/>
        </w:rPr>
        <w:t xml:space="preserve">Note 3: 0 or more </w:t>
      </w:r>
      <w:r w:rsidRPr="00444AB3">
        <w:rPr>
          <w:rFonts w:eastAsia="DengXian"/>
          <w:bCs/>
          <w:szCs w:val="22"/>
          <w:lang w:eastAsia="zh-CN"/>
        </w:rPr>
        <w:t xml:space="preserve">SRS resource with time-domain resource </w:t>
      </w:r>
      <w:r w:rsidRPr="00444AB3">
        <w:rPr>
          <w:rFonts w:eastAsia="DengXian" w:hint="eastAsia"/>
          <w:bCs/>
          <w:szCs w:val="22"/>
          <w:lang w:eastAsia="zh-CN"/>
        </w:rPr>
        <w:t xml:space="preserve">entirely </w:t>
      </w:r>
      <w:r w:rsidRPr="00444AB3">
        <w:rPr>
          <w:rFonts w:eastAsia="DengXian"/>
          <w:bCs/>
          <w:szCs w:val="22"/>
          <w:lang w:eastAsia="zh-CN"/>
        </w:rPr>
        <w:t xml:space="preserve">in </w:t>
      </w:r>
      <w:r w:rsidRPr="00444AB3">
        <w:rPr>
          <w:rFonts w:eastAsia="DengXian" w:hint="eastAsia"/>
          <w:bCs/>
          <w:szCs w:val="22"/>
          <w:lang w:eastAsia="zh-CN"/>
        </w:rPr>
        <w:t xml:space="preserve">the first slot (i.e. S slot) can be supported in </w:t>
      </w:r>
      <w:r w:rsidRPr="00444AB3">
        <w:rPr>
          <w:rFonts w:eastAsia="DengXian"/>
          <w:bCs/>
          <w:szCs w:val="22"/>
          <w:lang w:eastAsia="zh-CN"/>
        </w:rPr>
        <w:t>scenario</w:t>
      </w:r>
      <w:r w:rsidRPr="00444AB3">
        <w:rPr>
          <w:rFonts w:eastAsia="DengXian" w:hint="eastAsia"/>
          <w:bCs/>
          <w:szCs w:val="22"/>
          <w:lang w:eastAsia="zh-CN"/>
        </w:rPr>
        <w:t xml:space="preserve"> 1</w:t>
      </w:r>
      <w:r w:rsidRPr="00444AB3">
        <w:rPr>
          <w:rFonts w:eastAsia="DengXian"/>
          <w:bCs/>
          <w:szCs w:val="22"/>
          <w:lang w:eastAsia="zh-CN"/>
        </w:rPr>
        <w:t>.</w:t>
      </w:r>
    </w:p>
    <w:p w14:paraId="44386183" w14:textId="77777777" w:rsidR="009F5716" w:rsidRDefault="009F5716" w:rsidP="00A1737C">
      <w:pPr>
        <w:rPr>
          <w:rFonts w:eastAsia="DengXian"/>
          <w:lang w:eastAsia="zh-CN"/>
        </w:rPr>
      </w:pPr>
    </w:p>
    <w:p w14:paraId="4201BF19" w14:textId="77777777" w:rsidR="009F5716" w:rsidRPr="0049361A" w:rsidRDefault="009F5716" w:rsidP="00A1737C">
      <w:pPr>
        <w:rPr>
          <w:rFonts w:eastAsia="DengXian"/>
          <w:lang w:eastAsia="zh-CN"/>
        </w:rPr>
      </w:pPr>
      <w:r w:rsidRPr="008C4DF0">
        <w:rPr>
          <w:rFonts w:eastAsia="DengXian"/>
          <w:highlight w:val="darkYellow"/>
          <w:lang w:eastAsia="zh-CN"/>
        </w:rPr>
        <w:t>Working Assumption</w:t>
      </w:r>
      <w:r w:rsidRPr="008C4DF0">
        <w:rPr>
          <w:rFonts w:eastAsia="DengXian" w:hint="eastAsia"/>
          <w:highlight w:val="darkYellow"/>
          <w:lang w:eastAsia="zh-CN"/>
        </w:rPr>
        <w:t>:</w:t>
      </w:r>
      <w:r w:rsidRPr="0049361A">
        <w:rPr>
          <w:rFonts w:eastAsia="DengXian" w:hint="eastAsia"/>
          <w:lang w:eastAsia="zh-CN"/>
        </w:rPr>
        <w:t xml:space="preserve"> </w:t>
      </w:r>
    </w:p>
    <w:p w14:paraId="580CFA1F" w14:textId="77777777" w:rsidR="009F5716" w:rsidRPr="00444AB3" w:rsidRDefault="009F5716" w:rsidP="009F5716">
      <w:pPr>
        <w:contextualSpacing/>
        <w:rPr>
          <w:rFonts w:eastAsia="DengXian"/>
          <w:lang w:eastAsia="zh-CN"/>
        </w:rPr>
      </w:pPr>
      <w:r w:rsidRPr="00444AB3">
        <w:rPr>
          <w:rFonts w:eastAsia="DengXian"/>
          <w:lang w:eastAsia="zh-CN"/>
        </w:rPr>
        <w:t>For intra-repetition hopping for SRS repetition symbols within each SRS frequency hop</w:t>
      </w:r>
      <w:r w:rsidRPr="00444AB3">
        <w:rPr>
          <w:rFonts w:eastAsia="DengXian" w:hint="eastAsia"/>
          <w:lang w:eastAsia="zh-CN"/>
        </w:rPr>
        <w:t xml:space="preserve">, support </w:t>
      </w:r>
      <w:r w:rsidRPr="00444AB3">
        <w:rPr>
          <w:rFonts w:eastAsia="DengXian" w:hint="eastAsia"/>
          <w:color w:val="FF0000"/>
          <w:lang w:eastAsia="zh-CN"/>
        </w:rPr>
        <w:t>Alt-</w:t>
      </w:r>
      <w:r w:rsidRPr="00444AB3">
        <w:rPr>
          <w:rFonts w:eastAsia="DengXian"/>
          <w:color w:val="FF0000"/>
          <w:lang w:eastAsia="zh-CN"/>
        </w:rPr>
        <w:t>2</w:t>
      </w:r>
      <w:r w:rsidRPr="00444AB3">
        <w:rPr>
          <w:rFonts w:eastAsia="DengXian" w:hint="eastAsia"/>
          <w:lang w:eastAsia="zh-CN"/>
        </w:rPr>
        <w:t>:</w:t>
      </w:r>
    </w:p>
    <w:p w14:paraId="04E46184" w14:textId="77777777" w:rsidR="009F5716" w:rsidRPr="00444AB3"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when P</w:t>
      </w:r>
      <w:r w:rsidRPr="00444AB3">
        <w:rPr>
          <w:rFonts w:eastAsia="DengXian" w:hint="eastAsia"/>
          <w:vertAlign w:val="subscript"/>
          <w:lang w:eastAsia="zh-CN"/>
        </w:rPr>
        <w:t>F</w:t>
      </w:r>
      <w:r w:rsidRPr="00444AB3">
        <w:rPr>
          <w:rFonts w:eastAsia="DengXian" w:hint="eastAsia"/>
          <w:lang w:eastAsia="zh-CN"/>
        </w:rPr>
        <w:t xml:space="preserve">=K=2, </w:t>
      </w:r>
      <w:r w:rsidRPr="00444AB3">
        <w:rPr>
          <w:rFonts w:eastAsia="DengXian"/>
          <w:lang w:eastAsia="zh-CN"/>
        </w:rPr>
        <w:t>select</w:t>
      </w:r>
      <w:r w:rsidRPr="00444AB3">
        <w:rPr>
          <w:rFonts w:eastAsia="DengXian" w:hint="eastAsia"/>
          <w:lang w:eastAsia="zh-CN"/>
        </w:rPr>
        <w:t xml:space="preserve"> </w:t>
      </w:r>
      <w:r w:rsidRPr="00444AB3">
        <w:rPr>
          <w:rFonts w:eastAsia="DengXian"/>
          <w:lang w:eastAsia="zh-CN"/>
        </w:rPr>
        <w:t xml:space="preserve">at least </w:t>
      </w:r>
      <w:r w:rsidRPr="00444AB3">
        <w:rPr>
          <w:rFonts w:eastAsia="DengXian" w:hint="eastAsia"/>
          <w:lang w:eastAsia="zh-CN"/>
        </w:rPr>
        <w:t xml:space="preserve">one </w:t>
      </w:r>
      <w:r w:rsidRPr="00444AB3">
        <w:rPr>
          <w:rFonts w:eastAsia="DengXian"/>
          <w:lang w:eastAsia="zh-CN"/>
        </w:rPr>
        <w:t>of</w:t>
      </w:r>
      <w:r w:rsidRPr="00444AB3">
        <w:rPr>
          <w:rFonts w:eastAsia="DengXian" w:hint="eastAsia"/>
          <w:lang w:eastAsia="zh-CN"/>
        </w:rPr>
        <w:t xml:space="preserve"> the following basic patterns:</w:t>
      </w:r>
    </w:p>
    <w:p w14:paraId="487DA7CB" w14:textId="77777777" w:rsidR="009F5716" w:rsidRPr="00444AB3"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Alt 1 (consecutive mapping): {0,</w:t>
      </w:r>
      <w:r w:rsidRPr="00444AB3">
        <w:rPr>
          <w:rFonts w:eastAsia="DengXian"/>
          <w:lang w:eastAsia="zh-CN"/>
        </w:rPr>
        <w:t>…</w:t>
      </w:r>
      <w:r w:rsidRPr="00444AB3">
        <w:rPr>
          <w:rFonts w:eastAsia="DengXian" w:hint="eastAsia"/>
          <w:lang w:eastAsia="zh-CN"/>
        </w:rPr>
        <w:t>,0,1,</w:t>
      </w:r>
      <w:r w:rsidRPr="00444AB3">
        <w:rPr>
          <w:rFonts w:eastAsia="DengXian"/>
          <w:lang w:eastAsia="zh-CN"/>
        </w:rPr>
        <w:t>…</w:t>
      </w:r>
      <w:r w:rsidRPr="00444AB3">
        <w:rPr>
          <w:rFonts w:eastAsia="DengXian" w:hint="eastAsia"/>
          <w:lang w:eastAsia="zh-CN"/>
        </w:rPr>
        <w:t>,1}</w:t>
      </w:r>
    </w:p>
    <w:p w14:paraId="179B0259" w14:textId="77777777" w:rsidR="009F5716" w:rsidRPr="00444AB3"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Alt 2 (non-consecutive mapping): {0,1,,</w:t>
      </w:r>
      <w:r w:rsidRPr="00444AB3">
        <w:rPr>
          <w:rFonts w:eastAsia="DengXian"/>
          <w:lang w:eastAsia="zh-CN"/>
        </w:rPr>
        <w:t>…</w:t>
      </w:r>
      <w:r w:rsidRPr="00444AB3">
        <w:rPr>
          <w:rFonts w:eastAsia="DengXian" w:hint="eastAsia"/>
          <w:lang w:eastAsia="zh-CN"/>
        </w:rPr>
        <w:t>,0,1}</w:t>
      </w:r>
    </w:p>
    <w:p w14:paraId="30B5BD84" w14:textId="77777777" w:rsidR="009F5716" w:rsidRPr="00444AB3"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when P</w:t>
      </w:r>
      <w:r w:rsidRPr="00444AB3">
        <w:rPr>
          <w:rFonts w:eastAsia="DengXian" w:hint="eastAsia"/>
          <w:vertAlign w:val="subscript"/>
          <w:lang w:eastAsia="zh-CN"/>
        </w:rPr>
        <w:t>F</w:t>
      </w:r>
      <w:r w:rsidRPr="00444AB3">
        <w:rPr>
          <w:rFonts w:eastAsia="DengXian" w:hint="eastAsia"/>
          <w:lang w:eastAsia="zh-CN"/>
        </w:rPr>
        <w:t>=4 and K=2, down select from the following basic patterns:</w:t>
      </w:r>
    </w:p>
    <w:p w14:paraId="473438BC" w14:textId="77777777" w:rsidR="009F5716" w:rsidRPr="00444AB3"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 xml:space="preserve">Alt </w:t>
      </w:r>
      <w:r w:rsidRPr="00444AB3">
        <w:rPr>
          <w:rFonts w:eastAsia="DengXian"/>
          <w:lang w:eastAsia="zh-CN"/>
        </w:rPr>
        <w:t>1</w:t>
      </w:r>
      <w:r w:rsidRPr="00444AB3">
        <w:rPr>
          <w:rFonts w:eastAsia="DengXian" w:hint="eastAsia"/>
          <w:lang w:eastAsia="zh-CN"/>
        </w:rPr>
        <w:t xml:space="preserve"> (consecutive mapping):{0,</w:t>
      </w:r>
      <w:r w:rsidRPr="00444AB3">
        <w:rPr>
          <w:rFonts w:eastAsia="DengXian"/>
          <w:lang w:eastAsia="zh-CN"/>
        </w:rPr>
        <w:t>…</w:t>
      </w:r>
      <w:r w:rsidRPr="00444AB3">
        <w:rPr>
          <w:rFonts w:eastAsia="DengXian" w:hint="eastAsia"/>
          <w:lang w:eastAsia="zh-CN"/>
        </w:rPr>
        <w:t>,0,2,</w:t>
      </w:r>
      <w:r w:rsidRPr="00444AB3">
        <w:rPr>
          <w:rFonts w:eastAsia="DengXian"/>
          <w:lang w:eastAsia="zh-CN"/>
        </w:rPr>
        <w:t>…</w:t>
      </w:r>
      <w:r w:rsidRPr="00444AB3">
        <w:rPr>
          <w:rFonts w:eastAsia="DengXian" w:hint="eastAsia"/>
          <w:lang w:eastAsia="zh-CN"/>
        </w:rPr>
        <w:t>,2}</w:t>
      </w:r>
    </w:p>
    <w:p w14:paraId="39715E96" w14:textId="77777777" w:rsidR="009F5716" w:rsidRPr="00444AB3" w:rsidRDefault="009F5716" w:rsidP="009F5716">
      <w:pPr>
        <w:pStyle w:val="ListParagraph"/>
        <w:numPr>
          <w:ilvl w:val="1"/>
          <w:numId w:val="174"/>
        </w:numPr>
        <w:overflowPunct/>
        <w:autoSpaceDE/>
        <w:autoSpaceDN/>
        <w:adjustRightInd/>
        <w:spacing w:after="0" w:line="276" w:lineRule="auto"/>
        <w:textAlignment w:val="auto"/>
        <w:rPr>
          <w:lang w:eastAsia="zh-CN"/>
        </w:rPr>
      </w:pPr>
      <w:r w:rsidRPr="00444AB3">
        <w:rPr>
          <w:rFonts w:eastAsia="DengXian" w:hint="eastAsia"/>
          <w:lang w:eastAsia="zh-CN"/>
        </w:rPr>
        <w:t>Alt 2 (non-consecutive mapping):{0,2,</w:t>
      </w:r>
      <w:r w:rsidRPr="00444AB3">
        <w:rPr>
          <w:rFonts w:eastAsia="DengXian"/>
          <w:lang w:eastAsia="zh-CN"/>
        </w:rPr>
        <w:t>…</w:t>
      </w:r>
      <w:r w:rsidRPr="00444AB3">
        <w:rPr>
          <w:rFonts w:eastAsia="DengXian" w:hint="eastAsia"/>
          <w:lang w:eastAsia="zh-CN"/>
        </w:rPr>
        <w:t>,0,2}</w:t>
      </w:r>
    </w:p>
    <w:p w14:paraId="4D46759C" w14:textId="77777777" w:rsidR="009F5716" w:rsidRPr="00444AB3" w:rsidRDefault="009F5716" w:rsidP="009F5716">
      <w:pPr>
        <w:pStyle w:val="ListParagraph"/>
        <w:numPr>
          <w:ilvl w:val="0"/>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when P</w:t>
      </w:r>
      <w:r w:rsidRPr="00444AB3">
        <w:rPr>
          <w:rFonts w:eastAsia="DengXian" w:hint="eastAsia"/>
          <w:vertAlign w:val="subscript"/>
          <w:lang w:eastAsia="zh-CN"/>
        </w:rPr>
        <w:t>F</w:t>
      </w:r>
      <w:r w:rsidRPr="00444AB3">
        <w:rPr>
          <w:rFonts w:eastAsia="DengXian" w:hint="eastAsia"/>
          <w:lang w:eastAsia="zh-CN"/>
        </w:rPr>
        <w:t>=K=4, down select from the following basic patterns:</w:t>
      </w:r>
    </w:p>
    <w:p w14:paraId="231AC8B3" w14:textId="77777777" w:rsidR="009F5716" w:rsidRPr="00444AB3" w:rsidRDefault="009F5716" w:rsidP="009F5716">
      <w:pPr>
        <w:pStyle w:val="ListParagraph"/>
        <w:numPr>
          <w:ilvl w:val="1"/>
          <w:numId w:val="174"/>
        </w:numPr>
        <w:overflowPunct/>
        <w:autoSpaceDE/>
        <w:autoSpaceDN/>
        <w:adjustRightInd/>
        <w:spacing w:after="0" w:line="276" w:lineRule="auto"/>
        <w:textAlignment w:val="auto"/>
        <w:rPr>
          <w:rFonts w:eastAsia="DengXian"/>
          <w:lang w:eastAsia="zh-CN"/>
        </w:rPr>
      </w:pPr>
      <w:r w:rsidRPr="00444AB3">
        <w:rPr>
          <w:rFonts w:eastAsia="DengXian" w:hint="eastAsia"/>
          <w:lang w:eastAsia="zh-CN"/>
        </w:rPr>
        <w:t>Alt 1 (consecutive mapping): {0,</w:t>
      </w:r>
      <w:r w:rsidRPr="00444AB3">
        <w:rPr>
          <w:rFonts w:eastAsia="DengXian"/>
          <w:lang w:eastAsia="zh-CN"/>
        </w:rPr>
        <w:t>…</w:t>
      </w:r>
      <w:r w:rsidRPr="00444AB3">
        <w:rPr>
          <w:rFonts w:eastAsia="DengXian" w:hint="eastAsia"/>
          <w:lang w:eastAsia="zh-CN"/>
        </w:rPr>
        <w:t>,0,2,</w:t>
      </w:r>
      <w:r w:rsidRPr="00444AB3">
        <w:rPr>
          <w:rFonts w:eastAsia="DengXian"/>
          <w:lang w:eastAsia="zh-CN"/>
        </w:rPr>
        <w:t>…</w:t>
      </w:r>
      <w:r w:rsidRPr="00444AB3">
        <w:rPr>
          <w:rFonts w:eastAsia="DengXian" w:hint="eastAsia"/>
          <w:lang w:eastAsia="zh-CN"/>
        </w:rPr>
        <w:t>,2,1,</w:t>
      </w:r>
      <w:r w:rsidRPr="00444AB3">
        <w:rPr>
          <w:rFonts w:eastAsia="DengXian"/>
          <w:lang w:eastAsia="zh-CN"/>
        </w:rPr>
        <w:t>…</w:t>
      </w:r>
      <w:r w:rsidRPr="00444AB3">
        <w:rPr>
          <w:rFonts w:eastAsia="DengXian" w:hint="eastAsia"/>
          <w:lang w:eastAsia="zh-CN"/>
        </w:rPr>
        <w:t>,1,3,</w:t>
      </w:r>
      <w:r w:rsidRPr="00444AB3">
        <w:rPr>
          <w:rFonts w:eastAsia="DengXian"/>
          <w:lang w:eastAsia="zh-CN"/>
        </w:rPr>
        <w:t>…</w:t>
      </w:r>
      <w:r w:rsidRPr="00444AB3">
        <w:rPr>
          <w:rFonts w:eastAsia="DengXian" w:hint="eastAsia"/>
          <w:lang w:eastAsia="zh-CN"/>
        </w:rPr>
        <w:t>,3}</w:t>
      </w:r>
    </w:p>
    <w:p w14:paraId="55924B80" w14:textId="77777777" w:rsidR="009F5716" w:rsidRPr="00444AB3" w:rsidRDefault="009F5716" w:rsidP="009F5716">
      <w:pPr>
        <w:pStyle w:val="ListParagraph"/>
        <w:numPr>
          <w:ilvl w:val="1"/>
          <w:numId w:val="174"/>
        </w:numPr>
        <w:overflowPunct/>
        <w:autoSpaceDE/>
        <w:autoSpaceDN/>
        <w:adjustRightInd/>
        <w:spacing w:after="160" w:line="276" w:lineRule="auto"/>
        <w:textAlignment w:val="auto"/>
        <w:rPr>
          <w:lang w:eastAsia="zh-CN"/>
        </w:rPr>
      </w:pPr>
      <w:r w:rsidRPr="00444AB3">
        <w:rPr>
          <w:rFonts w:eastAsia="DengXian" w:hint="eastAsia"/>
          <w:lang w:eastAsia="zh-CN"/>
        </w:rPr>
        <w:t>Alt 2 (non-consecutive mapping): {0,2,1,3,</w:t>
      </w:r>
      <w:r w:rsidRPr="00444AB3">
        <w:rPr>
          <w:rFonts w:eastAsia="DengXian"/>
          <w:lang w:eastAsia="zh-CN"/>
        </w:rPr>
        <w:t>…</w:t>
      </w:r>
      <w:r w:rsidRPr="00444AB3">
        <w:rPr>
          <w:rFonts w:eastAsia="DengXian" w:hint="eastAsia"/>
          <w:lang w:eastAsia="zh-CN"/>
        </w:rPr>
        <w:t>,0,2,1,3}</w:t>
      </w:r>
    </w:p>
    <w:p w14:paraId="0C7F919B" w14:textId="77777777" w:rsidR="009048F4" w:rsidRPr="00982845" w:rsidRDefault="009048F4" w:rsidP="009048F4">
      <w:pPr>
        <w:rPr>
          <w:rFonts w:eastAsia="DengXian"/>
          <w:i/>
          <w:iCs/>
          <w:lang w:eastAsia="zh-CN"/>
        </w:rPr>
      </w:pPr>
    </w:p>
    <w:p w14:paraId="15018D9A" w14:textId="09DC32D0" w:rsidR="009048F4" w:rsidRPr="00982845" w:rsidRDefault="004710F9" w:rsidP="009048F4">
      <w:hyperlink r:id="rId880" w:history="1">
        <w:r>
          <w:rPr>
            <w:rStyle w:val="Hyperlink"/>
          </w:rPr>
          <w:t>R1-2506795</w:t>
        </w:r>
      </w:hyperlink>
      <w:r w:rsidR="009048F4" w:rsidRPr="00982845">
        <w:tab/>
        <w:t>NR MIMO Phase 6: SRS Enhancement</w:t>
      </w:r>
      <w:r w:rsidR="009048F4" w:rsidRPr="00982845">
        <w:tab/>
        <w:t>InterDigital, Inc.</w:t>
      </w:r>
    </w:p>
    <w:p w14:paraId="77A1F973" w14:textId="2816D820" w:rsidR="009048F4" w:rsidRPr="00982845" w:rsidRDefault="004710F9" w:rsidP="009048F4">
      <w:hyperlink r:id="rId881" w:history="1">
        <w:r>
          <w:rPr>
            <w:rStyle w:val="Hyperlink"/>
          </w:rPr>
          <w:t>R1-2506806</w:t>
        </w:r>
      </w:hyperlink>
      <w:r w:rsidR="009048F4" w:rsidRPr="00982845">
        <w:tab/>
        <w:t>Discussion on improvement of SRS capacity and coverage</w:t>
      </w:r>
      <w:r w:rsidR="009048F4" w:rsidRPr="00982845">
        <w:tab/>
        <w:t>Spreadtrum, UNISOC</w:t>
      </w:r>
    </w:p>
    <w:p w14:paraId="1BEBACF0" w14:textId="1E2C7B15" w:rsidR="009048F4" w:rsidRPr="00982845" w:rsidRDefault="004710F9" w:rsidP="009048F4">
      <w:hyperlink r:id="rId882" w:history="1">
        <w:r>
          <w:rPr>
            <w:rStyle w:val="Hyperlink"/>
          </w:rPr>
          <w:t>R1-2506836</w:t>
        </w:r>
      </w:hyperlink>
      <w:r w:rsidR="009048F4" w:rsidRPr="00982845">
        <w:tab/>
        <w:t>Improvement of SRS capacity and coverage</w:t>
      </w:r>
      <w:r w:rsidR="009048F4" w:rsidRPr="00982845">
        <w:tab/>
        <w:t>MediaTek Inc.</w:t>
      </w:r>
    </w:p>
    <w:p w14:paraId="3B5625EA" w14:textId="568E2366" w:rsidR="009048F4" w:rsidRPr="00982845" w:rsidRDefault="004710F9" w:rsidP="009048F4">
      <w:hyperlink r:id="rId883" w:history="1">
        <w:r>
          <w:rPr>
            <w:rStyle w:val="Hyperlink"/>
          </w:rPr>
          <w:t>R1-2506845</w:t>
        </w:r>
      </w:hyperlink>
      <w:r w:rsidR="009048F4" w:rsidRPr="00982845">
        <w:tab/>
        <w:t>Discussion on improving of SRS capacity and coverage</w:t>
      </w:r>
      <w:r w:rsidR="009048F4" w:rsidRPr="00982845">
        <w:tab/>
        <w:t>TCL</w:t>
      </w:r>
    </w:p>
    <w:p w14:paraId="72F95AB8" w14:textId="133182A9" w:rsidR="009048F4" w:rsidRPr="00982845" w:rsidRDefault="004710F9" w:rsidP="009048F4">
      <w:hyperlink r:id="rId884" w:history="1">
        <w:r>
          <w:rPr>
            <w:rStyle w:val="Hyperlink"/>
          </w:rPr>
          <w:t>R1-2506890</w:t>
        </w:r>
      </w:hyperlink>
      <w:r w:rsidR="009048F4" w:rsidRPr="00982845">
        <w:tab/>
        <w:t>Discussion on improvement of SRS capacity and coverage</w:t>
      </w:r>
      <w:r w:rsidR="009048F4" w:rsidRPr="00982845">
        <w:tab/>
        <w:t>vivo</w:t>
      </w:r>
    </w:p>
    <w:p w14:paraId="631A4771" w14:textId="5F4D07F7" w:rsidR="009048F4" w:rsidRPr="00982845" w:rsidRDefault="004710F9" w:rsidP="009048F4">
      <w:hyperlink r:id="rId885" w:history="1">
        <w:r>
          <w:rPr>
            <w:rStyle w:val="Hyperlink"/>
          </w:rPr>
          <w:t>R1-2506925</w:t>
        </w:r>
      </w:hyperlink>
      <w:r w:rsidR="009048F4" w:rsidRPr="00982845">
        <w:tab/>
        <w:t>Improvement of SRS capacity and coverage</w:t>
      </w:r>
      <w:r w:rsidR="009048F4" w:rsidRPr="00982845">
        <w:tab/>
        <w:t>Huawei, HiSilicon</w:t>
      </w:r>
    </w:p>
    <w:p w14:paraId="0233AAF9" w14:textId="6268713C" w:rsidR="009048F4" w:rsidRPr="00982845" w:rsidRDefault="004710F9" w:rsidP="009048F4">
      <w:hyperlink r:id="rId886" w:history="1">
        <w:r>
          <w:rPr>
            <w:rStyle w:val="Hyperlink"/>
          </w:rPr>
          <w:t>R1-2506981</w:t>
        </w:r>
      </w:hyperlink>
      <w:r w:rsidR="009048F4" w:rsidRPr="00982845">
        <w:tab/>
        <w:t>Discussion on the improvement of SRS capacity and coverage</w:t>
      </w:r>
      <w:r w:rsidR="009048F4" w:rsidRPr="00982845">
        <w:tab/>
        <w:t>Xiaomi</w:t>
      </w:r>
    </w:p>
    <w:p w14:paraId="1332BBAC" w14:textId="19874672" w:rsidR="009048F4" w:rsidRPr="00982845" w:rsidRDefault="004710F9" w:rsidP="009048F4">
      <w:hyperlink r:id="rId887" w:history="1">
        <w:r>
          <w:rPr>
            <w:rStyle w:val="Hyperlink"/>
          </w:rPr>
          <w:t>R1-2507026</w:t>
        </w:r>
      </w:hyperlink>
      <w:r w:rsidR="009048F4" w:rsidRPr="00982845">
        <w:tab/>
        <w:t>Improvement of SRS capacity and coverage</w:t>
      </w:r>
      <w:r w:rsidR="009048F4" w:rsidRPr="00982845">
        <w:tab/>
        <w:t>Tejas Network Limited</w:t>
      </w:r>
    </w:p>
    <w:p w14:paraId="1C566538" w14:textId="4095F9D0" w:rsidR="009048F4" w:rsidRPr="00982845" w:rsidRDefault="004710F9" w:rsidP="009048F4">
      <w:hyperlink r:id="rId888" w:history="1">
        <w:r>
          <w:rPr>
            <w:rStyle w:val="Hyperlink"/>
          </w:rPr>
          <w:t>R1-2507040</w:t>
        </w:r>
      </w:hyperlink>
      <w:r w:rsidR="009048F4" w:rsidRPr="00982845">
        <w:tab/>
        <w:t>Discussion on improvement of SRS capacity and coverage</w:t>
      </w:r>
      <w:r w:rsidR="009048F4" w:rsidRPr="00982845">
        <w:tab/>
        <w:t>ZTE Corporation, Sanechips</w:t>
      </w:r>
    </w:p>
    <w:p w14:paraId="3975D482" w14:textId="162100DC" w:rsidR="009048F4" w:rsidRPr="00982845" w:rsidRDefault="004710F9" w:rsidP="009048F4">
      <w:hyperlink r:id="rId889" w:history="1">
        <w:r>
          <w:rPr>
            <w:rStyle w:val="Hyperlink"/>
          </w:rPr>
          <w:t>R1-2507111</w:t>
        </w:r>
      </w:hyperlink>
      <w:r w:rsidR="009048F4" w:rsidRPr="00982845">
        <w:tab/>
        <w:t>Discussion on improvement of SRS capacity and coverage</w:t>
      </w:r>
      <w:r w:rsidR="009048F4" w:rsidRPr="00982845">
        <w:tab/>
        <w:t>CATT</w:t>
      </w:r>
    </w:p>
    <w:p w14:paraId="78665DC8" w14:textId="1387BA74" w:rsidR="009048F4" w:rsidRPr="00982845" w:rsidRDefault="004710F9" w:rsidP="009048F4">
      <w:hyperlink r:id="rId890" w:history="1">
        <w:r>
          <w:rPr>
            <w:rStyle w:val="Hyperlink"/>
          </w:rPr>
          <w:t>R1-2507168</w:t>
        </w:r>
      </w:hyperlink>
      <w:r w:rsidR="009048F4" w:rsidRPr="00982845">
        <w:tab/>
        <w:t>Discussion on enhancement of SRS capacity and coverage for MIMO phase 6</w:t>
      </w:r>
      <w:r w:rsidR="009048F4" w:rsidRPr="00982845">
        <w:tab/>
        <w:t>OPPO</w:t>
      </w:r>
    </w:p>
    <w:p w14:paraId="0A28CAB4" w14:textId="075D1251" w:rsidR="009048F4" w:rsidRPr="00982845" w:rsidRDefault="004710F9" w:rsidP="009048F4">
      <w:hyperlink r:id="rId891" w:history="1">
        <w:r>
          <w:rPr>
            <w:rStyle w:val="Hyperlink"/>
          </w:rPr>
          <w:t>R1-2507207</w:t>
        </w:r>
      </w:hyperlink>
      <w:r w:rsidR="009048F4" w:rsidRPr="00982845">
        <w:tab/>
        <w:t>Discussion on improvement of SRS capacity and coverage</w:t>
      </w:r>
      <w:r w:rsidR="009048F4" w:rsidRPr="00982845">
        <w:tab/>
        <w:t>HONOR</w:t>
      </w:r>
    </w:p>
    <w:p w14:paraId="59F51768" w14:textId="07A78F82" w:rsidR="009048F4" w:rsidRPr="00982845" w:rsidRDefault="004710F9" w:rsidP="009048F4">
      <w:hyperlink r:id="rId892" w:history="1">
        <w:r>
          <w:rPr>
            <w:rStyle w:val="Hyperlink"/>
          </w:rPr>
          <w:t>R1-2507245</w:t>
        </w:r>
      </w:hyperlink>
      <w:r w:rsidR="009048F4" w:rsidRPr="00982845">
        <w:tab/>
        <w:t>Views on improvement of SRS capacity and coverage</w:t>
      </w:r>
      <w:r w:rsidR="009048F4" w:rsidRPr="00982845">
        <w:tab/>
        <w:t>Samsung</w:t>
      </w:r>
    </w:p>
    <w:p w14:paraId="2A8FDD94" w14:textId="657E80DC" w:rsidR="009048F4" w:rsidRPr="00982845" w:rsidRDefault="004710F9" w:rsidP="009048F4">
      <w:hyperlink r:id="rId893" w:history="1">
        <w:r>
          <w:rPr>
            <w:rStyle w:val="Hyperlink"/>
          </w:rPr>
          <w:t>R1-2507283</w:t>
        </w:r>
      </w:hyperlink>
      <w:r w:rsidR="009048F4" w:rsidRPr="00982845">
        <w:tab/>
        <w:t>Discussion on improvement of SRS capacity and coverage</w:t>
      </w:r>
      <w:r w:rsidR="009048F4" w:rsidRPr="00982845">
        <w:tab/>
        <w:t>Fujitsu</w:t>
      </w:r>
    </w:p>
    <w:p w14:paraId="6C3446B6" w14:textId="391436DF" w:rsidR="009048F4" w:rsidRPr="00982845" w:rsidRDefault="004710F9" w:rsidP="009048F4">
      <w:hyperlink r:id="rId894" w:history="1">
        <w:r>
          <w:rPr>
            <w:rStyle w:val="Hyperlink"/>
          </w:rPr>
          <w:t>R1-2507315</w:t>
        </w:r>
      </w:hyperlink>
      <w:r w:rsidR="009048F4" w:rsidRPr="00982845">
        <w:tab/>
        <w:t>Discussion on improvement of SRS capacity and coverage</w:t>
      </w:r>
      <w:r w:rsidR="009048F4" w:rsidRPr="00982845">
        <w:tab/>
        <w:t>NEC</w:t>
      </w:r>
    </w:p>
    <w:p w14:paraId="2C89AD0E" w14:textId="79C35C34" w:rsidR="009048F4" w:rsidRPr="00982845" w:rsidRDefault="004710F9" w:rsidP="009048F4">
      <w:hyperlink r:id="rId895" w:history="1">
        <w:r>
          <w:rPr>
            <w:rStyle w:val="Hyperlink"/>
          </w:rPr>
          <w:t>R1-2507325</w:t>
        </w:r>
      </w:hyperlink>
      <w:r w:rsidR="009048F4" w:rsidRPr="00982845">
        <w:tab/>
        <w:t>Discussion on SRS capacity and coverage improvement</w:t>
      </w:r>
      <w:r w:rsidR="009048F4" w:rsidRPr="00982845">
        <w:tab/>
        <w:t>China Telecom</w:t>
      </w:r>
    </w:p>
    <w:p w14:paraId="38C0AC28" w14:textId="4F095734" w:rsidR="009048F4" w:rsidRPr="00982845" w:rsidRDefault="004710F9" w:rsidP="009048F4">
      <w:hyperlink r:id="rId896" w:history="1">
        <w:r>
          <w:rPr>
            <w:rStyle w:val="Hyperlink"/>
          </w:rPr>
          <w:t>R1-2507406</w:t>
        </w:r>
      </w:hyperlink>
      <w:r w:rsidR="009048F4" w:rsidRPr="00982845">
        <w:tab/>
        <w:t>Improvement of SRS Capacity and Coverage</w:t>
      </w:r>
      <w:r w:rsidR="009048F4" w:rsidRPr="00982845">
        <w:tab/>
        <w:t>Nokia</w:t>
      </w:r>
    </w:p>
    <w:p w14:paraId="52994B9A" w14:textId="09BCCFD5" w:rsidR="009048F4" w:rsidRPr="00982845" w:rsidRDefault="004710F9" w:rsidP="009048F4">
      <w:hyperlink r:id="rId897" w:history="1">
        <w:r>
          <w:rPr>
            <w:rStyle w:val="Hyperlink"/>
          </w:rPr>
          <w:t>R1-2507438</w:t>
        </w:r>
      </w:hyperlink>
      <w:r w:rsidR="009048F4" w:rsidRPr="00982845">
        <w:tab/>
        <w:t>Improvement of SRS capacity and coverage</w:t>
      </w:r>
      <w:r w:rsidR="009048F4" w:rsidRPr="00982845">
        <w:tab/>
        <w:t>Lenovo</w:t>
      </w:r>
    </w:p>
    <w:p w14:paraId="5DF64150" w14:textId="54F24EE7" w:rsidR="009048F4" w:rsidRPr="00982845" w:rsidRDefault="004710F9" w:rsidP="009048F4">
      <w:hyperlink r:id="rId898" w:history="1">
        <w:r>
          <w:rPr>
            <w:rStyle w:val="Hyperlink"/>
          </w:rPr>
          <w:t>R1-2507499</w:t>
        </w:r>
      </w:hyperlink>
      <w:r w:rsidR="009048F4" w:rsidRPr="00982845">
        <w:tab/>
        <w:t>Discussion on improvement of SRS capacity and coverage for NR MIMO Phase 6</w:t>
      </w:r>
      <w:r w:rsidR="009048F4" w:rsidRPr="00982845">
        <w:tab/>
        <w:t>ETRI</w:t>
      </w:r>
    </w:p>
    <w:p w14:paraId="4B348941" w14:textId="59C6EC28" w:rsidR="009048F4" w:rsidRPr="00982845" w:rsidRDefault="004710F9" w:rsidP="009048F4">
      <w:hyperlink r:id="rId899" w:history="1">
        <w:r>
          <w:rPr>
            <w:rStyle w:val="Hyperlink"/>
          </w:rPr>
          <w:t>R1-2507529</w:t>
        </w:r>
      </w:hyperlink>
      <w:r w:rsidR="009048F4" w:rsidRPr="00982845">
        <w:tab/>
        <w:t>Discussion on improvement of SRS capacity and coverage</w:t>
      </w:r>
      <w:r w:rsidR="009048F4" w:rsidRPr="00982845">
        <w:tab/>
        <w:t>Panasonic</w:t>
      </w:r>
    </w:p>
    <w:p w14:paraId="398271BC" w14:textId="01D6ECAA" w:rsidR="009048F4" w:rsidRPr="00982845" w:rsidRDefault="004710F9" w:rsidP="009048F4">
      <w:hyperlink r:id="rId900" w:history="1">
        <w:r>
          <w:rPr>
            <w:rStyle w:val="Hyperlink"/>
          </w:rPr>
          <w:t>R1-2507543</w:t>
        </w:r>
      </w:hyperlink>
      <w:r w:rsidR="009048F4" w:rsidRPr="00982845">
        <w:tab/>
        <w:t>Discussion on Improvement of SRS Capacity and Coverage</w:t>
      </w:r>
      <w:r w:rsidR="009048F4" w:rsidRPr="00982845">
        <w:tab/>
        <w:t>Rakuten Mobile, Inc</w:t>
      </w:r>
    </w:p>
    <w:p w14:paraId="5C51FB15" w14:textId="5F8B0836" w:rsidR="009048F4" w:rsidRPr="00982845" w:rsidRDefault="004710F9" w:rsidP="009048F4">
      <w:hyperlink r:id="rId901" w:history="1">
        <w:r>
          <w:rPr>
            <w:rStyle w:val="Hyperlink"/>
          </w:rPr>
          <w:t>R1-2507589</w:t>
        </w:r>
      </w:hyperlink>
      <w:r w:rsidR="009048F4" w:rsidRPr="00982845">
        <w:tab/>
        <w:t>Further discussions on improvements of SRS capacity and coverage</w:t>
      </w:r>
      <w:r w:rsidR="009048F4" w:rsidRPr="00982845">
        <w:tab/>
        <w:t>Sony</w:t>
      </w:r>
    </w:p>
    <w:p w14:paraId="501A40E6" w14:textId="264C74FF" w:rsidR="009048F4" w:rsidRPr="00982845" w:rsidRDefault="004710F9" w:rsidP="009048F4">
      <w:hyperlink r:id="rId902" w:history="1">
        <w:r>
          <w:rPr>
            <w:rStyle w:val="Hyperlink"/>
          </w:rPr>
          <w:t>R1-2507632</w:t>
        </w:r>
      </w:hyperlink>
      <w:r w:rsidR="009048F4" w:rsidRPr="00982845">
        <w:tab/>
        <w:t>Improvement of SRS capacity and coverage</w:t>
      </w:r>
      <w:r w:rsidR="009048F4" w:rsidRPr="00982845">
        <w:tab/>
        <w:t>Transsion Holdings</w:t>
      </w:r>
    </w:p>
    <w:p w14:paraId="1A38A374" w14:textId="29D743E0" w:rsidR="009048F4" w:rsidRPr="00982845" w:rsidRDefault="004710F9" w:rsidP="009048F4">
      <w:hyperlink r:id="rId903" w:history="1">
        <w:r>
          <w:rPr>
            <w:rStyle w:val="Hyperlink"/>
          </w:rPr>
          <w:t>R1-2507669</w:t>
        </w:r>
      </w:hyperlink>
      <w:r w:rsidR="009048F4" w:rsidRPr="00982845">
        <w:tab/>
        <w:t>On Rel-20 MIMO SRS capacity and coverage improvement</w:t>
      </w:r>
      <w:r w:rsidR="009048F4" w:rsidRPr="00982845">
        <w:tab/>
        <w:t>Apple</w:t>
      </w:r>
    </w:p>
    <w:p w14:paraId="09E36233" w14:textId="2115E143" w:rsidR="009048F4" w:rsidRPr="00982845" w:rsidRDefault="004710F9" w:rsidP="009048F4">
      <w:hyperlink r:id="rId904" w:history="1">
        <w:r>
          <w:rPr>
            <w:rStyle w:val="Hyperlink"/>
          </w:rPr>
          <w:t>R1-2507713</w:t>
        </w:r>
      </w:hyperlink>
      <w:r w:rsidR="009048F4" w:rsidRPr="00982845">
        <w:tab/>
        <w:t>SRS enhancements in 5G MIMO Phase 6</w:t>
      </w:r>
      <w:r w:rsidR="009048F4" w:rsidRPr="00982845">
        <w:tab/>
        <w:t>Qualcomm Incorporated</w:t>
      </w:r>
    </w:p>
    <w:p w14:paraId="733AF5D2" w14:textId="4647878D" w:rsidR="009048F4" w:rsidRPr="00982845" w:rsidRDefault="004710F9" w:rsidP="009048F4">
      <w:hyperlink r:id="rId905" w:history="1">
        <w:r>
          <w:rPr>
            <w:rStyle w:val="Hyperlink"/>
          </w:rPr>
          <w:t>R1-2507769</w:t>
        </w:r>
      </w:hyperlink>
      <w:r w:rsidR="009048F4" w:rsidRPr="00982845">
        <w:tab/>
        <w:t>Improvement of SRS capacity and coverage</w:t>
      </w:r>
      <w:r w:rsidR="009048F4" w:rsidRPr="00982845">
        <w:tab/>
        <w:t>Sharp</w:t>
      </w:r>
    </w:p>
    <w:p w14:paraId="37F57B71" w14:textId="6A6E0E6F" w:rsidR="009048F4" w:rsidRPr="00982845" w:rsidRDefault="004710F9" w:rsidP="009048F4">
      <w:hyperlink r:id="rId906" w:history="1">
        <w:r>
          <w:rPr>
            <w:rStyle w:val="Hyperlink"/>
          </w:rPr>
          <w:t>R1-2507805</w:t>
        </w:r>
      </w:hyperlink>
      <w:r w:rsidR="009048F4" w:rsidRPr="00982845">
        <w:tab/>
        <w:t>Discussion on Improvement of SRS capacity and coverage</w:t>
      </w:r>
      <w:r w:rsidR="009048F4" w:rsidRPr="00982845">
        <w:tab/>
        <w:t>NTT DOCOMO, INC.</w:t>
      </w:r>
    </w:p>
    <w:p w14:paraId="5F8D6528" w14:textId="5775E27E" w:rsidR="009048F4" w:rsidRPr="00982845" w:rsidRDefault="004710F9" w:rsidP="009048F4">
      <w:hyperlink r:id="rId907" w:history="1">
        <w:r>
          <w:rPr>
            <w:rStyle w:val="Hyperlink"/>
          </w:rPr>
          <w:t>R1-2507880</w:t>
        </w:r>
      </w:hyperlink>
      <w:r w:rsidR="009048F4" w:rsidRPr="00982845">
        <w:tab/>
        <w:t>On Rel-20 improvement of SRS capacity and coverage</w:t>
      </w:r>
      <w:r w:rsidR="009048F4" w:rsidRPr="00982845">
        <w:tab/>
        <w:t>Ericsson</w:t>
      </w:r>
    </w:p>
    <w:p w14:paraId="4E6E97D5" w14:textId="6EB05F5D" w:rsidR="009048F4" w:rsidRPr="00982845" w:rsidRDefault="004710F9" w:rsidP="009048F4">
      <w:hyperlink r:id="rId908" w:history="1">
        <w:r>
          <w:rPr>
            <w:rStyle w:val="Hyperlink"/>
          </w:rPr>
          <w:t>R1-2507881</w:t>
        </w:r>
      </w:hyperlink>
      <w:r w:rsidR="009048F4" w:rsidRPr="00982845">
        <w:tab/>
        <w:t>Views on enhancements for Improvement of SRS capacity and coverage</w:t>
      </w:r>
      <w:r w:rsidR="009048F4" w:rsidRPr="00982845">
        <w:tab/>
        <w:t>KDDI Corporation</w:t>
      </w:r>
    </w:p>
    <w:p w14:paraId="03C39A3A" w14:textId="4DF44FBF" w:rsidR="009048F4" w:rsidRPr="00982845" w:rsidRDefault="004710F9" w:rsidP="009048F4">
      <w:hyperlink r:id="rId909" w:history="1">
        <w:r>
          <w:rPr>
            <w:rStyle w:val="Hyperlink"/>
          </w:rPr>
          <w:t>R1-2507908</w:t>
        </w:r>
      </w:hyperlink>
      <w:r w:rsidR="009048F4" w:rsidRPr="00982845">
        <w:tab/>
        <w:t>Discussion on improvement of SRS capacity and coverage</w:t>
      </w:r>
      <w:r w:rsidR="009048F4" w:rsidRPr="00982845">
        <w:tab/>
        <w:t>NICT</w:t>
      </w:r>
    </w:p>
    <w:p w14:paraId="0200605E" w14:textId="44953250" w:rsidR="009048F4" w:rsidRPr="00274398" w:rsidRDefault="004710F9" w:rsidP="009048F4">
      <w:pPr>
        <w:rPr>
          <w:rFonts w:eastAsia="DengXian"/>
          <w:lang w:eastAsia="zh-CN"/>
        </w:rPr>
      </w:pPr>
      <w:hyperlink r:id="rId910" w:history="1">
        <w:r>
          <w:rPr>
            <w:rStyle w:val="Hyperlink"/>
            <w:rFonts w:eastAsia="DengXian"/>
            <w:lang w:eastAsia="zh-CN"/>
          </w:rPr>
          <w:t>R1-2507994</w:t>
        </w:r>
      </w:hyperlink>
      <w:r w:rsidR="00274398">
        <w:rPr>
          <w:rFonts w:eastAsia="DengXian"/>
          <w:lang w:eastAsia="zh-CN"/>
        </w:rPr>
        <w:tab/>
      </w:r>
      <w:r w:rsidR="00274398" w:rsidRPr="00274398">
        <w:rPr>
          <w:rFonts w:eastAsia="DengXian"/>
          <w:lang w:eastAsia="zh-CN"/>
        </w:rPr>
        <w:t>Moderator summary on improvement of SRS capacity and coverage: Round 1</w:t>
      </w:r>
      <w:r w:rsidR="00274398">
        <w:rPr>
          <w:rFonts w:eastAsia="DengXian"/>
          <w:lang w:eastAsia="zh-CN"/>
        </w:rPr>
        <w:tab/>
      </w:r>
      <w:r w:rsidR="00274398" w:rsidRPr="00274398">
        <w:rPr>
          <w:rFonts w:eastAsia="DengXian"/>
          <w:lang w:eastAsia="zh-CN"/>
        </w:rPr>
        <w:t>Moderator (CATT)</w:t>
      </w:r>
    </w:p>
    <w:p w14:paraId="55237E2C" w14:textId="05CD6C68" w:rsidR="00274398" w:rsidRDefault="004710F9" w:rsidP="009048F4">
      <w:pPr>
        <w:rPr>
          <w:rFonts w:eastAsia="DengXian"/>
          <w:lang w:eastAsia="zh-CN"/>
        </w:rPr>
      </w:pPr>
      <w:hyperlink r:id="rId911" w:history="1">
        <w:r>
          <w:rPr>
            <w:rStyle w:val="Hyperlink"/>
            <w:rFonts w:eastAsia="DengXian"/>
            <w:lang w:eastAsia="zh-CN"/>
          </w:rPr>
          <w:t>R1-2508045</w:t>
        </w:r>
      </w:hyperlink>
      <w:r w:rsidR="00346186">
        <w:rPr>
          <w:rFonts w:eastAsia="DengXian"/>
          <w:lang w:eastAsia="zh-CN"/>
        </w:rPr>
        <w:tab/>
      </w:r>
      <w:r w:rsidR="00346186" w:rsidRPr="00346186">
        <w:rPr>
          <w:rFonts w:eastAsia="DengXian"/>
          <w:lang w:eastAsia="zh-CN"/>
        </w:rPr>
        <w:t>Moderator summary on improvement of SRS capacity and coverage: Round 2</w:t>
      </w:r>
      <w:r w:rsidR="00346186">
        <w:rPr>
          <w:rFonts w:eastAsia="DengXian"/>
          <w:lang w:eastAsia="zh-CN"/>
        </w:rPr>
        <w:tab/>
      </w:r>
      <w:r w:rsidR="00346186" w:rsidRPr="00346186">
        <w:rPr>
          <w:rFonts w:eastAsia="DengXian"/>
          <w:lang w:eastAsia="zh-CN"/>
        </w:rPr>
        <w:t>Moderator (CATT)</w:t>
      </w:r>
    </w:p>
    <w:p w14:paraId="56CDB2E7" w14:textId="3B1ECCE6" w:rsidR="00346186" w:rsidRDefault="004710F9" w:rsidP="009048F4">
      <w:pPr>
        <w:rPr>
          <w:rFonts w:eastAsia="DengXian"/>
          <w:lang w:eastAsia="zh-CN"/>
        </w:rPr>
      </w:pPr>
      <w:hyperlink r:id="rId912" w:history="1">
        <w:r>
          <w:rPr>
            <w:rStyle w:val="Hyperlink"/>
            <w:rFonts w:eastAsia="DengXian"/>
            <w:lang w:eastAsia="zh-CN"/>
          </w:rPr>
          <w:t>R1-2508087</w:t>
        </w:r>
      </w:hyperlink>
      <w:r w:rsidR="00454404">
        <w:rPr>
          <w:rFonts w:eastAsia="DengXian"/>
          <w:lang w:eastAsia="zh-CN"/>
        </w:rPr>
        <w:tab/>
      </w:r>
      <w:r w:rsidR="00454404" w:rsidRPr="00454404">
        <w:rPr>
          <w:rFonts w:eastAsia="DengXian"/>
          <w:lang w:eastAsia="zh-CN"/>
        </w:rPr>
        <w:t>Moderator summary on improvement of SRS capacity and coverage: Round 3</w:t>
      </w:r>
      <w:r w:rsidR="00454404">
        <w:rPr>
          <w:rFonts w:eastAsia="DengXian"/>
          <w:lang w:eastAsia="zh-CN"/>
        </w:rPr>
        <w:tab/>
      </w:r>
      <w:r w:rsidR="00454404" w:rsidRPr="00454404">
        <w:rPr>
          <w:rFonts w:eastAsia="DengXian"/>
          <w:lang w:eastAsia="zh-CN"/>
        </w:rPr>
        <w:t>Moderator (CATT)</w:t>
      </w:r>
    </w:p>
    <w:p w14:paraId="144D239C" w14:textId="04A4BD62" w:rsidR="00454404" w:rsidRDefault="004710F9" w:rsidP="009048F4">
      <w:pPr>
        <w:rPr>
          <w:rFonts w:eastAsia="DengXian"/>
          <w:lang w:eastAsia="zh-CN"/>
        </w:rPr>
      </w:pPr>
      <w:hyperlink r:id="rId913" w:history="1">
        <w:r>
          <w:rPr>
            <w:rStyle w:val="Hyperlink"/>
            <w:rFonts w:eastAsia="DengXian"/>
            <w:lang w:eastAsia="zh-CN"/>
          </w:rPr>
          <w:t>R1-2508105</w:t>
        </w:r>
      </w:hyperlink>
      <w:r w:rsidR="006C5A7B">
        <w:rPr>
          <w:rFonts w:eastAsia="DengXian"/>
          <w:lang w:eastAsia="zh-CN"/>
        </w:rPr>
        <w:tab/>
      </w:r>
      <w:r w:rsidR="006C5A7B" w:rsidRPr="00454404">
        <w:rPr>
          <w:rFonts w:eastAsia="DengXian"/>
          <w:lang w:eastAsia="zh-CN"/>
        </w:rPr>
        <w:t xml:space="preserve">Moderator summary on improvement of SRS capacity and coverage: Round </w:t>
      </w:r>
      <w:r w:rsidR="006C5A7B">
        <w:rPr>
          <w:rFonts w:eastAsia="DengXian"/>
          <w:lang w:eastAsia="zh-CN"/>
        </w:rPr>
        <w:t>4</w:t>
      </w:r>
      <w:r w:rsidR="006C5A7B">
        <w:rPr>
          <w:rFonts w:eastAsia="DengXian"/>
          <w:lang w:eastAsia="zh-CN"/>
        </w:rPr>
        <w:tab/>
      </w:r>
      <w:r w:rsidR="006C5A7B" w:rsidRPr="00454404">
        <w:rPr>
          <w:rFonts w:eastAsia="DengXian"/>
          <w:lang w:eastAsia="zh-CN"/>
        </w:rPr>
        <w:t>Moderator (CATT)</w:t>
      </w:r>
    </w:p>
    <w:p w14:paraId="73865740" w14:textId="77777777" w:rsidR="006C5A7B" w:rsidRPr="00274398" w:rsidRDefault="006C5A7B" w:rsidP="009048F4">
      <w:pPr>
        <w:rPr>
          <w:rFonts w:eastAsia="DengXian"/>
          <w:lang w:eastAsia="zh-CN"/>
        </w:rPr>
      </w:pPr>
    </w:p>
    <w:p w14:paraId="637D9996" w14:textId="77777777" w:rsidR="009048F4" w:rsidRPr="00982845" w:rsidRDefault="009048F4" w:rsidP="004331CD">
      <w:pPr>
        <w:pStyle w:val="Heading3"/>
        <w:numPr>
          <w:ilvl w:val="2"/>
          <w:numId w:val="98"/>
        </w:numPr>
        <w:ind w:left="1080" w:hanging="1080"/>
      </w:pPr>
      <w:bookmarkStart w:id="1022" w:name="_Toc210658574"/>
      <w:bookmarkStart w:id="1023" w:name="_Toc210658672"/>
      <w:bookmarkStart w:id="1024" w:name="_Toc210659390"/>
      <w:bookmarkStart w:id="1025" w:name="_Toc211860367"/>
      <w:bookmarkStart w:id="1026" w:name="_Toc211860657"/>
      <w:bookmarkStart w:id="1027" w:name="_Toc211860876"/>
      <w:bookmarkStart w:id="1028" w:name="_Toc211861097"/>
      <w:bookmarkStart w:id="1029" w:name="_Toc211861503"/>
      <w:bookmarkStart w:id="1030" w:name="_Toc211861673"/>
      <w:bookmarkStart w:id="1031" w:name="_Toc211861889"/>
      <w:bookmarkStart w:id="1032" w:name="_Toc211861981"/>
      <w:bookmarkStart w:id="1033" w:name="_Toc211862380"/>
      <w:bookmarkStart w:id="1034" w:name="_Toc211862534"/>
      <w:r w:rsidRPr="00982845">
        <w:t>Enhancing DL CSI acquisition</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14:paraId="647A0C79" w14:textId="77777777" w:rsidR="009048F4" w:rsidRPr="00982845" w:rsidRDefault="009048F4" w:rsidP="009048F4">
      <w:pPr>
        <w:rPr>
          <w:rFonts w:eastAsia="DengXian"/>
          <w:i/>
          <w:iCs/>
          <w:lang w:eastAsia="zh-CN"/>
        </w:rPr>
      </w:pPr>
      <w:r w:rsidRPr="00982845">
        <w:rPr>
          <w:rFonts w:eastAsia="DengXian"/>
          <w:i/>
          <w:iCs/>
          <w:lang w:eastAsia="zh-CN"/>
        </w:rPr>
        <w:t>Including a) Early SRS/CSI/CSI-RS triggering, and b) CSI-RS density reduction for 48, 64, and 128 CSI-RS ports.</w:t>
      </w:r>
    </w:p>
    <w:p w14:paraId="3780E038" w14:textId="77777777" w:rsidR="00325825" w:rsidRPr="00403239" w:rsidRDefault="00325825" w:rsidP="00325825">
      <w:pPr>
        <w:snapToGrid w:val="0"/>
        <w:spacing w:beforeLines="100" w:before="240" w:line="276" w:lineRule="auto"/>
        <w:jc w:val="both"/>
        <w:rPr>
          <w:rFonts w:eastAsia="SimSun"/>
          <w:b/>
          <w:highlight w:val="green"/>
        </w:rPr>
      </w:pPr>
      <w:r w:rsidRPr="00403239">
        <w:rPr>
          <w:rFonts w:eastAsia="SimSun"/>
          <w:b/>
          <w:highlight w:val="green"/>
        </w:rPr>
        <w:t>Agreement</w:t>
      </w:r>
      <w:r>
        <w:rPr>
          <w:rFonts w:eastAsia="SimSun"/>
          <w:b/>
          <w:highlight w:val="green"/>
        </w:rPr>
        <w:t>:</w:t>
      </w:r>
    </w:p>
    <w:p w14:paraId="66269C62" w14:textId="77777777" w:rsidR="00325825" w:rsidRPr="00403239" w:rsidRDefault="00325825" w:rsidP="00325825">
      <w:pPr>
        <w:spacing w:line="276" w:lineRule="auto"/>
        <w:jc w:val="both"/>
        <w:rPr>
          <w:rFonts w:cs="Times"/>
        </w:rPr>
      </w:pPr>
      <w:r w:rsidRPr="00403239">
        <w:rPr>
          <w:rFonts w:cs="Times"/>
        </w:rPr>
        <w:t xml:space="preserve">For </w:t>
      </w:r>
      <w:r w:rsidRPr="00403239">
        <w:rPr>
          <w:rFonts w:eastAsia="SimSun"/>
          <w:bCs/>
        </w:rPr>
        <w:t>early triggering of SRS-AS when</w:t>
      </w:r>
      <w:r w:rsidRPr="00403239">
        <w:rPr>
          <w:rFonts w:cs="Times"/>
        </w:rPr>
        <w:t xml:space="preserve"> SCell transition from a dormant BWP to a non-dormant BWP, support aperiodic SRS-AS transmission on the non-dormant BWP, triggered via a DCI indicating switching out of SCell dormancy.</w:t>
      </w:r>
    </w:p>
    <w:p w14:paraId="724A45D9"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 xml:space="preserve">Legacy DCI format(s) for switching out of SCell dormancy is reused without introducing new DCI field </w:t>
      </w:r>
      <w:r w:rsidRPr="00403239">
        <w:rPr>
          <w:rFonts w:eastAsia="PMingLiU" w:cs="Times" w:hint="eastAsia"/>
          <w:color w:val="FF0000"/>
          <w:lang w:eastAsia="zh-TW"/>
        </w:rPr>
        <w:t>o</w:t>
      </w:r>
      <w:r w:rsidRPr="00403239">
        <w:rPr>
          <w:rFonts w:eastAsia="PMingLiU" w:cs="Times"/>
          <w:color w:val="FF0000"/>
          <w:lang w:eastAsia="zh-TW"/>
        </w:rPr>
        <w:t xml:space="preserve">r </w:t>
      </w:r>
      <w:r w:rsidRPr="00403239">
        <w:rPr>
          <w:rFonts w:eastAsia="PMingLiU" w:cs="Times"/>
          <w:color w:val="000000" w:themeColor="text1"/>
          <w:lang w:eastAsia="zh-TW"/>
        </w:rPr>
        <w:t>resizing the existing DCI field</w:t>
      </w:r>
    </w:p>
    <w:p w14:paraId="26668567"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FFS: Which DCI format(s) from DCI format 0_1/0_3/1_1/1_3/2_6 is supported</w:t>
      </w:r>
    </w:p>
    <w:p w14:paraId="461885BA"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FFS: Triggering mechanism(s)</w:t>
      </w:r>
    </w:p>
    <w:p w14:paraId="35CF0B16"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FFS: Timeline of the aperiodic SRS-AS transmission (requirement is up to RAN4)</w:t>
      </w:r>
    </w:p>
    <w:p w14:paraId="62E90EA7" w14:textId="77777777" w:rsidR="00325825" w:rsidRPr="00403239" w:rsidRDefault="00325825" w:rsidP="00325825">
      <w:pPr>
        <w:pStyle w:val="ListParagraph"/>
        <w:spacing w:line="276" w:lineRule="auto"/>
        <w:ind w:left="480"/>
        <w:rPr>
          <w:rFonts w:eastAsia="PMingLiU" w:cs="Times"/>
          <w:color w:val="000000" w:themeColor="text1"/>
          <w:lang w:eastAsia="zh-TW"/>
        </w:rPr>
      </w:pPr>
    </w:p>
    <w:p w14:paraId="21E3F755" w14:textId="77777777" w:rsidR="00325825" w:rsidRPr="00403239" w:rsidRDefault="00325825" w:rsidP="00325825">
      <w:pPr>
        <w:spacing w:line="276" w:lineRule="auto"/>
        <w:rPr>
          <w:rFonts w:cs="Times"/>
          <w:color w:val="000000" w:themeColor="text1"/>
        </w:rPr>
      </w:pPr>
    </w:p>
    <w:p w14:paraId="4194497A" w14:textId="77777777" w:rsidR="00325825" w:rsidRPr="00403239" w:rsidRDefault="00325825" w:rsidP="00325825">
      <w:pPr>
        <w:snapToGrid w:val="0"/>
        <w:spacing w:beforeLines="50" w:before="120" w:line="276" w:lineRule="auto"/>
        <w:jc w:val="both"/>
        <w:rPr>
          <w:rFonts w:eastAsia="SimSun"/>
          <w:b/>
          <w:highlight w:val="green"/>
        </w:rPr>
      </w:pPr>
      <w:r w:rsidRPr="00403239">
        <w:rPr>
          <w:rFonts w:eastAsia="SimSun"/>
          <w:b/>
          <w:highlight w:val="green"/>
        </w:rPr>
        <w:t>Agreement</w:t>
      </w:r>
      <w:r>
        <w:rPr>
          <w:rFonts w:eastAsia="SimSun"/>
          <w:b/>
          <w:highlight w:val="green"/>
        </w:rPr>
        <w:t>:</w:t>
      </w:r>
    </w:p>
    <w:p w14:paraId="70D39FBD" w14:textId="77777777" w:rsidR="00325825" w:rsidRPr="00403239" w:rsidRDefault="00325825" w:rsidP="00325825">
      <w:pPr>
        <w:spacing w:line="276" w:lineRule="auto"/>
        <w:contextualSpacing/>
        <w:jc w:val="both"/>
        <w:rPr>
          <w:rFonts w:cs="Times"/>
        </w:rPr>
      </w:pPr>
      <w:r w:rsidRPr="00403239">
        <w:rPr>
          <w:rFonts w:cs="Times"/>
        </w:rPr>
        <w:t xml:space="preserve">For </w:t>
      </w:r>
      <w:r w:rsidRPr="00403239">
        <w:rPr>
          <w:rFonts w:eastAsia="SimSun"/>
          <w:bCs/>
        </w:rPr>
        <w:t xml:space="preserve">early triggering of CSI/CSI-RS when </w:t>
      </w:r>
      <w:r w:rsidRPr="00403239">
        <w:rPr>
          <w:rFonts w:cs="Times"/>
        </w:rPr>
        <w:t>SCell transition from a dormant BWP to a non-dormant BWP, support aperiodic CSI reporting for the non-dormant BWP, triggered via a DCI indicating switching out of SCell dormancy.</w:t>
      </w:r>
    </w:p>
    <w:p w14:paraId="01A40E60"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The aperiodic CSI reporting is associated with aperiodic CSI-RS for CSI on the non-dormant BWP</w:t>
      </w:r>
    </w:p>
    <w:p w14:paraId="0DC81DF8"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cs="Times"/>
          <w:color w:val="000000" w:themeColor="text1"/>
        </w:rPr>
        <w:t xml:space="preserve">Legacy DCI format(s) for switching out of SCell dormancy is reused without introducing new DCI field </w:t>
      </w:r>
      <w:r w:rsidRPr="00403239">
        <w:rPr>
          <w:rFonts w:cs="Times"/>
          <w:color w:val="FF0000"/>
        </w:rPr>
        <w:t xml:space="preserve">or </w:t>
      </w:r>
      <w:r w:rsidRPr="00403239">
        <w:rPr>
          <w:rFonts w:cs="Times"/>
          <w:color w:val="000000" w:themeColor="text1"/>
        </w:rPr>
        <w:t>resizing the existing DCI field</w:t>
      </w:r>
    </w:p>
    <w:p w14:paraId="51326333"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FFS: Which DCI format(s) from DCI format 0_1/0_3/1_1/1_3/2_6 is supported</w:t>
      </w:r>
    </w:p>
    <w:p w14:paraId="15147209"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eastAsia="PMingLiU" w:cs="Times"/>
          <w:color w:val="000000" w:themeColor="text1"/>
          <w:lang w:eastAsia="zh-TW"/>
        </w:rPr>
        <w:t>FFS: Triggering mechanism(s)</w:t>
      </w:r>
    </w:p>
    <w:p w14:paraId="4C677E9D" w14:textId="77777777" w:rsidR="00325825" w:rsidRPr="00403239" w:rsidRDefault="00325825" w:rsidP="00325825">
      <w:pPr>
        <w:pStyle w:val="ListParagraph"/>
        <w:numPr>
          <w:ilvl w:val="0"/>
          <w:numId w:val="179"/>
        </w:numPr>
        <w:overflowPunct/>
        <w:autoSpaceDE/>
        <w:autoSpaceDN/>
        <w:adjustRightInd/>
        <w:spacing w:after="0" w:line="276" w:lineRule="auto"/>
        <w:ind w:hanging="158"/>
        <w:textAlignment w:val="auto"/>
        <w:rPr>
          <w:rFonts w:eastAsia="PMingLiU" w:cs="Times"/>
          <w:color w:val="000000" w:themeColor="text1"/>
          <w:lang w:eastAsia="zh-TW"/>
        </w:rPr>
      </w:pPr>
      <w:r w:rsidRPr="00403239">
        <w:rPr>
          <w:rFonts w:cs="Times"/>
          <w:color w:val="000000" w:themeColor="text1"/>
        </w:rPr>
        <w:t>FFS: Timeline of the aperiodic CSI reporting and corresponding aperiodic CSI-RS for CSI (requirement is up to RAN4)</w:t>
      </w:r>
    </w:p>
    <w:p w14:paraId="3971217B" w14:textId="77777777" w:rsidR="00325825" w:rsidRPr="005B5E3F" w:rsidRDefault="00325825" w:rsidP="00325825">
      <w:pPr>
        <w:rPr>
          <w:lang w:eastAsia="zh-CN"/>
        </w:rPr>
      </w:pPr>
    </w:p>
    <w:p w14:paraId="441E3A5C" w14:textId="77777777" w:rsidR="00325825" w:rsidRPr="005B5E3F" w:rsidRDefault="00325825" w:rsidP="00325825">
      <w:pPr>
        <w:snapToGrid w:val="0"/>
        <w:spacing w:line="276" w:lineRule="auto"/>
        <w:jc w:val="both"/>
        <w:rPr>
          <w:rFonts w:eastAsia="SimSun"/>
          <w:b/>
          <w:highlight w:val="green"/>
        </w:rPr>
      </w:pPr>
      <w:r w:rsidRPr="005B5E3F">
        <w:rPr>
          <w:rFonts w:eastAsia="SimSun"/>
          <w:b/>
          <w:highlight w:val="green"/>
        </w:rPr>
        <w:lastRenderedPageBreak/>
        <w:t>Agreement:</w:t>
      </w:r>
    </w:p>
    <w:p w14:paraId="56B1AA9F" w14:textId="77777777" w:rsidR="00325825" w:rsidRPr="005B5E3F" w:rsidRDefault="00325825" w:rsidP="00325825">
      <w:pPr>
        <w:snapToGrid w:val="0"/>
        <w:spacing w:line="276" w:lineRule="auto"/>
        <w:jc w:val="both"/>
      </w:pPr>
      <w:r w:rsidRPr="005B5E3F">
        <w:rPr>
          <w:rFonts w:eastAsia="SimSun"/>
          <w:bCs/>
        </w:rPr>
        <w:t>For UE transition from IDLE/INACTIVE to CONNECTED mode, support the followings</w:t>
      </w:r>
      <w:r w:rsidRPr="005B5E3F">
        <w:rPr>
          <w:rFonts w:cs="Times"/>
        </w:rPr>
        <w:t xml:space="preserve"> for aperiodic CSI reporting triggered by MSG4</w:t>
      </w:r>
      <w:r w:rsidRPr="005B5E3F">
        <w:rPr>
          <w:rFonts w:eastAsia="SimSun"/>
          <w:bCs/>
        </w:rPr>
        <w:t>:</w:t>
      </w:r>
    </w:p>
    <w:p w14:paraId="78EB6F5F" w14:textId="77777777" w:rsidR="00325825" w:rsidRPr="005B5E3F"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cs="Times"/>
          <w:color w:val="000000" w:themeColor="text1"/>
        </w:rPr>
        <w:t>For PMI-based reporting, support the re</w:t>
      </w:r>
      <w:r w:rsidRPr="005B5E3F">
        <w:rPr>
          <w:rFonts w:eastAsia="PMingLiU" w:cs="Times"/>
          <w:color w:val="000000" w:themeColor="text1"/>
          <w:lang w:eastAsia="zh-TW"/>
        </w:rPr>
        <w:t xml:space="preserve">port </w:t>
      </w:r>
      <w:r w:rsidRPr="005B5E3F">
        <w:rPr>
          <w:rFonts w:cs="Times"/>
        </w:rPr>
        <w:t xml:space="preserve">quantity </w:t>
      </w:r>
      <w:r w:rsidRPr="005B5E3F">
        <w:rPr>
          <w:rFonts w:cs="Times"/>
          <w:color w:val="000000" w:themeColor="text1"/>
        </w:rPr>
        <w:t>‘CRI-RI-PMI-CQI’</w:t>
      </w:r>
    </w:p>
    <w:p w14:paraId="7B1C9900" w14:textId="77777777" w:rsidR="00325825" w:rsidRPr="005B5E3F" w:rsidRDefault="00325825" w:rsidP="00325825">
      <w:pPr>
        <w:numPr>
          <w:ilvl w:val="1"/>
          <w:numId w:val="180"/>
        </w:numPr>
        <w:overflowPunct/>
        <w:autoSpaceDE/>
        <w:autoSpaceDN/>
        <w:adjustRightInd/>
        <w:spacing w:after="0" w:line="276" w:lineRule="auto"/>
        <w:ind w:left="822" w:hanging="142"/>
        <w:contextualSpacing/>
        <w:jc w:val="both"/>
        <w:textAlignment w:val="auto"/>
        <w:rPr>
          <w:rFonts w:cs="Times"/>
          <w:color w:val="000000" w:themeColor="text1"/>
        </w:rPr>
      </w:pPr>
      <w:r w:rsidRPr="005B5E3F">
        <w:rPr>
          <w:rFonts w:cs="Times"/>
          <w:color w:val="000000" w:themeColor="text1"/>
        </w:rPr>
        <w:t>FFS: ‘CRI-RI-LI-PMI-CQI’</w:t>
      </w:r>
    </w:p>
    <w:p w14:paraId="1326A132" w14:textId="77777777" w:rsidR="00325825" w:rsidRPr="005B5E3F"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eastAsia="PMingLiU" w:cs="Times"/>
          <w:color w:val="000000" w:themeColor="text1"/>
          <w:lang w:eastAsia="zh-TW"/>
        </w:rPr>
        <w:t>For PMI-free reporting, support the report quantity ‘</w:t>
      </w:r>
      <w:r w:rsidRPr="005B5E3F">
        <w:rPr>
          <w:rFonts w:cs="Times"/>
          <w:color w:val="000000" w:themeColor="text1"/>
        </w:rPr>
        <w:t>CRI-RI-CQI</w:t>
      </w:r>
      <w:r w:rsidRPr="005B5E3F">
        <w:rPr>
          <w:rFonts w:eastAsia="PMingLiU" w:cs="Times"/>
          <w:color w:val="000000" w:themeColor="text1"/>
          <w:lang w:eastAsia="zh-TW"/>
        </w:rPr>
        <w:t>’</w:t>
      </w:r>
    </w:p>
    <w:p w14:paraId="4C02A8F2" w14:textId="77777777" w:rsidR="00325825" w:rsidRPr="005B5E3F" w:rsidRDefault="00325825" w:rsidP="00325825">
      <w:pPr>
        <w:rPr>
          <w:lang w:eastAsia="zh-CN"/>
        </w:rPr>
      </w:pPr>
    </w:p>
    <w:p w14:paraId="1D182515" w14:textId="77777777" w:rsidR="00325825" w:rsidRPr="005B5E3F" w:rsidRDefault="00325825" w:rsidP="00325825">
      <w:pPr>
        <w:snapToGrid w:val="0"/>
        <w:spacing w:beforeLines="50" w:before="120" w:line="276" w:lineRule="auto"/>
        <w:jc w:val="both"/>
        <w:rPr>
          <w:rFonts w:eastAsia="SimSun"/>
          <w:b/>
          <w:highlight w:val="green"/>
        </w:rPr>
      </w:pPr>
      <w:r w:rsidRPr="005B5E3F">
        <w:rPr>
          <w:rFonts w:eastAsia="SimSun"/>
          <w:b/>
          <w:highlight w:val="green"/>
        </w:rPr>
        <w:t>Agreement:</w:t>
      </w:r>
    </w:p>
    <w:p w14:paraId="42534FF3" w14:textId="77777777" w:rsidR="00325825" w:rsidRPr="005B5E3F" w:rsidRDefault="00325825" w:rsidP="00325825">
      <w:pPr>
        <w:spacing w:line="276" w:lineRule="auto"/>
        <w:jc w:val="both"/>
        <w:rPr>
          <w:rFonts w:cs="Times"/>
        </w:rPr>
      </w:pPr>
      <w:r w:rsidRPr="005B5E3F">
        <w:rPr>
          <w:rFonts w:cs="Times"/>
        </w:rPr>
        <w:t>For early TRS reception when UE transition from IDLE/INACTIVE to CONNECTED mode, down-select one from the followings in RAN1#12</w:t>
      </w:r>
      <w:r>
        <w:rPr>
          <w:rFonts w:cs="Times"/>
        </w:rPr>
        <w:t>3</w:t>
      </w:r>
      <w:r w:rsidRPr="005B5E3F">
        <w:rPr>
          <w:rFonts w:cs="Times"/>
        </w:rPr>
        <w:t xml:space="preserve"> meeting:</w:t>
      </w:r>
    </w:p>
    <w:p w14:paraId="112EF565" w14:textId="77777777" w:rsidR="00325825" w:rsidRPr="005B5E3F" w:rsidRDefault="00325825" w:rsidP="00325825">
      <w:pPr>
        <w:pStyle w:val="ListParagraph"/>
        <w:numPr>
          <w:ilvl w:val="0"/>
          <w:numId w:val="181"/>
        </w:numPr>
        <w:overflowPunct/>
        <w:autoSpaceDE/>
        <w:autoSpaceDN/>
        <w:adjustRightInd/>
        <w:spacing w:after="0" w:line="276" w:lineRule="auto"/>
        <w:ind w:hanging="158"/>
        <w:jc w:val="both"/>
        <w:textAlignment w:val="auto"/>
      </w:pPr>
      <w:r w:rsidRPr="005B5E3F">
        <w:t>Alt-1: Support aperiodic TRS triggered by MSG4 only</w:t>
      </w:r>
    </w:p>
    <w:p w14:paraId="5188EE8B" w14:textId="77777777" w:rsidR="00325825" w:rsidRPr="005B5E3F" w:rsidRDefault="00325825" w:rsidP="00325825">
      <w:pPr>
        <w:pStyle w:val="ListParagraph"/>
        <w:numPr>
          <w:ilvl w:val="0"/>
          <w:numId w:val="181"/>
        </w:numPr>
        <w:overflowPunct/>
        <w:autoSpaceDE/>
        <w:autoSpaceDN/>
        <w:adjustRightInd/>
        <w:spacing w:after="0" w:line="276" w:lineRule="auto"/>
        <w:ind w:hanging="158"/>
        <w:jc w:val="both"/>
        <w:textAlignment w:val="auto"/>
      </w:pPr>
      <w:r w:rsidRPr="005B5E3F">
        <w:t xml:space="preserve">Alt-2: Support periodic TRS </w:t>
      </w:r>
      <w:r w:rsidRPr="005B5E3F">
        <w:rPr>
          <w:bCs/>
        </w:rPr>
        <w:t xml:space="preserve">triggered by MSG4 and </w:t>
      </w:r>
      <w:r w:rsidRPr="005B5E3F">
        <w:t>aperiodic TRS triggered by MSG4</w:t>
      </w:r>
    </w:p>
    <w:p w14:paraId="0D3435F2" w14:textId="77777777" w:rsidR="00325825" w:rsidRPr="005B5E3F" w:rsidRDefault="00325825" w:rsidP="00325825">
      <w:pPr>
        <w:pStyle w:val="ListParagraph"/>
        <w:numPr>
          <w:ilvl w:val="0"/>
          <w:numId w:val="181"/>
        </w:numPr>
        <w:overflowPunct/>
        <w:autoSpaceDE/>
        <w:autoSpaceDN/>
        <w:adjustRightInd/>
        <w:spacing w:after="0" w:line="276" w:lineRule="auto"/>
        <w:ind w:hanging="158"/>
        <w:jc w:val="both"/>
        <w:textAlignment w:val="auto"/>
      </w:pPr>
      <w:r w:rsidRPr="005B5E3F">
        <w:t xml:space="preserve">Alt-3: Support periodic TRS </w:t>
      </w:r>
      <w:r w:rsidRPr="005B5E3F">
        <w:rPr>
          <w:bCs/>
        </w:rPr>
        <w:t>triggered by MSG4 only</w:t>
      </w:r>
    </w:p>
    <w:p w14:paraId="27064A86" w14:textId="77777777" w:rsidR="00325825" w:rsidRPr="005B5E3F" w:rsidRDefault="00325825" w:rsidP="00325825">
      <w:pPr>
        <w:rPr>
          <w:lang w:eastAsia="zh-CN"/>
        </w:rPr>
      </w:pPr>
    </w:p>
    <w:p w14:paraId="3765C6B4" w14:textId="77777777" w:rsidR="00325825" w:rsidRPr="005B5E3F" w:rsidRDefault="00325825" w:rsidP="00325825">
      <w:pPr>
        <w:snapToGrid w:val="0"/>
        <w:spacing w:beforeLines="50" w:before="120" w:line="276" w:lineRule="auto"/>
        <w:jc w:val="both"/>
        <w:rPr>
          <w:rFonts w:eastAsia="SimSun"/>
          <w:b/>
          <w:highlight w:val="green"/>
        </w:rPr>
      </w:pPr>
      <w:r w:rsidRPr="005B5E3F">
        <w:rPr>
          <w:rFonts w:eastAsia="SimSun"/>
          <w:b/>
          <w:highlight w:val="green"/>
        </w:rPr>
        <w:t>Agreement</w:t>
      </w:r>
    </w:p>
    <w:p w14:paraId="5684C0EE" w14:textId="77777777" w:rsidR="00325825" w:rsidRPr="005B5E3F" w:rsidRDefault="00325825" w:rsidP="00325825">
      <w:pPr>
        <w:snapToGrid w:val="0"/>
        <w:spacing w:line="276" w:lineRule="auto"/>
        <w:jc w:val="both"/>
      </w:pPr>
      <w:r w:rsidRPr="005B5E3F">
        <w:rPr>
          <w:rFonts w:eastAsia="SimSun"/>
          <w:bCs/>
        </w:rPr>
        <w:t>For UE transition from IDLE/INACTIVE to CONNECTED mode, using MAC-CE in the PDSCH for MSG4 to trigger early</w:t>
      </w:r>
      <w:r w:rsidRPr="005B5E3F">
        <w:t xml:space="preserve"> aperiodic</w:t>
      </w:r>
      <w:r w:rsidRPr="005B5E3F">
        <w:rPr>
          <w:rFonts w:eastAsia="SimSun"/>
          <w:bCs/>
        </w:rPr>
        <w:t xml:space="preserve"> </w:t>
      </w:r>
      <w:r w:rsidRPr="005B5E3F">
        <w:t>SRS-AS/CSI-RS/CSI</w:t>
      </w:r>
    </w:p>
    <w:p w14:paraId="3DEA46A0" w14:textId="77777777" w:rsidR="00325825" w:rsidRPr="005B5E3F" w:rsidRDefault="00325825" w:rsidP="00325825">
      <w:pPr>
        <w:pStyle w:val="ListParagraph"/>
        <w:numPr>
          <w:ilvl w:val="0"/>
          <w:numId w:val="181"/>
        </w:numPr>
        <w:overflowPunct/>
        <w:autoSpaceDE/>
        <w:autoSpaceDN/>
        <w:adjustRightInd/>
        <w:spacing w:after="0" w:line="276" w:lineRule="auto"/>
        <w:ind w:hanging="158"/>
        <w:jc w:val="both"/>
        <w:textAlignment w:val="auto"/>
      </w:pPr>
      <w:r w:rsidRPr="005B5E3F">
        <w:t xml:space="preserve">Note: How to determine the PUSCH for aperiodic CSI reporting is separately discussed. </w:t>
      </w:r>
    </w:p>
    <w:p w14:paraId="5FA42BA2" w14:textId="77777777" w:rsidR="00325825" w:rsidRPr="005B5E3F" w:rsidRDefault="00325825" w:rsidP="00325825">
      <w:pPr>
        <w:spacing w:line="276" w:lineRule="auto"/>
        <w:contextualSpacing/>
        <w:jc w:val="both"/>
      </w:pPr>
    </w:p>
    <w:p w14:paraId="382AD8F1" w14:textId="77777777" w:rsidR="00325825" w:rsidRPr="005B5E3F" w:rsidRDefault="00325825" w:rsidP="00325825">
      <w:pPr>
        <w:spacing w:line="276" w:lineRule="auto"/>
        <w:jc w:val="both"/>
      </w:pPr>
    </w:p>
    <w:p w14:paraId="5ED16F63" w14:textId="77777777" w:rsidR="00325825" w:rsidRPr="005B5E3F" w:rsidRDefault="00325825" w:rsidP="00325825">
      <w:pPr>
        <w:snapToGrid w:val="0"/>
        <w:spacing w:line="276" w:lineRule="auto"/>
        <w:jc w:val="both"/>
        <w:rPr>
          <w:rFonts w:eastAsia="SimSun"/>
          <w:b/>
          <w:highlight w:val="green"/>
        </w:rPr>
      </w:pPr>
      <w:r w:rsidRPr="005B5E3F">
        <w:rPr>
          <w:rFonts w:eastAsia="SimSun"/>
          <w:b/>
          <w:highlight w:val="green"/>
        </w:rPr>
        <w:t>Agreement</w:t>
      </w:r>
    </w:p>
    <w:p w14:paraId="23AB2101" w14:textId="77777777" w:rsidR="00325825" w:rsidRPr="005B5E3F" w:rsidRDefault="00325825" w:rsidP="00325825">
      <w:pPr>
        <w:snapToGrid w:val="0"/>
        <w:spacing w:line="276" w:lineRule="auto"/>
        <w:jc w:val="both"/>
      </w:pPr>
      <w:r w:rsidRPr="005B5E3F">
        <w:rPr>
          <w:rFonts w:eastAsia="SimSun"/>
          <w:bCs/>
        </w:rPr>
        <w:t xml:space="preserve">For SCell transition from deactivation to </w:t>
      </w:r>
      <w:r w:rsidRPr="005B5E3F">
        <w:rPr>
          <w:bCs/>
        </w:rPr>
        <w:t>activation</w:t>
      </w:r>
      <w:r w:rsidRPr="005B5E3F">
        <w:rPr>
          <w:rFonts w:eastAsia="SimSun"/>
          <w:bCs/>
        </w:rPr>
        <w:t>, support the followings</w:t>
      </w:r>
      <w:r w:rsidRPr="005B5E3F">
        <w:rPr>
          <w:rFonts w:cs="Times"/>
        </w:rPr>
        <w:t xml:space="preserve"> for aperiodic CSI reporting triggered based on legacy SCell activation command</w:t>
      </w:r>
      <w:r w:rsidRPr="005B5E3F">
        <w:rPr>
          <w:rFonts w:eastAsia="SimSun"/>
          <w:bCs/>
        </w:rPr>
        <w:t>:</w:t>
      </w:r>
    </w:p>
    <w:p w14:paraId="771DD663" w14:textId="77777777" w:rsidR="00325825" w:rsidRPr="005B5E3F"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cs="Times"/>
          <w:color w:val="000000" w:themeColor="text1"/>
        </w:rPr>
        <w:t>For PMI-based reporting, support the re</w:t>
      </w:r>
      <w:r w:rsidRPr="005B5E3F">
        <w:rPr>
          <w:rFonts w:eastAsia="PMingLiU" w:cs="Times"/>
          <w:color w:val="000000" w:themeColor="text1"/>
          <w:lang w:eastAsia="zh-TW"/>
        </w:rPr>
        <w:t xml:space="preserve">port </w:t>
      </w:r>
      <w:r w:rsidRPr="005B5E3F">
        <w:rPr>
          <w:rFonts w:cs="Times"/>
        </w:rPr>
        <w:t xml:space="preserve">quantity </w:t>
      </w:r>
      <w:r w:rsidRPr="005B5E3F">
        <w:rPr>
          <w:rFonts w:cs="Times"/>
          <w:color w:val="000000" w:themeColor="text1"/>
        </w:rPr>
        <w:t>‘CRI-RI-PMI-CQI’</w:t>
      </w:r>
    </w:p>
    <w:p w14:paraId="4EB6888D" w14:textId="77777777" w:rsidR="00325825" w:rsidRPr="005B5E3F" w:rsidRDefault="00325825" w:rsidP="00325825">
      <w:pPr>
        <w:numPr>
          <w:ilvl w:val="1"/>
          <w:numId w:val="180"/>
        </w:numPr>
        <w:overflowPunct/>
        <w:autoSpaceDE/>
        <w:autoSpaceDN/>
        <w:adjustRightInd/>
        <w:spacing w:after="0" w:line="276" w:lineRule="auto"/>
        <w:ind w:left="822" w:hanging="142"/>
        <w:contextualSpacing/>
        <w:jc w:val="both"/>
        <w:textAlignment w:val="auto"/>
        <w:rPr>
          <w:rFonts w:cs="Times"/>
          <w:color w:val="000000" w:themeColor="text1"/>
        </w:rPr>
      </w:pPr>
      <w:r w:rsidRPr="005B5E3F">
        <w:rPr>
          <w:rFonts w:cs="Times"/>
          <w:color w:val="000000" w:themeColor="text1"/>
        </w:rPr>
        <w:t>FFS: ‘CRI-RI-LI-PMI-CQI’</w:t>
      </w:r>
    </w:p>
    <w:p w14:paraId="4BA17B57" w14:textId="77777777" w:rsidR="00325825" w:rsidRPr="007727B5"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eastAsia="PMingLiU" w:cs="Times"/>
          <w:color w:val="000000" w:themeColor="text1"/>
          <w:lang w:eastAsia="zh-TW"/>
        </w:rPr>
        <w:t>For PMI-free reporting, support the report quantity ‘</w:t>
      </w:r>
      <w:r w:rsidRPr="005B5E3F">
        <w:rPr>
          <w:rFonts w:cs="Times"/>
          <w:color w:val="000000" w:themeColor="text1"/>
        </w:rPr>
        <w:t>CRI-RI-CQI</w:t>
      </w:r>
      <w:r w:rsidRPr="005B5E3F">
        <w:rPr>
          <w:rFonts w:eastAsia="PMingLiU" w:cs="Times"/>
          <w:color w:val="000000" w:themeColor="text1"/>
          <w:lang w:eastAsia="zh-TW"/>
        </w:rPr>
        <w:t>’</w:t>
      </w:r>
    </w:p>
    <w:p w14:paraId="0D058496" w14:textId="77777777" w:rsidR="00325825" w:rsidRPr="005B5E3F" w:rsidRDefault="00325825" w:rsidP="00325825">
      <w:pPr>
        <w:rPr>
          <w:rFonts w:eastAsiaTheme="minorEastAsia"/>
          <w:bCs/>
          <w:lang w:eastAsia="ko-KR"/>
        </w:rPr>
      </w:pPr>
    </w:p>
    <w:p w14:paraId="27BC2903" w14:textId="77777777" w:rsidR="00325825" w:rsidRPr="005B5E3F" w:rsidRDefault="00325825" w:rsidP="00325825">
      <w:pPr>
        <w:snapToGrid w:val="0"/>
        <w:spacing w:line="276" w:lineRule="auto"/>
        <w:jc w:val="both"/>
        <w:rPr>
          <w:rFonts w:eastAsia="SimSun"/>
          <w:b/>
          <w:highlight w:val="green"/>
        </w:rPr>
      </w:pPr>
      <w:r w:rsidRPr="005B5E3F">
        <w:rPr>
          <w:rFonts w:eastAsia="SimSun"/>
          <w:b/>
          <w:highlight w:val="green"/>
        </w:rPr>
        <w:t>Agreement</w:t>
      </w:r>
    </w:p>
    <w:p w14:paraId="787E2C9B" w14:textId="77777777" w:rsidR="00325825" w:rsidRPr="005B5E3F" w:rsidRDefault="00325825" w:rsidP="00325825">
      <w:pPr>
        <w:snapToGrid w:val="0"/>
        <w:spacing w:line="276" w:lineRule="auto"/>
        <w:jc w:val="both"/>
      </w:pPr>
      <w:r w:rsidRPr="005B5E3F">
        <w:rPr>
          <w:rFonts w:eastAsia="SimSun"/>
          <w:bCs/>
        </w:rPr>
        <w:t xml:space="preserve">For SCell transition from dormant-BWP to </w:t>
      </w:r>
      <w:r w:rsidRPr="005B5E3F">
        <w:rPr>
          <w:bCs/>
        </w:rPr>
        <w:t>non-dormant BWP</w:t>
      </w:r>
      <w:r w:rsidRPr="005B5E3F">
        <w:rPr>
          <w:rFonts w:eastAsia="SimSun"/>
          <w:bCs/>
        </w:rPr>
        <w:t>, support the followings</w:t>
      </w:r>
      <w:r w:rsidRPr="005B5E3F">
        <w:rPr>
          <w:rFonts w:cs="Times"/>
        </w:rPr>
        <w:t xml:space="preserve"> for aperiodic CSI reporting triggered via a DCI indicating switching out of SCell dormancy:</w:t>
      </w:r>
    </w:p>
    <w:p w14:paraId="1B823251" w14:textId="77777777" w:rsidR="00325825" w:rsidRPr="005B5E3F"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cs="Times"/>
          <w:color w:val="000000" w:themeColor="text1"/>
        </w:rPr>
        <w:t>For PMI-based reporting, support the re</w:t>
      </w:r>
      <w:r w:rsidRPr="005B5E3F">
        <w:rPr>
          <w:rFonts w:eastAsia="PMingLiU" w:cs="Times"/>
          <w:color w:val="000000" w:themeColor="text1"/>
          <w:lang w:eastAsia="zh-TW"/>
        </w:rPr>
        <w:t xml:space="preserve">port </w:t>
      </w:r>
      <w:r w:rsidRPr="005B5E3F">
        <w:rPr>
          <w:rFonts w:cs="Times"/>
        </w:rPr>
        <w:t xml:space="preserve">quantity </w:t>
      </w:r>
      <w:r w:rsidRPr="005B5E3F">
        <w:rPr>
          <w:rFonts w:cs="Times"/>
          <w:color w:val="000000" w:themeColor="text1"/>
        </w:rPr>
        <w:t>‘CRI-RI-PMI-CQI’</w:t>
      </w:r>
    </w:p>
    <w:p w14:paraId="6CD11894" w14:textId="77777777" w:rsidR="00325825" w:rsidRPr="005B5E3F" w:rsidRDefault="00325825" w:rsidP="00325825">
      <w:pPr>
        <w:numPr>
          <w:ilvl w:val="1"/>
          <w:numId w:val="180"/>
        </w:numPr>
        <w:overflowPunct/>
        <w:autoSpaceDE/>
        <w:autoSpaceDN/>
        <w:adjustRightInd/>
        <w:spacing w:after="0" w:line="276" w:lineRule="auto"/>
        <w:ind w:left="822" w:hanging="142"/>
        <w:contextualSpacing/>
        <w:jc w:val="both"/>
        <w:textAlignment w:val="auto"/>
        <w:rPr>
          <w:rFonts w:cs="Times"/>
          <w:color w:val="000000" w:themeColor="text1"/>
        </w:rPr>
      </w:pPr>
      <w:r w:rsidRPr="005B5E3F">
        <w:rPr>
          <w:rFonts w:cs="Times"/>
          <w:color w:val="000000" w:themeColor="text1"/>
        </w:rPr>
        <w:t>FFS: ‘CRI-RI-LI-PMI-CQI’</w:t>
      </w:r>
    </w:p>
    <w:p w14:paraId="2CA8C6B9" w14:textId="77777777" w:rsidR="00325825" w:rsidRPr="005B5E3F"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color w:val="000000" w:themeColor="text1"/>
        </w:rPr>
      </w:pPr>
      <w:r w:rsidRPr="005B5E3F">
        <w:rPr>
          <w:rFonts w:eastAsia="PMingLiU" w:cs="Times"/>
          <w:color w:val="000000" w:themeColor="text1"/>
          <w:lang w:eastAsia="zh-TW"/>
        </w:rPr>
        <w:t>For PMI-free reporting, support the report quantity ‘</w:t>
      </w:r>
      <w:r w:rsidRPr="005B5E3F">
        <w:rPr>
          <w:rFonts w:cs="Times"/>
          <w:color w:val="000000" w:themeColor="text1"/>
        </w:rPr>
        <w:t>CRI-RI-CQI</w:t>
      </w:r>
      <w:r w:rsidRPr="005B5E3F">
        <w:rPr>
          <w:rFonts w:eastAsia="PMingLiU" w:cs="Times"/>
          <w:color w:val="000000" w:themeColor="text1"/>
          <w:lang w:eastAsia="zh-TW"/>
        </w:rPr>
        <w:t>’</w:t>
      </w:r>
    </w:p>
    <w:p w14:paraId="61DC82D8" w14:textId="77777777" w:rsidR="00325825" w:rsidRPr="005B5E3F" w:rsidRDefault="00325825" w:rsidP="00325825">
      <w:pPr>
        <w:spacing w:line="276" w:lineRule="auto"/>
        <w:jc w:val="both"/>
      </w:pPr>
    </w:p>
    <w:p w14:paraId="639477ED" w14:textId="77777777" w:rsidR="00325825" w:rsidRPr="005B5E3F" w:rsidRDefault="00325825" w:rsidP="00325825">
      <w:pPr>
        <w:snapToGrid w:val="0"/>
        <w:spacing w:beforeLines="50" w:before="120" w:line="276" w:lineRule="auto"/>
        <w:jc w:val="both"/>
        <w:rPr>
          <w:rFonts w:eastAsia="SimSun"/>
          <w:b/>
          <w:highlight w:val="green"/>
        </w:rPr>
      </w:pPr>
      <w:r w:rsidRPr="005B5E3F">
        <w:rPr>
          <w:rFonts w:eastAsia="SimSun"/>
          <w:b/>
          <w:highlight w:val="green"/>
        </w:rPr>
        <w:t>Agreement</w:t>
      </w:r>
    </w:p>
    <w:p w14:paraId="51C9A8AC" w14:textId="77777777" w:rsidR="00325825" w:rsidRPr="005B5E3F" w:rsidRDefault="00325825" w:rsidP="00325825">
      <w:pPr>
        <w:spacing w:line="276" w:lineRule="auto"/>
        <w:jc w:val="both"/>
      </w:pPr>
      <w:r w:rsidRPr="005B5E3F">
        <w:t>For early aperiodic SRS-AS/CSI-RS/CSI triggering (i.e., early triggering of aperiodic SRS-AS transmission, aperiodic CSI-RS reception, aperiodic CSI reporting) when UE transition from INACTIVE to CONNECTED mode, reuse the procedure for UE transition from IDLE to CONNECTED mode.</w:t>
      </w:r>
    </w:p>
    <w:p w14:paraId="4058A5B4" w14:textId="77777777" w:rsidR="00325825" w:rsidRPr="005B5E3F" w:rsidRDefault="00325825" w:rsidP="00325825">
      <w:pPr>
        <w:spacing w:line="276" w:lineRule="auto"/>
        <w:jc w:val="both"/>
      </w:pPr>
    </w:p>
    <w:p w14:paraId="23D9AE5A" w14:textId="77777777" w:rsidR="00325825" w:rsidRPr="005B5E3F" w:rsidRDefault="00325825" w:rsidP="00325825">
      <w:pPr>
        <w:snapToGrid w:val="0"/>
        <w:spacing w:beforeLines="50" w:before="120" w:line="276" w:lineRule="auto"/>
        <w:jc w:val="both"/>
        <w:rPr>
          <w:rFonts w:eastAsia="SimSun"/>
          <w:b/>
          <w:highlight w:val="green"/>
        </w:rPr>
      </w:pPr>
      <w:r w:rsidRPr="005B5E3F">
        <w:rPr>
          <w:rFonts w:eastAsia="SimSun"/>
          <w:b/>
          <w:highlight w:val="green"/>
        </w:rPr>
        <w:t>Agreement</w:t>
      </w:r>
    </w:p>
    <w:p w14:paraId="710282DE" w14:textId="77777777" w:rsidR="00325825" w:rsidRPr="007727B5" w:rsidRDefault="00325825" w:rsidP="00325825">
      <w:pPr>
        <w:spacing w:line="276" w:lineRule="auto"/>
        <w:jc w:val="both"/>
        <w:rPr>
          <w:rFonts w:eastAsia="SimSun"/>
          <w:bCs/>
        </w:rPr>
      </w:pPr>
      <w:r w:rsidRPr="007727B5">
        <w:lastRenderedPageBreak/>
        <w:t>For</w:t>
      </w:r>
      <w:r w:rsidRPr="007727B5">
        <w:rPr>
          <w:rFonts w:eastAsia="SimSun"/>
          <w:bCs/>
        </w:rPr>
        <w:t xml:space="preserve"> early triggering of SRS-AS when UE transition from IDLE/INACTIVE to CONNECTED mode, support Option-2 </w:t>
      </w:r>
      <w:r w:rsidRPr="007727B5">
        <w:rPr>
          <w:bCs/>
        </w:rPr>
        <w:t>as follows</w:t>
      </w:r>
      <w:r w:rsidRPr="007727B5">
        <w:rPr>
          <w:rFonts w:eastAsia="SimSun"/>
          <w:bCs/>
        </w:rPr>
        <w:t>:</w:t>
      </w:r>
    </w:p>
    <w:p w14:paraId="08636621" w14:textId="77777777" w:rsidR="00325825" w:rsidRPr="007727B5" w:rsidRDefault="00325825" w:rsidP="00325825">
      <w:pPr>
        <w:pStyle w:val="ListParagraph"/>
        <w:numPr>
          <w:ilvl w:val="0"/>
          <w:numId w:val="179"/>
        </w:numPr>
        <w:overflowPunct/>
        <w:autoSpaceDE/>
        <w:autoSpaceDN/>
        <w:adjustRightInd/>
        <w:spacing w:after="0" w:line="276" w:lineRule="auto"/>
        <w:ind w:hanging="158"/>
        <w:jc w:val="both"/>
        <w:textAlignment w:val="auto"/>
      </w:pPr>
      <w:r w:rsidRPr="007727B5">
        <w:t>In Step-1, SIBx provides one or multiple SRS configurations based on one or multiple ‘xTyR’ UE capability assumptions.</w:t>
      </w:r>
    </w:p>
    <w:p w14:paraId="6851AD9E" w14:textId="77777777" w:rsidR="00325825" w:rsidRPr="007727B5" w:rsidRDefault="00325825" w:rsidP="00325825">
      <w:pPr>
        <w:numPr>
          <w:ilvl w:val="1"/>
          <w:numId w:val="180"/>
        </w:numPr>
        <w:overflowPunct/>
        <w:autoSpaceDE/>
        <w:autoSpaceDN/>
        <w:adjustRightInd/>
        <w:spacing w:after="0" w:line="276" w:lineRule="auto"/>
        <w:ind w:left="822" w:hanging="142"/>
        <w:contextualSpacing/>
        <w:jc w:val="both"/>
        <w:textAlignment w:val="auto"/>
        <w:rPr>
          <w:strike/>
        </w:rPr>
      </w:pPr>
      <w:r w:rsidRPr="007727B5">
        <w:t xml:space="preserve">At least one SRS configuration(s) </w:t>
      </w:r>
      <w:r w:rsidRPr="007727B5">
        <w:rPr>
          <w:strike/>
        </w:rPr>
        <w:t>resource sets</w:t>
      </w:r>
      <w:r w:rsidRPr="007727B5">
        <w:t xml:space="preserve"> for SRS-AS </w:t>
      </w:r>
      <w:r w:rsidRPr="007727B5">
        <w:rPr>
          <w:strike/>
        </w:rPr>
        <w:t>in an SRS configuration</w:t>
      </w:r>
      <w:r w:rsidRPr="007727B5">
        <w:t xml:space="preserve"> is provided for a same ‘xTyR’</w:t>
      </w:r>
      <w:r w:rsidRPr="007727B5">
        <w:rPr>
          <w:strike/>
        </w:rPr>
        <w:t xml:space="preserve">  </w:t>
      </w:r>
    </w:p>
    <w:p w14:paraId="207E77FE" w14:textId="77777777" w:rsidR="00325825" w:rsidRPr="007727B5" w:rsidRDefault="00325825" w:rsidP="00325825">
      <w:pPr>
        <w:spacing w:line="276" w:lineRule="auto"/>
        <w:ind w:left="822"/>
        <w:contextualSpacing/>
        <w:jc w:val="both"/>
      </w:pPr>
    </w:p>
    <w:p w14:paraId="2ECE0CD6" w14:textId="77777777" w:rsidR="00325825" w:rsidRPr="007727B5" w:rsidRDefault="00325825" w:rsidP="00325825">
      <w:pPr>
        <w:numPr>
          <w:ilvl w:val="1"/>
          <w:numId w:val="180"/>
        </w:numPr>
        <w:overflowPunct/>
        <w:autoSpaceDE/>
        <w:autoSpaceDN/>
        <w:adjustRightInd/>
        <w:spacing w:after="0" w:line="276" w:lineRule="auto"/>
        <w:ind w:left="822" w:hanging="142"/>
        <w:contextualSpacing/>
        <w:jc w:val="both"/>
        <w:textAlignment w:val="auto"/>
      </w:pPr>
      <w:r w:rsidRPr="007727B5">
        <w:t>FFS: Information to be provided in SRS configuration(s)</w:t>
      </w:r>
    </w:p>
    <w:p w14:paraId="31CF451C" w14:textId="77777777" w:rsidR="00325825" w:rsidRPr="007727B5" w:rsidRDefault="00325825" w:rsidP="00325825">
      <w:pPr>
        <w:numPr>
          <w:ilvl w:val="1"/>
          <w:numId w:val="180"/>
        </w:numPr>
        <w:overflowPunct/>
        <w:autoSpaceDE/>
        <w:autoSpaceDN/>
        <w:adjustRightInd/>
        <w:spacing w:after="0" w:line="276" w:lineRule="auto"/>
        <w:ind w:left="822" w:hanging="142"/>
        <w:contextualSpacing/>
        <w:jc w:val="both"/>
        <w:textAlignment w:val="auto"/>
      </w:pPr>
      <w:r w:rsidRPr="007727B5">
        <w:t>FFS: Whether Configuration information could be SRS configuration or the CSI report configuration for PMI-free report.</w:t>
      </w:r>
    </w:p>
    <w:p w14:paraId="779B1511" w14:textId="77777777" w:rsidR="00325825" w:rsidRPr="007727B5" w:rsidRDefault="00325825" w:rsidP="00325825">
      <w:pPr>
        <w:numPr>
          <w:ilvl w:val="1"/>
          <w:numId w:val="180"/>
        </w:numPr>
        <w:overflowPunct/>
        <w:autoSpaceDE/>
        <w:autoSpaceDN/>
        <w:adjustRightInd/>
        <w:spacing w:after="0" w:line="276" w:lineRule="auto"/>
        <w:ind w:left="822" w:hanging="142"/>
        <w:contextualSpacing/>
        <w:jc w:val="both"/>
        <w:textAlignment w:val="auto"/>
      </w:pPr>
      <w:r w:rsidRPr="007727B5">
        <w:t>FFS: Whether SRS configuration can be associated with CSI report configuration for PMI-free report.</w:t>
      </w:r>
    </w:p>
    <w:p w14:paraId="13841B79" w14:textId="77777777" w:rsidR="00325825" w:rsidRPr="007727B5" w:rsidRDefault="00325825" w:rsidP="00325825">
      <w:pPr>
        <w:tabs>
          <w:tab w:val="left" w:pos="1286"/>
        </w:tabs>
        <w:spacing w:line="276" w:lineRule="auto"/>
        <w:ind w:left="822"/>
        <w:contextualSpacing/>
        <w:jc w:val="both"/>
      </w:pPr>
    </w:p>
    <w:p w14:paraId="4E1EB2D2" w14:textId="77777777" w:rsidR="00325825" w:rsidRPr="007727B5" w:rsidRDefault="00325825" w:rsidP="00325825">
      <w:pPr>
        <w:pStyle w:val="ListParagraph"/>
        <w:numPr>
          <w:ilvl w:val="0"/>
          <w:numId w:val="179"/>
        </w:numPr>
        <w:overflowPunct/>
        <w:autoSpaceDE/>
        <w:autoSpaceDN/>
        <w:adjustRightInd/>
        <w:spacing w:after="0" w:line="276" w:lineRule="auto"/>
        <w:ind w:hanging="158"/>
        <w:jc w:val="both"/>
        <w:textAlignment w:val="auto"/>
      </w:pPr>
      <w:r w:rsidRPr="007727B5">
        <w:rPr>
          <w:rFonts w:eastAsia="PMingLiU"/>
          <w:lang w:eastAsia="zh-TW"/>
        </w:rPr>
        <w:t xml:space="preserve">In Step-2, </w:t>
      </w:r>
      <w:r w:rsidRPr="007727B5">
        <w:t>UE reports through MSG3 which/whether the SRS configuration(s) provided in SIBx is/are supported.</w:t>
      </w:r>
    </w:p>
    <w:p w14:paraId="0ABEEF2B" w14:textId="77777777" w:rsidR="00325825" w:rsidRPr="007727B5" w:rsidRDefault="00325825" w:rsidP="00325825">
      <w:pPr>
        <w:numPr>
          <w:ilvl w:val="1"/>
          <w:numId w:val="180"/>
        </w:numPr>
        <w:overflowPunct/>
        <w:autoSpaceDE/>
        <w:autoSpaceDN/>
        <w:adjustRightInd/>
        <w:spacing w:after="0" w:line="276" w:lineRule="auto"/>
        <w:ind w:left="822" w:hanging="142"/>
        <w:contextualSpacing/>
        <w:jc w:val="both"/>
        <w:textAlignment w:val="auto"/>
      </w:pPr>
      <w:r w:rsidRPr="007727B5">
        <w:t>FFS: How to report which/whether the SRS configuration(s) provided in SIBx is/are supported.</w:t>
      </w:r>
    </w:p>
    <w:p w14:paraId="59EA0608" w14:textId="77777777" w:rsidR="00325825" w:rsidRPr="005B5E3F" w:rsidRDefault="00325825" w:rsidP="00325825">
      <w:pPr>
        <w:rPr>
          <w:lang w:eastAsia="zh-CN"/>
        </w:rPr>
      </w:pPr>
    </w:p>
    <w:p w14:paraId="01F650B4" w14:textId="77777777" w:rsidR="00325825" w:rsidRPr="00834730" w:rsidRDefault="00325825" w:rsidP="00325825">
      <w:pPr>
        <w:rPr>
          <w:rFonts w:eastAsia="SimSun"/>
          <w:highlight w:val="green"/>
        </w:rPr>
      </w:pPr>
      <w:r w:rsidRPr="00834730">
        <w:rPr>
          <w:rFonts w:eastAsia="SimSun"/>
          <w:highlight w:val="green"/>
        </w:rPr>
        <w:t>Agreement:</w:t>
      </w:r>
    </w:p>
    <w:p w14:paraId="6182BD2A" w14:textId="77777777" w:rsidR="00325825" w:rsidRPr="00834730" w:rsidRDefault="00325825" w:rsidP="00325825">
      <w:pPr>
        <w:spacing w:line="276" w:lineRule="auto"/>
        <w:jc w:val="both"/>
        <w:rPr>
          <w:rFonts w:eastAsia="SimSun"/>
          <w:bCs/>
        </w:rPr>
      </w:pPr>
      <w:r w:rsidRPr="00834730">
        <w:t>For</w:t>
      </w:r>
      <w:r w:rsidRPr="00834730">
        <w:rPr>
          <w:rFonts w:eastAsia="SimSun"/>
          <w:bCs/>
        </w:rPr>
        <w:t xml:space="preserve"> early triggering of aperiodic CSI reporting and the associated CSI-RS</w:t>
      </w:r>
      <w:r w:rsidRPr="00834730">
        <w:rPr>
          <w:rFonts w:ascii="PMingLiU" w:hAnsi="PMingLiU" w:hint="eastAsia"/>
          <w:bCs/>
        </w:rPr>
        <w:t xml:space="preserve"> </w:t>
      </w:r>
      <w:r w:rsidRPr="00834730">
        <w:rPr>
          <w:bCs/>
        </w:rPr>
        <w:t>for CSI</w:t>
      </w:r>
      <w:r w:rsidRPr="00834730">
        <w:rPr>
          <w:rFonts w:eastAsia="SimSun"/>
          <w:bCs/>
        </w:rPr>
        <w:t xml:space="preserve"> when UE transition from IDLE/INACTIVE to CONNECTED mode, support Option-2 </w:t>
      </w:r>
      <w:r w:rsidRPr="00834730">
        <w:rPr>
          <w:bCs/>
        </w:rPr>
        <w:t>as follows</w:t>
      </w:r>
      <w:r w:rsidRPr="00834730">
        <w:rPr>
          <w:rFonts w:eastAsia="SimSun"/>
          <w:bCs/>
        </w:rPr>
        <w:t>:</w:t>
      </w:r>
    </w:p>
    <w:p w14:paraId="6F9FE1CE" w14:textId="77777777" w:rsidR="00325825" w:rsidRPr="00834730" w:rsidRDefault="00325825" w:rsidP="00325825">
      <w:pPr>
        <w:pStyle w:val="ListParagraph"/>
        <w:numPr>
          <w:ilvl w:val="0"/>
          <w:numId w:val="179"/>
        </w:numPr>
        <w:overflowPunct/>
        <w:autoSpaceDE/>
        <w:autoSpaceDN/>
        <w:adjustRightInd/>
        <w:spacing w:after="0" w:line="276" w:lineRule="auto"/>
        <w:ind w:hanging="158"/>
        <w:jc w:val="both"/>
        <w:textAlignment w:val="auto"/>
      </w:pPr>
      <w:r w:rsidRPr="00834730">
        <w:t xml:space="preserve">In Step-1, SIBx provides one or multiple CSI report configurations based on one or multiple UE capability assumptions </w:t>
      </w:r>
    </w:p>
    <w:p w14:paraId="63A67BBE" w14:textId="77777777" w:rsidR="00325825" w:rsidRPr="00834730"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834730">
        <w:rPr>
          <w:szCs w:val="18"/>
        </w:rPr>
        <w:t>Each CSI reporting configuration is associated with a CSI resource configuration for channel measurement.</w:t>
      </w:r>
    </w:p>
    <w:p w14:paraId="04E6150C" w14:textId="77777777" w:rsidR="00325825" w:rsidRPr="00834730" w:rsidRDefault="00325825" w:rsidP="00325825">
      <w:pPr>
        <w:numPr>
          <w:ilvl w:val="2"/>
          <w:numId w:val="180"/>
        </w:numPr>
        <w:tabs>
          <w:tab w:val="left" w:pos="295"/>
        </w:tabs>
        <w:overflowPunct/>
        <w:autoSpaceDE/>
        <w:autoSpaceDN/>
        <w:adjustRightInd/>
        <w:spacing w:after="0" w:line="276" w:lineRule="auto"/>
        <w:ind w:left="1531" w:hanging="340"/>
        <w:contextualSpacing/>
        <w:jc w:val="both"/>
        <w:textAlignment w:val="auto"/>
        <w:rPr>
          <w:szCs w:val="18"/>
        </w:rPr>
      </w:pPr>
      <w:r w:rsidRPr="00834730">
        <w:rPr>
          <w:szCs w:val="18"/>
        </w:rPr>
        <w:t xml:space="preserve">The </w:t>
      </w:r>
      <w:r w:rsidRPr="00834730">
        <w:rPr>
          <w:rFonts w:hint="eastAsia"/>
          <w:szCs w:val="18"/>
        </w:rPr>
        <w:t>CS</w:t>
      </w:r>
      <w:r w:rsidRPr="00834730">
        <w:rPr>
          <w:szCs w:val="18"/>
        </w:rPr>
        <w:t>I-RS resource set(s) in the CSI resource configuration for channel measurement is provided with a same number of CSI-RS ports</w:t>
      </w:r>
      <w:r w:rsidRPr="00834730">
        <w:rPr>
          <w:strike/>
          <w:szCs w:val="18"/>
        </w:rPr>
        <w:t xml:space="preserve"> </w:t>
      </w:r>
    </w:p>
    <w:p w14:paraId="09C22BDA" w14:textId="77777777" w:rsidR="00325825" w:rsidRPr="00834730"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834730">
        <w:rPr>
          <w:szCs w:val="18"/>
        </w:rPr>
        <w:t>Each CSI reporting configuration is associated with a CSI resource configuration for CSI-IM based interference measurement.</w:t>
      </w:r>
    </w:p>
    <w:p w14:paraId="79191066" w14:textId="77777777" w:rsidR="00325825" w:rsidRPr="00834730"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834730">
        <w:rPr>
          <w:rFonts w:hint="eastAsia"/>
          <w:szCs w:val="18"/>
        </w:rPr>
        <w:t>F</w:t>
      </w:r>
      <w:r w:rsidRPr="00834730">
        <w:rPr>
          <w:szCs w:val="18"/>
        </w:rPr>
        <w:t xml:space="preserve">FS: </w:t>
      </w:r>
      <w:r w:rsidRPr="00834730">
        <w:rPr>
          <w:rFonts w:hint="eastAsia"/>
          <w:szCs w:val="18"/>
        </w:rPr>
        <w:t>S</w:t>
      </w:r>
      <w:r w:rsidRPr="00834730">
        <w:rPr>
          <w:szCs w:val="18"/>
        </w:rPr>
        <w:t>upport of</w:t>
      </w:r>
      <w:r w:rsidRPr="00834730">
        <w:rPr>
          <w:rFonts w:hint="eastAsia"/>
          <w:szCs w:val="18"/>
        </w:rPr>
        <w:t xml:space="preserve"> </w:t>
      </w:r>
      <w:r w:rsidRPr="00834730">
        <w:rPr>
          <w:szCs w:val="18"/>
        </w:rPr>
        <w:t xml:space="preserve">NZP CSI-RS based interference measurement </w:t>
      </w:r>
    </w:p>
    <w:p w14:paraId="519720D3" w14:textId="77777777" w:rsidR="00325825" w:rsidRPr="00834730"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834730">
        <w:rPr>
          <w:szCs w:val="18"/>
        </w:rPr>
        <w:t>FFS: Information to be provided in a CSI report/resource configuration</w:t>
      </w:r>
    </w:p>
    <w:p w14:paraId="2DD31D97" w14:textId="77777777" w:rsidR="00325825" w:rsidRPr="00834730" w:rsidRDefault="00325825" w:rsidP="00325825">
      <w:pPr>
        <w:pStyle w:val="ListParagraph"/>
        <w:numPr>
          <w:ilvl w:val="0"/>
          <w:numId w:val="179"/>
        </w:numPr>
        <w:overflowPunct/>
        <w:autoSpaceDE/>
        <w:autoSpaceDN/>
        <w:adjustRightInd/>
        <w:spacing w:after="0" w:line="276" w:lineRule="auto"/>
        <w:ind w:hanging="158"/>
        <w:jc w:val="both"/>
        <w:textAlignment w:val="auto"/>
      </w:pPr>
      <w:r w:rsidRPr="00834730">
        <w:rPr>
          <w:rFonts w:eastAsia="PMingLiU"/>
          <w:lang w:eastAsia="zh-TW"/>
        </w:rPr>
        <w:t xml:space="preserve">In Step-2, </w:t>
      </w:r>
      <w:r w:rsidRPr="00834730">
        <w:t>UE reports through MSG3 which/whether the CSI report configuration(s) provided in SIBx is/are supported.</w:t>
      </w:r>
    </w:p>
    <w:p w14:paraId="1722E2A7" w14:textId="77777777" w:rsidR="00325825" w:rsidRPr="00834730"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834730">
        <w:rPr>
          <w:szCs w:val="18"/>
        </w:rPr>
        <w:t>FFS: How to report which/whether the CSI report configuration(s) provided in SIBx is/are supported.</w:t>
      </w:r>
    </w:p>
    <w:p w14:paraId="305DEE5F" w14:textId="77777777" w:rsidR="00325825" w:rsidRDefault="00325825" w:rsidP="00325825">
      <w:pPr>
        <w:rPr>
          <w:lang w:eastAsia="zh-CN"/>
        </w:rPr>
      </w:pPr>
    </w:p>
    <w:p w14:paraId="1E8E73DA" w14:textId="77777777" w:rsidR="00325825" w:rsidRPr="00444AB3" w:rsidRDefault="00325825" w:rsidP="00325825">
      <w:pPr>
        <w:rPr>
          <w:rFonts w:eastAsia="SimSun"/>
          <w:sz w:val="22"/>
          <w:szCs w:val="22"/>
          <w:highlight w:val="green"/>
          <w:lang w:val="en-US"/>
        </w:rPr>
      </w:pPr>
      <w:r w:rsidRPr="00444AB3">
        <w:rPr>
          <w:rFonts w:eastAsia="SimSun"/>
          <w:sz w:val="22"/>
          <w:szCs w:val="22"/>
          <w:highlight w:val="green"/>
          <w:lang w:val="en-US"/>
        </w:rPr>
        <w:t xml:space="preserve">Agreement: </w:t>
      </w:r>
    </w:p>
    <w:p w14:paraId="59FF34A8" w14:textId="77777777" w:rsidR="00325825" w:rsidRPr="00444AB3" w:rsidRDefault="00325825" w:rsidP="00325825">
      <w:pPr>
        <w:snapToGrid w:val="0"/>
        <w:spacing w:line="276" w:lineRule="auto"/>
        <w:jc w:val="both"/>
      </w:pPr>
      <w:r w:rsidRPr="00444AB3">
        <w:rPr>
          <w:rFonts w:eastAsia="SimSun"/>
          <w:bCs/>
          <w:lang w:val="en-US"/>
        </w:rPr>
        <w:t>On PUSCH allocation for</w:t>
      </w:r>
      <w:r w:rsidRPr="00444AB3">
        <w:rPr>
          <w:rFonts w:eastAsia="SimSun" w:hint="eastAsia"/>
          <w:bCs/>
          <w:lang w:val="en-US"/>
        </w:rPr>
        <w:t xml:space="preserve"> </w:t>
      </w:r>
      <w:r w:rsidRPr="00444AB3">
        <w:rPr>
          <w:rFonts w:eastAsia="SimSun"/>
          <w:bCs/>
          <w:lang w:val="en-US"/>
        </w:rPr>
        <w:t>MSG4-triggered ape</w:t>
      </w:r>
      <w:r w:rsidRPr="00444AB3">
        <w:rPr>
          <w:rFonts w:eastAsia="SimSun"/>
          <w:bCs/>
        </w:rPr>
        <w:t xml:space="preserve">riodic CSI reporting associated </w:t>
      </w:r>
      <w:r w:rsidRPr="00444AB3">
        <w:rPr>
          <w:rFonts w:hint="eastAsia"/>
          <w:bCs/>
        </w:rPr>
        <w:t>w</w:t>
      </w:r>
      <w:r w:rsidRPr="00444AB3">
        <w:rPr>
          <w:bCs/>
        </w:rPr>
        <w:t xml:space="preserve">ith </w:t>
      </w:r>
      <w:r w:rsidRPr="00444AB3">
        <w:rPr>
          <w:rFonts w:eastAsia="SimSun"/>
          <w:bCs/>
        </w:rPr>
        <w:t>aperiodic CSI-RS for CSI, when UE transition from IDLE/INACTIVE to CONNECTED mode, down select one from the following alternatives to determine PUSCH for carrying the aperiodic CSI report by RAN1#123:</w:t>
      </w:r>
    </w:p>
    <w:p w14:paraId="2E93EF4B" w14:textId="77777777" w:rsidR="00325825" w:rsidRPr="00444AB3"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strike/>
        </w:rPr>
      </w:pPr>
      <w:r w:rsidRPr="00444AB3">
        <w:rPr>
          <w:rFonts w:cs="Times"/>
        </w:rPr>
        <w:t xml:space="preserve">Alt-1: </w:t>
      </w:r>
      <w:r w:rsidRPr="00444AB3">
        <w:rPr>
          <w:rFonts w:eastAsia="PMingLiU" w:cs="Times"/>
          <w:lang w:eastAsia="zh-TW"/>
        </w:rPr>
        <w:t xml:space="preserve">The PUSCH is scheduled by MAC CE in MSG4 along with the </w:t>
      </w:r>
      <w:r w:rsidRPr="00444AB3">
        <w:rPr>
          <w:bCs/>
        </w:rPr>
        <w:t xml:space="preserve">aperiodic </w:t>
      </w:r>
      <w:r w:rsidRPr="00444AB3">
        <w:rPr>
          <w:rFonts w:eastAsia="PMingLiU" w:cs="Times"/>
          <w:lang w:eastAsia="zh-TW"/>
        </w:rPr>
        <w:t>CSI report triggering.</w:t>
      </w:r>
    </w:p>
    <w:p w14:paraId="7C4FD70D" w14:textId="77777777" w:rsidR="00325825" w:rsidRPr="00444AB3"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strike/>
        </w:rPr>
      </w:pPr>
      <w:r w:rsidRPr="00444AB3">
        <w:rPr>
          <w:rFonts w:cs="Times"/>
        </w:rPr>
        <w:t xml:space="preserve">Alt-2: The PUSCH is scheduled by a legacy DCI after MSG4 </w:t>
      </w:r>
    </w:p>
    <w:p w14:paraId="1DFA0084" w14:textId="77777777" w:rsidR="00325825" w:rsidRPr="00444AB3" w:rsidRDefault="00325825" w:rsidP="00325825">
      <w:pPr>
        <w:pStyle w:val="ListParagraph"/>
        <w:numPr>
          <w:ilvl w:val="0"/>
          <w:numId w:val="179"/>
        </w:numPr>
        <w:overflowPunct/>
        <w:autoSpaceDE/>
        <w:autoSpaceDN/>
        <w:adjustRightInd/>
        <w:spacing w:after="0" w:line="276" w:lineRule="auto"/>
        <w:ind w:hanging="158"/>
        <w:jc w:val="both"/>
        <w:textAlignment w:val="auto"/>
        <w:rPr>
          <w:rFonts w:cs="Times"/>
        </w:rPr>
      </w:pPr>
      <w:r w:rsidRPr="00444AB3">
        <w:rPr>
          <w:rFonts w:eastAsia="PMingLiU" w:cs="Times"/>
          <w:lang w:eastAsia="zh-TW"/>
        </w:rPr>
        <w:t xml:space="preserve">Alt-3: </w:t>
      </w:r>
      <w:r w:rsidRPr="00444AB3">
        <w:rPr>
          <w:rFonts w:cs="Times"/>
        </w:rPr>
        <w:t>The PUSCH is configured by SIBx providing resource/reporting configuration for early triggering of aperiodic CSI reporting.</w:t>
      </w:r>
    </w:p>
    <w:p w14:paraId="1AF285EC" w14:textId="77777777" w:rsidR="00325825" w:rsidRPr="00444AB3" w:rsidRDefault="00325825" w:rsidP="00325825">
      <w:pPr>
        <w:spacing w:line="276" w:lineRule="auto"/>
        <w:jc w:val="both"/>
        <w:rPr>
          <w:rFonts w:cs="Times"/>
        </w:rPr>
      </w:pPr>
      <w:r w:rsidRPr="00444AB3">
        <w:rPr>
          <w:rFonts w:cs="Times" w:hint="eastAsia"/>
        </w:rPr>
        <w:t>N</w:t>
      </w:r>
      <w:r w:rsidRPr="00444AB3">
        <w:rPr>
          <w:rFonts w:cs="Times"/>
        </w:rPr>
        <w:t xml:space="preserve">ote: The timeline of PUSCH for aperiodic CSI reporting </w:t>
      </w:r>
      <w:r w:rsidRPr="00444AB3">
        <w:rPr>
          <w:rFonts w:cs="Times" w:hint="eastAsia"/>
        </w:rPr>
        <w:t>i</w:t>
      </w:r>
      <w:r w:rsidRPr="00444AB3">
        <w:rPr>
          <w:rFonts w:cs="Times"/>
        </w:rPr>
        <w:t>s separately discussed.</w:t>
      </w:r>
    </w:p>
    <w:p w14:paraId="65086A86" w14:textId="77777777" w:rsidR="00325825" w:rsidRDefault="00325825" w:rsidP="00325825">
      <w:pPr>
        <w:rPr>
          <w:b/>
          <w:bCs/>
          <w:lang w:eastAsia="zh-CN"/>
        </w:rPr>
      </w:pPr>
    </w:p>
    <w:p w14:paraId="0EEB94F0" w14:textId="77777777" w:rsidR="00325825" w:rsidRDefault="00325825" w:rsidP="00325825">
      <w:pPr>
        <w:snapToGrid w:val="0"/>
        <w:jc w:val="both"/>
        <w:rPr>
          <w:rFonts w:eastAsia="SimSun"/>
          <w:b/>
          <w:sz w:val="18"/>
          <w:szCs w:val="18"/>
        </w:rPr>
      </w:pPr>
      <w:r>
        <w:rPr>
          <w:rFonts w:eastAsia="SimSun"/>
          <w:b/>
          <w:sz w:val="18"/>
          <w:szCs w:val="18"/>
          <w:highlight w:val="green"/>
        </w:rPr>
        <w:t>Agreement</w:t>
      </w:r>
      <w:r w:rsidRPr="00AA12E2">
        <w:rPr>
          <w:rFonts w:eastAsia="SimSun"/>
          <w:b/>
          <w:sz w:val="18"/>
          <w:szCs w:val="18"/>
          <w:highlight w:val="green"/>
        </w:rPr>
        <w:t>:</w:t>
      </w:r>
      <w:r>
        <w:rPr>
          <w:rFonts w:eastAsia="SimSun"/>
          <w:b/>
          <w:sz w:val="18"/>
          <w:szCs w:val="18"/>
        </w:rPr>
        <w:t xml:space="preserve"> </w:t>
      </w:r>
    </w:p>
    <w:p w14:paraId="7EBD7122" w14:textId="77777777" w:rsidR="00325825" w:rsidRPr="00D61E93" w:rsidRDefault="00325825" w:rsidP="00325825">
      <w:pPr>
        <w:spacing w:line="276" w:lineRule="auto"/>
        <w:jc w:val="both"/>
        <w:rPr>
          <w:rFonts w:cs="Times"/>
        </w:rPr>
      </w:pPr>
      <w:r w:rsidRPr="00D61E93">
        <w:rPr>
          <w:rFonts w:cs="Times"/>
        </w:rPr>
        <w:t xml:space="preserve">On triggering mechanism for </w:t>
      </w:r>
      <w:r w:rsidRPr="00D61E93">
        <w:t xml:space="preserve">early </w:t>
      </w:r>
      <w:r w:rsidRPr="00D61E93">
        <w:rPr>
          <w:rFonts w:cs="Times"/>
        </w:rPr>
        <w:t xml:space="preserve">aperiodic SRS-AS transmission on a SCell and </w:t>
      </w:r>
      <w:r w:rsidRPr="00D61E93">
        <w:t xml:space="preserve">early </w:t>
      </w:r>
      <w:r w:rsidRPr="00D61E93">
        <w:rPr>
          <w:rFonts w:cs="Times"/>
        </w:rPr>
        <w:t xml:space="preserve">aperiodic CSI reporting for a SCell, based on the legacy SCell activation activating the SCell, down-select one from the followings in RAN1#123 meeting: </w:t>
      </w:r>
    </w:p>
    <w:p w14:paraId="44AA1D29" w14:textId="77777777" w:rsidR="00325825" w:rsidRPr="00D61E93" w:rsidRDefault="00325825" w:rsidP="00325825">
      <w:pPr>
        <w:pStyle w:val="ListParagraph"/>
        <w:numPr>
          <w:ilvl w:val="0"/>
          <w:numId w:val="179"/>
        </w:numPr>
        <w:overflowPunct/>
        <w:autoSpaceDE/>
        <w:autoSpaceDN/>
        <w:adjustRightInd/>
        <w:spacing w:after="0" w:line="276" w:lineRule="auto"/>
        <w:ind w:hanging="158"/>
        <w:textAlignment w:val="auto"/>
        <w:rPr>
          <w:lang w:val="de-DE"/>
        </w:rPr>
      </w:pPr>
      <w:r w:rsidRPr="00D61E93">
        <w:rPr>
          <w:lang w:val="de-DE"/>
        </w:rPr>
        <w:t xml:space="preserve">Alt-1 (Implicit mechanism): </w:t>
      </w:r>
    </w:p>
    <w:p w14:paraId="4D2D98D1" w14:textId="77777777" w:rsidR="00325825" w:rsidRPr="00D61E93"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D61E93">
        <w:rPr>
          <w:szCs w:val="18"/>
        </w:rPr>
        <w:t>For early aperiodic SRS-AS transmission, the SRS resource set(s) triggered for the SCell is determined according to RRC configuration.</w:t>
      </w:r>
    </w:p>
    <w:p w14:paraId="694C6B7B" w14:textId="77777777" w:rsidR="00325825" w:rsidRPr="00D61E93"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D61E93">
        <w:rPr>
          <w:szCs w:val="18"/>
        </w:rPr>
        <w:t>For early aperiodic CSI reporting, the CSI report configuration(s) triggered for the SCell is determined according to RRC configuration</w:t>
      </w:r>
    </w:p>
    <w:p w14:paraId="33C43A8E" w14:textId="77777777" w:rsidR="00325825" w:rsidRPr="00D61E93" w:rsidRDefault="00325825" w:rsidP="00325825">
      <w:pPr>
        <w:pStyle w:val="ListParagraph"/>
        <w:numPr>
          <w:ilvl w:val="0"/>
          <w:numId w:val="179"/>
        </w:numPr>
        <w:overflowPunct/>
        <w:autoSpaceDE/>
        <w:autoSpaceDN/>
        <w:adjustRightInd/>
        <w:spacing w:after="0" w:line="276" w:lineRule="auto"/>
        <w:ind w:hanging="158"/>
        <w:textAlignment w:val="auto"/>
        <w:rPr>
          <w:lang w:val="de-DE"/>
        </w:rPr>
      </w:pPr>
      <w:r w:rsidRPr="00D61E93">
        <w:rPr>
          <w:lang w:val="de-DE"/>
        </w:rPr>
        <w:t xml:space="preserve">Alt-2 (Explicit mechanism): </w:t>
      </w:r>
    </w:p>
    <w:p w14:paraId="0A073082" w14:textId="77777777" w:rsidR="00325825" w:rsidRPr="00D61E93"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D61E93">
        <w:rPr>
          <w:szCs w:val="18"/>
        </w:rPr>
        <w:t>For early aperiodic SRS-AS transmission, the SRS resource set(s) triggered for the SCell is determined according to an indication in SCell activation command.</w:t>
      </w:r>
    </w:p>
    <w:p w14:paraId="50DC9350" w14:textId="77777777" w:rsidR="00325825" w:rsidRPr="00D61E93" w:rsidRDefault="00325825" w:rsidP="00325825">
      <w:pPr>
        <w:numPr>
          <w:ilvl w:val="1"/>
          <w:numId w:val="180"/>
        </w:numPr>
        <w:tabs>
          <w:tab w:val="clear" w:pos="1286"/>
          <w:tab w:val="left" w:pos="153"/>
        </w:tabs>
        <w:overflowPunct/>
        <w:autoSpaceDE/>
        <w:autoSpaceDN/>
        <w:adjustRightInd/>
        <w:spacing w:after="0" w:line="276" w:lineRule="auto"/>
        <w:ind w:left="822" w:hanging="142"/>
        <w:contextualSpacing/>
        <w:jc w:val="both"/>
        <w:textAlignment w:val="auto"/>
        <w:rPr>
          <w:szCs w:val="18"/>
        </w:rPr>
      </w:pPr>
      <w:r w:rsidRPr="00D61E93">
        <w:rPr>
          <w:szCs w:val="18"/>
        </w:rPr>
        <w:lastRenderedPageBreak/>
        <w:t>For early aperiodic CSI reporting, the CSI report configuration(s) triggered for the SCell is determined according to an indication in SCell activation command.</w:t>
      </w:r>
    </w:p>
    <w:p w14:paraId="390C44B9" w14:textId="77777777" w:rsidR="00325825" w:rsidRPr="00FF3EFB" w:rsidRDefault="00325825" w:rsidP="00325825">
      <w:pPr>
        <w:rPr>
          <w:rFonts w:eastAsiaTheme="minorEastAsia"/>
          <w:i/>
          <w:iCs/>
          <w:lang w:eastAsia="zh-CN"/>
        </w:rPr>
      </w:pPr>
    </w:p>
    <w:p w14:paraId="04ADF8A2" w14:textId="024B17F0" w:rsidR="009048F4" w:rsidRPr="00982845" w:rsidRDefault="004710F9" w:rsidP="009048F4">
      <w:hyperlink r:id="rId914" w:history="1">
        <w:r>
          <w:rPr>
            <w:rStyle w:val="Hyperlink"/>
          </w:rPr>
          <w:t>R1-2506746</w:t>
        </w:r>
      </w:hyperlink>
      <w:r w:rsidR="009048F4" w:rsidRPr="00982845">
        <w:tab/>
        <w:t>Enhancing DL CSI acquisition</w:t>
      </w:r>
      <w:r w:rsidR="009048F4" w:rsidRPr="00982845">
        <w:tab/>
        <w:t>FUTUREWEI</w:t>
      </w:r>
    </w:p>
    <w:p w14:paraId="21281DCB" w14:textId="666AA73E" w:rsidR="009048F4" w:rsidRPr="00982845" w:rsidRDefault="004710F9" w:rsidP="009048F4">
      <w:hyperlink r:id="rId915" w:history="1">
        <w:r>
          <w:rPr>
            <w:rStyle w:val="Hyperlink"/>
          </w:rPr>
          <w:t>R1-2506759</w:t>
        </w:r>
      </w:hyperlink>
      <w:r w:rsidR="009048F4" w:rsidRPr="00982845">
        <w:tab/>
        <w:t>Configuring CSI-RS Resources with Different Densities</w:t>
      </w:r>
      <w:r w:rsidR="009048F4" w:rsidRPr="00982845">
        <w:tab/>
        <w:t>Kyocera Corporation</w:t>
      </w:r>
    </w:p>
    <w:p w14:paraId="1B0BBE67" w14:textId="7BAB906F" w:rsidR="009048F4" w:rsidRPr="00982845" w:rsidRDefault="004710F9" w:rsidP="009048F4">
      <w:hyperlink r:id="rId916" w:history="1">
        <w:r>
          <w:rPr>
            <w:rStyle w:val="Hyperlink"/>
          </w:rPr>
          <w:t>R1-2506796</w:t>
        </w:r>
      </w:hyperlink>
      <w:r w:rsidR="009048F4" w:rsidRPr="00982845">
        <w:tab/>
        <w:t>NR MIMO Phase 6: DL CSI Enhancement</w:t>
      </w:r>
      <w:r w:rsidR="009048F4" w:rsidRPr="00982845">
        <w:tab/>
        <w:t>InterDigital, Inc.</w:t>
      </w:r>
    </w:p>
    <w:p w14:paraId="2C943E1A" w14:textId="4DDCB820" w:rsidR="009048F4" w:rsidRPr="00982845" w:rsidRDefault="004710F9" w:rsidP="009048F4">
      <w:hyperlink r:id="rId917" w:history="1">
        <w:r>
          <w:rPr>
            <w:rStyle w:val="Hyperlink"/>
          </w:rPr>
          <w:t>R1-2506807</w:t>
        </w:r>
      </w:hyperlink>
      <w:r w:rsidR="009048F4" w:rsidRPr="00982845">
        <w:tab/>
        <w:t>Discussion on enhancing DL CSI acquisition</w:t>
      </w:r>
      <w:r w:rsidR="009048F4" w:rsidRPr="00982845">
        <w:tab/>
        <w:t>Spreadtrum, UNISOC</w:t>
      </w:r>
    </w:p>
    <w:p w14:paraId="4E1F2643" w14:textId="03A8D12A" w:rsidR="009048F4" w:rsidRPr="00982845" w:rsidRDefault="004710F9" w:rsidP="009048F4">
      <w:hyperlink r:id="rId918" w:history="1">
        <w:r>
          <w:rPr>
            <w:rStyle w:val="Hyperlink"/>
          </w:rPr>
          <w:t>R1-2506837</w:t>
        </w:r>
      </w:hyperlink>
      <w:r w:rsidR="009048F4" w:rsidRPr="00982845">
        <w:tab/>
        <w:t>Enhancing DL CSI acquisition</w:t>
      </w:r>
      <w:r w:rsidR="009048F4" w:rsidRPr="00982845">
        <w:tab/>
        <w:t>MediaTek Inc.</w:t>
      </w:r>
    </w:p>
    <w:p w14:paraId="1C0BC8BC" w14:textId="4B93D0E9" w:rsidR="009048F4" w:rsidRPr="00982845" w:rsidRDefault="004710F9" w:rsidP="009048F4">
      <w:hyperlink r:id="rId919" w:history="1">
        <w:r>
          <w:rPr>
            <w:rStyle w:val="Hyperlink"/>
          </w:rPr>
          <w:t>R1-2506838</w:t>
        </w:r>
      </w:hyperlink>
      <w:r w:rsidR="009048F4" w:rsidRPr="00982845">
        <w:tab/>
        <w:t>Moderator summary on enhancing DL CSI acquisition (Round 0)</w:t>
      </w:r>
      <w:r w:rsidR="009048F4" w:rsidRPr="00982845">
        <w:tab/>
        <w:t>Moderator (MediaTek Inc.)</w:t>
      </w:r>
    </w:p>
    <w:p w14:paraId="0B209976" w14:textId="625B6878" w:rsidR="009048F4" w:rsidRPr="00982845" w:rsidRDefault="004710F9" w:rsidP="009048F4">
      <w:hyperlink r:id="rId920" w:history="1">
        <w:r>
          <w:rPr>
            <w:rStyle w:val="Hyperlink"/>
          </w:rPr>
          <w:t>R1-2506839</w:t>
        </w:r>
      </w:hyperlink>
      <w:r w:rsidR="009048F4" w:rsidRPr="00982845">
        <w:tab/>
        <w:t>Moderator summary on enhancing DL CSI acquisition (Round 1)</w:t>
      </w:r>
      <w:r w:rsidR="009048F4" w:rsidRPr="00982845">
        <w:tab/>
        <w:t>Moderator (MediaTek Inc.)</w:t>
      </w:r>
    </w:p>
    <w:p w14:paraId="7CABEA14" w14:textId="17C3760F" w:rsidR="009048F4" w:rsidRPr="00982845" w:rsidRDefault="004710F9" w:rsidP="009048F4">
      <w:hyperlink r:id="rId921" w:history="1">
        <w:r>
          <w:rPr>
            <w:rStyle w:val="Hyperlink"/>
          </w:rPr>
          <w:t>R1-2506840</w:t>
        </w:r>
      </w:hyperlink>
      <w:r w:rsidR="009048F4" w:rsidRPr="00982845">
        <w:tab/>
        <w:t>Moderator summary on enhancing DL CSI acquisition (Round 2)</w:t>
      </w:r>
      <w:r w:rsidR="009048F4" w:rsidRPr="00982845">
        <w:tab/>
        <w:t>Moderator (MediaTek Inc.)</w:t>
      </w:r>
    </w:p>
    <w:p w14:paraId="6A3FF387" w14:textId="7162BDB2" w:rsidR="009048F4" w:rsidRPr="00982845" w:rsidRDefault="004710F9" w:rsidP="009048F4">
      <w:hyperlink r:id="rId922" w:history="1">
        <w:r>
          <w:rPr>
            <w:rStyle w:val="Hyperlink"/>
          </w:rPr>
          <w:t>R1-2506844</w:t>
        </w:r>
      </w:hyperlink>
      <w:r w:rsidR="009048F4" w:rsidRPr="00982845">
        <w:tab/>
        <w:t>Discussion on enhancing DL CSI acquisition</w:t>
      </w:r>
      <w:r w:rsidR="009048F4" w:rsidRPr="00982845">
        <w:tab/>
        <w:t>TCL</w:t>
      </w:r>
    </w:p>
    <w:p w14:paraId="326E8265" w14:textId="4D05B169" w:rsidR="009048F4" w:rsidRPr="00982845" w:rsidRDefault="004710F9" w:rsidP="009048F4">
      <w:hyperlink r:id="rId923" w:history="1">
        <w:r>
          <w:rPr>
            <w:rStyle w:val="Hyperlink"/>
          </w:rPr>
          <w:t>R1-2506891</w:t>
        </w:r>
      </w:hyperlink>
      <w:r w:rsidR="009048F4" w:rsidRPr="00982845">
        <w:tab/>
        <w:t>Discussion on enhancing DL CSI acquisition</w:t>
      </w:r>
      <w:r w:rsidR="009048F4" w:rsidRPr="00982845">
        <w:tab/>
        <w:t>vivo</w:t>
      </w:r>
    </w:p>
    <w:p w14:paraId="548D3C4D" w14:textId="697EDC2D" w:rsidR="009048F4" w:rsidRPr="00982845" w:rsidRDefault="004710F9" w:rsidP="009048F4">
      <w:hyperlink r:id="rId924" w:history="1">
        <w:r>
          <w:rPr>
            <w:rStyle w:val="Hyperlink"/>
          </w:rPr>
          <w:t>R1-2506926</w:t>
        </w:r>
      </w:hyperlink>
      <w:r w:rsidR="009048F4" w:rsidRPr="00982845">
        <w:tab/>
        <w:t>DL CSI acquisition enhancment</w:t>
      </w:r>
      <w:r w:rsidR="009048F4" w:rsidRPr="00982845">
        <w:tab/>
        <w:t>Huawei, HiSilicon</w:t>
      </w:r>
    </w:p>
    <w:p w14:paraId="494F271F" w14:textId="57EE6D1D" w:rsidR="009048F4" w:rsidRPr="00982845" w:rsidRDefault="004710F9" w:rsidP="009048F4">
      <w:hyperlink r:id="rId925" w:history="1">
        <w:r>
          <w:rPr>
            <w:rStyle w:val="Hyperlink"/>
          </w:rPr>
          <w:t>R1-2506953</w:t>
        </w:r>
      </w:hyperlink>
      <w:r w:rsidR="009048F4" w:rsidRPr="00982845">
        <w:tab/>
        <w:t>On DL CSI Acquisition Enhancements for FR1</w:t>
      </w:r>
      <w:r w:rsidR="009048F4" w:rsidRPr="00982845">
        <w:tab/>
        <w:t>Nokia</w:t>
      </w:r>
    </w:p>
    <w:p w14:paraId="7C9C9F3C" w14:textId="5FB20E4F" w:rsidR="009048F4" w:rsidRPr="00982845" w:rsidRDefault="004710F9" w:rsidP="009048F4">
      <w:hyperlink r:id="rId926" w:history="1">
        <w:r>
          <w:rPr>
            <w:rStyle w:val="Hyperlink"/>
          </w:rPr>
          <w:t>R1-2506982</w:t>
        </w:r>
      </w:hyperlink>
      <w:r w:rsidR="009048F4" w:rsidRPr="00982845">
        <w:tab/>
        <w:t>Discussion on enhancing DL CSI acquisition</w:t>
      </w:r>
      <w:r w:rsidR="009048F4" w:rsidRPr="00982845">
        <w:tab/>
        <w:t>Xiaomi</w:t>
      </w:r>
    </w:p>
    <w:p w14:paraId="1F95ABDF" w14:textId="424189A7" w:rsidR="009048F4" w:rsidRPr="00982845" w:rsidRDefault="004710F9" w:rsidP="009048F4">
      <w:hyperlink r:id="rId927" w:history="1">
        <w:r>
          <w:rPr>
            <w:rStyle w:val="Hyperlink"/>
          </w:rPr>
          <w:t>R1-2507027</w:t>
        </w:r>
      </w:hyperlink>
      <w:r w:rsidR="009048F4" w:rsidRPr="00982845">
        <w:tab/>
        <w:t>Enhancing DL CSI acquisition</w:t>
      </w:r>
      <w:r w:rsidR="009048F4" w:rsidRPr="00982845">
        <w:tab/>
        <w:t>Tejas Network Limited</w:t>
      </w:r>
    </w:p>
    <w:p w14:paraId="4BEF5337" w14:textId="0AC4EAC4" w:rsidR="009048F4" w:rsidRPr="00982845" w:rsidRDefault="004710F9" w:rsidP="009048F4">
      <w:hyperlink r:id="rId928" w:history="1">
        <w:r>
          <w:rPr>
            <w:rStyle w:val="Hyperlink"/>
          </w:rPr>
          <w:t>R1-2507033</w:t>
        </w:r>
      </w:hyperlink>
      <w:r w:rsidR="009048F4" w:rsidRPr="00982845">
        <w:tab/>
        <w:t>Discussion on Early DL CSI Acquisition Enhancements</w:t>
      </w:r>
      <w:r w:rsidR="009048F4" w:rsidRPr="00982845">
        <w:tab/>
        <w:t>Panasonic</w:t>
      </w:r>
    </w:p>
    <w:p w14:paraId="37585094" w14:textId="685A1874" w:rsidR="009048F4" w:rsidRPr="00982845" w:rsidRDefault="004710F9" w:rsidP="009048F4">
      <w:hyperlink r:id="rId929" w:history="1">
        <w:r>
          <w:rPr>
            <w:rStyle w:val="Hyperlink"/>
          </w:rPr>
          <w:t>R1-2507041</w:t>
        </w:r>
      </w:hyperlink>
      <w:r w:rsidR="009048F4" w:rsidRPr="00982845">
        <w:tab/>
        <w:t>Discussion on enhancing DL CSI acquisition</w:t>
      </w:r>
      <w:r w:rsidR="009048F4" w:rsidRPr="00982845">
        <w:tab/>
        <w:t>ZTE Corporation, Sanechips</w:t>
      </w:r>
    </w:p>
    <w:p w14:paraId="5218114F" w14:textId="70EE6875" w:rsidR="009048F4" w:rsidRPr="00982845" w:rsidRDefault="004710F9" w:rsidP="009048F4">
      <w:hyperlink r:id="rId930" w:history="1">
        <w:r>
          <w:rPr>
            <w:rStyle w:val="Hyperlink"/>
          </w:rPr>
          <w:t>R1-2507112</w:t>
        </w:r>
      </w:hyperlink>
      <w:r w:rsidR="009048F4" w:rsidRPr="00982845">
        <w:tab/>
        <w:t>Discussion on enhancements for DL CSI acquisition</w:t>
      </w:r>
      <w:r w:rsidR="009048F4" w:rsidRPr="00982845">
        <w:tab/>
        <w:t>CATT</w:t>
      </w:r>
    </w:p>
    <w:p w14:paraId="005CF1D9" w14:textId="1038E006" w:rsidR="009048F4" w:rsidRPr="00982845" w:rsidRDefault="004710F9" w:rsidP="009048F4">
      <w:hyperlink r:id="rId931" w:history="1">
        <w:r>
          <w:rPr>
            <w:rStyle w:val="Hyperlink"/>
          </w:rPr>
          <w:t>R1-2507169</w:t>
        </w:r>
      </w:hyperlink>
      <w:r w:rsidR="009048F4" w:rsidRPr="00982845">
        <w:tab/>
        <w:t>Discussions on Enhancing DL CSI Acquisition</w:t>
      </w:r>
      <w:r w:rsidR="009048F4" w:rsidRPr="00982845">
        <w:tab/>
        <w:t>OPPO</w:t>
      </w:r>
    </w:p>
    <w:p w14:paraId="08B6C5C3" w14:textId="1655F9E0" w:rsidR="009048F4" w:rsidRPr="00982845" w:rsidRDefault="004710F9" w:rsidP="009048F4">
      <w:hyperlink r:id="rId932" w:history="1">
        <w:r>
          <w:rPr>
            <w:rStyle w:val="Hyperlink"/>
          </w:rPr>
          <w:t>R1-2507208</w:t>
        </w:r>
      </w:hyperlink>
      <w:r w:rsidR="009048F4" w:rsidRPr="00982845">
        <w:tab/>
        <w:t>Discussion on enhancing DL CSI acquisition</w:t>
      </w:r>
      <w:r w:rsidR="009048F4" w:rsidRPr="00982845">
        <w:tab/>
        <w:t>HONOR</w:t>
      </w:r>
    </w:p>
    <w:p w14:paraId="66CD7898" w14:textId="714F132C" w:rsidR="009048F4" w:rsidRPr="00982845" w:rsidRDefault="004710F9" w:rsidP="009048F4">
      <w:hyperlink r:id="rId933" w:history="1">
        <w:r>
          <w:rPr>
            <w:rStyle w:val="Hyperlink"/>
          </w:rPr>
          <w:t>R1-2507246</w:t>
        </w:r>
      </w:hyperlink>
      <w:r w:rsidR="009048F4" w:rsidRPr="00982845">
        <w:tab/>
        <w:t>Views on enhancing DL CSI acquisition</w:t>
      </w:r>
      <w:r w:rsidR="009048F4" w:rsidRPr="00982845">
        <w:tab/>
        <w:t>Samsung</w:t>
      </w:r>
    </w:p>
    <w:p w14:paraId="7398549F" w14:textId="395127A6" w:rsidR="009048F4" w:rsidRPr="00982845" w:rsidRDefault="004710F9" w:rsidP="009048F4">
      <w:hyperlink r:id="rId934" w:history="1">
        <w:r>
          <w:rPr>
            <w:rStyle w:val="Hyperlink"/>
          </w:rPr>
          <w:t>R1-2507284</w:t>
        </w:r>
      </w:hyperlink>
      <w:r w:rsidR="009048F4" w:rsidRPr="00982845">
        <w:tab/>
        <w:t>Discussion on enhancing DL CSI acquisition</w:t>
      </w:r>
      <w:r w:rsidR="009048F4" w:rsidRPr="00982845">
        <w:tab/>
        <w:t>Fujitsu</w:t>
      </w:r>
    </w:p>
    <w:p w14:paraId="35F33A85" w14:textId="72EBD68E" w:rsidR="009048F4" w:rsidRPr="00982845" w:rsidRDefault="004710F9" w:rsidP="009048F4">
      <w:hyperlink r:id="rId935" w:history="1">
        <w:r>
          <w:rPr>
            <w:rStyle w:val="Hyperlink"/>
          </w:rPr>
          <w:t>R1-2507304</w:t>
        </w:r>
      </w:hyperlink>
      <w:r w:rsidR="009048F4" w:rsidRPr="00982845">
        <w:tab/>
        <w:t>Discussion on Enhancing DL CSI acquisition</w:t>
      </w:r>
      <w:r w:rsidR="009048F4" w:rsidRPr="00982845">
        <w:tab/>
        <w:t>NEC</w:t>
      </w:r>
    </w:p>
    <w:p w14:paraId="4F18C360" w14:textId="5EB39BE5" w:rsidR="009048F4" w:rsidRPr="00982845" w:rsidRDefault="004710F9" w:rsidP="009048F4">
      <w:hyperlink r:id="rId936" w:history="1">
        <w:r>
          <w:rPr>
            <w:rStyle w:val="Hyperlink"/>
          </w:rPr>
          <w:t>R1-2507399</w:t>
        </w:r>
      </w:hyperlink>
      <w:r w:rsidR="009048F4" w:rsidRPr="00982845">
        <w:tab/>
        <w:t>Discussion on enhancing DL CSI acquisition</w:t>
      </w:r>
      <w:r w:rsidR="009048F4" w:rsidRPr="00982845">
        <w:tab/>
        <w:t>LG Electronics</w:t>
      </w:r>
    </w:p>
    <w:p w14:paraId="040C2986" w14:textId="536E19DB" w:rsidR="009048F4" w:rsidRPr="00982845" w:rsidRDefault="004710F9" w:rsidP="009048F4">
      <w:hyperlink r:id="rId937" w:history="1">
        <w:r>
          <w:rPr>
            <w:rStyle w:val="Hyperlink"/>
          </w:rPr>
          <w:t>R1-2507410</w:t>
        </w:r>
      </w:hyperlink>
      <w:r w:rsidR="009048F4" w:rsidRPr="00982845">
        <w:tab/>
        <w:t>DL CSI acquisition enhancements for Rel. 20 MIMO</w:t>
      </w:r>
      <w:r w:rsidR="009048F4" w:rsidRPr="00982845">
        <w:tab/>
        <w:t>Fraunhofer IIS, Fraunhofer HHI</w:t>
      </w:r>
    </w:p>
    <w:p w14:paraId="61A19F84" w14:textId="5A08E09F" w:rsidR="009048F4" w:rsidRPr="00982845" w:rsidRDefault="004710F9" w:rsidP="009048F4">
      <w:hyperlink r:id="rId938" w:history="1">
        <w:r>
          <w:rPr>
            <w:rStyle w:val="Hyperlink"/>
          </w:rPr>
          <w:t>R1-2507500</w:t>
        </w:r>
      </w:hyperlink>
      <w:r w:rsidR="009048F4" w:rsidRPr="00982845">
        <w:tab/>
        <w:t>Discussion on enhancing DL CSI acquisition for NR MIMO Phase 6</w:t>
      </w:r>
      <w:r w:rsidR="009048F4" w:rsidRPr="00982845">
        <w:tab/>
        <w:t>ETRI</w:t>
      </w:r>
    </w:p>
    <w:p w14:paraId="107180BE" w14:textId="5CFAC2E3" w:rsidR="009048F4" w:rsidRPr="00982845" w:rsidRDefault="004710F9" w:rsidP="009048F4">
      <w:hyperlink r:id="rId939" w:history="1">
        <w:r>
          <w:rPr>
            <w:rStyle w:val="Hyperlink"/>
          </w:rPr>
          <w:t>R1-2507542</w:t>
        </w:r>
      </w:hyperlink>
      <w:r w:rsidR="009048F4" w:rsidRPr="00982845">
        <w:tab/>
        <w:t>Discussion on Enhancement of CSI DL Acquisition</w:t>
      </w:r>
      <w:r w:rsidR="009048F4" w:rsidRPr="00982845">
        <w:tab/>
        <w:t>Rakuten Mobile, Inc</w:t>
      </w:r>
    </w:p>
    <w:p w14:paraId="6D64C12D" w14:textId="32088F87" w:rsidR="009048F4" w:rsidRPr="00982845" w:rsidRDefault="004710F9" w:rsidP="009048F4">
      <w:hyperlink r:id="rId940" w:history="1">
        <w:r>
          <w:rPr>
            <w:rStyle w:val="Hyperlink"/>
          </w:rPr>
          <w:t>R1-2507551</w:t>
        </w:r>
      </w:hyperlink>
      <w:r w:rsidR="009048F4" w:rsidRPr="00982845">
        <w:tab/>
        <w:t>Enhancing DL CSI acquisition</w:t>
      </w:r>
      <w:r w:rsidR="009048F4" w:rsidRPr="00982845">
        <w:tab/>
        <w:t>Lenovo</w:t>
      </w:r>
    </w:p>
    <w:p w14:paraId="4D53D87A" w14:textId="23B4EFB8" w:rsidR="009048F4" w:rsidRPr="00982845" w:rsidRDefault="004710F9" w:rsidP="009048F4">
      <w:hyperlink r:id="rId941" w:history="1">
        <w:r>
          <w:rPr>
            <w:rStyle w:val="Hyperlink"/>
          </w:rPr>
          <w:t>R1-2507561</w:t>
        </w:r>
      </w:hyperlink>
      <w:r w:rsidR="009048F4" w:rsidRPr="00982845">
        <w:tab/>
        <w:t>Discussions on enhancing DL CSI acquisition</w:t>
      </w:r>
      <w:r w:rsidR="009048F4" w:rsidRPr="00982845">
        <w:tab/>
        <w:t>China Telecom</w:t>
      </w:r>
    </w:p>
    <w:p w14:paraId="24A4A759" w14:textId="2B73554A" w:rsidR="009048F4" w:rsidRPr="00982845" w:rsidRDefault="004710F9" w:rsidP="009048F4">
      <w:hyperlink r:id="rId942" w:history="1">
        <w:r>
          <w:rPr>
            <w:rStyle w:val="Hyperlink"/>
          </w:rPr>
          <w:t>R1-2507579</w:t>
        </w:r>
      </w:hyperlink>
      <w:r w:rsidR="009048F4" w:rsidRPr="00982845">
        <w:tab/>
        <w:t>Discussion on enhancing DL CSI acquisition</w:t>
      </w:r>
      <w:r w:rsidR="009048F4" w:rsidRPr="00982845">
        <w:tab/>
        <w:t>Google</w:t>
      </w:r>
    </w:p>
    <w:p w14:paraId="5BB4D1CE" w14:textId="65115952" w:rsidR="009048F4" w:rsidRPr="00982845" w:rsidRDefault="004710F9" w:rsidP="009048F4">
      <w:hyperlink r:id="rId943" w:history="1">
        <w:r>
          <w:rPr>
            <w:rStyle w:val="Hyperlink"/>
          </w:rPr>
          <w:t>R1-2507590</w:t>
        </w:r>
      </w:hyperlink>
      <w:r w:rsidR="009048F4" w:rsidRPr="00982845">
        <w:tab/>
        <w:t>Further discussions on DL CSI acquisition enhancements</w:t>
      </w:r>
      <w:r w:rsidR="009048F4" w:rsidRPr="00982845">
        <w:tab/>
        <w:t>Sony</w:t>
      </w:r>
    </w:p>
    <w:p w14:paraId="42E1A8D2" w14:textId="5312EA50" w:rsidR="009048F4" w:rsidRPr="00982845" w:rsidRDefault="004710F9" w:rsidP="009048F4">
      <w:hyperlink r:id="rId944" w:history="1">
        <w:r>
          <w:rPr>
            <w:rStyle w:val="Hyperlink"/>
          </w:rPr>
          <w:t>R1-2507670</w:t>
        </w:r>
      </w:hyperlink>
      <w:r w:rsidR="009048F4" w:rsidRPr="00982845">
        <w:tab/>
        <w:t>On Rel-20 MIMO CSI enhancement</w:t>
      </w:r>
      <w:r w:rsidR="009048F4" w:rsidRPr="00982845">
        <w:tab/>
        <w:t>Apple</w:t>
      </w:r>
    </w:p>
    <w:p w14:paraId="66166A16" w14:textId="0DED831E" w:rsidR="009048F4" w:rsidRPr="00982845" w:rsidRDefault="004710F9" w:rsidP="009048F4">
      <w:hyperlink r:id="rId945" w:history="1">
        <w:r>
          <w:rPr>
            <w:rStyle w:val="Hyperlink"/>
          </w:rPr>
          <w:t>R1-2507714</w:t>
        </w:r>
      </w:hyperlink>
      <w:r w:rsidR="009048F4" w:rsidRPr="00982845">
        <w:tab/>
        <w:t>DL CSI acquisition enhancements in 5G MIMO Phase 6</w:t>
      </w:r>
      <w:r w:rsidR="009048F4" w:rsidRPr="00982845">
        <w:tab/>
        <w:t>Qualcomm Incorporated</w:t>
      </w:r>
    </w:p>
    <w:p w14:paraId="04F0BA1E" w14:textId="5B79B0B6" w:rsidR="009048F4" w:rsidRPr="00982845" w:rsidRDefault="004710F9" w:rsidP="009048F4">
      <w:hyperlink r:id="rId946" w:history="1">
        <w:r>
          <w:rPr>
            <w:rStyle w:val="Hyperlink"/>
          </w:rPr>
          <w:t>R1-2507744</w:t>
        </w:r>
      </w:hyperlink>
      <w:r w:rsidR="009048F4" w:rsidRPr="00982845">
        <w:tab/>
        <w:t>DL CSI Enhancements for NR Rel-20</w:t>
      </w:r>
      <w:r w:rsidR="009048F4" w:rsidRPr="00982845">
        <w:tab/>
        <w:t>AT&amp;T</w:t>
      </w:r>
    </w:p>
    <w:p w14:paraId="2220C87F" w14:textId="7521E294" w:rsidR="009048F4" w:rsidRPr="00982845" w:rsidRDefault="004710F9" w:rsidP="009048F4">
      <w:hyperlink r:id="rId947" w:history="1">
        <w:r>
          <w:rPr>
            <w:rStyle w:val="Hyperlink"/>
          </w:rPr>
          <w:t>R1-2507757</w:t>
        </w:r>
      </w:hyperlink>
      <w:r w:rsidR="009048F4" w:rsidRPr="00982845">
        <w:tab/>
        <w:t>On Rel-20 enhanced DL CSI acquisition</w:t>
      </w:r>
      <w:r w:rsidR="009048F4" w:rsidRPr="00982845">
        <w:tab/>
        <w:t>Ericsson</w:t>
      </w:r>
    </w:p>
    <w:p w14:paraId="5EB8816F" w14:textId="4C507D85" w:rsidR="009048F4" w:rsidRPr="00982845" w:rsidRDefault="004710F9" w:rsidP="009048F4">
      <w:hyperlink r:id="rId948" w:history="1">
        <w:r>
          <w:rPr>
            <w:rStyle w:val="Hyperlink"/>
          </w:rPr>
          <w:t>R1-2507770</w:t>
        </w:r>
      </w:hyperlink>
      <w:r w:rsidR="009048F4" w:rsidRPr="00982845">
        <w:tab/>
        <w:t>Enhancing DL CSI acquisition</w:t>
      </w:r>
      <w:r w:rsidR="009048F4" w:rsidRPr="00982845">
        <w:tab/>
        <w:t>Sharp</w:t>
      </w:r>
    </w:p>
    <w:p w14:paraId="674A5C3C" w14:textId="14D7BD48" w:rsidR="009048F4" w:rsidRPr="00982845" w:rsidRDefault="004710F9" w:rsidP="009048F4">
      <w:hyperlink r:id="rId949" w:history="1">
        <w:r>
          <w:rPr>
            <w:rStyle w:val="Hyperlink"/>
          </w:rPr>
          <w:t>R1-2507777</w:t>
        </w:r>
      </w:hyperlink>
      <w:r w:rsidR="009048F4" w:rsidRPr="00982845">
        <w:tab/>
        <w:t>Discussion on early DL CSI acquisition design</w:t>
      </w:r>
      <w:r w:rsidR="009048F4" w:rsidRPr="00982845">
        <w:tab/>
        <w:t>Fainity Innovation</w:t>
      </w:r>
    </w:p>
    <w:p w14:paraId="2AC14CA1" w14:textId="5F940576" w:rsidR="009048F4" w:rsidRPr="00982845" w:rsidRDefault="004710F9" w:rsidP="009048F4">
      <w:hyperlink r:id="rId950" w:history="1">
        <w:r>
          <w:rPr>
            <w:rStyle w:val="Hyperlink"/>
          </w:rPr>
          <w:t>R1-2507806</w:t>
        </w:r>
      </w:hyperlink>
      <w:r w:rsidR="009048F4" w:rsidRPr="00982845">
        <w:tab/>
        <w:t>Discussion on Enhancing DL CSI acquisition</w:t>
      </w:r>
      <w:r w:rsidR="009048F4" w:rsidRPr="00982845">
        <w:tab/>
        <w:t>NTT DOCOMO, INC.</w:t>
      </w:r>
    </w:p>
    <w:p w14:paraId="54A5865E" w14:textId="3251A1CD" w:rsidR="009048F4" w:rsidRPr="00982845" w:rsidRDefault="004710F9" w:rsidP="009048F4">
      <w:hyperlink r:id="rId951" w:history="1">
        <w:r>
          <w:rPr>
            <w:rStyle w:val="Hyperlink"/>
          </w:rPr>
          <w:t>R1-2507830</w:t>
        </w:r>
      </w:hyperlink>
      <w:r w:rsidR="009048F4" w:rsidRPr="00982845">
        <w:tab/>
        <w:t>Discussion on DL CSI acquisition</w:t>
      </w:r>
      <w:r w:rsidR="009048F4" w:rsidRPr="00982845">
        <w:tab/>
        <w:t>ITRI, Acer Incorporated</w:t>
      </w:r>
    </w:p>
    <w:p w14:paraId="6D20A1BB" w14:textId="0DEBBDAE" w:rsidR="009048F4" w:rsidRPr="00982845" w:rsidRDefault="004710F9" w:rsidP="009048F4">
      <w:hyperlink r:id="rId952" w:history="1">
        <w:r>
          <w:rPr>
            <w:rStyle w:val="Hyperlink"/>
          </w:rPr>
          <w:t>R1-2507898</w:t>
        </w:r>
      </w:hyperlink>
      <w:r w:rsidR="009048F4" w:rsidRPr="00982845">
        <w:tab/>
        <w:t>Views on DL Channel acquisition enhancements</w:t>
      </w:r>
      <w:r w:rsidR="009048F4" w:rsidRPr="00982845">
        <w:tab/>
        <w:t>CEWiT</w:t>
      </w:r>
    </w:p>
    <w:p w14:paraId="17E97E1E" w14:textId="5786E7FD" w:rsidR="009048F4" w:rsidRPr="00982845" w:rsidRDefault="004710F9" w:rsidP="009048F4">
      <w:hyperlink r:id="rId953" w:history="1">
        <w:r>
          <w:rPr>
            <w:rStyle w:val="Hyperlink"/>
          </w:rPr>
          <w:t>R1-2507909</w:t>
        </w:r>
      </w:hyperlink>
      <w:r w:rsidR="009048F4" w:rsidRPr="00982845">
        <w:tab/>
        <w:t>Discussion on enhancing DL CSI acquisition</w:t>
      </w:r>
      <w:r w:rsidR="009048F4" w:rsidRPr="00982845">
        <w:tab/>
        <w:t>NICT</w:t>
      </w:r>
    </w:p>
    <w:p w14:paraId="7398100C" w14:textId="553DCDF9" w:rsidR="009048F4" w:rsidRPr="00982845" w:rsidRDefault="004710F9" w:rsidP="009048F4">
      <w:hyperlink r:id="rId954" w:history="1">
        <w:r>
          <w:rPr>
            <w:rStyle w:val="Hyperlink"/>
          </w:rPr>
          <w:t>R1-2507945</w:t>
        </w:r>
      </w:hyperlink>
      <w:r w:rsidR="009048F4" w:rsidRPr="00982845">
        <w:tab/>
        <w:t xml:space="preserve">Discussion on enhancing DL CSI acquisition </w:t>
      </w:r>
      <w:r w:rsidR="009048F4" w:rsidRPr="00982845">
        <w:tab/>
        <w:t>IIT Kanpur</w:t>
      </w:r>
    </w:p>
    <w:p w14:paraId="2BACA3AE" w14:textId="11C76392" w:rsidR="009048F4" w:rsidRPr="00445709" w:rsidRDefault="004710F9" w:rsidP="009048F4">
      <w:pPr>
        <w:rPr>
          <w:rFonts w:eastAsia="DengXian"/>
          <w:lang w:eastAsia="zh-CN"/>
        </w:rPr>
      </w:pPr>
      <w:hyperlink r:id="rId955" w:history="1">
        <w:r>
          <w:rPr>
            <w:rStyle w:val="Hyperlink"/>
            <w:rFonts w:eastAsia="DengXian"/>
            <w:lang w:eastAsia="zh-CN"/>
          </w:rPr>
          <w:t>R1-2508115</w:t>
        </w:r>
      </w:hyperlink>
      <w:r w:rsidR="00445709">
        <w:rPr>
          <w:rFonts w:eastAsia="DengXian"/>
          <w:lang w:eastAsia="zh-CN"/>
        </w:rPr>
        <w:tab/>
      </w:r>
      <w:r w:rsidR="00445709" w:rsidRPr="00445709">
        <w:rPr>
          <w:rFonts w:eastAsia="DengXian"/>
          <w:lang w:eastAsia="zh-CN"/>
        </w:rPr>
        <w:t>Moderator summary on enhancing DL CSI acquisition (Round 3)</w:t>
      </w:r>
      <w:r w:rsidR="00445709">
        <w:rPr>
          <w:rFonts w:eastAsia="DengXian"/>
          <w:lang w:eastAsia="zh-CN"/>
        </w:rPr>
        <w:tab/>
        <w:t>Moderator (MediaTek)</w:t>
      </w:r>
    </w:p>
    <w:p w14:paraId="07B66FB6" w14:textId="4F24D0C5" w:rsidR="00445709" w:rsidRPr="00676652" w:rsidRDefault="004710F9" w:rsidP="009048F4">
      <w:pPr>
        <w:rPr>
          <w:rFonts w:eastAsia="DengXian"/>
          <w:lang w:eastAsia="zh-CN"/>
        </w:rPr>
      </w:pPr>
      <w:hyperlink r:id="rId956" w:history="1">
        <w:r>
          <w:rPr>
            <w:rStyle w:val="Hyperlink"/>
            <w:rFonts w:eastAsia="DengXian"/>
            <w:lang w:eastAsia="zh-CN"/>
          </w:rPr>
          <w:t>R1-2508185</w:t>
        </w:r>
      </w:hyperlink>
      <w:r w:rsidR="00676652">
        <w:rPr>
          <w:rFonts w:eastAsia="DengXian"/>
          <w:lang w:eastAsia="zh-CN"/>
        </w:rPr>
        <w:tab/>
      </w:r>
      <w:r w:rsidR="00676652" w:rsidRPr="00676652">
        <w:rPr>
          <w:rFonts w:eastAsia="DengXian"/>
          <w:lang w:eastAsia="zh-CN"/>
        </w:rPr>
        <w:t>Moderator summary on enhancing DL CSI acquisition (Final)</w:t>
      </w:r>
      <w:r w:rsidR="00676652">
        <w:rPr>
          <w:rFonts w:eastAsia="DengXian"/>
          <w:lang w:eastAsia="zh-CN"/>
        </w:rPr>
        <w:tab/>
      </w:r>
      <w:r w:rsidR="00676652" w:rsidRPr="00676652">
        <w:rPr>
          <w:rFonts w:eastAsia="DengXian"/>
          <w:lang w:eastAsia="zh-CN"/>
        </w:rPr>
        <w:t xml:space="preserve">Moderator </w:t>
      </w:r>
      <w:r w:rsidR="00676652">
        <w:rPr>
          <w:rFonts w:eastAsia="DengXian"/>
          <w:lang w:eastAsia="zh-CN"/>
        </w:rPr>
        <w:tab/>
      </w:r>
      <w:r w:rsidR="00676652" w:rsidRPr="00676652">
        <w:rPr>
          <w:rFonts w:eastAsia="DengXian"/>
          <w:lang w:eastAsia="zh-CN"/>
        </w:rPr>
        <w:t>(MediaTek)</w:t>
      </w:r>
    </w:p>
    <w:p w14:paraId="78325E32" w14:textId="77777777" w:rsidR="00676652" w:rsidRPr="00982845" w:rsidRDefault="00676652" w:rsidP="009048F4">
      <w:pPr>
        <w:rPr>
          <w:rFonts w:eastAsia="DengXian"/>
          <w:i/>
          <w:iCs/>
          <w:lang w:eastAsia="zh-CN"/>
        </w:rPr>
      </w:pPr>
    </w:p>
    <w:p w14:paraId="191025DA"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1035" w:name="_Toc210658575"/>
      <w:bookmarkStart w:id="1036" w:name="_Toc210658673"/>
      <w:bookmarkStart w:id="1037" w:name="_Toc210659391"/>
      <w:bookmarkStart w:id="1038" w:name="_Toc211860368"/>
      <w:bookmarkStart w:id="1039" w:name="_Toc211860658"/>
      <w:bookmarkStart w:id="1040" w:name="_Toc211860877"/>
      <w:bookmarkStart w:id="1041" w:name="_Toc211861098"/>
      <w:bookmarkStart w:id="1042" w:name="_Toc211861504"/>
      <w:bookmarkStart w:id="1043" w:name="_Toc211861674"/>
      <w:bookmarkStart w:id="1044" w:name="_Toc211861890"/>
      <w:bookmarkStart w:id="1045" w:name="_Toc211861982"/>
      <w:bookmarkStart w:id="1046" w:name="_Hlk185239141"/>
      <w:bookmarkStart w:id="1047" w:name="_Toc211862381"/>
      <w:bookmarkStart w:id="1048" w:name="_Toc211862535"/>
      <w:r w:rsidRPr="00982845">
        <w:rPr>
          <w:szCs w:val="24"/>
          <w:lang w:eastAsia="zh-CN"/>
        </w:rPr>
        <w:t>Study of Enhancements for solutions for Ambient IoT (Internet of Things) in NR outdoor for active devices</w:t>
      </w:r>
      <w:bookmarkEnd w:id="1035"/>
      <w:bookmarkEnd w:id="1036"/>
      <w:bookmarkEnd w:id="1037"/>
      <w:bookmarkEnd w:id="1038"/>
      <w:bookmarkEnd w:id="1039"/>
      <w:bookmarkEnd w:id="1040"/>
      <w:bookmarkEnd w:id="1041"/>
      <w:bookmarkEnd w:id="1042"/>
      <w:bookmarkEnd w:id="1043"/>
      <w:bookmarkEnd w:id="1044"/>
      <w:bookmarkEnd w:id="1045"/>
      <w:bookmarkEnd w:id="1047"/>
      <w:bookmarkEnd w:id="1048"/>
    </w:p>
    <w:p w14:paraId="1B88D54B" w14:textId="77777777" w:rsidR="009048F4" w:rsidRPr="00982845" w:rsidRDefault="009048F4" w:rsidP="009048F4">
      <w:pPr>
        <w:rPr>
          <w:rFonts w:eastAsia="DengXian"/>
          <w:i/>
          <w:iCs/>
          <w:lang w:eastAsia="zh-CN"/>
        </w:rPr>
      </w:pPr>
      <w:r w:rsidRPr="00982845">
        <w:rPr>
          <w:i/>
          <w:iCs/>
        </w:rPr>
        <w:t xml:space="preserve">Please refer to </w:t>
      </w:r>
      <w:hyperlink r:id="rId957" w:history="1">
        <w:r w:rsidRPr="00982845">
          <w:rPr>
            <w:i/>
            <w:iCs/>
          </w:rPr>
          <w:t>RP-25</w:t>
        </w:r>
        <w:r w:rsidRPr="00982845">
          <w:rPr>
            <w:rFonts w:eastAsia="DengXian"/>
            <w:i/>
            <w:iCs/>
            <w:lang w:eastAsia="zh-CN"/>
          </w:rPr>
          <w:t>296</w:t>
        </w:r>
        <w:r w:rsidRPr="00982845">
          <w:rPr>
            <w:i/>
            <w:iCs/>
          </w:rPr>
          <w:t>4</w:t>
        </w:r>
      </w:hyperlink>
      <w:r w:rsidRPr="00982845">
        <w:rPr>
          <w:i/>
          <w:iCs/>
        </w:rPr>
        <w:t xml:space="preserve"> for detailed scope of the SI.</w:t>
      </w:r>
    </w:p>
    <w:p w14:paraId="6B6B6174" w14:textId="77777777" w:rsidR="009048F4" w:rsidRPr="00982845" w:rsidRDefault="009048F4" w:rsidP="009048F4">
      <w:pPr>
        <w:rPr>
          <w:rFonts w:eastAsia="DengXian"/>
          <w:i/>
          <w:iCs/>
          <w:lang w:eastAsia="zh-CN"/>
        </w:rPr>
      </w:pPr>
    </w:p>
    <w:p w14:paraId="11869CB9" w14:textId="38916366" w:rsidR="009048F4" w:rsidRPr="00982845" w:rsidRDefault="004710F9" w:rsidP="009048F4">
      <w:hyperlink r:id="rId958" w:history="1">
        <w:r>
          <w:rPr>
            <w:rStyle w:val="Hyperlink"/>
          </w:rPr>
          <w:t>R1-2507357</w:t>
        </w:r>
      </w:hyperlink>
      <w:r w:rsidR="009048F4" w:rsidRPr="00982845">
        <w:tab/>
        <w:t>Updated work plan for Rel-20 Ambient IoT SI</w:t>
      </w:r>
      <w:r w:rsidR="009048F4" w:rsidRPr="00982845">
        <w:tab/>
        <w:t>LG Electronics</w:t>
      </w:r>
    </w:p>
    <w:p w14:paraId="79DD9326" w14:textId="77777777" w:rsidR="0053599D" w:rsidRPr="001A0567" w:rsidRDefault="0053599D" w:rsidP="0053599D">
      <w:pPr>
        <w:rPr>
          <w:lang w:val="en-US" w:eastAsia="x-none"/>
        </w:rPr>
      </w:pPr>
      <w:r w:rsidRPr="001A0567">
        <w:rPr>
          <w:lang w:val="en-US" w:eastAsia="x-none"/>
        </w:rPr>
        <w:t>[12</w:t>
      </w:r>
      <w:r w:rsidRPr="001A0567">
        <w:rPr>
          <w:rFonts w:eastAsia="DengXian" w:hint="eastAsia"/>
          <w:lang w:val="en-US" w:eastAsia="zh-CN"/>
        </w:rPr>
        <w:t>2bis</w:t>
      </w:r>
      <w:r w:rsidRPr="001A0567">
        <w:rPr>
          <w:lang w:val="en-US" w:eastAsia="x-none"/>
        </w:rPr>
        <w:t>-R</w:t>
      </w:r>
      <w:r w:rsidRPr="001A0567">
        <w:rPr>
          <w:rFonts w:eastAsia="DengXian" w:hint="eastAsia"/>
          <w:lang w:val="en-US" w:eastAsia="zh-CN"/>
        </w:rPr>
        <w:t>20</w:t>
      </w:r>
      <w:r w:rsidRPr="001A0567">
        <w:rPr>
          <w:lang w:val="en-US" w:eastAsia="x-none"/>
        </w:rPr>
        <w:t>-</w:t>
      </w:r>
      <w:r w:rsidRPr="001A0567">
        <w:rPr>
          <w:rFonts w:eastAsia="DengXian" w:hint="eastAsia"/>
          <w:lang w:val="en-US" w:eastAsia="zh-CN"/>
        </w:rPr>
        <w:t>A-IoT</w:t>
      </w:r>
      <w:r w:rsidRPr="001A0567">
        <w:rPr>
          <w:lang w:val="en-US" w:eastAsia="x-none"/>
        </w:rPr>
        <w:t>] Email discussion on Rel-</w:t>
      </w:r>
      <w:r w:rsidRPr="001A0567">
        <w:rPr>
          <w:rFonts w:eastAsia="DengXian" w:hint="eastAsia"/>
          <w:lang w:val="en-US" w:eastAsia="zh-CN"/>
        </w:rPr>
        <w:t>20</w:t>
      </w:r>
      <w:r w:rsidRPr="001A0567">
        <w:rPr>
          <w:lang w:val="en-US" w:eastAsia="x-none"/>
        </w:rPr>
        <w:t xml:space="preserve"> </w:t>
      </w:r>
      <w:r w:rsidRPr="001A0567">
        <w:rPr>
          <w:rFonts w:eastAsia="DengXian" w:hint="eastAsia"/>
          <w:lang w:val="en-US" w:eastAsia="zh-CN"/>
        </w:rPr>
        <w:t>A-IoT</w:t>
      </w:r>
      <w:r w:rsidRPr="001A0567">
        <w:rPr>
          <w:lang w:val="en-US" w:eastAsia="x-none"/>
        </w:rPr>
        <w:t xml:space="preserve"> – </w:t>
      </w:r>
      <w:r w:rsidRPr="001A0567">
        <w:rPr>
          <w:rFonts w:eastAsia="DengXian" w:hint="eastAsia"/>
          <w:lang w:val="en-US" w:eastAsia="zh-CN"/>
        </w:rPr>
        <w:t>Jay (LGE)</w:t>
      </w:r>
    </w:p>
    <w:p w14:paraId="7437292A" w14:textId="44630A9F" w:rsidR="009048F4" w:rsidRDefault="0053599D" w:rsidP="0053599D">
      <w:pPr>
        <w:rPr>
          <w:lang w:eastAsia="x-none"/>
        </w:rPr>
      </w:pPr>
      <w:r w:rsidRPr="001A0567">
        <w:rPr>
          <w:lang w:eastAsia="x-none"/>
        </w:rPr>
        <w:t>To be used for sharing updates on online/offline schedule, details on what is to be discussed in online/offline sessions, tdoc number of the moderator summary for online session, etc</w:t>
      </w:r>
    </w:p>
    <w:p w14:paraId="77D96C2E" w14:textId="45508B42" w:rsidR="0053599D" w:rsidRPr="00274D64" w:rsidRDefault="004710F9" w:rsidP="0053599D">
      <w:pPr>
        <w:rPr>
          <w:rFonts w:eastAsia="DengXian"/>
          <w:b/>
          <w:bCs/>
          <w:lang w:eastAsia="zh-CN"/>
        </w:rPr>
      </w:pPr>
      <w:hyperlink r:id="rId959" w:history="1">
        <w:r w:rsidRPr="00075F13">
          <w:rPr>
            <w:rStyle w:val="Hyperlink"/>
            <w:rFonts w:eastAsia="DengXian"/>
            <w:b/>
            <w:bCs/>
            <w:highlight w:val="green"/>
            <w:lang w:eastAsia="zh-CN"/>
          </w:rPr>
          <w:t>R1-2508157</w:t>
        </w:r>
      </w:hyperlink>
      <w:r w:rsidR="00274D64">
        <w:rPr>
          <w:rFonts w:eastAsia="DengXian"/>
          <w:b/>
          <w:bCs/>
          <w:lang w:eastAsia="zh-CN"/>
        </w:rPr>
        <w:tab/>
      </w:r>
      <w:r w:rsidR="00274D64" w:rsidRPr="00274D64">
        <w:rPr>
          <w:rFonts w:eastAsia="DengXian"/>
          <w:b/>
          <w:bCs/>
          <w:lang w:eastAsia="zh-CN"/>
        </w:rPr>
        <w:t>Session Notes of AI 10.3</w:t>
      </w:r>
      <w:r w:rsidR="00274D64">
        <w:rPr>
          <w:rFonts w:eastAsia="DengXian"/>
          <w:b/>
          <w:bCs/>
          <w:lang w:eastAsia="zh-CN"/>
        </w:rPr>
        <w:tab/>
      </w:r>
      <w:r w:rsidR="00274D64" w:rsidRPr="00274D64">
        <w:rPr>
          <w:rFonts w:eastAsia="DengXian"/>
          <w:b/>
          <w:bCs/>
          <w:lang w:eastAsia="zh-CN"/>
        </w:rPr>
        <w:t>Ad-Hoc Chair (Huawei)</w:t>
      </w:r>
    </w:p>
    <w:p w14:paraId="715CCB81" w14:textId="544DF5F1"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1A78BE63" w14:textId="77777777" w:rsidR="00075F13" w:rsidRPr="00274D64" w:rsidRDefault="00075F13" w:rsidP="0053599D">
      <w:pPr>
        <w:rPr>
          <w:rFonts w:eastAsia="DengXian"/>
          <w:lang w:eastAsia="zh-CN"/>
        </w:rPr>
      </w:pPr>
    </w:p>
    <w:p w14:paraId="033326CC" w14:textId="77777777" w:rsidR="009048F4" w:rsidRPr="00982845" w:rsidRDefault="009048F4" w:rsidP="004331CD">
      <w:pPr>
        <w:pStyle w:val="Heading3"/>
        <w:numPr>
          <w:ilvl w:val="2"/>
          <w:numId w:val="98"/>
        </w:numPr>
        <w:ind w:left="1080" w:hanging="1080"/>
      </w:pPr>
      <w:bookmarkStart w:id="1049" w:name="_Toc210658576"/>
      <w:bookmarkStart w:id="1050" w:name="_Toc210658674"/>
      <w:bookmarkStart w:id="1051" w:name="_Toc210659392"/>
      <w:bookmarkStart w:id="1052" w:name="_Toc211860369"/>
      <w:bookmarkStart w:id="1053" w:name="_Toc211860659"/>
      <w:bookmarkStart w:id="1054" w:name="_Toc211860878"/>
      <w:bookmarkStart w:id="1055" w:name="_Toc211861099"/>
      <w:bookmarkStart w:id="1056" w:name="_Toc211861505"/>
      <w:bookmarkStart w:id="1057" w:name="_Toc211861675"/>
      <w:bookmarkStart w:id="1058" w:name="_Toc211861891"/>
      <w:bookmarkStart w:id="1059" w:name="_Toc211861983"/>
      <w:bookmarkStart w:id="1060" w:name="_Toc211862382"/>
      <w:bookmarkStart w:id="1061" w:name="_Toc211862536"/>
      <w:r w:rsidRPr="00982845">
        <w:t>Evaluations</w:t>
      </w:r>
      <w:bookmarkEnd w:id="1049"/>
      <w:bookmarkEnd w:id="1050"/>
      <w:bookmarkEnd w:id="1051"/>
      <w:bookmarkEnd w:id="1052"/>
      <w:bookmarkEnd w:id="1053"/>
      <w:bookmarkEnd w:id="1054"/>
      <w:bookmarkEnd w:id="1055"/>
      <w:bookmarkEnd w:id="1056"/>
      <w:bookmarkEnd w:id="1057"/>
      <w:bookmarkEnd w:id="1058"/>
      <w:bookmarkEnd w:id="1059"/>
      <w:bookmarkEnd w:id="1060"/>
      <w:bookmarkEnd w:id="1061"/>
      <w:r w:rsidRPr="00982845">
        <w:t xml:space="preserve"> </w:t>
      </w:r>
    </w:p>
    <w:p w14:paraId="5C64215F" w14:textId="77777777" w:rsidR="009048F4" w:rsidRPr="00982845" w:rsidRDefault="009048F4" w:rsidP="009048F4">
      <w:pPr>
        <w:rPr>
          <w:rFonts w:eastAsia="DengXian"/>
          <w:i/>
          <w:iCs/>
          <w:lang w:eastAsia="zh-CN"/>
        </w:rPr>
      </w:pPr>
      <w:r w:rsidRPr="00982845">
        <w:rPr>
          <w:rFonts w:eastAsia="DengXian"/>
          <w:i/>
          <w:iCs/>
          <w:lang w:eastAsia="zh-CN"/>
        </w:rPr>
        <w:t xml:space="preserve">Including necessary evaluation assumptions of deployment scenarios for coverage and coexistence, evaluations of achievable cell edge data rate and link budget, as well as applicability and necessity of Device 2b and Device C to given scenarios. </w:t>
      </w:r>
    </w:p>
    <w:p w14:paraId="08611B60" w14:textId="77777777" w:rsidR="009048F4" w:rsidRPr="00982845" w:rsidRDefault="009048F4" w:rsidP="009048F4">
      <w:pPr>
        <w:rPr>
          <w:rFonts w:eastAsia="DengXian"/>
          <w:i/>
          <w:iCs/>
          <w:lang w:eastAsia="zh-CN"/>
        </w:rPr>
      </w:pPr>
    </w:p>
    <w:p w14:paraId="452407D7"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124DA4F7" w14:textId="77777777" w:rsidR="00737A89" w:rsidRPr="00312377" w:rsidRDefault="00737A89" w:rsidP="00737A89">
      <w:pPr>
        <w:rPr>
          <w:rFonts w:eastAsiaTheme="minorEastAsia"/>
          <w:bCs/>
          <w:iCs/>
          <w:lang w:eastAsia="zh-CN"/>
        </w:rPr>
      </w:pPr>
      <w:r w:rsidRPr="00312377">
        <w:rPr>
          <w:rFonts w:eastAsiaTheme="minorEastAsia" w:hint="eastAsia"/>
          <w:bCs/>
          <w:iCs/>
          <w:lang w:eastAsia="zh-CN"/>
        </w:rPr>
        <w:t>F</w:t>
      </w:r>
      <w:r w:rsidRPr="00312377">
        <w:rPr>
          <w:rFonts w:eastAsiaTheme="minorEastAsia"/>
          <w:bCs/>
          <w:iCs/>
          <w:lang w:eastAsia="zh-CN"/>
        </w:rPr>
        <w:t>or Rel-20 study, values of “W” and “h” used for RMa pathloss model are clarified as follows (as per TR38.901):</w:t>
      </w:r>
    </w:p>
    <w:p w14:paraId="47BE53BF" w14:textId="77777777" w:rsidR="00737A89" w:rsidRPr="00312377" w:rsidRDefault="00737A89" w:rsidP="00737A89">
      <w:pPr>
        <w:numPr>
          <w:ilvl w:val="0"/>
          <w:numId w:val="182"/>
        </w:numPr>
        <w:overflowPunct/>
        <w:autoSpaceDE/>
        <w:autoSpaceDN/>
        <w:adjustRightInd/>
        <w:spacing w:after="0"/>
        <w:jc w:val="both"/>
        <w:textAlignment w:val="auto"/>
        <w:rPr>
          <w:rFonts w:eastAsiaTheme="minorEastAsia"/>
          <w:bCs/>
          <w:iCs/>
          <w:lang w:eastAsia="zh-CN"/>
        </w:rPr>
      </w:pPr>
      <w:r w:rsidRPr="00312377">
        <w:rPr>
          <w:bCs/>
          <w:iCs/>
          <w:lang w:eastAsia="zh-CN"/>
        </w:rPr>
        <w:t>W (avg. street width) = 20m</w:t>
      </w:r>
    </w:p>
    <w:p w14:paraId="6B9FB32E" w14:textId="77777777" w:rsidR="00737A89" w:rsidRPr="00312377" w:rsidRDefault="00737A89" w:rsidP="00737A89">
      <w:pPr>
        <w:numPr>
          <w:ilvl w:val="0"/>
          <w:numId w:val="182"/>
        </w:numPr>
        <w:overflowPunct/>
        <w:autoSpaceDE/>
        <w:autoSpaceDN/>
        <w:adjustRightInd/>
        <w:spacing w:after="0"/>
        <w:jc w:val="both"/>
        <w:textAlignment w:val="auto"/>
        <w:rPr>
          <w:rFonts w:eastAsiaTheme="minorEastAsia"/>
          <w:bCs/>
          <w:iCs/>
          <w:lang w:eastAsia="zh-CN"/>
        </w:rPr>
      </w:pPr>
      <w:r w:rsidRPr="00312377">
        <w:rPr>
          <w:bCs/>
          <w:iCs/>
          <w:lang w:eastAsia="zh-CN"/>
        </w:rPr>
        <w:t>h (avg. building height) = 5m</w:t>
      </w:r>
    </w:p>
    <w:p w14:paraId="68A9E205" w14:textId="77777777" w:rsidR="00737A89" w:rsidRDefault="00737A89" w:rsidP="00737A89"/>
    <w:p w14:paraId="5850D2D3"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2FB4CFE8" w14:textId="77777777" w:rsidR="00737A89" w:rsidRPr="00312377" w:rsidRDefault="00737A89" w:rsidP="00737A89">
      <w:pPr>
        <w:rPr>
          <w:rFonts w:eastAsiaTheme="minorEastAsia"/>
          <w:bCs/>
          <w:iCs/>
          <w:lang w:eastAsia="zh-CN"/>
        </w:rPr>
      </w:pPr>
      <w:r w:rsidRPr="00312377">
        <w:rPr>
          <w:rFonts w:eastAsiaTheme="minorEastAsia" w:hint="eastAsia"/>
          <w:bCs/>
          <w:iCs/>
          <w:lang w:eastAsia="zh-CN"/>
        </w:rPr>
        <w:t>F</w:t>
      </w:r>
      <w:r w:rsidRPr="00312377">
        <w:rPr>
          <w:rFonts w:eastAsiaTheme="minorEastAsia"/>
          <w:bCs/>
          <w:iCs/>
          <w:lang w:eastAsia="zh-CN"/>
        </w:rPr>
        <w:t>or the bullet of “FFS: 40dB as additional assumption for Device 2b with IF-ED” under Device 2b noise figure assumption in link budget for evaluation purpose:</w:t>
      </w:r>
    </w:p>
    <w:p w14:paraId="4698B64C" w14:textId="77777777" w:rsidR="00737A89" w:rsidRPr="00312377" w:rsidRDefault="00737A89" w:rsidP="00737A89">
      <w:pPr>
        <w:rPr>
          <w:rFonts w:eastAsiaTheme="minorEastAsia"/>
          <w:bCs/>
          <w:iCs/>
          <w:strike/>
          <w:lang w:eastAsia="zh-CN"/>
        </w:rPr>
      </w:pPr>
      <w:r w:rsidRPr="00312377">
        <w:rPr>
          <w:rFonts w:eastAsiaTheme="minorEastAsia"/>
          <w:bCs/>
          <w:iCs/>
          <w:strike/>
          <w:color w:val="FF0000"/>
          <w:lang w:eastAsia="zh-CN"/>
        </w:rPr>
        <w:t>FFS: 40dB as additional assumption for Device 2b with IF-ED</w:t>
      </w:r>
    </w:p>
    <w:p w14:paraId="6B96523B" w14:textId="77777777" w:rsidR="00737A89" w:rsidRDefault="00737A89" w:rsidP="00737A89"/>
    <w:p w14:paraId="00DD8C5C"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4E5E60B1" w14:textId="77777777" w:rsidR="00737A89" w:rsidRPr="00BA1B27" w:rsidRDefault="00737A89" w:rsidP="00737A89">
      <w:pPr>
        <w:rPr>
          <w:rFonts w:eastAsiaTheme="minorEastAsia"/>
          <w:bCs/>
          <w:iCs/>
          <w:lang w:eastAsia="zh-CN"/>
        </w:rPr>
      </w:pPr>
      <w:r w:rsidRPr="00BA1B27">
        <w:rPr>
          <w:rFonts w:eastAsiaTheme="minorEastAsia" w:hint="eastAsia"/>
          <w:bCs/>
          <w:iCs/>
          <w:lang w:eastAsia="zh-CN"/>
        </w:rPr>
        <w:t>F</w:t>
      </w:r>
      <w:r w:rsidRPr="00BA1B27">
        <w:rPr>
          <w:rFonts w:eastAsiaTheme="minorEastAsia"/>
          <w:bCs/>
          <w:iCs/>
          <w:lang w:eastAsia="zh-CN"/>
        </w:rPr>
        <w:t>or Rel-20 study, the value of X dBm/Hz for “Receiver interference density (dBm/Hz)” in the link budget template is from the followings:</w:t>
      </w:r>
    </w:p>
    <w:p w14:paraId="15B033C8" w14:textId="77777777" w:rsidR="00737A89" w:rsidRPr="00BA1B27" w:rsidRDefault="00737A89" w:rsidP="00737A89">
      <w:pPr>
        <w:numPr>
          <w:ilvl w:val="0"/>
          <w:numId w:val="182"/>
        </w:numPr>
        <w:overflowPunct/>
        <w:autoSpaceDE/>
        <w:autoSpaceDN/>
        <w:adjustRightInd/>
        <w:spacing w:after="0"/>
        <w:ind w:left="1080"/>
        <w:jc w:val="both"/>
        <w:textAlignment w:val="auto"/>
        <w:rPr>
          <w:rFonts w:eastAsiaTheme="minorEastAsia"/>
          <w:bCs/>
          <w:iCs/>
          <w:lang w:eastAsia="zh-CN"/>
        </w:rPr>
      </w:pPr>
      <w:r w:rsidRPr="00BA1B27">
        <w:rPr>
          <w:rFonts w:eastAsiaTheme="minorEastAsia"/>
          <w:bCs/>
          <w:iCs/>
          <w:lang w:eastAsia="zh-CN"/>
        </w:rPr>
        <w:t>For R2D, X = -169.3 dBm/Hz</w:t>
      </w:r>
    </w:p>
    <w:p w14:paraId="23BF378E" w14:textId="77777777" w:rsidR="00737A89" w:rsidRPr="00BA1B27" w:rsidRDefault="00737A89" w:rsidP="00737A89">
      <w:pPr>
        <w:numPr>
          <w:ilvl w:val="0"/>
          <w:numId w:val="182"/>
        </w:numPr>
        <w:overflowPunct/>
        <w:autoSpaceDE/>
        <w:autoSpaceDN/>
        <w:adjustRightInd/>
        <w:spacing w:after="0"/>
        <w:ind w:left="1080"/>
        <w:jc w:val="both"/>
        <w:textAlignment w:val="auto"/>
        <w:rPr>
          <w:rFonts w:eastAsiaTheme="minorEastAsia"/>
          <w:bCs/>
          <w:iCs/>
          <w:lang w:eastAsia="zh-CN"/>
        </w:rPr>
      </w:pPr>
      <w:r w:rsidRPr="00BA1B27">
        <w:rPr>
          <w:rFonts w:eastAsiaTheme="minorEastAsia" w:hint="eastAsia"/>
          <w:bCs/>
          <w:iCs/>
          <w:lang w:eastAsia="zh-CN"/>
        </w:rPr>
        <w:t>F</w:t>
      </w:r>
      <w:r w:rsidRPr="00BA1B27">
        <w:rPr>
          <w:rFonts w:eastAsiaTheme="minorEastAsia"/>
          <w:bCs/>
          <w:iCs/>
          <w:lang w:eastAsia="zh-CN"/>
        </w:rPr>
        <w:t>or D2R, X = -165.7 dBm/Hz</w:t>
      </w:r>
    </w:p>
    <w:p w14:paraId="79C30964" w14:textId="77777777" w:rsidR="00737A89" w:rsidRPr="00BA1B27" w:rsidRDefault="00737A89" w:rsidP="00737A89">
      <w:pPr>
        <w:numPr>
          <w:ilvl w:val="0"/>
          <w:numId w:val="182"/>
        </w:numPr>
        <w:overflowPunct/>
        <w:autoSpaceDE/>
        <w:autoSpaceDN/>
        <w:adjustRightInd/>
        <w:spacing w:after="0"/>
        <w:ind w:left="1080"/>
        <w:jc w:val="both"/>
        <w:textAlignment w:val="auto"/>
        <w:rPr>
          <w:rFonts w:eastAsiaTheme="minorEastAsia"/>
          <w:bCs/>
          <w:iCs/>
          <w:lang w:eastAsia="zh-CN"/>
        </w:rPr>
      </w:pPr>
      <w:r w:rsidRPr="00BA1B27">
        <w:rPr>
          <w:rFonts w:eastAsiaTheme="minorEastAsia" w:hint="eastAsia"/>
          <w:bCs/>
          <w:iCs/>
          <w:lang w:eastAsia="zh-CN"/>
        </w:rPr>
        <w:t>C</w:t>
      </w:r>
      <w:r w:rsidRPr="00BA1B27">
        <w:rPr>
          <w:rFonts w:eastAsiaTheme="minorEastAsia"/>
          <w:bCs/>
          <w:iCs/>
          <w:lang w:eastAsia="zh-CN"/>
        </w:rPr>
        <w:t xml:space="preserve">ompanies can also report other higher value(s) </w:t>
      </w:r>
      <w:r w:rsidRPr="00BA1B27">
        <w:rPr>
          <w:rFonts w:eastAsiaTheme="minorEastAsia" w:hint="eastAsia"/>
          <w:bCs/>
          <w:iCs/>
          <w:lang w:eastAsia="zh-CN"/>
        </w:rPr>
        <w:t>for</w:t>
      </w:r>
      <w:r w:rsidRPr="00BA1B27">
        <w:rPr>
          <w:rFonts w:eastAsiaTheme="minorEastAsia"/>
          <w:bCs/>
          <w:iCs/>
          <w:lang w:eastAsia="zh-CN"/>
        </w:rPr>
        <w:t xml:space="preserve"> R2D or -999dBm/Hz along with their assumption</w:t>
      </w:r>
    </w:p>
    <w:p w14:paraId="4A4C341E" w14:textId="77777777" w:rsidR="00737A89" w:rsidRPr="00312377" w:rsidRDefault="00737A89" w:rsidP="00737A89"/>
    <w:p w14:paraId="6878473A"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69515E39" w14:textId="77777777" w:rsidR="00737A89" w:rsidRPr="00655161" w:rsidRDefault="00737A89" w:rsidP="00737A89">
      <w:pPr>
        <w:rPr>
          <w:rFonts w:eastAsiaTheme="minorEastAsia"/>
          <w:bCs/>
          <w:iCs/>
          <w:lang w:eastAsia="zh-CN"/>
        </w:rPr>
      </w:pPr>
      <w:r w:rsidRPr="00655161">
        <w:rPr>
          <w:rFonts w:eastAsiaTheme="minorEastAsia" w:hint="eastAsia"/>
          <w:bCs/>
          <w:iCs/>
          <w:lang w:eastAsia="zh-CN"/>
        </w:rPr>
        <w:t>F</w:t>
      </w:r>
      <w:r w:rsidRPr="00655161">
        <w:rPr>
          <w:rFonts w:eastAsiaTheme="minorEastAsia"/>
          <w:bCs/>
          <w:iCs/>
          <w:lang w:eastAsia="zh-CN"/>
        </w:rPr>
        <w:t>or reference data rate in LLS assumption for evaluation purpose, RAN1 select one option from the followings:</w:t>
      </w:r>
    </w:p>
    <w:p w14:paraId="7198AEF5" w14:textId="77777777" w:rsidR="00737A89" w:rsidRPr="00655161" w:rsidRDefault="00737A89" w:rsidP="00737A89">
      <w:pPr>
        <w:numPr>
          <w:ilvl w:val="0"/>
          <w:numId w:val="182"/>
        </w:numPr>
        <w:overflowPunct/>
        <w:autoSpaceDE/>
        <w:autoSpaceDN/>
        <w:adjustRightInd/>
        <w:spacing w:after="0"/>
        <w:jc w:val="both"/>
        <w:textAlignment w:val="auto"/>
        <w:rPr>
          <w:rFonts w:eastAsiaTheme="minorEastAsia"/>
          <w:bCs/>
          <w:iCs/>
          <w:lang w:eastAsia="zh-CN"/>
        </w:rPr>
      </w:pPr>
      <w:r w:rsidRPr="00655161">
        <w:rPr>
          <w:rFonts w:eastAsiaTheme="minorEastAsia"/>
          <w:bCs/>
          <w:iCs/>
          <w:lang w:eastAsia="zh-CN"/>
        </w:rPr>
        <w:t>Option 1: Remove the FFS bullet, i.e.</w:t>
      </w:r>
    </w:p>
    <w:p w14:paraId="097CEFAF" w14:textId="77777777" w:rsidR="00737A89" w:rsidRPr="00655161" w:rsidRDefault="00737A89" w:rsidP="00737A89">
      <w:pPr>
        <w:numPr>
          <w:ilvl w:val="1"/>
          <w:numId w:val="182"/>
        </w:numPr>
        <w:overflowPunct/>
        <w:autoSpaceDE/>
        <w:autoSpaceDN/>
        <w:adjustRightInd/>
        <w:spacing w:after="0"/>
        <w:jc w:val="both"/>
        <w:textAlignment w:val="auto"/>
        <w:rPr>
          <w:rFonts w:eastAsiaTheme="minorEastAsia"/>
          <w:bCs/>
          <w:iCs/>
          <w:strike/>
          <w:lang w:eastAsia="zh-CN"/>
        </w:rPr>
      </w:pPr>
      <w:r w:rsidRPr="00655161">
        <w:rPr>
          <w:rFonts w:eastAsiaTheme="minorEastAsia"/>
          <w:bCs/>
          <w:iCs/>
          <w:strike/>
          <w:color w:val="FF0000"/>
          <w:lang w:eastAsia="zh-CN"/>
        </w:rPr>
        <w:t>FFS whether to add additional value(s)</w:t>
      </w:r>
    </w:p>
    <w:p w14:paraId="1903B7A9" w14:textId="77777777" w:rsidR="00737A89" w:rsidRPr="00655161" w:rsidRDefault="00737A89" w:rsidP="00737A89"/>
    <w:p w14:paraId="3EA992E1"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0A749C55" w14:textId="77777777" w:rsidR="00737A89" w:rsidRPr="009B034A" w:rsidRDefault="00737A89" w:rsidP="00737A89">
      <w:pPr>
        <w:rPr>
          <w:rFonts w:eastAsiaTheme="minorEastAsia"/>
          <w:bCs/>
          <w:iCs/>
          <w:lang w:eastAsia="zh-CN"/>
        </w:rPr>
      </w:pPr>
      <w:r w:rsidRPr="009B034A">
        <w:rPr>
          <w:rFonts w:eastAsiaTheme="minorEastAsia" w:hint="eastAsia"/>
          <w:bCs/>
          <w:iCs/>
          <w:lang w:eastAsia="zh-CN"/>
        </w:rPr>
        <w:t>F</w:t>
      </w:r>
      <w:r w:rsidRPr="009B034A">
        <w:rPr>
          <w:rFonts w:eastAsiaTheme="minorEastAsia"/>
          <w:bCs/>
          <w:iCs/>
          <w:lang w:eastAsia="zh-CN"/>
        </w:rPr>
        <w:t>or message size in LLS assumption for evaluation purpose, update the previous agreement as follows:</w:t>
      </w:r>
    </w:p>
    <w:p w14:paraId="369E0D25" w14:textId="77777777" w:rsidR="00737A89" w:rsidRPr="00310689" w:rsidRDefault="00737A89" w:rsidP="00737A89">
      <w:pPr>
        <w:numPr>
          <w:ilvl w:val="0"/>
          <w:numId w:val="182"/>
        </w:numPr>
        <w:overflowPunct/>
        <w:autoSpaceDE/>
        <w:autoSpaceDN/>
        <w:adjustRightInd/>
        <w:spacing w:after="0"/>
        <w:jc w:val="both"/>
        <w:textAlignment w:val="auto"/>
        <w:rPr>
          <w:rFonts w:eastAsiaTheme="minorEastAsia"/>
          <w:bCs/>
          <w:iCs/>
          <w:strike/>
          <w:color w:val="FF0000"/>
          <w:lang w:eastAsia="zh-CN"/>
        </w:rPr>
      </w:pPr>
      <w:r w:rsidRPr="00310689">
        <w:rPr>
          <w:rFonts w:eastAsiaTheme="minorEastAsia"/>
          <w:bCs/>
          <w:iCs/>
          <w:strike/>
          <w:color w:val="FF0000"/>
          <w:lang w:eastAsia="zh-CN"/>
        </w:rPr>
        <w:t>FFS whether to add value of 800 bits.</w:t>
      </w:r>
    </w:p>
    <w:p w14:paraId="686B1AFB" w14:textId="77777777" w:rsidR="00737A89" w:rsidRPr="00310689" w:rsidRDefault="00737A89" w:rsidP="00737A89"/>
    <w:p w14:paraId="6FF70784" w14:textId="77777777" w:rsidR="00737A89" w:rsidRPr="00E12B97" w:rsidRDefault="00737A89" w:rsidP="00737A89">
      <w:pPr>
        <w:jc w:val="both"/>
        <w:rPr>
          <w:rFonts w:eastAsiaTheme="minorEastAsia"/>
          <w:b/>
          <w:iCs/>
          <w:lang w:eastAsia="zh-CN"/>
        </w:rPr>
      </w:pPr>
      <w:r w:rsidRPr="00E12B97">
        <w:rPr>
          <w:rFonts w:eastAsiaTheme="minorEastAsia"/>
          <w:b/>
          <w:iCs/>
          <w:highlight w:val="green"/>
          <w:lang w:eastAsia="zh-CN"/>
        </w:rPr>
        <w:t>Agreement</w:t>
      </w:r>
    </w:p>
    <w:p w14:paraId="72E84837" w14:textId="77777777" w:rsidR="00737A89" w:rsidRPr="00803C00" w:rsidRDefault="00737A89" w:rsidP="00737A89">
      <w:pPr>
        <w:jc w:val="both"/>
        <w:rPr>
          <w:rFonts w:eastAsiaTheme="minorEastAsia"/>
          <w:bCs/>
          <w:iCs/>
          <w:lang w:eastAsia="zh-CN"/>
        </w:rPr>
      </w:pPr>
      <w:r w:rsidRPr="00803C00">
        <w:rPr>
          <w:rFonts w:eastAsiaTheme="minorEastAsia"/>
          <w:bCs/>
          <w:iCs/>
          <w:lang w:eastAsia="zh-CN"/>
        </w:rPr>
        <w:t>For the SFO and CFO in LLS assumption of Device C, update the previous RAN1 agreement (in RAN1#122) as follows,</w:t>
      </w:r>
    </w:p>
    <w:p w14:paraId="54274A29" w14:textId="77777777" w:rsidR="00737A89" w:rsidRDefault="00737A89" w:rsidP="00737A89">
      <w:pPr>
        <w:ind w:leftChars="100" w:left="200"/>
        <w:rPr>
          <w:rFonts w:eastAsiaTheme="minorEastAsia"/>
          <w:b/>
          <w:iCs/>
          <w:lang w:eastAsia="zh-CN"/>
        </w:rPr>
      </w:pPr>
      <w:r>
        <w:rPr>
          <w:rFonts w:eastAsiaTheme="minorEastAsia"/>
          <w:b/>
          <w:iCs/>
          <w:highlight w:val="green"/>
          <w:lang w:eastAsia="zh-CN"/>
        </w:rPr>
        <w:t>Agreement</w:t>
      </w:r>
    </w:p>
    <w:p w14:paraId="0254DB31" w14:textId="77777777" w:rsidR="00737A89" w:rsidRDefault="00737A89" w:rsidP="00737A89">
      <w:pPr>
        <w:ind w:leftChars="100" w:left="200"/>
        <w:rPr>
          <w:rFonts w:eastAsiaTheme="minorEastAsia"/>
          <w:bCs/>
          <w:iCs/>
          <w:lang w:eastAsia="zh-CN"/>
        </w:rPr>
      </w:pPr>
      <w:r>
        <w:rPr>
          <w:rFonts w:eastAsiaTheme="minorEastAsia"/>
          <w:bCs/>
          <w:iCs/>
          <w:lang w:eastAsia="zh-CN"/>
        </w:rPr>
        <w:t>For Rel-20 study, SFO and CFO in LLS assumption for evaluation purpose is from the followings:</w:t>
      </w:r>
    </w:p>
    <w:p w14:paraId="0C69A78B" w14:textId="77777777" w:rsidR="00737A89" w:rsidRDefault="00737A89" w:rsidP="00737A89">
      <w:pPr>
        <w:numPr>
          <w:ilvl w:val="0"/>
          <w:numId w:val="182"/>
        </w:numPr>
        <w:overflowPunct/>
        <w:autoSpaceDE/>
        <w:autoSpaceDN/>
        <w:adjustRightInd/>
        <w:spacing w:after="0"/>
        <w:ind w:leftChars="460" w:left="1280"/>
        <w:jc w:val="both"/>
        <w:textAlignment w:val="auto"/>
        <w:rPr>
          <w:rFonts w:eastAsiaTheme="minorEastAsia"/>
          <w:bCs/>
          <w:iCs/>
          <w:lang w:eastAsia="zh-CN"/>
        </w:rPr>
      </w:pPr>
      <w:r>
        <w:rPr>
          <w:rFonts w:eastAsiaTheme="minorEastAsia"/>
          <w:bCs/>
          <w:iCs/>
          <w:lang w:eastAsia="zh-CN"/>
        </w:rPr>
        <w:t>Device C is smaller than Device 2b</w:t>
      </w:r>
    </w:p>
    <w:p w14:paraId="4C4D3093" w14:textId="77777777" w:rsidR="00737A89" w:rsidRDefault="00737A89" w:rsidP="00737A89">
      <w:pPr>
        <w:ind w:left="1080"/>
        <w:jc w:val="both"/>
        <w:rPr>
          <w:rFonts w:eastAsiaTheme="minorEastAsia"/>
          <w:bCs/>
          <w:iCs/>
          <w:lang w:eastAsia="zh-CN"/>
        </w:rPr>
      </w:pPr>
    </w:p>
    <w:tbl>
      <w:tblPr>
        <w:tblStyle w:val="TableGrid"/>
        <w:tblW w:w="0" w:type="auto"/>
        <w:tblLook w:val="04A0" w:firstRow="1" w:lastRow="0" w:firstColumn="1" w:lastColumn="0" w:noHBand="0" w:noVBand="1"/>
      </w:tblPr>
      <w:tblGrid>
        <w:gridCol w:w="3681"/>
        <w:gridCol w:w="3260"/>
        <w:gridCol w:w="2690"/>
      </w:tblGrid>
      <w:tr w:rsidR="00737A89" w14:paraId="55226BB0" w14:textId="77777777" w:rsidTr="00233CF5">
        <w:tc>
          <w:tcPr>
            <w:tcW w:w="3681" w:type="dxa"/>
          </w:tcPr>
          <w:p w14:paraId="484D6743" w14:textId="77777777" w:rsidR="00737A89" w:rsidRPr="00737A89" w:rsidRDefault="00737A89" w:rsidP="00233CF5">
            <w:pPr>
              <w:jc w:val="both"/>
              <w:rPr>
                <w:rFonts w:ascii="Arial" w:eastAsiaTheme="minorEastAsia" w:hAnsi="Arial" w:cs="Arial"/>
                <w:b/>
                <w:iCs/>
                <w:sz w:val="16"/>
                <w:szCs w:val="16"/>
                <w:lang w:eastAsia="zh-CN"/>
              </w:rPr>
            </w:pPr>
          </w:p>
        </w:tc>
        <w:tc>
          <w:tcPr>
            <w:tcW w:w="3260" w:type="dxa"/>
          </w:tcPr>
          <w:p w14:paraId="5C7F4729" w14:textId="77777777" w:rsidR="00737A89" w:rsidRPr="00737A89" w:rsidRDefault="00737A89" w:rsidP="00233CF5">
            <w:pPr>
              <w:jc w:val="both"/>
              <w:rPr>
                <w:rFonts w:ascii="Arial" w:eastAsiaTheme="minorEastAsia" w:hAnsi="Arial" w:cs="Arial"/>
                <w:b/>
                <w:iCs/>
                <w:sz w:val="16"/>
                <w:szCs w:val="16"/>
                <w:lang w:eastAsia="zh-CN"/>
              </w:rPr>
            </w:pPr>
            <w:r w:rsidRPr="00737A89">
              <w:rPr>
                <w:rFonts w:ascii="Arial" w:eastAsiaTheme="minorEastAsia" w:hAnsi="Arial" w:cs="Arial"/>
                <w:b/>
                <w:iCs/>
                <w:sz w:val="16"/>
                <w:szCs w:val="16"/>
                <w:lang w:eastAsia="zh-CN"/>
              </w:rPr>
              <w:t>Device 2b</w:t>
            </w:r>
          </w:p>
        </w:tc>
        <w:tc>
          <w:tcPr>
            <w:tcW w:w="2690" w:type="dxa"/>
          </w:tcPr>
          <w:p w14:paraId="19D9D739" w14:textId="77777777" w:rsidR="00737A89" w:rsidRPr="00737A89" w:rsidRDefault="00737A89" w:rsidP="00233CF5">
            <w:pPr>
              <w:jc w:val="both"/>
              <w:rPr>
                <w:rFonts w:ascii="Arial" w:eastAsiaTheme="minorEastAsia" w:hAnsi="Arial" w:cs="Arial"/>
                <w:b/>
                <w:iCs/>
                <w:sz w:val="16"/>
                <w:szCs w:val="16"/>
                <w:lang w:eastAsia="zh-CN"/>
              </w:rPr>
            </w:pPr>
            <w:r w:rsidRPr="00737A89">
              <w:rPr>
                <w:rFonts w:ascii="Arial" w:eastAsiaTheme="minorEastAsia" w:hAnsi="Arial" w:cs="Arial"/>
                <w:b/>
                <w:iCs/>
                <w:sz w:val="16"/>
                <w:szCs w:val="16"/>
                <w:lang w:eastAsia="zh-CN"/>
              </w:rPr>
              <w:t>Device C</w:t>
            </w:r>
          </w:p>
        </w:tc>
      </w:tr>
      <w:tr w:rsidR="00737A89" w14:paraId="7DD0D335" w14:textId="77777777" w:rsidTr="00233CF5">
        <w:tc>
          <w:tcPr>
            <w:tcW w:w="3681" w:type="dxa"/>
          </w:tcPr>
          <w:p w14:paraId="248A31CE"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Initial SFO</w:t>
            </w:r>
          </w:p>
        </w:tc>
        <w:tc>
          <w:tcPr>
            <w:tcW w:w="3260" w:type="dxa"/>
          </w:tcPr>
          <w:p w14:paraId="64A570C5"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Randomly select a value from the range of 10^3~10^4 ppm</w:t>
            </w:r>
          </w:p>
        </w:tc>
        <w:tc>
          <w:tcPr>
            <w:tcW w:w="2690" w:type="dxa"/>
          </w:tcPr>
          <w:p w14:paraId="39E4139A"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50</w:t>
            </w: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 xml:space="preserve"> ppm</w:t>
            </w:r>
          </w:p>
        </w:tc>
      </w:tr>
      <w:tr w:rsidR="00737A89" w14:paraId="1623A4F1" w14:textId="77777777" w:rsidTr="00233CF5">
        <w:tc>
          <w:tcPr>
            <w:tcW w:w="3681" w:type="dxa"/>
          </w:tcPr>
          <w:p w14:paraId="4F439768"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SFO after clock sync/calibration</w:t>
            </w:r>
          </w:p>
        </w:tc>
        <w:tc>
          <w:tcPr>
            <w:tcW w:w="3260" w:type="dxa"/>
          </w:tcPr>
          <w:p w14:paraId="6F14540F" w14:textId="77777777" w:rsidR="00737A89" w:rsidRPr="00737A89" w:rsidRDefault="00737A89" w:rsidP="00233CF5">
            <w:pPr>
              <w:jc w:val="both"/>
              <w:rPr>
                <w:rFonts w:ascii="Arial" w:eastAsiaTheme="minorEastAsia" w:hAnsi="Arial" w:cs="Arial"/>
                <w:bCs/>
                <w:iCs/>
                <w:strike/>
                <w:sz w:val="16"/>
                <w:szCs w:val="16"/>
                <w:lang w:eastAsia="zh-CN"/>
              </w:rPr>
            </w:pPr>
            <w:r w:rsidRPr="00737A89">
              <w:rPr>
                <w:rFonts w:ascii="Arial" w:eastAsiaTheme="minorEastAsia" w:hAnsi="Arial" w:cs="Arial"/>
                <w:bCs/>
                <w:iCs/>
                <w:sz w:val="16"/>
                <w:szCs w:val="16"/>
                <w:lang w:eastAsia="zh-CN"/>
              </w:rPr>
              <w:t>10^2 (O), 10^3 (M) ppm</w:t>
            </w:r>
          </w:p>
        </w:tc>
        <w:tc>
          <w:tcPr>
            <w:tcW w:w="2690" w:type="dxa"/>
          </w:tcPr>
          <w:p w14:paraId="79E9B723"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10</w:t>
            </w: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 xml:space="preserve"> ppm</w:t>
            </w:r>
          </w:p>
        </w:tc>
      </w:tr>
      <w:tr w:rsidR="00737A89" w14:paraId="1193252F" w14:textId="77777777" w:rsidTr="00233CF5">
        <w:tc>
          <w:tcPr>
            <w:tcW w:w="3681" w:type="dxa"/>
          </w:tcPr>
          <w:p w14:paraId="707B6254"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Initial CFO</w:t>
            </w:r>
          </w:p>
        </w:tc>
        <w:tc>
          <w:tcPr>
            <w:tcW w:w="3260" w:type="dxa"/>
          </w:tcPr>
          <w:p w14:paraId="487813DF" w14:textId="77777777" w:rsidR="00737A89" w:rsidRPr="00737A89" w:rsidRDefault="00737A89" w:rsidP="00233CF5">
            <w:pPr>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Randomly select a value from the range of 10^3~10^4 ppm</w:t>
            </w:r>
          </w:p>
        </w:tc>
        <w:tc>
          <w:tcPr>
            <w:tcW w:w="2690" w:type="dxa"/>
          </w:tcPr>
          <w:p w14:paraId="419F2675"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50</w:t>
            </w: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 xml:space="preserve"> ppm</w:t>
            </w:r>
          </w:p>
        </w:tc>
      </w:tr>
      <w:tr w:rsidR="00737A89" w14:paraId="4D54D490" w14:textId="77777777" w:rsidTr="00233CF5">
        <w:tc>
          <w:tcPr>
            <w:tcW w:w="3681" w:type="dxa"/>
          </w:tcPr>
          <w:p w14:paraId="550624E9"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CFO after clock sync/calibration</w:t>
            </w:r>
          </w:p>
        </w:tc>
        <w:tc>
          <w:tcPr>
            <w:tcW w:w="3260" w:type="dxa"/>
          </w:tcPr>
          <w:p w14:paraId="67C2D842"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z w:val="16"/>
                <w:szCs w:val="16"/>
                <w:lang w:eastAsia="zh-CN"/>
              </w:rPr>
              <w:t>100 (M), 200 (O), 50 (O) ppm</w:t>
            </w:r>
          </w:p>
        </w:tc>
        <w:tc>
          <w:tcPr>
            <w:tcW w:w="2690" w:type="dxa"/>
          </w:tcPr>
          <w:p w14:paraId="38EF3F1C" w14:textId="77777777" w:rsidR="00737A89" w:rsidRPr="00737A89" w:rsidRDefault="00737A89" w:rsidP="00233CF5">
            <w:pPr>
              <w:jc w:val="both"/>
              <w:rPr>
                <w:rFonts w:ascii="Arial" w:eastAsiaTheme="minorEastAsia" w:hAnsi="Arial" w:cs="Arial"/>
                <w:bCs/>
                <w:iCs/>
                <w:sz w:val="16"/>
                <w:szCs w:val="16"/>
                <w:lang w:eastAsia="zh-CN"/>
              </w:rPr>
            </w:pP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sz w:val="16"/>
                <w:szCs w:val="16"/>
                <w:lang w:eastAsia="zh-CN"/>
              </w:rPr>
              <w:t>10</w:t>
            </w:r>
            <w:r w:rsidRPr="00737A89">
              <w:rPr>
                <w:rFonts w:ascii="Arial" w:eastAsiaTheme="minorEastAsia" w:hAnsi="Arial" w:cs="Arial"/>
                <w:bCs/>
                <w:iCs/>
                <w:strike/>
                <w:color w:val="FF0000"/>
                <w:sz w:val="16"/>
                <w:szCs w:val="16"/>
                <w:lang w:eastAsia="zh-CN"/>
              </w:rPr>
              <w:t>]</w:t>
            </w:r>
            <w:r w:rsidRPr="00737A89">
              <w:rPr>
                <w:rFonts w:ascii="Arial" w:eastAsiaTheme="minorEastAsia" w:hAnsi="Arial" w:cs="Arial"/>
                <w:bCs/>
                <w:iCs/>
                <w:color w:val="FF0000"/>
                <w:sz w:val="16"/>
                <w:szCs w:val="16"/>
                <w:lang w:eastAsia="zh-CN"/>
              </w:rPr>
              <w:t xml:space="preserve"> </w:t>
            </w:r>
            <w:r w:rsidRPr="00737A89">
              <w:rPr>
                <w:rFonts w:ascii="Arial" w:eastAsiaTheme="minorEastAsia" w:hAnsi="Arial" w:cs="Arial"/>
                <w:bCs/>
                <w:iCs/>
                <w:sz w:val="16"/>
                <w:szCs w:val="16"/>
                <w:lang w:eastAsia="zh-CN"/>
              </w:rPr>
              <w:t>ppm</w:t>
            </w:r>
          </w:p>
        </w:tc>
      </w:tr>
    </w:tbl>
    <w:p w14:paraId="151E69D4" w14:textId="77777777" w:rsidR="00737A89" w:rsidRDefault="00737A89" w:rsidP="00737A89"/>
    <w:p w14:paraId="4ACEA715" w14:textId="77777777" w:rsidR="00737A89" w:rsidRPr="00E12B97" w:rsidRDefault="00737A89" w:rsidP="00737A89">
      <w:pPr>
        <w:rPr>
          <w:rFonts w:eastAsiaTheme="minorEastAsia"/>
          <w:b/>
          <w:iCs/>
          <w:lang w:eastAsia="zh-CN"/>
        </w:rPr>
      </w:pPr>
      <w:r w:rsidRPr="00E12B97">
        <w:rPr>
          <w:rFonts w:eastAsiaTheme="minorEastAsia"/>
          <w:b/>
          <w:iCs/>
          <w:highlight w:val="green"/>
          <w:lang w:eastAsia="zh-CN"/>
        </w:rPr>
        <w:t>Agreement</w:t>
      </w:r>
    </w:p>
    <w:p w14:paraId="74ECABE3" w14:textId="77777777" w:rsidR="00737A89" w:rsidRPr="007536EB" w:rsidRDefault="00737A89" w:rsidP="00737A89">
      <w:pPr>
        <w:rPr>
          <w:rFonts w:eastAsiaTheme="minorEastAsia"/>
          <w:bCs/>
          <w:iCs/>
          <w:highlight w:val="yellow"/>
          <w:lang w:eastAsia="zh-CN"/>
        </w:rPr>
      </w:pPr>
      <w:r w:rsidRPr="007536EB">
        <w:rPr>
          <w:rFonts w:eastAsiaTheme="minorEastAsia" w:hint="eastAsia"/>
          <w:bCs/>
          <w:iCs/>
          <w:lang w:eastAsia="zh-CN"/>
        </w:rPr>
        <w:t>F</w:t>
      </w:r>
      <w:r w:rsidRPr="007536EB">
        <w:rPr>
          <w:rFonts w:eastAsiaTheme="minorEastAsia"/>
          <w:bCs/>
          <w:iCs/>
          <w:lang w:eastAsia="zh-CN"/>
        </w:rPr>
        <w:t>or Rel-20 study, following template is used for companies to report energy harvesting/storage assumptions to obtain the reported data rates,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7695"/>
      </w:tblGrid>
      <w:tr w:rsidR="00737A89" w14:paraId="638F23AA" w14:textId="77777777" w:rsidTr="00233CF5">
        <w:tc>
          <w:tcPr>
            <w:tcW w:w="1936" w:type="dxa"/>
          </w:tcPr>
          <w:p w14:paraId="368B2CCF" w14:textId="77777777" w:rsidR="00737A89" w:rsidRPr="00737A89" w:rsidRDefault="00737A89" w:rsidP="00233CF5">
            <w:pPr>
              <w:jc w:val="both"/>
              <w:rPr>
                <w:rFonts w:ascii="Arial" w:hAnsi="Arial" w:cs="Arial"/>
                <w:b/>
                <w:bCs/>
                <w:sz w:val="16"/>
                <w:szCs w:val="16"/>
                <w:lang w:eastAsia="zh-CN"/>
              </w:rPr>
            </w:pPr>
            <w:r w:rsidRPr="00737A89">
              <w:rPr>
                <w:rFonts w:ascii="Arial" w:hAnsi="Arial" w:cs="Arial"/>
                <w:b/>
                <w:bCs/>
                <w:sz w:val="16"/>
                <w:szCs w:val="16"/>
                <w:lang w:eastAsia="zh-CN"/>
              </w:rPr>
              <w:t>Source</w:t>
            </w:r>
          </w:p>
        </w:tc>
        <w:tc>
          <w:tcPr>
            <w:tcW w:w="7695" w:type="dxa"/>
          </w:tcPr>
          <w:p w14:paraId="1442D918" w14:textId="77777777" w:rsidR="00737A89" w:rsidRPr="00737A89" w:rsidRDefault="00737A89" w:rsidP="00233CF5">
            <w:pPr>
              <w:jc w:val="both"/>
              <w:rPr>
                <w:rFonts w:ascii="Arial" w:eastAsiaTheme="minorEastAsia" w:hAnsi="Arial" w:cs="Arial"/>
                <w:b/>
                <w:bCs/>
                <w:sz w:val="16"/>
                <w:szCs w:val="16"/>
                <w:lang w:eastAsia="zh-CN"/>
              </w:rPr>
            </w:pPr>
            <w:r w:rsidRPr="00737A89">
              <w:rPr>
                <w:rFonts w:ascii="Arial" w:eastAsiaTheme="minorEastAsia" w:hAnsi="Arial" w:cs="Arial"/>
                <w:b/>
                <w:bCs/>
                <w:sz w:val="16"/>
                <w:szCs w:val="16"/>
                <w:lang w:eastAsia="zh-CN"/>
              </w:rPr>
              <w:t>Energy harvesting/storage assumptions</w:t>
            </w:r>
          </w:p>
        </w:tc>
      </w:tr>
      <w:tr w:rsidR="00737A89" w14:paraId="7CB15972" w14:textId="77777777" w:rsidTr="00233CF5">
        <w:tc>
          <w:tcPr>
            <w:tcW w:w="1936" w:type="dxa"/>
          </w:tcPr>
          <w:p w14:paraId="05582892" w14:textId="77777777" w:rsidR="00737A89" w:rsidRPr="00737A89" w:rsidRDefault="00737A89" w:rsidP="00233CF5">
            <w:pPr>
              <w:jc w:val="both"/>
              <w:rPr>
                <w:rFonts w:ascii="Arial" w:eastAsiaTheme="minorEastAsia" w:hAnsi="Arial" w:cs="Arial"/>
                <w:color w:val="C45911" w:themeColor="accent2" w:themeShade="BF"/>
                <w:sz w:val="16"/>
                <w:szCs w:val="16"/>
                <w:lang w:eastAsia="zh-CN"/>
              </w:rPr>
            </w:pPr>
            <w:r w:rsidRPr="00737A89">
              <w:rPr>
                <w:rFonts w:ascii="Arial" w:eastAsiaTheme="minorEastAsia" w:hAnsi="Arial" w:cs="Arial"/>
                <w:sz w:val="16"/>
                <w:szCs w:val="16"/>
                <w:lang w:eastAsia="zh-CN"/>
              </w:rPr>
              <w:t>Source [x]</w:t>
            </w:r>
          </w:p>
        </w:tc>
        <w:tc>
          <w:tcPr>
            <w:tcW w:w="7695" w:type="dxa"/>
          </w:tcPr>
          <w:p w14:paraId="22192D87" w14:textId="77777777" w:rsidR="00737A89" w:rsidRPr="00737A89" w:rsidRDefault="00737A89" w:rsidP="00233CF5">
            <w:pPr>
              <w:jc w:val="both"/>
              <w:rPr>
                <w:rFonts w:ascii="Arial" w:eastAsiaTheme="minorEastAsia" w:hAnsi="Arial" w:cs="Arial"/>
                <w:sz w:val="16"/>
                <w:szCs w:val="16"/>
                <w:lang w:eastAsia="zh-CN"/>
              </w:rPr>
            </w:pPr>
            <w:r w:rsidRPr="00737A89">
              <w:rPr>
                <w:rFonts w:ascii="Arial" w:eastAsiaTheme="minorEastAsia" w:hAnsi="Arial" w:cs="Arial"/>
                <w:sz w:val="16"/>
                <w:szCs w:val="16"/>
                <w:lang w:eastAsia="zh-CN"/>
              </w:rPr>
              <w:t>Energy source:</w:t>
            </w:r>
          </w:p>
          <w:p w14:paraId="3AF44845" w14:textId="77777777" w:rsidR="00737A89" w:rsidRPr="00737A89" w:rsidRDefault="00737A89" w:rsidP="00233CF5">
            <w:pPr>
              <w:jc w:val="both"/>
              <w:rPr>
                <w:rFonts w:ascii="Arial" w:eastAsiaTheme="minorEastAsia" w:hAnsi="Arial" w:cs="Arial"/>
                <w:color w:val="7030A0"/>
                <w:sz w:val="16"/>
                <w:szCs w:val="16"/>
                <w:lang w:eastAsia="zh-CN"/>
              </w:rPr>
            </w:pPr>
            <w:r w:rsidRPr="00737A89">
              <w:rPr>
                <w:rFonts w:ascii="Arial" w:eastAsiaTheme="minorEastAsia" w:hAnsi="Arial" w:cs="Arial"/>
                <w:color w:val="7030A0"/>
                <w:sz w:val="16"/>
                <w:szCs w:val="16"/>
                <w:lang w:eastAsia="zh-CN"/>
              </w:rPr>
              <w:t xml:space="preserve">FL notes: Company to report energy source e.g. RF energy source and/or solar etc. </w:t>
            </w:r>
          </w:p>
          <w:p w14:paraId="3C690835" w14:textId="77777777" w:rsidR="00737A89" w:rsidRPr="00737A89" w:rsidRDefault="00737A89" w:rsidP="00233CF5">
            <w:pPr>
              <w:jc w:val="both"/>
              <w:rPr>
                <w:rFonts w:ascii="Arial" w:eastAsiaTheme="minorEastAsia" w:hAnsi="Arial" w:cs="Arial"/>
                <w:sz w:val="16"/>
                <w:szCs w:val="16"/>
                <w:lang w:eastAsia="zh-CN"/>
              </w:rPr>
            </w:pPr>
            <w:r w:rsidRPr="00737A89">
              <w:rPr>
                <w:rFonts w:ascii="Arial" w:eastAsiaTheme="minorEastAsia" w:hAnsi="Arial" w:cs="Arial"/>
                <w:sz w:val="16"/>
                <w:szCs w:val="16"/>
                <w:lang w:eastAsia="zh-CN"/>
              </w:rPr>
              <w:t>Energy storage capacity:</w:t>
            </w:r>
          </w:p>
          <w:p w14:paraId="246CAB3A" w14:textId="77777777" w:rsidR="00737A89" w:rsidRPr="00737A89" w:rsidRDefault="00737A89" w:rsidP="00233CF5">
            <w:pPr>
              <w:jc w:val="both"/>
              <w:rPr>
                <w:rFonts w:ascii="Arial" w:eastAsiaTheme="minorEastAsia" w:hAnsi="Arial" w:cs="Arial"/>
                <w:color w:val="7030A0"/>
                <w:sz w:val="16"/>
                <w:szCs w:val="16"/>
                <w:lang w:eastAsia="zh-CN"/>
              </w:rPr>
            </w:pPr>
            <w:r w:rsidRPr="00737A89">
              <w:rPr>
                <w:rFonts w:ascii="Arial" w:eastAsiaTheme="minorEastAsia" w:hAnsi="Arial" w:cs="Arial"/>
                <w:color w:val="7030A0"/>
                <w:sz w:val="16"/>
                <w:szCs w:val="16"/>
                <w:lang w:eastAsia="zh-CN"/>
              </w:rPr>
              <w:t>FL notes: Company to report energy storage capacity values in Joules or in farad with a voltage value.</w:t>
            </w:r>
          </w:p>
          <w:p w14:paraId="0B6C7434" w14:textId="77777777" w:rsidR="00737A89" w:rsidRPr="00737A89" w:rsidRDefault="00737A89" w:rsidP="00233CF5">
            <w:pPr>
              <w:jc w:val="both"/>
              <w:rPr>
                <w:rFonts w:ascii="Arial" w:eastAsiaTheme="minorEastAsia" w:hAnsi="Arial" w:cs="Arial"/>
                <w:sz w:val="16"/>
                <w:szCs w:val="16"/>
                <w:lang w:eastAsia="zh-CN"/>
              </w:rPr>
            </w:pPr>
            <w:r w:rsidRPr="00737A89">
              <w:rPr>
                <w:rFonts w:ascii="Arial" w:eastAsiaTheme="minorEastAsia" w:hAnsi="Arial" w:cs="Arial"/>
                <w:sz w:val="16"/>
                <w:szCs w:val="16"/>
                <w:lang w:eastAsia="zh-CN"/>
              </w:rPr>
              <w:t>Reported data rate:</w:t>
            </w:r>
          </w:p>
          <w:p w14:paraId="5AB295C7" w14:textId="77777777" w:rsidR="00737A89" w:rsidRPr="00737A89" w:rsidRDefault="00737A89" w:rsidP="00233CF5">
            <w:pPr>
              <w:jc w:val="both"/>
              <w:rPr>
                <w:rFonts w:ascii="Arial" w:eastAsiaTheme="minorEastAsia" w:hAnsi="Arial" w:cs="Arial"/>
                <w:color w:val="7030A0"/>
                <w:sz w:val="16"/>
                <w:szCs w:val="16"/>
                <w:lang w:eastAsia="zh-CN"/>
              </w:rPr>
            </w:pPr>
            <w:r w:rsidRPr="00737A89">
              <w:rPr>
                <w:rFonts w:ascii="Arial" w:eastAsiaTheme="minorEastAsia" w:hAnsi="Arial" w:cs="Arial"/>
                <w:color w:val="7030A0"/>
                <w:sz w:val="16"/>
                <w:szCs w:val="16"/>
                <w:lang w:eastAsia="zh-CN"/>
              </w:rPr>
              <w:lastRenderedPageBreak/>
              <w:t>FL notes: Company to report data rate for R2D and/or D2R respectively.</w:t>
            </w:r>
          </w:p>
          <w:p w14:paraId="09E1F10D" w14:textId="77777777" w:rsidR="00737A89" w:rsidRPr="00737A89" w:rsidRDefault="00737A89" w:rsidP="00233CF5">
            <w:pPr>
              <w:jc w:val="both"/>
              <w:rPr>
                <w:rFonts w:ascii="Arial" w:eastAsiaTheme="minorEastAsia" w:hAnsi="Arial" w:cs="Arial"/>
                <w:sz w:val="16"/>
                <w:szCs w:val="16"/>
                <w:lang w:eastAsia="zh-CN"/>
              </w:rPr>
            </w:pPr>
            <w:r w:rsidRPr="00737A89">
              <w:rPr>
                <w:rFonts w:ascii="Arial" w:eastAsiaTheme="minorEastAsia" w:hAnsi="Arial" w:cs="Arial"/>
                <w:sz w:val="16"/>
                <w:szCs w:val="16"/>
                <w:lang w:eastAsia="zh-CN"/>
              </w:rPr>
              <w:t>Other information (if any):</w:t>
            </w:r>
          </w:p>
          <w:p w14:paraId="3BE9355F" w14:textId="77777777" w:rsidR="00737A89" w:rsidRPr="00737A89" w:rsidRDefault="00737A89" w:rsidP="00233CF5">
            <w:pPr>
              <w:jc w:val="both"/>
              <w:rPr>
                <w:rFonts w:ascii="Arial" w:eastAsiaTheme="minorEastAsia" w:hAnsi="Arial" w:cs="Arial"/>
                <w:color w:val="FF0000"/>
                <w:sz w:val="16"/>
                <w:szCs w:val="16"/>
                <w:lang w:eastAsia="zh-CN"/>
              </w:rPr>
            </w:pPr>
            <w:r w:rsidRPr="00737A89">
              <w:rPr>
                <w:rFonts w:ascii="Arial" w:eastAsiaTheme="minorEastAsia" w:hAnsi="Arial" w:cs="Arial"/>
                <w:color w:val="7030A0"/>
                <w:sz w:val="16"/>
                <w:szCs w:val="16"/>
                <w:lang w:eastAsia="zh-CN"/>
              </w:rPr>
              <w:t>FL notes: In addition, companies can also report any related information they would like to indicate e.g. message size, reception/transmission duration, device power consumption, voltage, etc. Companies can also report how they derive the reported energy storage capacity.</w:t>
            </w:r>
          </w:p>
        </w:tc>
      </w:tr>
    </w:tbl>
    <w:p w14:paraId="286929A1" w14:textId="77777777" w:rsidR="00737A89" w:rsidRDefault="00737A89" w:rsidP="00737A89"/>
    <w:p w14:paraId="656EC5C6" w14:textId="77777777" w:rsidR="00737A89" w:rsidRPr="008C2C55" w:rsidRDefault="00737A89" w:rsidP="00737A89">
      <w:pPr>
        <w:pStyle w:val="3GPPNormalText"/>
        <w:spacing w:after="0"/>
        <w:rPr>
          <w:b/>
          <w:bCs/>
          <w:sz w:val="20"/>
          <w:szCs w:val="21"/>
          <w:lang w:val="en-CA"/>
        </w:rPr>
      </w:pPr>
      <w:r w:rsidRPr="008C2C55">
        <w:rPr>
          <w:b/>
          <w:bCs/>
          <w:sz w:val="20"/>
          <w:szCs w:val="21"/>
          <w:highlight w:val="green"/>
          <w:lang w:val="en-CA"/>
        </w:rPr>
        <w:t>Agreement</w:t>
      </w:r>
    </w:p>
    <w:p w14:paraId="65A63749" w14:textId="77777777" w:rsidR="00737A89" w:rsidRPr="00AB089E" w:rsidRDefault="00737A89" w:rsidP="00737A89">
      <w:pPr>
        <w:rPr>
          <w:rFonts w:eastAsiaTheme="minorEastAsia"/>
          <w:bCs/>
          <w:iCs/>
          <w:lang w:eastAsia="zh-CN"/>
        </w:rPr>
      </w:pPr>
      <w:r w:rsidRPr="00AB089E">
        <w:rPr>
          <w:rFonts w:eastAsiaTheme="minorEastAsia" w:hint="eastAsia"/>
          <w:bCs/>
          <w:iCs/>
          <w:lang w:eastAsia="zh-CN"/>
        </w:rPr>
        <w:t>F</w:t>
      </w:r>
      <w:r w:rsidRPr="00AB089E">
        <w:rPr>
          <w:rFonts w:eastAsiaTheme="minorEastAsia"/>
          <w:bCs/>
          <w:iCs/>
          <w:lang w:eastAsia="zh-CN"/>
        </w:rPr>
        <w:t xml:space="preserve">or Rel-20 study, “Link budget template” is </w:t>
      </w:r>
      <w:r w:rsidRPr="00AB089E">
        <w:rPr>
          <w:rFonts w:eastAsiaTheme="minorEastAsia" w:hint="eastAsia"/>
          <w:bCs/>
          <w:iCs/>
          <w:color w:val="00B0F0"/>
          <w:lang w:eastAsia="zh-CN"/>
        </w:rPr>
        <w:t>updated</w:t>
      </w:r>
      <w:r w:rsidRPr="00AB089E">
        <w:rPr>
          <w:rFonts w:eastAsiaTheme="minorEastAsia"/>
          <w:bCs/>
          <w:iCs/>
          <w:color w:val="00B0F0"/>
          <w:lang w:eastAsia="zh-CN"/>
        </w:rPr>
        <w:t xml:space="preserve"> </w:t>
      </w:r>
      <w:r w:rsidRPr="00AB089E">
        <w:rPr>
          <w:rFonts w:eastAsiaTheme="minorEastAsia"/>
          <w:bCs/>
          <w:iCs/>
          <w:lang w:eastAsia="zh-CN"/>
        </w:rPr>
        <w:t>as followings,</w:t>
      </w:r>
    </w:p>
    <w:p w14:paraId="34A3DD1D" w14:textId="77777777" w:rsidR="00737A89" w:rsidRDefault="00737A89" w:rsidP="00737A89">
      <w:pPr>
        <w:pStyle w:val="TH"/>
        <w:rPr>
          <w:rFonts w:eastAsia="DengXian"/>
          <w:lang w:eastAsia="zh-CN"/>
        </w:rPr>
      </w:pPr>
      <w:r>
        <w:rPr>
          <w:rFonts w:eastAsia="DengXian"/>
          <w:lang w:eastAsia="zh-CN"/>
        </w:rPr>
        <w:t>Link budget template for Rel-20 study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3"/>
        <w:gridCol w:w="1692"/>
        <w:gridCol w:w="4156"/>
        <w:gridCol w:w="3846"/>
      </w:tblGrid>
      <w:tr w:rsidR="00737A89" w14:paraId="05121486" w14:textId="77777777" w:rsidTr="00737A89">
        <w:trPr>
          <w:trHeight w:val="64"/>
          <w:tblHeader/>
          <w:jc w:val="center"/>
        </w:trPr>
        <w:tc>
          <w:tcPr>
            <w:tcW w:w="365" w:type="pct"/>
            <w:shd w:val="clear" w:color="auto" w:fill="D0CECE"/>
            <w:vAlign w:val="center"/>
          </w:tcPr>
          <w:p w14:paraId="0D66631A" w14:textId="77777777" w:rsidR="00737A89" w:rsidRPr="00737A89" w:rsidRDefault="00737A89" w:rsidP="00233CF5">
            <w:pPr>
              <w:pStyle w:val="TAH"/>
              <w:rPr>
                <w:rFonts w:eastAsia="DengXian"/>
                <w:sz w:val="16"/>
                <w:szCs w:val="16"/>
                <w:lang w:eastAsia="zh-CN" w:bidi="ar"/>
              </w:rPr>
            </w:pPr>
            <w:r w:rsidRPr="00737A89">
              <w:rPr>
                <w:rFonts w:eastAsia="DengXian"/>
                <w:sz w:val="16"/>
                <w:szCs w:val="16"/>
                <w:lang w:eastAsia="zh-CN" w:bidi="ar"/>
              </w:rPr>
              <w:t>No.</w:t>
            </w:r>
          </w:p>
        </w:tc>
        <w:tc>
          <w:tcPr>
            <w:tcW w:w="809" w:type="pct"/>
            <w:shd w:val="clear" w:color="auto" w:fill="D0CECE"/>
            <w:noWrap/>
            <w:vAlign w:val="center"/>
          </w:tcPr>
          <w:p w14:paraId="2BF48D73" w14:textId="77777777" w:rsidR="00737A89" w:rsidRPr="00737A89" w:rsidRDefault="00737A89" w:rsidP="00233CF5">
            <w:pPr>
              <w:pStyle w:val="TAH"/>
              <w:rPr>
                <w:rFonts w:eastAsia="DengXian"/>
                <w:sz w:val="16"/>
                <w:szCs w:val="16"/>
                <w:lang w:eastAsia="zh-CN" w:bidi="ar"/>
              </w:rPr>
            </w:pPr>
            <w:r w:rsidRPr="00737A89">
              <w:rPr>
                <w:rFonts w:eastAsia="DengXian"/>
                <w:sz w:val="16"/>
                <w:szCs w:val="16"/>
                <w:lang w:eastAsia="zh-CN" w:bidi="ar"/>
              </w:rPr>
              <w:t>Item</w:t>
            </w:r>
          </w:p>
        </w:tc>
        <w:tc>
          <w:tcPr>
            <w:tcW w:w="1987" w:type="pct"/>
            <w:shd w:val="clear" w:color="auto" w:fill="D0CECE"/>
            <w:noWrap/>
            <w:vAlign w:val="center"/>
          </w:tcPr>
          <w:p w14:paraId="5FE346AC" w14:textId="77777777" w:rsidR="00737A89" w:rsidRPr="00737A89" w:rsidRDefault="00737A89" w:rsidP="00233CF5">
            <w:pPr>
              <w:pStyle w:val="TAH"/>
              <w:rPr>
                <w:rFonts w:eastAsia="DengXian"/>
                <w:sz w:val="16"/>
                <w:szCs w:val="16"/>
                <w:lang w:eastAsia="zh-CN" w:bidi="ar"/>
              </w:rPr>
            </w:pPr>
            <w:r w:rsidRPr="00737A89">
              <w:rPr>
                <w:rFonts w:eastAsia="DengXian"/>
                <w:sz w:val="16"/>
                <w:szCs w:val="16"/>
                <w:lang w:eastAsia="zh-CN" w:bidi="ar"/>
              </w:rPr>
              <w:t>Reader-to-Device</w:t>
            </w:r>
          </w:p>
        </w:tc>
        <w:tc>
          <w:tcPr>
            <w:tcW w:w="1839" w:type="pct"/>
            <w:shd w:val="clear" w:color="auto" w:fill="D0CECE"/>
            <w:noWrap/>
            <w:vAlign w:val="center"/>
          </w:tcPr>
          <w:p w14:paraId="2D1B22C8" w14:textId="77777777" w:rsidR="00737A89" w:rsidRPr="00737A89" w:rsidRDefault="00737A89" w:rsidP="00233CF5">
            <w:pPr>
              <w:pStyle w:val="TAH"/>
              <w:rPr>
                <w:rFonts w:eastAsia="DengXian"/>
                <w:sz w:val="16"/>
                <w:szCs w:val="16"/>
                <w:lang w:eastAsia="zh-CN" w:bidi="ar"/>
              </w:rPr>
            </w:pPr>
            <w:r w:rsidRPr="00737A89">
              <w:rPr>
                <w:rFonts w:eastAsia="DengXian"/>
                <w:sz w:val="16"/>
                <w:szCs w:val="16"/>
                <w:lang w:eastAsia="zh-CN" w:bidi="ar"/>
              </w:rPr>
              <w:t>Device-to-Reader</w:t>
            </w:r>
          </w:p>
        </w:tc>
      </w:tr>
      <w:tr w:rsidR="00737A89" w14:paraId="11AFE294" w14:textId="77777777" w:rsidTr="00233CF5">
        <w:trPr>
          <w:trHeight w:val="330"/>
          <w:jc w:val="center"/>
        </w:trPr>
        <w:tc>
          <w:tcPr>
            <w:tcW w:w="5000" w:type="pct"/>
            <w:gridSpan w:val="4"/>
            <w:shd w:val="clear" w:color="auto" w:fill="D0CECE"/>
            <w:vAlign w:val="center"/>
          </w:tcPr>
          <w:p w14:paraId="21A9FF3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bidi="ar"/>
              </w:rPr>
              <w:t>(0) System configuration</w:t>
            </w:r>
          </w:p>
        </w:tc>
      </w:tr>
      <w:tr w:rsidR="00737A89" w14:paraId="2310F470" w14:textId="77777777" w:rsidTr="00233CF5">
        <w:trPr>
          <w:trHeight w:val="151"/>
          <w:jc w:val="center"/>
        </w:trPr>
        <w:tc>
          <w:tcPr>
            <w:tcW w:w="365" w:type="pct"/>
            <w:shd w:val="clear" w:color="auto" w:fill="D0CECE"/>
            <w:vAlign w:val="center"/>
          </w:tcPr>
          <w:p w14:paraId="23941133" w14:textId="77777777" w:rsidR="00737A89" w:rsidRPr="00737A89" w:rsidRDefault="00737A89" w:rsidP="00233CF5">
            <w:pPr>
              <w:widowControl w:val="0"/>
              <w:jc w:val="center"/>
              <w:rPr>
                <w:rFonts w:ascii="Arial" w:eastAsia="DengXian" w:hAnsi="Arial" w:cs="Arial"/>
                <w:b/>
                <w:bCs/>
                <w:sz w:val="16"/>
                <w:szCs w:val="16"/>
                <w:lang w:eastAsia="zh-CN" w:bidi="ar"/>
              </w:rPr>
            </w:pPr>
            <w:r w:rsidRPr="00737A89">
              <w:rPr>
                <w:rFonts w:ascii="Arial" w:eastAsia="DengXian" w:hAnsi="Arial" w:cs="Arial"/>
                <w:b/>
                <w:bCs/>
                <w:sz w:val="16"/>
                <w:szCs w:val="16"/>
                <w:lang w:eastAsia="zh-CN" w:bidi="ar"/>
              </w:rPr>
              <w:t>[0A]</w:t>
            </w:r>
          </w:p>
        </w:tc>
        <w:tc>
          <w:tcPr>
            <w:tcW w:w="809" w:type="pct"/>
            <w:noWrap/>
            <w:vAlign w:val="center"/>
          </w:tcPr>
          <w:p w14:paraId="0264854F"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bidi="ar"/>
              </w:rPr>
              <w:t>Scenarios</w:t>
            </w:r>
          </w:p>
        </w:tc>
        <w:tc>
          <w:tcPr>
            <w:tcW w:w="1987" w:type="pct"/>
            <w:vAlign w:val="center"/>
          </w:tcPr>
          <w:p w14:paraId="655AC88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Deployment scenario 4 with topology 1 with no external carrier wave</w:t>
            </w:r>
          </w:p>
        </w:tc>
        <w:tc>
          <w:tcPr>
            <w:tcW w:w="1839" w:type="pct"/>
            <w:vAlign w:val="center"/>
          </w:tcPr>
          <w:p w14:paraId="66CB5F3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Deployment scenario 4 with topology 1 with no external carrier wave</w:t>
            </w:r>
          </w:p>
        </w:tc>
      </w:tr>
      <w:tr w:rsidR="00737A89" w14:paraId="4FEA1585" w14:textId="77777777" w:rsidTr="00233CF5">
        <w:trPr>
          <w:trHeight w:val="151"/>
          <w:jc w:val="center"/>
        </w:trPr>
        <w:tc>
          <w:tcPr>
            <w:tcW w:w="365" w:type="pct"/>
            <w:shd w:val="clear" w:color="auto" w:fill="D0CECE"/>
            <w:vAlign w:val="center"/>
          </w:tcPr>
          <w:p w14:paraId="5C7E2149" w14:textId="77777777" w:rsidR="00737A89" w:rsidRPr="00737A89" w:rsidRDefault="00737A89" w:rsidP="00233CF5">
            <w:pPr>
              <w:widowControl w:val="0"/>
              <w:jc w:val="center"/>
              <w:rPr>
                <w:rFonts w:ascii="Arial" w:eastAsia="DengXian" w:hAnsi="Arial" w:cs="Arial"/>
                <w:b/>
                <w:bCs/>
                <w:sz w:val="16"/>
                <w:szCs w:val="16"/>
                <w:lang w:eastAsia="zh-CN" w:bidi="ar"/>
              </w:rPr>
            </w:pPr>
            <w:r w:rsidRPr="00737A89">
              <w:rPr>
                <w:rFonts w:ascii="Arial" w:eastAsia="DengXian" w:hAnsi="Arial" w:cs="Arial"/>
                <w:b/>
                <w:bCs/>
                <w:sz w:val="16"/>
                <w:szCs w:val="16"/>
                <w:lang w:eastAsia="zh-CN" w:bidi="ar"/>
              </w:rPr>
              <w:t>[0B]</w:t>
            </w:r>
          </w:p>
        </w:tc>
        <w:tc>
          <w:tcPr>
            <w:tcW w:w="809" w:type="pct"/>
            <w:noWrap/>
            <w:vAlign w:val="center"/>
          </w:tcPr>
          <w:p w14:paraId="6DCFDAFD" w14:textId="77777777" w:rsidR="00737A89" w:rsidRPr="00737A89" w:rsidRDefault="00737A89" w:rsidP="00233CF5">
            <w:pPr>
              <w:widowControl w:val="0"/>
              <w:rPr>
                <w:rFonts w:ascii="Arial" w:eastAsia="DengXian" w:hAnsi="Arial" w:cs="Arial"/>
                <w:color w:val="FF0000"/>
                <w:sz w:val="16"/>
                <w:szCs w:val="16"/>
                <w:lang w:eastAsia="zh-CN" w:bidi="ar"/>
              </w:rPr>
            </w:pPr>
            <w:r w:rsidRPr="00737A89">
              <w:rPr>
                <w:rFonts w:ascii="Arial" w:eastAsia="DengXian" w:hAnsi="Arial" w:cs="Arial"/>
                <w:color w:val="FF0000"/>
                <w:sz w:val="16"/>
                <w:szCs w:val="16"/>
                <w:lang w:eastAsia="zh-CN" w:bidi="ar"/>
              </w:rPr>
              <w:t>Device 2b/C</w:t>
            </w:r>
          </w:p>
        </w:tc>
        <w:tc>
          <w:tcPr>
            <w:tcW w:w="1987" w:type="pct"/>
            <w:vAlign w:val="center"/>
          </w:tcPr>
          <w:p w14:paraId="5A110436"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Device 2b/C</w:t>
            </w:r>
          </w:p>
        </w:tc>
        <w:tc>
          <w:tcPr>
            <w:tcW w:w="1839" w:type="pct"/>
            <w:vAlign w:val="center"/>
          </w:tcPr>
          <w:p w14:paraId="59DB5F76"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Device 2b/C</w:t>
            </w:r>
          </w:p>
        </w:tc>
      </w:tr>
      <w:tr w:rsidR="00737A89" w14:paraId="2FFBF451" w14:textId="77777777" w:rsidTr="00233CF5">
        <w:trPr>
          <w:trHeight w:val="151"/>
          <w:jc w:val="center"/>
        </w:trPr>
        <w:tc>
          <w:tcPr>
            <w:tcW w:w="365" w:type="pct"/>
            <w:shd w:val="clear" w:color="auto" w:fill="D0CECE"/>
            <w:vAlign w:val="center"/>
          </w:tcPr>
          <w:p w14:paraId="62487F7B" w14:textId="77777777" w:rsidR="00737A89" w:rsidRPr="00737A89" w:rsidRDefault="00737A89" w:rsidP="00233CF5">
            <w:pPr>
              <w:widowControl w:val="0"/>
              <w:jc w:val="center"/>
              <w:rPr>
                <w:rFonts w:ascii="Arial" w:eastAsia="DengXian" w:hAnsi="Arial" w:cs="Arial"/>
                <w:b/>
                <w:bCs/>
                <w:sz w:val="16"/>
                <w:szCs w:val="16"/>
                <w:lang w:eastAsia="zh-CN" w:bidi="ar"/>
              </w:rPr>
            </w:pPr>
            <w:r w:rsidRPr="00737A89">
              <w:rPr>
                <w:rFonts w:ascii="Arial" w:eastAsia="DengXian" w:hAnsi="Arial" w:cs="Arial"/>
                <w:b/>
                <w:bCs/>
                <w:sz w:val="16"/>
                <w:szCs w:val="16"/>
                <w:lang w:eastAsia="zh-CN" w:bidi="ar"/>
              </w:rPr>
              <w:t>[0C]</w:t>
            </w:r>
          </w:p>
        </w:tc>
        <w:tc>
          <w:tcPr>
            <w:tcW w:w="809" w:type="pct"/>
            <w:noWrap/>
            <w:vAlign w:val="center"/>
          </w:tcPr>
          <w:p w14:paraId="124F8EA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bidi="ar"/>
              </w:rPr>
              <w:t>Center frequency (MHz)</w:t>
            </w:r>
          </w:p>
        </w:tc>
        <w:tc>
          <w:tcPr>
            <w:tcW w:w="1987" w:type="pct"/>
            <w:vAlign w:val="center"/>
          </w:tcPr>
          <w:p w14:paraId="1120E8B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900MHz (M), 2GHz (O)</w:t>
            </w:r>
          </w:p>
        </w:tc>
        <w:tc>
          <w:tcPr>
            <w:tcW w:w="1839" w:type="pct"/>
            <w:vAlign w:val="center"/>
          </w:tcPr>
          <w:p w14:paraId="368BE5CF"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900MHz (M), 2GHz (O)</w:t>
            </w:r>
          </w:p>
        </w:tc>
      </w:tr>
      <w:tr w:rsidR="00737A89" w14:paraId="662E2134" w14:textId="77777777" w:rsidTr="00233CF5">
        <w:trPr>
          <w:trHeight w:val="151"/>
          <w:jc w:val="center"/>
        </w:trPr>
        <w:tc>
          <w:tcPr>
            <w:tcW w:w="365" w:type="pct"/>
            <w:shd w:val="clear" w:color="auto" w:fill="D0CECE"/>
            <w:vAlign w:val="center"/>
          </w:tcPr>
          <w:p w14:paraId="6FD89127" w14:textId="77777777" w:rsidR="00737A89" w:rsidRPr="00737A89" w:rsidRDefault="00737A89" w:rsidP="00233CF5">
            <w:pPr>
              <w:widowControl w:val="0"/>
              <w:jc w:val="center"/>
              <w:rPr>
                <w:rFonts w:ascii="Arial" w:eastAsia="DengXian" w:hAnsi="Arial" w:cs="Arial"/>
                <w:b/>
                <w:bCs/>
                <w:sz w:val="16"/>
                <w:szCs w:val="16"/>
                <w:lang w:eastAsia="zh-CN" w:bidi="ar"/>
              </w:rPr>
            </w:pPr>
            <w:r w:rsidRPr="00737A89">
              <w:rPr>
                <w:rFonts w:ascii="Arial" w:eastAsia="DengXian" w:hAnsi="Arial" w:cs="Arial"/>
                <w:b/>
                <w:bCs/>
                <w:sz w:val="16"/>
                <w:szCs w:val="16"/>
                <w:lang w:eastAsia="zh-CN" w:bidi="ar"/>
              </w:rPr>
              <w:t>[0D]</w:t>
            </w:r>
          </w:p>
        </w:tc>
        <w:tc>
          <w:tcPr>
            <w:tcW w:w="809" w:type="pct"/>
            <w:noWrap/>
            <w:vAlign w:val="center"/>
          </w:tcPr>
          <w:p w14:paraId="62457B2E"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color w:val="FF0000"/>
                <w:sz w:val="16"/>
                <w:szCs w:val="16"/>
                <w:lang w:eastAsia="zh-CN" w:bidi="ar"/>
              </w:rPr>
              <w:t>Pathloss model</w:t>
            </w:r>
          </w:p>
        </w:tc>
        <w:tc>
          <w:tcPr>
            <w:tcW w:w="1987" w:type="pct"/>
            <w:vAlign w:val="center"/>
          </w:tcPr>
          <w:p w14:paraId="1E9370D9" w14:textId="77777777" w:rsidR="00737A89" w:rsidRPr="00737A89" w:rsidRDefault="00737A89" w:rsidP="00233CF5">
            <w:pPr>
              <w:rPr>
                <w:rFonts w:ascii="Arial" w:eastAsia="DengXian" w:hAnsi="Arial" w:cs="Arial"/>
                <w:color w:val="FF0000"/>
                <w:sz w:val="16"/>
                <w:szCs w:val="16"/>
              </w:rPr>
            </w:pPr>
            <w:r w:rsidRPr="00737A89">
              <w:rPr>
                <w:rFonts w:ascii="Arial" w:eastAsia="DengXian" w:hAnsi="Arial" w:cs="Arial"/>
                <w:color w:val="FF0000"/>
                <w:sz w:val="16"/>
                <w:szCs w:val="16"/>
              </w:rPr>
              <w:t>UMa NLOS defined in TR38.901</w:t>
            </w:r>
          </w:p>
          <w:p w14:paraId="195D0635"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RMa NLOS defined in TR38.901</w:t>
            </w:r>
          </w:p>
          <w:p w14:paraId="20C3DCC6" w14:textId="77777777" w:rsidR="00737A89" w:rsidRPr="00737A89" w:rsidRDefault="00737A89" w:rsidP="00233CF5">
            <w:pPr>
              <w:widowControl w:val="0"/>
              <w:ind w:left="284"/>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Note: companies can also report to use RMa LOS defined in TR38.901</w:t>
            </w:r>
          </w:p>
          <w:p w14:paraId="14F9504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hint="eastAsia"/>
                <w:color w:val="FF0000"/>
                <w:sz w:val="16"/>
                <w:szCs w:val="16"/>
                <w:lang w:eastAsia="zh-CN"/>
              </w:rPr>
              <w:t>U</w:t>
            </w:r>
            <w:r w:rsidRPr="00737A89">
              <w:rPr>
                <w:rFonts w:ascii="Arial" w:eastAsia="DengXian" w:hAnsi="Arial" w:cs="Arial"/>
                <w:color w:val="FF0000"/>
                <w:sz w:val="16"/>
                <w:szCs w:val="16"/>
                <w:lang w:eastAsia="zh-CN"/>
              </w:rPr>
              <w:t>Mi NLOS defined in TR38.901</w:t>
            </w:r>
          </w:p>
        </w:tc>
        <w:tc>
          <w:tcPr>
            <w:tcW w:w="1839" w:type="pct"/>
            <w:vAlign w:val="center"/>
          </w:tcPr>
          <w:p w14:paraId="3B897E0C" w14:textId="77777777" w:rsidR="00737A89" w:rsidRPr="00737A89" w:rsidRDefault="00737A89" w:rsidP="00233CF5">
            <w:pPr>
              <w:rPr>
                <w:rFonts w:ascii="Arial" w:eastAsia="DengXian" w:hAnsi="Arial" w:cs="Arial"/>
                <w:color w:val="FF0000"/>
                <w:sz w:val="16"/>
                <w:szCs w:val="16"/>
              </w:rPr>
            </w:pPr>
            <w:r w:rsidRPr="00737A89">
              <w:rPr>
                <w:rFonts w:ascii="Arial" w:eastAsia="DengXian" w:hAnsi="Arial" w:cs="Arial"/>
                <w:color w:val="FF0000"/>
                <w:sz w:val="16"/>
                <w:szCs w:val="16"/>
              </w:rPr>
              <w:t>UMa NLOS defined in TR38.901</w:t>
            </w:r>
          </w:p>
          <w:p w14:paraId="24B56C6D"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RMa NLOS defined in TR38.901</w:t>
            </w:r>
          </w:p>
          <w:p w14:paraId="5F0D51CF" w14:textId="77777777" w:rsidR="00737A89" w:rsidRPr="00737A89" w:rsidRDefault="00737A89" w:rsidP="00233CF5">
            <w:pPr>
              <w:widowControl w:val="0"/>
              <w:ind w:left="284"/>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Note: companies can also report to use RMa LOS defined in TR38.901</w:t>
            </w:r>
          </w:p>
          <w:p w14:paraId="1D08659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hint="eastAsia"/>
                <w:color w:val="FF0000"/>
                <w:sz w:val="16"/>
                <w:szCs w:val="16"/>
                <w:lang w:eastAsia="zh-CN"/>
              </w:rPr>
              <w:t>U</w:t>
            </w:r>
            <w:r w:rsidRPr="00737A89">
              <w:rPr>
                <w:rFonts w:ascii="Arial" w:eastAsia="DengXian" w:hAnsi="Arial" w:cs="Arial"/>
                <w:color w:val="FF0000"/>
                <w:sz w:val="16"/>
                <w:szCs w:val="16"/>
                <w:lang w:eastAsia="zh-CN"/>
              </w:rPr>
              <w:t>Mi NLOS defined in TR38.901</w:t>
            </w:r>
          </w:p>
        </w:tc>
      </w:tr>
      <w:tr w:rsidR="00737A89" w14:paraId="6BA35CF0" w14:textId="77777777" w:rsidTr="00233CF5">
        <w:trPr>
          <w:trHeight w:val="315"/>
          <w:jc w:val="center"/>
        </w:trPr>
        <w:tc>
          <w:tcPr>
            <w:tcW w:w="5000" w:type="pct"/>
            <w:gridSpan w:val="4"/>
            <w:shd w:val="clear" w:color="auto" w:fill="D0CECE"/>
            <w:vAlign w:val="center"/>
          </w:tcPr>
          <w:p w14:paraId="12BCAF7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 Transmitter</w:t>
            </w:r>
          </w:p>
        </w:tc>
      </w:tr>
      <w:tr w:rsidR="00737A89" w14:paraId="37EC6989" w14:textId="77777777" w:rsidTr="00233CF5">
        <w:trPr>
          <w:trHeight w:val="276"/>
          <w:jc w:val="center"/>
        </w:trPr>
        <w:tc>
          <w:tcPr>
            <w:tcW w:w="365" w:type="pct"/>
            <w:shd w:val="clear" w:color="auto" w:fill="D0CECE"/>
            <w:vAlign w:val="center"/>
          </w:tcPr>
          <w:p w14:paraId="753149B0"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[1D]</w:t>
            </w:r>
          </w:p>
        </w:tc>
        <w:tc>
          <w:tcPr>
            <w:tcW w:w="809" w:type="pct"/>
            <w:noWrap/>
            <w:vAlign w:val="center"/>
          </w:tcPr>
          <w:p w14:paraId="7EE4D15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Number of Tx antenna elements / TxRU/ Tx chains modelled in LLS</w:t>
            </w:r>
          </w:p>
        </w:tc>
        <w:tc>
          <w:tcPr>
            <w:tcW w:w="1987" w:type="pct"/>
            <w:vAlign w:val="center"/>
          </w:tcPr>
          <w:p w14:paraId="2B4089F8" w14:textId="77777777" w:rsidR="00737A89" w:rsidRPr="00737A89" w:rsidRDefault="00737A89" w:rsidP="00233CF5">
            <w:pPr>
              <w:jc w:val="both"/>
              <w:rPr>
                <w:rFonts w:ascii="Arial" w:eastAsia="DengXian" w:hAnsi="Arial" w:cs="Arial"/>
                <w:sz w:val="16"/>
                <w:szCs w:val="16"/>
                <w:lang w:eastAsia="zh-CN" w:bidi="ar"/>
              </w:rPr>
            </w:pPr>
            <w:r w:rsidRPr="00737A89">
              <w:rPr>
                <w:rFonts w:ascii="Arial" w:eastAsia="DengXian" w:hAnsi="Arial" w:cs="Arial"/>
                <w:color w:val="FF0000"/>
                <w:sz w:val="16"/>
                <w:szCs w:val="16"/>
                <w:lang w:eastAsia="zh-CN" w:bidi="ar"/>
              </w:rPr>
              <w:t>Refer to LLS table [0h1] and [0h2]</w:t>
            </w:r>
          </w:p>
        </w:tc>
        <w:tc>
          <w:tcPr>
            <w:tcW w:w="1839" w:type="pct"/>
            <w:vAlign w:val="center"/>
          </w:tcPr>
          <w:p w14:paraId="65F9B6F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w:t>
            </w:r>
          </w:p>
        </w:tc>
      </w:tr>
      <w:tr w:rsidR="00737A89" w14:paraId="30962064" w14:textId="77777777" w:rsidTr="00233CF5">
        <w:trPr>
          <w:trHeight w:val="276"/>
          <w:jc w:val="center"/>
        </w:trPr>
        <w:tc>
          <w:tcPr>
            <w:tcW w:w="365" w:type="pct"/>
            <w:shd w:val="clear" w:color="auto" w:fill="D0CECE"/>
            <w:vAlign w:val="center"/>
          </w:tcPr>
          <w:p w14:paraId="03997DC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[1E]</w:t>
            </w:r>
          </w:p>
        </w:tc>
        <w:tc>
          <w:tcPr>
            <w:tcW w:w="809" w:type="pct"/>
            <w:noWrap/>
            <w:vAlign w:val="center"/>
          </w:tcPr>
          <w:p w14:paraId="327AAF9B"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rPr>
              <w:t xml:space="preserve">Total Tx Power (dBm) </w:t>
            </w:r>
          </w:p>
        </w:tc>
        <w:tc>
          <w:tcPr>
            <w:tcW w:w="1987" w:type="pct"/>
            <w:vAlign w:val="center"/>
          </w:tcPr>
          <w:p w14:paraId="27AF9A43" w14:textId="77777777" w:rsidR="00737A89" w:rsidRPr="00737A89" w:rsidRDefault="00737A89" w:rsidP="00233CF5">
            <w:pPr>
              <w:jc w:val="both"/>
              <w:rPr>
                <w:rFonts w:ascii="Arial" w:eastAsia="DengXian" w:hAnsi="Arial" w:cs="Arial"/>
                <w:color w:val="FF0000"/>
                <w:sz w:val="16"/>
                <w:szCs w:val="16"/>
                <w:lang w:eastAsia="zh-CN" w:bidi="ar"/>
              </w:rPr>
            </w:pPr>
            <w:r w:rsidRPr="00737A89">
              <w:rPr>
                <w:rFonts w:ascii="Arial" w:eastAsia="DengXian" w:hAnsi="Arial" w:cs="Arial"/>
                <w:color w:val="FF0000"/>
                <w:sz w:val="16"/>
                <w:szCs w:val="16"/>
                <w:lang w:eastAsia="zh-CN" w:bidi="ar"/>
              </w:rPr>
              <w:t>For standalone: 43 dBm</w:t>
            </w:r>
          </w:p>
          <w:p w14:paraId="16BDC4B9" w14:textId="77777777" w:rsidR="00737A89" w:rsidRPr="00737A89" w:rsidRDefault="00737A89" w:rsidP="00233CF5">
            <w:pPr>
              <w:jc w:val="both"/>
              <w:rPr>
                <w:rFonts w:ascii="Arial" w:eastAsia="DengXian" w:hAnsi="Arial" w:cs="Arial"/>
                <w:color w:val="FF0000"/>
                <w:sz w:val="16"/>
                <w:szCs w:val="16"/>
                <w:lang w:eastAsia="zh-CN" w:bidi="ar"/>
              </w:rPr>
            </w:pPr>
            <w:r w:rsidRPr="00737A89">
              <w:rPr>
                <w:rFonts w:ascii="Arial" w:eastAsia="DengXian" w:hAnsi="Arial" w:cs="Arial"/>
                <w:color w:val="FF0000"/>
                <w:sz w:val="16"/>
                <w:szCs w:val="16"/>
                <w:lang w:eastAsia="zh-CN" w:bidi="ar"/>
              </w:rPr>
              <w:t>For in-band:</w:t>
            </w:r>
          </w:p>
          <w:p w14:paraId="0930B285" w14:textId="77777777" w:rsidR="00737A89" w:rsidRPr="00737A89" w:rsidRDefault="00737A89" w:rsidP="00233CF5">
            <w:pPr>
              <w:widowControl w:val="0"/>
              <w:ind w:left="284"/>
              <w:rPr>
                <w:rFonts w:ascii="Arial" w:eastAsia="DengXian" w:hAnsi="Arial" w:cs="Arial"/>
                <w:color w:val="FF0000"/>
                <w:sz w:val="16"/>
                <w:szCs w:val="16"/>
                <w:lang w:eastAsia="zh-CN" w:bidi="ar"/>
              </w:rPr>
            </w:pPr>
            <w:r w:rsidRPr="00737A89">
              <w:rPr>
                <w:rFonts w:ascii="Arial" w:eastAsia="DengXian" w:hAnsi="Arial" w:cs="Arial"/>
                <w:color w:val="FF0000"/>
                <w:sz w:val="16"/>
                <w:szCs w:val="16"/>
                <w:lang w:eastAsia="zh-CN" w:bidi="ar"/>
              </w:rPr>
              <w:t>38 or 33 dBm over R2D transmission BW</w:t>
            </w:r>
          </w:p>
          <w:p w14:paraId="2C3D4C78" w14:textId="77777777" w:rsidR="00737A89" w:rsidRPr="00737A89" w:rsidRDefault="00737A89" w:rsidP="00233CF5">
            <w:pPr>
              <w:widowControl w:val="0"/>
              <w:ind w:left="284"/>
              <w:rPr>
                <w:rFonts w:ascii="Arial" w:eastAsia="DengXian" w:hAnsi="Arial" w:cs="Arial"/>
                <w:color w:val="FF0000"/>
                <w:sz w:val="16"/>
                <w:szCs w:val="16"/>
                <w:lang w:eastAsia="zh-CN" w:bidi="ar"/>
              </w:rPr>
            </w:pPr>
            <w:r w:rsidRPr="00737A89">
              <w:rPr>
                <w:rFonts w:ascii="Arial" w:eastAsia="DengXian" w:hAnsi="Arial" w:cs="Arial" w:hint="eastAsia"/>
                <w:color w:val="FF0000"/>
                <w:sz w:val="16"/>
                <w:szCs w:val="16"/>
                <w:lang w:eastAsia="zh-CN" w:bidi="ar"/>
              </w:rPr>
              <w:t>N</w:t>
            </w:r>
            <w:r w:rsidRPr="00737A89">
              <w:rPr>
                <w:rFonts w:ascii="Arial" w:eastAsia="DengXian" w:hAnsi="Arial" w:cs="Arial"/>
                <w:color w:val="FF0000"/>
                <w:sz w:val="16"/>
                <w:szCs w:val="16"/>
                <w:lang w:eastAsia="zh-CN" w:bidi="ar"/>
              </w:rPr>
              <w:t>ote: companies should report any PSD limitation they assume in their RAN1 evaluations</w:t>
            </w:r>
          </w:p>
        </w:tc>
        <w:tc>
          <w:tcPr>
            <w:tcW w:w="1839" w:type="pct"/>
            <w:vAlign w:val="center"/>
          </w:tcPr>
          <w:p w14:paraId="46AB5B41"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Device 2b: {-10, -20</w:t>
            </w:r>
            <w:r w:rsidRPr="00737A89">
              <w:rPr>
                <w:rFonts w:ascii="Arial" w:eastAsia="DengXian" w:hAnsi="Arial" w:cs="Arial" w:hint="eastAsia"/>
                <w:color w:val="FF0000"/>
                <w:sz w:val="16"/>
                <w:szCs w:val="16"/>
                <w:lang w:eastAsia="zh-CN"/>
              </w:rPr>
              <w:t>}</w:t>
            </w:r>
            <w:r w:rsidRPr="00737A89">
              <w:rPr>
                <w:rFonts w:ascii="Arial" w:eastAsia="DengXian" w:hAnsi="Arial" w:cs="Arial"/>
                <w:color w:val="FF0000"/>
                <w:sz w:val="16"/>
                <w:szCs w:val="16"/>
                <w:lang w:eastAsia="zh-CN"/>
              </w:rPr>
              <w:t xml:space="preserve"> dBm</w:t>
            </w:r>
          </w:p>
          <w:p w14:paraId="36D8A74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 xml:space="preserve">Device C: </w:t>
            </w:r>
            <w:r w:rsidRPr="00737A89">
              <w:rPr>
                <w:rFonts w:ascii="Arial" w:eastAsia="DengXian" w:hAnsi="Arial" w:cs="Arial" w:hint="eastAsia"/>
                <w:color w:val="FF0000"/>
                <w:sz w:val="16"/>
                <w:szCs w:val="16"/>
                <w:lang w:eastAsia="zh-CN"/>
              </w:rPr>
              <w:t>{</w:t>
            </w:r>
            <w:r w:rsidRPr="00737A89">
              <w:rPr>
                <w:rFonts w:ascii="Arial" w:eastAsia="DengXian" w:hAnsi="Arial" w:cs="Arial"/>
                <w:color w:val="FF0000"/>
                <w:sz w:val="16"/>
                <w:szCs w:val="16"/>
                <w:lang w:eastAsia="zh-CN"/>
              </w:rPr>
              <w:t>-3, 0, 5</w:t>
            </w:r>
            <w:r w:rsidRPr="00737A89">
              <w:rPr>
                <w:rFonts w:ascii="Arial" w:eastAsia="DengXian" w:hAnsi="Arial" w:cs="Arial" w:hint="eastAsia"/>
                <w:color w:val="FF0000"/>
                <w:sz w:val="16"/>
                <w:szCs w:val="16"/>
                <w:lang w:eastAsia="zh-CN"/>
              </w:rPr>
              <w:t>}</w:t>
            </w:r>
            <w:r w:rsidRPr="00737A89">
              <w:rPr>
                <w:rFonts w:ascii="Arial" w:eastAsia="DengXian" w:hAnsi="Arial" w:cs="Arial"/>
                <w:color w:val="FF0000"/>
                <w:sz w:val="16"/>
                <w:szCs w:val="16"/>
                <w:lang w:eastAsia="zh-CN"/>
              </w:rPr>
              <w:t xml:space="preserve"> dBm</w:t>
            </w:r>
          </w:p>
        </w:tc>
      </w:tr>
      <w:tr w:rsidR="00737A89" w14:paraId="42678B04"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0A656EC1"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[1F]</w:t>
            </w:r>
          </w:p>
        </w:tc>
        <w:tc>
          <w:tcPr>
            <w:tcW w:w="809" w:type="pct"/>
            <w:tcBorders>
              <w:top w:val="single" w:sz="4" w:space="0" w:color="auto"/>
              <w:left w:val="single" w:sz="4" w:space="0" w:color="auto"/>
              <w:bottom w:val="single" w:sz="4" w:space="0" w:color="auto"/>
              <w:right w:val="single" w:sz="4" w:space="0" w:color="auto"/>
            </w:tcBorders>
            <w:noWrap/>
            <w:vAlign w:val="center"/>
          </w:tcPr>
          <w:p w14:paraId="70568E18"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bidi="ar"/>
              </w:rPr>
              <w:t>Transmission Bandwidth used for the evaluated channel (Hz)</w:t>
            </w:r>
          </w:p>
        </w:tc>
        <w:tc>
          <w:tcPr>
            <w:tcW w:w="1987" w:type="pct"/>
            <w:tcBorders>
              <w:top w:val="single" w:sz="4" w:space="0" w:color="auto"/>
              <w:left w:val="single" w:sz="4" w:space="0" w:color="auto"/>
              <w:bottom w:val="single" w:sz="4" w:space="0" w:color="auto"/>
              <w:right w:val="single" w:sz="4" w:space="0" w:color="auto"/>
            </w:tcBorders>
            <w:vAlign w:val="center"/>
          </w:tcPr>
          <w:p w14:paraId="43962076"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Refer to LLS table [1a]</w:t>
            </w:r>
          </w:p>
        </w:tc>
        <w:tc>
          <w:tcPr>
            <w:tcW w:w="1839" w:type="pct"/>
            <w:tcBorders>
              <w:top w:val="single" w:sz="4" w:space="0" w:color="auto"/>
              <w:left w:val="single" w:sz="4" w:space="0" w:color="auto"/>
              <w:bottom w:val="single" w:sz="4" w:space="0" w:color="auto"/>
              <w:right w:val="single" w:sz="4" w:space="0" w:color="auto"/>
            </w:tcBorders>
            <w:vAlign w:val="center"/>
          </w:tcPr>
          <w:p w14:paraId="71681E8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Refer to LLS table [2a1]</w:t>
            </w:r>
          </w:p>
        </w:tc>
      </w:tr>
      <w:tr w:rsidR="00737A89" w14:paraId="6C56ABA7"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94CE30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[1G]</w:t>
            </w:r>
          </w:p>
        </w:tc>
        <w:tc>
          <w:tcPr>
            <w:tcW w:w="809" w:type="pct"/>
            <w:tcBorders>
              <w:top w:val="single" w:sz="4" w:space="0" w:color="auto"/>
              <w:left w:val="single" w:sz="4" w:space="0" w:color="auto"/>
              <w:bottom w:val="single" w:sz="4" w:space="0" w:color="auto"/>
              <w:right w:val="single" w:sz="4" w:space="0" w:color="auto"/>
            </w:tcBorders>
            <w:noWrap/>
            <w:vAlign w:val="center"/>
          </w:tcPr>
          <w:p w14:paraId="35AD934D"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rPr>
              <w:t>Tx antenna gain (dBi)</w:t>
            </w:r>
          </w:p>
        </w:tc>
        <w:tc>
          <w:tcPr>
            <w:tcW w:w="1987" w:type="pct"/>
            <w:tcBorders>
              <w:top w:val="single" w:sz="4" w:space="0" w:color="auto"/>
              <w:left w:val="single" w:sz="4" w:space="0" w:color="auto"/>
              <w:bottom w:val="single" w:sz="4" w:space="0" w:color="auto"/>
              <w:right w:val="single" w:sz="4" w:space="0" w:color="auto"/>
            </w:tcBorders>
            <w:vAlign w:val="center"/>
          </w:tcPr>
          <w:p w14:paraId="5EF8C71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17dBi</w:t>
            </w:r>
          </w:p>
        </w:tc>
        <w:tc>
          <w:tcPr>
            <w:tcW w:w="1839" w:type="pct"/>
            <w:tcBorders>
              <w:top w:val="single" w:sz="4" w:space="0" w:color="auto"/>
              <w:left w:val="single" w:sz="4" w:space="0" w:color="auto"/>
              <w:bottom w:val="single" w:sz="4" w:space="0" w:color="auto"/>
              <w:right w:val="single" w:sz="4" w:space="0" w:color="auto"/>
            </w:tcBorders>
            <w:vAlign w:val="center"/>
          </w:tcPr>
          <w:p w14:paraId="08F9A5B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For A-IoT device, 0dBi</w:t>
            </w:r>
          </w:p>
        </w:tc>
      </w:tr>
      <w:tr w:rsidR="00737A89" w14:paraId="0077DAB9"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54040786"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[1J]</w:t>
            </w:r>
          </w:p>
        </w:tc>
        <w:tc>
          <w:tcPr>
            <w:tcW w:w="809" w:type="pct"/>
            <w:tcBorders>
              <w:top w:val="single" w:sz="4" w:space="0" w:color="auto"/>
              <w:left w:val="single" w:sz="4" w:space="0" w:color="auto"/>
              <w:bottom w:val="single" w:sz="4" w:space="0" w:color="auto"/>
              <w:right w:val="single" w:sz="4" w:space="0" w:color="auto"/>
            </w:tcBorders>
            <w:noWrap/>
            <w:vAlign w:val="center"/>
          </w:tcPr>
          <w:p w14:paraId="39A18236"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Ambient IoT on-object antenna penalty</w:t>
            </w:r>
          </w:p>
        </w:tc>
        <w:tc>
          <w:tcPr>
            <w:tcW w:w="1987" w:type="pct"/>
            <w:tcBorders>
              <w:top w:val="single" w:sz="4" w:space="0" w:color="auto"/>
              <w:left w:val="single" w:sz="4" w:space="0" w:color="auto"/>
              <w:bottom w:val="single" w:sz="4" w:space="0" w:color="auto"/>
              <w:right w:val="single" w:sz="4" w:space="0" w:color="auto"/>
            </w:tcBorders>
            <w:vAlign w:val="center"/>
          </w:tcPr>
          <w:p w14:paraId="040D25F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N/A</w:t>
            </w:r>
          </w:p>
        </w:tc>
        <w:tc>
          <w:tcPr>
            <w:tcW w:w="1839" w:type="pct"/>
            <w:tcBorders>
              <w:top w:val="single" w:sz="4" w:space="0" w:color="auto"/>
              <w:left w:val="single" w:sz="4" w:space="0" w:color="auto"/>
              <w:bottom w:val="single" w:sz="4" w:space="0" w:color="auto"/>
              <w:right w:val="single" w:sz="4" w:space="0" w:color="auto"/>
            </w:tcBorders>
            <w:vAlign w:val="center"/>
          </w:tcPr>
          <w:p w14:paraId="0777229F"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 xml:space="preserve">0dB or </w:t>
            </w:r>
            <w:r w:rsidRPr="00737A89">
              <w:rPr>
                <w:rFonts w:ascii="Arial" w:eastAsia="DengXian" w:hAnsi="Arial" w:cs="Arial"/>
                <w:sz w:val="16"/>
                <w:szCs w:val="16"/>
                <w:lang w:eastAsia="zh-CN"/>
              </w:rPr>
              <w:t>0.9dB or 4.7dB</w:t>
            </w:r>
          </w:p>
        </w:tc>
      </w:tr>
      <w:tr w:rsidR="00737A89" w14:paraId="6EB257A3"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10E9E16"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[1N]</w:t>
            </w:r>
          </w:p>
        </w:tc>
        <w:tc>
          <w:tcPr>
            <w:tcW w:w="809" w:type="pct"/>
            <w:tcBorders>
              <w:top w:val="single" w:sz="4" w:space="0" w:color="auto"/>
              <w:left w:val="single" w:sz="4" w:space="0" w:color="auto"/>
              <w:bottom w:val="single" w:sz="4" w:space="0" w:color="auto"/>
              <w:right w:val="single" w:sz="4" w:space="0" w:color="auto"/>
            </w:tcBorders>
            <w:noWrap/>
            <w:vAlign w:val="center"/>
          </w:tcPr>
          <w:p w14:paraId="78D3724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Cable, connector, combiner, body losses, etc. (dB)</w:t>
            </w:r>
          </w:p>
        </w:tc>
        <w:tc>
          <w:tcPr>
            <w:tcW w:w="1987" w:type="pct"/>
            <w:tcBorders>
              <w:top w:val="single" w:sz="4" w:space="0" w:color="auto"/>
              <w:left w:val="single" w:sz="4" w:space="0" w:color="auto"/>
              <w:bottom w:val="single" w:sz="4" w:space="0" w:color="auto"/>
              <w:right w:val="single" w:sz="4" w:space="0" w:color="auto"/>
            </w:tcBorders>
            <w:vAlign w:val="center"/>
          </w:tcPr>
          <w:p w14:paraId="62D413A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3dB</w:t>
            </w:r>
          </w:p>
        </w:tc>
        <w:tc>
          <w:tcPr>
            <w:tcW w:w="1839" w:type="pct"/>
            <w:tcBorders>
              <w:top w:val="single" w:sz="4" w:space="0" w:color="auto"/>
              <w:left w:val="single" w:sz="4" w:space="0" w:color="auto"/>
              <w:bottom w:val="single" w:sz="4" w:space="0" w:color="auto"/>
              <w:right w:val="single" w:sz="4" w:space="0" w:color="auto"/>
            </w:tcBorders>
            <w:vAlign w:val="center"/>
          </w:tcPr>
          <w:p w14:paraId="7D02C7A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N/A</w:t>
            </w:r>
          </w:p>
        </w:tc>
      </w:tr>
      <w:tr w:rsidR="00737A89" w14:paraId="5B320B74"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4AD8FFBA"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[1M]</w:t>
            </w:r>
          </w:p>
        </w:tc>
        <w:tc>
          <w:tcPr>
            <w:tcW w:w="809" w:type="pct"/>
            <w:tcBorders>
              <w:top w:val="single" w:sz="4" w:space="0" w:color="auto"/>
              <w:left w:val="single" w:sz="4" w:space="0" w:color="auto"/>
              <w:bottom w:val="single" w:sz="4" w:space="0" w:color="auto"/>
              <w:right w:val="single" w:sz="4" w:space="0" w:color="auto"/>
            </w:tcBorders>
            <w:noWrap/>
            <w:vAlign w:val="center"/>
          </w:tcPr>
          <w:p w14:paraId="01D751A0"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bidi="ar"/>
              </w:rPr>
              <w:t>EIRP (dBm)</w:t>
            </w:r>
          </w:p>
        </w:tc>
        <w:tc>
          <w:tcPr>
            <w:tcW w:w="1987" w:type="pct"/>
            <w:tcBorders>
              <w:top w:val="single" w:sz="4" w:space="0" w:color="auto"/>
              <w:left w:val="single" w:sz="4" w:space="0" w:color="auto"/>
              <w:bottom w:val="single" w:sz="4" w:space="0" w:color="auto"/>
              <w:right w:val="single" w:sz="4" w:space="0" w:color="auto"/>
            </w:tcBorders>
            <w:vAlign w:val="center"/>
          </w:tcPr>
          <w:p w14:paraId="3C630C7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c>
          <w:tcPr>
            <w:tcW w:w="1839" w:type="pct"/>
            <w:tcBorders>
              <w:top w:val="single" w:sz="4" w:space="0" w:color="auto"/>
              <w:left w:val="single" w:sz="4" w:space="0" w:color="auto"/>
              <w:bottom w:val="single" w:sz="4" w:space="0" w:color="auto"/>
              <w:right w:val="single" w:sz="4" w:space="0" w:color="auto"/>
            </w:tcBorders>
            <w:vAlign w:val="center"/>
          </w:tcPr>
          <w:p w14:paraId="3EE1101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r>
      <w:tr w:rsidR="00737A89" w14:paraId="36E2F81E" w14:textId="77777777" w:rsidTr="00233CF5">
        <w:trPr>
          <w:trHeight w:val="327"/>
          <w:jc w:val="center"/>
        </w:trPr>
        <w:tc>
          <w:tcPr>
            <w:tcW w:w="5000" w:type="pct"/>
            <w:gridSpan w:val="4"/>
            <w:shd w:val="clear" w:color="auto" w:fill="D0CECE"/>
            <w:vAlign w:val="center"/>
          </w:tcPr>
          <w:p w14:paraId="29EE529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 Receiver</w:t>
            </w:r>
          </w:p>
        </w:tc>
      </w:tr>
      <w:tr w:rsidR="00737A89" w14:paraId="6EF22B69"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3C55768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[2A]</w:t>
            </w:r>
          </w:p>
        </w:tc>
        <w:tc>
          <w:tcPr>
            <w:tcW w:w="809" w:type="pct"/>
            <w:tcBorders>
              <w:top w:val="single" w:sz="4" w:space="0" w:color="auto"/>
              <w:left w:val="single" w:sz="4" w:space="0" w:color="auto"/>
              <w:bottom w:val="single" w:sz="4" w:space="0" w:color="auto"/>
              <w:right w:val="single" w:sz="4" w:space="0" w:color="auto"/>
            </w:tcBorders>
            <w:noWrap/>
            <w:vAlign w:val="center"/>
          </w:tcPr>
          <w:p w14:paraId="35B02A6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 xml:space="preserve">Number of receive antenna elements / TxRU / chains </w:t>
            </w:r>
            <w:r w:rsidRPr="00737A89">
              <w:rPr>
                <w:rFonts w:ascii="Arial" w:eastAsia="DengXian" w:hAnsi="Arial" w:cs="Arial"/>
                <w:sz w:val="16"/>
                <w:szCs w:val="16"/>
                <w:lang w:eastAsia="zh-CN"/>
              </w:rPr>
              <w:lastRenderedPageBreak/>
              <w:t>modelled in LLS</w:t>
            </w:r>
          </w:p>
        </w:tc>
        <w:tc>
          <w:tcPr>
            <w:tcW w:w="1987" w:type="pct"/>
            <w:tcBorders>
              <w:top w:val="single" w:sz="4" w:space="0" w:color="auto"/>
              <w:left w:val="single" w:sz="4" w:space="0" w:color="auto"/>
              <w:bottom w:val="single" w:sz="4" w:space="0" w:color="auto"/>
              <w:right w:val="single" w:sz="4" w:space="0" w:color="auto"/>
            </w:tcBorders>
            <w:vAlign w:val="center"/>
          </w:tcPr>
          <w:p w14:paraId="425673D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lastRenderedPageBreak/>
              <w:t>Same as [1D]-D2R</w:t>
            </w:r>
          </w:p>
        </w:tc>
        <w:tc>
          <w:tcPr>
            <w:tcW w:w="1839" w:type="pct"/>
            <w:tcBorders>
              <w:top w:val="single" w:sz="4" w:space="0" w:color="auto"/>
              <w:left w:val="single" w:sz="4" w:space="0" w:color="auto"/>
              <w:bottom w:val="single" w:sz="4" w:space="0" w:color="auto"/>
              <w:right w:val="single" w:sz="4" w:space="0" w:color="auto"/>
            </w:tcBorders>
            <w:vAlign w:val="center"/>
          </w:tcPr>
          <w:p w14:paraId="09A736E8"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Same as [1D]-R2D</w:t>
            </w:r>
          </w:p>
        </w:tc>
      </w:tr>
      <w:tr w:rsidR="00737A89" w14:paraId="260E69C6"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5B783FC6"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[2B]</w:t>
            </w:r>
          </w:p>
        </w:tc>
        <w:tc>
          <w:tcPr>
            <w:tcW w:w="809" w:type="pct"/>
            <w:tcBorders>
              <w:top w:val="single" w:sz="4" w:space="0" w:color="auto"/>
              <w:left w:val="single" w:sz="4" w:space="0" w:color="auto"/>
              <w:bottom w:val="single" w:sz="4" w:space="0" w:color="auto"/>
              <w:right w:val="single" w:sz="4" w:space="0" w:color="auto"/>
            </w:tcBorders>
            <w:noWrap/>
            <w:vAlign w:val="center"/>
          </w:tcPr>
          <w:p w14:paraId="2F3366AC"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bidi="ar"/>
              </w:rPr>
              <w:t>Bandwidth used for the evaluated channel (Hz)</w:t>
            </w:r>
          </w:p>
        </w:tc>
        <w:tc>
          <w:tcPr>
            <w:tcW w:w="1987" w:type="pct"/>
            <w:tcBorders>
              <w:top w:val="single" w:sz="4" w:space="0" w:color="auto"/>
              <w:left w:val="single" w:sz="4" w:space="0" w:color="auto"/>
              <w:bottom w:val="single" w:sz="4" w:space="0" w:color="auto"/>
              <w:right w:val="single" w:sz="4" w:space="0" w:color="auto"/>
            </w:tcBorders>
            <w:vAlign w:val="center"/>
          </w:tcPr>
          <w:p w14:paraId="61F6A2D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Refer to LLS table [1b] ED bandwidth</w:t>
            </w:r>
          </w:p>
        </w:tc>
        <w:tc>
          <w:tcPr>
            <w:tcW w:w="1839" w:type="pct"/>
            <w:tcBorders>
              <w:top w:val="single" w:sz="4" w:space="0" w:color="auto"/>
              <w:left w:val="single" w:sz="4" w:space="0" w:color="auto"/>
              <w:bottom w:val="single" w:sz="4" w:space="0" w:color="auto"/>
              <w:right w:val="single" w:sz="4" w:space="0" w:color="auto"/>
            </w:tcBorders>
            <w:vAlign w:val="center"/>
          </w:tcPr>
          <w:p w14:paraId="4DD2AB9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Refer to LLS table [2a3]</w:t>
            </w:r>
          </w:p>
        </w:tc>
      </w:tr>
      <w:tr w:rsidR="00737A89" w14:paraId="1B19BDFC"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1FC8C33"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[2C]</w:t>
            </w:r>
          </w:p>
        </w:tc>
        <w:tc>
          <w:tcPr>
            <w:tcW w:w="809" w:type="pct"/>
            <w:tcBorders>
              <w:top w:val="single" w:sz="4" w:space="0" w:color="auto"/>
              <w:left w:val="single" w:sz="4" w:space="0" w:color="auto"/>
              <w:bottom w:val="single" w:sz="4" w:space="0" w:color="auto"/>
              <w:right w:val="single" w:sz="4" w:space="0" w:color="auto"/>
            </w:tcBorders>
            <w:noWrap/>
            <w:vAlign w:val="center"/>
          </w:tcPr>
          <w:p w14:paraId="209B4E01"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rPr>
              <w:t>Receiver antenna gain (dBi)</w:t>
            </w:r>
          </w:p>
        </w:tc>
        <w:tc>
          <w:tcPr>
            <w:tcW w:w="1987" w:type="pct"/>
            <w:tcBorders>
              <w:top w:val="single" w:sz="4" w:space="0" w:color="auto"/>
              <w:left w:val="single" w:sz="4" w:space="0" w:color="auto"/>
              <w:bottom w:val="single" w:sz="4" w:space="0" w:color="auto"/>
              <w:right w:val="single" w:sz="4" w:space="0" w:color="auto"/>
            </w:tcBorders>
            <w:vAlign w:val="center"/>
          </w:tcPr>
          <w:p w14:paraId="010C4F2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same as [1G]-D2R</w:t>
            </w:r>
          </w:p>
        </w:tc>
        <w:tc>
          <w:tcPr>
            <w:tcW w:w="1839" w:type="pct"/>
            <w:tcBorders>
              <w:top w:val="single" w:sz="4" w:space="0" w:color="auto"/>
              <w:left w:val="single" w:sz="4" w:space="0" w:color="auto"/>
              <w:bottom w:val="single" w:sz="4" w:space="0" w:color="auto"/>
              <w:right w:val="single" w:sz="4" w:space="0" w:color="auto"/>
            </w:tcBorders>
            <w:vAlign w:val="center"/>
          </w:tcPr>
          <w:p w14:paraId="5045A6B8"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Same as [1G]-R2D</w:t>
            </w:r>
          </w:p>
        </w:tc>
      </w:tr>
      <w:tr w:rsidR="00737A89" w14:paraId="12EC845D"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459A230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[2X]</w:t>
            </w:r>
          </w:p>
        </w:tc>
        <w:tc>
          <w:tcPr>
            <w:tcW w:w="809" w:type="pct"/>
            <w:tcBorders>
              <w:top w:val="single" w:sz="4" w:space="0" w:color="auto"/>
              <w:left w:val="single" w:sz="4" w:space="0" w:color="auto"/>
              <w:bottom w:val="single" w:sz="4" w:space="0" w:color="auto"/>
              <w:right w:val="single" w:sz="4" w:space="0" w:color="auto"/>
            </w:tcBorders>
            <w:noWrap/>
            <w:vAlign w:val="center"/>
          </w:tcPr>
          <w:p w14:paraId="453E52A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Cable, connector, combiner, body losses, etc. (dB)</w:t>
            </w:r>
          </w:p>
        </w:tc>
        <w:tc>
          <w:tcPr>
            <w:tcW w:w="1987" w:type="pct"/>
            <w:tcBorders>
              <w:top w:val="single" w:sz="4" w:space="0" w:color="auto"/>
              <w:left w:val="single" w:sz="4" w:space="0" w:color="auto"/>
              <w:bottom w:val="single" w:sz="4" w:space="0" w:color="auto"/>
              <w:right w:val="single" w:sz="4" w:space="0" w:color="auto"/>
            </w:tcBorders>
            <w:vAlign w:val="center"/>
          </w:tcPr>
          <w:p w14:paraId="02F6AB3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N/A</w:t>
            </w:r>
          </w:p>
        </w:tc>
        <w:tc>
          <w:tcPr>
            <w:tcW w:w="1839" w:type="pct"/>
            <w:tcBorders>
              <w:top w:val="single" w:sz="4" w:space="0" w:color="auto"/>
              <w:left w:val="single" w:sz="4" w:space="0" w:color="auto"/>
              <w:bottom w:val="single" w:sz="4" w:space="0" w:color="auto"/>
              <w:right w:val="single" w:sz="4" w:space="0" w:color="auto"/>
            </w:tcBorders>
            <w:vAlign w:val="center"/>
          </w:tcPr>
          <w:p w14:paraId="4C1313D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Same as [1N]-R2D</w:t>
            </w:r>
          </w:p>
        </w:tc>
      </w:tr>
      <w:tr w:rsidR="00737A89" w14:paraId="21CEAA54"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69E8DD3"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[2D]</w:t>
            </w:r>
          </w:p>
        </w:tc>
        <w:tc>
          <w:tcPr>
            <w:tcW w:w="809" w:type="pct"/>
            <w:tcBorders>
              <w:top w:val="single" w:sz="4" w:space="0" w:color="auto"/>
              <w:left w:val="single" w:sz="4" w:space="0" w:color="auto"/>
              <w:bottom w:val="single" w:sz="4" w:space="0" w:color="auto"/>
              <w:right w:val="single" w:sz="4" w:space="0" w:color="auto"/>
            </w:tcBorders>
            <w:noWrap/>
            <w:vAlign w:val="center"/>
          </w:tcPr>
          <w:p w14:paraId="5BB3874E"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rPr>
              <w:t>Receiver Noise Figure (dB)</w:t>
            </w:r>
          </w:p>
        </w:tc>
        <w:tc>
          <w:tcPr>
            <w:tcW w:w="1987" w:type="pct"/>
            <w:tcBorders>
              <w:top w:val="single" w:sz="4" w:space="0" w:color="auto"/>
              <w:left w:val="single" w:sz="4" w:space="0" w:color="auto"/>
              <w:bottom w:val="single" w:sz="4" w:space="0" w:color="auto"/>
              <w:right w:val="single" w:sz="4" w:space="0" w:color="auto"/>
            </w:tcBorders>
            <w:vAlign w:val="center"/>
          </w:tcPr>
          <w:p w14:paraId="115AA942"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Device 2b: 15 dB</w:t>
            </w:r>
          </w:p>
          <w:p w14:paraId="5E1C0E5C" w14:textId="77777777" w:rsidR="00737A89" w:rsidRPr="00737A89" w:rsidRDefault="00737A89" w:rsidP="00233CF5">
            <w:pPr>
              <w:widowControl w:val="0"/>
              <w:ind w:left="284"/>
              <w:rPr>
                <w:rFonts w:ascii="Arial" w:eastAsia="DengXian" w:hAnsi="Arial" w:cs="Arial"/>
                <w:strike/>
                <w:color w:val="00B0F0"/>
                <w:sz w:val="16"/>
                <w:szCs w:val="16"/>
                <w:lang w:eastAsia="zh-CN"/>
              </w:rPr>
            </w:pPr>
            <w:r w:rsidRPr="00737A89">
              <w:rPr>
                <w:rFonts w:ascii="Arial" w:eastAsia="DengXian" w:hAnsi="Arial" w:cs="Arial"/>
                <w:strike/>
                <w:color w:val="00B0F0"/>
                <w:sz w:val="16"/>
                <w:szCs w:val="16"/>
                <w:lang w:eastAsia="zh-CN"/>
              </w:rPr>
              <w:t>FFS: 40dB as additional assumption for Device 2b with IF-ED</w:t>
            </w:r>
          </w:p>
          <w:p w14:paraId="755FC0E7"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Device C: 13 dB</w:t>
            </w:r>
          </w:p>
        </w:tc>
        <w:tc>
          <w:tcPr>
            <w:tcW w:w="1839" w:type="pct"/>
            <w:tcBorders>
              <w:top w:val="single" w:sz="4" w:space="0" w:color="auto"/>
              <w:left w:val="single" w:sz="4" w:space="0" w:color="auto"/>
              <w:bottom w:val="single" w:sz="4" w:space="0" w:color="auto"/>
              <w:right w:val="single" w:sz="4" w:space="0" w:color="auto"/>
            </w:tcBorders>
            <w:vAlign w:val="center"/>
          </w:tcPr>
          <w:p w14:paraId="757843D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For BS as reader: 5dB</w:t>
            </w:r>
          </w:p>
        </w:tc>
      </w:tr>
      <w:tr w:rsidR="00737A89" w14:paraId="5055CA6D"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06926AB"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[2E]</w:t>
            </w:r>
          </w:p>
        </w:tc>
        <w:tc>
          <w:tcPr>
            <w:tcW w:w="809" w:type="pct"/>
            <w:tcBorders>
              <w:top w:val="single" w:sz="4" w:space="0" w:color="auto"/>
              <w:left w:val="single" w:sz="4" w:space="0" w:color="auto"/>
              <w:bottom w:val="single" w:sz="4" w:space="0" w:color="auto"/>
              <w:right w:val="single" w:sz="4" w:space="0" w:color="auto"/>
            </w:tcBorders>
            <w:noWrap/>
            <w:vAlign w:val="center"/>
          </w:tcPr>
          <w:p w14:paraId="2CFD32E8" w14:textId="77777777" w:rsidR="00737A89" w:rsidRPr="00737A89" w:rsidRDefault="00737A89" w:rsidP="00233CF5">
            <w:pPr>
              <w:widowControl w:val="0"/>
              <w:rPr>
                <w:rFonts w:ascii="Arial" w:eastAsia="DengXian" w:hAnsi="Arial" w:cs="Arial"/>
                <w:sz w:val="16"/>
                <w:szCs w:val="16"/>
                <w:lang w:eastAsia="zh-CN" w:bidi="ar"/>
              </w:rPr>
            </w:pPr>
            <w:r w:rsidRPr="00737A89">
              <w:rPr>
                <w:rFonts w:ascii="Arial" w:eastAsia="DengXian" w:hAnsi="Arial" w:cs="Arial"/>
                <w:sz w:val="16"/>
                <w:szCs w:val="16"/>
                <w:lang w:eastAsia="zh-CN"/>
              </w:rPr>
              <w:t>Thermal Noise power spectrum density (dBm/Hz)</w:t>
            </w:r>
          </w:p>
        </w:tc>
        <w:tc>
          <w:tcPr>
            <w:tcW w:w="1987" w:type="pct"/>
            <w:tcBorders>
              <w:top w:val="single" w:sz="4" w:space="0" w:color="auto"/>
              <w:left w:val="single" w:sz="4" w:space="0" w:color="auto"/>
              <w:bottom w:val="single" w:sz="4" w:space="0" w:color="auto"/>
              <w:right w:val="single" w:sz="4" w:space="0" w:color="auto"/>
            </w:tcBorders>
            <w:vAlign w:val="center"/>
          </w:tcPr>
          <w:p w14:paraId="0896BE62"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-174</w:t>
            </w:r>
          </w:p>
        </w:tc>
        <w:tc>
          <w:tcPr>
            <w:tcW w:w="1839" w:type="pct"/>
            <w:tcBorders>
              <w:top w:val="single" w:sz="4" w:space="0" w:color="auto"/>
              <w:left w:val="single" w:sz="4" w:space="0" w:color="auto"/>
              <w:bottom w:val="single" w:sz="4" w:space="0" w:color="auto"/>
              <w:right w:val="single" w:sz="4" w:space="0" w:color="auto"/>
            </w:tcBorders>
            <w:vAlign w:val="center"/>
          </w:tcPr>
          <w:p w14:paraId="1A126FC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-174</w:t>
            </w:r>
          </w:p>
        </w:tc>
      </w:tr>
      <w:tr w:rsidR="00737A89" w14:paraId="48879E15"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0643A1DA"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hint="eastAsia"/>
                <w:b/>
                <w:bCs/>
                <w:color w:val="FF0000"/>
                <w:sz w:val="16"/>
                <w:szCs w:val="16"/>
                <w:lang w:eastAsia="zh-CN"/>
              </w:rPr>
              <w:t>[</w:t>
            </w:r>
            <w:r w:rsidRPr="00737A89">
              <w:rPr>
                <w:rFonts w:ascii="Arial" w:eastAsia="DengXian" w:hAnsi="Arial" w:cs="Arial"/>
                <w:b/>
                <w:bCs/>
                <w:color w:val="FF0000"/>
                <w:sz w:val="16"/>
                <w:szCs w:val="16"/>
                <w:lang w:eastAsia="zh-CN"/>
              </w:rPr>
              <w:t>2E1]</w:t>
            </w:r>
          </w:p>
        </w:tc>
        <w:tc>
          <w:tcPr>
            <w:tcW w:w="809" w:type="pct"/>
            <w:tcBorders>
              <w:top w:val="single" w:sz="4" w:space="0" w:color="auto"/>
              <w:left w:val="single" w:sz="4" w:space="0" w:color="auto"/>
              <w:bottom w:val="single" w:sz="4" w:space="0" w:color="auto"/>
              <w:right w:val="single" w:sz="4" w:space="0" w:color="auto"/>
            </w:tcBorders>
            <w:noWrap/>
            <w:vAlign w:val="center"/>
          </w:tcPr>
          <w:p w14:paraId="6BA4CB09"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Receiver interference density (dBm/Hz)</w:t>
            </w:r>
          </w:p>
        </w:tc>
        <w:tc>
          <w:tcPr>
            <w:tcW w:w="1987" w:type="pct"/>
            <w:tcBorders>
              <w:top w:val="single" w:sz="4" w:space="0" w:color="auto"/>
              <w:left w:val="single" w:sz="4" w:space="0" w:color="auto"/>
              <w:bottom w:val="single" w:sz="4" w:space="0" w:color="auto"/>
              <w:right w:val="single" w:sz="4" w:space="0" w:color="auto"/>
            </w:tcBorders>
            <w:vAlign w:val="center"/>
          </w:tcPr>
          <w:p w14:paraId="2C0E03DE" w14:textId="77777777" w:rsidR="00737A89" w:rsidRPr="00737A89" w:rsidRDefault="00737A89" w:rsidP="00233CF5">
            <w:pPr>
              <w:widowControl w:val="0"/>
              <w:rPr>
                <w:rFonts w:ascii="Arial" w:eastAsia="DengXian" w:hAnsi="Arial" w:cs="Arial"/>
                <w:color w:val="00B0F0"/>
                <w:sz w:val="16"/>
                <w:szCs w:val="16"/>
                <w:lang w:eastAsia="zh-CN"/>
              </w:rPr>
            </w:pPr>
            <w:r w:rsidRPr="00737A89">
              <w:rPr>
                <w:rFonts w:ascii="Arial" w:eastAsia="DengXian" w:hAnsi="Arial" w:cs="Arial"/>
                <w:color w:val="00B0F0"/>
                <w:sz w:val="16"/>
                <w:szCs w:val="16"/>
                <w:lang w:eastAsia="zh-CN"/>
              </w:rPr>
              <w:t>-169.3 dBm/Hz</w:t>
            </w:r>
          </w:p>
          <w:p w14:paraId="30B72F32" w14:textId="77777777" w:rsidR="00737A89" w:rsidRPr="00737A89" w:rsidRDefault="00737A89" w:rsidP="00233CF5">
            <w:pPr>
              <w:widowControl w:val="0"/>
              <w:ind w:left="284"/>
              <w:rPr>
                <w:rFonts w:ascii="Arial" w:eastAsia="DengXian" w:hAnsi="Arial" w:cs="Arial"/>
                <w:color w:val="00B0F0"/>
                <w:sz w:val="16"/>
                <w:szCs w:val="16"/>
                <w:lang w:eastAsia="zh-CN"/>
              </w:rPr>
            </w:pPr>
            <w:r w:rsidRPr="00737A89">
              <w:rPr>
                <w:rFonts w:ascii="Arial" w:eastAsia="DengXian" w:hAnsi="Arial" w:cs="Arial" w:hint="eastAsia"/>
                <w:color w:val="00B0F0"/>
                <w:sz w:val="16"/>
                <w:szCs w:val="16"/>
                <w:lang w:eastAsia="zh-CN"/>
              </w:rPr>
              <w:t>C</w:t>
            </w:r>
            <w:r w:rsidRPr="00737A89">
              <w:rPr>
                <w:rFonts w:ascii="Arial" w:eastAsia="DengXian" w:hAnsi="Arial" w:cs="Arial"/>
                <w:color w:val="00B0F0"/>
                <w:sz w:val="16"/>
                <w:szCs w:val="16"/>
                <w:lang w:eastAsia="zh-CN"/>
              </w:rPr>
              <w:t xml:space="preserve">ompanies can also report other higher value(s) </w:t>
            </w:r>
            <w:r w:rsidRPr="00737A89">
              <w:rPr>
                <w:rFonts w:ascii="Arial" w:eastAsia="DengXian" w:hAnsi="Arial" w:cs="Arial" w:hint="eastAsia"/>
                <w:color w:val="00B0F0"/>
                <w:sz w:val="16"/>
                <w:szCs w:val="16"/>
                <w:lang w:eastAsia="zh-CN"/>
              </w:rPr>
              <w:t>for</w:t>
            </w:r>
            <w:r w:rsidRPr="00737A89">
              <w:rPr>
                <w:rFonts w:ascii="Arial" w:eastAsia="DengXian" w:hAnsi="Arial" w:cs="Arial"/>
                <w:color w:val="00B0F0"/>
                <w:sz w:val="16"/>
                <w:szCs w:val="16"/>
                <w:lang w:eastAsia="zh-CN"/>
              </w:rPr>
              <w:t xml:space="preserve"> R2D or -999 dBm/Hz along with their assumption</w:t>
            </w:r>
          </w:p>
        </w:tc>
        <w:tc>
          <w:tcPr>
            <w:tcW w:w="1839" w:type="pct"/>
            <w:tcBorders>
              <w:top w:val="single" w:sz="4" w:space="0" w:color="auto"/>
              <w:left w:val="single" w:sz="4" w:space="0" w:color="auto"/>
              <w:bottom w:val="single" w:sz="4" w:space="0" w:color="auto"/>
              <w:right w:val="single" w:sz="4" w:space="0" w:color="auto"/>
            </w:tcBorders>
            <w:vAlign w:val="center"/>
          </w:tcPr>
          <w:p w14:paraId="7E9A58F1" w14:textId="77777777" w:rsidR="00737A89" w:rsidRPr="00737A89" w:rsidRDefault="00737A89" w:rsidP="00233CF5">
            <w:pPr>
              <w:widowControl w:val="0"/>
              <w:rPr>
                <w:rFonts w:ascii="Arial" w:eastAsia="DengXian" w:hAnsi="Arial" w:cs="Arial"/>
                <w:color w:val="00B0F0"/>
                <w:sz w:val="16"/>
                <w:szCs w:val="16"/>
                <w:lang w:eastAsia="zh-CN"/>
              </w:rPr>
            </w:pPr>
            <w:r w:rsidRPr="00737A89">
              <w:rPr>
                <w:rFonts w:ascii="Arial" w:eastAsia="DengXian" w:hAnsi="Arial" w:cs="Arial"/>
                <w:color w:val="00B0F0"/>
                <w:sz w:val="16"/>
                <w:szCs w:val="16"/>
                <w:lang w:eastAsia="zh-CN"/>
              </w:rPr>
              <w:t>-165.7 dBm/Hz</w:t>
            </w:r>
          </w:p>
          <w:p w14:paraId="02531635" w14:textId="77777777" w:rsidR="00737A89" w:rsidRPr="00737A89" w:rsidRDefault="00737A89" w:rsidP="00233CF5">
            <w:pPr>
              <w:widowControl w:val="0"/>
              <w:ind w:left="284"/>
              <w:rPr>
                <w:rFonts w:ascii="Arial" w:eastAsia="DengXian" w:hAnsi="Arial" w:cs="Arial"/>
                <w:color w:val="00B0F0"/>
                <w:sz w:val="16"/>
                <w:szCs w:val="16"/>
                <w:lang w:eastAsia="zh-CN"/>
              </w:rPr>
            </w:pPr>
            <w:r w:rsidRPr="00737A89">
              <w:rPr>
                <w:rFonts w:ascii="Arial" w:eastAsia="DengXian" w:hAnsi="Arial" w:cs="Arial" w:hint="eastAsia"/>
                <w:color w:val="00B0F0"/>
                <w:sz w:val="16"/>
                <w:szCs w:val="16"/>
                <w:lang w:eastAsia="zh-CN"/>
              </w:rPr>
              <w:t>C</w:t>
            </w:r>
            <w:r w:rsidRPr="00737A89">
              <w:rPr>
                <w:rFonts w:ascii="Arial" w:eastAsia="DengXian" w:hAnsi="Arial" w:cs="Arial"/>
                <w:color w:val="00B0F0"/>
                <w:sz w:val="16"/>
                <w:szCs w:val="16"/>
                <w:lang w:eastAsia="zh-CN"/>
              </w:rPr>
              <w:t>ompanies can also report -999 dBm/Hz along with their assumption</w:t>
            </w:r>
          </w:p>
        </w:tc>
      </w:tr>
      <w:tr w:rsidR="00737A89" w14:paraId="2048EA2E"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5C879A1"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[2F]</w:t>
            </w:r>
          </w:p>
        </w:tc>
        <w:tc>
          <w:tcPr>
            <w:tcW w:w="809" w:type="pct"/>
            <w:tcBorders>
              <w:top w:val="single" w:sz="4" w:space="0" w:color="auto"/>
              <w:left w:val="single" w:sz="4" w:space="0" w:color="auto"/>
              <w:bottom w:val="single" w:sz="4" w:space="0" w:color="auto"/>
              <w:right w:val="single" w:sz="4" w:space="0" w:color="auto"/>
            </w:tcBorders>
            <w:noWrap/>
            <w:vAlign w:val="center"/>
          </w:tcPr>
          <w:p w14:paraId="46EED27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hint="eastAsia"/>
                <w:color w:val="FF0000"/>
                <w:sz w:val="16"/>
                <w:szCs w:val="16"/>
                <w:lang w:eastAsia="zh-CN"/>
              </w:rPr>
              <w:t>Effective</w:t>
            </w:r>
            <w:r w:rsidRPr="00737A89">
              <w:rPr>
                <w:rFonts w:ascii="Arial" w:eastAsia="DengXian" w:hAnsi="Arial" w:cs="Arial"/>
                <w:color w:val="FF0000"/>
                <w:sz w:val="16"/>
                <w:szCs w:val="16"/>
                <w:lang w:eastAsia="zh-CN"/>
              </w:rPr>
              <w:t xml:space="preserve"> </w:t>
            </w:r>
            <w:r w:rsidRPr="00737A89">
              <w:rPr>
                <w:rFonts w:ascii="Arial" w:eastAsia="DengXian" w:hAnsi="Arial" w:cs="Arial"/>
                <w:sz w:val="16"/>
                <w:szCs w:val="16"/>
                <w:lang w:eastAsia="zh-CN"/>
              </w:rPr>
              <w:t>Noise Power (dBm)</w:t>
            </w:r>
          </w:p>
        </w:tc>
        <w:tc>
          <w:tcPr>
            <w:tcW w:w="1987" w:type="pct"/>
            <w:tcBorders>
              <w:top w:val="single" w:sz="4" w:space="0" w:color="auto"/>
              <w:left w:val="single" w:sz="4" w:space="0" w:color="auto"/>
              <w:bottom w:val="single" w:sz="4" w:space="0" w:color="auto"/>
              <w:right w:val="single" w:sz="4" w:space="0" w:color="auto"/>
            </w:tcBorders>
            <w:vAlign w:val="center"/>
          </w:tcPr>
          <w:p w14:paraId="530D8CF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c>
          <w:tcPr>
            <w:tcW w:w="1839" w:type="pct"/>
            <w:tcBorders>
              <w:top w:val="single" w:sz="4" w:space="0" w:color="auto"/>
              <w:left w:val="single" w:sz="4" w:space="0" w:color="auto"/>
              <w:bottom w:val="single" w:sz="4" w:space="0" w:color="auto"/>
              <w:right w:val="single" w:sz="4" w:space="0" w:color="auto"/>
            </w:tcBorders>
            <w:vAlign w:val="center"/>
          </w:tcPr>
          <w:p w14:paraId="49E639E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r>
      <w:tr w:rsidR="00737A89" w14:paraId="60BC9016"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284C9937"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[2G]</w:t>
            </w:r>
          </w:p>
        </w:tc>
        <w:tc>
          <w:tcPr>
            <w:tcW w:w="809" w:type="pct"/>
            <w:tcBorders>
              <w:top w:val="single" w:sz="4" w:space="0" w:color="auto"/>
              <w:left w:val="single" w:sz="4" w:space="0" w:color="auto"/>
              <w:bottom w:val="single" w:sz="4" w:space="0" w:color="auto"/>
              <w:right w:val="single" w:sz="4" w:space="0" w:color="auto"/>
            </w:tcBorders>
            <w:noWrap/>
            <w:vAlign w:val="center"/>
          </w:tcPr>
          <w:p w14:paraId="1D9E96C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Required SNR/CNR</w:t>
            </w:r>
          </w:p>
        </w:tc>
        <w:tc>
          <w:tcPr>
            <w:tcW w:w="1987" w:type="pct"/>
            <w:tcBorders>
              <w:top w:val="single" w:sz="4" w:space="0" w:color="auto"/>
              <w:left w:val="single" w:sz="4" w:space="0" w:color="auto"/>
              <w:bottom w:val="single" w:sz="4" w:space="0" w:color="auto"/>
              <w:right w:val="single" w:sz="4" w:space="0" w:color="auto"/>
            </w:tcBorders>
            <w:vAlign w:val="center"/>
          </w:tcPr>
          <w:p w14:paraId="680BABF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Reported by companies for Budget-Alt2</w:t>
            </w:r>
          </w:p>
        </w:tc>
        <w:tc>
          <w:tcPr>
            <w:tcW w:w="1839" w:type="pct"/>
            <w:tcBorders>
              <w:top w:val="single" w:sz="4" w:space="0" w:color="auto"/>
              <w:left w:val="single" w:sz="4" w:space="0" w:color="auto"/>
              <w:bottom w:val="single" w:sz="4" w:space="0" w:color="auto"/>
              <w:right w:val="single" w:sz="4" w:space="0" w:color="auto"/>
            </w:tcBorders>
            <w:vAlign w:val="center"/>
          </w:tcPr>
          <w:p w14:paraId="22D1ABE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Reported by companies for Budget-Alt2</w:t>
            </w:r>
          </w:p>
        </w:tc>
      </w:tr>
      <w:tr w:rsidR="00737A89" w14:paraId="78FB9BCD"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3CF08DA9"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[2H]</w:t>
            </w:r>
          </w:p>
        </w:tc>
        <w:tc>
          <w:tcPr>
            <w:tcW w:w="809" w:type="pct"/>
            <w:tcBorders>
              <w:top w:val="single" w:sz="4" w:space="0" w:color="auto"/>
              <w:left w:val="single" w:sz="4" w:space="0" w:color="auto"/>
              <w:bottom w:val="single" w:sz="4" w:space="0" w:color="auto"/>
              <w:right w:val="single" w:sz="4" w:space="0" w:color="auto"/>
            </w:tcBorders>
            <w:noWrap/>
            <w:vAlign w:val="center"/>
          </w:tcPr>
          <w:p w14:paraId="737754E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Ambient IoT on-object antenna penalty</w:t>
            </w:r>
          </w:p>
        </w:tc>
        <w:tc>
          <w:tcPr>
            <w:tcW w:w="1987" w:type="pct"/>
            <w:tcBorders>
              <w:top w:val="single" w:sz="4" w:space="0" w:color="auto"/>
              <w:left w:val="single" w:sz="4" w:space="0" w:color="auto"/>
              <w:bottom w:val="single" w:sz="4" w:space="0" w:color="auto"/>
              <w:right w:val="single" w:sz="4" w:space="0" w:color="auto"/>
            </w:tcBorders>
            <w:vAlign w:val="center"/>
          </w:tcPr>
          <w:p w14:paraId="4401DB58"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0dB or</w:t>
            </w:r>
            <w:r w:rsidRPr="00737A89">
              <w:rPr>
                <w:rFonts w:ascii="Arial" w:eastAsia="DengXian" w:hAnsi="Arial" w:cs="Arial"/>
                <w:sz w:val="16"/>
                <w:szCs w:val="16"/>
                <w:lang w:eastAsia="zh-CN"/>
              </w:rPr>
              <w:t xml:space="preserve"> 0.9 dB or 4.7 dB</w:t>
            </w:r>
          </w:p>
        </w:tc>
        <w:tc>
          <w:tcPr>
            <w:tcW w:w="1839" w:type="pct"/>
            <w:tcBorders>
              <w:top w:val="single" w:sz="4" w:space="0" w:color="auto"/>
              <w:left w:val="single" w:sz="4" w:space="0" w:color="auto"/>
              <w:bottom w:val="single" w:sz="4" w:space="0" w:color="auto"/>
              <w:right w:val="single" w:sz="4" w:space="0" w:color="auto"/>
            </w:tcBorders>
            <w:vAlign w:val="center"/>
          </w:tcPr>
          <w:p w14:paraId="1648915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Not applicable</w:t>
            </w:r>
          </w:p>
        </w:tc>
      </w:tr>
      <w:tr w:rsidR="00737A89" w14:paraId="1BCE6538"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6794FD5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[2J]</w:t>
            </w:r>
          </w:p>
        </w:tc>
        <w:tc>
          <w:tcPr>
            <w:tcW w:w="809" w:type="pct"/>
            <w:tcBorders>
              <w:top w:val="single" w:sz="4" w:space="0" w:color="auto"/>
              <w:left w:val="single" w:sz="4" w:space="0" w:color="auto"/>
              <w:bottom w:val="single" w:sz="4" w:space="0" w:color="auto"/>
              <w:right w:val="single" w:sz="4" w:space="0" w:color="auto"/>
            </w:tcBorders>
            <w:noWrap/>
            <w:vAlign w:val="center"/>
          </w:tcPr>
          <w:p w14:paraId="59C79B7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Budget-Alt1/ Budget-Alt2</w:t>
            </w:r>
          </w:p>
        </w:tc>
        <w:tc>
          <w:tcPr>
            <w:tcW w:w="1987" w:type="pct"/>
            <w:tcBorders>
              <w:top w:val="single" w:sz="4" w:space="0" w:color="auto"/>
              <w:left w:val="single" w:sz="4" w:space="0" w:color="auto"/>
              <w:bottom w:val="single" w:sz="4" w:space="0" w:color="auto"/>
              <w:right w:val="single" w:sz="4" w:space="0" w:color="auto"/>
            </w:tcBorders>
            <w:vAlign w:val="center"/>
          </w:tcPr>
          <w:p w14:paraId="59A317AA"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Budget-Alt2</w:t>
            </w:r>
          </w:p>
        </w:tc>
        <w:tc>
          <w:tcPr>
            <w:tcW w:w="1839" w:type="pct"/>
            <w:tcBorders>
              <w:top w:val="single" w:sz="4" w:space="0" w:color="auto"/>
              <w:left w:val="single" w:sz="4" w:space="0" w:color="auto"/>
              <w:bottom w:val="single" w:sz="4" w:space="0" w:color="auto"/>
              <w:right w:val="single" w:sz="4" w:space="0" w:color="auto"/>
            </w:tcBorders>
            <w:vAlign w:val="center"/>
          </w:tcPr>
          <w:p w14:paraId="60CFB7E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Budget-Alt2</w:t>
            </w:r>
          </w:p>
        </w:tc>
      </w:tr>
      <w:tr w:rsidR="00737A89" w14:paraId="0AF2796D"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580DE27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[2L]</w:t>
            </w:r>
          </w:p>
        </w:tc>
        <w:tc>
          <w:tcPr>
            <w:tcW w:w="809" w:type="pct"/>
            <w:tcBorders>
              <w:top w:val="single" w:sz="4" w:space="0" w:color="auto"/>
              <w:left w:val="single" w:sz="4" w:space="0" w:color="auto"/>
              <w:bottom w:val="single" w:sz="4" w:space="0" w:color="auto"/>
              <w:right w:val="single" w:sz="4" w:space="0" w:color="auto"/>
            </w:tcBorders>
            <w:noWrap/>
            <w:vAlign w:val="center"/>
          </w:tcPr>
          <w:p w14:paraId="27B505B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Receiver Sensitivity (dBm)</w:t>
            </w:r>
          </w:p>
          <w:p w14:paraId="66A9BA5D" w14:textId="77777777" w:rsidR="00737A89" w:rsidRPr="00737A89" w:rsidRDefault="00737A89" w:rsidP="00233CF5">
            <w:pPr>
              <w:widowControl w:val="0"/>
              <w:rPr>
                <w:rFonts w:ascii="Arial" w:eastAsia="DengXian" w:hAnsi="Arial" w:cs="Arial"/>
                <w:sz w:val="16"/>
                <w:szCs w:val="16"/>
                <w:lang w:eastAsia="zh-CN"/>
              </w:rPr>
            </w:pPr>
          </w:p>
        </w:tc>
        <w:tc>
          <w:tcPr>
            <w:tcW w:w="1987" w:type="pct"/>
            <w:tcBorders>
              <w:top w:val="single" w:sz="4" w:space="0" w:color="auto"/>
              <w:left w:val="single" w:sz="4" w:space="0" w:color="auto"/>
              <w:bottom w:val="single" w:sz="4" w:space="0" w:color="auto"/>
              <w:right w:val="single" w:sz="4" w:space="0" w:color="auto"/>
            </w:tcBorders>
            <w:vAlign w:val="center"/>
          </w:tcPr>
          <w:p w14:paraId="185F5D0D"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c>
          <w:tcPr>
            <w:tcW w:w="1839" w:type="pct"/>
            <w:tcBorders>
              <w:top w:val="single" w:sz="4" w:space="0" w:color="auto"/>
              <w:left w:val="single" w:sz="4" w:space="0" w:color="auto"/>
              <w:bottom w:val="single" w:sz="4" w:space="0" w:color="auto"/>
              <w:right w:val="single" w:sz="4" w:space="0" w:color="auto"/>
            </w:tcBorders>
            <w:vAlign w:val="center"/>
          </w:tcPr>
          <w:p w14:paraId="1D817858" w14:textId="77777777" w:rsidR="00737A89" w:rsidRPr="00737A89" w:rsidRDefault="00737A89" w:rsidP="00233CF5">
            <w:pPr>
              <w:widowControl w:val="0"/>
              <w:snapToGrid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r>
      <w:tr w:rsidR="00737A89" w14:paraId="25FB7856" w14:textId="77777777" w:rsidTr="00233CF5">
        <w:trPr>
          <w:trHeight w:val="259"/>
          <w:jc w:val="center"/>
        </w:trPr>
        <w:tc>
          <w:tcPr>
            <w:tcW w:w="5000" w:type="pct"/>
            <w:gridSpan w:val="4"/>
            <w:shd w:val="clear" w:color="auto" w:fill="D0CECE"/>
            <w:vAlign w:val="center"/>
          </w:tcPr>
          <w:p w14:paraId="1328F99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(3) System margins</w:t>
            </w:r>
          </w:p>
        </w:tc>
      </w:tr>
      <w:tr w:rsidR="00737A89" w14:paraId="61DEAD69"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3B443F5A"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[3A]</w:t>
            </w:r>
          </w:p>
        </w:tc>
        <w:tc>
          <w:tcPr>
            <w:tcW w:w="809" w:type="pct"/>
            <w:tcBorders>
              <w:top w:val="single" w:sz="4" w:space="0" w:color="auto"/>
              <w:left w:val="single" w:sz="4" w:space="0" w:color="auto"/>
              <w:bottom w:val="single" w:sz="4" w:space="0" w:color="auto"/>
              <w:right w:val="single" w:sz="4" w:space="0" w:color="auto"/>
            </w:tcBorders>
            <w:noWrap/>
            <w:vAlign w:val="center"/>
          </w:tcPr>
          <w:p w14:paraId="443F3DC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Shadow fading margin (dB)</w:t>
            </w:r>
          </w:p>
        </w:tc>
        <w:tc>
          <w:tcPr>
            <w:tcW w:w="1987" w:type="pct"/>
            <w:tcBorders>
              <w:top w:val="single" w:sz="4" w:space="0" w:color="auto"/>
              <w:left w:val="single" w:sz="4" w:space="0" w:color="auto"/>
              <w:bottom w:val="single" w:sz="4" w:space="0" w:color="auto"/>
              <w:right w:val="single" w:sz="4" w:space="0" w:color="auto"/>
            </w:tcBorders>
            <w:vAlign w:val="center"/>
          </w:tcPr>
          <w:p w14:paraId="4932E712"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For UMa NLOS: 6dB</w:t>
            </w:r>
          </w:p>
          <w:p w14:paraId="40D77235"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 xml:space="preserve">For </w:t>
            </w:r>
            <w:r w:rsidRPr="00737A89">
              <w:rPr>
                <w:rFonts w:ascii="Arial" w:eastAsia="DengXian" w:hAnsi="Arial" w:cs="Arial" w:hint="eastAsia"/>
                <w:color w:val="FF0000"/>
                <w:sz w:val="16"/>
                <w:szCs w:val="16"/>
                <w:lang w:eastAsia="zh-CN"/>
              </w:rPr>
              <w:t>R</w:t>
            </w:r>
            <w:r w:rsidRPr="00737A89">
              <w:rPr>
                <w:rFonts w:ascii="Arial" w:eastAsia="DengXian" w:hAnsi="Arial" w:cs="Arial"/>
                <w:color w:val="FF0000"/>
                <w:sz w:val="16"/>
                <w:szCs w:val="16"/>
                <w:lang w:eastAsia="zh-CN"/>
              </w:rPr>
              <w:t>Ma NLOS: 8dB</w:t>
            </w:r>
          </w:p>
          <w:p w14:paraId="24453ED6"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 xml:space="preserve">For </w:t>
            </w:r>
            <w:r w:rsidRPr="00737A89">
              <w:rPr>
                <w:rFonts w:ascii="Arial" w:eastAsia="DengXian" w:hAnsi="Arial" w:cs="Arial" w:hint="eastAsia"/>
                <w:color w:val="FF0000"/>
                <w:sz w:val="16"/>
                <w:szCs w:val="16"/>
                <w:lang w:eastAsia="zh-CN"/>
              </w:rPr>
              <w:t>U</w:t>
            </w:r>
            <w:r w:rsidRPr="00737A89">
              <w:rPr>
                <w:rFonts w:ascii="Arial" w:eastAsia="DengXian" w:hAnsi="Arial" w:cs="Arial"/>
                <w:color w:val="FF0000"/>
                <w:sz w:val="16"/>
                <w:szCs w:val="16"/>
                <w:lang w:eastAsia="zh-CN"/>
              </w:rPr>
              <w:t>Mi NLOS: 7.82dB</w:t>
            </w:r>
          </w:p>
        </w:tc>
        <w:tc>
          <w:tcPr>
            <w:tcW w:w="1839" w:type="pct"/>
            <w:tcBorders>
              <w:top w:val="single" w:sz="4" w:space="0" w:color="auto"/>
              <w:left w:val="single" w:sz="4" w:space="0" w:color="auto"/>
              <w:bottom w:val="single" w:sz="4" w:space="0" w:color="auto"/>
              <w:right w:val="single" w:sz="4" w:space="0" w:color="auto"/>
            </w:tcBorders>
            <w:vAlign w:val="center"/>
          </w:tcPr>
          <w:p w14:paraId="0F885A95"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For UMa NLOS: 6dB</w:t>
            </w:r>
          </w:p>
          <w:p w14:paraId="7D07BA80"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 xml:space="preserve">For </w:t>
            </w:r>
            <w:r w:rsidRPr="00737A89">
              <w:rPr>
                <w:rFonts w:ascii="Arial" w:eastAsia="DengXian" w:hAnsi="Arial" w:cs="Arial" w:hint="eastAsia"/>
                <w:color w:val="FF0000"/>
                <w:sz w:val="16"/>
                <w:szCs w:val="16"/>
                <w:lang w:eastAsia="zh-CN"/>
              </w:rPr>
              <w:t>R</w:t>
            </w:r>
            <w:r w:rsidRPr="00737A89">
              <w:rPr>
                <w:rFonts w:ascii="Arial" w:eastAsia="DengXian" w:hAnsi="Arial" w:cs="Arial"/>
                <w:color w:val="FF0000"/>
                <w:sz w:val="16"/>
                <w:szCs w:val="16"/>
                <w:lang w:eastAsia="zh-CN"/>
              </w:rPr>
              <w:t>Ma NLOS: 8dB</w:t>
            </w:r>
          </w:p>
          <w:p w14:paraId="2C8ABF6E" w14:textId="77777777" w:rsidR="00737A89" w:rsidRPr="00737A89" w:rsidRDefault="00737A89" w:rsidP="00233CF5">
            <w:pPr>
              <w:widowControl w:val="0"/>
              <w:rPr>
                <w:rFonts w:ascii="Arial" w:eastAsia="DengXian" w:hAnsi="Arial" w:cs="Arial"/>
                <w:strike/>
                <w:sz w:val="16"/>
                <w:szCs w:val="16"/>
                <w:lang w:eastAsia="zh-CN"/>
              </w:rPr>
            </w:pPr>
            <w:r w:rsidRPr="00737A89">
              <w:rPr>
                <w:rFonts w:ascii="Arial" w:eastAsia="DengXian" w:hAnsi="Arial" w:cs="Arial"/>
                <w:color w:val="FF0000"/>
                <w:sz w:val="16"/>
                <w:szCs w:val="16"/>
                <w:lang w:eastAsia="zh-CN"/>
              </w:rPr>
              <w:t xml:space="preserve">For </w:t>
            </w:r>
            <w:r w:rsidRPr="00737A89">
              <w:rPr>
                <w:rFonts w:ascii="Arial" w:eastAsia="DengXian" w:hAnsi="Arial" w:cs="Arial" w:hint="eastAsia"/>
                <w:color w:val="FF0000"/>
                <w:sz w:val="16"/>
                <w:szCs w:val="16"/>
                <w:lang w:eastAsia="zh-CN"/>
              </w:rPr>
              <w:t>U</w:t>
            </w:r>
            <w:r w:rsidRPr="00737A89">
              <w:rPr>
                <w:rFonts w:ascii="Arial" w:eastAsia="DengXian" w:hAnsi="Arial" w:cs="Arial"/>
                <w:color w:val="FF0000"/>
                <w:sz w:val="16"/>
                <w:szCs w:val="16"/>
                <w:lang w:eastAsia="zh-CN"/>
              </w:rPr>
              <w:t>Mi NLOS: 7.82dB</w:t>
            </w:r>
          </w:p>
        </w:tc>
      </w:tr>
      <w:tr w:rsidR="00737A89" w14:paraId="33E1DD03"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36AF75CE"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[3B]</w:t>
            </w:r>
          </w:p>
        </w:tc>
        <w:tc>
          <w:tcPr>
            <w:tcW w:w="809" w:type="pct"/>
            <w:tcBorders>
              <w:top w:val="single" w:sz="4" w:space="0" w:color="auto"/>
              <w:left w:val="single" w:sz="4" w:space="0" w:color="auto"/>
              <w:bottom w:val="single" w:sz="4" w:space="0" w:color="auto"/>
              <w:right w:val="single" w:sz="4" w:space="0" w:color="auto"/>
            </w:tcBorders>
            <w:noWrap/>
            <w:vAlign w:val="center"/>
          </w:tcPr>
          <w:p w14:paraId="04471F7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polarization mismatching loss (dB)</w:t>
            </w:r>
          </w:p>
        </w:tc>
        <w:tc>
          <w:tcPr>
            <w:tcW w:w="1987" w:type="pct"/>
            <w:tcBorders>
              <w:top w:val="single" w:sz="4" w:space="0" w:color="auto"/>
              <w:left w:val="single" w:sz="4" w:space="0" w:color="auto"/>
              <w:bottom w:val="single" w:sz="4" w:space="0" w:color="auto"/>
              <w:right w:val="single" w:sz="4" w:space="0" w:color="auto"/>
            </w:tcBorders>
            <w:vAlign w:val="center"/>
          </w:tcPr>
          <w:p w14:paraId="378E60C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3 dB</w:t>
            </w:r>
          </w:p>
        </w:tc>
        <w:tc>
          <w:tcPr>
            <w:tcW w:w="1839" w:type="pct"/>
            <w:tcBorders>
              <w:top w:val="single" w:sz="4" w:space="0" w:color="auto"/>
              <w:left w:val="single" w:sz="4" w:space="0" w:color="auto"/>
              <w:bottom w:val="single" w:sz="4" w:space="0" w:color="auto"/>
              <w:right w:val="single" w:sz="4" w:space="0" w:color="auto"/>
            </w:tcBorders>
            <w:vAlign w:val="center"/>
          </w:tcPr>
          <w:p w14:paraId="6C23C8F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3 dB</w:t>
            </w:r>
          </w:p>
        </w:tc>
      </w:tr>
      <w:tr w:rsidR="00737A89" w14:paraId="52715781"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7AE88CEF"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[3C]</w:t>
            </w:r>
          </w:p>
        </w:tc>
        <w:tc>
          <w:tcPr>
            <w:tcW w:w="809" w:type="pct"/>
            <w:tcBorders>
              <w:top w:val="single" w:sz="4" w:space="0" w:color="auto"/>
              <w:left w:val="single" w:sz="4" w:space="0" w:color="auto"/>
              <w:bottom w:val="single" w:sz="4" w:space="0" w:color="auto"/>
              <w:right w:val="single" w:sz="4" w:space="0" w:color="auto"/>
            </w:tcBorders>
            <w:noWrap/>
            <w:vAlign w:val="center"/>
          </w:tcPr>
          <w:p w14:paraId="4673ACA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BS selection/macro-diversity gain (dB)</w:t>
            </w:r>
          </w:p>
        </w:tc>
        <w:tc>
          <w:tcPr>
            <w:tcW w:w="1987" w:type="pct"/>
            <w:tcBorders>
              <w:top w:val="single" w:sz="4" w:space="0" w:color="auto"/>
              <w:left w:val="single" w:sz="4" w:space="0" w:color="auto"/>
              <w:bottom w:val="single" w:sz="4" w:space="0" w:color="auto"/>
              <w:right w:val="single" w:sz="4" w:space="0" w:color="auto"/>
            </w:tcBorders>
            <w:vAlign w:val="center"/>
          </w:tcPr>
          <w:p w14:paraId="5EB35802"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0 dB</w:t>
            </w:r>
          </w:p>
        </w:tc>
        <w:tc>
          <w:tcPr>
            <w:tcW w:w="1839" w:type="pct"/>
            <w:tcBorders>
              <w:top w:val="single" w:sz="4" w:space="0" w:color="auto"/>
              <w:left w:val="single" w:sz="4" w:space="0" w:color="auto"/>
              <w:bottom w:val="single" w:sz="4" w:space="0" w:color="auto"/>
              <w:right w:val="single" w:sz="4" w:space="0" w:color="auto"/>
            </w:tcBorders>
            <w:vAlign w:val="center"/>
          </w:tcPr>
          <w:p w14:paraId="214440A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0 dB</w:t>
            </w:r>
          </w:p>
        </w:tc>
      </w:tr>
      <w:tr w:rsidR="00737A89" w14:paraId="73865AAE"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6136CDF9"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[3D]</w:t>
            </w:r>
          </w:p>
        </w:tc>
        <w:tc>
          <w:tcPr>
            <w:tcW w:w="809" w:type="pct"/>
            <w:tcBorders>
              <w:top w:val="single" w:sz="4" w:space="0" w:color="auto"/>
              <w:left w:val="single" w:sz="4" w:space="0" w:color="auto"/>
              <w:bottom w:val="single" w:sz="4" w:space="0" w:color="auto"/>
              <w:right w:val="single" w:sz="4" w:space="0" w:color="auto"/>
            </w:tcBorders>
            <w:noWrap/>
            <w:vAlign w:val="center"/>
          </w:tcPr>
          <w:p w14:paraId="0E88A8B2"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Other gains (dB) (if any please specify)</w:t>
            </w:r>
          </w:p>
        </w:tc>
        <w:tc>
          <w:tcPr>
            <w:tcW w:w="1987" w:type="pct"/>
            <w:tcBorders>
              <w:top w:val="single" w:sz="4" w:space="0" w:color="auto"/>
              <w:left w:val="single" w:sz="4" w:space="0" w:color="auto"/>
              <w:bottom w:val="single" w:sz="4" w:space="0" w:color="auto"/>
              <w:right w:val="single" w:sz="4" w:space="0" w:color="auto"/>
            </w:tcBorders>
            <w:vAlign w:val="center"/>
          </w:tcPr>
          <w:p w14:paraId="2BBC62F9"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Reported by companies with justification</w:t>
            </w:r>
          </w:p>
        </w:tc>
        <w:tc>
          <w:tcPr>
            <w:tcW w:w="1839" w:type="pct"/>
            <w:tcBorders>
              <w:top w:val="single" w:sz="4" w:space="0" w:color="auto"/>
              <w:left w:val="single" w:sz="4" w:space="0" w:color="auto"/>
              <w:bottom w:val="single" w:sz="4" w:space="0" w:color="auto"/>
              <w:right w:val="single" w:sz="4" w:space="0" w:color="auto"/>
            </w:tcBorders>
            <w:vAlign w:val="center"/>
          </w:tcPr>
          <w:p w14:paraId="752DA7A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Reported by companies with justification</w:t>
            </w:r>
          </w:p>
        </w:tc>
      </w:tr>
      <w:tr w:rsidR="00737A89" w14:paraId="329A88DE"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0451C651" w14:textId="77777777" w:rsidR="00737A89" w:rsidRPr="00737A89" w:rsidRDefault="00737A89" w:rsidP="00233CF5">
            <w:pPr>
              <w:widowControl w:val="0"/>
              <w:jc w:val="center"/>
              <w:rPr>
                <w:rFonts w:ascii="Arial" w:eastAsia="DengXian" w:hAnsi="Arial" w:cs="Arial"/>
                <w:b/>
                <w:bCs/>
                <w:color w:val="FF0000"/>
                <w:sz w:val="16"/>
                <w:szCs w:val="16"/>
                <w:lang w:eastAsia="zh-CN"/>
              </w:rPr>
            </w:pPr>
            <w:r w:rsidRPr="00737A89">
              <w:rPr>
                <w:rFonts w:ascii="Arial" w:eastAsia="DengXian" w:hAnsi="Arial" w:cs="Arial"/>
                <w:b/>
                <w:bCs/>
                <w:color w:val="FF0000"/>
                <w:sz w:val="16"/>
                <w:szCs w:val="16"/>
                <w:lang w:eastAsia="zh-CN"/>
              </w:rPr>
              <w:t>[3E]</w:t>
            </w:r>
          </w:p>
        </w:tc>
        <w:tc>
          <w:tcPr>
            <w:tcW w:w="809" w:type="pct"/>
            <w:tcBorders>
              <w:top w:val="single" w:sz="4" w:space="0" w:color="auto"/>
              <w:left w:val="single" w:sz="4" w:space="0" w:color="auto"/>
              <w:bottom w:val="single" w:sz="4" w:space="0" w:color="auto"/>
              <w:right w:val="single" w:sz="4" w:space="0" w:color="auto"/>
            </w:tcBorders>
            <w:noWrap/>
            <w:vAlign w:val="center"/>
          </w:tcPr>
          <w:p w14:paraId="5031C3B4"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hint="eastAsia"/>
                <w:color w:val="FF0000"/>
                <w:sz w:val="16"/>
                <w:szCs w:val="16"/>
                <w:lang w:eastAsia="zh-CN"/>
              </w:rPr>
              <w:t>P</w:t>
            </w:r>
            <w:r w:rsidRPr="00737A89">
              <w:rPr>
                <w:rFonts w:ascii="Arial" w:eastAsia="DengXian" w:hAnsi="Arial" w:cs="Arial"/>
                <w:color w:val="FF0000"/>
                <w:sz w:val="16"/>
                <w:szCs w:val="16"/>
                <w:lang w:eastAsia="zh-CN"/>
              </w:rPr>
              <w:t>enetration margin (dB)</w:t>
            </w:r>
          </w:p>
        </w:tc>
        <w:tc>
          <w:tcPr>
            <w:tcW w:w="1987" w:type="pct"/>
            <w:tcBorders>
              <w:top w:val="single" w:sz="4" w:space="0" w:color="auto"/>
              <w:left w:val="single" w:sz="4" w:space="0" w:color="auto"/>
              <w:bottom w:val="single" w:sz="4" w:space="0" w:color="auto"/>
              <w:right w:val="single" w:sz="4" w:space="0" w:color="auto"/>
            </w:tcBorders>
            <w:vAlign w:val="center"/>
          </w:tcPr>
          <w:p w14:paraId="202DA5A9"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{0, 20, 80} dB</w:t>
            </w:r>
          </w:p>
        </w:tc>
        <w:tc>
          <w:tcPr>
            <w:tcW w:w="1839" w:type="pct"/>
            <w:tcBorders>
              <w:top w:val="single" w:sz="4" w:space="0" w:color="auto"/>
              <w:left w:val="single" w:sz="4" w:space="0" w:color="auto"/>
              <w:bottom w:val="single" w:sz="4" w:space="0" w:color="auto"/>
              <w:right w:val="single" w:sz="4" w:space="0" w:color="auto"/>
            </w:tcBorders>
            <w:vAlign w:val="center"/>
          </w:tcPr>
          <w:p w14:paraId="123912FF"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{0, 20, 80} dB</w:t>
            </w:r>
          </w:p>
        </w:tc>
      </w:tr>
      <w:tr w:rsidR="00737A89" w14:paraId="1DA6B45C" w14:textId="77777777" w:rsidTr="00233CF5">
        <w:trPr>
          <w:trHeight w:val="319"/>
          <w:jc w:val="center"/>
        </w:trPr>
        <w:tc>
          <w:tcPr>
            <w:tcW w:w="5000" w:type="pct"/>
            <w:gridSpan w:val="4"/>
            <w:shd w:val="clear" w:color="auto" w:fill="D0CECE"/>
            <w:vAlign w:val="center"/>
          </w:tcPr>
          <w:p w14:paraId="6D818A62"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(4) MPL / distance</w:t>
            </w:r>
          </w:p>
        </w:tc>
      </w:tr>
      <w:tr w:rsidR="00737A89" w14:paraId="23287139"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1F61F07C"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[4A]</w:t>
            </w:r>
          </w:p>
        </w:tc>
        <w:tc>
          <w:tcPr>
            <w:tcW w:w="809" w:type="pct"/>
            <w:tcBorders>
              <w:top w:val="single" w:sz="4" w:space="0" w:color="auto"/>
              <w:left w:val="single" w:sz="4" w:space="0" w:color="auto"/>
              <w:bottom w:val="single" w:sz="4" w:space="0" w:color="auto"/>
              <w:right w:val="single" w:sz="4" w:space="0" w:color="auto"/>
            </w:tcBorders>
            <w:noWrap/>
            <w:vAlign w:val="center"/>
          </w:tcPr>
          <w:p w14:paraId="0B538E55"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MPL (dB)</w:t>
            </w:r>
          </w:p>
        </w:tc>
        <w:tc>
          <w:tcPr>
            <w:tcW w:w="1987" w:type="pct"/>
            <w:tcBorders>
              <w:top w:val="single" w:sz="4" w:space="0" w:color="auto"/>
              <w:left w:val="single" w:sz="4" w:space="0" w:color="auto"/>
              <w:bottom w:val="single" w:sz="4" w:space="0" w:color="auto"/>
              <w:right w:val="single" w:sz="4" w:space="0" w:color="auto"/>
            </w:tcBorders>
            <w:vAlign w:val="center"/>
          </w:tcPr>
          <w:p w14:paraId="1F87F8B8"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c>
          <w:tcPr>
            <w:tcW w:w="1839" w:type="pct"/>
            <w:tcBorders>
              <w:top w:val="single" w:sz="4" w:space="0" w:color="auto"/>
              <w:left w:val="single" w:sz="4" w:space="0" w:color="auto"/>
              <w:bottom w:val="single" w:sz="4" w:space="0" w:color="auto"/>
              <w:right w:val="single" w:sz="4" w:space="0" w:color="auto"/>
            </w:tcBorders>
            <w:vAlign w:val="center"/>
          </w:tcPr>
          <w:p w14:paraId="3E5D7A45"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r>
      <w:tr w:rsidR="00737A89" w14:paraId="4D69D7DE"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618C6E79"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[4B]</w:t>
            </w:r>
          </w:p>
        </w:tc>
        <w:tc>
          <w:tcPr>
            <w:tcW w:w="809" w:type="pct"/>
            <w:tcBorders>
              <w:top w:val="single" w:sz="4" w:space="0" w:color="auto"/>
              <w:left w:val="single" w:sz="4" w:space="0" w:color="auto"/>
              <w:bottom w:val="single" w:sz="4" w:space="0" w:color="auto"/>
              <w:right w:val="single" w:sz="4" w:space="0" w:color="auto"/>
            </w:tcBorders>
            <w:noWrap/>
            <w:vAlign w:val="center"/>
          </w:tcPr>
          <w:p w14:paraId="6376FED5" w14:textId="77777777" w:rsidR="00737A89" w:rsidRPr="00737A89" w:rsidRDefault="00737A89" w:rsidP="00233CF5">
            <w:pPr>
              <w:widowControl w:val="0"/>
              <w:rPr>
                <w:rFonts w:ascii="Arial" w:eastAsia="DengXian" w:hAnsi="Arial" w:cs="Arial"/>
                <w:bCs/>
                <w:sz w:val="16"/>
                <w:szCs w:val="16"/>
                <w:lang w:eastAsia="zh-CN"/>
              </w:rPr>
            </w:pPr>
            <w:r w:rsidRPr="00737A89">
              <w:rPr>
                <w:rFonts w:ascii="Arial" w:eastAsia="DengXian" w:hAnsi="Arial" w:cs="Arial"/>
                <w:bCs/>
                <w:sz w:val="16"/>
                <w:szCs w:val="16"/>
                <w:lang w:eastAsia="zh-CN"/>
              </w:rPr>
              <w:t>Distance (m)</w:t>
            </w:r>
          </w:p>
        </w:tc>
        <w:tc>
          <w:tcPr>
            <w:tcW w:w="1987" w:type="pct"/>
            <w:tcBorders>
              <w:top w:val="single" w:sz="4" w:space="0" w:color="auto"/>
              <w:left w:val="single" w:sz="4" w:space="0" w:color="auto"/>
              <w:bottom w:val="single" w:sz="4" w:space="0" w:color="auto"/>
              <w:right w:val="single" w:sz="4" w:space="0" w:color="auto"/>
            </w:tcBorders>
            <w:vAlign w:val="center"/>
          </w:tcPr>
          <w:p w14:paraId="671B1A4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c>
          <w:tcPr>
            <w:tcW w:w="1839" w:type="pct"/>
            <w:tcBorders>
              <w:top w:val="single" w:sz="4" w:space="0" w:color="auto"/>
              <w:left w:val="single" w:sz="4" w:space="0" w:color="auto"/>
              <w:bottom w:val="single" w:sz="4" w:space="0" w:color="auto"/>
              <w:right w:val="single" w:sz="4" w:space="0" w:color="auto"/>
            </w:tcBorders>
            <w:vAlign w:val="center"/>
          </w:tcPr>
          <w:p w14:paraId="15CBFB06"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Calculated (see Note 1)</w:t>
            </w:r>
          </w:p>
        </w:tc>
      </w:tr>
      <w:tr w:rsidR="00737A89" w14:paraId="26351896" w14:textId="77777777" w:rsidTr="00233CF5">
        <w:trPr>
          <w:trHeight w:val="276"/>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D0CECE"/>
            <w:vAlign w:val="center"/>
          </w:tcPr>
          <w:p w14:paraId="708B2C73"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lastRenderedPageBreak/>
              <w:t>（</w:t>
            </w:r>
            <w:r w:rsidRPr="00737A89">
              <w:rPr>
                <w:rFonts w:ascii="Arial" w:eastAsia="DengXian" w:hAnsi="Arial" w:cs="Arial"/>
                <w:b/>
                <w:bCs/>
                <w:sz w:val="16"/>
                <w:szCs w:val="16"/>
                <w:lang w:eastAsia="zh-CN"/>
              </w:rPr>
              <w:t>5</w:t>
            </w:r>
            <w:r w:rsidRPr="00737A89">
              <w:rPr>
                <w:rFonts w:ascii="Arial" w:eastAsia="DengXian" w:hAnsi="Arial" w:cs="Arial"/>
                <w:b/>
                <w:bCs/>
                <w:sz w:val="16"/>
                <w:szCs w:val="16"/>
                <w:lang w:eastAsia="zh-CN"/>
              </w:rPr>
              <w:t>）</w:t>
            </w:r>
            <w:r w:rsidRPr="00737A89">
              <w:rPr>
                <w:rFonts w:ascii="Arial" w:eastAsia="DengXian" w:hAnsi="Arial" w:cs="Arial"/>
                <w:b/>
                <w:bCs/>
                <w:sz w:val="16"/>
                <w:szCs w:val="16"/>
                <w:lang w:eastAsia="zh-CN"/>
              </w:rPr>
              <w:t xml:space="preserve">Other </w:t>
            </w:r>
          </w:p>
        </w:tc>
      </w:tr>
      <w:tr w:rsidR="00737A89" w14:paraId="19F79A94" w14:textId="77777777" w:rsidTr="00233CF5">
        <w:trPr>
          <w:trHeight w:val="276"/>
          <w:jc w:val="center"/>
        </w:trPr>
        <w:tc>
          <w:tcPr>
            <w:tcW w:w="365" w:type="pct"/>
            <w:tcBorders>
              <w:top w:val="single" w:sz="4" w:space="0" w:color="auto"/>
              <w:left w:val="single" w:sz="4" w:space="0" w:color="auto"/>
              <w:bottom w:val="single" w:sz="4" w:space="0" w:color="auto"/>
              <w:right w:val="single" w:sz="4" w:space="0" w:color="auto"/>
            </w:tcBorders>
            <w:shd w:val="clear" w:color="auto" w:fill="D0CECE"/>
            <w:vAlign w:val="center"/>
          </w:tcPr>
          <w:p w14:paraId="5DFD000B"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[5A]</w:t>
            </w:r>
          </w:p>
        </w:tc>
        <w:tc>
          <w:tcPr>
            <w:tcW w:w="809" w:type="pct"/>
            <w:tcBorders>
              <w:top w:val="single" w:sz="4" w:space="0" w:color="auto"/>
              <w:left w:val="single" w:sz="4" w:space="0" w:color="auto"/>
              <w:bottom w:val="single" w:sz="4" w:space="0" w:color="auto"/>
              <w:right w:val="single" w:sz="4" w:space="0" w:color="auto"/>
            </w:tcBorders>
            <w:noWrap/>
            <w:vAlign w:val="center"/>
          </w:tcPr>
          <w:p w14:paraId="4DF77FC2"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Other notes</w:t>
            </w:r>
          </w:p>
        </w:tc>
        <w:tc>
          <w:tcPr>
            <w:tcW w:w="1987" w:type="pct"/>
            <w:tcBorders>
              <w:top w:val="single" w:sz="4" w:space="0" w:color="auto"/>
              <w:left w:val="single" w:sz="4" w:space="0" w:color="auto"/>
              <w:bottom w:val="single" w:sz="4" w:space="0" w:color="auto"/>
              <w:right w:val="single" w:sz="4" w:space="0" w:color="auto"/>
            </w:tcBorders>
            <w:vAlign w:val="center"/>
          </w:tcPr>
          <w:p w14:paraId="2AED268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w:t>
            </w:r>
          </w:p>
        </w:tc>
        <w:tc>
          <w:tcPr>
            <w:tcW w:w="1839" w:type="pct"/>
            <w:tcBorders>
              <w:top w:val="single" w:sz="4" w:space="0" w:color="auto"/>
              <w:left w:val="single" w:sz="4" w:space="0" w:color="auto"/>
              <w:bottom w:val="single" w:sz="4" w:space="0" w:color="auto"/>
              <w:right w:val="single" w:sz="4" w:space="0" w:color="auto"/>
            </w:tcBorders>
            <w:vAlign w:val="center"/>
          </w:tcPr>
          <w:p w14:paraId="66EC800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w:t>
            </w:r>
          </w:p>
        </w:tc>
      </w:tr>
    </w:tbl>
    <w:p w14:paraId="4AF1EF0A" w14:textId="77777777" w:rsidR="00737A89" w:rsidRDefault="00737A89" w:rsidP="00737A89">
      <w:pPr>
        <w:jc w:val="both"/>
        <w:rPr>
          <w:rFonts w:eastAsia="DengXian"/>
          <w:b/>
          <w:i/>
        </w:rPr>
      </w:pPr>
    </w:p>
    <w:p w14:paraId="3E6C3337" w14:textId="77777777" w:rsidR="00737A89" w:rsidRPr="002F4197" w:rsidRDefault="00737A89" w:rsidP="00737A89">
      <w:pPr>
        <w:pStyle w:val="B1"/>
        <w:ind w:left="800"/>
        <w:rPr>
          <w:rFonts w:eastAsia="DengXian"/>
        </w:rPr>
      </w:pPr>
      <w:r w:rsidRPr="0037088D">
        <w:rPr>
          <w:rFonts w:eastAsia="DengXian"/>
        </w:rPr>
        <w:t>Note 1: Calculated values are derived according to the following.</w:t>
      </w:r>
    </w:p>
    <w:p w14:paraId="57F5A3FD" w14:textId="77777777" w:rsidR="00737A89" w:rsidRPr="0037088D" w:rsidRDefault="00737A89" w:rsidP="00737A89">
      <w:pPr>
        <w:pStyle w:val="B1"/>
        <w:ind w:left="800" w:firstLine="0"/>
        <w:rPr>
          <w:rFonts w:eastAsia="DengXian"/>
          <w:lang w:eastAsia="zh-CN"/>
        </w:rPr>
      </w:pPr>
      <w:r w:rsidRPr="0037088D">
        <w:rPr>
          <w:rFonts w:eastAsia="DengXian"/>
          <w:lang w:eastAsia="zh-CN"/>
        </w:rPr>
        <w:t>[1M]:</w:t>
      </w:r>
    </w:p>
    <w:p w14:paraId="05A1070B"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 xml:space="preserve">For R2D, </w:t>
      </w:r>
    </w:p>
    <w:p w14:paraId="0D97D437" w14:textId="77777777" w:rsidR="00737A89" w:rsidRPr="0037088D" w:rsidRDefault="00737A89" w:rsidP="00737A89">
      <w:pPr>
        <w:pStyle w:val="B2"/>
        <w:rPr>
          <w:rFonts w:eastAsia="DengXian"/>
          <w:strike/>
          <w:lang w:eastAsia="zh-CN"/>
        </w:rPr>
      </w:pPr>
      <w:r w:rsidRPr="0037088D">
        <w:rPr>
          <w:rFonts w:eastAsia="DengXian"/>
          <w:lang w:eastAsia="zh-CN"/>
        </w:rPr>
        <w:t>-</w:t>
      </w:r>
      <w:r w:rsidRPr="0037088D">
        <w:rPr>
          <w:rFonts w:eastAsia="DengXian"/>
          <w:lang w:eastAsia="zh-CN"/>
        </w:rPr>
        <w:tab/>
        <w:t xml:space="preserve">[1M] = [1E] + [1G] - [1N] </w:t>
      </w:r>
    </w:p>
    <w:p w14:paraId="14B503B2"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For D2R</w:t>
      </w:r>
    </w:p>
    <w:p w14:paraId="7F5B829A" w14:textId="77777777" w:rsidR="00737A89" w:rsidRPr="0037088D" w:rsidRDefault="00737A89" w:rsidP="00737A89">
      <w:pPr>
        <w:pStyle w:val="B2"/>
        <w:rPr>
          <w:rFonts w:eastAsia="DengXian"/>
          <w:lang w:eastAsia="zh-CN"/>
        </w:rPr>
      </w:pPr>
      <w:r w:rsidRPr="0037088D">
        <w:rPr>
          <w:rFonts w:eastAsia="DengXian"/>
          <w:lang w:eastAsia="zh-CN"/>
        </w:rPr>
        <w:t>-</w:t>
      </w:r>
      <w:r w:rsidRPr="0037088D">
        <w:rPr>
          <w:rFonts w:eastAsia="DengXian"/>
          <w:lang w:eastAsia="zh-CN"/>
        </w:rPr>
        <w:tab/>
        <w:t>[1M] = [1E] + [1G] - [1J]</w:t>
      </w:r>
    </w:p>
    <w:p w14:paraId="74AE3DF6" w14:textId="77777777" w:rsidR="00737A89" w:rsidRPr="0037088D" w:rsidRDefault="00737A89" w:rsidP="00737A89">
      <w:pPr>
        <w:pStyle w:val="B1"/>
        <w:ind w:left="800" w:firstLine="0"/>
        <w:rPr>
          <w:rFonts w:eastAsia="DengXian"/>
          <w:lang w:eastAsia="zh-CN"/>
        </w:rPr>
      </w:pPr>
      <w:r w:rsidRPr="0037088D">
        <w:rPr>
          <w:rFonts w:eastAsia="DengXian"/>
          <w:lang w:eastAsia="zh-CN"/>
        </w:rPr>
        <w:t>[2F]:</w:t>
      </w:r>
    </w:p>
    <w:p w14:paraId="5B8BF57C" w14:textId="77777777" w:rsidR="00737A89" w:rsidRPr="007943A1" w:rsidRDefault="00737A89" w:rsidP="00737A89">
      <w:pPr>
        <w:pStyle w:val="B1"/>
        <w:ind w:left="800"/>
        <w:rPr>
          <w:rFonts w:eastAsia="DengXian"/>
          <w:lang w:val="de-DE" w:eastAsia="zh-CN"/>
        </w:rPr>
      </w:pPr>
      <w:r w:rsidRPr="007943A1">
        <w:rPr>
          <w:rFonts w:eastAsia="DengXian"/>
          <w:lang w:val="de-DE" w:eastAsia="zh-CN"/>
        </w:rPr>
        <w:t>-</w:t>
      </w:r>
      <w:r w:rsidRPr="007943A1">
        <w:rPr>
          <w:rFonts w:eastAsia="DengXian"/>
          <w:lang w:val="de-DE" w:eastAsia="zh-CN"/>
        </w:rPr>
        <w:tab/>
        <w:t xml:space="preserve">[2F] = </w:t>
      </w:r>
      <w:r w:rsidRPr="007943A1">
        <w:rPr>
          <w:rFonts w:eastAsia="SimSun"/>
          <w:i/>
          <w:iCs/>
          <w:color w:val="FF0000"/>
          <w:lang w:val="de-DE" w:bidi="ar"/>
        </w:rPr>
        <w:t>lin2dB</w:t>
      </w:r>
      <w:r w:rsidRPr="007943A1">
        <w:rPr>
          <w:rFonts w:eastAsia="DengXian"/>
          <w:color w:val="FF0000"/>
          <w:lang w:val="de-DE" w:eastAsia="zh-CN"/>
        </w:rPr>
        <w:t>(</w:t>
      </w:r>
      <w:r w:rsidRPr="007943A1">
        <w:rPr>
          <w:rFonts w:eastAsia="SimSun"/>
          <w:i/>
          <w:iCs/>
          <w:color w:val="FF0000"/>
          <w:lang w:val="de-DE" w:bidi="ar"/>
        </w:rPr>
        <w:t>dB2lin</w:t>
      </w:r>
      <w:r w:rsidRPr="007943A1">
        <w:rPr>
          <w:rFonts w:eastAsia="DengXian"/>
          <w:color w:val="FF0000"/>
          <w:lang w:val="de-DE" w:eastAsia="zh-CN"/>
        </w:rPr>
        <w:t>(</w:t>
      </w:r>
      <w:r w:rsidRPr="007943A1">
        <w:rPr>
          <w:rFonts w:eastAsia="DengXian"/>
          <w:lang w:val="de-DE" w:eastAsia="zh-CN"/>
        </w:rPr>
        <w:t>[2D] + [2E]</w:t>
      </w:r>
      <w:r w:rsidRPr="007943A1">
        <w:rPr>
          <w:rFonts w:eastAsia="DengXian"/>
          <w:color w:val="FF0000"/>
          <w:lang w:val="de-DE" w:eastAsia="zh-CN"/>
        </w:rPr>
        <w:t xml:space="preserve">) + </w:t>
      </w:r>
      <w:r w:rsidRPr="007943A1">
        <w:rPr>
          <w:rFonts w:eastAsia="SimSun"/>
          <w:i/>
          <w:iCs/>
          <w:color w:val="FF0000"/>
          <w:lang w:val="de-DE" w:bidi="ar"/>
        </w:rPr>
        <w:t>dB2lin</w:t>
      </w:r>
      <w:r w:rsidRPr="007943A1">
        <w:rPr>
          <w:rFonts w:eastAsia="DengXian"/>
          <w:color w:val="FF0000"/>
          <w:lang w:val="de-DE" w:eastAsia="zh-CN"/>
        </w:rPr>
        <w:t>([2E1]))</w:t>
      </w:r>
      <w:r w:rsidRPr="007943A1">
        <w:rPr>
          <w:rFonts w:eastAsia="SimSun"/>
          <w:color w:val="FF0000"/>
          <w:lang w:val="de-DE" w:bidi="ar"/>
        </w:rPr>
        <w:t xml:space="preserve"> </w:t>
      </w:r>
      <w:r w:rsidRPr="007943A1">
        <w:rPr>
          <w:rFonts w:eastAsia="SimSun"/>
          <w:lang w:val="de-DE" w:bidi="ar"/>
        </w:rPr>
        <w:t>+</w:t>
      </w:r>
      <w:r w:rsidRPr="007943A1">
        <w:rPr>
          <w:rFonts w:eastAsia="SimSun"/>
          <w:i/>
          <w:iCs/>
          <w:lang w:val="de-DE" w:bidi="ar"/>
        </w:rPr>
        <w:t>lin2dB</w:t>
      </w:r>
      <w:r w:rsidRPr="007943A1">
        <w:rPr>
          <w:rFonts w:eastAsia="SimSun"/>
          <w:lang w:val="de-DE" w:bidi="ar"/>
        </w:rPr>
        <w:t>([2B])</w:t>
      </w:r>
    </w:p>
    <w:p w14:paraId="23557E46" w14:textId="77777777" w:rsidR="00737A89" w:rsidRPr="0037088D" w:rsidRDefault="00737A89" w:rsidP="00737A89">
      <w:pPr>
        <w:pStyle w:val="B1"/>
        <w:ind w:left="800" w:firstLine="0"/>
        <w:rPr>
          <w:rFonts w:eastAsia="DengXian"/>
        </w:rPr>
      </w:pPr>
      <w:r w:rsidRPr="0037088D">
        <w:rPr>
          <w:rFonts w:eastAsia="DengXian"/>
        </w:rPr>
        <w:t>[2G]</w:t>
      </w:r>
    </w:p>
    <w:p w14:paraId="21DA104F" w14:textId="77777777" w:rsidR="00737A89" w:rsidRPr="0037088D" w:rsidRDefault="00737A89" w:rsidP="00737A89">
      <w:pPr>
        <w:pStyle w:val="B1"/>
        <w:ind w:left="800"/>
        <w:rPr>
          <w:rFonts w:eastAsia="DengXian"/>
          <w:lang w:eastAsia="zh-CN"/>
        </w:rPr>
      </w:pPr>
      <w:r w:rsidRPr="0037088D">
        <w:rPr>
          <w:rFonts w:eastAsia="DengXian"/>
        </w:rPr>
        <w:t>-</w:t>
      </w:r>
      <w:r w:rsidRPr="0037088D">
        <w:rPr>
          <w:rFonts w:eastAsia="DengXian"/>
        </w:rPr>
        <w:tab/>
        <w:t>For the R2D LLS for ED</w:t>
      </w:r>
      <w:r w:rsidRPr="0037088D">
        <w:rPr>
          <w:rFonts w:eastAsia="DengXian"/>
          <w:lang w:eastAsia="zh-CN"/>
        </w:rPr>
        <w:t xml:space="preserve">, </w:t>
      </w:r>
      <w:r w:rsidRPr="0037088D">
        <w:rPr>
          <w:rFonts w:eastAsia="DengXian"/>
        </w:rPr>
        <w:t>CINR/CNR</w:t>
      </w:r>
      <w:r w:rsidRPr="0037088D">
        <w:rPr>
          <w:rFonts w:eastAsia="DengXian"/>
          <w:lang w:eastAsia="zh-CN"/>
        </w:rPr>
        <w:t xml:space="preserve"> is reported</w:t>
      </w:r>
      <w:r w:rsidRPr="0037088D">
        <w:rPr>
          <w:rFonts w:eastAsia="DengXian"/>
        </w:rPr>
        <w:t>, where CINR/CNR is defined as the ratio of</w:t>
      </w:r>
      <w:r w:rsidRPr="0037088D">
        <w:rPr>
          <w:rFonts w:eastAsia="DengXian" w:cs="Times"/>
        </w:rPr>
        <w:t xml:space="preserve"> </w:t>
      </w:r>
      <w:r w:rsidRPr="0037088D">
        <w:rPr>
          <w:rFonts w:eastAsia="DengXian"/>
        </w:rPr>
        <w:t>signal power spectral density in the transmission bandwidth to the noise and interference (if any) power spectral density in the device ED channel bandwidth</w:t>
      </w:r>
      <w:r w:rsidRPr="0037088D">
        <w:rPr>
          <w:rFonts w:eastAsia="DengXian"/>
          <w:lang w:eastAsia="zh-CN"/>
        </w:rPr>
        <w:t>.</w:t>
      </w:r>
    </w:p>
    <w:p w14:paraId="45B0681D"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For R2D ZIF receiver, report the same metrics (i.e., CNR/CINR, signal transmission bandwidth, ED bandwidth) as agreed for RF-ED/IF receiver.</w:t>
      </w:r>
    </w:p>
    <w:p w14:paraId="1B96E9F8" w14:textId="77777777" w:rsidR="00737A89" w:rsidRPr="0037088D" w:rsidRDefault="00737A89" w:rsidP="00737A89">
      <w:pPr>
        <w:pStyle w:val="B1"/>
        <w:ind w:left="800"/>
        <w:rPr>
          <w:rFonts w:eastAsia="DengXian"/>
        </w:rPr>
      </w:pPr>
      <w:r w:rsidRPr="0037088D">
        <w:rPr>
          <w:rFonts w:eastAsia="DengXian"/>
        </w:rPr>
        <w:t>-</w:t>
      </w:r>
      <w:r w:rsidRPr="0037088D">
        <w:rPr>
          <w:rFonts w:eastAsia="DengXian"/>
        </w:rPr>
        <w:tab/>
        <w:t>For the D2R LLS, the SINR/SNR is reported and it is defined as the ratio of signal power to noise and interference (if any) power in the receiver bandwidth. Receiver bandwidth is the bandwidth used at the reader side to filter the D2R signals for calculating noise and interference (if any) power.</w:t>
      </w:r>
    </w:p>
    <w:p w14:paraId="079A82DF" w14:textId="77777777" w:rsidR="00737A89" w:rsidRPr="0037088D" w:rsidRDefault="00737A89" w:rsidP="00737A89">
      <w:pPr>
        <w:pStyle w:val="B1"/>
        <w:ind w:left="800" w:firstLine="0"/>
        <w:rPr>
          <w:rFonts w:eastAsia="DengXian"/>
          <w:lang w:eastAsia="zh-CN"/>
        </w:rPr>
      </w:pPr>
      <w:r w:rsidRPr="0037088D">
        <w:rPr>
          <w:rFonts w:eastAsia="DengXian"/>
          <w:lang w:eastAsia="zh-CN"/>
        </w:rPr>
        <w:t>[2L]:</w:t>
      </w:r>
    </w:p>
    <w:p w14:paraId="4D9B6C31"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For R2D,</w:t>
      </w:r>
    </w:p>
    <w:p w14:paraId="5E928311" w14:textId="77777777" w:rsidR="00737A89" w:rsidRPr="0037088D" w:rsidRDefault="00737A89" w:rsidP="00737A89">
      <w:pPr>
        <w:pStyle w:val="B2"/>
        <w:rPr>
          <w:rFonts w:eastAsia="DengXian"/>
          <w:lang w:eastAsia="zh-CN"/>
        </w:rPr>
      </w:pPr>
      <w:r w:rsidRPr="0037088D">
        <w:rPr>
          <w:rFonts w:eastAsia="DengXian"/>
          <w:lang w:eastAsia="zh-CN"/>
        </w:rPr>
        <w:t>-</w:t>
      </w:r>
      <w:r w:rsidRPr="0037088D">
        <w:rPr>
          <w:rFonts w:eastAsia="DengXian"/>
          <w:lang w:eastAsia="zh-CN"/>
        </w:rPr>
        <w:tab/>
        <w:t>[2L] = [2G] - lin2dB([2B] / [1F]) + [2F]</w:t>
      </w:r>
    </w:p>
    <w:p w14:paraId="35BB1944" w14:textId="77777777" w:rsidR="00737A89" w:rsidRPr="0037088D" w:rsidRDefault="00737A89" w:rsidP="00737A89">
      <w:pPr>
        <w:pStyle w:val="B1"/>
        <w:ind w:left="800"/>
        <w:rPr>
          <w:rFonts w:eastAsia="DengXian"/>
          <w:lang w:eastAsia="zh-CN"/>
        </w:rPr>
      </w:pPr>
      <w:r w:rsidRPr="0037088D">
        <w:rPr>
          <w:rFonts w:eastAsia="DengXian"/>
          <w:lang w:eastAsia="zh-CN"/>
        </w:rPr>
        <w:t xml:space="preserve">Note E: The term ‘lin2dB([2B] / [1F])’ is applied due to scaling from CNR/CINR to SNR/SINR. </w:t>
      </w:r>
    </w:p>
    <w:p w14:paraId="65C5035E"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For D2R,</w:t>
      </w:r>
    </w:p>
    <w:p w14:paraId="521F19CB" w14:textId="77777777" w:rsidR="00737A89" w:rsidRPr="0037088D" w:rsidRDefault="00737A89" w:rsidP="00737A89">
      <w:pPr>
        <w:pStyle w:val="B2"/>
        <w:rPr>
          <w:rFonts w:eastAsia="DengXian"/>
          <w:lang w:eastAsia="zh-CN"/>
        </w:rPr>
      </w:pPr>
      <w:r w:rsidRPr="0037088D">
        <w:rPr>
          <w:rFonts w:eastAsia="DengXian"/>
          <w:lang w:eastAsia="zh-CN"/>
        </w:rPr>
        <w:t>-</w:t>
      </w:r>
      <w:r w:rsidRPr="0037088D">
        <w:rPr>
          <w:rFonts w:eastAsia="DengXian"/>
          <w:lang w:eastAsia="zh-CN"/>
        </w:rPr>
        <w:tab/>
        <w:t>[2L] = [2G] + [2F]</w:t>
      </w:r>
    </w:p>
    <w:p w14:paraId="0E2D6920" w14:textId="77777777" w:rsidR="00737A89" w:rsidRPr="0037088D" w:rsidRDefault="00737A89" w:rsidP="00737A89">
      <w:pPr>
        <w:pStyle w:val="B1"/>
        <w:ind w:left="800" w:firstLine="0"/>
        <w:rPr>
          <w:rFonts w:eastAsia="DengXian"/>
          <w:lang w:eastAsia="zh-CN"/>
        </w:rPr>
      </w:pPr>
      <w:r w:rsidRPr="0037088D">
        <w:rPr>
          <w:rFonts w:eastAsia="DengXian"/>
          <w:lang w:eastAsia="zh-CN"/>
        </w:rPr>
        <w:t>[4A]</w:t>
      </w:r>
    </w:p>
    <w:p w14:paraId="7F26A512"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For R2D</w:t>
      </w:r>
    </w:p>
    <w:p w14:paraId="0897A971" w14:textId="77777777" w:rsidR="00737A89" w:rsidRPr="0037088D" w:rsidRDefault="00737A89" w:rsidP="00737A89">
      <w:pPr>
        <w:pStyle w:val="B2"/>
        <w:rPr>
          <w:rFonts w:eastAsia="DengXian"/>
          <w:lang w:eastAsia="zh-CN"/>
        </w:rPr>
      </w:pPr>
      <w:r w:rsidRPr="0037088D">
        <w:rPr>
          <w:rFonts w:eastAsia="DengXian"/>
          <w:lang w:eastAsia="zh-CN"/>
        </w:rPr>
        <w:t>-</w:t>
      </w:r>
      <w:r w:rsidRPr="0037088D">
        <w:rPr>
          <w:rFonts w:eastAsia="DengXian"/>
          <w:lang w:eastAsia="zh-CN"/>
        </w:rPr>
        <w:tab/>
        <w:t xml:space="preserve"> [4A] = [1M] + [2C] - [2H] - [2L] - [3A] - [3B] + [3C] + [3D]</w:t>
      </w:r>
      <w:r w:rsidRPr="00B75F6E">
        <w:rPr>
          <w:rFonts w:eastAsia="DengXian"/>
          <w:color w:val="FF0000"/>
          <w:lang w:eastAsia="zh-CN"/>
        </w:rPr>
        <w:t xml:space="preserve"> - [3E]</w:t>
      </w:r>
    </w:p>
    <w:p w14:paraId="3D4BF7F1"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 xml:space="preserve">For D2R </w:t>
      </w:r>
    </w:p>
    <w:p w14:paraId="2673B29E" w14:textId="77777777" w:rsidR="00737A89" w:rsidRPr="0037088D" w:rsidRDefault="00737A89" w:rsidP="00737A89">
      <w:pPr>
        <w:pStyle w:val="B2"/>
        <w:rPr>
          <w:rFonts w:eastAsia="DengXian"/>
          <w:lang w:eastAsia="zh-CN"/>
        </w:rPr>
      </w:pPr>
      <w:r w:rsidRPr="0037088D">
        <w:rPr>
          <w:rFonts w:eastAsia="DengXian"/>
          <w:lang w:eastAsia="zh-CN"/>
        </w:rPr>
        <w:t>-</w:t>
      </w:r>
      <w:r w:rsidRPr="0037088D">
        <w:rPr>
          <w:rFonts w:eastAsia="DengXian"/>
          <w:lang w:eastAsia="zh-CN"/>
        </w:rPr>
        <w:tab/>
        <w:t xml:space="preserve"> [4A] = [1M] + [2C] - [2X] - [2L] - [3A] - [3B] + [3C] + [3D]</w:t>
      </w:r>
      <w:r w:rsidRPr="00B75F6E">
        <w:rPr>
          <w:rFonts w:eastAsia="DengXian"/>
          <w:color w:val="FF0000"/>
          <w:lang w:eastAsia="zh-CN"/>
        </w:rPr>
        <w:t xml:space="preserve"> - [3E]</w:t>
      </w:r>
    </w:p>
    <w:p w14:paraId="3F98179D" w14:textId="77777777" w:rsidR="00737A89" w:rsidRPr="0037088D" w:rsidRDefault="00737A89" w:rsidP="00737A89">
      <w:pPr>
        <w:pStyle w:val="B1"/>
        <w:ind w:left="800" w:firstLine="0"/>
        <w:rPr>
          <w:rFonts w:eastAsia="DengXian"/>
          <w:lang w:eastAsia="zh-CN"/>
        </w:rPr>
      </w:pPr>
      <w:r w:rsidRPr="0037088D">
        <w:rPr>
          <w:rFonts w:eastAsia="DengXian"/>
          <w:lang w:eastAsia="zh-CN"/>
        </w:rPr>
        <w:t>[4B]</w:t>
      </w:r>
    </w:p>
    <w:p w14:paraId="48CEAF10" w14:textId="77777777" w:rsidR="00737A89" w:rsidRPr="0037088D" w:rsidRDefault="00737A89" w:rsidP="00737A89">
      <w:pPr>
        <w:pStyle w:val="B1"/>
        <w:ind w:left="800"/>
        <w:rPr>
          <w:rFonts w:eastAsia="DengXian"/>
          <w:lang w:eastAsia="zh-CN"/>
        </w:rPr>
      </w:pPr>
      <w:r w:rsidRPr="0037088D">
        <w:rPr>
          <w:rFonts w:eastAsia="DengXian"/>
          <w:lang w:eastAsia="zh-CN"/>
        </w:rPr>
        <w:t>-</w:t>
      </w:r>
      <w:r w:rsidRPr="0037088D">
        <w:rPr>
          <w:rFonts w:eastAsia="DengXian"/>
          <w:lang w:eastAsia="zh-CN"/>
        </w:rPr>
        <w:tab/>
        <w:t xml:space="preserve"> [4B] is derived by assuming pathloss is [4A] and using the pathloss formula as agreed.</w:t>
      </w:r>
    </w:p>
    <w:p w14:paraId="3C1EC82A" w14:textId="77777777" w:rsidR="00737A89" w:rsidRDefault="00737A89" w:rsidP="00737A89">
      <w:pPr>
        <w:jc w:val="both"/>
        <w:rPr>
          <w:rFonts w:eastAsia="DengXian"/>
          <w:b/>
          <w:i/>
        </w:rPr>
      </w:pPr>
    </w:p>
    <w:p w14:paraId="03F1B473" w14:textId="77777777" w:rsidR="00737A89" w:rsidRPr="00831049" w:rsidRDefault="00737A89" w:rsidP="00737A89">
      <w:pPr>
        <w:rPr>
          <w:rFonts w:eastAsiaTheme="minorEastAsia"/>
          <w:b/>
          <w:iCs/>
          <w:lang w:eastAsia="zh-CN"/>
        </w:rPr>
      </w:pPr>
      <w:r w:rsidRPr="00831049">
        <w:rPr>
          <w:rFonts w:eastAsiaTheme="minorEastAsia"/>
          <w:b/>
          <w:iCs/>
          <w:highlight w:val="green"/>
          <w:lang w:eastAsia="zh-CN"/>
        </w:rPr>
        <w:t>Agreement</w:t>
      </w:r>
    </w:p>
    <w:p w14:paraId="6AA4544D" w14:textId="77777777" w:rsidR="00737A89" w:rsidRPr="00831049" w:rsidRDefault="00737A89" w:rsidP="00737A89">
      <w:pPr>
        <w:rPr>
          <w:rFonts w:eastAsiaTheme="minorEastAsia"/>
          <w:bCs/>
          <w:iCs/>
          <w:lang w:eastAsia="zh-CN"/>
        </w:rPr>
      </w:pPr>
      <w:r w:rsidRPr="00831049">
        <w:rPr>
          <w:rFonts w:eastAsiaTheme="minorEastAsia" w:hint="eastAsia"/>
          <w:bCs/>
          <w:iCs/>
          <w:lang w:eastAsia="zh-CN"/>
        </w:rPr>
        <w:t>F</w:t>
      </w:r>
      <w:r w:rsidRPr="00831049">
        <w:rPr>
          <w:rFonts w:eastAsiaTheme="minorEastAsia"/>
          <w:bCs/>
          <w:iCs/>
          <w:lang w:eastAsia="zh-CN"/>
        </w:rPr>
        <w:t xml:space="preserve">or Rel-20 study, “Coverage evaluation assumptions for link-level simulation” is </w:t>
      </w:r>
      <w:r w:rsidRPr="00831049">
        <w:rPr>
          <w:rFonts w:eastAsiaTheme="minorEastAsia"/>
          <w:bCs/>
          <w:iCs/>
          <w:color w:val="00B0F0"/>
          <w:lang w:eastAsia="zh-CN"/>
        </w:rPr>
        <w:t xml:space="preserve">updated </w:t>
      </w:r>
      <w:r w:rsidRPr="00831049">
        <w:rPr>
          <w:rFonts w:eastAsiaTheme="minorEastAsia"/>
          <w:bCs/>
          <w:iCs/>
          <w:lang w:eastAsia="zh-CN"/>
        </w:rPr>
        <w:t>as followings,</w:t>
      </w:r>
    </w:p>
    <w:p w14:paraId="3D42F47A" w14:textId="77777777" w:rsidR="00737A89" w:rsidRDefault="00737A89" w:rsidP="00737A89">
      <w:pPr>
        <w:pStyle w:val="TH"/>
        <w:rPr>
          <w:rFonts w:eastAsia="DengXian"/>
        </w:rPr>
      </w:pPr>
      <w:r>
        <w:rPr>
          <w:rFonts w:eastAsia="DengXian"/>
        </w:rPr>
        <w:lastRenderedPageBreak/>
        <w:t>Coverage evaluation assumptions for link-level simulation for Rel-20 study</w:t>
      </w:r>
    </w:p>
    <w:tbl>
      <w:tblPr>
        <w:tblW w:w="5000" w:type="pct"/>
        <w:jc w:val="center"/>
        <w:tblCellMar>
          <w:left w:w="0" w:type="dxa"/>
          <w:right w:w="0" w:type="dxa"/>
        </w:tblCellMar>
        <w:tblLook w:val="04A0" w:firstRow="1" w:lastRow="0" w:firstColumn="1" w:lastColumn="0" w:noHBand="0" w:noVBand="1"/>
      </w:tblPr>
      <w:tblGrid>
        <w:gridCol w:w="609"/>
        <w:gridCol w:w="1321"/>
        <w:gridCol w:w="1603"/>
        <w:gridCol w:w="6914"/>
      </w:tblGrid>
      <w:tr w:rsidR="00737A89" w14:paraId="51666CDF" w14:textId="77777777" w:rsidTr="001A0567">
        <w:trPr>
          <w:trHeight w:val="20"/>
          <w:tblHeader/>
          <w:jc w:val="center"/>
        </w:trPr>
        <w:tc>
          <w:tcPr>
            <w:tcW w:w="292" w:type="pct"/>
            <w:tcBorders>
              <w:top w:val="single" w:sz="8" w:space="0" w:color="000000"/>
              <w:left w:val="single" w:sz="8" w:space="0" w:color="000000"/>
              <w:bottom w:val="single" w:sz="8" w:space="0" w:color="000000"/>
              <w:right w:val="single" w:sz="8" w:space="0" w:color="000000"/>
            </w:tcBorders>
            <w:shd w:val="clear" w:color="auto" w:fill="D0CECE"/>
          </w:tcPr>
          <w:p w14:paraId="4CA9B261" w14:textId="77777777" w:rsidR="00737A89" w:rsidRPr="00737A89" w:rsidRDefault="00737A89" w:rsidP="00233CF5">
            <w:pPr>
              <w:pStyle w:val="TAH"/>
              <w:rPr>
                <w:rFonts w:eastAsia="DengXian"/>
                <w:sz w:val="16"/>
                <w:szCs w:val="16"/>
              </w:rPr>
            </w:pPr>
            <w:r w:rsidRPr="00737A89">
              <w:rPr>
                <w:rFonts w:eastAsia="DengXian"/>
                <w:sz w:val="16"/>
                <w:szCs w:val="16"/>
              </w:rPr>
              <w:t>No.</w:t>
            </w:r>
          </w:p>
        </w:tc>
        <w:tc>
          <w:tcPr>
            <w:tcW w:w="1399" w:type="pct"/>
            <w:gridSpan w:val="2"/>
            <w:tcBorders>
              <w:top w:val="single" w:sz="8" w:space="0" w:color="000000"/>
              <w:left w:val="nil"/>
              <w:bottom w:val="single" w:sz="8" w:space="0" w:color="000000"/>
              <w:right w:val="single" w:sz="8" w:space="0" w:color="000000"/>
            </w:tcBorders>
            <w:shd w:val="clear" w:color="auto" w:fill="D0CECE"/>
            <w:tcMar>
              <w:top w:w="0" w:type="dxa"/>
              <w:left w:w="108" w:type="dxa"/>
              <w:bottom w:w="0" w:type="dxa"/>
              <w:right w:w="108" w:type="dxa"/>
            </w:tcMar>
          </w:tcPr>
          <w:p w14:paraId="252D06B6" w14:textId="77777777" w:rsidR="00737A89" w:rsidRPr="00737A89" w:rsidRDefault="00737A89" w:rsidP="00233CF5">
            <w:pPr>
              <w:pStyle w:val="TAH"/>
              <w:rPr>
                <w:rFonts w:eastAsia="DengXian"/>
                <w:sz w:val="16"/>
                <w:szCs w:val="16"/>
              </w:rPr>
            </w:pPr>
            <w:r w:rsidRPr="00737A89">
              <w:rPr>
                <w:rFonts w:eastAsia="DengXian"/>
                <w:sz w:val="16"/>
                <w:szCs w:val="16"/>
                <w:lang w:eastAsia="zh-CN"/>
              </w:rPr>
              <w:t>Parameters</w:t>
            </w:r>
          </w:p>
        </w:tc>
        <w:tc>
          <w:tcPr>
            <w:tcW w:w="3309" w:type="pct"/>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tcPr>
          <w:p w14:paraId="4B6734EE" w14:textId="77777777" w:rsidR="00737A89" w:rsidRPr="00737A89" w:rsidRDefault="00737A89" w:rsidP="00233CF5">
            <w:pPr>
              <w:pStyle w:val="TAH"/>
              <w:rPr>
                <w:rFonts w:eastAsia="DengXian"/>
                <w:sz w:val="16"/>
                <w:szCs w:val="16"/>
              </w:rPr>
            </w:pPr>
            <w:r w:rsidRPr="00737A89">
              <w:rPr>
                <w:rFonts w:eastAsia="DengXian"/>
                <w:sz w:val="16"/>
                <w:szCs w:val="16"/>
                <w:lang w:eastAsia="zh-CN"/>
              </w:rPr>
              <w:t>Assumptions</w:t>
            </w:r>
          </w:p>
        </w:tc>
      </w:tr>
      <w:tr w:rsidR="00737A89" w14:paraId="737785A9" w14:textId="77777777" w:rsidTr="00737A89">
        <w:trPr>
          <w:trHeight w:val="20"/>
          <w:tblHeader/>
          <w:jc w:val="center"/>
        </w:trPr>
        <w:tc>
          <w:tcPr>
            <w:tcW w:w="5000" w:type="pct"/>
            <w:gridSpan w:val="4"/>
            <w:tcBorders>
              <w:top w:val="nil"/>
              <w:left w:val="single" w:sz="8" w:space="0" w:color="auto"/>
              <w:bottom w:val="single" w:sz="8" w:space="0" w:color="auto"/>
              <w:right w:val="single" w:sz="8" w:space="0" w:color="auto"/>
            </w:tcBorders>
            <w:shd w:val="clear" w:color="auto" w:fill="D0CECE"/>
          </w:tcPr>
          <w:p w14:paraId="616B7BC1" w14:textId="77777777" w:rsidR="00737A89" w:rsidRPr="00737A89" w:rsidRDefault="00737A89" w:rsidP="00233CF5">
            <w:pPr>
              <w:pStyle w:val="TAH"/>
              <w:rPr>
                <w:rFonts w:eastAsia="DengXian"/>
                <w:sz w:val="16"/>
                <w:szCs w:val="16"/>
                <w:lang w:eastAsia="zh-CN"/>
              </w:rPr>
            </w:pPr>
            <w:r w:rsidRPr="00737A89">
              <w:rPr>
                <w:rFonts w:eastAsia="DengXian"/>
                <w:sz w:val="16"/>
                <w:szCs w:val="16"/>
                <w:lang w:eastAsia="zh-CN"/>
              </w:rPr>
              <w:t>R2D/D2R common parameters</w:t>
            </w:r>
          </w:p>
        </w:tc>
      </w:tr>
      <w:tr w:rsidR="00737A89" w14:paraId="21CAFB14"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B4F8979"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[0a]</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4559C225"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Carrier frequency</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1F79E175"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Refer to link budget template</w:t>
            </w:r>
          </w:p>
        </w:tc>
      </w:tr>
      <w:tr w:rsidR="00737A89" w14:paraId="3FAE3607"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30F033D"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[0b]</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71FBEDE2"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SCS</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68E1F62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15 kHz as baseline</w:t>
            </w:r>
          </w:p>
        </w:tc>
      </w:tr>
      <w:tr w:rsidR="00737A89" w14:paraId="08B46246"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195B72ED"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[0c]</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454B368"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Block structure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073774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 xml:space="preserve">Blocks as agreed </w:t>
            </w:r>
            <w:r w:rsidRPr="00737A89">
              <w:rPr>
                <w:rFonts w:ascii="Arial" w:eastAsia="DengXian" w:hAnsi="Arial" w:cs="Arial"/>
                <w:color w:val="FF0000"/>
                <w:sz w:val="16"/>
                <w:szCs w:val="16"/>
                <w:lang w:eastAsia="zh-CN"/>
              </w:rPr>
              <w:t xml:space="preserve">in Rel-19 with update </w:t>
            </w:r>
            <w:r w:rsidRPr="00737A89">
              <w:rPr>
                <w:rFonts w:ascii="Arial" w:eastAsia="DengXian" w:hAnsi="Arial" w:cs="Arial"/>
                <w:sz w:val="16"/>
                <w:szCs w:val="16"/>
                <w:lang w:eastAsia="zh-CN"/>
              </w:rPr>
              <w:t>reported by companies</w:t>
            </w:r>
          </w:p>
        </w:tc>
      </w:tr>
      <w:tr w:rsidR="00737A89" w14:paraId="3E07E45D"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B2ACBBC"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[0d]</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3D69689"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Channel model</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A59B1D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TDL-C</w:t>
            </w:r>
          </w:p>
        </w:tc>
      </w:tr>
      <w:tr w:rsidR="00737A89" w14:paraId="4EBCD897"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FD08F2A"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[0e]</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F110DC3"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Delay spread</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1C499A9A" w14:textId="77777777" w:rsidR="00737A89" w:rsidRPr="00737A89" w:rsidRDefault="00737A89" w:rsidP="00233CF5">
            <w:pPr>
              <w:widowControl w:val="0"/>
              <w:rPr>
                <w:rFonts w:ascii="Arial" w:hAnsi="Arial" w:cs="Arial"/>
                <w:strike/>
                <w:sz w:val="16"/>
                <w:szCs w:val="16"/>
              </w:rPr>
            </w:pPr>
            <w:r w:rsidRPr="00737A89">
              <w:rPr>
                <w:rFonts w:ascii="Arial" w:eastAsia="DengXian" w:hAnsi="Arial" w:cs="Arial"/>
                <w:color w:val="FF0000"/>
                <w:sz w:val="16"/>
                <w:szCs w:val="16"/>
                <w:lang w:eastAsia="zh-CN"/>
              </w:rPr>
              <w:t>an RMS delay spread of 300 ns</w:t>
            </w:r>
          </w:p>
        </w:tc>
      </w:tr>
      <w:tr w:rsidR="00737A89" w14:paraId="73D3A711"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3DCE001B"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[0f]</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22E6F130"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Device velocity</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10BF8F1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3 km/h</w:t>
            </w:r>
          </w:p>
          <w:p w14:paraId="1FE01D60" w14:textId="77777777" w:rsidR="00737A89" w:rsidRPr="00737A89" w:rsidRDefault="00737A89" w:rsidP="00233CF5">
            <w:pPr>
              <w:widowControl w:val="0"/>
              <w:ind w:left="284"/>
              <w:rPr>
                <w:rFonts w:ascii="Arial" w:eastAsia="DengXian" w:hAnsi="Arial" w:cs="Arial"/>
                <w:sz w:val="16"/>
                <w:szCs w:val="16"/>
                <w:lang w:eastAsia="zh-CN"/>
              </w:rPr>
            </w:pPr>
            <w:r w:rsidRPr="00737A89">
              <w:rPr>
                <w:rFonts w:ascii="Arial" w:eastAsia="DengXian" w:hAnsi="Arial" w:cs="Arial"/>
                <w:color w:val="FF0000"/>
                <w:sz w:val="16"/>
                <w:szCs w:val="16"/>
                <w:lang w:eastAsia="zh-CN"/>
              </w:rPr>
              <w:t>Companies can also report 10 km/h</w:t>
            </w:r>
          </w:p>
        </w:tc>
      </w:tr>
      <w:tr w:rsidR="00737A89" w14:paraId="7673AE12"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19BD240D"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[0g]</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81CB75B"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Number of Tx/Rx chains for Ambient IoT device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0B2CD1D"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w:t>
            </w:r>
          </w:p>
        </w:tc>
      </w:tr>
      <w:tr w:rsidR="00737A89" w14:paraId="088BE5A9"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EE9CEE4"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[0h1]</w:t>
            </w:r>
          </w:p>
        </w:tc>
        <w:tc>
          <w:tcPr>
            <w:tcW w:w="632" w:type="pct"/>
            <w:vMerge w:val="restart"/>
            <w:tcBorders>
              <w:top w:val="nil"/>
              <w:left w:val="nil"/>
              <w:bottom w:val="single" w:sz="8" w:space="0" w:color="auto"/>
              <w:right w:val="single" w:sz="8" w:space="0" w:color="auto"/>
            </w:tcBorders>
            <w:tcMar>
              <w:top w:w="0" w:type="dxa"/>
              <w:left w:w="108" w:type="dxa"/>
              <w:bottom w:w="0" w:type="dxa"/>
              <w:right w:w="108" w:type="dxa"/>
            </w:tcMar>
          </w:tcPr>
          <w:p w14:paraId="7AB2DF76"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BS</w:t>
            </w:r>
          </w:p>
        </w:tc>
        <w:tc>
          <w:tcPr>
            <w:tcW w:w="767" w:type="pct"/>
            <w:tcBorders>
              <w:top w:val="nil"/>
              <w:left w:val="nil"/>
              <w:bottom w:val="single" w:sz="8" w:space="0" w:color="auto"/>
              <w:right w:val="single" w:sz="8" w:space="0" w:color="auto"/>
            </w:tcBorders>
            <w:tcMar>
              <w:top w:w="0" w:type="dxa"/>
              <w:left w:w="108" w:type="dxa"/>
              <w:bottom w:w="0" w:type="dxa"/>
              <w:right w:w="108" w:type="dxa"/>
            </w:tcMar>
          </w:tcPr>
          <w:p w14:paraId="3B339B8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Number of antenna elements</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45E1F54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2 or 4</w:t>
            </w:r>
          </w:p>
        </w:tc>
      </w:tr>
      <w:tr w:rsidR="00737A89" w14:paraId="48DF6535"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9F64CB2"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[0h2]</w:t>
            </w:r>
          </w:p>
        </w:tc>
        <w:tc>
          <w:tcPr>
            <w:tcW w:w="632" w:type="pct"/>
            <w:vMerge/>
            <w:tcBorders>
              <w:top w:val="nil"/>
              <w:left w:val="nil"/>
              <w:bottom w:val="single" w:sz="8" w:space="0" w:color="auto"/>
              <w:right w:val="single" w:sz="8" w:space="0" w:color="auto"/>
            </w:tcBorders>
            <w:vAlign w:val="center"/>
          </w:tcPr>
          <w:p w14:paraId="78E953BA" w14:textId="77777777" w:rsidR="00737A89" w:rsidRPr="00737A89" w:rsidRDefault="00737A89" w:rsidP="00233CF5">
            <w:pPr>
              <w:widowControl w:val="0"/>
              <w:rPr>
                <w:rFonts w:ascii="Arial" w:eastAsia="DengXian" w:hAnsi="Arial" w:cs="Arial"/>
                <w:sz w:val="16"/>
                <w:szCs w:val="16"/>
              </w:rPr>
            </w:pPr>
          </w:p>
        </w:tc>
        <w:tc>
          <w:tcPr>
            <w:tcW w:w="767" w:type="pct"/>
            <w:tcBorders>
              <w:top w:val="nil"/>
              <w:left w:val="nil"/>
              <w:bottom w:val="single" w:sz="8" w:space="0" w:color="auto"/>
              <w:right w:val="single" w:sz="8" w:space="0" w:color="auto"/>
            </w:tcBorders>
            <w:tcMar>
              <w:top w:w="0" w:type="dxa"/>
              <w:left w:w="108" w:type="dxa"/>
              <w:bottom w:w="0" w:type="dxa"/>
              <w:right w:w="108" w:type="dxa"/>
            </w:tcMar>
          </w:tcPr>
          <w:p w14:paraId="2A3E0B92"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Number of TXRUs</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94EA36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2 or 4</w:t>
            </w:r>
          </w:p>
        </w:tc>
      </w:tr>
      <w:tr w:rsidR="00737A89" w14:paraId="3C595A88"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3D3A8456"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[0m]</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8F3A82B"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Reference data rate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068733B2"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 kbps (M)</w:t>
            </w:r>
          </w:p>
          <w:p w14:paraId="0BD6DE60"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5 - 7 kbps (M)</w:t>
            </w:r>
          </w:p>
          <w:p w14:paraId="4D1DD0E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48 - 60 kbps (O)</w:t>
            </w:r>
          </w:p>
          <w:p w14:paraId="0BE336EF"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0.1 kbps for message size of 20 bits or 96 bits (O)</w:t>
            </w:r>
          </w:p>
          <w:p w14:paraId="10C410E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Other data rates can be reported by companies</w:t>
            </w:r>
          </w:p>
          <w:p w14:paraId="74D508B0"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rPr>
              <w:t>Note 1: Companies to report the exact data rate.</w:t>
            </w:r>
          </w:p>
          <w:p w14:paraId="2BBB375C"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rPr>
              <w:t>Note 2: The exact data rate is close to the values listed above.</w:t>
            </w:r>
          </w:p>
          <w:p w14:paraId="48477BCB"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rPr>
              <w:t xml:space="preserve">Note 3: The exact data rate is calculated by dividing the </w:t>
            </w:r>
            <w:r w:rsidRPr="00737A89">
              <w:rPr>
                <w:rFonts w:ascii="Arial" w:eastAsia="DengXian" w:hAnsi="Arial" w:cs="Arial"/>
                <w:strike/>
                <w:sz w:val="16"/>
                <w:szCs w:val="16"/>
              </w:rPr>
              <w:t>total</w:t>
            </w:r>
            <w:r w:rsidRPr="00737A89">
              <w:rPr>
                <w:rFonts w:ascii="Arial" w:eastAsia="DengXian" w:hAnsi="Arial" w:cs="Arial"/>
                <w:sz w:val="16"/>
                <w:szCs w:val="16"/>
              </w:rPr>
              <w:t xml:space="preserve"> message size (excluding CRC) by the total transmission time including applicable overheads(e.g., CRC, pre/mid/post-ambles if present).</w:t>
            </w:r>
          </w:p>
          <w:p w14:paraId="7964FD80"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rPr>
              <w:t>Note 4: The exact data rate may be related to coding scheme, repetition and etc.</w:t>
            </w:r>
          </w:p>
          <w:p w14:paraId="325E00C7"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rPr>
              <w:t>Note 5: All data rates considered are for evaluation purpose only</w:t>
            </w:r>
          </w:p>
          <w:p w14:paraId="5B508DB6" w14:textId="77777777" w:rsidR="00737A89" w:rsidRPr="00737A89" w:rsidRDefault="00737A89" w:rsidP="00233CF5">
            <w:pPr>
              <w:widowControl w:val="0"/>
              <w:rPr>
                <w:rFonts w:ascii="Arial" w:eastAsia="DengXian" w:hAnsi="Arial" w:cs="Arial"/>
                <w:strike/>
                <w:sz w:val="16"/>
                <w:szCs w:val="16"/>
              </w:rPr>
            </w:pPr>
            <w:r w:rsidRPr="00737A89">
              <w:rPr>
                <w:rFonts w:ascii="Arial" w:eastAsia="DengXian" w:hAnsi="Arial" w:cs="Arial"/>
                <w:strike/>
                <w:color w:val="00B0F0"/>
                <w:sz w:val="16"/>
                <w:szCs w:val="16"/>
                <w:lang w:eastAsia="zh-CN"/>
              </w:rPr>
              <w:t>FFS whether to add additional value(s)</w:t>
            </w:r>
          </w:p>
        </w:tc>
      </w:tr>
      <w:tr w:rsidR="00737A89" w14:paraId="3F8423D6"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AF2DDF6"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[0n]</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239F5F0"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Message size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649CF4A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{20 bits, 96 bits, 400 bits} are considered for message size.</w:t>
            </w:r>
          </w:p>
          <w:p w14:paraId="74622C7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Note 1: companies to report the M value and chip length used for each message size</w:t>
            </w:r>
          </w:p>
          <w:p w14:paraId="7550B8D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Note 2: CRC is not included for the message size</w:t>
            </w:r>
          </w:p>
          <w:p w14:paraId="34D08B7E" w14:textId="77777777" w:rsidR="00737A89" w:rsidRPr="00737A89" w:rsidRDefault="00737A89" w:rsidP="00233CF5">
            <w:pPr>
              <w:widowControl w:val="0"/>
              <w:rPr>
                <w:rFonts w:ascii="Arial" w:eastAsia="DengXian" w:hAnsi="Arial" w:cs="Arial"/>
                <w:strike/>
                <w:sz w:val="16"/>
                <w:szCs w:val="16"/>
                <w:lang w:eastAsia="zh-CN"/>
              </w:rPr>
            </w:pPr>
            <w:r w:rsidRPr="00737A89">
              <w:rPr>
                <w:rFonts w:ascii="Arial" w:eastAsia="DengXian" w:hAnsi="Arial" w:cs="Arial"/>
                <w:strike/>
                <w:color w:val="00B0F0"/>
                <w:sz w:val="16"/>
                <w:szCs w:val="16"/>
                <w:lang w:eastAsia="zh-CN"/>
              </w:rPr>
              <w:t>FFS whether to add value of 800 bits.</w:t>
            </w:r>
          </w:p>
        </w:tc>
      </w:tr>
      <w:tr w:rsidR="00737A89" w14:paraId="29FD93B3"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B5F9206"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[0p]</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2C71BC62"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BLER target</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254CB07"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1%, 10%</w:t>
            </w:r>
          </w:p>
        </w:tc>
      </w:tr>
      <w:tr w:rsidR="00737A89" w14:paraId="778DD56C"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01810CC"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[0q]</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364922A0"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Sampling frequency</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EC216A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the sampling frequency (e.g., 1.92Msps or other feasible values if any)</w:t>
            </w:r>
          </w:p>
          <w:p w14:paraId="66EC4442" w14:textId="77777777" w:rsidR="00737A89" w:rsidRPr="00737A89" w:rsidRDefault="00737A89" w:rsidP="00233CF5">
            <w:pPr>
              <w:widowControl w:val="0"/>
              <w:rPr>
                <w:rFonts w:ascii="Arial" w:eastAsia="DengXian" w:hAnsi="Arial" w:cs="Arial"/>
                <w:strike/>
                <w:sz w:val="16"/>
                <w:szCs w:val="16"/>
                <w:lang w:eastAsia="zh-CN"/>
              </w:rPr>
            </w:pPr>
            <w:r w:rsidRPr="00737A89">
              <w:rPr>
                <w:rFonts w:ascii="Arial" w:eastAsia="DengXian" w:hAnsi="Arial" w:cs="Arial"/>
                <w:sz w:val="16"/>
                <w:szCs w:val="16"/>
                <w:lang w:eastAsia="zh-CN"/>
              </w:rPr>
              <w:t xml:space="preserve">Initial SFO (Sampling Frequency Offset) (Fe): </w:t>
            </w:r>
          </w:p>
          <w:p w14:paraId="11038347"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or Device 2b: Randomly select a value from the range of 10^3~10^4 ppm</w:t>
            </w:r>
          </w:p>
          <w:p w14:paraId="4ECFF277"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 xml:space="preserve">or Device C: </w:t>
            </w:r>
            <w:r w:rsidRPr="00737A89">
              <w:rPr>
                <w:rFonts w:ascii="Arial" w:eastAsiaTheme="minorEastAsia" w:hAnsi="Arial" w:cs="Arial"/>
                <w:color w:val="00B0F0"/>
                <w:sz w:val="16"/>
                <w:szCs w:val="16"/>
                <w:lang w:eastAsia="zh-CN"/>
              </w:rPr>
              <w:t>50</w:t>
            </w:r>
            <w:r w:rsidRPr="00737A89">
              <w:rPr>
                <w:rFonts w:ascii="Arial" w:eastAsiaTheme="minorEastAsia" w:hAnsi="Arial" w:cs="Arial"/>
                <w:color w:val="FF0000"/>
                <w:sz w:val="16"/>
                <w:szCs w:val="16"/>
                <w:lang w:eastAsia="zh-CN"/>
              </w:rPr>
              <w:t xml:space="preserve"> ppm</w:t>
            </w:r>
          </w:p>
          <w:p w14:paraId="1A959780"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SFO after clock sync/calibration:</w:t>
            </w:r>
          </w:p>
          <w:p w14:paraId="77E1BBEC"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or Device 2b: 10^3 (M) ppm, 10^2 (O) ppm</w:t>
            </w:r>
          </w:p>
          <w:p w14:paraId="29F3564E"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 xml:space="preserve">or Device C: </w:t>
            </w:r>
            <w:r w:rsidRPr="00737A89">
              <w:rPr>
                <w:rFonts w:ascii="Arial" w:eastAsiaTheme="minorEastAsia" w:hAnsi="Arial" w:cs="Arial"/>
                <w:color w:val="00B0F0"/>
                <w:sz w:val="16"/>
                <w:szCs w:val="16"/>
                <w:lang w:eastAsia="zh-CN"/>
              </w:rPr>
              <w:t>10</w:t>
            </w:r>
            <w:r w:rsidRPr="00737A89">
              <w:rPr>
                <w:rFonts w:ascii="Arial" w:eastAsiaTheme="minorEastAsia" w:hAnsi="Arial" w:cs="Arial"/>
                <w:color w:val="FF0000"/>
                <w:sz w:val="16"/>
                <w:szCs w:val="16"/>
                <w:lang w:eastAsia="zh-CN"/>
              </w:rPr>
              <w:t xml:space="preserve"> ppm</w:t>
            </w:r>
          </w:p>
          <w:p w14:paraId="7742B4B1" w14:textId="77777777" w:rsidR="00737A89" w:rsidRPr="00737A89" w:rsidRDefault="00737A89" w:rsidP="00233CF5">
            <w:pPr>
              <w:widowControl w:val="0"/>
              <w:rPr>
                <w:rFonts w:ascii="Arial" w:hAnsi="Arial" w:cs="Arial"/>
                <w:sz w:val="16"/>
                <w:szCs w:val="16"/>
              </w:rPr>
            </w:pPr>
            <w:r w:rsidRPr="00737A89">
              <w:rPr>
                <w:rFonts w:ascii="Arial" w:hAnsi="Arial" w:cs="Arial"/>
                <w:sz w:val="16"/>
                <w:szCs w:val="16"/>
              </w:rPr>
              <w:t xml:space="preserve">Note: For random selection, the value is randomly selected per simulation drop, according to a </w:t>
            </w:r>
            <w:r w:rsidRPr="00737A89">
              <w:rPr>
                <w:rFonts w:ascii="Arial" w:hAnsi="Arial" w:cs="Arial"/>
                <w:sz w:val="16"/>
                <w:szCs w:val="16"/>
              </w:rPr>
              <w:lastRenderedPageBreak/>
              <w:t>uniform distribution</w:t>
            </w:r>
          </w:p>
          <w:p w14:paraId="551AD9A5" w14:textId="77777777" w:rsidR="00737A89" w:rsidRPr="00737A89" w:rsidRDefault="00737A89" w:rsidP="00233CF5">
            <w:pPr>
              <w:widowControl w:val="0"/>
              <w:rPr>
                <w:rFonts w:ascii="Arial" w:hAnsi="Arial" w:cs="Arial"/>
                <w:sz w:val="16"/>
                <w:szCs w:val="16"/>
              </w:rPr>
            </w:pPr>
            <w:r w:rsidRPr="00737A89">
              <w:rPr>
                <w:rFonts w:ascii="Arial" w:hAnsi="Arial" w:cs="Arial"/>
                <w:sz w:val="16"/>
                <w:szCs w:val="16"/>
              </w:rPr>
              <w:t>Note: Above values are only for sampling purpose.</w:t>
            </w:r>
          </w:p>
          <w:p w14:paraId="021C65CA" w14:textId="77777777" w:rsidR="00737A89" w:rsidRPr="00737A89" w:rsidRDefault="00737A89" w:rsidP="00233CF5">
            <w:pPr>
              <w:widowControl w:val="0"/>
              <w:rPr>
                <w:rFonts w:ascii="Arial" w:hAnsi="Arial" w:cs="Arial"/>
                <w:sz w:val="16"/>
                <w:szCs w:val="16"/>
              </w:rPr>
            </w:pPr>
            <w:r w:rsidRPr="00737A89">
              <w:rPr>
                <w:rFonts w:ascii="Arial" w:hAnsi="Arial" w:cs="Arial"/>
                <w:sz w:val="16"/>
                <w:szCs w:val="16"/>
              </w:rPr>
              <w:t>Note: Above assumptions are only for LLS evaluation purpose only for R2D and D2R.</w:t>
            </w:r>
          </w:p>
          <w:p w14:paraId="1679978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The timing drift ΔT over a time T is modelled as ΔT = ±Fe * T.</w:t>
            </w:r>
          </w:p>
          <w:p w14:paraId="51B5EE48" w14:textId="77777777" w:rsidR="00737A89" w:rsidRPr="00737A89" w:rsidRDefault="00737A89" w:rsidP="00233CF5">
            <w:pPr>
              <w:widowControl w:val="0"/>
              <w:rPr>
                <w:rFonts w:ascii="Arial" w:hAnsi="Arial" w:cs="Arial"/>
                <w:sz w:val="16"/>
                <w:szCs w:val="16"/>
              </w:rPr>
            </w:pPr>
            <w:r w:rsidRPr="00737A89">
              <w:rPr>
                <w:rFonts w:ascii="Arial" w:hAnsi="Arial" w:cs="Arial"/>
                <w:sz w:val="16"/>
                <w:szCs w:val="16"/>
              </w:rPr>
              <w:t>Note: SFO after clock calibration can be applied to Fe.</w:t>
            </w:r>
          </w:p>
          <w:p w14:paraId="7EFF2383" w14:textId="77777777" w:rsidR="00737A89" w:rsidRPr="00737A89" w:rsidRDefault="00737A89" w:rsidP="00233CF5">
            <w:pPr>
              <w:widowControl w:val="0"/>
              <w:rPr>
                <w:rFonts w:ascii="Arial" w:hAnsi="Arial" w:cs="Arial"/>
                <w:color w:val="FF0000"/>
                <w:sz w:val="16"/>
                <w:szCs w:val="16"/>
              </w:rPr>
            </w:pPr>
            <w:r w:rsidRPr="00737A89">
              <w:rPr>
                <w:rFonts w:ascii="Arial" w:eastAsia="DengXian" w:hAnsi="Arial" w:cs="Arial"/>
                <w:color w:val="FF0000"/>
                <w:sz w:val="16"/>
                <w:szCs w:val="16"/>
                <w:lang w:eastAsia="zh-CN"/>
              </w:rPr>
              <w:t>Initial CFO:</w:t>
            </w:r>
          </w:p>
          <w:p w14:paraId="1D025E57"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or Device 2b: Randomly select a value from the range of</w:t>
            </w:r>
            <w:r w:rsidRPr="00737A89" w:rsidDel="00B670AE">
              <w:rPr>
                <w:rFonts w:ascii="Arial" w:eastAsiaTheme="minorEastAsia" w:hAnsi="Arial" w:cs="Arial"/>
                <w:color w:val="FF0000"/>
                <w:sz w:val="16"/>
                <w:szCs w:val="16"/>
                <w:lang w:eastAsia="zh-CN"/>
              </w:rPr>
              <w:t xml:space="preserve"> </w:t>
            </w:r>
            <w:r w:rsidRPr="00737A89">
              <w:rPr>
                <w:rFonts w:ascii="Arial" w:eastAsiaTheme="minorEastAsia" w:hAnsi="Arial" w:cs="Arial"/>
                <w:color w:val="FF0000"/>
                <w:sz w:val="16"/>
                <w:szCs w:val="16"/>
                <w:lang w:eastAsia="zh-CN"/>
              </w:rPr>
              <w:t>10^3~10^4 ppm</w:t>
            </w:r>
          </w:p>
          <w:p w14:paraId="7EE9EBEB"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 xml:space="preserve">or Device C: </w:t>
            </w:r>
            <w:r w:rsidRPr="00737A89">
              <w:rPr>
                <w:rFonts w:ascii="Arial" w:eastAsiaTheme="minorEastAsia" w:hAnsi="Arial" w:cs="Arial"/>
                <w:color w:val="00B0F0"/>
                <w:sz w:val="16"/>
                <w:szCs w:val="16"/>
                <w:lang w:eastAsia="zh-CN"/>
              </w:rPr>
              <w:t>50</w:t>
            </w:r>
            <w:r w:rsidRPr="00737A89">
              <w:rPr>
                <w:rFonts w:ascii="Arial" w:eastAsiaTheme="minorEastAsia" w:hAnsi="Arial" w:cs="Arial"/>
                <w:color w:val="FF0000"/>
                <w:sz w:val="16"/>
                <w:szCs w:val="16"/>
                <w:lang w:eastAsia="zh-CN"/>
              </w:rPr>
              <w:t xml:space="preserve"> ppm</w:t>
            </w:r>
          </w:p>
          <w:p w14:paraId="6F0C9F0A"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CFO after clock sync/calibration:</w:t>
            </w:r>
          </w:p>
          <w:p w14:paraId="523E2876"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or Device 2b: 100 (M) ppm, 200 (O) ppm, 50 (O) ppm</w:t>
            </w:r>
          </w:p>
          <w:p w14:paraId="35A30B03" w14:textId="77777777" w:rsidR="00737A89" w:rsidRPr="00737A89" w:rsidRDefault="00737A89" w:rsidP="00233CF5">
            <w:pPr>
              <w:widowControl w:val="0"/>
              <w:ind w:left="284"/>
              <w:rPr>
                <w:rFonts w:ascii="Arial" w:eastAsiaTheme="minorEastAsia" w:hAnsi="Arial" w:cs="Arial"/>
                <w:color w:val="FF0000"/>
                <w:sz w:val="16"/>
                <w:szCs w:val="16"/>
                <w:lang w:eastAsia="zh-CN"/>
              </w:rPr>
            </w:pPr>
            <w:r w:rsidRPr="00737A89">
              <w:rPr>
                <w:rFonts w:ascii="Arial" w:eastAsiaTheme="minorEastAsia" w:hAnsi="Arial" w:cs="Arial" w:hint="eastAsia"/>
                <w:color w:val="FF0000"/>
                <w:sz w:val="16"/>
                <w:szCs w:val="16"/>
                <w:lang w:eastAsia="zh-CN"/>
              </w:rPr>
              <w:t>F</w:t>
            </w:r>
            <w:r w:rsidRPr="00737A89">
              <w:rPr>
                <w:rFonts w:ascii="Arial" w:eastAsiaTheme="minorEastAsia" w:hAnsi="Arial" w:cs="Arial"/>
                <w:color w:val="FF0000"/>
                <w:sz w:val="16"/>
                <w:szCs w:val="16"/>
                <w:lang w:eastAsia="zh-CN"/>
              </w:rPr>
              <w:t xml:space="preserve">or Device C: </w:t>
            </w:r>
            <w:r w:rsidRPr="00737A89">
              <w:rPr>
                <w:rFonts w:ascii="Arial" w:eastAsiaTheme="minorEastAsia" w:hAnsi="Arial" w:cs="Arial"/>
                <w:color w:val="00B0F0"/>
                <w:sz w:val="16"/>
                <w:szCs w:val="16"/>
                <w:lang w:eastAsia="zh-CN"/>
              </w:rPr>
              <w:t>10</w:t>
            </w:r>
            <w:r w:rsidRPr="00737A89">
              <w:rPr>
                <w:rFonts w:ascii="Arial" w:eastAsiaTheme="minorEastAsia" w:hAnsi="Arial" w:cs="Arial"/>
                <w:color w:val="FF0000"/>
                <w:sz w:val="16"/>
                <w:szCs w:val="16"/>
                <w:lang w:eastAsia="zh-CN"/>
              </w:rPr>
              <w:t xml:space="preserve"> ppm</w:t>
            </w:r>
          </w:p>
          <w:p w14:paraId="4AEA4B4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Drift rate of 0.1 or 1 ppm/s. Companies to report which value they used.</w:t>
            </w:r>
          </w:p>
          <w:p w14:paraId="0DF127B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Note: Above assumptions are for LLS evaluation purpose only</w:t>
            </w:r>
          </w:p>
        </w:tc>
      </w:tr>
      <w:tr w:rsidR="00737A89" w14:paraId="1A969968"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17417BAF"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lastRenderedPageBreak/>
              <w:t>[0r]</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4632AE55"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Device 2b/C</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156D0D7" w14:textId="77777777" w:rsidR="00737A89" w:rsidRPr="00737A89" w:rsidRDefault="00737A89" w:rsidP="00233CF5">
            <w:pPr>
              <w:widowControl w:val="0"/>
              <w:rPr>
                <w:rFonts w:ascii="Arial" w:eastAsia="DengXian" w:hAnsi="Arial" w:cs="Arial"/>
                <w:sz w:val="16"/>
                <w:szCs w:val="16"/>
                <w:lang w:eastAsia="zh-CN"/>
              </w:rPr>
            </w:pPr>
            <w:r w:rsidRPr="00737A89">
              <w:rPr>
                <w:rFonts w:ascii="Arial" w:hAnsi="Arial" w:cs="Arial"/>
                <w:sz w:val="16"/>
                <w:szCs w:val="16"/>
              </w:rPr>
              <w:t>ZIF/IF-ED</w:t>
            </w:r>
          </w:p>
        </w:tc>
      </w:tr>
      <w:tr w:rsidR="00737A89" w14:paraId="5DDC3658" w14:textId="77777777" w:rsidTr="00233CF5">
        <w:trPr>
          <w:trHeight w:val="20"/>
          <w:jc w:val="center"/>
        </w:trPr>
        <w:tc>
          <w:tcPr>
            <w:tcW w:w="5000" w:type="pct"/>
            <w:gridSpan w:val="4"/>
            <w:tcBorders>
              <w:top w:val="nil"/>
              <w:left w:val="single" w:sz="8" w:space="0" w:color="auto"/>
              <w:bottom w:val="single" w:sz="8" w:space="0" w:color="auto"/>
              <w:right w:val="single" w:sz="8" w:space="0" w:color="auto"/>
            </w:tcBorders>
            <w:shd w:val="clear" w:color="auto" w:fill="D0CECE"/>
          </w:tcPr>
          <w:p w14:paraId="1E87E155"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R2D specific parameters</w:t>
            </w:r>
          </w:p>
        </w:tc>
      </w:tr>
      <w:tr w:rsidR="00737A89" w14:paraId="524A2306"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641DBE36"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[1a]</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416FB33"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Transmission bandwidth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60AFCEB5" w14:textId="77777777" w:rsidR="00737A89" w:rsidRPr="00737A89" w:rsidRDefault="00737A89" w:rsidP="00233CF5">
            <w:pPr>
              <w:widowControl w:val="0"/>
              <w:rPr>
                <w:rFonts w:ascii="Arial" w:eastAsia="DengXian" w:hAnsi="Arial" w:cs="Arial"/>
                <w:color w:val="FF0000"/>
                <w:sz w:val="16"/>
                <w:szCs w:val="16"/>
                <w:lang w:eastAsia="zh-CN" w:bidi="ar"/>
              </w:rPr>
            </w:pPr>
            <w:r w:rsidRPr="00737A89">
              <w:rPr>
                <w:rFonts w:ascii="Arial" w:eastAsia="DengXian" w:hAnsi="Arial" w:cs="Arial"/>
                <w:color w:val="FF0000"/>
                <w:sz w:val="16"/>
                <w:szCs w:val="16"/>
                <w:lang w:eastAsia="zh-CN" w:bidi="ar"/>
              </w:rPr>
              <w:t>180</w:t>
            </w:r>
            <w:r w:rsidRPr="00737A89">
              <w:rPr>
                <w:rFonts w:ascii="Arial" w:eastAsia="DengXian" w:hAnsi="Arial" w:cs="Arial" w:hint="eastAsia"/>
                <w:color w:val="FF0000"/>
                <w:sz w:val="16"/>
                <w:szCs w:val="16"/>
                <w:lang w:eastAsia="zh-CN" w:bidi="ar"/>
              </w:rPr>
              <w:t>kH</w:t>
            </w:r>
            <w:r w:rsidRPr="00737A89">
              <w:rPr>
                <w:rFonts w:ascii="Arial" w:eastAsia="DengXian" w:hAnsi="Arial" w:cs="Arial"/>
                <w:color w:val="FF0000"/>
                <w:sz w:val="16"/>
                <w:szCs w:val="16"/>
                <w:lang w:eastAsia="zh-CN" w:bidi="ar"/>
              </w:rPr>
              <w:t>z</w:t>
            </w:r>
          </w:p>
          <w:p w14:paraId="5399E745" w14:textId="77777777" w:rsidR="00737A89" w:rsidRPr="00737A89" w:rsidRDefault="00737A89" w:rsidP="00233CF5">
            <w:pPr>
              <w:widowControl w:val="0"/>
              <w:ind w:left="284"/>
              <w:rPr>
                <w:rFonts w:ascii="Arial" w:eastAsia="DengXian" w:hAnsi="Arial" w:cs="Arial"/>
                <w:sz w:val="16"/>
                <w:szCs w:val="16"/>
                <w:lang w:eastAsia="zh-CN"/>
              </w:rPr>
            </w:pPr>
            <w:r w:rsidRPr="00737A89">
              <w:rPr>
                <w:rFonts w:ascii="Arial" w:eastAsia="DengXian" w:hAnsi="Arial" w:cs="Arial"/>
                <w:color w:val="FF0000"/>
                <w:sz w:val="16"/>
                <w:szCs w:val="16"/>
                <w:lang w:eastAsia="zh-CN" w:bidi="ar"/>
              </w:rPr>
              <w:t>Other values e.g. 360kHz, 540kHz or other multiples of 180kHz are not precluded and up to company report</w:t>
            </w:r>
          </w:p>
        </w:tc>
      </w:tr>
      <w:tr w:rsidR="00737A89" w14:paraId="3C9C8D80"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12E78AC"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[1b]</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ED809A4"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ED bandwidth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70F6CA65"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Up to company report with considering:</w:t>
            </w:r>
          </w:p>
          <w:p w14:paraId="46BF66C6" w14:textId="77777777" w:rsidR="00737A89" w:rsidRPr="00737A89" w:rsidRDefault="00737A89" w:rsidP="00233CF5">
            <w:pPr>
              <w:widowControl w:val="0"/>
              <w:ind w:left="284"/>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R2D transmission bandwidth</w:t>
            </w:r>
          </w:p>
          <w:p w14:paraId="37D68AEE" w14:textId="77777777" w:rsidR="00737A89" w:rsidRPr="00737A89" w:rsidRDefault="00737A89" w:rsidP="00233CF5">
            <w:pPr>
              <w:widowControl w:val="0"/>
              <w:ind w:left="284"/>
              <w:rPr>
                <w:rFonts w:ascii="Arial" w:eastAsia="DengXian" w:hAnsi="Arial" w:cs="Arial"/>
                <w:sz w:val="16"/>
                <w:szCs w:val="16"/>
              </w:rPr>
            </w:pPr>
            <w:r w:rsidRPr="00737A89">
              <w:rPr>
                <w:rFonts w:ascii="Arial" w:eastAsia="DengXian" w:hAnsi="Arial" w:cs="Arial"/>
                <w:color w:val="FF0000"/>
                <w:sz w:val="16"/>
                <w:szCs w:val="16"/>
                <w:lang w:eastAsia="zh-CN"/>
              </w:rPr>
              <w:t>Device Rx LO uncertainty (e.g. CFO ppm assumption)</w:t>
            </w:r>
          </w:p>
        </w:tc>
      </w:tr>
      <w:tr w:rsidR="00737A89" w14:paraId="7D9FF441"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5CED3473"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[1c]</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13020E86"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BB LPF</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0F3EFFD"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 xml:space="preserve">[X]-order Butterworth/RC filter with cutoff frequency at half of </w:t>
            </w:r>
            <w:r w:rsidRPr="00737A89">
              <w:rPr>
                <w:rFonts w:ascii="Arial" w:eastAsia="DengXian" w:hAnsi="Arial" w:cs="Arial"/>
                <w:color w:val="FF0000"/>
                <w:sz w:val="16"/>
                <w:szCs w:val="16"/>
                <w:lang w:eastAsia="zh-CN"/>
              </w:rPr>
              <w:t>ED</w:t>
            </w:r>
            <w:r w:rsidRPr="00737A89">
              <w:rPr>
                <w:rFonts w:ascii="Arial" w:eastAsia="DengXian" w:hAnsi="Arial" w:cs="Arial"/>
                <w:sz w:val="16"/>
                <w:szCs w:val="16"/>
                <w:lang w:eastAsia="zh-CN"/>
              </w:rPr>
              <w:t xml:space="preserve"> bandwidth.</w:t>
            </w:r>
          </w:p>
          <w:p w14:paraId="394A976D"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X = {3, 5}.</w:t>
            </w:r>
          </w:p>
        </w:tc>
      </w:tr>
      <w:tr w:rsidR="00737A89" w14:paraId="4CC69290"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C6A62A3"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[1d]</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1856FF54"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Waveform</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C8DF395"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OOK waveform generated by OFDM modulator</w:t>
            </w:r>
          </w:p>
        </w:tc>
      </w:tr>
      <w:tr w:rsidR="00737A89" w14:paraId="5D559AA4"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8F18CAE"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[1e]</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5AEDE67"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Modulation</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0097048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OOK-4</w:t>
            </w:r>
          </w:p>
          <w:p w14:paraId="3C95E3EC"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M chips per OFDM symbol</w:t>
            </w:r>
          </w:p>
        </w:tc>
      </w:tr>
      <w:tr w:rsidR="00737A89" w14:paraId="45E120A8"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381A7CF1"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[1f]</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B37EA96"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Line code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B2F6FC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Manchester</w:t>
            </w:r>
          </w:p>
        </w:tc>
      </w:tr>
      <w:tr w:rsidR="00737A89" w14:paraId="7CCD0140"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68AE994E"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[1g]</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D3C4218"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FEC</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BC056C1"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color w:val="FF0000"/>
                <w:sz w:val="16"/>
                <w:szCs w:val="16"/>
                <w:lang w:eastAsia="zh-CN"/>
              </w:rPr>
              <w:t>Companies who report evaluations using FEC should also report evaluations without FEC</w:t>
            </w:r>
          </w:p>
        </w:tc>
      </w:tr>
      <w:tr w:rsidR="00737A89" w14:paraId="46BA3F66"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5FB5FDF7"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[1h]</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3DCE789"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ADC bit 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CAB67CF"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4-bit</w:t>
            </w:r>
          </w:p>
        </w:tc>
      </w:tr>
      <w:tr w:rsidR="00737A89" w14:paraId="5B403055"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21F05AB"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[1j]</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2B295441"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Detection/decoding method for Line code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6B92011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w:t>
            </w:r>
          </w:p>
        </w:tc>
      </w:tr>
      <w:tr w:rsidR="00737A89" w14:paraId="569D30BC"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88B2597" w14:textId="77777777" w:rsidR="00737A89" w:rsidRPr="00737A89" w:rsidRDefault="00737A89" w:rsidP="00233CF5">
            <w:pPr>
              <w:widowControl w:val="0"/>
              <w:jc w:val="center"/>
              <w:rPr>
                <w:rFonts w:ascii="Arial" w:eastAsia="SimSun" w:hAnsi="Arial" w:cs="Arial"/>
                <w:b/>
                <w:bCs/>
                <w:color w:val="FF0000"/>
                <w:sz w:val="16"/>
                <w:szCs w:val="16"/>
                <w:lang w:eastAsia="zh-CN"/>
              </w:rPr>
            </w:pPr>
            <w:r w:rsidRPr="00737A89">
              <w:rPr>
                <w:rFonts w:ascii="Arial" w:eastAsia="SimSun" w:hAnsi="Arial" w:cs="Arial" w:hint="eastAsia"/>
                <w:b/>
                <w:bCs/>
                <w:color w:val="FF0000"/>
                <w:sz w:val="16"/>
                <w:szCs w:val="16"/>
                <w:lang w:eastAsia="zh-CN"/>
              </w:rPr>
              <w:t>[</w:t>
            </w:r>
            <w:r w:rsidRPr="00737A89">
              <w:rPr>
                <w:rFonts w:ascii="Arial" w:eastAsia="SimSun" w:hAnsi="Arial" w:cs="Arial"/>
                <w:b/>
                <w:bCs/>
                <w:color w:val="FF0000"/>
                <w:sz w:val="16"/>
                <w:szCs w:val="16"/>
                <w:lang w:eastAsia="zh-CN"/>
              </w:rPr>
              <w:t>1k]</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1D2DDD3C"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hint="eastAsia"/>
                <w:color w:val="FF0000"/>
                <w:sz w:val="16"/>
                <w:szCs w:val="16"/>
                <w:lang w:eastAsia="zh-CN"/>
              </w:rPr>
              <w:t>R</w:t>
            </w:r>
            <w:r w:rsidRPr="00737A89">
              <w:rPr>
                <w:rFonts w:ascii="Arial" w:eastAsia="DengXian" w:hAnsi="Arial" w:cs="Arial"/>
                <w:color w:val="FF0000"/>
                <w:sz w:val="16"/>
                <w:szCs w:val="16"/>
                <w:lang w:eastAsia="zh-CN"/>
              </w:rPr>
              <w:t>epetition</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038D164D"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Companies who report R2D evaluations using repetition should also report R2D evaluations without repetition</w:t>
            </w:r>
          </w:p>
        </w:tc>
      </w:tr>
      <w:tr w:rsidR="00737A89" w14:paraId="6CA3FACD" w14:textId="77777777" w:rsidTr="00233CF5">
        <w:trPr>
          <w:trHeight w:val="20"/>
          <w:jc w:val="center"/>
        </w:trPr>
        <w:tc>
          <w:tcPr>
            <w:tcW w:w="5000" w:type="pct"/>
            <w:gridSpan w:val="4"/>
            <w:tcBorders>
              <w:top w:val="nil"/>
              <w:left w:val="single" w:sz="8" w:space="0" w:color="auto"/>
              <w:bottom w:val="single" w:sz="8" w:space="0" w:color="auto"/>
              <w:right w:val="single" w:sz="8" w:space="0" w:color="auto"/>
            </w:tcBorders>
            <w:shd w:val="clear" w:color="auto" w:fill="D0CECE"/>
          </w:tcPr>
          <w:p w14:paraId="67636EF1"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D2R specific parameters</w:t>
            </w:r>
          </w:p>
        </w:tc>
      </w:tr>
      <w:tr w:rsidR="00737A89" w14:paraId="13CDAA08"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69D96FD9"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[2a1]</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55A4CEE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Transmission bandwidth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EA1F2B8"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15kHz</w:t>
            </w:r>
          </w:p>
          <w:p w14:paraId="15E95A48" w14:textId="77777777" w:rsidR="00737A89" w:rsidRPr="00737A89" w:rsidRDefault="00737A89" w:rsidP="00233CF5">
            <w:pPr>
              <w:widowControl w:val="0"/>
              <w:ind w:left="284"/>
              <w:rPr>
                <w:rFonts w:ascii="Arial" w:eastAsia="DengXian" w:hAnsi="Arial" w:cs="Arial"/>
                <w:color w:val="FF0000"/>
                <w:sz w:val="16"/>
                <w:szCs w:val="16"/>
                <w:lang w:eastAsia="zh-CN"/>
              </w:rPr>
            </w:pPr>
            <w:r w:rsidRPr="00737A89">
              <w:rPr>
                <w:rFonts w:ascii="Arial" w:eastAsia="DengXian" w:hAnsi="Arial" w:cs="Arial"/>
                <w:color w:val="FF0000"/>
                <w:sz w:val="16"/>
                <w:szCs w:val="16"/>
                <w:lang w:eastAsia="zh-CN"/>
              </w:rPr>
              <w:t xml:space="preserve">Other values are not precluded </w:t>
            </w:r>
            <w:r w:rsidRPr="00737A89">
              <w:rPr>
                <w:rFonts w:ascii="Arial" w:eastAsia="DengXian" w:hAnsi="Arial" w:cs="Arial" w:hint="eastAsia"/>
                <w:color w:val="FF0000"/>
                <w:sz w:val="16"/>
                <w:szCs w:val="16"/>
                <w:lang w:eastAsia="zh-CN"/>
              </w:rPr>
              <w:t>and</w:t>
            </w:r>
            <w:r w:rsidRPr="00737A89">
              <w:rPr>
                <w:rFonts w:ascii="Arial" w:eastAsia="DengXian" w:hAnsi="Arial" w:cs="Arial"/>
                <w:color w:val="FF0000"/>
                <w:sz w:val="16"/>
                <w:szCs w:val="16"/>
                <w:lang w:eastAsia="zh-CN"/>
              </w:rPr>
              <w:t xml:space="preserve"> up to company report</w:t>
            </w:r>
          </w:p>
          <w:p w14:paraId="3439430A" w14:textId="77777777" w:rsidR="00737A89" w:rsidRPr="00737A89" w:rsidRDefault="00737A89" w:rsidP="00233CF5">
            <w:pPr>
              <w:widowControl w:val="0"/>
              <w:ind w:left="284"/>
              <w:rPr>
                <w:rFonts w:ascii="Arial" w:eastAsia="DengXian" w:hAnsi="Arial" w:cs="Arial"/>
                <w:strike/>
                <w:sz w:val="16"/>
                <w:szCs w:val="16"/>
                <w:lang w:eastAsia="zh-CN"/>
              </w:rPr>
            </w:pPr>
            <w:r w:rsidRPr="00737A89">
              <w:rPr>
                <w:rFonts w:ascii="Arial" w:eastAsia="DengXian" w:hAnsi="Arial" w:cs="Arial" w:hint="eastAsia"/>
                <w:color w:val="FF0000"/>
                <w:sz w:val="16"/>
                <w:szCs w:val="16"/>
                <w:lang w:eastAsia="zh-CN"/>
              </w:rPr>
              <w:t>C</w:t>
            </w:r>
            <w:r w:rsidRPr="00737A89">
              <w:rPr>
                <w:rFonts w:ascii="Arial" w:eastAsia="DengXian" w:hAnsi="Arial" w:cs="Arial"/>
                <w:color w:val="FF0000"/>
                <w:sz w:val="16"/>
                <w:szCs w:val="16"/>
                <w:lang w:eastAsia="zh-CN"/>
              </w:rPr>
              <w:t>ompanies to report which of 2SB or 1SB modulation is assumed for D2R transmission bandwidth</w:t>
            </w:r>
          </w:p>
        </w:tc>
      </w:tr>
      <w:tr w:rsidR="00737A89" w14:paraId="76D9B6BF"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5400AEC0"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lastRenderedPageBreak/>
              <w:t>[2a2]</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393CDE48"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Chip rate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6F284486"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 xml:space="preserve">Companies to report </w:t>
            </w:r>
          </w:p>
        </w:tc>
      </w:tr>
      <w:tr w:rsidR="00737A89" w14:paraId="2522BB37"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1944B726"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[2a3]</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7C32E6B9"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Receiver bandwidth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47CA30B5"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 xml:space="preserve">D2R receiver bandwidth is the bandwidth used at the reader side to filter out the D2R signals for calculating noise and interference (if any) power. </w:t>
            </w:r>
          </w:p>
          <w:p w14:paraId="32BB6001" w14:textId="77777777" w:rsidR="00737A89" w:rsidRPr="00737A89" w:rsidRDefault="00737A89" w:rsidP="00233CF5">
            <w:pPr>
              <w:widowControl w:val="0"/>
              <w:rPr>
                <w:rFonts w:ascii="Arial" w:hAnsi="Arial" w:cs="Arial"/>
                <w:sz w:val="16"/>
                <w:szCs w:val="16"/>
              </w:rPr>
            </w:pPr>
            <w:r w:rsidRPr="00737A89">
              <w:rPr>
                <w:rFonts w:ascii="Arial" w:hAnsi="Arial" w:cs="Arial"/>
                <w:sz w:val="16"/>
                <w:szCs w:val="16"/>
              </w:rPr>
              <w:t xml:space="preserve">Assume the receiver matches the transmitter's modulation, i.e., to receiver uses </w:t>
            </w:r>
            <w:r w:rsidRPr="00737A89">
              <w:rPr>
                <w:rFonts w:ascii="Arial" w:hAnsi="Arial" w:cs="Arial"/>
                <w:color w:val="FF0000"/>
                <w:sz w:val="16"/>
                <w:szCs w:val="16"/>
              </w:rPr>
              <w:t>1</w:t>
            </w:r>
            <w:r w:rsidRPr="00737A89">
              <w:rPr>
                <w:rFonts w:ascii="Arial" w:hAnsi="Arial" w:cs="Arial"/>
                <w:sz w:val="16"/>
                <w:szCs w:val="16"/>
              </w:rPr>
              <w:t xml:space="preserve">SB when transmitter uses </w:t>
            </w:r>
            <w:r w:rsidRPr="00737A89">
              <w:rPr>
                <w:rFonts w:ascii="Arial" w:hAnsi="Arial" w:cs="Arial"/>
                <w:color w:val="FF0000"/>
                <w:sz w:val="16"/>
                <w:szCs w:val="16"/>
              </w:rPr>
              <w:t>1</w:t>
            </w:r>
            <w:r w:rsidRPr="00737A89">
              <w:rPr>
                <w:rFonts w:ascii="Arial" w:hAnsi="Arial" w:cs="Arial"/>
                <w:sz w:val="16"/>
                <w:szCs w:val="16"/>
              </w:rPr>
              <w:t xml:space="preserve">SB, receiver uses </w:t>
            </w:r>
            <w:r w:rsidRPr="00737A89">
              <w:rPr>
                <w:rFonts w:ascii="Arial" w:hAnsi="Arial" w:cs="Arial"/>
                <w:color w:val="FF0000"/>
                <w:sz w:val="16"/>
                <w:szCs w:val="16"/>
              </w:rPr>
              <w:t>2</w:t>
            </w:r>
            <w:r w:rsidRPr="00737A89">
              <w:rPr>
                <w:rFonts w:ascii="Arial" w:hAnsi="Arial" w:cs="Arial"/>
                <w:sz w:val="16"/>
                <w:szCs w:val="16"/>
              </w:rPr>
              <w:t xml:space="preserve">SB when transmitter uses </w:t>
            </w:r>
            <w:r w:rsidRPr="00737A89">
              <w:rPr>
                <w:rFonts w:ascii="Arial" w:hAnsi="Arial" w:cs="Arial"/>
                <w:color w:val="FF0000"/>
                <w:sz w:val="16"/>
                <w:szCs w:val="16"/>
              </w:rPr>
              <w:t>2</w:t>
            </w:r>
            <w:r w:rsidRPr="00737A89">
              <w:rPr>
                <w:rFonts w:ascii="Arial" w:hAnsi="Arial" w:cs="Arial"/>
                <w:sz w:val="16"/>
                <w:szCs w:val="16"/>
              </w:rPr>
              <w:t>SB.</w:t>
            </w:r>
          </w:p>
          <w:p w14:paraId="595ECE71"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 xml:space="preserve">Companies to report the value, and further down-selection of the values and </w:t>
            </w:r>
            <w:r w:rsidRPr="00737A89">
              <w:rPr>
                <w:rFonts w:ascii="Arial" w:eastAsia="DengXian" w:hAnsi="Arial" w:cs="Arial"/>
                <w:color w:val="FF0000"/>
                <w:sz w:val="16"/>
                <w:szCs w:val="16"/>
                <w:lang w:eastAsia="zh-CN"/>
              </w:rPr>
              <w:t>2</w:t>
            </w:r>
            <w:r w:rsidRPr="00737A89">
              <w:rPr>
                <w:rFonts w:ascii="Arial" w:eastAsia="DengXian" w:hAnsi="Arial" w:cs="Arial"/>
                <w:sz w:val="16"/>
                <w:szCs w:val="16"/>
                <w:lang w:eastAsia="zh-CN"/>
              </w:rPr>
              <w:t>SB/</w:t>
            </w:r>
            <w:r w:rsidRPr="00737A89">
              <w:rPr>
                <w:rFonts w:ascii="Arial" w:eastAsia="DengXian" w:hAnsi="Arial" w:cs="Arial"/>
                <w:color w:val="FF0000"/>
                <w:sz w:val="16"/>
                <w:szCs w:val="16"/>
                <w:lang w:eastAsia="zh-CN"/>
              </w:rPr>
              <w:t>1</w:t>
            </w:r>
            <w:r w:rsidRPr="00737A89">
              <w:rPr>
                <w:rFonts w:ascii="Arial" w:eastAsia="DengXian" w:hAnsi="Arial" w:cs="Arial"/>
                <w:sz w:val="16"/>
                <w:szCs w:val="16"/>
                <w:lang w:eastAsia="zh-CN"/>
              </w:rPr>
              <w:t>SB is not precluded.</w:t>
            </w:r>
          </w:p>
        </w:tc>
      </w:tr>
      <w:tr w:rsidR="00737A89" w14:paraId="5783C451"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4074F19D"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[2d]</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165FC8F"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Modulation</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096E2B4"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modulation, e.g., OOK, BPSK</w:t>
            </w:r>
          </w:p>
        </w:tc>
      </w:tr>
      <w:tr w:rsidR="00737A89" w14:paraId="51534144"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50F48B7"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[2e]</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666586E5"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Line code</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5FF4E71E"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e.g., Manchester encoding, no line coding</w:t>
            </w:r>
          </w:p>
        </w:tc>
      </w:tr>
      <w:tr w:rsidR="00737A89" w14:paraId="38F3FAD3"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1FB9F9B"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[2g]</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2D269EE1"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FEC</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3DA9DF9A"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e.g., CC, No FEC</w:t>
            </w:r>
          </w:p>
        </w:tc>
      </w:tr>
      <w:tr w:rsidR="00737A89" w14:paraId="132D9452"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02EA4F5E"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[2h]</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71F36D09"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ADC bit width</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2AAF2B3"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e.g., 11-bit</w:t>
            </w:r>
          </w:p>
        </w:tc>
      </w:tr>
      <w:tr w:rsidR="00737A89" w14:paraId="59A33165"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569FD8B7"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[2j]</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4D49D6E5"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D2R receiver </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4C5F70B"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Companies to report, e.g., coherent receiver / non-coherent receiver</w:t>
            </w:r>
          </w:p>
        </w:tc>
      </w:tr>
      <w:tr w:rsidR="00737A89" w14:paraId="0DD970EB"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64AAC5B5" w14:textId="77777777" w:rsidR="00737A89" w:rsidRPr="00737A89" w:rsidRDefault="00737A89" w:rsidP="00233CF5">
            <w:pPr>
              <w:widowControl w:val="0"/>
              <w:jc w:val="center"/>
              <w:rPr>
                <w:rFonts w:ascii="Arial" w:eastAsia="SimSun" w:hAnsi="Arial" w:cs="Arial"/>
                <w:b/>
                <w:bCs/>
                <w:color w:val="FF0000"/>
                <w:sz w:val="16"/>
                <w:szCs w:val="16"/>
                <w:lang w:eastAsia="zh-CN"/>
              </w:rPr>
            </w:pPr>
            <w:r w:rsidRPr="00737A89">
              <w:rPr>
                <w:rFonts w:ascii="Arial" w:eastAsia="SimSun" w:hAnsi="Arial" w:cs="Arial" w:hint="eastAsia"/>
                <w:b/>
                <w:bCs/>
                <w:color w:val="FF0000"/>
                <w:sz w:val="16"/>
                <w:szCs w:val="16"/>
                <w:lang w:eastAsia="zh-CN"/>
              </w:rPr>
              <w:t>[</w:t>
            </w:r>
            <w:r w:rsidRPr="00737A89">
              <w:rPr>
                <w:rFonts w:ascii="Arial" w:eastAsia="SimSun" w:hAnsi="Arial" w:cs="Arial"/>
                <w:b/>
                <w:bCs/>
                <w:color w:val="FF0000"/>
                <w:sz w:val="16"/>
                <w:szCs w:val="16"/>
                <w:lang w:eastAsia="zh-CN"/>
              </w:rPr>
              <w:t>2k]</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066F9EAD"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hint="eastAsia"/>
                <w:color w:val="FF0000"/>
                <w:sz w:val="16"/>
                <w:szCs w:val="16"/>
                <w:lang w:eastAsia="zh-CN"/>
              </w:rPr>
              <w:t>R</w:t>
            </w:r>
            <w:r w:rsidRPr="00737A89">
              <w:rPr>
                <w:rFonts w:ascii="Arial" w:eastAsia="DengXian" w:hAnsi="Arial" w:cs="Arial"/>
                <w:color w:val="FF0000"/>
                <w:sz w:val="16"/>
                <w:szCs w:val="16"/>
                <w:lang w:eastAsia="zh-CN"/>
              </w:rPr>
              <w:t>epetition</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0327183C" w14:textId="77777777" w:rsidR="00737A89" w:rsidRPr="00737A89" w:rsidRDefault="00737A89" w:rsidP="00233CF5">
            <w:pPr>
              <w:widowControl w:val="0"/>
              <w:rPr>
                <w:rFonts w:ascii="Arial" w:eastAsia="DengXian" w:hAnsi="Arial" w:cs="Arial"/>
                <w:color w:val="FF0000"/>
                <w:sz w:val="16"/>
                <w:szCs w:val="16"/>
                <w:lang w:eastAsia="zh-CN"/>
              </w:rPr>
            </w:pPr>
            <w:r w:rsidRPr="00737A89">
              <w:rPr>
                <w:rFonts w:ascii="Arial" w:eastAsia="DengXian" w:hAnsi="Arial" w:cs="Arial" w:hint="eastAsia"/>
                <w:color w:val="FF0000"/>
                <w:sz w:val="16"/>
                <w:szCs w:val="16"/>
                <w:lang w:eastAsia="zh-CN"/>
              </w:rPr>
              <w:t>C</w:t>
            </w:r>
            <w:r w:rsidRPr="00737A89">
              <w:rPr>
                <w:rFonts w:ascii="Arial" w:eastAsia="DengXian" w:hAnsi="Arial" w:cs="Arial"/>
                <w:color w:val="FF0000"/>
                <w:sz w:val="16"/>
                <w:szCs w:val="16"/>
                <w:lang w:eastAsia="zh-CN"/>
              </w:rPr>
              <w:t>ompanies to report based on update of Rel-19 if any</w:t>
            </w:r>
          </w:p>
        </w:tc>
      </w:tr>
      <w:tr w:rsidR="00737A89" w14:paraId="563766F2" w14:textId="77777777" w:rsidTr="00233CF5">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69CDA6E9" w14:textId="77777777" w:rsidR="00737A89" w:rsidRPr="00737A89" w:rsidRDefault="00737A89" w:rsidP="00233CF5">
            <w:pPr>
              <w:widowControl w:val="0"/>
              <w:jc w:val="center"/>
              <w:rPr>
                <w:rFonts w:ascii="Arial" w:eastAsia="SimSun" w:hAnsi="Arial" w:cs="Arial"/>
                <w:b/>
                <w:bCs/>
                <w:sz w:val="16"/>
                <w:szCs w:val="16"/>
                <w:lang w:eastAsia="zh-CN"/>
              </w:rPr>
            </w:pPr>
          </w:p>
        </w:tc>
        <w:tc>
          <w:tcPr>
            <w:tcW w:w="4708" w:type="pct"/>
            <w:gridSpan w:val="3"/>
            <w:tcBorders>
              <w:top w:val="nil"/>
              <w:left w:val="nil"/>
              <w:bottom w:val="single" w:sz="8" w:space="0" w:color="auto"/>
              <w:right w:val="single" w:sz="8" w:space="0" w:color="auto"/>
            </w:tcBorders>
            <w:shd w:val="clear" w:color="auto" w:fill="D0CECE"/>
            <w:tcMar>
              <w:top w:w="0" w:type="dxa"/>
              <w:left w:w="108" w:type="dxa"/>
              <w:bottom w:w="0" w:type="dxa"/>
              <w:right w:w="108" w:type="dxa"/>
            </w:tcMar>
          </w:tcPr>
          <w:p w14:paraId="11892AB0" w14:textId="77777777" w:rsidR="00737A89" w:rsidRPr="00737A89" w:rsidRDefault="00737A89" w:rsidP="00233CF5">
            <w:pPr>
              <w:widowControl w:val="0"/>
              <w:jc w:val="center"/>
              <w:rPr>
                <w:rFonts w:ascii="Arial" w:eastAsia="DengXian" w:hAnsi="Arial" w:cs="Arial"/>
                <w:b/>
                <w:bCs/>
                <w:sz w:val="16"/>
                <w:szCs w:val="16"/>
                <w:lang w:eastAsia="zh-CN"/>
              </w:rPr>
            </w:pPr>
            <w:r w:rsidRPr="00737A89">
              <w:rPr>
                <w:rFonts w:ascii="Arial" w:eastAsia="DengXian" w:hAnsi="Arial" w:cs="Arial"/>
                <w:b/>
                <w:bCs/>
                <w:sz w:val="16"/>
                <w:szCs w:val="16"/>
                <w:lang w:eastAsia="zh-CN"/>
              </w:rPr>
              <w:t>Other assumptions</w:t>
            </w:r>
          </w:p>
        </w:tc>
      </w:tr>
      <w:tr w:rsidR="00737A89" w14:paraId="28238CBC" w14:textId="77777777" w:rsidTr="001A0567">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267536EB"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[3a]</w:t>
            </w:r>
          </w:p>
        </w:tc>
        <w:tc>
          <w:tcPr>
            <w:tcW w:w="1399" w:type="pct"/>
            <w:gridSpan w:val="2"/>
            <w:tcBorders>
              <w:top w:val="nil"/>
              <w:left w:val="nil"/>
              <w:bottom w:val="single" w:sz="8" w:space="0" w:color="auto"/>
              <w:right w:val="single" w:sz="8" w:space="0" w:color="auto"/>
            </w:tcBorders>
            <w:tcMar>
              <w:top w:w="0" w:type="dxa"/>
              <w:left w:w="108" w:type="dxa"/>
              <w:bottom w:w="0" w:type="dxa"/>
              <w:right w:w="108" w:type="dxa"/>
            </w:tcMar>
          </w:tcPr>
          <w:p w14:paraId="79C8A983"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Other assumptions</w:t>
            </w:r>
          </w:p>
        </w:tc>
        <w:tc>
          <w:tcPr>
            <w:tcW w:w="3309" w:type="pct"/>
            <w:tcBorders>
              <w:top w:val="nil"/>
              <w:left w:val="nil"/>
              <w:bottom w:val="single" w:sz="8" w:space="0" w:color="auto"/>
              <w:right w:val="single" w:sz="8" w:space="0" w:color="auto"/>
            </w:tcBorders>
            <w:tcMar>
              <w:top w:w="0" w:type="dxa"/>
              <w:left w:w="108" w:type="dxa"/>
              <w:bottom w:w="0" w:type="dxa"/>
              <w:right w:w="108" w:type="dxa"/>
            </w:tcMar>
          </w:tcPr>
          <w:p w14:paraId="221C061F" w14:textId="77777777" w:rsidR="00737A89" w:rsidRPr="00737A89" w:rsidRDefault="00737A89" w:rsidP="00233CF5">
            <w:pPr>
              <w:widowControl w:val="0"/>
              <w:rPr>
                <w:rFonts w:ascii="Arial" w:eastAsia="DengXian" w:hAnsi="Arial" w:cs="Arial"/>
                <w:sz w:val="16"/>
                <w:szCs w:val="16"/>
                <w:lang w:eastAsia="zh-CN"/>
              </w:rPr>
            </w:pPr>
            <w:r w:rsidRPr="00737A89">
              <w:rPr>
                <w:rFonts w:ascii="Arial" w:eastAsia="DengXian" w:hAnsi="Arial" w:cs="Arial"/>
                <w:sz w:val="16"/>
                <w:szCs w:val="16"/>
                <w:lang w:eastAsia="zh-CN"/>
              </w:rPr>
              <w:t>To be reported by company</w:t>
            </w:r>
          </w:p>
        </w:tc>
      </w:tr>
      <w:tr w:rsidR="00737A89" w14:paraId="51C29596" w14:textId="77777777" w:rsidTr="00233CF5">
        <w:trPr>
          <w:trHeight w:val="20"/>
          <w:jc w:val="center"/>
        </w:trPr>
        <w:tc>
          <w:tcPr>
            <w:tcW w:w="292" w:type="pct"/>
            <w:tcBorders>
              <w:top w:val="nil"/>
              <w:left w:val="single" w:sz="8" w:space="0" w:color="auto"/>
              <w:bottom w:val="single" w:sz="8" w:space="0" w:color="auto"/>
              <w:right w:val="single" w:sz="8" w:space="0" w:color="auto"/>
            </w:tcBorders>
            <w:shd w:val="clear" w:color="auto" w:fill="D0CECE"/>
          </w:tcPr>
          <w:p w14:paraId="76DAC7FC" w14:textId="77777777" w:rsidR="00737A89" w:rsidRPr="00737A89" w:rsidRDefault="00737A89" w:rsidP="00233CF5">
            <w:pPr>
              <w:widowControl w:val="0"/>
              <w:jc w:val="center"/>
              <w:rPr>
                <w:rFonts w:ascii="Arial" w:eastAsia="SimSun" w:hAnsi="Arial" w:cs="Arial"/>
                <w:b/>
                <w:bCs/>
                <w:sz w:val="16"/>
                <w:szCs w:val="16"/>
                <w:lang w:eastAsia="zh-CN"/>
              </w:rPr>
            </w:pPr>
            <w:r w:rsidRPr="00737A89">
              <w:rPr>
                <w:rFonts w:ascii="Arial" w:eastAsia="SimSun" w:hAnsi="Arial" w:cs="Arial"/>
                <w:b/>
                <w:bCs/>
                <w:sz w:val="16"/>
                <w:szCs w:val="16"/>
                <w:lang w:eastAsia="zh-CN"/>
              </w:rPr>
              <w:t>[3b]</w:t>
            </w:r>
          </w:p>
        </w:tc>
        <w:tc>
          <w:tcPr>
            <w:tcW w:w="4708" w:type="pct"/>
            <w:gridSpan w:val="3"/>
            <w:tcBorders>
              <w:top w:val="nil"/>
              <w:left w:val="nil"/>
              <w:bottom w:val="single" w:sz="8" w:space="0" w:color="auto"/>
              <w:right w:val="single" w:sz="8" w:space="0" w:color="auto"/>
            </w:tcBorders>
            <w:tcMar>
              <w:top w:w="0" w:type="dxa"/>
              <w:left w:w="108" w:type="dxa"/>
              <w:bottom w:w="0" w:type="dxa"/>
              <w:right w:w="108" w:type="dxa"/>
            </w:tcMar>
          </w:tcPr>
          <w:p w14:paraId="4236F786" w14:textId="77777777" w:rsidR="00737A89" w:rsidRPr="00737A89" w:rsidRDefault="00737A89" w:rsidP="00233CF5">
            <w:pPr>
              <w:widowControl w:val="0"/>
              <w:rPr>
                <w:rFonts w:ascii="Arial" w:eastAsia="DengXian" w:hAnsi="Arial" w:cs="Arial"/>
                <w:sz w:val="16"/>
                <w:szCs w:val="16"/>
              </w:rPr>
            </w:pPr>
            <w:r w:rsidRPr="00737A89">
              <w:rPr>
                <w:rFonts w:ascii="Arial" w:eastAsia="DengXian" w:hAnsi="Arial" w:cs="Arial"/>
                <w:sz w:val="16"/>
                <w:szCs w:val="16"/>
                <w:lang w:eastAsia="zh-CN"/>
              </w:rPr>
              <w:t>Note: Companies to report required SINR/SNR/CINR/CNR according to BLER target.</w:t>
            </w:r>
          </w:p>
        </w:tc>
      </w:tr>
    </w:tbl>
    <w:p w14:paraId="30F18764" w14:textId="77777777" w:rsidR="00737A89" w:rsidRDefault="00737A89" w:rsidP="00737A89"/>
    <w:p w14:paraId="625CEB22" w14:textId="6C731A2B" w:rsidR="009048F4" w:rsidRPr="00982845" w:rsidRDefault="004710F9" w:rsidP="009048F4">
      <w:hyperlink r:id="rId960" w:history="1">
        <w:r>
          <w:rPr>
            <w:rStyle w:val="Hyperlink"/>
          </w:rPr>
          <w:t>R1-2506747</w:t>
        </w:r>
      </w:hyperlink>
      <w:r w:rsidR="009048F4" w:rsidRPr="00982845">
        <w:tab/>
        <w:t>Discussion on Evaluation Methodology for R20 A-IoT</w:t>
      </w:r>
      <w:r w:rsidR="009048F4" w:rsidRPr="00982845">
        <w:tab/>
        <w:t>FUTUREWEI</w:t>
      </w:r>
    </w:p>
    <w:p w14:paraId="21B56E7D" w14:textId="580E0441" w:rsidR="009048F4" w:rsidRPr="00982845" w:rsidRDefault="004710F9" w:rsidP="009048F4">
      <w:hyperlink r:id="rId961" w:history="1">
        <w:r>
          <w:rPr>
            <w:rStyle w:val="Hyperlink"/>
          </w:rPr>
          <w:t>R1-2506788</w:t>
        </w:r>
      </w:hyperlink>
      <w:r w:rsidR="009048F4" w:rsidRPr="00982845">
        <w:tab/>
        <w:t>Evaluation for Rel-20 AIoT</w:t>
      </w:r>
      <w:r w:rsidR="009048F4" w:rsidRPr="00982845">
        <w:tab/>
        <w:t>Nokia</w:t>
      </w:r>
    </w:p>
    <w:p w14:paraId="485C83E8" w14:textId="063583D9" w:rsidR="009048F4" w:rsidRPr="00982845" w:rsidRDefault="004710F9" w:rsidP="009048F4">
      <w:hyperlink r:id="rId962" w:history="1">
        <w:r>
          <w:rPr>
            <w:rStyle w:val="Hyperlink"/>
          </w:rPr>
          <w:t>R1-2506808</w:t>
        </w:r>
      </w:hyperlink>
      <w:r w:rsidR="009048F4" w:rsidRPr="00982845">
        <w:tab/>
        <w:t>Discussion on evaluation assumptions and results for Ambient IoT</w:t>
      </w:r>
      <w:r w:rsidR="009048F4" w:rsidRPr="00982845">
        <w:tab/>
        <w:t>Spreadtrum, UNISOC</w:t>
      </w:r>
    </w:p>
    <w:p w14:paraId="203D3499" w14:textId="7EEF36BF" w:rsidR="009048F4" w:rsidRPr="00982845" w:rsidRDefault="004710F9" w:rsidP="009048F4">
      <w:hyperlink r:id="rId963" w:history="1">
        <w:r>
          <w:rPr>
            <w:rStyle w:val="Hyperlink"/>
          </w:rPr>
          <w:t>R1-2506827</w:t>
        </w:r>
      </w:hyperlink>
      <w:r w:rsidR="009048F4" w:rsidRPr="00982845">
        <w:tab/>
        <w:t>Discussion on evaluation of active Ambient IoT device</w:t>
      </w:r>
      <w:r w:rsidR="009048F4" w:rsidRPr="00982845">
        <w:tab/>
        <w:t>ZTE Corporation, Sanechips</w:t>
      </w:r>
    </w:p>
    <w:p w14:paraId="671798D6" w14:textId="222A80DE" w:rsidR="009048F4" w:rsidRPr="00982845" w:rsidRDefault="004710F9" w:rsidP="009048F4">
      <w:hyperlink r:id="rId964" w:history="1">
        <w:r>
          <w:rPr>
            <w:rStyle w:val="Hyperlink"/>
          </w:rPr>
          <w:t>R1-2506892</w:t>
        </w:r>
      </w:hyperlink>
      <w:r w:rsidR="009048F4" w:rsidRPr="00982845">
        <w:tab/>
        <w:t>Evaluation methodologies, assumptions and results for R20 AIoT</w:t>
      </w:r>
      <w:r w:rsidR="009048F4" w:rsidRPr="00982845">
        <w:tab/>
        <w:t>vivo</w:t>
      </w:r>
    </w:p>
    <w:p w14:paraId="0F4F3FFB" w14:textId="1FD378A8" w:rsidR="009048F4" w:rsidRPr="00982845" w:rsidRDefault="004710F9" w:rsidP="009048F4">
      <w:hyperlink r:id="rId965" w:history="1">
        <w:r>
          <w:rPr>
            <w:rStyle w:val="Hyperlink"/>
          </w:rPr>
          <w:t>R1-2506944</w:t>
        </w:r>
      </w:hyperlink>
      <w:r w:rsidR="009048F4" w:rsidRPr="00982845">
        <w:tab/>
        <w:t>Evaluation for active A-IoT device in outdoor scenario</w:t>
      </w:r>
      <w:r w:rsidR="009048F4" w:rsidRPr="00982845">
        <w:tab/>
        <w:t>Huawei, HiSilicon</w:t>
      </w:r>
    </w:p>
    <w:p w14:paraId="6E564BC9" w14:textId="06004D77" w:rsidR="009048F4" w:rsidRPr="00982845" w:rsidRDefault="004710F9" w:rsidP="009048F4">
      <w:hyperlink r:id="rId966" w:history="1">
        <w:r>
          <w:rPr>
            <w:rStyle w:val="Hyperlink"/>
          </w:rPr>
          <w:t>R1-2506983</w:t>
        </w:r>
      </w:hyperlink>
      <w:r w:rsidR="009048F4" w:rsidRPr="00982845">
        <w:tab/>
        <w:t>Discussion on evaluation methodology for Ambient IoT in NR outdoor for active devices</w:t>
      </w:r>
      <w:r w:rsidR="009048F4" w:rsidRPr="00982845">
        <w:tab/>
        <w:t>Xiaomi</w:t>
      </w:r>
    </w:p>
    <w:p w14:paraId="7FA6426B" w14:textId="4BAA4DF7" w:rsidR="009048F4" w:rsidRPr="00982845" w:rsidRDefault="004710F9" w:rsidP="009048F4">
      <w:hyperlink r:id="rId967" w:history="1">
        <w:r>
          <w:rPr>
            <w:rStyle w:val="Hyperlink"/>
          </w:rPr>
          <w:t>R1-2507009</w:t>
        </w:r>
      </w:hyperlink>
      <w:r w:rsidR="009048F4" w:rsidRPr="00982845">
        <w:tab/>
        <w:t>Discussion on evaluation assumptions</w:t>
      </w:r>
      <w:r w:rsidR="009048F4" w:rsidRPr="00982845">
        <w:tab/>
        <w:t>CMCC</w:t>
      </w:r>
    </w:p>
    <w:p w14:paraId="284F125C" w14:textId="1010AF39" w:rsidR="009048F4" w:rsidRPr="00982845" w:rsidRDefault="004710F9" w:rsidP="009048F4">
      <w:hyperlink r:id="rId968" w:history="1">
        <w:r>
          <w:rPr>
            <w:rStyle w:val="Hyperlink"/>
          </w:rPr>
          <w:t>R1-2507024</w:t>
        </w:r>
      </w:hyperlink>
      <w:r w:rsidR="009048F4" w:rsidRPr="00982845">
        <w:tab/>
        <w:t>Evaluation assumptions for outdoor Ambient IoT</w:t>
      </w:r>
      <w:r w:rsidR="009048F4" w:rsidRPr="00982845">
        <w:tab/>
        <w:t>Tejas Network Limited</w:t>
      </w:r>
    </w:p>
    <w:p w14:paraId="7C802743" w14:textId="478C4E65" w:rsidR="009048F4" w:rsidRPr="00982845" w:rsidRDefault="004710F9" w:rsidP="009048F4">
      <w:hyperlink r:id="rId969" w:history="1">
        <w:r>
          <w:rPr>
            <w:rStyle w:val="Hyperlink"/>
          </w:rPr>
          <w:t>R1-2507066</w:t>
        </w:r>
      </w:hyperlink>
      <w:r w:rsidR="009048F4" w:rsidRPr="00982845">
        <w:tab/>
        <w:t>Discussion on Rel-20 A-IoT evaluation assumptions and results</w:t>
      </w:r>
      <w:r w:rsidR="009048F4" w:rsidRPr="00982845">
        <w:tab/>
        <w:t>Ericsson</w:t>
      </w:r>
    </w:p>
    <w:p w14:paraId="5B6F3F5B" w14:textId="533D2672" w:rsidR="009048F4" w:rsidRPr="00982845" w:rsidRDefault="004710F9" w:rsidP="009048F4">
      <w:hyperlink r:id="rId970" w:history="1">
        <w:r>
          <w:rPr>
            <w:rStyle w:val="Hyperlink"/>
          </w:rPr>
          <w:t>R1-2507113</w:t>
        </w:r>
      </w:hyperlink>
      <w:r w:rsidR="009048F4" w:rsidRPr="00982845">
        <w:tab/>
        <w:t>Evaluation methodology for A-IoT outdoor deployment scenarios</w:t>
      </w:r>
      <w:r w:rsidR="009048F4" w:rsidRPr="00982845">
        <w:tab/>
        <w:t>CATT</w:t>
      </w:r>
    </w:p>
    <w:p w14:paraId="55DE7660" w14:textId="398DE12B" w:rsidR="009048F4" w:rsidRPr="00982845" w:rsidRDefault="004710F9" w:rsidP="009048F4">
      <w:hyperlink r:id="rId971" w:history="1">
        <w:r>
          <w:rPr>
            <w:rStyle w:val="Hyperlink"/>
          </w:rPr>
          <w:t>R1-2507170</w:t>
        </w:r>
      </w:hyperlink>
      <w:r w:rsidR="009048F4" w:rsidRPr="00982845">
        <w:tab/>
        <w:t>Discussion on EVM for R20 A-IoT</w:t>
      </w:r>
      <w:r w:rsidR="009048F4" w:rsidRPr="00982845">
        <w:tab/>
        <w:t>OPPO</w:t>
      </w:r>
    </w:p>
    <w:p w14:paraId="5270256E" w14:textId="1E58E7DA" w:rsidR="009048F4" w:rsidRPr="00982845" w:rsidRDefault="004710F9" w:rsidP="009048F4">
      <w:hyperlink r:id="rId972" w:history="1">
        <w:r>
          <w:rPr>
            <w:rStyle w:val="Hyperlink"/>
          </w:rPr>
          <w:t>R1-2507209</w:t>
        </w:r>
      </w:hyperlink>
      <w:r w:rsidR="009048F4" w:rsidRPr="00982845">
        <w:tab/>
        <w:t>Evaluation results for Device 2b&amp;C for Ambient IoT</w:t>
      </w:r>
      <w:r w:rsidR="009048F4" w:rsidRPr="00982845">
        <w:tab/>
        <w:t>HONOR</w:t>
      </w:r>
    </w:p>
    <w:p w14:paraId="3358BDA9" w14:textId="327298E6" w:rsidR="009048F4" w:rsidRPr="00982845" w:rsidRDefault="004710F9" w:rsidP="009048F4">
      <w:hyperlink r:id="rId973" w:history="1">
        <w:r>
          <w:rPr>
            <w:rStyle w:val="Hyperlink"/>
          </w:rPr>
          <w:t>R1-2507247</w:t>
        </w:r>
      </w:hyperlink>
      <w:r w:rsidR="009048F4" w:rsidRPr="00982845">
        <w:tab/>
        <w:t>Evaluation methodology and assumptions for Rel-20 Ambient IoT</w:t>
      </w:r>
      <w:r w:rsidR="009048F4" w:rsidRPr="00982845">
        <w:tab/>
        <w:t>Samsung</w:t>
      </w:r>
    </w:p>
    <w:p w14:paraId="6E70C7EB" w14:textId="41001EEB" w:rsidR="009048F4" w:rsidRPr="00982845" w:rsidRDefault="004710F9" w:rsidP="009048F4">
      <w:hyperlink r:id="rId974" w:history="1">
        <w:r>
          <w:rPr>
            <w:rStyle w:val="Hyperlink"/>
          </w:rPr>
          <w:t>R1-2507299</w:t>
        </w:r>
      </w:hyperlink>
      <w:r w:rsidR="009048F4" w:rsidRPr="00982845">
        <w:tab/>
        <w:t>Evaluations for Ambient IoT</w:t>
      </w:r>
      <w:r w:rsidR="009048F4" w:rsidRPr="00982845">
        <w:tab/>
        <w:t>NEC</w:t>
      </w:r>
    </w:p>
    <w:p w14:paraId="77B2862B" w14:textId="6BFCF3C3" w:rsidR="009048F4" w:rsidRPr="00982845" w:rsidRDefault="004710F9" w:rsidP="009048F4">
      <w:hyperlink r:id="rId975" w:history="1">
        <w:r>
          <w:rPr>
            <w:rStyle w:val="Hyperlink"/>
          </w:rPr>
          <w:t>R1-2507326</w:t>
        </w:r>
      </w:hyperlink>
      <w:r w:rsidR="009048F4" w:rsidRPr="00982845">
        <w:tab/>
        <w:t>Discussion on evaluations for Ambient IoT</w:t>
      </w:r>
      <w:r w:rsidR="009048F4" w:rsidRPr="00982845">
        <w:tab/>
        <w:t>China Telecom</w:t>
      </w:r>
    </w:p>
    <w:p w14:paraId="16D20CF2" w14:textId="595E90FE" w:rsidR="009048F4" w:rsidRPr="00982845" w:rsidRDefault="004710F9" w:rsidP="009048F4">
      <w:hyperlink r:id="rId976" w:history="1">
        <w:r>
          <w:rPr>
            <w:rStyle w:val="Hyperlink"/>
          </w:rPr>
          <w:t>R1-2507358</w:t>
        </w:r>
      </w:hyperlink>
      <w:r w:rsidR="009048F4" w:rsidRPr="00982845">
        <w:tab/>
        <w:t>Evaluations for Rel-20 Ambient IoT SI</w:t>
      </w:r>
      <w:r w:rsidR="009048F4" w:rsidRPr="00982845">
        <w:tab/>
        <w:t>LG Electronics</w:t>
      </w:r>
    </w:p>
    <w:p w14:paraId="134753FE" w14:textId="16210F38" w:rsidR="009048F4" w:rsidRPr="00982845" w:rsidRDefault="004710F9" w:rsidP="009048F4">
      <w:hyperlink r:id="rId977" w:history="1">
        <w:r>
          <w:rPr>
            <w:rStyle w:val="Hyperlink"/>
          </w:rPr>
          <w:t>R1-2507591</w:t>
        </w:r>
      </w:hyperlink>
      <w:r w:rsidR="009048F4" w:rsidRPr="00982845">
        <w:tab/>
        <w:t>Evaluation of Ambient IoT for outdoor active device</w:t>
      </w:r>
      <w:r w:rsidR="009048F4" w:rsidRPr="00982845">
        <w:tab/>
        <w:t>Sony</w:t>
      </w:r>
    </w:p>
    <w:p w14:paraId="326DF3F7" w14:textId="7FD8BF73" w:rsidR="009048F4" w:rsidRPr="00982845" w:rsidRDefault="004710F9" w:rsidP="009048F4">
      <w:hyperlink r:id="rId978" w:history="1">
        <w:r>
          <w:rPr>
            <w:rStyle w:val="Hyperlink"/>
          </w:rPr>
          <w:t>R1-2507619</w:t>
        </w:r>
      </w:hyperlink>
      <w:r w:rsidR="009048F4" w:rsidRPr="00982845">
        <w:tab/>
        <w:t>Ambient IoT evaluations</w:t>
      </w:r>
      <w:r w:rsidR="009048F4" w:rsidRPr="00982845">
        <w:tab/>
        <w:t>MediaTek Inc.</w:t>
      </w:r>
    </w:p>
    <w:p w14:paraId="3F352984" w14:textId="07179D5B" w:rsidR="009048F4" w:rsidRPr="00982845" w:rsidRDefault="004710F9" w:rsidP="009048F4">
      <w:hyperlink r:id="rId979" w:history="1">
        <w:r>
          <w:rPr>
            <w:rStyle w:val="Hyperlink"/>
          </w:rPr>
          <w:t>R1-2507671</w:t>
        </w:r>
      </w:hyperlink>
      <w:r w:rsidR="009048F4" w:rsidRPr="00982845">
        <w:tab/>
        <w:t>On Rel-20 Ambient IoT evaluations</w:t>
      </w:r>
      <w:r w:rsidR="009048F4" w:rsidRPr="00982845">
        <w:tab/>
        <w:t>Apple</w:t>
      </w:r>
    </w:p>
    <w:p w14:paraId="75867E2C" w14:textId="24E2147A" w:rsidR="009048F4" w:rsidRPr="00982845" w:rsidRDefault="004710F9" w:rsidP="009048F4">
      <w:hyperlink r:id="rId980" w:history="1">
        <w:r>
          <w:rPr>
            <w:rStyle w:val="Hyperlink"/>
          </w:rPr>
          <w:t>R1-2507715</w:t>
        </w:r>
      </w:hyperlink>
      <w:r w:rsidR="009048F4" w:rsidRPr="00982845">
        <w:tab/>
        <w:t>Evaluations</w:t>
      </w:r>
      <w:r w:rsidR="009048F4" w:rsidRPr="00982845">
        <w:tab/>
        <w:t>Qualcomm Incorporated</w:t>
      </w:r>
    </w:p>
    <w:p w14:paraId="43A35A4A" w14:textId="2FDFCDC3" w:rsidR="009048F4" w:rsidRPr="00982845" w:rsidRDefault="004710F9" w:rsidP="009048F4">
      <w:hyperlink r:id="rId981" w:history="1">
        <w:r>
          <w:rPr>
            <w:rStyle w:val="Hyperlink"/>
          </w:rPr>
          <w:t>R1-2507755</w:t>
        </w:r>
      </w:hyperlink>
      <w:r w:rsidR="009048F4" w:rsidRPr="00982845">
        <w:tab/>
        <w:t>Evaluations for Device 2b/C in Ambient IoT</w:t>
      </w:r>
      <w:r w:rsidR="009048F4" w:rsidRPr="00982845">
        <w:tab/>
        <w:t>InterDigital, Inc.</w:t>
      </w:r>
    </w:p>
    <w:p w14:paraId="6CCBAFE8" w14:textId="3947DDE9" w:rsidR="009048F4" w:rsidRPr="00982845" w:rsidRDefault="004710F9" w:rsidP="009048F4">
      <w:hyperlink r:id="rId982" w:history="1">
        <w:r>
          <w:rPr>
            <w:rStyle w:val="Hyperlink"/>
          </w:rPr>
          <w:t>R1-2507807</w:t>
        </w:r>
      </w:hyperlink>
      <w:r w:rsidR="009048F4" w:rsidRPr="00982845">
        <w:tab/>
        <w:t>Study on evaluations for Ambient IoT outdoor for active device</w:t>
      </w:r>
      <w:r w:rsidR="009048F4" w:rsidRPr="00982845">
        <w:tab/>
        <w:t>NTT DOCOMO, INC.</w:t>
      </w:r>
    </w:p>
    <w:p w14:paraId="5D284E1E" w14:textId="37FFEF4E" w:rsidR="009048F4" w:rsidRPr="00982845" w:rsidRDefault="004710F9" w:rsidP="009048F4">
      <w:hyperlink r:id="rId983" w:history="1">
        <w:r>
          <w:rPr>
            <w:rStyle w:val="Hyperlink"/>
          </w:rPr>
          <w:t>R1-2507839</w:t>
        </w:r>
      </w:hyperlink>
      <w:r w:rsidR="009048F4" w:rsidRPr="00982845">
        <w:tab/>
        <w:t>Evaluations for outdoor AIoT devices</w:t>
      </w:r>
      <w:r w:rsidR="009048F4" w:rsidRPr="00982845">
        <w:tab/>
        <w:t>Indian Institute of Tech (M)</w:t>
      </w:r>
    </w:p>
    <w:p w14:paraId="6E49B208" w14:textId="2D92B000" w:rsidR="009048F4" w:rsidRPr="00982845" w:rsidRDefault="004710F9" w:rsidP="009048F4">
      <w:hyperlink r:id="rId984" w:history="1">
        <w:r>
          <w:rPr>
            <w:rStyle w:val="Hyperlink"/>
          </w:rPr>
          <w:t>R1-2507944</w:t>
        </w:r>
      </w:hyperlink>
      <w:r w:rsidR="009048F4" w:rsidRPr="00982845">
        <w:tab/>
        <w:t>Evaluations for Rel-20 AIoT</w:t>
      </w:r>
      <w:r w:rsidR="009048F4" w:rsidRPr="00982845">
        <w:tab/>
        <w:t>IIT Kanpur</w:t>
      </w:r>
    </w:p>
    <w:p w14:paraId="1C3FD4A5" w14:textId="6C17D2F9" w:rsidR="009048F4" w:rsidRDefault="004710F9" w:rsidP="009048F4">
      <w:pPr>
        <w:rPr>
          <w:rFonts w:eastAsia="DengXian"/>
          <w:lang w:eastAsia="zh-CN"/>
        </w:rPr>
      </w:pPr>
      <w:hyperlink r:id="rId985" w:history="1">
        <w:r>
          <w:rPr>
            <w:rStyle w:val="Hyperlink"/>
            <w:rFonts w:eastAsia="DengXian"/>
            <w:lang w:eastAsia="zh-CN"/>
          </w:rPr>
          <w:t>R1-2507958</w:t>
        </w:r>
      </w:hyperlink>
      <w:r w:rsidR="0006251C">
        <w:rPr>
          <w:rFonts w:eastAsia="DengXian"/>
          <w:lang w:eastAsia="zh-CN"/>
        </w:rPr>
        <w:tab/>
      </w:r>
      <w:r w:rsidR="0006251C" w:rsidRPr="0006251C">
        <w:rPr>
          <w:rFonts w:eastAsia="DengXian"/>
          <w:lang w:eastAsia="zh-CN"/>
        </w:rPr>
        <w:t>FL summary #1 for Ambient IoT: “10.3.1 Evaluations”</w:t>
      </w:r>
      <w:r w:rsidR="0006251C">
        <w:rPr>
          <w:rFonts w:eastAsia="DengXian"/>
          <w:lang w:eastAsia="zh-CN"/>
        </w:rPr>
        <w:tab/>
      </w:r>
      <w:r w:rsidR="0006251C" w:rsidRPr="0006251C">
        <w:rPr>
          <w:rFonts w:eastAsia="DengXian"/>
          <w:lang w:eastAsia="zh-CN"/>
        </w:rPr>
        <w:t>Moderator (Huawei)</w:t>
      </w:r>
    </w:p>
    <w:p w14:paraId="36D387BF" w14:textId="73EE8DBE" w:rsidR="0006251C" w:rsidRDefault="004710F9" w:rsidP="009048F4">
      <w:pPr>
        <w:rPr>
          <w:rFonts w:eastAsia="DengXian"/>
          <w:lang w:eastAsia="zh-CN"/>
        </w:rPr>
      </w:pPr>
      <w:hyperlink r:id="rId986" w:history="1">
        <w:r>
          <w:rPr>
            <w:rStyle w:val="Hyperlink"/>
            <w:rFonts w:eastAsia="DengXian"/>
            <w:lang w:eastAsia="zh-CN"/>
          </w:rPr>
          <w:t>R1-2507959</w:t>
        </w:r>
      </w:hyperlink>
      <w:r w:rsidR="0006251C">
        <w:rPr>
          <w:rFonts w:eastAsia="DengXian"/>
          <w:lang w:eastAsia="zh-CN"/>
        </w:rPr>
        <w:tab/>
      </w:r>
      <w:r w:rsidR="0006251C" w:rsidRPr="0006251C">
        <w:rPr>
          <w:rFonts w:eastAsia="DengXian"/>
          <w:lang w:eastAsia="zh-CN"/>
        </w:rPr>
        <w:t>FL summary #2 for Ambient IoT: “10.3.1 Evaluations”</w:t>
      </w:r>
      <w:r w:rsidR="0006251C">
        <w:rPr>
          <w:rFonts w:eastAsia="DengXian"/>
          <w:lang w:eastAsia="zh-CN"/>
        </w:rPr>
        <w:tab/>
      </w:r>
      <w:r w:rsidR="0006251C" w:rsidRPr="0006251C">
        <w:rPr>
          <w:rFonts w:eastAsia="DengXian"/>
          <w:lang w:eastAsia="zh-CN"/>
        </w:rPr>
        <w:t>Moderator (Huawei)</w:t>
      </w:r>
    </w:p>
    <w:p w14:paraId="248AEBD5" w14:textId="0C50F5B7" w:rsidR="0006251C" w:rsidRPr="0006251C" w:rsidRDefault="004710F9" w:rsidP="009048F4">
      <w:pPr>
        <w:rPr>
          <w:rFonts w:eastAsia="DengXian"/>
          <w:lang w:eastAsia="zh-CN"/>
        </w:rPr>
      </w:pPr>
      <w:hyperlink r:id="rId987" w:history="1">
        <w:r>
          <w:rPr>
            <w:rStyle w:val="Hyperlink"/>
            <w:rFonts w:eastAsia="DengXian"/>
            <w:lang w:eastAsia="zh-CN"/>
          </w:rPr>
          <w:t>R1-2507960</w:t>
        </w:r>
      </w:hyperlink>
      <w:r w:rsidR="0006251C">
        <w:rPr>
          <w:rFonts w:eastAsia="DengXian"/>
          <w:lang w:eastAsia="zh-CN"/>
        </w:rPr>
        <w:tab/>
      </w:r>
      <w:r w:rsidR="0006251C" w:rsidRPr="0006251C">
        <w:rPr>
          <w:rFonts w:eastAsia="DengXian"/>
          <w:lang w:eastAsia="zh-CN"/>
        </w:rPr>
        <w:t>FL summary #3 for Ambient IoT: “10.3.1 Evaluations”</w:t>
      </w:r>
      <w:r w:rsidR="0006251C">
        <w:rPr>
          <w:rFonts w:eastAsia="DengXian"/>
          <w:lang w:eastAsia="zh-CN"/>
        </w:rPr>
        <w:tab/>
      </w:r>
      <w:r w:rsidR="0006251C" w:rsidRPr="0006251C">
        <w:rPr>
          <w:rFonts w:eastAsia="DengXian"/>
          <w:lang w:eastAsia="zh-CN"/>
        </w:rPr>
        <w:t>Moderator (Huawei)</w:t>
      </w:r>
    </w:p>
    <w:p w14:paraId="57CD7B9B" w14:textId="77777777" w:rsidR="009048F4" w:rsidRPr="00982845" w:rsidRDefault="009048F4" w:rsidP="004331CD">
      <w:pPr>
        <w:pStyle w:val="Heading3"/>
        <w:numPr>
          <w:ilvl w:val="2"/>
          <w:numId w:val="98"/>
        </w:numPr>
        <w:ind w:left="1080" w:hanging="1080"/>
      </w:pPr>
      <w:bookmarkStart w:id="1062" w:name="_Toc210658577"/>
      <w:bookmarkStart w:id="1063" w:name="_Toc210658675"/>
      <w:bookmarkStart w:id="1064" w:name="_Toc210659393"/>
      <w:bookmarkStart w:id="1065" w:name="_Toc211860370"/>
      <w:bookmarkStart w:id="1066" w:name="_Toc211860660"/>
      <w:bookmarkStart w:id="1067" w:name="_Toc211860879"/>
      <w:bookmarkStart w:id="1068" w:name="_Toc211861100"/>
      <w:bookmarkStart w:id="1069" w:name="_Toc211861506"/>
      <w:bookmarkStart w:id="1070" w:name="_Toc211861676"/>
      <w:bookmarkStart w:id="1071" w:name="_Toc211861892"/>
      <w:bookmarkStart w:id="1072" w:name="_Toc211861984"/>
      <w:bookmarkStart w:id="1073" w:name="_Toc211862383"/>
      <w:bookmarkStart w:id="1074" w:name="_Toc211862537"/>
      <w:r w:rsidRPr="00982845">
        <w:t>Study of air interface for Device 2b/C</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p>
    <w:p w14:paraId="010BD5F5" w14:textId="77777777" w:rsidR="009048F4" w:rsidRPr="00982845" w:rsidRDefault="009048F4" w:rsidP="009048F4">
      <w:pPr>
        <w:rPr>
          <w:rFonts w:eastAsia="DengXian"/>
          <w:i/>
          <w:iCs/>
          <w:lang w:eastAsia="zh-CN"/>
        </w:rPr>
      </w:pPr>
      <w:r w:rsidRPr="00982845">
        <w:rPr>
          <w:i/>
          <w:iCs/>
        </w:rPr>
        <w:t>Please refer to the first paragraph of objective 1 for the given conditions. Including study necessary and feasible changes to the Rel-19 air interface for Device 2b/C.</w:t>
      </w:r>
    </w:p>
    <w:p w14:paraId="1A7C2E67" w14:textId="77777777" w:rsidR="002E2CE7" w:rsidRPr="00310689" w:rsidRDefault="002E2CE7" w:rsidP="002E2CE7">
      <w:pPr>
        <w:pStyle w:val="3GPPNormalText"/>
        <w:spacing w:after="0"/>
        <w:rPr>
          <w:b/>
          <w:bCs/>
          <w:sz w:val="20"/>
          <w:lang w:val="en-CA"/>
        </w:rPr>
      </w:pPr>
      <w:r w:rsidRPr="00310689">
        <w:rPr>
          <w:b/>
          <w:bCs/>
          <w:sz w:val="20"/>
          <w:highlight w:val="green"/>
          <w:lang w:val="en-CA"/>
        </w:rPr>
        <w:t>Agreement</w:t>
      </w:r>
    </w:p>
    <w:p w14:paraId="290CD84C" w14:textId="77777777" w:rsidR="002E2CE7" w:rsidRPr="00B4729E" w:rsidRDefault="002E2CE7" w:rsidP="002E2CE7">
      <w:pPr>
        <w:widowControl w:val="0"/>
        <w:jc w:val="both"/>
        <w:rPr>
          <w:rFonts w:eastAsia="Malgun Gothic"/>
          <w:kern w:val="2"/>
          <w:lang w:val="en-US" w:eastAsia="zh-CN"/>
        </w:rPr>
      </w:pPr>
      <w:r w:rsidRPr="00B4729E">
        <w:rPr>
          <w:rFonts w:eastAsia="Malgun Gothic"/>
          <w:kern w:val="2"/>
          <w:lang w:val="en-US" w:eastAsia="zh-CN"/>
        </w:rPr>
        <w:t xml:space="preserve">Study L1 R2D control information with separate CRC </w:t>
      </w:r>
      <w:r w:rsidRPr="00B4729E">
        <w:rPr>
          <w:rFonts w:eastAsia="Malgun Gothic"/>
          <w:kern w:val="2"/>
          <w:lang w:val="en-US" w:eastAsia="ko-KR"/>
        </w:rPr>
        <w:t xml:space="preserve">for Device 2b and for Device C </w:t>
      </w:r>
      <w:r w:rsidRPr="00B4729E">
        <w:rPr>
          <w:rFonts w:eastAsia="Malgun Gothic"/>
          <w:kern w:val="2"/>
          <w:lang w:val="en-US" w:eastAsia="zh-CN"/>
        </w:rPr>
        <w:t>considering the following aspects</w:t>
      </w:r>
    </w:p>
    <w:p w14:paraId="6CD29BE5" w14:textId="77777777" w:rsidR="002E2CE7" w:rsidRPr="00B4729E" w:rsidRDefault="002E2CE7" w:rsidP="002E2CE7">
      <w:pPr>
        <w:widowControl w:val="0"/>
        <w:numPr>
          <w:ilvl w:val="0"/>
          <w:numId w:val="183"/>
        </w:numPr>
        <w:spacing w:after="0"/>
        <w:contextualSpacing/>
        <w:jc w:val="both"/>
        <w:textAlignment w:val="auto"/>
        <w:rPr>
          <w:rFonts w:eastAsia="Malgun Gothic"/>
          <w:lang w:val="en-US" w:eastAsia="zh-CN"/>
        </w:rPr>
      </w:pPr>
      <w:r w:rsidRPr="00B4729E">
        <w:rPr>
          <w:rFonts w:eastAsia="Malgun Gothic"/>
          <w:lang w:val="en-US"/>
        </w:rPr>
        <w:t>Necessary information to be included in the L1 R2D control</w:t>
      </w:r>
    </w:p>
    <w:p w14:paraId="66B39A8C" w14:textId="77777777" w:rsidR="002E2CE7" w:rsidRPr="00B4729E" w:rsidRDefault="002E2CE7" w:rsidP="002E2CE7">
      <w:pPr>
        <w:widowControl w:val="0"/>
        <w:numPr>
          <w:ilvl w:val="0"/>
          <w:numId w:val="183"/>
        </w:numPr>
        <w:spacing w:after="0"/>
        <w:contextualSpacing/>
        <w:jc w:val="both"/>
        <w:textAlignment w:val="auto"/>
        <w:rPr>
          <w:rFonts w:eastAsia="Malgun Gothic"/>
          <w:lang w:val="en-US" w:eastAsia="zh-CN"/>
        </w:rPr>
      </w:pPr>
      <w:r w:rsidRPr="00B4729E">
        <w:rPr>
          <w:rFonts w:eastAsia="Malgun Gothic"/>
          <w:lang w:val="en-US"/>
        </w:rPr>
        <w:t xml:space="preserve">Details on how the </w:t>
      </w:r>
      <w:r w:rsidRPr="00B4729E">
        <w:rPr>
          <w:rFonts w:eastAsia="Malgun Gothic"/>
          <w:kern w:val="2"/>
          <w:lang w:val="en-US" w:eastAsia="zh-CN"/>
        </w:rPr>
        <w:t>L1 R2D control information is transmitted</w:t>
      </w:r>
    </w:p>
    <w:p w14:paraId="133CDE87" w14:textId="77777777" w:rsidR="002E2CE7" w:rsidRPr="00B4729E" w:rsidRDefault="002E2CE7" w:rsidP="002E2CE7"/>
    <w:p w14:paraId="2131A993" w14:textId="77777777" w:rsidR="002E2CE7" w:rsidRPr="00B4729E" w:rsidRDefault="002E2CE7" w:rsidP="002E2CE7">
      <w:pPr>
        <w:rPr>
          <w:b/>
          <w:bCs/>
        </w:rPr>
      </w:pPr>
      <w:r w:rsidRPr="00B4729E">
        <w:rPr>
          <w:b/>
          <w:bCs/>
          <w:highlight w:val="green"/>
        </w:rPr>
        <w:t>Agreement</w:t>
      </w:r>
    </w:p>
    <w:p w14:paraId="09433FA7" w14:textId="77777777" w:rsidR="002E2CE7" w:rsidRPr="00B4729E" w:rsidRDefault="002E2CE7" w:rsidP="002E2CE7">
      <w:pPr>
        <w:rPr>
          <w:lang w:eastAsia="ko-KR"/>
        </w:rPr>
      </w:pPr>
      <w:r w:rsidRPr="00B4729E">
        <w:rPr>
          <w:lang w:eastAsia="ko-KR"/>
        </w:rPr>
        <w:t>Study necessity and feasibility of R2D FDM from the same reader for Device 2b and for Device C considering at least the following aspects:</w:t>
      </w:r>
    </w:p>
    <w:p w14:paraId="73ED9593" w14:textId="77777777" w:rsidR="002E2CE7" w:rsidRPr="00B4729E" w:rsidRDefault="002E2CE7" w:rsidP="002E2CE7">
      <w:pPr>
        <w:numPr>
          <w:ilvl w:val="0"/>
          <w:numId w:val="183"/>
        </w:numPr>
        <w:overflowPunct/>
        <w:autoSpaceDE/>
        <w:autoSpaceDN/>
        <w:adjustRightInd/>
        <w:spacing w:after="0"/>
        <w:textAlignment w:val="auto"/>
        <w:rPr>
          <w:lang w:eastAsia="ko-KR"/>
        </w:rPr>
      </w:pPr>
      <w:r w:rsidRPr="00B4729E">
        <w:rPr>
          <w:lang w:eastAsia="ko-KR"/>
        </w:rPr>
        <w:t xml:space="preserve">complexity of device to support FDM </w:t>
      </w:r>
    </w:p>
    <w:p w14:paraId="7C90132C" w14:textId="77777777" w:rsidR="002E2CE7" w:rsidRPr="00B4729E" w:rsidRDefault="002E2CE7" w:rsidP="002E2CE7">
      <w:pPr>
        <w:numPr>
          <w:ilvl w:val="0"/>
          <w:numId w:val="183"/>
        </w:numPr>
        <w:overflowPunct/>
        <w:autoSpaceDE/>
        <w:autoSpaceDN/>
        <w:adjustRightInd/>
        <w:spacing w:after="0"/>
        <w:textAlignment w:val="auto"/>
        <w:rPr>
          <w:lang w:eastAsia="ko-KR"/>
        </w:rPr>
      </w:pPr>
      <w:r w:rsidRPr="00B4729E">
        <w:rPr>
          <w:lang w:eastAsia="ko-KR"/>
        </w:rPr>
        <w:t>how a device determines the frequency resource for receiving one of the FDMed R2D transmissions</w:t>
      </w:r>
    </w:p>
    <w:p w14:paraId="3E3C790B" w14:textId="77777777" w:rsidR="002E2CE7" w:rsidRPr="00B4729E" w:rsidRDefault="002E2CE7" w:rsidP="002E2CE7"/>
    <w:p w14:paraId="30FC70CA" w14:textId="77777777" w:rsidR="002E2CE7" w:rsidRPr="005A1B74" w:rsidRDefault="002E2CE7" w:rsidP="002E2CE7">
      <w:pPr>
        <w:rPr>
          <w:b/>
          <w:bCs/>
        </w:rPr>
      </w:pPr>
      <w:r w:rsidRPr="005A1B74">
        <w:rPr>
          <w:b/>
          <w:bCs/>
          <w:highlight w:val="green"/>
        </w:rPr>
        <w:t>Agreement</w:t>
      </w:r>
    </w:p>
    <w:p w14:paraId="5F7FCE65" w14:textId="77777777" w:rsidR="002E2CE7" w:rsidRPr="00E65438" w:rsidRDefault="002E2CE7" w:rsidP="002E2CE7">
      <w:pPr>
        <w:rPr>
          <w:lang w:eastAsia="ko-KR"/>
        </w:rPr>
      </w:pPr>
      <w:r w:rsidRPr="00E65438">
        <w:t>Study necessity and feasibility of D2R CDM(A) for Device 2b and for Device C with sequence-based Msg1 transmission and potential impact to random access procedures</w:t>
      </w:r>
      <w:r w:rsidRPr="00E65438">
        <w:rPr>
          <w:lang w:eastAsia="ko-KR"/>
        </w:rPr>
        <w:t>.</w:t>
      </w:r>
    </w:p>
    <w:p w14:paraId="451DF0CD" w14:textId="77777777" w:rsidR="002E2CE7" w:rsidRPr="00E65438" w:rsidRDefault="002E2CE7" w:rsidP="002E2CE7">
      <w:pPr>
        <w:numPr>
          <w:ilvl w:val="0"/>
          <w:numId w:val="183"/>
        </w:numPr>
        <w:overflowPunct/>
        <w:autoSpaceDE/>
        <w:autoSpaceDN/>
        <w:adjustRightInd/>
        <w:spacing w:after="0"/>
        <w:textAlignment w:val="auto"/>
        <w:rPr>
          <w:lang w:eastAsia="ko-KR"/>
        </w:rPr>
      </w:pPr>
      <w:r w:rsidRPr="00E65438">
        <w:rPr>
          <w:rFonts w:hint="eastAsia"/>
          <w:lang w:eastAsia="ko-KR"/>
        </w:rPr>
        <w:t>F</w:t>
      </w:r>
      <w:r w:rsidRPr="00E65438">
        <w:rPr>
          <w:lang w:eastAsia="ko-KR"/>
        </w:rPr>
        <w:t>FS: other cases, except for data transmission</w:t>
      </w:r>
    </w:p>
    <w:p w14:paraId="28ABC8D5" w14:textId="77777777" w:rsidR="002E2CE7" w:rsidRDefault="002E2CE7" w:rsidP="002E2CE7"/>
    <w:p w14:paraId="61445D7B" w14:textId="77777777" w:rsidR="002E2CE7" w:rsidRPr="003A50C1" w:rsidRDefault="002E2CE7" w:rsidP="002E2CE7">
      <w:pPr>
        <w:rPr>
          <w:b/>
          <w:bCs/>
          <w:lang w:val="en-US" w:eastAsia="ko-KR"/>
        </w:rPr>
      </w:pPr>
      <w:r w:rsidRPr="003A50C1">
        <w:rPr>
          <w:b/>
          <w:bCs/>
          <w:highlight w:val="green"/>
          <w:lang w:val="en-US" w:eastAsia="ko-KR"/>
        </w:rPr>
        <w:t>Agreement</w:t>
      </w:r>
    </w:p>
    <w:p w14:paraId="16C32A2D" w14:textId="77777777" w:rsidR="002E2CE7" w:rsidRPr="003A50C1" w:rsidRDefault="002E2CE7" w:rsidP="002E2CE7">
      <w:pPr>
        <w:rPr>
          <w:lang w:val="en-US" w:eastAsia="ko-KR"/>
        </w:rPr>
      </w:pPr>
      <w:r w:rsidRPr="003A50C1">
        <w:rPr>
          <w:lang w:val="en-US" w:eastAsia="ko-KR"/>
        </w:rPr>
        <w:t>For the functionality of indicating the start of the R2D transmission that contains PRDCH, study at least the following options if the functionality relies on SIP:</w:t>
      </w:r>
    </w:p>
    <w:p w14:paraId="5835C8CD" w14:textId="77777777" w:rsidR="002E2CE7" w:rsidRPr="003A50C1" w:rsidRDefault="002E2CE7" w:rsidP="002E2CE7">
      <w:pPr>
        <w:pStyle w:val="ListParagraph"/>
        <w:numPr>
          <w:ilvl w:val="0"/>
          <w:numId w:val="183"/>
        </w:numPr>
        <w:rPr>
          <w:lang w:val="en-US" w:eastAsia="ko-KR"/>
        </w:rPr>
      </w:pPr>
      <w:r w:rsidRPr="003A50C1">
        <w:rPr>
          <w:lang w:val="en-US" w:eastAsia="ko-KR"/>
        </w:rPr>
        <w:t>Option 1:  binary sequence-based SIP (e.g M-sequence or Golay sequence).</w:t>
      </w:r>
    </w:p>
    <w:p w14:paraId="2265531D" w14:textId="77777777" w:rsidR="002E2CE7" w:rsidRPr="003A50C1" w:rsidRDefault="002E2CE7" w:rsidP="002E2CE7">
      <w:pPr>
        <w:pStyle w:val="ListParagraph"/>
        <w:numPr>
          <w:ilvl w:val="0"/>
          <w:numId w:val="183"/>
        </w:numPr>
        <w:rPr>
          <w:lang w:val="en-US" w:eastAsia="ko-KR"/>
        </w:rPr>
      </w:pPr>
      <w:r w:rsidRPr="003A50C1">
        <w:rPr>
          <w:lang w:val="en-US" w:eastAsia="ko-KR"/>
        </w:rPr>
        <w:t>Option 2: Reuse the Rel-19 SIP.</w:t>
      </w:r>
    </w:p>
    <w:p w14:paraId="243255EE" w14:textId="77777777" w:rsidR="002E2CE7" w:rsidRDefault="002E2CE7" w:rsidP="002E2CE7"/>
    <w:p w14:paraId="3A174F7F" w14:textId="77777777" w:rsidR="002E2CE7" w:rsidRPr="00791387" w:rsidRDefault="002E2CE7" w:rsidP="002E2CE7">
      <w:pPr>
        <w:rPr>
          <w:b/>
          <w:bCs/>
          <w:lang w:val="en-US" w:eastAsia="ko-KR"/>
        </w:rPr>
      </w:pPr>
      <w:r w:rsidRPr="00791387">
        <w:rPr>
          <w:b/>
          <w:bCs/>
          <w:highlight w:val="green"/>
          <w:lang w:val="en-US" w:eastAsia="ko-KR"/>
        </w:rPr>
        <w:t>Agreement</w:t>
      </w:r>
    </w:p>
    <w:p w14:paraId="2B519248" w14:textId="77777777" w:rsidR="002E2CE7" w:rsidRPr="00791387" w:rsidRDefault="002E2CE7" w:rsidP="002E2CE7">
      <w:pPr>
        <w:rPr>
          <w:lang w:val="en-US" w:eastAsia="ko-KR"/>
        </w:rPr>
      </w:pPr>
      <w:r w:rsidRPr="00791387">
        <w:rPr>
          <w:lang w:val="en-US" w:eastAsia="ko-KR"/>
        </w:rPr>
        <w:t>For the functionality of indicating the end of the PRDCH, study the following option:</w:t>
      </w:r>
    </w:p>
    <w:p w14:paraId="73659125" w14:textId="77777777" w:rsidR="002E2CE7" w:rsidRPr="00791387" w:rsidRDefault="002E2CE7" w:rsidP="002E2CE7">
      <w:pPr>
        <w:pStyle w:val="ListParagraph"/>
        <w:numPr>
          <w:ilvl w:val="0"/>
          <w:numId w:val="183"/>
        </w:numPr>
        <w:spacing w:after="0"/>
        <w:rPr>
          <w:lang w:val="en-US" w:eastAsia="ko-KR"/>
        </w:rPr>
      </w:pPr>
      <w:r w:rsidRPr="00791387">
        <w:rPr>
          <w:lang w:val="en-US" w:eastAsia="ko-KR"/>
        </w:rPr>
        <w:t>Option 1: Use the L1 R2D control information to indicate the TBS.</w:t>
      </w:r>
    </w:p>
    <w:p w14:paraId="1A7E331A" w14:textId="77777777" w:rsidR="002E2CE7" w:rsidRPr="002F7F93" w:rsidRDefault="002E2CE7" w:rsidP="002E2CE7"/>
    <w:p w14:paraId="767B2D41" w14:textId="77777777" w:rsidR="002E2CE7" w:rsidRPr="008C2C55" w:rsidRDefault="002E2CE7" w:rsidP="002E2CE7">
      <w:pPr>
        <w:rPr>
          <w:b/>
          <w:lang w:val="en-US" w:eastAsia="ko-KR"/>
        </w:rPr>
      </w:pPr>
      <w:r w:rsidRPr="008C2C55">
        <w:rPr>
          <w:b/>
          <w:highlight w:val="green"/>
          <w:lang w:val="en-US" w:eastAsia="ko-KR"/>
        </w:rPr>
        <w:t>Agreement</w:t>
      </w:r>
    </w:p>
    <w:p w14:paraId="6E841B62" w14:textId="77777777" w:rsidR="002E2CE7" w:rsidRPr="008C2C55" w:rsidRDefault="002E2CE7" w:rsidP="002E2CE7">
      <w:pPr>
        <w:rPr>
          <w:lang w:val="en-US" w:eastAsia="ko-KR"/>
        </w:rPr>
      </w:pPr>
      <w:r w:rsidRPr="008C2C55">
        <w:rPr>
          <w:lang w:val="en-US" w:eastAsia="ko-KR"/>
        </w:rPr>
        <w:lastRenderedPageBreak/>
        <w:t>For the functionality of chip duration determination of the data payload in the PRDCH, study the following options:</w:t>
      </w:r>
    </w:p>
    <w:p w14:paraId="5D1B79B5" w14:textId="77777777" w:rsidR="002E2CE7" w:rsidRPr="008C2C55" w:rsidRDefault="002E2CE7" w:rsidP="002E2CE7">
      <w:pPr>
        <w:pStyle w:val="ListParagraph"/>
        <w:numPr>
          <w:ilvl w:val="0"/>
          <w:numId w:val="183"/>
        </w:numPr>
        <w:rPr>
          <w:lang w:val="en-US" w:eastAsia="ko-KR"/>
        </w:rPr>
      </w:pPr>
      <w:r w:rsidRPr="008C2C55">
        <w:rPr>
          <w:lang w:val="en-US" w:eastAsia="ko-KR"/>
        </w:rPr>
        <w:t>Option 1: same as the chip duration of the corresponding L1 R2D control information</w:t>
      </w:r>
    </w:p>
    <w:p w14:paraId="0218FF62" w14:textId="77777777" w:rsidR="002E2CE7" w:rsidRPr="008C2C55" w:rsidRDefault="002E2CE7" w:rsidP="002E2CE7">
      <w:pPr>
        <w:pStyle w:val="ListParagraph"/>
        <w:numPr>
          <w:ilvl w:val="0"/>
          <w:numId w:val="183"/>
        </w:numPr>
        <w:rPr>
          <w:lang w:val="en-US" w:eastAsia="ko-KR"/>
        </w:rPr>
      </w:pPr>
      <w:r w:rsidRPr="008C2C55">
        <w:rPr>
          <w:lang w:val="en-US" w:eastAsia="ko-KR"/>
        </w:rPr>
        <w:t>Option 2: indicated by the corresponding L1 R2D control information</w:t>
      </w:r>
    </w:p>
    <w:p w14:paraId="1409F1ED" w14:textId="77777777" w:rsidR="002E2CE7" w:rsidRPr="00512206" w:rsidRDefault="002E2CE7" w:rsidP="002E2CE7"/>
    <w:p w14:paraId="5C92C1BA" w14:textId="77777777" w:rsidR="002E2CE7" w:rsidRPr="00512206" w:rsidRDefault="002E2CE7" w:rsidP="002E2CE7">
      <w:pPr>
        <w:rPr>
          <w:b/>
          <w:lang w:val="en-US" w:eastAsia="ko-KR"/>
        </w:rPr>
      </w:pPr>
      <w:r w:rsidRPr="00512206">
        <w:rPr>
          <w:b/>
          <w:highlight w:val="green"/>
          <w:lang w:val="en-US" w:eastAsia="ko-KR"/>
        </w:rPr>
        <w:t>Agreement</w:t>
      </w:r>
    </w:p>
    <w:p w14:paraId="051EE8FF" w14:textId="77777777" w:rsidR="002E2CE7" w:rsidRPr="00512206" w:rsidRDefault="002E2CE7" w:rsidP="002E2CE7">
      <w:pPr>
        <w:rPr>
          <w:lang w:val="en-US" w:eastAsia="ko-KR"/>
        </w:rPr>
      </w:pPr>
      <w:r w:rsidRPr="00512206">
        <w:rPr>
          <w:lang w:val="en-US" w:eastAsia="ko-KR"/>
        </w:rPr>
        <w:t>For the functionality of chip duration determination of the L1 R2D control information, study at least the following options:</w:t>
      </w:r>
    </w:p>
    <w:p w14:paraId="0DDD2BBF"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Option 1: Fixed chip duration. No use of CAP for chip duration determination.</w:t>
      </w:r>
    </w:p>
    <w:p w14:paraId="78E3FF32"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Option 2: Blind detection from a predefined set of the chip durations of L1 R2D control information. No use of CAP for chip duration determination.</w:t>
      </w:r>
    </w:p>
    <w:p w14:paraId="5DC225EF"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Option 3: Use CAP</w:t>
      </w:r>
    </w:p>
    <w:p w14:paraId="7C363CEE"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 xml:space="preserve">Alt.3-1 </w:t>
      </w:r>
      <w:r w:rsidRPr="00512206">
        <w:rPr>
          <w:rFonts w:hint="eastAsia"/>
          <w:lang w:val="en-US" w:eastAsia="ko-KR"/>
        </w:rPr>
        <w:t>Rel-19 CAP</w:t>
      </w:r>
      <w:r w:rsidRPr="00512206">
        <w:rPr>
          <w:lang w:val="en-US" w:eastAsia="ko-KR"/>
        </w:rPr>
        <w:t xml:space="preserve"> pattern</w:t>
      </w:r>
    </w:p>
    <w:p w14:paraId="47CC6102"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 xml:space="preserve">Alt.3-2 Enhanced CAP </w:t>
      </w:r>
    </w:p>
    <w:p w14:paraId="06B26EF5" w14:textId="77777777" w:rsidR="002E2CE7" w:rsidRPr="00512206" w:rsidRDefault="002E2CE7" w:rsidP="002E2CE7">
      <w:pPr>
        <w:pStyle w:val="ListParagraph"/>
        <w:numPr>
          <w:ilvl w:val="2"/>
          <w:numId w:val="183"/>
        </w:numPr>
        <w:spacing w:after="0"/>
        <w:rPr>
          <w:lang w:val="en-US" w:eastAsia="ko-KR"/>
        </w:rPr>
      </w:pPr>
      <w:r w:rsidRPr="00512206">
        <w:rPr>
          <w:lang w:val="en-US" w:eastAsia="ko-KR"/>
        </w:rPr>
        <w:t xml:space="preserve">Alt.3-2a: </w:t>
      </w:r>
      <w:r w:rsidRPr="00512206">
        <w:rPr>
          <w:rFonts w:hint="eastAsia"/>
          <w:lang w:val="en-US" w:eastAsia="ko-KR"/>
        </w:rPr>
        <w:t>Rel-19 CAP</w:t>
      </w:r>
      <w:r w:rsidRPr="00512206">
        <w:rPr>
          <w:lang w:val="en-US" w:eastAsia="ko-KR"/>
        </w:rPr>
        <w:t xml:space="preserve"> pattern with repetition</w:t>
      </w:r>
    </w:p>
    <w:p w14:paraId="06576FB2" w14:textId="77777777" w:rsidR="002E2CE7" w:rsidRPr="00512206" w:rsidRDefault="002E2CE7" w:rsidP="002E2CE7">
      <w:pPr>
        <w:pStyle w:val="ListParagraph"/>
        <w:numPr>
          <w:ilvl w:val="2"/>
          <w:numId w:val="183"/>
        </w:numPr>
        <w:spacing w:after="0"/>
        <w:rPr>
          <w:lang w:val="en-US" w:eastAsia="ko-KR"/>
        </w:rPr>
      </w:pPr>
      <w:r w:rsidRPr="00512206">
        <w:rPr>
          <w:lang w:val="en-US" w:eastAsia="ko-KR"/>
        </w:rPr>
        <w:t xml:space="preserve">Alt.3-2b: </w:t>
      </w:r>
      <w:r w:rsidRPr="00512206">
        <w:rPr>
          <w:rFonts w:hint="eastAsia"/>
          <w:lang w:val="en-US" w:eastAsia="ko-KR"/>
        </w:rPr>
        <w:t>CAP</w:t>
      </w:r>
      <w:r w:rsidRPr="00512206">
        <w:rPr>
          <w:lang w:val="en-US" w:eastAsia="ko-KR"/>
        </w:rPr>
        <w:t xml:space="preserve"> pattern and the association between chip durations for CAP and chip durations of L1 R2D control information</w:t>
      </w:r>
    </w:p>
    <w:p w14:paraId="6364A61A"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Option 4: Use a set of different binary s</w:t>
      </w:r>
      <w:r w:rsidRPr="00512206">
        <w:rPr>
          <w:rFonts w:hint="eastAsia"/>
          <w:lang w:val="en-US" w:eastAsia="ko-KR"/>
        </w:rPr>
        <w:t>equence</w:t>
      </w:r>
      <w:r w:rsidRPr="00512206">
        <w:rPr>
          <w:lang w:val="en-US" w:eastAsia="ko-KR"/>
        </w:rPr>
        <w:t>s with fixed or variable length</w:t>
      </w:r>
    </w:p>
    <w:p w14:paraId="27451441" w14:textId="77777777" w:rsidR="002E2CE7" w:rsidRPr="00512206" w:rsidRDefault="002E2CE7" w:rsidP="002E2CE7">
      <w:pPr>
        <w:pStyle w:val="ListParagraph"/>
        <w:numPr>
          <w:ilvl w:val="1"/>
          <w:numId w:val="183"/>
        </w:numPr>
        <w:spacing w:after="0"/>
        <w:rPr>
          <w:lang w:val="en-US" w:eastAsia="ko-KR"/>
        </w:rPr>
      </w:pPr>
      <w:r w:rsidRPr="00512206">
        <w:rPr>
          <w:rFonts w:hint="eastAsia"/>
          <w:lang w:val="en-US" w:eastAsia="ko-KR"/>
        </w:rPr>
        <w:t>A</w:t>
      </w:r>
      <w:r w:rsidRPr="00512206">
        <w:rPr>
          <w:lang w:val="en-US" w:eastAsia="ko-KR"/>
        </w:rPr>
        <w:t>lt.4-1: using binary s</w:t>
      </w:r>
      <w:r w:rsidRPr="00512206">
        <w:rPr>
          <w:rFonts w:hint="eastAsia"/>
          <w:lang w:val="en-US" w:eastAsia="ko-KR"/>
        </w:rPr>
        <w:t>equence</w:t>
      </w:r>
      <w:r w:rsidRPr="00512206">
        <w:rPr>
          <w:lang w:val="en-US" w:eastAsia="ko-KR"/>
        </w:rPr>
        <w:t>s for SIP. No use of CAP for chip duration determination.</w:t>
      </w:r>
    </w:p>
    <w:p w14:paraId="2026CF2B" w14:textId="77777777" w:rsidR="002E2CE7" w:rsidRPr="00512206" w:rsidRDefault="002E2CE7" w:rsidP="002E2CE7">
      <w:pPr>
        <w:pStyle w:val="ListParagraph"/>
        <w:numPr>
          <w:ilvl w:val="1"/>
          <w:numId w:val="183"/>
        </w:numPr>
        <w:spacing w:after="0"/>
        <w:rPr>
          <w:lang w:val="en-US" w:eastAsia="ko-KR"/>
        </w:rPr>
      </w:pPr>
      <w:r w:rsidRPr="00512206">
        <w:rPr>
          <w:rFonts w:hint="eastAsia"/>
          <w:lang w:val="en-US" w:eastAsia="ko-KR"/>
        </w:rPr>
        <w:t>A</w:t>
      </w:r>
      <w:r w:rsidRPr="00512206">
        <w:rPr>
          <w:lang w:val="en-US" w:eastAsia="ko-KR"/>
        </w:rPr>
        <w:t>lt.4-2: using binary s</w:t>
      </w:r>
      <w:r w:rsidRPr="00512206">
        <w:rPr>
          <w:rFonts w:hint="eastAsia"/>
          <w:lang w:val="en-US" w:eastAsia="ko-KR"/>
        </w:rPr>
        <w:t>equence</w:t>
      </w:r>
      <w:r w:rsidRPr="00512206">
        <w:rPr>
          <w:lang w:val="en-US" w:eastAsia="ko-KR"/>
        </w:rPr>
        <w:t>s for CAP</w:t>
      </w:r>
    </w:p>
    <w:p w14:paraId="0BE65807"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Option 5: Use broadcast information (if any) to indicate the chip duration</w:t>
      </w:r>
    </w:p>
    <w:p w14:paraId="1ECBA8E3" w14:textId="77777777" w:rsidR="002E2CE7" w:rsidRPr="00512206" w:rsidRDefault="002E2CE7" w:rsidP="002E2CE7"/>
    <w:p w14:paraId="061AC39E" w14:textId="77777777" w:rsidR="002E2CE7" w:rsidRPr="00512206" w:rsidRDefault="002E2CE7" w:rsidP="002E2CE7">
      <w:pPr>
        <w:rPr>
          <w:b/>
          <w:bCs/>
          <w:lang w:val="en-US" w:eastAsia="ko-KR"/>
        </w:rPr>
      </w:pPr>
      <w:r w:rsidRPr="00512206">
        <w:rPr>
          <w:b/>
          <w:bCs/>
          <w:highlight w:val="green"/>
          <w:lang w:val="en-US" w:eastAsia="ko-KR"/>
        </w:rPr>
        <w:t>Agreement</w:t>
      </w:r>
    </w:p>
    <w:p w14:paraId="4BCF2BE3" w14:textId="77777777" w:rsidR="002E2CE7" w:rsidRPr="00512206" w:rsidRDefault="002E2CE7" w:rsidP="002E2CE7">
      <w:pPr>
        <w:rPr>
          <w:lang w:val="en-US" w:eastAsia="ko-KR"/>
        </w:rPr>
      </w:pPr>
      <w:r w:rsidRPr="00512206">
        <w:rPr>
          <w:lang w:val="en-US" w:eastAsia="ko-KR"/>
        </w:rPr>
        <w:t>For the functionality of CFO estimation/LO calibration at the device side, study CFO calibration signal with the following aspects:</w:t>
      </w:r>
    </w:p>
    <w:p w14:paraId="65D372BD"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 xml:space="preserve">Whether the signal is </w:t>
      </w:r>
    </w:p>
    <w:p w14:paraId="7BE59D3D"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 xml:space="preserve">Option a: unmodulated sinusoid single tone </w:t>
      </w:r>
    </w:p>
    <w:p w14:paraId="32CE3289"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Option b: unmodulated multiple sinusoid single tones</w:t>
      </w:r>
    </w:p>
    <w:p w14:paraId="2B757189"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Option c: modulated multiple tones</w:t>
      </w:r>
    </w:p>
    <w:p w14:paraId="53915E59" w14:textId="77777777" w:rsidR="002E2CE7" w:rsidRPr="00512206" w:rsidRDefault="002E2CE7" w:rsidP="002E2CE7">
      <w:pPr>
        <w:pStyle w:val="ListParagraph"/>
        <w:numPr>
          <w:ilvl w:val="2"/>
          <w:numId w:val="183"/>
        </w:numPr>
        <w:spacing w:after="0"/>
        <w:rPr>
          <w:lang w:val="en-US" w:eastAsia="ko-KR"/>
        </w:rPr>
      </w:pPr>
      <w:r w:rsidRPr="00512206">
        <w:rPr>
          <w:lang w:val="en-US" w:eastAsia="ko-KR"/>
        </w:rPr>
        <w:t xml:space="preserve">Whether the CFO calibration signal is the same or different from the </w:t>
      </w:r>
      <w:r w:rsidRPr="00512206">
        <w:rPr>
          <w:rFonts w:hint="eastAsia"/>
          <w:lang w:val="en-US" w:eastAsia="ko-KR"/>
        </w:rPr>
        <w:t>synchronization signal</w:t>
      </w:r>
      <w:r w:rsidRPr="00512206">
        <w:rPr>
          <w:lang w:val="en-US" w:eastAsia="ko-KR"/>
        </w:rPr>
        <w:t xml:space="preserve"> (if supported)</w:t>
      </w:r>
    </w:p>
    <w:p w14:paraId="0ADD6469"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Whether the CFO calibration signal is transmitted periodically and/or as needed (aperiodically)</w:t>
      </w:r>
    </w:p>
    <w:p w14:paraId="6A61CF15"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The time location(s) of CFO calibration signal.</w:t>
      </w:r>
    </w:p>
    <w:p w14:paraId="455248A6"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Option 1: in relation to the L1 R2D control information</w:t>
      </w:r>
    </w:p>
    <w:p w14:paraId="00B9D0FD"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Option 2: in relation to the data payload of the PRDCH</w:t>
      </w:r>
    </w:p>
    <w:p w14:paraId="739334BA"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Option 3: in relation to the PDRCH</w:t>
      </w:r>
    </w:p>
    <w:p w14:paraId="715AB3F6"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 xml:space="preserve">Option 4: </w:t>
      </w:r>
      <w:r w:rsidRPr="00512206">
        <w:rPr>
          <w:rFonts w:hint="eastAsia"/>
          <w:lang w:val="en-US" w:eastAsia="ko-KR"/>
        </w:rPr>
        <w:t xml:space="preserve">in relation to </w:t>
      </w:r>
      <w:r w:rsidRPr="00512206">
        <w:rPr>
          <w:lang w:val="en-US" w:eastAsia="ko-KR"/>
        </w:rPr>
        <w:t xml:space="preserve">the </w:t>
      </w:r>
      <w:r w:rsidRPr="00512206">
        <w:rPr>
          <w:rFonts w:hint="eastAsia"/>
          <w:lang w:val="en-US" w:eastAsia="ko-KR"/>
        </w:rPr>
        <w:t>synchronization signal</w:t>
      </w:r>
      <w:r w:rsidRPr="00512206">
        <w:rPr>
          <w:lang w:val="en-US" w:eastAsia="ko-KR"/>
        </w:rPr>
        <w:t xml:space="preserve"> (if supported)</w:t>
      </w:r>
    </w:p>
    <w:p w14:paraId="3FB6DB6E"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 xml:space="preserve">Option 5: </w:t>
      </w:r>
      <w:r w:rsidRPr="00512206">
        <w:rPr>
          <w:rFonts w:hint="eastAsia"/>
          <w:lang w:val="en-US" w:eastAsia="ko-KR"/>
        </w:rPr>
        <w:t xml:space="preserve">in relation to </w:t>
      </w:r>
      <w:r w:rsidRPr="00512206">
        <w:rPr>
          <w:lang w:val="en-US" w:eastAsia="ko-KR"/>
        </w:rPr>
        <w:t>broadcast information (if supported)</w:t>
      </w:r>
    </w:p>
    <w:p w14:paraId="650CD690" w14:textId="77777777" w:rsidR="002E2CE7" w:rsidRPr="00512206" w:rsidRDefault="002E2CE7" w:rsidP="002E2CE7">
      <w:pPr>
        <w:pStyle w:val="ListParagraph"/>
        <w:numPr>
          <w:ilvl w:val="1"/>
          <w:numId w:val="183"/>
        </w:numPr>
        <w:spacing w:after="0"/>
        <w:rPr>
          <w:lang w:val="en-US" w:eastAsia="ko-KR"/>
        </w:rPr>
      </w:pPr>
      <w:r w:rsidRPr="00512206">
        <w:rPr>
          <w:lang w:val="en-US" w:eastAsia="ko-KR"/>
        </w:rPr>
        <w:t>Combination of Options is not precluded</w:t>
      </w:r>
    </w:p>
    <w:p w14:paraId="389036B8" w14:textId="77777777" w:rsidR="002E2CE7" w:rsidRPr="00512206" w:rsidRDefault="002E2CE7" w:rsidP="002E2CE7">
      <w:pPr>
        <w:pStyle w:val="ListParagraph"/>
        <w:numPr>
          <w:ilvl w:val="0"/>
          <w:numId w:val="183"/>
        </w:numPr>
        <w:spacing w:after="0"/>
        <w:rPr>
          <w:lang w:val="en-US" w:eastAsia="ko-KR"/>
        </w:rPr>
      </w:pPr>
      <w:r w:rsidRPr="00512206">
        <w:rPr>
          <w:lang w:val="en-US" w:eastAsia="ko-KR"/>
        </w:rPr>
        <w:t>Other details (e.g., t</w:t>
      </w:r>
      <w:r w:rsidRPr="00512206">
        <w:rPr>
          <w:rFonts w:hint="eastAsia"/>
          <w:lang w:val="en-US" w:eastAsia="ko-KR"/>
        </w:rPr>
        <w:t>ime duration</w:t>
      </w:r>
      <w:r w:rsidRPr="00512206">
        <w:rPr>
          <w:lang w:val="en-US" w:eastAsia="ko-KR"/>
        </w:rPr>
        <w:t>, frequency location(s)</w:t>
      </w:r>
      <w:r w:rsidRPr="00512206">
        <w:rPr>
          <w:rFonts w:hint="eastAsia"/>
          <w:lang w:val="en-US" w:eastAsia="ko-KR"/>
        </w:rPr>
        <w:t xml:space="preserve"> of the CFO calibration signal</w:t>
      </w:r>
      <w:r w:rsidRPr="00512206">
        <w:rPr>
          <w:lang w:val="en-US" w:eastAsia="ko-KR"/>
        </w:rPr>
        <w:t>)</w:t>
      </w:r>
    </w:p>
    <w:p w14:paraId="0F8FF39C" w14:textId="77777777" w:rsidR="002E2CE7" w:rsidRPr="00512206" w:rsidRDefault="002E2CE7" w:rsidP="002E2CE7"/>
    <w:p w14:paraId="20815515" w14:textId="77777777" w:rsidR="002E2CE7" w:rsidRPr="000828FE" w:rsidRDefault="002E2CE7" w:rsidP="002E2CE7">
      <w:pPr>
        <w:rPr>
          <w:b/>
          <w:bCs/>
        </w:rPr>
      </w:pPr>
      <w:r w:rsidRPr="000828FE">
        <w:rPr>
          <w:b/>
          <w:bCs/>
          <w:highlight w:val="green"/>
        </w:rPr>
        <w:t>Agreement</w:t>
      </w:r>
    </w:p>
    <w:p w14:paraId="1CA9BCF4" w14:textId="77777777" w:rsidR="002E2CE7" w:rsidRPr="00512206" w:rsidRDefault="002E2CE7" w:rsidP="002E2CE7">
      <w:pPr>
        <w:rPr>
          <w:rFonts w:eastAsiaTheme="minorEastAsia"/>
          <w:lang w:val="en-US" w:eastAsia="ko-KR"/>
        </w:rPr>
      </w:pPr>
      <w:r w:rsidRPr="00512206">
        <w:rPr>
          <w:rFonts w:hint="eastAsia"/>
          <w:lang w:val="en-US" w:eastAsia="ko-KR"/>
        </w:rPr>
        <w:t>S</w:t>
      </w:r>
      <w:r w:rsidRPr="00512206">
        <w:rPr>
          <w:lang w:val="en-US" w:eastAsia="ko-KR"/>
        </w:rPr>
        <w:t xml:space="preserve">tudy R2D synchronization signal at least for the </w:t>
      </w:r>
      <w:r w:rsidRPr="00512206">
        <w:rPr>
          <w:rFonts w:eastAsiaTheme="minorEastAsia"/>
          <w:lang w:val="en-US" w:eastAsia="ko-KR"/>
        </w:rPr>
        <w:t>functionality of frequency synchronization (including frequency acquisition) and for the functionality of timing synchronization/tracking.</w:t>
      </w:r>
    </w:p>
    <w:p w14:paraId="36C2AA91" w14:textId="77777777" w:rsidR="002E2CE7" w:rsidRPr="000828FE" w:rsidRDefault="002E2CE7" w:rsidP="002E2CE7">
      <w:pPr>
        <w:pStyle w:val="ListParagraph"/>
        <w:numPr>
          <w:ilvl w:val="0"/>
          <w:numId w:val="183"/>
        </w:numPr>
        <w:spacing w:after="0"/>
        <w:rPr>
          <w:lang w:val="en-US" w:eastAsia="ko-KR"/>
        </w:rPr>
      </w:pPr>
      <w:r w:rsidRPr="000828FE">
        <w:rPr>
          <w:rFonts w:hint="eastAsia"/>
          <w:lang w:val="en-US" w:eastAsia="ko-KR"/>
        </w:rPr>
        <w:t>A</w:t>
      </w:r>
      <w:r w:rsidRPr="000828FE">
        <w:rPr>
          <w:lang w:val="en-US" w:eastAsia="ko-KR"/>
        </w:rPr>
        <w:t xml:space="preserve">lt1: </w:t>
      </w:r>
      <w:r w:rsidRPr="00512206">
        <w:rPr>
          <w:rFonts w:hint="eastAsia"/>
          <w:lang w:val="en-US" w:eastAsia="ko-KR"/>
        </w:rPr>
        <w:t xml:space="preserve">periodic </w:t>
      </w:r>
      <w:r w:rsidRPr="00512206">
        <w:rPr>
          <w:lang w:val="en-US" w:eastAsia="ko-KR"/>
        </w:rPr>
        <w:t>synchronization signal</w:t>
      </w:r>
    </w:p>
    <w:p w14:paraId="651652EB" w14:textId="77777777" w:rsidR="002E2CE7" w:rsidRPr="000828FE" w:rsidRDefault="002E2CE7" w:rsidP="002E2CE7">
      <w:pPr>
        <w:pStyle w:val="ListParagraph"/>
        <w:numPr>
          <w:ilvl w:val="0"/>
          <w:numId w:val="183"/>
        </w:numPr>
        <w:spacing w:after="0"/>
        <w:rPr>
          <w:lang w:val="en-US" w:eastAsia="ko-KR"/>
        </w:rPr>
      </w:pPr>
      <w:r w:rsidRPr="000828FE">
        <w:rPr>
          <w:rFonts w:hint="eastAsia"/>
          <w:lang w:val="en-US" w:eastAsia="ko-KR"/>
        </w:rPr>
        <w:t>A</w:t>
      </w:r>
      <w:r w:rsidRPr="000828FE">
        <w:rPr>
          <w:lang w:val="en-US" w:eastAsia="ko-KR"/>
        </w:rPr>
        <w:t>lt2: a</w:t>
      </w:r>
      <w:r w:rsidRPr="00512206">
        <w:rPr>
          <w:rFonts w:hint="eastAsia"/>
          <w:lang w:val="en-US" w:eastAsia="ko-KR"/>
        </w:rPr>
        <w:t xml:space="preserve">periodic </w:t>
      </w:r>
      <w:r w:rsidRPr="00512206">
        <w:rPr>
          <w:lang w:val="en-US" w:eastAsia="ko-KR"/>
        </w:rPr>
        <w:t>synchronization signal</w:t>
      </w:r>
    </w:p>
    <w:p w14:paraId="2477DDD6" w14:textId="77777777" w:rsidR="002E2CE7" w:rsidRDefault="002E2CE7" w:rsidP="002E2CE7"/>
    <w:p w14:paraId="258613C4" w14:textId="77777777" w:rsidR="002E2CE7" w:rsidRDefault="002E2CE7" w:rsidP="002E2CE7">
      <w:pPr>
        <w:rPr>
          <w:rFonts w:eastAsia="DengXian"/>
          <w:b/>
          <w:bCs/>
          <w:lang w:val="en-US" w:eastAsia="zh-CN"/>
        </w:rPr>
      </w:pPr>
      <w:r w:rsidRPr="00122307">
        <w:rPr>
          <w:rFonts w:eastAsia="DengXian"/>
          <w:b/>
          <w:bCs/>
          <w:highlight w:val="green"/>
          <w:lang w:val="en-US" w:eastAsia="zh-CN"/>
        </w:rPr>
        <w:t>Agreement</w:t>
      </w:r>
    </w:p>
    <w:p w14:paraId="23B10273" w14:textId="77777777" w:rsidR="002E2CE7" w:rsidRDefault="002E2CE7" w:rsidP="002E2CE7">
      <w:pPr>
        <w:rPr>
          <w:lang w:eastAsia="ko-KR"/>
        </w:rPr>
      </w:pPr>
      <w:r>
        <w:rPr>
          <w:rFonts w:eastAsiaTheme="minorEastAsia" w:hint="eastAsia"/>
          <w:lang w:eastAsia="ko-KR"/>
        </w:rPr>
        <w:t xml:space="preserve">For </w:t>
      </w:r>
      <w:r>
        <w:rPr>
          <w:lang w:eastAsia="ko-KR"/>
        </w:rPr>
        <w:t>resource allocation method for the first D2R transmission for DO-A for Device 2b and for Device C, study following options considering feasibility:</w:t>
      </w:r>
    </w:p>
    <w:p w14:paraId="58B7AAC0" w14:textId="77777777" w:rsidR="002E2CE7" w:rsidRDefault="002E2CE7" w:rsidP="002E2CE7">
      <w:pPr>
        <w:pStyle w:val="ListParagraph"/>
        <w:numPr>
          <w:ilvl w:val="0"/>
          <w:numId w:val="183"/>
        </w:numPr>
        <w:spacing w:after="0"/>
        <w:rPr>
          <w:lang w:eastAsia="ko-KR"/>
        </w:rPr>
      </w:pPr>
      <w:r>
        <w:rPr>
          <w:lang w:eastAsia="ko-KR"/>
        </w:rPr>
        <w:t xml:space="preserve">Option 1: </w:t>
      </w:r>
      <w:r>
        <w:rPr>
          <w:rFonts w:hint="eastAsia"/>
          <w:lang w:eastAsia="ko-KR"/>
        </w:rPr>
        <w:t xml:space="preserve">Periodic </w:t>
      </w:r>
      <w:r>
        <w:rPr>
          <w:lang w:eastAsia="ko-KR"/>
        </w:rPr>
        <w:t xml:space="preserve">D2R </w:t>
      </w:r>
      <w:r>
        <w:rPr>
          <w:rFonts w:hint="eastAsia"/>
          <w:lang w:eastAsia="ko-KR"/>
        </w:rPr>
        <w:t>resource allocation</w:t>
      </w:r>
    </w:p>
    <w:p w14:paraId="191E71B4" w14:textId="77777777" w:rsidR="002E2CE7" w:rsidRPr="00C062BD" w:rsidRDefault="002E2CE7" w:rsidP="002E2CE7">
      <w:pPr>
        <w:pStyle w:val="ListParagraph"/>
        <w:numPr>
          <w:ilvl w:val="0"/>
          <w:numId w:val="183"/>
        </w:numPr>
        <w:spacing w:after="0"/>
        <w:rPr>
          <w:lang w:eastAsia="ko-KR"/>
        </w:rPr>
      </w:pPr>
      <w:r>
        <w:rPr>
          <w:lang w:eastAsia="ko-KR"/>
        </w:rPr>
        <w:t>Option 2: A</w:t>
      </w:r>
      <w:r>
        <w:rPr>
          <w:rFonts w:hint="eastAsia"/>
          <w:lang w:eastAsia="ko-KR"/>
        </w:rPr>
        <w:t xml:space="preserve">periodic </w:t>
      </w:r>
      <w:r>
        <w:rPr>
          <w:lang w:eastAsia="ko-KR"/>
        </w:rPr>
        <w:t xml:space="preserve">D2R </w:t>
      </w:r>
      <w:r>
        <w:rPr>
          <w:rFonts w:hint="eastAsia"/>
          <w:lang w:eastAsia="ko-KR"/>
        </w:rPr>
        <w:t>resource allocation</w:t>
      </w:r>
    </w:p>
    <w:p w14:paraId="3FFCB3B9" w14:textId="77777777" w:rsidR="002E2CE7" w:rsidRPr="00767EDF" w:rsidRDefault="002E2CE7" w:rsidP="002E2CE7">
      <w:pPr>
        <w:rPr>
          <w:rFonts w:eastAsia="DengXian"/>
          <w:lang w:val="en-US" w:eastAsia="zh-CN"/>
        </w:rPr>
      </w:pPr>
    </w:p>
    <w:p w14:paraId="5C8795EC" w14:textId="77777777" w:rsidR="002E2CE7" w:rsidRDefault="002E2CE7" w:rsidP="002E2CE7">
      <w:pPr>
        <w:rPr>
          <w:rFonts w:eastAsia="DengXian"/>
          <w:b/>
          <w:bCs/>
          <w:lang w:val="en-US" w:eastAsia="zh-CN"/>
        </w:rPr>
      </w:pPr>
      <w:r w:rsidRPr="005F19FC">
        <w:rPr>
          <w:rFonts w:eastAsia="DengXian"/>
          <w:b/>
          <w:bCs/>
          <w:highlight w:val="green"/>
          <w:lang w:val="en-US" w:eastAsia="zh-CN"/>
        </w:rPr>
        <w:lastRenderedPageBreak/>
        <w:t>Agreement</w:t>
      </w:r>
    </w:p>
    <w:p w14:paraId="588F7725" w14:textId="77777777" w:rsidR="002E2CE7" w:rsidRDefault="002E2CE7" w:rsidP="002E2CE7">
      <w:pPr>
        <w:rPr>
          <w:lang w:eastAsia="ko-KR"/>
        </w:rPr>
      </w:pPr>
      <w:r>
        <w:rPr>
          <w:rFonts w:eastAsiaTheme="minorEastAsia" w:hint="eastAsia"/>
          <w:lang w:eastAsia="ko-KR"/>
        </w:rPr>
        <w:t xml:space="preserve">For </w:t>
      </w:r>
      <w:r>
        <w:rPr>
          <w:lang w:eastAsia="ko-KR"/>
        </w:rPr>
        <w:t>providing necessary information for the first D2R transmission for DO-A for Device 2b and for Device C, study at least following options</w:t>
      </w:r>
      <w:r w:rsidRPr="007648AC">
        <w:rPr>
          <w:lang w:eastAsia="ko-KR"/>
        </w:rPr>
        <w:t xml:space="preserve"> </w:t>
      </w:r>
      <w:r>
        <w:rPr>
          <w:lang w:eastAsia="ko-KR"/>
        </w:rPr>
        <w:t>considering feasibility:</w:t>
      </w:r>
    </w:p>
    <w:p w14:paraId="12DA9C50" w14:textId="77777777" w:rsidR="002E2CE7" w:rsidRDefault="002E2CE7" w:rsidP="002E2CE7">
      <w:pPr>
        <w:pStyle w:val="ListParagraph"/>
        <w:numPr>
          <w:ilvl w:val="0"/>
          <w:numId w:val="183"/>
        </w:numPr>
        <w:spacing w:after="0"/>
        <w:rPr>
          <w:lang w:eastAsia="ko-KR"/>
        </w:rPr>
      </w:pPr>
      <w:r>
        <w:rPr>
          <w:lang w:eastAsia="ko-KR"/>
        </w:rPr>
        <w:t>Option 1: necessary information provided by broadcast information</w:t>
      </w:r>
    </w:p>
    <w:p w14:paraId="67AB62AE" w14:textId="77777777" w:rsidR="002E2CE7" w:rsidRDefault="002E2CE7" w:rsidP="002E2CE7">
      <w:pPr>
        <w:pStyle w:val="ListParagraph"/>
        <w:numPr>
          <w:ilvl w:val="0"/>
          <w:numId w:val="183"/>
        </w:numPr>
        <w:spacing w:after="0"/>
        <w:rPr>
          <w:lang w:eastAsia="ko-KR"/>
        </w:rPr>
      </w:pPr>
      <w:r>
        <w:rPr>
          <w:lang w:eastAsia="ko-KR"/>
        </w:rPr>
        <w:t>Option 2: necessary information provided by a paging-like R2D message</w:t>
      </w:r>
    </w:p>
    <w:p w14:paraId="34F5A133" w14:textId="77777777" w:rsidR="002E2CE7" w:rsidRDefault="002E2CE7" w:rsidP="002E2CE7">
      <w:pPr>
        <w:pStyle w:val="ListParagraph"/>
        <w:numPr>
          <w:ilvl w:val="0"/>
          <w:numId w:val="183"/>
        </w:numPr>
        <w:spacing w:after="0"/>
        <w:rPr>
          <w:lang w:eastAsia="ko-KR"/>
        </w:rPr>
      </w:pPr>
      <w:r>
        <w:rPr>
          <w:rFonts w:hint="eastAsia"/>
          <w:lang w:eastAsia="ko-KR"/>
        </w:rPr>
        <w:t>O</w:t>
      </w:r>
      <w:r>
        <w:rPr>
          <w:lang w:eastAsia="ko-KR"/>
        </w:rPr>
        <w:t>ption 3: necessary information derived from a synchronization signal and provided by broadcast information</w:t>
      </w:r>
    </w:p>
    <w:p w14:paraId="4E360242" w14:textId="77777777" w:rsidR="002E2CE7" w:rsidRPr="005F19FC" w:rsidRDefault="002E2CE7" w:rsidP="002E2CE7">
      <w:pPr>
        <w:rPr>
          <w:lang w:eastAsia="ko-KR"/>
        </w:rPr>
      </w:pPr>
    </w:p>
    <w:p w14:paraId="09018AED" w14:textId="77777777" w:rsidR="002E2CE7" w:rsidRDefault="002E2CE7" w:rsidP="002E2CE7">
      <w:pPr>
        <w:rPr>
          <w:rFonts w:eastAsia="DengXian"/>
          <w:b/>
          <w:bCs/>
          <w:lang w:val="en-US" w:eastAsia="zh-CN"/>
        </w:rPr>
      </w:pPr>
      <w:r w:rsidRPr="005F19FC">
        <w:rPr>
          <w:rFonts w:eastAsia="DengXian"/>
          <w:b/>
          <w:bCs/>
          <w:highlight w:val="green"/>
          <w:lang w:val="en-US" w:eastAsia="zh-CN"/>
        </w:rPr>
        <w:t>Agreement</w:t>
      </w:r>
    </w:p>
    <w:p w14:paraId="1B3B5D9F" w14:textId="77777777" w:rsidR="002E2CE7" w:rsidRPr="005F19FC" w:rsidRDefault="002E2CE7" w:rsidP="002E2CE7">
      <w:pPr>
        <w:rPr>
          <w:lang w:eastAsia="ko-KR"/>
        </w:rPr>
      </w:pPr>
      <w:r w:rsidRPr="005F19FC">
        <w:rPr>
          <w:rFonts w:hint="eastAsia"/>
          <w:lang w:eastAsia="ko-KR"/>
        </w:rPr>
        <w:t>S</w:t>
      </w:r>
      <w:r w:rsidRPr="005F19FC">
        <w:rPr>
          <w:lang w:eastAsia="ko-KR"/>
        </w:rPr>
        <w:t>tudy whether necessary information for the first D2R transmission for DO-A for Device 2b and for Device C is provided periodically and/or aperiodically</w:t>
      </w:r>
      <w:r>
        <w:rPr>
          <w:lang w:eastAsia="ko-KR"/>
        </w:rPr>
        <w:t xml:space="preserve"> by Reader</w:t>
      </w:r>
      <w:r w:rsidRPr="005F19FC">
        <w:rPr>
          <w:lang w:eastAsia="ko-KR"/>
        </w:rPr>
        <w:t>.</w:t>
      </w:r>
    </w:p>
    <w:p w14:paraId="4F836717" w14:textId="77777777" w:rsidR="002E2CE7" w:rsidRPr="009C21FA" w:rsidRDefault="002E2CE7" w:rsidP="002E2CE7">
      <w:pPr>
        <w:rPr>
          <w:lang w:eastAsia="ko-KR"/>
        </w:rPr>
      </w:pPr>
    </w:p>
    <w:p w14:paraId="7F16BE62" w14:textId="77777777" w:rsidR="002E2CE7" w:rsidRDefault="002E2CE7" w:rsidP="002E2CE7">
      <w:pPr>
        <w:rPr>
          <w:rFonts w:eastAsia="DengXian"/>
          <w:b/>
          <w:bCs/>
          <w:lang w:val="en-US" w:eastAsia="zh-CN"/>
        </w:rPr>
      </w:pPr>
      <w:r w:rsidRPr="005F19FC">
        <w:rPr>
          <w:rFonts w:eastAsia="DengXian"/>
          <w:b/>
          <w:bCs/>
          <w:highlight w:val="green"/>
          <w:lang w:val="en-US" w:eastAsia="zh-CN"/>
        </w:rPr>
        <w:t>Agreement</w:t>
      </w:r>
    </w:p>
    <w:p w14:paraId="2692BE6C" w14:textId="77777777" w:rsidR="002E2CE7" w:rsidRDefault="002E2CE7" w:rsidP="002E2CE7">
      <w:pPr>
        <w:rPr>
          <w:lang w:eastAsia="ko-KR"/>
        </w:rPr>
      </w:pPr>
      <w:r>
        <w:rPr>
          <w:rFonts w:eastAsiaTheme="minorEastAsia" w:hint="eastAsia"/>
          <w:lang w:eastAsia="ko-KR"/>
        </w:rPr>
        <w:t xml:space="preserve">For </w:t>
      </w:r>
      <w:r>
        <w:rPr>
          <w:lang w:eastAsia="ko-KR"/>
        </w:rPr>
        <w:t>the content of the first D2R transmission for DO-A for Device 2b and for Device C, study the following options:</w:t>
      </w:r>
    </w:p>
    <w:p w14:paraId="66A002C8" w14:textId="77777777" w:rsidR="002E2CE7" w:rsidRDefault="002E2CE7" w:rsidP="002E2CE7">
      <w:pPr>
        <w:pStyle w:val="ListParagraph"/>
        <w:numPr>
          <w:ilvl w:val="0"/>
          <w:numId w:val="183"/>
        </w:numPr>
        <w:spacing w:after="0"/>
        <w:rPr>
          <w:lang w:eastAsia="ko-KR"/>
        </w:rPr>
      </w:pPr>
      <w:r>
        <w:rPr>
          <w:lang w:eastAsia="ko-KR"/>
        </w:rPr>
        <w:t>Option</w:t>
      </w:r>
      <w:r>
        <w:rPr>
          <w:rFonts w:hint="eastAsia"/>
          <w:lang w:eastAsia="ko-KR"/>
        </w:rPr>
        <w:t xml:space="preserve"> 1</w:t>
      </w:r>
      <w:r>
        <w:rPr>
          <w:lang w:eastAsia="ko-KR"/>
        </w:rPr>
        <w:t>: Msg1-like content</w:t>
      </w:r>
    </w:p>
    <w:p w14:paraId="2397B2C9" w14:textId="77777777" w:rsidR="002E2CE7" w:rsidRDefault="002E2CE7" w:rsidP="002E2CE7">
      <w:pPr>
        <w:pStyle w:val="ListParagraph"/>
        <w:numPr>
          <w:ilvl w:val="0"/>
          <w:numId w:val="183"/>
        </w:numPr>
        <w:spacing w:after="0"/>
        <w:rPr>
          <w:lang w:eastAsia="ko-KR"/>
        </w:rPr>
      </w:pPr>
      <w:r>
        <w:rPr>
          <w:lang w:eastAsia="ko-KR"/>
        </w:rPr>
        <w:t>Option 2: DO-A data payload</w:t>
      </w:r>
    </w:p>
    <w:p w14:paraId="0DB293BA" w14:textId="77777777" w:rsidR="002E2CE7" w:rsidRDefault="002E2CE7" w:rsidP="002E2CE7">
      <w:pPr>
        <w:pStyle w:val="ListParagraph"/>
        <w:numPr>
          <w:ilvl w:val="1"/>
          <w:numId w:val="183"/>
        </w:numPr>
        <w:spacing w:after="0"/>
        <w:rPr>
          <w:lang w:eastAsia="ko-KR"/>
        </w:rPr>
      </w:pPr>
      <w:r>
        <w:rPr>
          <w:lang w:eastAsia="ko-KR"/>
        </w:rPr>
        <w:t>FFS: with or without device ID</w:t>
      </w:r>
    </w:p>
    <w:p w14:paraId="16D9FDB8" w14:textId="77777777" w:rsidR="002E2CE7" w:rsidRDefault="002E2CE7" w:rsidP="002E2CE7">
      <w:pPr>
        <w:pStyle w:val="ListParagraph"/>
        <w:numPr>
          <w:ilvl w:val="0"/>
          <w:numId w:val="183"/>
        </w:numPr>
        <w:spacing w:after="0"/>
        <w:rPr>
          <w:lang w:eastAsia="ko-KR"/>
        </w:rPr>
      </w:pPr>
      <w:r>
        <w:rPr>
          <w:lang w:eastAsia="ko-KR"/>
        </w:rPr>
        <w:t>Option 3: DO-A scheduling request</w:t>
      </w:r>
    </w:p>
    <w:p w14:paraId="43E749B2" w14:textId="77777777" w:rsidR="002E2CE7" w:rsidRDefault="002E2CE7" w:rsidP="002E2CE7">
      <w:pPr>
        <w:rPr>
          <w:lang w:eastAsia="ko-KR"/>
        </w:rPr>
      </w:pPr>
    </w:p>
    <w:p w14:paraId="1B0300F1" w14:textId="77777777" w:rsidR="002E2CE7" w:rsidRDefault="002E2CE7" w:rsidP="002E2CE7">
      <w:pPr>
        <w:rPr>
          <w:rFonts w:eastAsia="DengXian"/>
          <w:b/>
          <w:bCs/>
          <w:lang w:val="en-US" w:eastAsia="zh-CN"/>
        </w:rPr>
      </w:pPr>
      <w:r w:rsidRPr="005F19FC">
        <w:rPr>
          <w:rFonts w:eastAsia="DengXian"/>
          <w:b/>
          <w:bCs/>
          <w:highlight w:val="green"/>
          <w:lang w:val="en-US" w:eastAsia="zh-CN"/>
        </w:rPr>
        <w:t>Agreement</w:t>
      </w:r>
    </w:p>
    <w:p w14:paraId="5D47D7C5" w14:textId="77777777" w:rsidR="002E2CE7" w:rsidRDefault="002E2CE7" w:rsidP="002E2CE7">
      <w:pPr>
        <w:rPr>
          <w:lang w:val="en-US"/>
        </w:rPr>
      </w:pPr>
      <w:r>
        <w:t>The study assumes single-carrier waveform for D2R.</w:t>
      </w:r>
    </w:p>
    <w:p w14:paraId="282D7F94" w14:textId="77777777" w:rsidR="002E2CE7" w:rsidRPr="00BD0078" w:rsidRDefault="002E2CE7" w:rsidP="002E2CE7">
      <w:pPr>
        <w:pStyle w:val="ListParagraph"/>
        <w:numPr>
          <w:ilvl w:val="0"/>
          <w:numId w:val="183"/>
        </w:numPr>
        <w:spacing w:after="0"/>
        <w:rPr>
          <w:lang w:eastAsia="ko-KR"/>
        </w:rPr>
      </w:pPr>
      <w:r w:rsidRPr="00BD0078">
        <w:rPr>
          <w:lang w:eastAsia="ko-KR"/>
        </w:rPr>
        <w:t>FFS whether to use 2SB or 1SB for D2R</w:t>
      </w:r>
    </w:p>
    <w:p w14:paraId="74841087" w14:textId="77777777" w:rsidR="002E2CE7" w:rsidRDefault="002E2CE7" w:rsidP="002E2CE7"/>
    <w:p w14:paraId="097AFAFD" w14:textId="77777777" w:rsidR="002E2CE7" w:rsidRPr="003173F8" w:rsidRDefault="002E2CE7" w:rsidP="002E2CE7">
      <w:pPr>
        <w:rPr>
          <w:b/>
          <w:bCs/>
          <w:highlight w:val="green"/>
        </w:rPr>
      </w:pPr>
      <w:r w:rsidRPr="003173F8">
        <w:rPr>
          <w:b/>
          <w:bCs/>
          <w:highlight w:val="green"/>
        </w:rPr>
        <w:t>Agreement</w:t>
      </w:r>
    </w:p>
    <w:p w14:paraId="4DFB7DC6" w14:textId="77777777" w:rsidR="002E2CE7" w:rsidRDefault="002E2CE7" w:rsidP="002E2CE7">
      <w:r>
        <w:t>Regarding D2R preamble for PDRCH, study the following aspects of the D2R preamble.</w:t>
      </w:r>
    </w:p>
    <w:p w14:paraId="4414E1CE" w14:textId="77777777" w:rsidR="002E2CE7" w:rsidRDefault="002E2CE7" w:rsidP="002E2CE7">
      <w:pPr>
        <w:pStyle w:val="ListParagraph"/>
        <w:numPr>
          <w:ilvl w:val="0"/>
          <w:numId w:val="183"/>
        </w:numPr>
        <w:spacing w:after="0"/>
      </w:pPr>
      <w:r>
        <w:rPr>
          <w:lang w:eastAsia="ko-KR"/>
        </w:rPr>
        <w:t>Preamble l</w:t>
      </w:r>
      <w:r>
        <w:rPr>
          <w:rFonts w:hint="eastAsia"/>
          <w:lang w:eastAsia="ko-KR"/>
        </w:rPr>
        <w:t>ength</w:t>
      </w:r>
      <w:r>
        <w:rPr>
          <w:lang w:eastAsia="ko-KR"/>
        </w:rPr>
        <w:t xml:space="preserve"> (e.g., longer than Rel-19 D2R preamble)</w:t>
      </w:r>
    </w:p>
    <w:p w14:paraId="7027839C" w14:textId="77777777" w:rsidR="002E2CE7" w:rsidRDefault="002E2CE7" w:rsidP="002E2CE7">
      <w:pPr>
        <w:pStyle w:val="ListParagraph"/>
        <w:numPr>
          <w:ilvl w:val="0"/>
          <w:numId w:val="183"/>
        </w:numPr>
        <w:spacing w:after="0"/>
      </w:pPr>
      <w:r>
        <w:rPr>
          <w:lang w:eastAsia="ko-KR"/>
        </w:rPr>
        <w:t>Sequence type</w:t>
      </w:r>
    </w:p>
    <w:p w14:paraId="36F0E777" w14:textId="77777777" w:rsidR="002E2CE7" w:rsidRDefault="002E2CE7" w:rsidP="002E2CE7">
      <w:pPr>
        <w:pStyle w:val="ListParagraph"/>
        <w:numPr>
          <w:ilvl w:val="0"/>
          <w:numId w:val="183"/>
        </w:numPr>
        <w:spacing w:after="0"/>
      </w:pPr>
      <w:r>
        <w:rPr>
          <w:lang w:eastAsia="ko-KR"/>
        </w:rPr>
        <w:t>Number of sequences using the same length (e.g., for read</w:t>
      </w:r>
      <w:r w:rsidRPr="003173F8">
        <w:rPr>
          <w:lang w:eastAsia="ko-KR"/>
        </w:rPr>
        <w:t>er/device</w:t>
      </w:r>
      <w:r>
        <w:rPr>
          <w:lang w:eastAsia="ko-KR"/>
        </w:rPr>
        <w:t xml:space="preserve"> differentiation)</w:t>
      </w:r>
    </w:p>
    <w:p w14:paraId="52EC9A5E" w14:textId="77777777" w:rsidR="002E2CE7" w:rsidRPr="0028124A" w:rsidRDefault="002E2CE7" w:rsidP="002E2CE7">
      <w:pPr>
        <w:pStyle w:val="ListParagraph"/>
        <w:numPr>
          <w:ilvl w:val="0"/>
          <w:numId w:val="183"/>
        </w:numPr>
        <w:spacing w:after="0"/>
      </w:pPr>
      <w:r>
        <w:rPr>
          <w:lang w:eastAsia="ko-KR"/>
        </w:rPr>
        <w:t>Considering other factors affecting preamble design (e.g., D2R modulation and detection schemes)</w:t>
      </w:r>
    </w:p>
    <w:p w14:paraId="59EAF5B1" w14:textId="77777777" w:rsidR="002E2CE7" w:rsidRDefault="002E2CE7" w:rsidP="002E2CE7"/>
    <w:p w14:paraId="25E07692" w14:textId="77777777" w:rsidR="002E2CE7" w:rsidRPr="003173F8" w:rsidRDefault="002E2CE7" w:rsidP="002E2CE7">
      <w:pPr>
        <w:rPr>
          <w:b/>
          <w:bCs/>
          <w:highlight w:val="green"/>
        </w:rPr>
      </w:pPr>
      <w:r w:rsidRPr="003173F8">
        <w:rPr>
          <w:b/>
          <w:bCs/>
          <w:highlight w:val="green"/>
        </w:rPr>
        <w:t>Agreement</w:t>
      </w:r>
    </w:p>
    <w:p w14:paraId="2F318EC4" w14:textId="77777777" w:rsidR="002E2CE7" w:rsidRDefault="002E2CE7" w:rsidP="002E2CE7">
      <w:r>
        <w:t>Regarding D2R midamble for PDRCH, study the following aspects of the D2R midamble.</w:t>
      </w:r>
    </w:p>
    <w:p w14:paraId="1B3EB2DF" w14:textId="77777777" w:rsidR="002E2CE7" w:rsidRDefault="002E2CE7" w:rsidP="002E2CE7">
      <w:pPr>
        <w:pStyle w:val="ListParagraph"/>
        <w:numPr>
          <w:ilvl w:val="0"/>
          <w:numId w:val="183"/>
        </w:numPr>
        <w:spacing w:after="0"/>
      </w:pPr>
      <w:r>
        <w:rPr>
          <w:lang w:eastAsia="ko-KR"/>
        </w:rPr>
        <w:t>Midamble pattern(s) including the length(s) and interval(s) within (and possibly at the end of) a PDRCH</w:t>
      </w:r>
    </w:p>
    <w:p w14:paraId="4F60DB4B" w14:textId="77777777" w:rsidR="002E2CE7" w:rsidRDefault="002E2CE7" w:rsidP="002E2CE7">
      <w:pPr>
        <w:pStyle w:val="ListParagraph"/>
        <w:numPr>
          <w:ilvl w:val="0"/>
          <w:numId w:val="183"/>
        </w:numPr>
        <w:spacing w:after="0"/>
      </w:pPr>
      <w:r>
        <w:rPr>
          <w:lang w:eastAsia="ko-KR"/>
        </w:rPr>
        <w:t>Sequence type, and whether the same or different sequence type is used for D2R preamble and D2R midamble</w:t>
      </w:r>
    </w:p>
    <w:p w14:paraId="51C9B49F" w14:textId="77777777" w:rsidR="002E2CE7" w:rsidRPr="00B66E73" w:rsidRDefault="002E2CE7" w:rsidP="002E2CE7">
      <w:pPr>
        <w:pStyle w:val="ListParagraph"/>
        <w:numPr>
          <w:ilvl w:val="0"/>
          <w:numId w:val="183"/>
        </w:numPr>
        <w:spacing w:after="0"/>
      </w:pPr>
      <w:r>
        <w:rPr>
          <w:lang w:eastAsia="ko-KR"/>
        </w:rPr>
        <w:t>Considering other factors affecting midamble design (e.g., D2R modulation and detection schemes)</w:t>
      </w:r>
    </w:p>
    <w:p w14:paraId="42231293" w14:textId="77777777" w:rsidR="002E2CE7" w:rsidRDefault="002E2CE7" w:rsidP="002E2CE7"/>
    <w:p w14:paraId="568C70EF" w14:textId="77777777" w:rsidR="002E2CE7" w:rsidRDefault="002E2CE7" w:rsidP="002E2CE7">
      <w:pPr>
        <w:rPr>
          <w:b/>
          <w:bCs/>
          <w:lang w:val="en-US"/>
        </w:rPr>
      </w:pPr>
      <w:r w:rsidRPr="000D1A63">
        <w:rPr>
          <w:b/>
          <w:bCs/>
          <w:highlight w:val="green"/>
        </w:rPr>
        <w:t>Agreement</w:t>
      </w:r>
    </w:p>
    <w:p w14:paraId="64D5715D" w14:textId="77777777" w:rsidR="002E2CE7" w:rsidRDefault="002E2CE7" w:rsidP="002E2CE7">
      <w:r>
        <w:t>Study the necessity of D2R Tx power control for Device 2b and for Device C for outdoor scenarios</w:t>
      </w:r>
    </w:p>
    <w:p w14:paraId="6B6AF63E" w14:textId="77777777" w:rsidR="002E2CE7" w:rsidRPr="000D1A63" w:rsidRDefault="002E2CE7" w:rsidP="002E2CE7">
      <w:pPr>
        <w:numPr>
          <w:ilvl w:val="0"/>
          <w:numId w:val="183"/>
        </w:numPr>
        <w:overflowPunct/>
        <w:autoSpaceDE/>
        <w:autoSpaceDN/>
        <w:adjustRightInd/>
        <w:spacing w:after="0"/>
        <w:jc w:val="both"/>
        <w:textAlignment w:val="auto"/>
      </w:pPr>
      <w:r>
        <w:t>Target to agree on observations on pros and cons of D2R Tx power control</w:t>
      </w:r>
      <w:r>
        <w:rPr>
          <w:rFonts w:hint="eastAsia"/>
        </w:rPr>
        <w:t xml:space="preserve"> </w:t>
      </w:r>
      <w:r>
        <w:t xml:space="preserve">vs. no Tx power control at </w:t>
      </w:r>
      <w:r>
        <w:rPr>
          <w:rFonts w:hint="eastAsia"/>
        </w:rPr>
        <w:t>R</w:t>
      </w:r>
      <w:r>
        <w:t xml:space="preserve">AN1#123 </w:t>
      </w:r>
    </w:p>
    <w:p w14:paraId="0175933A" w14:textId="77777777" w:rsidR="002E2CE7" w:rsidRDefault="002E2CE7" w:rsidP="002E2CE7">
      <w:r>
        <w:t>Continue studying feasibility of the following open loop power control methods considering device complexity:</w:t>
      </w:r>
    </w:p>
    <w:p w14:paraId="169DBE5D" w14:textId="77777777" w:rsidR="002E2CE7" w:rsidRDefault="002E2CE7" w:rsidP="002E2CE7">
      <w:pPr>
        <w:numPr>
          <w:ilvl w:val="0"/>
          <w:numId w:val="183"/>
        </w:numPr>
        <w:overflowPunct/>
        <w:autoSpaceDE/>
        <w:autoSpaceDN/>
        <w:adjustRightInd/>
        <w:spacing w:after="0"/>
        <w:jc w:val="both"/>
        <w:textAlignment w:val="auto"/>
      </w:pPr>
      <w:r>
        <w:t>Methods of open loop power control</w:t>
      </w:r>
    </w:p>
    <w:p w14:paraId="3C9CA24B" w14:textId="77777777" w:rsidR="002E2CE7" w:rsidRDefault="002E2CE7" w:rsidP="002E2CE7">
      <w:pPr>
        <w:numPr>
          <w:ilvl w:val="1"/>
          <w:numId w:val="183"/>
        </w:numPr>
        <w:overflowPunct/>
        <w:autoSpaceDE/>
        <w:autoSpaceDN/>
        <w:adjustRightInd/>
        <w:spacing w:after="0"/>
        <w:jc w:val="both"/>
        <w:textAlignment w:val="auto"/>
      </w:pPr>
      <w:r>
        <w:t>Option 1: Device calculates Tx power based on measured pathloss, a predefined formula, and some configured parameters from reader</w:t>
      </w:r>
    </w:p>
    <w:p w14:paraId="600AF88A" w14:textId="77777777" w:rsidR="002E2CE7" w:rsidRDefault="002E2CE7" w:rsidP="002E2CE7">
      <w:pPr>
        <w:numPr>
          <w:ilvl w:val="2"/>
          <w:numId w:val="183"/>
        </w:numPr>
        <w:overflowPunct/>
        <w:autoSpaceDE/>
        <w:autoSpaceDN/>
        <w:adjustRightInd/>
        <w:spacing w:after="0"/>
        <w:jc w:val="both"/>
        <w:textAlignment w:val="auto"/>
      </w:pPr>
      <w:r>
        <w:t xml:space="preserve">Required information at the device side at least includes reader Tx power, received target power at the reader, etc. </w:t>
      </w:r>
    </w:p>
    <w:p w14:paraId="1FEDADD6" w14:textId="77777777" w:rsidR="002E2CE7" w:rsidRDefault="002E2CE7" w:rsidP="002E2CE7">
      <w:pPr>
        <w:numPr>
          <w:ilvl w:val="1"/>
          <w:numId w:val="183"/>
        </w:numPr>
        <w:overflowPunct/>
        <w:autoSpaceDE/>
        <w:autoSpaceDN/>
        <w:adjustRightInd/>
        <w:spacing w:after="0"/>
        <w:jc w:val="both"/>
        <w:textAlignment w:val="auto"/>
      </w:pPr>
      <w:r>
        <w:lastRenderedPageBreak/>
        <w:t xml:space="preserve">Option 2: Device measures RSRP, and uses a corresponding Tx power when the RSRP falls in an RSRP range. </w:t>
      </w:r>
    </w:p>
    <w:p w14:paraId="7C32AD33" w14:textId="77777777" w:rsidR="002E2CE7" w:rsidRDefault="002E2CE7" w:rsidP="002E2CE7">
      <w:pPr>
        <w:numPr>
          <w:ilvl w:val="2"/>
          <w:numId w:val="183"/>
        </w:numPr>
        <w:overflowPunct/>
        <w:autoSpaceDE/>
        <w:autoSpaceDN/>
        <w:adjustRightInd/>
        <w:spacing w:after="0"/>
        <w:jc w:val="both"/>
        <w:textAlignment w:val="auto"/>
      </w:pPr>
      <w:r>
        <w:t>The RSRP range is based on RSRP threshold(s) configured by reader or predefined</w:t>
      </w:r>
    </w:p>
    <w:p w14:paraId="3F2B8227" w14:textId="77777777" w:rsidR="002E2CE7" w:rsidRDefault="002E2CE7" w:rsidP="002E2CE7">
      <w:pPr>
        <w:numPr>
          <w:ilvl w:val="2"/>
          <w:numId w:val="183"/>
        </w:numPr>
        <w:overflowPunct/>
        <w:autoSpaceDE/>
        <w:autoSpaceDN/>
        <w:adjustRightInd/>
        <w:spacing w:after="0"/>
        <w:jc w:val="both"/>
        <w:textAlignment w:val="auto"/>
      </w:pPr>
      <w:r>
        <w:t>Required information at the device side at least includes RSRP threshold(s), corresponding D2R Tx pow</w:t>
      </w:r>
      <w:r w:rsidRPr="000D1A63">
        <w:t>er related information pe</w:t>
      </w:r>
      <w:r>
        <w:t>r each RSRP range defined by the RSRP threshold(s)</w:t>
      </w:r>
    </w:p>
    <w:p w14:paraId="032CD921" w14:textId="77777777" w:rsidR="002E2CE7" w:rsidRDefault="002E2CE7" w:rsidP="002E2CE7">
      <w:pPr>
        <w:numPr>
          <w:ilvl w:val="1"/>
          <w:numId w:val="183"/>
        </w:numPr>
        <w:overflowPunct/>
        <w:autoSpaceDE/>
        <w:autoSpaceDN/>
        <w:adjustRightInd/>
        <w:spacing w:after="0"/>
        <w:jc w:val="both"/>
        <w:textAlignment w:val="auto"/>
      </w:pPr>
      <w:r>
        <w:t>FFS details (e.g., required measurements, required information)</w:t>
      </w:r>
    </w:p>
    <w:p w14:paraId="6A927AFC" w14:textId="77777777" w:rsidR="002E2CE7" w:rsidRDefault="002E2CE7" w:rsidP="002E2CE7">
      <w:r>
        <w:t>Continue studying the necessity and feasibility of closed loop power control for D2R.</w:t>
      </w:r>
    </w:p>
    <w:p w14:paraId="10851801" w14:textId="77777777" w:rsidR="002E2CE7" w:rsidRPr="00DA1189" w:rsidRDefault="002E2CE7" w:rsidP="002E2CE7"/>
    <w:p w14:paraId="5CF68B8B" w14:textId="77777777" w:rsidR="002E2CE7" w:rsidRDefault="002E2CE7" w:rsidP="002E2CE7">
      <w:pPr>
        <w:rPr>
          <w:b/>
          <w:bCs/>
          <w:lang w:val="en-US"/>
        </w:rPr>
      </w:pPr>
      <w:r w:rsidRPr="008B6045">
        <w:rPr>
          <w:b/>
          <w:bCs/>
          <w:highlight w:val="green"/>
        </w:rPr>
        <w:t>Agreement</w:t>
      </w:r>
    </w:p>
    <w:p w14:paraId="795441A3" w14:textId="77777777" w:rsidR="002E2CE7" w:rsidRDefault="002E2CE7" w:rsidP="002E2CE7">
      <w:r>
        <w:t xml:space="preserve">Study interleaving for PDRCH with FEC, including the </w:t>
      </w:r>
      <w:r>
        <w:rPr>
          <w:rFonts w:cs="Times"/>
          <w:lang w:eastAsia="ko-KR"/>
        </w:rPr>
        <w:t xml:space="preserve">necessity and feasibility of </w:t>
      </w:r>
      <w:r>
        <w:t>the following:</w:t>
      </w:r>
    </w:p>
    <w:p w14:paraId="30670ADE" w14:textId="77777777" w:rsidR="002E2CE7" w:rsidRPr="00767EDF" w:rsidRDefault="002E2CE7" w:rsidP="002E2CE7">
      <w:pPr>
        <w:pStyle w:val="ListParagraph"/>
        <w:numPr>
          <w:ilvl w:val="0"/>
          <w:numId w:val="183"/>
        </w:numPr>
        <w:spacing w:after="0"/>
        <w:rPr>
          <w:lang w:eastAsia="ko-KR"/>
        </w:rPr>
      </w:pPr>
      <w:r w:rsidRPr="00767EDF">
        <w:rPr>
          <w:lang w:eastAsia="ko-KR"/>
        </w:rPr>
        <w:t>Alt 1: reuse both LTE sub-block interleaver and LTE bit collection scheme</w:t>
      </w:r>
    </w:p>
    <w:p w14:paraId="7C18BBD7" w14:textId="77777777" w:rsidR="002E2CE7" w:rsidRPr="00767EDF" w:rsidRDefault="002E2CE7" w:rsidP="002E2CE7">
      <w:pPr>
        <w:pStyle w:val="ListParagraph"/>
        <w:numPr>
          <w:ilvl w:val="0"/>
          <w:numId w:val="183"/>
        </w:numPr>
        <w:spacing w:after="0"/>
        <w:rPr>
          <w:lang w:eastAsia="ko-KR"/>
        </w:rPr>
      </w:pPr>
      <w:r w:rsidRPr="00767EDF">
        <w:rPr>
          <w:lang w:eastAsia="ko-KR"/>
        </w:rPr>
        <w:t>Alt 2: reuse LTE bit collection scheme without LTE sub-block interleaver</w:t>
      </w:r>
    </w:p>
    <w:p w14:paraId="5BEB1519" w14:textId="77777777" w:rsidR="002E2CE7" w:rsidRPr="00767EDF" w:rsidRDefault="002E2CE7" w:rsidP="002E2CE7">
      <w:pPr>
        <w:pStyle w:val="ListParagraph"/>
        <w:numPr>
          <w:ilvl w:val="0"/>
          <w:numId w:val="183"/>
        </w:numPr>
        <w:spacing w:after="0"/>
        <w:rPr>
          <w:lang w:eastAsia="ko-KR"/>
        </w:rPr>
      </w:pPr>
      <w:r w:rsidRPr="00767EDF">
        <w:rPr>
          <w:lang w:eastAsia="ko-KR"/>
        </w:rPr>
        <w:t>Alt 3: based on LTE bit collection scheme with some update (e.g., for memory reduction) without LTE sub-block interleaver</w:t>
      </w:r>
    </w:p>
    <w:p w14:paraId="649552CC" w14:textId="77777777" w:rsidR="002E2CE7" w:rsidRPr="00767EDF" w:rsidRDefault="002E2CE7" w:rsidP="002E2CE7">
      <w:pPr>
        <w:pStyle w:val="ListParagraph"/>
        <w:numPr>
          <w:ilvl w:val="0"/>
          <w:numId w:val="183"/>
        </w:numPr>
        <w:spacing w:after="0"/>
        <w:rPr>
          <w:lang w:eastAsia="ko-KR"/>
        </w:rPr>
      </w:pPr>
      <w:r w:rsidRPr="00767EDF">
        <w:rPr>
          <w:rFonts w:hint="eastAsia"/>
          <w:lang w:eastAsia="ko-KR"/>
        </w:rPr>
        <w:t>C</w:t>
      </w:r>
      <w:r w:rsidRPr="00767EDF">
        <w:rPr>
          <w:lang w:eastAsia="ko-KR"/>
        </w:rPr>
        <w:t>ombination of alternatives can be studied</w:t>
      </w:r>
    </w:p>
    <w:p w14:paraId="4F963978" w14:textId="77777777" w:rsidR="002E2CE7" w:rsidRDefault="002E2CE7" w:rsidP="002E2CE7">
      <w:pPr>
        <w:jc w:val="both"/>
      </w:pPr>
    </w:p>
    <w:p w14:paraId="512796DF" w14:textId="77777777" w:rsidR="002E2CE7" w:rsidRDefault="002E2CE7" w:rsidP="002E2CE7">
      <w:pPr>
        <w:rPr>
          <w:b/>
          <w:bCs/>
          <w:lang w:val="en-US"/>
        </w:rPr>
      </w:pPr>
      <w:r w:rsidRPr="008B6045">
        <w:rPr>
          <w:b/>
          <w:bCs/>
          <w:highlight w:val="green"/>
        </w:rPr>
        <w:t>Agreement</w:t>
      </w:r>
    </w:p>
    <w:p w14:paraId="76D3C086" w14:textId="77777777" w:rsidR="002E2CE7" w:rsidRDefault="002E2CE7" w:rsidP="002E2CE7">
      <w:r>
        <w:t xml:space="preserve">Study interleaving for PRDCH with FEC, including the </w:t>
      </w:r>
      <w:r>
        <w:rPr>
          <w:rFonts w:cs="Times"/>
          <w:lang w:eastAsia="ko-KR"/>
        </w:rPr>
        <w:t xml:space="preserve">necessity and feasibility of </w:t>
      </w:r>
      <w:r>
        <w:t>the following:</w:t>
      </w:r>
    </w:p>
    <w:p w14:paraId="348DDAE1" w14:textId="77777777" w:rsidR="002E2CE7" w:rsidRPr="00767EDF" w:rsidRDefault="002E2CE7" w:rsidP="002E2CE7">
      <w:pPr>
        <w:pStyle w:val="ListParagraph"/>
        <w:numPr>
          <w:ilvl w:val="0"/>
          <w:numId w:val="183"/>
        </w:numPr>
        <w:spacing w:after="0"/>
        <w:rPr>
          <w:lang w:eastAsia="ko-KR"/>
        </w:rPr>
      </w:pPr>
      <w:r w:rsidRPr="00767EDF">
        <w:rPr>
          <w:lang w:eastAsia="ko-KR"/>
        </w:rPr>
        <w:t>Alt 1: reuse both LTE sub-block interleaver and LTE bit collection scheme</w:t>
      </w:r>
    </w:p>
    <w:p w14:paraId="4112A981" w14:textId="77777777" w:rsidR="002E2CE7" w:rsidRPr="00767EDF" w:rsidRDefault="002E2CE7" w:rsidP="002E2CE7">
      <w:pPr>
        <w:pStyle w:val="ListParagraph"/>
        <w:numPr>
          <w:ilvl w:val="0"/>
          <w:numId w:val="183"/>
        </w:numPr>
        <w:spacing w:after="0"/>
        <w:rPr>
          <w:lang w:eastAsia="ko-KR"/>
        </w:rPr>
      </w:pPr>
      <w:r w:rsidRPr="00767EDF">
        <w:rPr>
          <w:lang w:eastAsia="ko-KR"/>
        </w:rPr>
        <w:t>Alt 2: reuse LTE bit collection scheme without LTE sub-block interleaver</w:t>
      </w:r>
    </w:p>
    <w:p w14:paraId="03FD8372" w14:textId="77777777" w:rsidR="002E2CE7" w:rsidRPr="00767EDF" w:rsidRDefault="002E2CE7" w:rsidP="002E2CE7">
      <w:pPr>
        <w:pStyle w:val="ListParagraph"/>
        <w:numPr>
          <w:ilvl w:val="0"/>
          <w:numId w:val="183"/>
        </w:numPr>
        <w:spacing w:after="0"/>
        <w:rPr>
          <w:lang w:eastAsia="ko-KR"/>
        </w:rPr>
      </w:pPr>
      <w:r w:rsidRPr="00767EDF">
        <w:rPr>
          <w:lang w:eastAsia="ko-KR"/>
        </w:rPr>
        <w:t>Alt 3: based on LTE bit collection scheme with some update (e.g., for memory reduction) without LTE sub-block interleaver</w:t>
      </w:r>
    </w:p>
    <w:p w14:paraId="2FA86E21" w14:textId="77777777" w:rsidR="002E2CE7" w:rsidRPr="00767EDF" w:rsidRDefault="002E2CE7" w:rsidP="002E2CE7">
      <w:pPr>
        <w:pStyle w:val="ListParagraph"/>
        <w:numPr>
          <w:ilvl w:val="0"/>
          <w:numId w:val="183"/>
        </w:numPr>
        <w:spacing w:after="0"/>
        <w:rPr>
          <w:lang w:eastAsia="ko-KR"/>
        </w:rPr>
      </w:pPr>
      <w:r w:rsidRPr="00767EDF">
        <w:rPr>
          <w:rFonts w:hint="eastAsia"/>
          <w:lang w:eastAsia="ko-KR"/>
        </w:rPr>
        <w:t>C</w:t>
      </w:r>
      <w:r w:rsidRPr="00767EDF">
        <w:rPr>
          <w:lang w:eastAsia="ko-KR"/>
        </w:rPr>
        <w:t>ombination of alternatives can be studied</w:t>
      </w:r>
    </w:p>
    <w:p w14:paraId="6B95A6ED" w14:textId="77777777" w:rsidR="002E2CE7" w:rsidRPr="00A71AD8" w:rsidRDefault="002E2CE7" w:rsidP="002E2CE7">
      <w:pPr>
        <w:jc w:val="both"/>
      </w:pPr>
    </w:p>
    <w:p w14:paraId="6731C21D" w14:textId="77777777" w:rsidR="002E2CE7" w:rsidRDefault="002E2CE7" w:rsidP="002E2CE7">
      <w:pPr>
        <w:rPr>
          <w:b/>
          <w:bCs/>
          <w:lang w:val="en-US"/>
        </w:rPr>
      </w:pPr>
      <w:r w:rsidRPr="008B6045">
        <w:rPr>
          <w:b/>
          <w:bCs/>
          <w:highlight w:val="green"/>
        </w:rPr>
        <w:t>Agreement</w:t>
      </w:r>
    </w:p>
    <w:p w14:paraId="7AF0C1A7" w14:textId="77777777" w:rsidR="002E2CE7" w:rsidRDefault="002E2CE7" w:rsidP="002E2CE7">
      <w:r>
        <w:t>For PDRCH, further study the necessity of scrambling with following details:</w:t>
      </w:r>
    </w:p>
    <w:p w14:paraId="01420BD3" w14:textId="77777777" w:rsidR="002E2CE7" w:rsidRPr="00767EDF" w:rsidRDefault="002E2CE7" w:rsidP="002E2CE7">
      <w:pPr>
        <w:pStyle w:val="ListParagraph"/>
        <w:numPr>
          <w:ilvl w:val="0"/>
          <w:numId w:val="183"/>
        </w:numPr>
        <w:spacing w:after="0"/>
        <w:rPr>
          <w:lang w:eastAsia="ko-KR"/>
        </w:rPr>
      </w:pPr>
      <w:r w:rsidRPr="00767EDF">
        <w:rPr>
          <w:lang w:eastAsia="ko-KR"/>
        </w:rPr>
        <w:t>Scrambling applied after block-level repetition (if applied) and channel coding (if applied, including interleaving if supported)</w:t>
      </w:r>
    </w:p>
    <w:p w14:paraId="5DCC3D58" w14:textId="77777777" w:rsidR="002E2CE7" w:rsidRPr="00767EDF" w:rsidRDefault="002E2CE7" w:rsidP="002E2CE7">
      <w:pPr>
        <w:pStyle w:val="ListParagraph"/>
        <w:numPr>
          <w:ilvl w:val="0"/>
          <w:numId w:val="183"/>
        </w:numPr>
        <w:spacing w:after="0"/>
        <w:rPr>
          <w:lang w:eastAsia="ko-KR"/>
        </w:rPr>
      </w:pPr>
      <w:r w:rsidRPr="00767EDF">
        <w:rPr>
          <w:lang w:eastAsia="ko-KR"/>
        </w:rPr>
        <w:t>Scrambling sequence type and generation method</w:t>
      </w:r>
    </w:p>
    <w:p w14:paraId="7F5A52CD" w14:textId="77777777" w:rsidR="002E2CE7" w:rsidRDefault="002E2CE7" w:rsidP="002E2CE7"/>
    <w:p w14:paraId="4727751D" w14:textId="77777777" w:rsidR="002E2CE7" w:rsidRDefault="002E2CE7" w:rsidP="002E2CE7">
      <w:pPr>
        <w:rPr>
          <w:b/>
          <w:bCs/>
        </w:rPr>
      </w:pPr>
      <w:r w:rsidRPr="000F122D">
        <w:rPr>
          <w:b/>
          <w:bCs/>
          <w:highlight w:val="green"/>
        </w:rPr>
        <w:t>Agreement</w:t>
      </w:r>
    </w:p>
    <w:p w14:paraId="4FC4B014" w14:textId="77777777" w:rsidR="002E2CE7" w:rsidRDefault="002E2CE7" w:rsidP="002E2CE7">
      <w:r>
        <w:t>Regarding D2R modulation for device 2b and device C, further study the following:</w:t>
      </w:r>
    </w:p>
    <w:p w14:paraId="47A3C13D" w14:textId="77777777" w:rsidR="002E2CE7" w:rsidRPr="00767EDF" w:rsidRDefault="002E2CE7" w:rsidP="002E2CE7">
      <w:pPr>
        <w:pStyle w:val="ListParagraph"/>
        <w:numPr>
          <w:ilvl w:val="0"/>
          <w:numId w:val="183"/>
        </w:numPr>
        <w:spacing w:after="0"/>
        <w:rPr>
          <w:lang w:eastAsia="ko-KR"/>
        </w:rPr>
      </w:pPr>
      <w:r w:rsidRPr="00767EDF">
        <w:rPr>
          <w:lang w:eastAsia="ko-KR"/>
        </w:rPr>
        <w:t>Option 1: BPSK</w:t>
      </w:r>
      <w:r>
        <w:rPr>
          <w:rFonts w:hint="eastAsia"/>
          <w:lang w:eastAsia="ko-KR"/>
        </w:rPr>
        <w:t xml:space="preserve"> </w:t>
      </w:r>
    </w:p>
    <w:p w14:paraId="7039100F" w14:textId="77777777" w:rsidR="002E2CE7" w:rsidRPr="00767EDF" w:rsidRDefault="002E2CE7" w:rsidP="002E2CE7">
      <w:pPr>
        <w:pStyle w:val="ListParagraph"/>
        <w:numPr>
          <w:ilvl w:val="1"/>
          <w:numId w:val="183"/>
        </w:numPr>
        <w:spacing w:after="0"/>
        <w:rPr>
          <w:lang w:eastAsia="ko-KR"/>
        </w:rPr>
      </w:pPr>
      <w:r w:rsidRPr="00767EDF">
        <w:rPr>
          <w:lang w:eastAsia="ko-KR"/>
        </w:rPr>
        <w:t>FFS the corresponding preamble and midamble design for coherent detection at reader side</w:t>
      </w:r>
    </w:p>
    <w:p w14:paraId="5829F38D" w14:textId="77777777" w:rsidR="002E2CE7" w:rsidRPr="00767EDF" w:rsidRDefault="002E2CE7" w:rsidP="002E2CE7">
      <w:pPr>
        <w:pStyle w:val="ListParagraph"/>
        <w:numPr>
          <w:ilvl w:val="0"/>
          <w:numId w:val="183"/>
        </w:numPr>
        <w:spacing w:after="0"/>
        <w:rPr>
          <w:lang w:eastAsia="ko-KR"/>
        </w:rPr>
      </w:pPr>
      <w:r w:rsidRPr="00767EDF">
        <w:rPr>
          <w:lang w:eastAsia="ko-KR"/>
        </w:rPr>
        <w:t>Option 2: OOK</w:t>
      </w:r>
    </w:p>
    <w:p w14:paraId="5C715BD6" w14:textId="77777777" w:rsidR="002E2CE7" w:rsidRPr="00767EDF" w:rsidRDefault="002E2CE7" w:rsidP="002E2CE7">
      <w:pPr>
        <w:pStyle w:val="ListParagraph"/>
        <w:numPr>
          <w:ilvl w:val="1"/>
          <w:numId w:val="183"/>
        </w:numPr>
        <w:spacing w:after="0"/>
        <w:rPr>
          <w:lang w:eastAsia="ko-KR"/>
        </w:rPr>
      </w:pPr>
      <w:r w:rsidRPr="00767EDF">
        <w:rPr>
          <w:lang w:eastAsia="ko-KR"/>
        </w:rPr>
        <w:t>FFS the corresponding preamble and midamble design for coherent or non-coherent detection at reader side</w:t>
      </w:r>
    </w:p>
    <w:p w14:paraId="03DD0500" w14:textId="77777777" w:rsidR="002E2CE7" w:rsidRPr="00767EDF" w:rsidRDefault="002E2CE7" w:rsidP="002E2CE7">
      <w:pPr>
        <w:pStyle w:val="ListParagraph"/>
        <w:numPr>
          <w:ilvl w:val="0"/>
          <w:numId w:val="183"/>
        </w:numPr>
        <w:spacing w:after="0"/>
        <w:rPr>
          <w:lang w:eastAsia="ko-KR"/>
        </w:rPr>
      </w:pPr>
      <w:r w:rsidRPr="00767EDF">
        <w:rPr>
          <w:lang w:eastAsia="ko-KR"/>
        </w:rPr>
        <w:t>Option 3: DBPSK</w:t>
      </w:r>
    </w:p>
    <w:p w14:paraId="511585D3" w14:textId="77777777" w:rsidR="002E2CE7" w:rsidRPr="00767EDF" w:rsidRDefault="002E2CE7" w:rsidP="002E2CE7">
      <w:pPr>
        <w:pStyle w:val="ListParagraph"/>
        <w:numPr>
          <w:ilvl w:val="1"/>
          <w:numId w:val="183"/>
        </w:numPr>
        <w:spacing w:after="0"/>
        <w:rPr>
          <w:lang w:eastAsia="ko-KR"/>
        </w:rPr>
      </w:pPr>
      <w:r w:rsidRPr="00767EDF">
        <w:rPr>
          <w:lang w:eastAsia="ko-KR"/>
        </w:rPr>
        <w:t>FFS the corresponding preamble and midamble design for non-coherent detection at reader side</w:t>
      </w:r>
    </w:p>
    <w:p w14:paraId="41BBCBAA" w14:textId="77777777" w:rsidR="002E2CE7" w:rsidRPr="00767EDF" w:rsidRDefault="002E2CE7" w:rsidP="002E2CE7">
      <w:pPr>
        <w:pStyle w:val="ListParagraph"/>
        <w:numPr>
          <w:ilvl w:val="0"/>
          <w:numId w:val="183"/>
        </w:numPr>
        <w:spacing w:after="0"/>
        <w:rPr>
          <w:lang w:eastAsia="ko-KR"/>
        </w:rPr>
      </w:pPr>
      <w:r w:rsidRPr="00767EDF">
        <w:rPr>
          <w:lang w:eastAsia="ko-KR"/>
        </w:rPr>
        <w:t>Option 4: MSK</w:t>
      </w:r>
      <w:r>
        <w:rPr>
          <w:rFonts w:hint="eastAsia"/>
          <w:lang w:eastAsia="ko-KR"/>
        </w:rPr>
        <w:t xml:space="preserve"> </w:t>
      </w:r>
    </w:p>
    <w:p w14:paraId="5C8114B2" w14:textId="77777777" w:rsidR="002E2CE7" w:rsidRPr="00767EDF" w:rsidRDefault="002E2CE7" w:rsidP="002E2CE7">
      <w:pPr>
        <w:pStyle w:val="ListParagraph"/>
        <w:numPr>
          <w:ilvl w:val="1"/>
          <w:numId w:val="183"/>
        </w:numPr>
        <w:spacing w:after="0"/>
        <w:rPr>
          <w:lang w:eastAsia="ko-KR"/>
        </w:rPr>
      </w:pPr>
      <w:r w:rsidRPr="00767EDF">
        <w:rPr>
          <w:lang w:eastAsia="ko-KR"/>
        </w:rPr>
        <w:t>FFS the corresponding preamble and midamble design for coherent or non-coherent detection at reader side</w:t>
      </w:r>
    </w:p>
    <w:p w14:paraId="5F03C5A2" w14:textId="77777777" w:rsidR="002E2CE7" w:rsidRPr="00B0617F" w:rsidRDefault="002E2CE7" w:rsidP="002E2CE7"/>
    <w:p w14:paraId="2EC1B0F1" w14:textId="77777777" w:rsidR="002E2CE7" w:rsidRDefault="002E2CE7" w:rsidP="002E2CE7">
      <w:pPr>
        <w:rPr>
          <w:b/>
          <w:bCs/>
        </w:rPr>
      </w:pPr>
      <w:r w:rsidRPr="000F122D">
        <w:rPr>
          <w:b/>
          <w:bCs/>
          <w:highlight w:val="green"/>
        </w:rPr>
        <w:t>Agreement</w:t>
      </w:r>
    </w:p>
    <w:p w14:paraId="57ADE644" w14:textId="77777777" w:rsidR="002E2CE7" w:rsidRDefault="002E2CE7" w:rsidP="002E2CE7">
      <w:pPr>
        <w:rPr>
          <w:lang w:val="en-US" w:eastAsia="ko-KR"/>
        </w:rPr>
      </w:pPr>
      <w:r>
        <w:rPr>
          <w:lang w:eastAsia="ko-KR"/>
        </w:rPr>
        <w:t>The minimum R2D transmission bandwidth of 1 PRB is the baseline for Rel-20.</w:t>
      </w:r>
    </w:p>
    <w:p w14:paraId="45679AF1" w14:textId="77777777" w:rsidR="002E2CE7" w:rsidRDefault="002E2CE7" w:rsidP="002E2CE7"/>
    <w:p w14:paraId="32AFDA08" w14:textId="77777777" w:rsidR="002E2CE7" w:rsidRDefault="002E2CE7" w:rsidP="002E2CE7">
      <w:pPr>
        <w:rPr>
          <w:b/>
          <w:bCs/>
        </w:rPr>
      </w:pPr>
      <w:r w:rsidRPr="000F122D">
        <w:rPr>
          <w:b/>
          <w:bCs/>
          <w:highlight w:val="green"/>
        </w:rPr>
        <w:t>Agreement</w:t>
      </w:r>
    </w:p>
    <w:p w14:paraId="1F4C2D84" w14:textId="77777777" w:rsidR="002E2CE7" w:rsidRDefault="002E2CE7" w:rsidP="002E2CE7">
      <w:pPr>
        <w:rPr>
          <w:rFonts w:eastAsiaTheme="minorEastAsia"/>
          <w:lang w:val="en-US" w:eastAsia="ko-KR"/>
        </w:rPr>
      </w:pPr>
      <w:r>
        <w:rPr>
          <w:rFonts w:eastAsiaTheme="minorEastAsia"/>
          <w:lang w:val="en-US" w:eastAsia="ko-KR"/>
        </w:rPr>
        <w:t xml:space="preserve">For R2D signals, study the necessity for the functionality of SFO calibration, and study the feasibility of the following options: </w:t>
      </w:r>
    </w:p>
    <w:p w14:paraId="487AD4CE" w14:textId="77777777" w:rsidR="002E2CE7" w:rsidRPr="00C328F6" w:rsidRDefault="002E2CE7" w:rsidP="002E2CE7">
      <w:pPr>
        <w:pStyle w:val="ListParagraph"/>
        <w:numPr>
          <w:ilvl w:val="0"/>
          <w:numId w:val="183"/>
        </w:numPr>
        <w:rPr>
          <w:lang w:val="en-US" w:eastAsia="ko-KR"/>
        </w:rPr>
      </w:pPr>
      <w:r w:rsidRPr="00C328F6">
        <w:rPr>
          <w:rFonts w:hint="eastAsia"/>
          <w:lang w:val="en-US" w:eastAsia="ko-KR"/>
        </w:rPr>
        <w:t>Option 1</w:t>
      </w:r>
      <w:r w:rsidRPr="00C328F6">
        <w:rPr>
          <w:lang w:val="en-US" w:eastAsia="ko-KR"/>
        </w:rPr>
        <w:t xml:space="preserve">: Reuse </w:t>
      </w:r>
      <w:r>
        <w:rPr>
          <w:lang w:val="en-US" w:eastAsia="ko-KR"/>
        </w:rPr>
        <w:t>CAP</w:t>
      </w:r>
      <w:r w:rsidRPr="00C328F6">
        <w:rPr>
          <w:lang w:val="en-US" w:eastAsia="ko-KR"/>
        </w:rPr>
        <w:t xml:space="preserve"> and</w:t>
      </w:r>
      <w:r>
        <w:rPr>
          <w:lang w:val="en-US" w:eastAsia="ko-KR"/>
        </w:rPr>
        <w:t>/or</w:t>
      </w:r>
      <w:r w:rsidRPr="00C328F6">
        <w:rPr>
          <w:lang w:val="en-US" w:eastAsia="ko-KR"/>
        </w:rPr>
        <w:t xml:space="preserve"> Manchester encoding</w:t>
      </w:r>
    </w:p>
    <w:p w14:paraId="2B42B0FD" w14:textId="77777777" w:rsidR="002E2CE7" w:rsidRDefault="002E2CE7" w:rsidP="002E2CE7">
      <w:pPr>
        <w:pStyle w:val="ListParagraph"/>
        <w:numPr>
          <w:ilvl w:val="0"/>
          <w:numId w:val="183"/>
        </w:numPr>
        <w:rPr>
          <w:lang w:val="en-US" w:eastAsia="ko-KR"/>
        </w:rPr>
      </w:pPr>
      <w:r>
        <w:rPr>
          <w:lang w:val="en-US" w:eastAsia="ko-KR"/>
        </w:rPr>
        <w:lastRenderedPageBreak/>
        <w:t>Option 2: sequence-based</w:t>
      </w:r>
      <w:r>
        <w:rPr>
          <w:rFonts w:hint="eastAsia"/>
          <w:lang w:val="en-US" w:eastAsia="ko-KR"/>
        </w:rPr>
        <w:t xml:space="preserve"> </w:t>
      </w:r>
      <w:r>
        <w:rPr>
          <w:lang w:val="en-US" w:eastAsia="ko-KR"/>
        </w:rPr>
        <w:t>SIP with or without R2D midamble(s)</w:t>
      </w:r>
    </w:p>
    <w:p w14:paraId="388C9EB2" w14:textId="77777777" w:rsidR="002E2CE7" w:rsidRPr="00316641" w:rsidRDefault="002E2CE7" w:rsidP="002E2CE7">
      <w:pPr>
        <w:pStyle w:val="ListParagraph"/>
        <w:numPr>
          <w:ilvl w:val="0"/>
          <w:numId w:val="183"/>
        </w:numPr>
        <w:rPr>
          <w:lang w:val="en-US" w:eastAsia="ko-KR"/>
        </w:rPr>
      </w:pPr>
      <w:r>
        <w:rPr>
          <w:rFonts w:hint="eastAsia"/>
          <w:lang w:val="en-US" w:eastAsia="ko-KR"/>
        </w:rPr>
        <w:t>O</w:t>
      </w:r>
      <w:r>
        <w:rPr>
          <w:lang w:val="en-US" w:eastAsia="ko-KR"/>
        </w:rPr>
        <w:t>ption 3: using the CFO calibration signal</w:t>
      </w:r>
    </w:p>
    <w:p w14:paraId="6DF83358" w14:textId="77777777" w:rsidR="002E2CE7" w:rsidRDefault="002E2CE7" w:rsidP="002E2CE7"/>
    <w:p w14:paraId="65D6B55F" w14:textId="77777777" w:rsidR="002E2CE7" w:rsidRPr="00B75C6E" w:rsidRDefault="002E2CE7" w:rsidP="002E2CE7">
      <w:pPr>
        <w:rPr>
          <w:rFonts w:cs="Times"/>
          <w:b/>
          <w:bCs/>
        </w:rPr>
      </w:pPr>
      <w:r w:rsidRPr="00772834">
        <w:rPr>
          <w:rFonts w:cs="Times"/>
          <w:b/>
          <w:bCs/>
          <w:highlight w:val="green"/>
        </w:rPr>
        <w:t>Agreement</w:t>
      </w:r>
    </w:p>
    <w:p w14:paraId="78F8E7D5" w14:textId="77777777" w:rsidR="002E2CE7" w:rsidRPr="00B75C6E" w:rsidRDefault="002E2CE7" w:rsidP="002E2CE7">
      <w:pPr>
        <w:rPr>
          <w:rFonts w:eastAsia="Malgun Gothic" w:cs="Times"/>
          <w:szCs w:val="22"/>
        </w:rPr>
      </w:pPr>
      <w:r w:rsidRPr="00B75C6E">
        <w:rPr>
          <w:rFonts w:cs="Times"/>
        </w:rPr>
        <w:t>For the study of necessity and feasibility of FEC for R2D for Device 2b and for Device C, further study the following aspects:</w:t>
      </w:r>
    </w:p>
    <w:p w14:paraId="7FE2CCE9" w14:textId="77777777" w:rsidR="002E2CE7" w:rsidRPr="00B75C6E" w:rsidRDefault="002E2CE7" w:rsidP="002E2CE7">
      <w:pPr>
        <w:pStyle w:val="ListParagraph"/>
        <w:numPr>
          <w:ilvl w:val="0"/>
          <w:numId w:val="184"/>
        </w:numPr>
        <w:overflowPunct/>
        <w:autoSpaceDE/>
        <w:autoSpaceDN/>
        <w:adjustRightInd/>
        <w:spacing w:after="0"/>
        <w:contextualSpacing w:val="0"/>
        <w:textAlignment w:val="auto"/>
        <w:rPr>
          <w:rFonts w:cs="Times"/>
        </w:rPr>
      </w:pPr>
      <w:r w:rsidRPr="00B75C6E">
        <w:rPr>
          <w:rFonts w:cs="Times"/>
        </w:rPr>
        <w:t>Coding schemes</w:t>
      </w:r>
    </w:p>
    <w:p w14:paraId="3ADC14A2" w14:textId="77777777" w:rsidR="002E2CE7" w:rsidRPr="00B75C6E" w:rsidRDefault="002E2CE7" w:rsidP="002E2CE7">
      <w:pPr>
        <w:pStyle w:val="ListParagraph"/>
        <w:numPr>
          <w:ilvl w:val="1"/>
          <w:numId w:val="185"/>
        </w:numPr>
        <w:overflowPunct/>
        <w:autoSpaceDE/>
        <w:autoSpaceDN/>
        <w:adjustRightInd/>
        <w:spacing w:after="0"/>
        <w:contextualSpacing w:val="0"/>
        <w:textAlignment w:val="auto"/>
        <w:rPr>
          <w:rFonts w:cs="Times"/>
        </w:rPr>
      </w:pPr>
      <w:r w:rsidRPr="00B75C6E">
        <w:rPr>
          <w:rFonts w:cs="Times"/>
        </w:rPr>
        <w:t>LTE TBCC</w:t>
      </w:r>
    </w:p>
    <w:p w14:paraId="28106CC9" w14:textId="77777777" w:rsidR="002E2CE7" w:rsidRPr="00F4454C" w:rsidRDefault="002E2CE7" w:rsidP="002E2CE7">
      <w:pPr>
        <w:pStyle w:val="ListParagraph"/>
        <w:numPr>
          <w:ilvl w:val="1"/>
          <w:numId w:val="185"/>
        </w:numPr>
        <w:overflowPunct/>
        <w:autoSpaceDE/>
        <w:autoSpaceDN/>
        <w:adjustRightInd/>
        <w:spacing w:after="0"/>
        <w:contextualSpacing w:val="0"/>
        <w:textAlignment w:val="auto"/>
        <w:rPr>
          <w:rFonts w:cs="Times"/>
        </w:rPr>
      </w:pPr>
      <w:r w:rsidRPr="00B75C6E">
        <w:rPr>
          <w:rFonts w:cs="Times"/>
        </w:rPr>
        <w:t>Tailed convolutional code</w:t>
      </w:r>
      <w:r>
        <w:rPr>
          <w:rFonts w:cs="Times"/>
        </w:rPr>
        <w:t xml:space="preserve"> with the same polynomial as </w:t>
      </w:r>
      <w:r w:rsidRPr="00B75C6E">
        <w:rPr>
          <w:rFonts w:cs="Times"/>
        </w:rPr>
        <w:t>LTE TBCC</w:t>
      </w:r>
    </w:p>
    <w:p w14:paraId="192A1E02" w14:textId="77777777" w:rsidR="002E2CE7" w:rsidRPr="00B75C6E" w:rsidRDefault="002E2CE7" w:rsidP="002E2CE7">
      <w:pPr>
        <w:pStyle w:val="ListParagraph"/>
        <w:numPr>
          <w:ilvl w:val="1"/>
          <w:numId w:val="185"/>
        </w:numPr>
        <w:overflowPunct/>
        <w:autoSpaceDE/>
        <w:autoSpaceDN/>
        <w:adjustRightInd/>
        <w:spacing w:after="0"/>
        <w:contextualSpacing w:val="0"/>
        <w:textAlignment w:val="auto"/>
        <w:rPr>
          <w:rFonts w:cs="Times"/>
        </w:rPr>
      </w:pPr>
      <w:r w:rsidRPr="00B75C6E">
        <w:rPr>
          <w:rFonts w:cs="Times"/>
        </w:rPr>
        <w:t>RM code</w:t>
      </w:r>
    </w:p>
    <w:p w14:paraId="7FCDF509" w14:textId="77777777" w:rsidR="002E2CE7" w:rsidRPr="0050518E" w:rsidRDefault="002E2CE7" w:rsidP="002E2CE7">
      <w:pPr>
        <w:pStyle w:val="ListParagraph"/>
        <w:numPr>
          <w:ilvl w:val="0"/>
          <w:numId w:val="184"/>
        </w:numPr>
        <w:overflowPunct/>
        <w:autoSpaceDE/>
        <w:autoSpaceDN/>
        <w:adjustRightInd/>
        <w:spacing w:after="0"/>
        <w:contextualSpacing w:val="0"/>
        <w:textAlignment w:val="auto"/>
        <w:rPr>
          <w:rFonts w:cs="Times"/>
        </w:rPr>
      </w:pPr>
      <w:r w:rsidRPr="00B75C6E">
        <w:rPr>
          <w:rFonts w:cs="Times"/>
        </w:rPr>
        <w:t>FEC code rates: 1/2, 1/3</w:t>
      </w:r>
      <w:r>
        <w:rPr>
          <w:rFonts w:cs="Times"/>
        </w:rPr>
        <w:t>, 1/4</w:t>
      </w:r>
    </w:p>
    <w:p w14:paraId="1B3E50F5" w14:textId="77777777" w:rsidR="002E2CE7" w:rsidRDefault="002E2CE7" w:rsidP="002E2CE7"/>
    <w:p w14:paraId="40B4960E" w14:textId="77777777" w:rsidR="002E2CE7" w:rsidRPr="00821B8E" w:rsidRDefault="002E2CE7" w:rsidP="002E2CE7">
      <w:pPr>
        <w:rPr>
          <w:b/>
        </w:rPr>
      </w:pPr>
      <w:r w:rsidRPr="009B2B8F">
        <w:rPr>
          <w:b/>
          <w:highlight w:val="green"/>
        </w:rPr>
        <w:t>Agreement</w:t>
      </w:r>
    </w:p>
    <w:p w14:paraId="6AED62C3" w14:textId="77777777" w:rsidR="002E2CE7" w:rsidRPr="009B2B8F" w:rsidRDefault="002E2CE7" w:rsidP="002E2CE7">
      <w:r w:rsidRPr="009B2B8F">
        <w:t xml:space="preserve">For R2D and D2R, study the order of channel coding (including interleaver if supported) and block-level repetition (if supported) for complexity reduction, considering necessity and feasibility. </w:t>
      </w:r>
    </w:p>
    <w:p w14:paraId="2FF2BE37" w14:textId="77777777" w:rsidR="002E2CE7" w:rsidRDefault="002E2CE7" w:rsidP="002E2CE7"/>
    <w:p w14:paraId="0E7802B3" w14:textId="77777777" w:rsidR="002E2CE7" w:rsidRPr="009417FD" w:rsidRDefault="002E2CE7" w:rsidP="002E2CE7">
      <w:pPr>
        <w:rPr>
          <w:b/>
          <w:bCs/>
        </w:rPr>
      </w:pPr>
      <w:r w:rsidRPr="006F6D0C">
        <w:rPr>
          <w:b/>
          <w:bCs/>
          <w:highlight w:val="green"/>
        </w:rPr>
        <w:t>Agreement</w:t>
      </w:r>
    </w:p>
    <w:p w14:paraId="2D0C41C7" w14:textId="77777777" w:rsidR="002E2CE7" w:rsidRPr="009417FD" w:rsidRDefault="002E2CE7" w:rsidP="002E2CE7">
      <w:r w:rsidRPr="009417FD">
        <w:t xml:space="preserve">For the </w:t>
      </w:r>
      <w:r>
        <w:t xml:space="preserve">study of </w:t>
      </w:r>
      <w:r w:rsidRPr="009417FD">
        <w:t xml:space="preserve">R2D </w:t>
      </w:r>
      <w:r>
        <w:t xml:space="preserve">binary </w:t>
      </w:r>
      <w:r w:rsidRPr="009417FD">
        <w:t>sequence-based SIP, study the following aspects:</w:t>
      </w:r>
    </w:p>
    <w:p w14:paraId="4A444456" w14:textId="77777777" w:rsidR="002E2CE7" w:rsidRDefault="002E2CE7" w:rsidP="002E2CE7">
      <w:pPr>
        <w:numPr>
          <w:ilvl w:val="0"/>
          <w:numId w:val="183"/>
        </w:numPr>
        <w:overflowPunct/>
        <w:autoSpaceDE/>
        <w:autoSpaceDN/>
        <w:adjustRightInd/>
        <w:spacing w:after="0"/>
        <w:textAlignment w:val="auto"/>
      </w:pPr>
      <w:r w:rsidRPr="009417FD">
        <w:t>Sequence type</w:t>
      </w:r>
    </w:p>
    <w:p w14:paraId="37FE774D" w14:textId="77777777" w:rsidR="002E2CE7" w:rsidRDefault="002E2CE7" w:rsidP="002E2CE7">
      <w:pPr>
        <w:numPr>
          <w:ilvl w:val="1"/>
          <w:numId w:val="183"/>
        </w:numPr>
        <w:overflowPunct/>
        <w:autoSpaceDE/>
        <w:autoSpaceDN/>
        <w:adjustRightInd/>
        <w:spacing w:after="0"/>
        <w:textAlignment w:val="auto"/>
      </w:pPr>
      <w:r>
        <w:t>Option 1: m-sequence</w:t>
      </w:r>
    </w:p>
    <w:p w14:paraId="38339991" w14:textId="77777777" w:rsidR="002E2CE7" w:rsidRPr="009417FD" w:rsidRDefault="002E2CE7" w:rsidP="002E2CE7">
      <w:pPr>
        <w:numPr>
          <w:ilvl w:val="1"/>
          <w:numId w:val="183"/>
        </w:numPr>
        <w:overflowPunct/>
        <w:autoSpaceDE/>
        <w:autoSpaceDN/>
        <w:adjustRightInd/>
        <w:spacing w:after="0"/>
        <w:textAlignment w:val="auto"/>
      </w:pPr>
      <w:r>
        <w:t>Option 2: Golay sequence</w:t>
      </w:r>
    </w:p>
    <w:p w14:paraId="2E972C4A" w14:textId="77777777" w:rsidR="002E2CE7" w:rsidRDefault="002E2CE7" w:rsidP="002E2CE7">
      <w:pPr>
        <w:numPr>
          <w:ilvl w:val="0"/>
          <w:numId w:val="183"/>
        </w:numPr>
        <w:overflowPunct/>
        <w:autoSpaceDE/>
        <w:autoSpaceDN/>
        <w:adjustRightInd/>
        <w:spacing w:after="0"/>
        <w:textAlignment w:val="auto"/>
      </w:pPr>
      <w:r w:rsidRPr="009417FD">
        <w:t>Length of sequence</w:t>
      </w:r>
    </w:p>
    <w:p w14:paraId="788AD9D6" w14:textId="77777777" w:rsidR="002E2CE7" w:rsidRDefault="002E2CE7" w:rsidP="002E2CE7">
      <w:pPr>
        <w:numPr>
          <w:ilvl w:val="0"/>
          <w:numId w:val="183"/>
        </w:numPr>
        <w:overflowPunct/>
        <w:autoSpaceDE/>
        <w:autoSpaceDN/>
        <w:adjustRightInd/>
        <w:spacing w:after="0"/>
        <w:textAlignment w:val="auto"/>
      </w:pPr>
      <w:r>
        <w:t>Number of sequence(s)</w:t>
      </w:r>
    </w:p>
    <w:p w14:paraId="01D3E779" w14:textId="77777777" w:rsidR="002E2CE7" w:rsidRDefault="002E2CE7" w:rsidP="002E2CE7">
      <w:pPr>
        <w:numPr>
          <w:ilvl w:val="0"/>
          <w:numId w:val="183"/>
        </w:numPr>
        <w:overflowPunct/>
        <w:autoSpaceDE/>
        <w:autoSpaceDN/>
        <w:adjustRightInd/>
        <w:spacing w:after="0"/>
        <w:textAlignment w:val="auto"/>
      </w:pPr>
      <w:r>
        <w:t>FFS: whether to apply Manchester coding to the sequence</w:t>
      </w:r>
    </w:p>
    <w:p w14:paraId="3963C2D5" w14:textId="77777777" w:rsidR="002E2CE7" w:rsidRPr="00A55241" w:rsidRDefault="002E2CE7" w:rsidP="002E2CE7">
      <w:pPr>
        <w:numPr>
          <w:ilvl w:val="0"/>
          <w:numId w:val="183"/>
        </w:numPr>
        <w:overflowPunct/>
        <w:autoSpaceDE/>
        <w:autoSpaceDN/>
        <w:adjustRightInd/>
        <w:spacing w:after="0"/>
        <w:textAlignment w:val="auto"/>
      </w:pPr>
      <w:r w:rsidRPr="00A55241">
        <w:rPr>
          <w:rFonts w:hint="eastAsia"/>
        </w:rPr>
        <w:t>N</w:t>
      </w:r>
      <w:r w:rsidRPr="00A55241">
        <w:t>ote: the same aspects can be studied for R2D midamble if applied with a sequence-based SIP</w:t>
      </w:r>
    </w:p>
    <w:p w14:paraId="43362FDC" w14:textId="77777777" w:rsidR="002E2CE7" w:rsidRPr="00112F39" w:rsidRDefault="002E2CE7" w:rsidP="002E2CE7"/>
    <w:p w14:paraId="10D6EA89" w14:textId="77777777" w:rsidR="002E2CE7" w:rsidRPr="009417FD" w:rsidRDefault="002E2CE7" w:rsidP="002E2CE7">
      <w:pPr>
        <w:rPr>
          <w:b/>
          <w:bCs/>
        </w:rPr>
      </w:pPr>
      <w:r w:rsidRPr="006F6D0C">
        <w:rPr>
          <w:b/>
          <w:bCs/>
          <w:highlight w:val="green"/>
        </w:rPr>
        <w:t>Agreement</w:t>
      </w:r>
    </w:p>
    <w:p w14:paraId="1FF0348E" w14:textId="77777777" w:rsidR="002E2CE7" w:rsidRPr="0032680F" w:rsidRDefault="002E2CE7" w:rsidP="002E2CE7">
      <w:r w:rsidRPr="0032680F">
        <w:t>For the study of</w:t>
      </w:r>
      <w:r>
        <w:t xml:space="preserve"> binary</w:t>
      </w:r>
      <w:r w:rsidRPr="0032680F">
        <w:t xml:space="preserve"> sequence-based Msg1 for the study of necessity and feasibility of D2R CDM(A) for Device 2b and for Device C, study </w:t>
      </w:r>
      <w:r>
        <w:t xml:space="preserve">at least </w:t>
      </w:r>
      <w:r w:rsidRPr="0032680F">
        <w:t>the following aspects:</w:t>
      </w:r>
    </w:p>
    <w:p w14:paraId="5D1CFA8F" w14:textId="77777777" w:rsidR="002E2CE7" w:rsidRPr="0032680F" w:rsidRDefault="002E2CE7" w:rsidP="002E2CE7">
      <w:pPr>
        <w:numPr>
          <w:ilvl w:val="0"/>
          <w:numId w:val="183"/>
        </w:numPr>
        <w:overflowPunct/>
        <w:autoSpaceDE/>
        <w:autoSpaceDN/>
        <w:adjustRightInd/>
        <w:spacing w:after="0"/>
        <w:textAlignment w:val="auto"/>
      </w:pPr>
      <w:r>
        <w:t>S</w:t>
      </w:r>
      <w:r w:rsidRPr="0032680F">
        <w:t>equence type</w:t>
      </w:r>
      <w:r>
        <w:t xml:space="preserve"> (e.g. Gold sequence, m-sequence)</w:t>
      </w:r>
    </w:p>
    <w:p w14:paraId="3BC52B06" w14:textId="77777777" w:rsidR="002E2CE7" w:rsidRPr="0032680F" w:rsidRDefault="002E2CE7" w:rsidP="002E2CE7">
      <w:pPr>
        <w:numPr>
          <w:ilvl w:val="0"/>
          <w:numId w:val="183"/>
        </w:numPr>
        <w:overflowPunct/>
        <w:autoSpaceDE/>
        <w:autoSpaceDN/>
        <w:adjustRightInd/>
        <w:spacing w:after="0"/>
        <w:textAlignment w:val="auto"/>
      </w:pPr>
      <w:r w:rsidRPr="0032680F">
        <w:t>Length of the sequence</w:t>
      </w:r>
    </w:p>
    <w:p w14:paraId="16104E50" w14:textId="77777777" w:rsidR="002E2CE7" w:rsidRDefault="002E2CE7" w:rsidP="002E2CE7">
      <w:pPr>
        <w:numPr>
          <w:ilvl w:val="0"/>
          <w:numId w:val="183"/>
        </w:numPr>
        <w:overflowPunct/>
        <w:autoSpaceDE/>
        <w:autoSpaceDN/>
        <w:adjustRightInd/>
        <w:spacing w:after="0"/>
        <w:textAlignment w:val="auto"/>
      </w:pPr>
      <w:r w:rsidRPr="0032680F">
        <w:rPr>
          <w:rFonts w:hint="eastAsia"/>
        </w:rPr>
        <w:t>N</w:t>
      </w:r>
      <w:r w:rsidRPr="0032680F">
        <w:t>umber of sequences</w:t>
      </w:r>
    </w:p>
    <w:p w14:paraId="0A991155" w14:textId="77777777" w:rsidR="002E2CE7" w:rsidRDefault="002E2CE7" w:rsidP="002E2CE7"/>
    <w:p w14:paraId="2D3A9B2F" w14:textId="77777777" w:rsidR="002E2CE7" w:rsidRPr="009417FD" w:rsidRDefault="002E2CE7" w:rsidP="002E2CE7">
      <w:pPr>
        <w:rPr>
          <w:b/>
          <w:bCs/>
        </w:rPr>
      </w:pPr>
      <w:r w:rsidRPr="006F6D0C">
        <w:rPr>
          <w:b/>
          <w:bCs/>
          <w:highlight w:val="green"/>
        </w:rPr>
        <w:t>Agreement</w:t>
      </w:r>
    </w:p>
    <w:p w14:paraId="3C60217B" w14:textId="77777777" w:rsidR="002E2CE7" w:rsidRPr="00122CAA" w:rsidRDefault="002E2CE7" w:rsidP="002E2CE7">
      <w:pPr>
        <w:rPr>
          <w:rFonts w:cs="Times"/>
        </w:rPr>
      </w:pPr>
      <w:r w:rsidRPr="00122CAA">
        <w:rPr>
          <w:rFonts w:cs="Times"/>
        </w:rPr>
        <w:t xml:space="preserve">For R2D, study </w:t>
      </w:r>
      <w:r>
        <w:rPr>
          <w:rFonts w:cs="Times"/>
        </w:rPr>
        <w:t xml:space="preserve">at least </w:t>
      </w:r>
      <w:r w:rsidRPr="00122CAA">
        <w:rPr>
          <w:rFonts w:cs="Times"/>
        </w:rPr>
        <w:t xml:space="preserve">the following aspects for the </w:t>
      </w:r>
      <w:r>
        <w:rPr>
          <w:rFonts w:cs="Times"/>
        </w:rPr>
        <w:t xml:space="preserve">study of </w:t>
      </w:r>
      <w:r w:rsidRPr="00122CAA">
        <w:rPr>
          <w:rFonts w:cs="Times"/>
        </w:rPr>
        <w:t>broadcast information:</w:t>
      </w:r>
    </w:p>
    <w:p w14:paraId="4EF1497E" w14:textId="77777777" w:rsidR="002E2CE7" w:rsidRDefault="002E2CE7" w:rsidP="002E2CE7">
      <w:pPr>
        <w:pStyle w:val="ListParagraph"/>
        <w:numPr>
          <w:ilvl w:val="0"/>
          <w:numId w:val="183"/>
        </w:numPr>
        <w:overflowPunct/>
        <w:autoSpaceDE/>
        <w:autoSpaceDN/>
        <w:adjustRightInd/>
        <w:spacing w:after="0"/>
        <w:contextualSpacing w:val="0"/>
        <w:textAlignment w:val="auto"/>
        <w:rPr>
          <w:rFonts w:cs="Times"/>
        </w:rPr>
      </w:pPr>
      <w:r>
        <w:rPr>
          <w:rFonts w:cs="Times"/>
        </w:rPr>
        <w:t>Information included in the broadcast information</w:t>
      </w:r>
    </w:p>
    <w:p w14:paraId="199D5080" w14:textId="77777777" w:rsidR="002E2CE7" w:rsidRDefault="002E2CE7" w:rsidP="002E2CE7">
      <w:pPr>
        <w:pStyle w:val="ListParagraph"/>
        <w:numPr>
          <w:ilvl w:val="0"/>
          <w:numId w:val="183"/>
        </w:numPr>
        <w:overflowPunct/>
        <w:autoSpaceDE/>
        <w:autoSpaceDN/>
        <w:adjustRightInd/>
        <w:spacing w:after="0"/>
        <w:contextualSpacing w:val="0"/>
        <w:textAlignment w:val="auto"/>
        <w:rPr>
          <w:rFonts w:cs="Times"/>
        </w:rPr>
      </w:pPr>
      <w:r>
        <w:rPr>
          <w:rFonts w:cs="Times"/>
        </w:rPr>
        <w:t>Whether to use PRDCH to carry the broadcast information</w:t>
      </w:r>
    </w:p>
    <w:p w14:paraId="4325FD4A" w14:textId="77777777" w:rsidR="002E2CE7" w:rsidRPr="00122CAA" w:rsidRDefault="002E2CE7" w:rsidP="002E2CE7">
      <w:pPr>
        <w:pStyle w:val="ListParagraph"/>
        <w:numPr>
          <w:ilvl w:val="0"/>
          <w:numId w:val="183"/>
        </w:numPr>
        <w:overflowPunct/>
        <w:autoSpaceDE/>
        <w:autoSpaceDN/>
        <w:adjustRightInd/>
        <w:spacing w:after="0"/>
        <w:contextualSpacing w:val="0"/>
        <w:textAlignment w:val="auto"/>
        <w:rPr>
          <w:rFonts w:cs="Times"/>
        </w:rPr>
      </w:pPr>
      <w:r w:rsidRPr="00122CAA">
        <w:rPr>
          <w:rFonts w:cs="Times"/>
        </w:rPr>
        <w:t>Transmission of broadcast information:</w:t>
      </w:r>
    </w:p>
    <w:p w14:paraId="2372E1F7" w14:textId="77777777" w:rsidR="002E2CE7" w:rsidRPr="00122CAA" w:rsidRDefault="002E2CE7" w:rsidP="002E2CE7">
      <w:pPr>
        <w:pStyle w:val="ListParagraph"/>
        <w:numPr>
          <w:ilvl w:val="1"/>
          <w:numId w:val="183"/>
        </w:numPr>
        <w:overflowPunct/>
        <w:autoSpaceDE/>
        <w:autoSpaceDN/>
        <w:adjustRightInd/>
        <w:spacing w:after="0"/>
        <w:contextualSpacing w:val="0"/>
        <w:textAlignment w:val="auto"/>
        <w:rPr>
          <w:rFonts w:cs="Times"/>
        </w:rPr>
      </w:pPr>
      <w:r w:rsidRPr="00122CAA">
        <w:rPr>
          <w:rFonts w:cs="Times"/>
        </w:rPr>
        <w:t xml:space="preserve">Option </w:t>
      </w:r>
      <w:r>
        <w:rPr>
          <w:rFonts w:cs="Times"/>
        </w:rPr>
        <w:t>1</w:t>
      </w:r>
      <w:r w:rsidRPr="00122CAA">
        <w:rPr>
          <w:rFonts w:cs="Times"/>
        </w:rPr>
        <w:t>: periodic</w:t>
      </w:r>
    </w:p>
    <w:p w14:paraId="095391A8" w14:textId="77777777" w:rsidR="002E2CE7" w:rsidRPr="00122CAA" w:rsidRDefault="002E2CE7" w:rsidP="002E2CE7">
      <w:pPr>
        <w:pStyle w:val="ListParagraph"/>
        <w:numPr>
          <w:ilvl w:val="1"/>
          <w:numId w:val="183"/>
        </w:numPr>
        <w:overflowPunct/>
        <w:autoSpaceDE/>
        <w:autoSpaceDN/>
        <w:adjustRightInd/>
        <w:spacing w:after="0"/>
        <w:contextualSpacing w:val="0"/>
        <w:textAlignment w:val="auto"/>
        <w:rPr>
          <w:rFonts w:eastAsia="Times New Roman" w:cs="Times"/>
        </w:rPr>
      </w:pPr>
      <w:r w:rsidRPr="00122CAA">
        <w:rPr>
          <w:rFonts w:cs="Times"/>
        </w:rPr>
        <w:t xml:space="preserve">Option </w:t>
      </w:r>
      <w:r>
        <w:rPr>
          <w:rFonts w:cs="Times"/>
        </w:rPr>
        <w:t>2</w:t>
      </w:r>
      <w:r w:rsidRPr="00122CAA">
        <w:rPr>
          <w:rFonts w:cs="Times"/>
        </w:rPr>
        <w:t>: aperiodic</w:t>
      </w:r>
    </w:p>
    <w:p w14:paraId="66079419" w14:textId="77777777" w:rsidR="002E2CE7" w:rsidRDefault="002E2CE7" w:rsidP="002E2CE7">
      <w:pPr>
        <w:pStyle w:val="ListParagraph"/>
        <w:numPr>
          <w:ilvl w:val="0"/>
          <w:numId w:val="183"/>
        </w:numPr>
        <w:overflowPunct/>
        <w:autoSpaceDE/>
        <w:autoSpaceDN/>
        <w:adjustRightInd/>
        <w:spacing w:after="0"/>
        <w:contextualSpacing w:val="0"/>
        <w:textAlignment w:val="auto"/>
        <w:rPr>
          <w:rFonts w:cs="Times"/>
        </w:rPr>
      </w:pPr>
      <w:r w:rsidRPr="00122CAA">
        <w:rPr>
          <w:rFonts w:cs="Times"/>
        </w:rPr>
        <w:t xml:space="preserve">Time </w:t>
      </w:r>
      <w:r>
        <w:rPr>
          <w:rFonts w:cs="Times"/>
        </w:rPr>
        <w:t>and frequency resources for transmission</w:t>
      </w:r>
      <w:r w:rsidRPr="00122CAA">
        <w:rPr>
          <w:rFonts w:cs="Times"/>
        </w:rPr>
        <w:t xml:space="preserve"> of the broadcast information</w:t>
      </w:r>
      <w:r>
        <w:rPr>
          <w:rFonts w:cs="Times"/>
        </w:rPr>
        <w:t xml:space="preserve">, e.g. </w:t>
      </w:r>
      <w:r w:rsidRPr="00122CAA">
        <w:rPr>
          <w:rFonts w:cs="Times"/>
        </w:rPr>
        <w:t>in relation to the synchronization signal.</w:t>
      </w:r>
    </w:p>
    <w:p w14:paraId="4BC97A84" w14:textId="77777777" w:rsidR="002E2CE7" w:rsidRDefault="002E2CE7" w:rsidP="002E2CE7"/>
    <w:p w14:paraId="0B6E0853" w14:textId="77777777" w:rsidR="002E2CE7" w:rsidRPr="009417FD" w:rsidRDefault="002E2CE7" w:rsidP="002E2CE7">
      <w:pPr>
        <w:rPr>
          <w:b/>
          <w:bCs/>
        </w:rPr>
      </w:pPr>
      <w:r w:rsidRPr="006F6D0C">
        <w:rPr>
          <w:b/>
          <w:bCs/>
          <w:highlight w:val="green"/>
        </w:rPr>
        <w:t>Agreement</w:t>
      </w:r>
    </w:p>
    <w:p w14:paraId="174220FC" w14:textId="77777777" w:rsidR="002E2CE7" w:rsidRPr="0050518E" w:rsidRDefault="002E2CE7" w:rsidP="002E2CE7">
      <w:pPr>
        <w:rPr>
          <w:rFonts w:eastAsia="Malgun Gothic"/>
        </w:rPr>
      </w:pPr>
      <w:r w:rsidRPr="0050518E">
        <w:rPr>
          <w:rFonts w:eastAsia="Malgun Gothic"/>
        </w:rPr>
        <w:t>For the L1 R2D control information preceding and scheduling the data payload of PRDCH, study the following aspects:</w:t>
      </w:r>
    </w:p>
    <w:p w14:paraId="5EF82C4D" w14:textId="77777777" w:rsidR="002E2CE7" w:rsidRPr="0050518E" w:rsidRDefault="002E2CE7" w:rsidP="002E2CE7">
      <w:pPr>
        <w:numPr>
          <w:ilvl w:val="0"/>
          <w:numId w:val="183"/>
        </w:numPr>
        <w:overflowPunct/>
        <w:autoSpaceDE/>
        <w:autoSpaceDN/>
        <w:adjustRightInd/>
        <w:spacing w:after="0"/>
        <w:jc w:val="both"/>
        <w:textAlignment w:val="auto"/>
      </w:pPr>
      <w:r w:rsidRPr="0050518E">
        <w:t>Time location of L1 R2D control information:</w:t>
      </w:r>
    </w:p>
    <w:p w14:paraId="71C86E1F" w14:textId="77777777" w:rsidR="002E2CE7" w:rsidRPr="0050518E" w:rsidRDefault="002E2CE7" w:rsidP="002E2CE7">
      <w:pPr>
        <w:numPr>
          <w:ilvl w:val="1"/>
          <w:numId w:val="183"/>
        </w:numPr>
        <w:overflowPunct/>
        <w:autoSpaceDE/>
        <w:autoSpaceDN/>
        <w:adjustRightInd/>
        <w:spacing w:after="0"/>
        <w:jc w:val="both"/>
        <w:textAlignment w:val="auto"/>
        <w:rPr>
          <w:rFonts w:eastAsia="Malgun Gothic"/>
        </w:rPr>
      </w:pPr>
      <w:r w:rsidRPr="0050518E">
        <w:rPr>
          <w:rFonts w:eastAsia="Malgun Gothic"/>
        </w:rPr>
        <w:lastRenderedPageBreak/>
        <w:t xml:space="preserve">Option </w:t>
      </w:r>
      <w:r w:rsidRPr="0050518E">
        <w:t>1</w:t>
      </w:r>
      <w:r w:rsidRPr="0050518E">
        <w:rPr>
          <w:rFonts w:eastAsia="Malgun Gothic"/>
        </w:rPr>
        <w:t>: L1 R2D control information and data payload of PRDCH are contiguous in time.</w:t>
      </w:r>
    </w:p>
    <w:p w14:paraId="31358789" w14:textId="77777777" w:rsidR="002E2CE7" w:rsidRPr="0050518E" w:rsidRDefault="002E2CE7" w:rsidP="002E2CE7">
      <w:pPr>
        <w:numPr>
          <w:ilvl w:val="1"/>
          <w:numId w:val="183"/>
        </w:numPr>
        <w:overflowPunct/>
        <w:autoSpaceDE/>
        <w:autoSpaceDN/>
        <w:adjustRightInd/>
        <w:spacing w:after="0"/>
        <w:jc w:val="both"/>
        <w:textAlignment w:val="auto"/>
        <w:rPr>
          <w:rFonts w:eastAsia="Malgun Gothic"/>
        </w:rPr>
      </w:pPr>
      <w:r w:rsidRPr="0050518E">
        <w:rPr>
          <w:rFonts w:eastAsia="Malgun Gothic"/>
        </w:rPr>
        <w:t xml:space="preserve">Option </w:t>
      </w:r>
      <w:r w:rsidRPr="0050518E">
        <w:t>2</w:t>
      </w:r>
      <w:r w:rsidRPr="0050518E">
        <w:rPr>
          <w:rFonts w:eastAsia="Malgun Gothic"/>
        </w:rPr>
        <w:t>: L1 R2D control information and data payload of PRDCH are not contiguous in time.</w:t>
      </w:r>
    </w:p>
    <w:p w14:paraId="6D9D5860" w14:textId="77777777" w:rsidR="002E2CE7" w:rsidRPr="0050518E" w:rsidRDefault="002E2CE7" w:rsidP="002E2CE7">
      <w:pPr>
        <w:numPr>
          <w:ilvl w:val="0"/>
          <w:numId w:val="183"/>
        </w:numPr>
        <w:overflowPunct/>
        <w:autoSpaceDE/>
        <w:autoSpaceDN/>
        <w:adjustRightInd/>
        <w:spacing w:after="0"/>
        <w:jc w:val="both"/>
        <w:textAlignment w:val="auto"/>
      </w:pPr>
      <w:r w:rsidRPr="0050518E">
        <w:t>Study frequency resource of L1 R2D control information</w:t>
      </w:r>
    </w:p>
    <w:p w14:paraId="48545143" w14:textId="77777777" w:rsidR="002E2CE7" w:rsidRPr="0050518E" w:rsidRDefault="002E2CE7" w:rsidP="002E2CE7">
      <w:pPr>
        <w:numPr>
          <w:ilvl w:val="0"/>
          <w:numId w:val="183"/>
        </w:numPr>
        <w:overflowPunct/>
        <w:autoSpaceDE/>
        <w:autoSpaceDN/>
        <w:adjustRightInd/>
        <w:spacing w:after="0"/>
        <w:jc w:val="both"/>
        <w:textAlignment w:val="auto"/>
        <w:rPr>
          <w:rFonts w:eastAsia="Malgun Gothic"/>
        </w:rPr>
      </w:pPr>
      <w:r w:rsidRPr="0050518E">
        <w:rPr>
          <w:rFonts w:eastAsia="Malgun Gothic" w:hint="eastAsia"/>
        </w:rPr>
        <w:t>W</w:t>
      </w:r>
      <w:r w:rsidRPr="0050518E">
        <w:rPr>
          <w:rFonts w:eastAsia="Malgun Gothic"/>
        </w:rPr>
        <w:t>hether L1 R2D control information is included in the PRDCH that carries that data payload, or in another PRDCH, or in another channel</w:t>
      </w:r>
    </w:p>
    <w:p w14:paraId="3E1BDA04" w14:textId="77777777" w:rsidR="009048F4" w:rsidRPr="00982845" w:rsidRDefault="009048F4" w:rsidP="009048F4">
      <w:pPr>
        <w:rPr>
          <w:rFonts w:eastAsia="DengXian"/>
          <w:i/>
          <w:iCs/>
          <w:lang w:eastAsia="zh-CN"/>
        </w:rPr>
      </w:pPr>
    </w:p>
    <w:p w14:paraId="4D87A644" w14:textId="2F44D268" w:rsidR="009048F4" w:rsidRPr="00982845" w:rsidRDefault="004710F9" w:rsidP="009048F4">
      <w:hyperlink r:id="rId988" w:history="1">
        <w:r>
          <w:rPr>
            <w:rStyle w:val="Hyperlink"/>
          </w:rPr>
          <w:t>R1-2506748</w:t>
        </w:r>
      </w:hyperlink>
      <w:r w:rsidR="009048F4" w:rsidRPr="00982845">
        <w:tab/>
        <w:t>Discussion on Air Interface for Device 2b/C</w:t>
      </w:r>
      <w:r w:rsidR="009048F4" w:rsidRPr="00982845">
        <w:tab/>
        <w:t>FUTUREWEI</w:t>
      </w:r>
    </w:p>
    <w:p w14:paraId="680269B3" w14:textId="71078AE6" w:rsidR="009048F4" w:rsidRPr="00982845" w:rsidRDefault="004710F9" w:rsidP="009048F4">
      <w:hyperlink r:id="rId989" w:history="1">
        <w:r>
          <w:rPr>
            <w:rStyle w:val="Hyperlink"/>
          </w:rPr>
          <w:t>R1-2506789</w:t>
        </w:r>
      </w:hyperlink>
      <w:r w:rsidR="009048F4" w:rsidRPr="00982845">
        <w:tab/>
        <w:t>Air interface for Device 2b/C for Rel-20 AIoT</w:t>
      </w:r>
      <w:r w:rsidR="009048F4" w:rsidRPr="00982845">
        <w:tab/>
        <w:t>Nokia</w:t>
      </w:r>
    </w:p>
    <w:p w14:paraId="3F9DE08D" w14:textId="78B85877" w:rsidR="009048F4" w:rsidRPr="00982845" w:rsidRDefault="004710F9" w:rsidP="009048F4">
      <w:hyperlink r:id="rId990" w:history="1">
        <w:r>
          <w:rPr>
            <w:rStyle w:val="Hyperlink"/>
          </w:rPr>
          <w:t>R1-2506809</w:t>
        </w:r>
      </w:hyperlink>
      <w:r w:rsidR="009048F4" w:rsidRPr="00982845">
        <w:tab/>
        <w:t>Discussion on study of air interface for Device 2b/C</w:t>
      </w:r>
      <w:r w:rsidR="009048F4" w:rsidRPr="00982845">
        <w:tab/>
        <w:t>Spreadtrum, UNISOC</w:t>
      </w:r>
    </w:p>
    <w:p w14:paraId="26BC69F9" w14:textId="0679A5B1" w:rsidR="009048F4" w:rsidRPr="00982845" w:rsidRDefault="004710F9" w:rsidP="009048F4">
      <w:hyperlink r:id="rId991" w:history="1">
        <w:r>
          <w:rPr>
            <w:rStyle w:val="Hyperlink"/>
          </w:rPr>
          <w:t>R1-2506828</w:t>
        </w:r>
      </w:hyperlink>
      <w:r w:rsidR="009048F4" w:rsidRPr="00982845">
        <w:tab/>
        <w:t>Discussion on air interface of active Ambient IoT device</w:t>
      </w:r>
      <w:r w:rsidR="009048F4" w:rsidRPr="00982845">
        <w:tab/>
        <w:t>ZTE Corporation, Sanechips</w:t>
      </w:r>
    </w:p>
    <w:p w14:paraId="253A4CC0" w14:textId="1800AE45" w:rsidR="009048F4" w:rsidRPr="00982845" w:rsidRDefault="004710F9" w:rsidP="009048F4">
      <w:hyperlink r:id="rId992" w:history="1">
        <w:r>
          <w:rPr>
            <w:rStyle w:val="Hyperlink"/>
          </w:rPr>
          <w:t>R1-2506893</w:t>
        </w:r>
      </w:hyperlink>
      <w:r w:rsidR="009048F4" w:rsidRPr="00982845">
        <w:tab/>
        <w:t>Discussion on air interface for Device 2b/C for R20 AIoT</w:t>
      </w:r>
      <w:r w:rsidR="009048F4" w:rsidRPr="00982845">
        <w:tab/>
        <w:t>vivo</w:t>
      </w:r>
    </w:p>
    <w:p w14:paraId="489F2CAE" w14:textId="12C3A12A" w:rsidR="009048F4" w:rsidRPr="00982845" w:rsidRDefault="004710F9" w:rsidP="009048F4">
      <w:hyperlink r:id="rId993" w:history="1">
        <w:r>
          <w:rPr>
            <w:rStyle w:val="Hyperlink"/>
          </w:rPr>
          <w:t>R1-2506945</w:t>
        </w:r>
      </w:hyperlink>
      <w:r w:rsidR="009048F4" w:rsidRPr="00982845">
        <w:tab/>
        <w:t>Study of air interface for A-IoT 2b/C</w:t>
      </w:r>
      <w:r w:rsidR="009048F4" w:rsidRPr="00982845">
        <w:tab/>
        <w:t>Huawei, HiSilicon</w:t>
      </w:r>
    </w:p>
    <w:p w14:paraId="1D81DB44" w14:textId="2C312A02" w:rsidR="009048F4" w:rsidRPr="00982845" w:rsidRDefault="004710F9" w:rsidP="009048F4">
      <w:hyperlink r:id="rId994" w:history="1">
        <w:r>
          <w:rPr>
            <w:rStyle w:val="Hyperlink"/>
          </w:rPr>
          <w:t>R1-2506984</w:t>
        </w:r>
      </w:hyperlink>
      <w:r w:rsidR="009048F4" w:rsidRPr="00982845">
        <w:tab/>
        <w:t>Discussion on the air interface for Device 2b/C</w:t>
      </w:r>
      <w:r w:rsidR="009048F4" w:rsidRPr="00982845">
        <w:tab/>
        <w:t>Xiaomi</w:t>
      </w:r>
    </w:p>
    <w:p w14:paraId="19C58131" w14:textId="7B1F3652" w:rsidR="009048F4" w:rsidRPr="00982845" w:rsidRDefault="004710F9" w:rsidP="009048F4">
      <w:hyperlink r:id="rId995" w:history="1">
        <w:r>
          <w:rPr>
            <w:rStyle w:val="Hyperlink"/>
          </w:rPr>
          <w:t>R1-2507010</w:t>
        </w:r>
      </w:hyperlink>
      <w:r w:rsidR="009048F4" w:rsidRPr="00982845">
        <w:tab/>
        <w:t>Discussion on air interface for Device 2b/c</w:t>
      </w:r>
      <w:r w:rsidR="009048F4" w:rsidRPr="00982845">
        <w:tab/>
        <w:t>CMCC</w:t>
      </w:r>
    </w:p>
    <w:p w14:paraId="48FA0533" w14:textId="6E899911" w:rsidR="009048F4" w:rsidRPr="00982845" w:rsidRDefault="004710F9" w:rsidP="009048F4">
      <w:hyperlink r:id="rId996" w:history="1">
        <w:r>
          <w:rPr>
            <w:rStyle w:val="Hyperlink"/>
          </w:rPr>
          <w:t>R1-2507025</w:t>
        </w:r>
      </w:hyperlink>
      <w:r w:rsidR="009048F4" w:rsidRPr="00982845">
        <w:tab/>
        <w:t>Study the air interface for Device 2b and C for outdoor coverage </w:t>
      </w:r>
      <w:r w:rsidR="009048F4" w:rsidRPr="00982845">
        <w:tab/>
        <w:t>Tejas Network Limited</w:t>
      </w:r>
    </w:p>
    <w:p w14:paraId="3AA64B8C" w14:textId="47AFD359" w:rsidR="009048F4" w:rsidRPr="00982845" w:rsidRDefault="004710F9" w:rsidP="009048F4">
      <w:hyperlink r:id="rId997" w:history="1">
        <w:r>
          <w:rPr>
            <w:rStyle w:val="Hyperlink"/>
          </w:rPr>
          <w:t>R1-2507067</w:t>
        </w:r>
      </w:hyperlink>
      <w:r w:rsidR="009048F4" w:rsidRPr="00982845">
        <w:tab/>
        <w:t>Study of air interface for Device 2b/C</w:t>
      </w:r>
      <w:r w:rsidR="009048F4" w:rsidRPr="00982845">
        <w:tab/>
        <w:t>Ericsson</w:t>
      </w:r>
    </w:p>
    <w:p w14:paraId="18AD016B" w14:textId="2DF241DB" w:rsidR="009048F4" w:rsidRPr="00982845" w:rsidRDefault="004710F9" w:rsidP="009048F4">
      <w:hyperlink r:id="rId998" w:history="1">
        <w:r>
          <w:rPr>
            <w:rStyle w:val="Hyperlink"/>
          </w:rPr>
          <w:t>R1-2507114</w:t>
        </w:r>
      </w:hyperlink>
      <w:r w:rsidR="009048F4" w:rsidRPr="00982845">
        <w:tab/>
        <w:t>Study of A-IoT enhancement for device 2b/C</w:t>
      </w:r>
      <w:r w:rsidR="009048F4" w:rsidRPr="00982845">
        <w:tab/>
        <w:t>CATT</w:t>
      </w:r>
    </w:p>
    <w:p w14:paraId="401C2B41" w14:textId="1135AF8F" w:rsidR="009048F4" w:rsidRPr="00982845" w:rsidRDefault="004710F9" w:rsidP="009048F4">
      <w:hyperlink r:id="rId999" w:history="1">
        <w:r>
          <w:rPr>
            <w:rStyle w:val="Hyperlink"/>
          </w:rPr>
          <w:t>R1-2507171</w:t>
        </w:r>
      </w:hyperlink>
      <w:r w:rsidR="009048F4" w:rsidRPr="00982845">
        <w:tab/>
        <w:t>Discussion on air interface enhancement for device 2b/C</w:t>
      </w:r>
      <w:r w:rsidR="009048F4" w:rsidRPr="00982845">
        <w:tab/>
        <w:t>OPPO</w:t>
      </w:r>
    </w:p>
    <w:p w14:paraId="13B43E19" w14:textId="22E3BF32" w:rsidR="009048F4" w:rsidRPr="00982845" w:rsidRDefault="004710F9" w:rsidP="009048F4">
      <w:hyperlink r:id="rId1000" w:history="1">
        <w:r>
          <w:rPr>
            <w:rStyle w:val="Hyperlink"/>
          </w:rPr>
          <w:t>R1-2507190</w:t>
        </w:r>
      </w:hyperlink>
      <w:r w:rsidR="009048F4" w:rsidRPr="00982845">
        <w:tab/>
        <w:t>Discussion on air interface for Device 2b and Device C</w:t>
      </w:r>
      <w:r w:rsidR="009048F4" w:rsidRPr="00982845">
        <w:tab/>
        <w:t>Transsion Holdings</w:t>
      </w:r>
    </w:p>
    <w:p w14:paraId="04BF04A0" w14:textId="67089262" w:rsidR="009048F4" w:rsidRPr="00982845" w:rsidRDefault="004710F9" w:rsidP="009048F4">
      <w:hyperlink r:id="rId1001" w:history="1">
        <w:r>
          <w:rPr>
            <w:rStyle w:val="Hyperlink"/>
          </w:rPr>
          <w:t>R1-2507210</w:t>
        </w:r>
      </w:hyperlink>
      <w:r w:rsidR="009048F4" w:rsidRPr="00982845">
        <w:tab/>
        <w:t>Views on air interface for Device 2b&amp;C for Ambient IoT</w:t>
      </w:r>
      <w:r w:rsidR="009048F4" w:rsidRPr="00982845">
        <w:tab/>
        <w:t>HONOR</w:t>
      </w:r>
    </w:p>
    <w:p w14:paraId="2F2122CD" w14:textId="37E32F5A" w:rsidR="009048F4" w:rsidRPr="00982845" w:rsidRDefault="004710F9" w:rsidP="009048F4">
      <w:hyperlink r:id="rId1002" w:history="1">
        <w:r>
          <w:rPr>
            <w:rStyle w:val="Hyperlink"/>
          </w:rPr>
          <w:t>R1-2507248</w:t>
        </w:r>
      </w:hyperlink>
      <w:r w:rsidR="009048F4" w:rsidRPr="00982845">
        <w:tab/>
        <w:t>Study on air interface design for active devices</w:t>
      </w:r>
      <w:r w:rsidR="009048F4" w:rsidRPr="00982845">
        <w:tab/>
        <w:t>Samsung</w:t>
      </w:r>
    </w:p>
    <w:p w14:paraId="2540E08D" w14:textId="6FF54406" w:rsidR="009048F4" w:rsidRPr="00982845" w:rsidRDefault="004710F9" w:rsidP="009048F4">
      <w:hyperlink r:id="rId1003" w:history="1">
        <w:r>
          <w:rPr>
            <w:rStyle w:val="Hyperlink"/>
          </w:rPr>
          <w:t>R1-2507300</w:t>
        </w:r>
      </w:hyperlink>
      <w:r w:rsidR="009048F4" w:rsidRPr="00982845">
        <w:tab/>
        <w:t>Study of air interface for active device</w:t>
      </w:r>
      <w:r w:rsidR="009048F4" w:rsidRPr="00982845">
        <w:tab/>
        <w:t>NEC</w:t>
      </w:r>
    </w:p>
    <w:p w14:paraId="44F33F0A" w14:textId="660325B8" w:rsidR="009048F4" w:rsidRPr="00982845" w:rsidRDefault="004710F9" w:rsidP="009048F4">
      <w:hyperlink r:id="rId1004" w:history="1">
        <w:r>
          <w:rPr>
            <w:rStyle w:val="Hyperlink"/>
          </w:rPr>
          <w:t>R1-2507323</w:t>
        </w:r>
      </w:hyperlink>
      <w:r w:rsidR="009048F4" w:rsidRPr="00982845">
        <w:tab/>
        <w:t>Discussion on air interface for Device 2b/C</w:t>
      </w:r>
      <w:r w:rsidR="009048F4" w:rsidRPr="00982845">
        <w:tab/>
        <w:t>Lenovo</w:t>
      </w:r>
    </w:p>
    <w:p w14:paraId="42C636DA" w14:textId="4A37AA58" w:rsidR="009048F4" w:rsidRPr="00982845" w:rsidRDefault="004710F9" w:rsidP="009048F4">
      <w:hyperlink r:id="rId1005" w:history="1">
        <w:r>
          <w:rPr>
            <w:rStyle w:val="Hyperlink"/>
          </w:rPr>
          <w:t>R1-2507327</w:t>
        </w:r>
      </w:hyperlink>
      <w:r w:rsidR="009048F4" w:rsidRPr="00982845">
        <w:tab/>
        <w:t>Discussion on air interface for Device 2b/C for Ambient IoT</w:t>
      </w:r>
      <w:r w:rsidR="009048F4" w:rsidRPr="00982845">
        <w:tab/>
        <w:t>China Telecom</w:t>
      </w:r>
    </w:p>
    <w:p w14:paraId="49332954" w14:textId="3B311270" w:rsidR="009048F4" w:rsidRPr="00982845" w:rsidRDefault="004710F9" w:rsidP="009048F4">
      <w:hyperlink r:id="rId1006" w:history="1">
        <w:r>
          <w:rPr>
            <w:rStyle w:val="Hyperlink"/>
          </w:rPr>
          <w:t>R1-2507359</w:t>
        </w:r>
      </w:hyperlink>
      <w:r w:rsidR="009048F4" w:rsidRPr="00982845">
        <w:tab/>
        <w:t>Air interface for Device 2b/C</w:t>
      </w:r>
      <w:r w:rsidR="009048F4" w:rsidRPr="00982845">
        <w:tab/>
        <w:t>LG Electronics</w:t>
      </w:r>
    </w:p>
    <w:p w14:paraId="4AC55714" w14:textId="2411F054" w:rsidR="009048F4" w:rsidRPr="00982845" w:rsidRDefault="004710F9" w:rsidP="009048F4">
      <w:hyperlink r:id="rId1007" w:history="1">
        <w:r>
          <w:rPr>
            <w:rStyle w:val="Hyperlink"/>
          </w:rPr>
          <w:t>R1-2507382</w:t>
        </w:r>
      </w:hyperlink>
      <w:r w:rsidR="009048F4" w:rsidRPr="00982845">
        <w:tab/>
        <w:t>Discussion on A-IoT Air Interface for Device 2b/C</w:t>
      </w:r>
      <w:r w:rsidR="009048F4" w:rsidRPr="00982845">
        <w:tab/>
        <w:t>Panasonic</w:t>
      </w:r>
    </w:p>
    <w:p w14:paraId="0FAA72C2" w14:textId="74BAD316" w:rsidR="009048F4" w:rsidRPr="00982845" w:rsidRDefault="004710F9" w:rsidP="009048F4">
      <w:hyperlink r:id="rId1008" w:history="1">
        <w:r>
          <w:rPr>
            <w:rStyle w:val="Hyperlink"/>
          </w:rPr>
          <w:t>R1-2507463</w:t>
        </w:r>
      </w:hyperlink>
      <w:r w:rsidR="009048F4" w:rsidRPr="00982845">
        <w:tab/>
        <w:t>Views on AIoT outdoor for active devices</w:t>
      </w:r>
      <w:r w:rsidR="009048F4" w:rsidRPr="00982845">
        <w:tab/>
        <w:t>Ofinno</w:t>
      </w:r>
    </w:p>
    <w:p w14:paraId="190143D0" w14:textId="3C781C67" w:rsidR="009048F4" w:rsidRPr="00982845" w:rsidRDefault="004710F9" w:rsidP="009048F4">
      <w:hyperlink r:id="rId1009" w:history="1">
        <w:r>
          <w:rPr>
            <w:rStyle w:val="Hyperlink"/>
          </w:rPr>
          <w:t>R1-2507501</w:t>
        </w:r>
      </w:hyperlink>
      <w:r w:rsidR="009048F4" w:rsidRPr="00982845">
        <w:tab/>
        <w:t>Discussion on air interface for device 2b and device C</w:t>
      </w:r>
      <w:r w:rsidR="009048F4" w:rsidRPr="00982845">
        <w:tab/>
        <w:t>ETRI</w:t>
      </w:r>
    </w:p>
    <w:p w14:paraId="6093330A" w14:textId="29E52F37" w:rsidR="009048F4" w:rsidRPr="00982845" w:rsidRDefault="004710F9" w:rsidP="009048F4">
      <w:hyperlink r:id="rId1010" w:history="1">
        <w:r>
          <w:rPr>
            <w:rStyle w:val="Hyperlink"/>
          </w:rPr>
          <w:t>R1-2507568</w:t>
        </w:r>
      </w:hyperlink>
      <w:r w:rsidR="009048F4" w:rsidRPr="00982845">
        <w:tab/>
        <w:t>Discussion on air interface for active devices</w:t>
      </w:r>
      <w:r w:rsidR="009048F4" w:rsidRPr="00982845">
        <w:tab/>
        <w:t>Sharp</w:t>
      </w:r>
    </w:p>
    <w:p w14:paraId="0A19F47B" w14:textId="42E90FDB" w:rsidR="009048F4" w:rsidRPr="00982845" w:rsidRDefault="004710F9" w:rsidP="009048F4">
      <w:hyperlink r:id="rId1011" w:history="1">
        <w:r>
          <w:rPr>
            <w:rStyle w:val="Hyperlink"/>
          </w:rPr>
          <w:t>R1-2507570</w:t>
        </w:r>
      </w:hyperlink>
      <w:r w:rsidR="009048F4" w:rsidRPr="00982845">
        <w:tab/>
        <w:t>Discussion on Air Interface Enhancements for R20 A-IoT</w:t>
      </w:r>
      <w:r w:rsidR="009048F4" w:rsidRPr="00982845">
        <w:tab/>
        <w:t>Fraunhofer HHI, Fraunhofer IIS</w:t>
      </w:r>
    </w:p>
    <w:p w14:paraId="20C4D11A" w14:textId="05CED310" w:rsidR="009048F4" w:rsidRPr="00982845" w:rsidRDefault="004710F9" w:rsidP="009048F4">
      <w:hyperlink r:id="rId1012" w:history="1">
        <w:r>
          <w:rPr>
            <w:rStyle w:val="Hyperlink"/>
          </w:rPr>
          <w:t>R1-2507592</w:t>
        </w:r>
      </w:hyperlink>
      <w:r w:rsidR="009048F4" w:rsidRPr="00982845">
        <w:tab/>
        <w:t>Air interface for Ambient IoT device type 2b / C</w:t>
      </w:r>
      <w:r w:rsidR="009048F4" w:rsidRPr="00982845">
        <w:tab/>
        <w:t>Sony</w:t>
      </w:r>
    </w:p>
    <w:p w14:paraId="399691AF" w14:textId="30C571AE" w:rsidR="009048F4" w:rsidRPr="00982845" w:rsidRDefault="004710F9" w:rsidP="009048F4">
      <w:hyperlink r:id="rId1013" w:history="1">
        <w:r>
          <w:rPr>
            <w:rStyle w:val="Hyperlink"/>
          </w:rPr>
          <w:t>R1-2507620</w:t>
        </w:r>
      </w:hyperlink>
      <w:r w:rsidR="009048F4" w:rsidRPr="00982845">
        <w:tab/>
        <w:t>Study of air interface for Device 2b/C</w:t>
      </w:r>
      <w:r w:rsidR="009048F4" w:rsidRPr="00982845">
        <w:tab/>
        <w:t>MediaTek Inc.</w:t>
      </w:r>
    </w:p>
    <w:p w14:paraId="605FCC1A" w14:textId="21425117" w:rsidR="009048F4" w:rsidRPr="00982845" w:rsidRDefault="004710F9" w:rsidP="009048F4">
      <w:pPr>
        <w:ind w:left="1440" w:hanging="1440"/>
      </w:pPr>
      <w:hyperlink r:id="rId1014" w:history="1">
        <w:r>
          <w:rPr>
            <w:rStyle w:val="Hyperlink"/>
          </w:rPr>
          <w:t>R1-2507631</w:t>
        </w:r>
      </w:hyperlink>
      <w:r w:rsidR="009048F4" w:rsidRPr="00982845">
        <w:tab/>
        <w:t>Study of air interface and power control for outdoor active ambient IoT devices</w:t>
      </w:r>
      <w:r w:rsidR="009048F4" w:rsidRPr="00982845">
        <w:tab/>
        <w:t>ROBERT BOSCH GmbH</w:t>
      </w:r>
    </w:p>
    <w:p w14:paraId="5625E001" w14:textId="58B68F92" w:rsidR="009048F4" w:rsidRPr="00982845" w:rsidRDefault="004710F9" w:rsidP="009048F4">
      <w:hyperlink r:id="rId1015" w:history="1">
        <w:r>
          <w:rPr>
            <w:rStyle w:val="Hyperlink"/>
          </w:rPr>
          <w:t>R1-2507672</w:t>
        </w:r>
      </w:hyperlink>
      <w:r w:rsidR="009048F4" w:rsidRPr="00982845">
        <w:tab/>
        <w:t>On Rel-20 Ambient IoT air interface for device 2b/C</w:t>
      </w:r>
      <w:r w:rsidR="009048F4" w:rsidRPr="00982845">
        <w:tab/>
        <w:t>Apple</w:t>
      </w:r>
    </w:p>
    <w:p w14:paraId="060F690C" w14:textId="5FDA1507" w:rsidR="009048F4" w:rsidRPr="00982845" w:rsidRDefault="004710F9" w:rsidP="009048F4">
      <w:hyperlink r:id="rId1016" w:history="1">
        <w:r>
          <w:rPr>
            <w:rStyle w:val="Hyperlink"/>
          </w:rPr>
          <w:t>R1-2507716</w:t>
        </w:r>
      </w:hyperlink>
      <w:r w:rsidR="009048F4" w:rsidRPr="00982845">
        <w:tab/>
        <w:t>Study of air interface for Device 2b/C</w:t>
      </w:r>
      <w:r w:rsidR="009048F4" w:rsidRPr="00982845">
        <w:tab/>
        <w:t>Qualcomm Incorporated</w:t>
      </w:r>
    </w:p>
    <w:p w14:paraId="183DAD4E" w14:textId="5CDAFA1A" w:rsidR="009048F4" w:rsidRPr="00982845" w:rsidRDefault="004710F9" w:rsidP="009048F4">
      <w:hyperlink r:id="rId1017" w:history="1">
        <w:r>
          <w:rPr>
            <w:rStyle w:val="Hyperlink"/>
          </w:rPr>
          <w:t>R1-2507754</w:t>
        </w:r>
      </w:hyperlink>
      <w:r w:rsidR="009048F4" w:rsidRPr="00982845">
        <w:tab/>
        <w:t>Air interface for Device 2b/C in Ambient IoT</w:t>
      </w:r>
      <w:r w:rsidR="009048F4" w:rsidRPr="00982845">
        <w:tab/>
        <w:t>InterDigital, Inc.</w:t>
      </w:r>
    </w:p>
    <w:p w14:paraId="112E48CE" w14:textId="268C50AE" w:rsidR="009048F4" w:rsidRPr="00982845" w:rsidRDefault="004710F9" w:rsidP="009048F4">
      <w:hyperlink r:id="rId1018" w:history="1">
        <w:r>
          <w:rPr>
            <w:rStyle w:val="Hyperlink"/>
          </w:rPr>
          <w:t>R1-2507787</w:t>
        </w:r>
      </w:hyperlink>
      <w:r w:rsidR="009048F4" w:rsidRPr="00982845">
        <w:tab/>
        <w:t>Discussion on A-IoT active device</w:t>
      </w:r>
      <w:r w:rsidR="009048F4" w:rsidRPr="00982845">
        <w:tab/>
        <w:t>ASUSTeK</w:t>
      </w:r>
    </w:p>
    <w:p w14:paraId="37ABB48B" w14:textId="7411A738" w:rsidR="009048F4" w:rsidRPr="00982845" w:rsidRDefault="004710F9" w:rsidP="009048F4">
      <w:hyperlink r:id="rId1019" w:history="1">
        <w:r>
          <w:rPr>
            <w:rStyle w:val="Hyperlink"/>
          </w:rPr>
          <w:t>R1-2507808</w:t>
        </w:r>
      </w:hyperlink>
      <w:r w:rsidR="009048F4" w:rsidRPr="00982845">
        <w:tab/>
        <w:t>Study on air interface for Ambient IoT device 2b/C</w:t>
      </w:r>
      <w:r w:rsidR="009048F4" w:rsidRPr="00982845">
        <w:tab/>
        <w:t>NTT DOCOMO, INC.</w:t>
      </w:r>
    </w:p>
    <w:p w14:paraId="513A0AB1" w14:textId="26DCDCD8" w:rsidR="009048F4" w:rsidRPr="00982845" w:rsidRDefault="004710F9" w:rsidP="009048F4">
      <w:hyperlink r:id="rId1020" w:history="1">
        <w:r>
          <w:rPr>
            <w:rStyle w:val="Hyperlink"/>
          </w:rPr>
          <w:t>R1-2507833</w:t>
        </w:r>
      </w:hyperlink>
      <w:r w:rsidR="009048F4" w:rsidRPr="00982845">
        <w:tab/>
        <w:t>Discussion on air interface for Device 2b/C</w:t>
      </w:r>
      <w:r w:rsidR="009048F4" w:rsidRPr="00982845">
        <w:tab/>
        <w:t>Quectel</w:t>
      </w:r>
    </w:p>
    <w:p w14:paraId="3AB90C1B" w14:textId="2F544BAB" w:rsidR="009048F4" w:rsidRPr="00982845" w:rsidRDefault="004710F9" w:rsidP="009048F4">
      <w:hyperlink r:id="rId1021" w:history="1">
        <w:r>
          <w:rPr>
            <w:rStyle w:val="Hyperlink"/>
          </w:rPr>
          <w:t>R1-2507855</w:t>
        </w:r>
      </w:hyperlink>
      <w:r w:rsidR="009048F4" w:rsidRPr="00982845">
        <w:tab/>
        <w:t>Discussion on air interface for active devices for Ambient IoT</w:t>
      </w:r>
      <w:r w:rsidR="009048F4" w:rsidRPr="00982845">
        <w:tab/>
        <w:t>TCL</w:t>
      </w:r>
    </w:p>
    <w:p w14:paraId="68123F8C" w14:textId="6651480D" w:rsidR="009048F4" w:rsidRPr="00982845" w:rsidRDefault="004710F9" w:rsidP="009048F4">
      <w:hyperlink r:id="rId1022" w:history="1">
        <w:r>
          <w:rPr>
            <w:rStyle w:val="Hyperlink"/>
          </w:rPr>
          <w:t>R1-2507856</w:t>
        </w:r>
      </w:hyperlink>
      <w:r w:rsidR="009048F4" w:rsidRPr="00982845">
        <w:tab/>
        <w:t>On AIoT air interface enhancement for Rel.20 Device 2b/C</w:t>
      </w:r>
      <w:r w:rsidR="009048F4" w:rsidRPr="00982845">
        <w:tab/>
        <w:t>Sequans Communications</w:t>
      </w:r>
    </w:p>
    <w:p w14:paraId="1F1CD29A" w14:textId="65E29226" w:rsidR="009048F4" w:rsidRPr="00982845" w:rsidRDefault="004710F9" w:rsidP="009048F4">
      <w:hyperlink r:id="rId1023" w:history="1">
        <w:r>
          <w:rPr>
            <w:rStyle w:val="Hyperlink"/>
          </w:rPr>
          <w:t>R1-2507887</w:t>
        </w:r>
      </w:hyperlink>
      <w:r w:rsidR="009048F4" w:rsidRPr="00982845">
        <w:tab/>
        <w:t xml:space="preserve">Study of A-IoT air interface for device 2b/C </w:t>
      </w:r>
      <w:r w:rsidR="009048F4" w:rsidRPr="00982845">
        <w:tab/>
        <w:t>Wiliot Ltd.</w:t>
      </w:r>
    </w:p>
    <w:p w14:paraId="2FC81146" w14:textId="1CE0E657" w:rsidR="009048F4" w:rsidRPr="00982845" w:rsidRDefault="004710F9" w:rsidP="009048F4">
      <w:hyperlink r:id="rId1024" w:history="1">
        <w:r>
          <w:rPr>
            <w:rStyle w:val="Hyperlink"/>
          </w:rPr>
          <w:t>R1-2507899</w:t>
        </w:r>
      </w:hyperlink>
      <w:r w:rsidR="009048F4" w:rsidRPr="00982845">
        <w:tab/>
        <w:t>Discussion on air interface for Device 2b/C</w:t>
      </w:r>
      <w:r w:rsidR="009048F4" w:rsidRPr="00982845">
        <w:tab/>
        <w:t>CEWiT</w:t>
      </w:r>
    </w:p>
    <w:p w14:paraId="294B6E2B" w14:textId="7C14947C" w:rsidR="009048F4" w:rsidRPr="00982845" w:rsidRDefault="004710F9" w:rsidP="009048F4">
      <w:hyperlink r:id="rId1025" w:history="1">
        <w:r>
          <w:rPr>
            <w:rStyle w:val="Hyperlink"/>
          </w:rPr>
          <w:t>R1-2507943</w:t>
        </w:r>
      </w:hyperlink>
      <w:r w:rsidR="009048F4" w:rsidRPr="00982845">
        <w:tab/>
        <w:t>Discussion on air interface for active device types</w:t>
      </w:r>
      <w:r w:rsidR="009048F4" w:rsidRPr="00982845">
        <w:tab/>
        <w:t>IIT Kanpur</w:t>
      </w:r>
    </w:p>
    <w:p w14:paraId="4DCE22E4" w14:textId="4B7BCD59" w:rsidR="009048F4" w:rsidRDefault="004710F9" w:rsidP="009048F4">
      <w:pPr>
        <w:rPr>
          <w:rFonts w:eastAsia="DengXian"/>
          <w:lang w:eastAsia="zh-CN"/>
        </w:rPr>
      </w:pPr>
      <w:hyperlink r:id="rId1026" w:history="1">
        <w:r>
          <w:rPr>
            <w:rStyle w:val="Hyperlink"/>
            <w:rFonts w:eastAsia="DengXian"/>
            <w:lang w:eastAsia="zh-CN"/>
          </w:rPr>
          <w:t>R1-2508046</w:t>
        </w:r>
      </w:hyperlink>
      <w:r w:rsidR="004C7C15">
        <w:rPr>
          <w:rFonts w:eastAsia="DengXian"/>
          <w:lang w:eastAsia="zh-CN"/>
        </w:rPr>
        <w:tab/>
      </w:r>
      <w:r w:rsidR="004C7C15" w:rsidRPr="004C7C15">
        <w:rPr>
          <w:rFonts w:eastAsia="DengXian"/>
          <w:lang w:eastAsia="zh-CN"/>
        </w:rPr>
        <w:t>FL summary #1 for 10.3.2 “Study of air interface for Device 2b/C”</w:t>
      </w:r>
      <w:r w:rsidR="004C7C15">
        <w:rPr>
          <w:rFonts w:eastAsia="DengXian"/>
          <w:lang w:eastAsia="zh-CN"/>
        </w:rPr>
        <w:tab/>
      </w:r>
      <w:r w:rsidR="004C7C15" w:rsidRPr="004C7C15">
        <w:rPr>
          <w:rFonts w:eastAsia="DengXian"/>
          <w:lang w:eastAsia="zh-CN"/>
        </w:rPr>
        <w:t>Moderator (LG Electronics)</w:t>
      </w:r>
    </w:p>
    <w:p w14:paraId="5E912F35" w14:textId="39B7902A" w:rsidR="004C7C15" w:rsidRDefault="004710F9" w:rsidP="009048F4">
      <w:pPr>
        <w:rPr>
          <w:rFonts w:eastAsia="DengXian"/>
          <w:lang w:eastAsia="zh-CN"/>
        </w:rPr>
      </w:pPr>
      <w:hyperlink r:id="rId1027" w:history="1">
        <w:r>
          <w:rPr>
            <w:rStyle w:val="Hyperlink"/>
            <w:rFonts w:eastAsia="DengXian"/>
            <w:lang w:eastAsia="zh-CN"/>
          </w:rPr>
          <w:t>R1-2508047</w:t>
        </w:r>
      </w:hyperlink>
      <w:r w:rsidR="004C7C15">
        <w:rPr>
          <w:rFonts w:eastAsia="DengXian"/>
          <w:lang w:eastAsia="zh-CN"/>
        </w:rPr>
        <w:tab/>
      </w:r>
      <w:r w:rsidR="004C7C15" w:rsidRPr="004C7C15">
        <w:rPr>
          <w:rFonts w:eastAsia="DengXian"/>
          <w:lang w:eastAsia="zh-CN"/>
        </w:rPr>
        <w:t>FL summary #2 for 10.3.2 “Study of air interface for Device 2b/C”</w:t>
      </w:r>
      <w:r w:rsidR="004C7C15">
        <w:rPr>
          <w:rFonts w:eastAsia="DengXian"/>
          <w:lang w:eastAsia="zh-CN"/>
        </w:rPr>
        <w:tab/>
      </w:r>
      <w:r w:rsidR="004C7C15" w:rsidRPr="004C7C15">
        <w:rPr>
          <w:rFonts w:eastAsia="DengXian"/>
          <w:lang w:eastAsia="zh-CN"/>
        </w:rPr>
        <w:t>Moderator (LG Electronics)</w:t>
      </w:r>
    </w:p>
    <w:p w14:paraId="4F74C785" w14:textId="459FE8B0" w:rsidR="004C7C15" w:rsidRDefault="004710F9" w:rsidP="009048F4">
      <w:pPr>
        <w:rPr>
          <w:rFonts w:eastAsia="DengXian"/>
          <w:lang w:eastAsia="zh-CN"/>
        </w:rPr>
      </w:pPr>
      <w:hyperlink r:id="rId1028" w:history="1">
        <w:r>
          <w:rPr>
            <w:rStyle w:val="Hyperlink"/>
            <w:rFonts w:eastAsia="DengXian"/>
            <w:lang w:eastAsia="zh-CN"/>
          </w:rPr>
          <w:t>R1-2508048</w:t>
        </w:r>
      </w:hyperlink>
      <w:r w:rsidR="004C7C15">
        <w:rPr>
          <w:rFonts w:eastAsia="DengXian"/>
          <w:lang w:eastAsia="zh-CN"/>
        </w:rPr>
        <w:tab/>
      </w:r>
      <w:r w:rsidR="004C7C15" w:rsidRPr="004C7C15">
        <w:rPr>
          <w:rFonts w:eastAsia="DengXian"/>
          <w:lang w:eastAsia="zh-CN"/>
        </w:rPr>
        <w:t>FL summary #3 for 10.3.2 “Study of air interface for Device 2b/C”</w:t>
      </w:r>
      <w:r w:rsidR="004C7C15">
        <w:rPr>
          <w:rFonts w:eastAsia="DengXian"/>
          <w:lang w:eastAsia="zh-CN"/>
        </w:rPr>
        <w:tab/>
      </w:r>
      <w:r w:rsidR="004C7C15" w:rsidRPr="004C7C15">
        <w:rPr>
          <w:rFonts w:eastAsia="DengXian"/>
          <w:lang w:eastAsia="zh-CN"/>
        </w:rPr>
        <w:t>Moderator (LG Electronics)</w:t>
      </w:r>
    </w:p>
    <w:p w14:paraId="4D117547" w14:textId="100A0B5D" w:rsidR="004C7C15" w:rsidRDefault="004710F9" w:rsidP="009048F4">
      <w:pPr>
        <w:rPr>
          <w:rFonts w:eastAsia="DengXian"/>
          <w:lang w:eastAsia="zh-CN"/>
        </w:rPr>
      </w:pPr>
      <w:hyperlink r:id="rId1029" w:history="1">
        <w:r>
          <w:rPr>
            <w:rStyle w:val="Hyperlink"/>
            <w:rFonts w:eastAsia="DengXian"/>
            <w:lang w:eastAsia="zh-CN"/>
          </w:rPr>
          <w:t>R1-2508049</w:t>
        </w:r>
      </w:hyperlink>
      <w:r w:rsidR="004C7C15">
        <w:rPr>
          <w:rFonts w:eastAsia="DengXian"/>
          <w:lang w:eastAsia="zh-CN"/>
        </w:rPr>
        <w:tab/>
      </w:r>
      <w:r w:rsidR="004C7C15" w:rsidRPr="004C7C15">
        <w:rPr>
          <w:rFonts w:eastAsia="DengXian"/>
          <w:lang w:eastAsia="zh-CN"/>
        </w:rPr>
        <w:t>FL summary #4 for 10.3.2 “Study of air interface for Device 2b/C”</w:t>
      </w:r>
      <w:r w:rsidR="004C7C15">
        <w:rPr>
          <w:rFonts w:eastAsia="DengXian"/>
          <w:lang w:eastAsia="zh-CN"/>
        </w:rPr>
        <w:tab/>
      </w:r>
      <w:r w:rsidR="004C7C15" w:rsidRPr="004C7C15">
        <w:rPr>
          <w:rFonts w:eastAsia="DengXian"/>
          <w:lang w:eastAsia="zh-CN"/>
        </w:rPr>
        <w:t>Moderator (LG Electronics)</w:t>
      </w:r>
    </w:p>
    <w:p w14:paraId="218505B8" w14:textId="577B74A3" w:rsidR="004C7C15" w:rsidRDefault="004710F9" w:rsidP="009048F4">
      <w:pPr>
        <w:rPr>
          <w:rFonts w:eastAsia="DengXian"/>
          <w:lang w:eastAsia="zh-CN"/>
        </w:rPr>
      </w:pPr>
      <w:hyperlink r:id="rId1030" w:history="1">
        <w:r>
          <w:rPr>
            <w:rStyle w:val="Hyperlink"/>
            <w:rFonts w:eastAsia="DengXian"/>
            <w:lang w:eastAsia="zh-CN"/>
          </w:rPr>
          <w:t>R1-2508075</w:t>
        </w:r>
      </w:hyperlink>
      <w:r w:rsidR="00B30371">
        <w:rPr>
          <w:rFonts w:eastAsia="DengXian"/>
          <w:lang w:eastAsia="zh-CN"/>
        </w:rPr>
        <w:tab/>
      </w:r>
      <w:r w:rsidR="00B30371" w:rsidRPr="00B30371">
        <w:rPr>
          <w:rFonts w:eastAsia="DengXian"/>
          <w:lang w:eastAsia="zh-CN"/>
        </w:rPr>
        <w:t>FL summary for Frame Structure (round 2)</w:t>
      </w:r>
      <w:r w:rsidR="00B30371">
        <w:rPr>
          <w:rFonts w:eastAsia="DengXian"/>
          <w:lang w:eastAsia="zh-CN"/>
        </w:rPr>
        <w:tab/>
      </w:r>
      <w:r w:rsidR="00B30371" w:rsidRPr="00B30371">
        <w:rPr>
          <w:rFonts w:eastAsia="DengXian"/>
          <w:lang w:eastAsia="zh-CN"/>
        </w:rPr>
        <w:t>Moderator (CMCC)</w:t>
      </w:r>
    </w:p>
    <w:p w14:paraId="4BFD8883" w14:textId="5626FEF0" w:rsidR="00B30371" w:rsidRDefault="004710F9" w:rsidP="009048F4">
      <w:pPr>
        <w:rPr>
          <w:rFonts w:eastAsia="DengXian"/>
          <w:lang w:eastAsia="zh-CN"/>
        </w:rPr>
      </w:pPr>
      <w:hyperlink r:id="rId1031" w:history="1">
        <w:r>
          <w:rPr>
            <w:rStyle w:val="Hyperlink"/>
            <w:rFonts w:eastAsia="DengXian"/>
            <w:lang w:eastAsia="zh-CN"/>
          </w:rPr>
          <w:t>R1-2508103</w:t>
        </w:r>
      </w:hyperlink>
      <w:r w:rsidR="00C504A9">
        <w:rPr>
          <w:rFonts w:eastAsia="DengXian"/>
          <w:lang w:eastAsia="zh-CN"/>
        </w:rPr>
        <w:tab/>
      </w:r>
      <w:r w:rsidR="00C504A9" w:rsidRPr="00C504A9">
        <w:rPr>
          <w:rFonts w:eastAsia="DengXian"/>
          <w:lang w:eastAsia="zh-CN"/>
        </w:rPr>
        <w:t>FL summary #5 for 10.3.2 “Study of air interface for Device 2b/C”</w:t>
      </w:r>
      <w:r w:rsidR="00C504A9">
        <w:rPr>
          <w:rFonts w:eastAsia="DengXian"/>
          <w:lang w:eastAsia="zh-CN"/>
        </w:rPr>
        <w:tab/>
      </w:r>
      <w:r w:rsidR="00C504A9" w:rsidRPr="00C504A9">
        <w:rPr>
          <w:rFonts w:eastAsia="DengXian"/>
          <w:lang w:eastAsia="zh-CN"/>
        </w:rPr>
        <w:t>Moderator (LG Electronics)</w:t>
      </w:r>
    </w:p>
    <w:p w14:paraId="32A047BA" w14:textId="7CFC58BF" w:rsidR="00C504A9" w:rsidRDefault="004710F9" w:rsidP="009048F4">
      <w:pPr>
        <w:rPr>
          <w:rFonts w:eastAsia="DengXian"/>
          <w:lang w:eastAsia="zh-CN"/>
        </w:rPr>
      </w:pPr>
      <w:hyperlink r:id="rId1032" w:history="1">
        <w:r>
          <w:rPr>
            <w:rStyle w:val="Hyperlink"/>
            <w:rFonts w:eastAsia="DengXian"/>
            <w:lang w:eastAsia="zh-CN"/>
          </w:rPr>
          <w:t>R1-2508104</w:t>
        </w:r>
      </w:hyperlink>
      <w:r w:rsidR="00C504A9">
        <w:rPr>
          <w:rFonts w:eastAsia="DengXian"/>
          <w:lang w:eastAsia="zh-CN"/>
        </w:rPr>
        <w:tab/>
      </w:r>
      <w:r w:rsidR="00C504A9" w:rsidRPr="00C504A9">
        <w:rPr>
          <w:rFonts w:eastAsia="DengXian"/>
          <w:lang w:eastAsia="zh-CN"/>
        </w:rPr>
        <w:t>FL summary #6 for 10.3.2 “Study of air interface for Device 2b/C”</w:t>
      </w:r>
      <w:r w:rsidR="00C504A9">
        <w:rPr>
          <w:rFonts w:eastAsia="DengXian"/>
          <w:lang w:eastAsia="zh-CN"/>
        </w:rPr>
        <w:tab/>
      </w:r>
      <w:r w:rsidR="00C504A9" w:rsidRPr="00C504A9">
        <w:rPr>
          <w:rFonts w:eastAsia="DengXian"/>
          <w:lang w:eastAsia="zh-CN"/>
        </w:rPr>
        <w:t>Moderator (LG Electronics)</w:t>
      </w:r>
    </w:p>
    <w:p w14:paraId="17C8C973" w14:textId="78AC2C89" w:rsidR="00EC7DA8" w:rsidRDefault="004710F9" w:rsidP="009048F4">
      <w:pPr>
        <w:rPr>
          <w:rFonts w:eastAsia="DengXian"/>
          <w:lang w:eastAsia="zh-CN"/>
        </w:rPr>
      </w:pPr>
      <w:hyperlink r:id="rId1033" w:history="1">
        <w:r>
          <w:rPr>
            <w:rStyle w:val="Hyperlink"/>
            <w:rFonts w:eastAsia="DengXian"/>
            <w:lang w:eastAsia="zh-CN"/>
          </w:rPr>
          <w:t>R1-2508116</w:t>
        </w:r>
      </w:hyperlink>
      <w:r w:rsidR="00EC7DA8">
        <w:rPr>
          <w:rFonts w:eastAsia="DengXian"/>
          <w:lang w:eastAsia="zh-CN"/>
        </w:rPr>
        <w:tab/>
      </w:r>
      <w:r w:rsidR="00EC7DA8" w:rsidRPr="00EC7DA8">
        <w:rPr>
          <w:rFonts w:eastAsia="DengXian"/>
          <w:lang w:eastAsia="zh-CN"/>
        </w:rPr>
        <w:t>FL Summary #3 of Coverage Enhancement for NR Phase 3</w:t>
      </w:r>
      <w:r w:rsidR="00EC7DA8">
        <w:rPr>
          <w:rFonts w:eastAsia="DengXian"/>
          <w:lang w:eastAsia="zh-CN"/>
        </w:rPr>
        <w:tab/>
      </w:r>
      <w:r w:rsidR="00EC7DA8" w:rsidRPr="00EC7DA8">
        <w:rPr>
          <w:rFonts w:eastAsia="DengXian"/>
          <w:lang w:eastAsia="zh-CN"/>
        </w:rPr>
        <w:t>Moderator (China Telecom)</w:t>
      </w:r>
    </w:p>
    <w:p w14:paraId="508D4338" w14:textId="00EE17A7" w:rsidR="00A90CED" w:rsidRDefault="004710F9" w:rsidP="00A90CED">
      <w:pPr>
        <w:rPr>
          <w:rFonts w:eastAsia="DengXian"/>
          <w:lang w:eastAsia="zh-CN"/>
        </w:rPr>
      </w:pPr>
      <w:hyperlink r:id="rId1034" w:history="1">
        <w:r>
          <w:rPr>
            <w:rStyle w:val="Hyperlink"/>
            <w:rFonts w:eastAsia="DengXian"/>
            <w:lang w:eastAsia="zh-CN"/>
          </w:rPr>
          <w:t>R1-2508129</w:t>
        </w:r>
      </w:hyperlink>
      <w:r w:rsidR="00A90CED">
        <w:rPr>
          <w:rFonts w:eastAsia="DengXian"/>
          <w:lang w:eastAsia="zh-CN"/>
        </w:rPr>
        <w:tab/>
      </w:r>
      <w:r w:rsidR="00A90CED" w:rsidRPr="00C504A9">
        <w:rPr>
          <w:rFonts w:eastAsia="DengXian"/>
          <w:lang w:eastAsia="zh-CN"/>
        </w:rPr>
        <w:t>FL summary #</w:t>
      </w:r>
      <w:r w:rsidR="00A90CED">
        <w:rPr>
          <w:rFonts w:eastAsia="DengXian"/>
          <w:lang w:eastAsia="zh-CN"/>
        </w:rPr>
        <w:t>7</w:t>
      </w:r>
      <w:r w:rsidR="00A90CED" w:rsidRPr="00C504A9">
        <w:rPr>
          <w:rFonts w:eastAsia="DengXian"/>
          <w:lang w:eastAsia="zh-CN"/>
        </w:rPr>
        <w:t xml:space="preserve"> for 10.3.2 “Study of air interface for Device 2b/C”</w:t>
      </w:r>
      <w:r w:rsidR="00A90CED">
        <w:rPr>
          <w:rFonts w:eastAsia="DengXian"/>
          <w:lang w:eastAsia="zh-CN"/>
        </w:rPr>
        <w:tab/>
      </w:r>
      <w:r w:rsidR="00A90CED" w:rsidRPr="00C504A9">
        <w:rPr>
          <w:rFonts w:eastAsia="DengXian"/>
          <w:lang w:eastAsia="zh-CN"/>
        </w:rPr>
        <w:t>Moderator (LG Electronics)</w:t>
      </w:r>
    </w:p>
    <w:p w14:paraId="4D289864" w14:textId="262A3002" w:rsidR="00EC7DA8" w:rsidRDefault="004710F9" w:rsidP="00A90CED">
      <w:pPr>
        <w:rPr>
          <w:rFonts w:eastAsia="DengXian"/>
          <w:lang w:eastAsia="zh-CN"/>
        </w:rPr>
      </w:pPr>
      <w:hyperlink r:id="rId1035" w:history="1">
        <w:r>
          <w:rPr>
            <w:rStyle w:val="Hyperlink"/>
            <w:rFonts w:eastAsia="DengXian"/>
            <w:lang w:eastAsia="zh-CN"/>
          </w:rPr>
          <w:t>R1-2508130</w:t>
        </w:r>
      </w:hyperlink>
      <w:r w:rsidR="00A90CED">
        <w:rPr>
          <w:rFonts w:eastAsia="DengXian"/>
          <w:lang w:eastAsia="zh-CN"/>
        </w:rPr>
        <w:tab/>
      </w:r>
      <w:r w:rsidR="00A90CED" w:rsidRPr="00C504A9">
        <w:rPr>
          <w:rFonts w:eastAsia="DengXian"/>
          <w:lang w:eastAsia="zh-CN"/>
        </w:rPr>
        <w:t>FL summary #</w:t>
      </w:r>
      <w:r w:rsidR="00A90CED">
        <w:rPr>
          <w:rFonts w:eastAsia="DengXian"/>
          <w:lang w:eastAsia="zh-CN"/>
        </w:rPr>
        <w:t>8</w:t>
      </w:r>
      <w:r w:rsidR="00A90CED" w:rsidRPr="00C504A9">
        <w:rPr>
          <w:rFonts w:eastAsia="DengXian"/>
          <w:lang w:eastAsia="zh-CN"/>
        </w:rPr>
        <w:t xml:space="preserve"> for 10.3.2 “Study of air interface for Device 2b/C”</w:t>
      </w:r>
      <w:r w:rsidR="00A90CED">
        <w:rPr>
          <w:rFonts w:eastAsia="DengXian"/>
          <w:lang w:eastAsia="zh-CN"/>
        </w:rPr>
        <w:tab/>
      </w:r>
      <w:r w:rsidR="00A90CED" w:rsidRPr="00C504A9">
        <w:rPr>
          <w:rFonts w:eastAsia="DengXian"/>
          <w:lang w:eastAsia="zh-CN"/>
        </w:rPr>
        <w:t>Moderator (LG Electronics)</w:t>
      </w:r>
    </w:p>
    <w:p w14:paraId="1FAB66FD" w14:textId="66756657" w:rsidR="00A90CED" w:rsidRDefault="004710F9" w:rsidP="00A90CED">
      <w:pPr>
        <w:rPr>
          <w:rFonts w:eastAsia="DengXian"/>
          <w:lang w:eastAsia="zh-CN"/>
        </w:rPr>
      </w:pPr>
      <w:hyperlink r:id="rId1036" w:history="1">
        <w:r>
          <w:rPr>
            <w:rStyle w:val="Hyperlink"/>
            <w:rFonts w:eastAsia="DengXian"/>
            <w:lang w:eastAsia="zh-CN"/>
          </w:rPr>
          <w:t>R1-2508175</w:t>
        </w:r>
      </w:hyperlink>
      <w:r w:rsidR="005E5E9D">
        <w:rPr>
          <w:rFonts w:eastAsia="DengXian"/>
          <w:lang w:eastAsia="zh-CN"/>
        </w:rPr>
        <w:tab/>
      </w:r>
      <w:r w:rsidR="005E5E9D" w:rsidRPr="005E5E9D">
        <w:rPr>
          <w:rFonts w:eastAsia="DengXian"/>
          <w:lang w:eastAsia="zh-CN"/>
        </w:rPr>
        <w:t>FL summary #9 for 10.3.2 “Study of air interface for Device 2b/C”</w:t>
      </w:r>
      <w:r w:rsidR="005E5E9D">
        <w:rPr>
          <w:rFonts w:eastAsia="DengXian"/>
          <w:lang w:eastAsia="zh-CN"/>
        </w:rPr>
        <w:tab/>
      </w:r>
      <w:r w:rsidR="005E5E9D" w:rsidRPr="005E5E9D">
        <w:rPr>
          <w:rFonts w:eastAsia="DengXian"/>
          <w:lang w:eastAsia="zh-CN"/>
        </w:rPr>
        <w:t>Moderator (LG Electronics)</w:t>
      </w:r>
    </w:p>
    <w:p w14:paraId="25178148" w14:textId="77777777" w:rsidR="005E5E9D" w:rsidRPr="004C7C15" w:rsidRDefault="005E5E9D" w:rsidP="00A90CED">
      <w:pPr>
        <w:rPr>
          <w:rFonts w:eastAsia="DengXian"/>
          <w:lang w:eastAsia="zh-CN"/>
        </w:rPr>
      </w:pPr>
    </w:p>
    <w:p w14:paraId="781D524D"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1075" w:name="_Toc210658578"/>
      <w:bookmarkStart w:id="1076" w:name="_Toc210658676"/>
      <w:bookmarkStart w:id="1077" w:name="_Toc210659394"/>
      <w:bookmarkStart w:id="1078" w:name="_Toc211860371"/>
      <w:bookmarkStart w:id="1079" w:name="_Toc211860661"/>
      <w:bookmarkStart w:id="1080" w:name="_Toc211860880"/>
      <w:bookmarkStart w:id="1081" w:name="_Toc211861101"/>
      <w:bookmarkStart w:id="1082" w:name="_Toc211861507"/>
      <w:bookmarkStart w:id="1083" w:name="_Toc211861677"/>
      <w:bookmarkStart w:id="1084" w:name="_Toc211861893"/>
      <w:bookmarkStart w:id="1085" w:name="_Toc211861985"/>
      <w:bookmarkStart w:id="1086" w:name="_Toc211862384"/>
      <w:bookmarkStart w:id="1087" w:name="_Toc211862538"/>
      <w:bookmarkEnd w:id="1046"/>
      <w:r w:rsidRPr="00982845">
        <w:rPr>
          <w:szCs w:val="24"/>
          <w:lang w:eastAsia="zh-CN"/>
        </w:rPr>
        <w:t>Coverage Enhancement Phase 3</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17EB4D22" w14:textId="77777777" w:rsidR="009048F4" w:rsidRPr="00982845" w:rsidRDefault="009048F4" w:rsidP="009048F4">
      <w:pPr>
        <w:rPr>
          <w:rFonts w:eastAsia="DengXian"/>
          <w:i/>
          <w:iCs/>
          <w:lang w:eastAsia="zh-CN"/>
        </w:rPr>
      </w:pPr>
      <w:r w:rsidRPr="00982845">
        <w:rPr>
          <w:i/>
          <w:iCs/>
        </w:rPr>
        <w:t xml:space="preserve">Please refer to </w:t>
      </w:r>
      <w:hyperlink r:id="rId1037" w:history="1">
        <w:r w:rsidRPr="00982845">
          <w:rPr>
            <w:rStyle w:val="Hyperlink"/>
            <w:i/>
            <w:iCs/>
          </w:rPr>
          <w:t>RP-25</w:t>
        </w:r>
        <w:r w:rsidRPr="00982845">
          <w:rPr>
            <w:rStyle w:val="Hyperlink"/>
            <w:rFonts w:eastAsia="DengXian"/>
            <w:i/>
            <w:iCs/>
            <w:lang w:eastAsia="zh-CN"/>
          </w:rPr>
          <w:t>2824</w:t>
        </w:r>
      </w:hyperlink>
      <w:r w:rsidRPr="00982845">
        <w:rPr>
          <w:rFonts w:eastAsia="DengXian"/>
          <w:lang w:eastAsia="zh-CN"/>
        </w:rPr>
        <w:t xml:space="preserve"> </w:t>
      </w:r>
      <w:r w:rsidRPr="00982845">
        <w:rPr>
          <w:i/>
          <w:iCs/>
        </w:rPr>
        <w:t>for detailed scope of the</w:t>
      </w:r>
      <w:r w:rsidRPr="00982845">
        <w:rPr>
          <w:rFonts w:eastAsia="DengXian"/>
          <w:i/>
          <w:iCs/>
          <w:lang w:eastAsia="zh-CN"/>
        </w:rPr>
        <w:t xml:space="preserve"> W</w:t>
      </w:r>
      <w:r w:rsidRPr="00982845">
        <w:rPr>
          <w:i/>
          <w:iCs/>
        </w:rPr>
        <w:t>I.</w:t>
      </w:r>
    </w:p>
    <w:p w14:paraId="38FAE040" w14:textId="77777777" w:rsidR="009048F4" w:rsidRPr="00982845" w:rsidRDefault="009048F4" w:rsidP="009048F4">
      <w:pPr>
        <w:rPr>
          <w:rFonts w:eastAsia="DengXian"/>
          <w:i/>
          <w:iCs/>
          <w:lang w:eastAsia="zh-CN"/>
        </w:rPr>
      </w:pPr>
    </w:p>
    <w:p w14:paraId="0B79DB5C" w14:textId="04934927" w:rsidR="009048F4" w:rsidRPr="00982845" w:rsidRDefault="004710F9" w:rsidP="009048F4">
      <w:pPr>
        <w:rPr>
          <w:rFonts w:eastAsia="DengXian"/>
          <w:lang w:eastAsia="zh-CN"/>
        </w:rPr>
      </w:pPr>
      <w:hyperlink r:id="rId1038" w:history="1">
        <w:r>
          <w:rPr>
            <w:rStyle w:val="Hyperlink"/>
          </w:rPr>
          <w:t>R1-2507328</w:t>
        </w:r>
      </w:hyperlink>
      <w:r w:rsidR="009048F4" w:rsidRPr="00982845">
        <w:tab/>
        <w:t>Work plan for Rel-20 WI on NR coverage enhancements Phase 3</w:t>
      </w:r>
      <w:r w:rsidR="009048F4" w:rsidRPr="00982845">
        <w:tab/>
        <w:t>China Telecom</w:t>
      </w:r>
    </w:p>
    <w:p w14:paraId="74A1E687" w14:textId="77777777" w:rsidR="0053599D" w:rsidRPr="001A0567" w:rsidRDefault="0053599D" w:rsidP="0053599D">
      <w:pPr>
        <w:rPr>
          <w:lang w:val="en-US" w:eastAsia="x-none"/>
        </w:rPr>
      </w:pPr>
      <w:r w:rsidRPr="001A0567">
        <w:rPr>
          <w:lang w:val="en-US" w:eastAsia="x-none"/>
        </w:rPr>
        <w:t>[12</w:t>
      </w:r>
      <w:r w:rsidRPr="001A0567">
        <w:rPr>
          <w:rFonts w:eastAsia="DengXian" w:hint="eastAsia"/>
          <w:lang w:val="en-US" w:eastAsia="zh-CN"/>
        </w:rPr>
        <w:t>2bis</w:t>
      </w:r>
      <w:r w:rsidRPr="001A0567">
        <w:rPr>
          <w:lang w:val="en-US" w:eastAsia="x-none"/>
        </w:rPr>
        <w:t>-R</w:t>
      </w:r>
      <w:r w:rsidRPr="001A0567">
        <w:rPr>
          <w:rFonts w:eastAsia="DengXian" w:hint="eastAsia"/>
          <w:lang w:val="en-US" w:eastAsia="zh-CN"/>
        </w:rPr>
        <w:t>20</w:t>
      </w:r>
      <w:r w:rsidRPr="001A0567">
        <w:rPr>
          <w:lang w:val="en-US" w:eastAsia="x-none"/>
        </w:rPr>
        <w:t>-</w:t>
      </w:r>
      <w:r w:rsidRPr="001A0567">
        <w:rPr>
          <w:rFonts w:eastAsia="DengXian" w:hint="eastAsia"/>
          <w:lang w:val="en-US" w:eastAsia="zh-CN"/>
        </w:rPr>
        <w:t>CE</w:t>
      </w:r>
      <w:r w:rsidRPr="001A0567">
        <w:rPr>
          <w:lang w:val="en-US" w:eastAsia="x-none"/>
        </w:rPr>
        <w:t>] Email discussion on Rel-</w:t>
      </w:r>
      <w:r w:rsidRPr="001A0567">
        <w:rPr>
          <w:rFonts w:eastAsia="DengXian" w:hint="eastAsia"/>
          <w:lang w:val="en-US" w:eastAsia="zh-CN"/>
        </w:rPr>
        <w:t>20</w:t>
      </w:r>
      <w:r w:rsidRPr="001A0567">
        <w:rPr>
          <w:lang w:val="en-US" w:eastAsia="x-none"/>
        </w:rPr>
        <w:t xml:space="preserve"> </w:t>
      </w:r>
      <w:r w:rsidRPr="001A0567">
        <w:rPr>
          <w:rFonts w:eastAsia="DengXian" w:hint="eastAsia"/>
          <w:lang w:val="en-US" w:eastAsia="zh-CN"/>
        </w:rPr>
        <w:t>CE</w:t>
      </w:r>
      <w:r w:rsidRPr="001A0567">
        <w:rPr>
          <w:lang w:val="en-US" w:eastAsia="x-none"/>
        </w:rPr>
        <w:t xml:space="preserve">– </w:t>
      </w:r>
      <w:r w:rsidRPr="001A0567">
        <w:rPr>
          <w:rFonts w:eastAsia="DengXian" w:hint="eastAsia"/>
          <w:lang w:val="en-US" w:eastAsia="zh-CN"/>
        </w:rPr>
        <w:t>Hang (China Telecom)</w:t>
      </w:r>
    </w:p>
    <w:p w14:paraId="5CE0FF4F" w14:textId="0215B10C" w:rsidR="009048F4" w:rsidRDefault="0053599D" w:rsidP="0053599D">
      <w:pPr>
        <w:rPr>
          <w:lang w:eastAsia="x-none"/>
        </w:rPr>
      </w:pPr>
      <w:r w:rsidRPr="001A0567">
        <w:rPr>
          <w:lang w:eastAsia="x-none"/>
        </w:rPr>
        <w:t>To be used for sharing updates on online/offline schedule, details on what is to be discussed in online/offline sessions, tdoc number of the moderator summary for online session, etc</w:t>
      </w:r>
    </w:p>
    <w:p w14:paraId="53FD2732" w14:textId="17310B91" w:rsidR="0053599D" w:rsidRPr="00274D64" w:rsidRDefault="004710F9" w:rsidP="0053599D">
      <w:pPr>
        <w:rPr>
          <w:rFonts w:eastAsia="DengXian"/>
          <w:b/>
          <w:bCs/>
          <w:lang w:eastAsia="zh-CN"/>
        </w:rPr>
      </w:pPr>
      <w:hyperlink r:id="rId1039" w:history="1">
        <w:r w:rsidRPr="00075F13">
          <w:rPr>
            <w:rStyle w:val="Hyperlink"/>
            <w:rFonts w:eastAsia="DengXian"/>
            <w:b/>
            <w:bCs/>
            <w:highlight w:val="green"/>
            <w:lang w:eastAsia="zh-CN"/>
          </w:rPr>
          <w:t>R1-2508158</w:t>
        </w:r>
      </w:hyperlink>
      <w:r w:rsidR="00274D64">
        <w:rPr>
          <w:rFonts w:eastAsia="DengXian"/>
          <w:b/>
          <w:bCs/>
          <w:lang w:eastAsia="zh-CN"/>
        </w:rPr>
        <w:tab/>
      </w:r>
      <w:r w:rsidR="00274D64" w:rsidRPr="00274D64">
        <w:rPr>
          <w:rFonts w:eastAsia="DengXian"/>
          <w:b/>
          <w:bCs/>
          <w:lang w:eastAsia="zh-CN"/>
        </w:rPr>
        <w:t>Session Notes of AI 10.4</w:t>
      </w:r>
      <w:r w:rsidR="00274D64">
        <w:rPr>
          <w:rFonts w:eastAsia="DengXian"/>
          <w:b/>
          <w:bCs/>
          <w:lang w:eastAsia="zh-CN"/>
        </w:rPr>
        <w:tab/>
      </w:r>
      <w:r w:rsidR="00274D64" w:rsidRPr="00274D64">
        <w:rPr>
          <w:rFonts w:eastAsia="DengXian"/>
          <w:b/>
          <w:bCs/>
          <w:lang w:eastAsia="zh-CN"/>
        </w:rPr>
        <w:t>Ad-Hoc Chair (Huawei)</w:t>
      </w:r>
    </w:p>
    <w:p w14:paraId="08E40D0A" w14:textId="252C8F5E"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1A87B0AB" w14:textId="77777777" w:rsidR="00075F13" w:rsidRPr="00982845" w:rsidRDefault="00075F13" w:rsidP="0053599D">
      <w:pPr>
        <w:rPr>
          <w:rFonts w:eastAsia="DengXian"/>
          <w:lang w:eastAsia="zh-CN"/>
        </w:rPr>
      </w:pPr>
    </w:p>
    <w:p w14:paraId="3EAF5DF4" w14:textId="77777777" w:rsidR="009048F4" w:rsidRPr="00982845" w:rsidRDefault="009048F4" w:rsidP="004331CD">
      <w:pPr>
        <w:pStyle w:val="Heading3"/>
        <w:numPr>
          <w:ilvl w:val="2"/>
          <w:numId w:val="98"/>
        </w:numPr>
        <w:ind w:left="1080" w:hanging="1080"/>
      </w:pPr>
      <w:bookmarkStart w:id="1088" w:name="_Toc210658579"/>
      <w:bookmarkStart w:id="1089" w:name="_Toc210658677"/>
      <w:bookmarkStart w:id="1090" w:name="_Toc210659395"/>
      <w:bookmarkStart w:id="1091" w:name="_Toc211860372"/>
      <w:bookmarkStart w:id="1092" w:name="_Toc211860662"/>
      <w:bookmarkStart w:id="1093" w:name="_Toc211860881"/>
      <w:bookmarkStart w:id="1094" w:name="_Toc211861102"/>
      <w:bookmarkStart w:id="1095" w:name="_Toc211861508"/>
      <w:bookmarkStart w:id="1096" w:name="_Toc211861678"/>
      <w:bookmarkStart w:id="1097" w:name="_Toc211861894"/>
      <w:bookmarkStart w:id="1098" w:name="_Toc211861986"/>
      <w:bookmarkStart w:id="1099" w:name="_Toc211862385"/>
      <w:bookmarkStart w:id="1100" w:name="_Toc211862539"/>
      <w:r w:rsidRPr="00982845">
        <w:t>Coverage enhancement</w:t>
      </w:r>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68B434D4" w14:textId="77777777" w:rsidR="009048F4" w:rsidRPr="00982845" w:rsidRDefault="009048F4" w:rsidP="009048F4">
      <w:pPr>
        <w:rPr>
          <w:rFonts w:eastAsia="DengXian"/>
          <w:i/>
          <w:iCs/>
          <w:lang w:eastAsia="zh-CN"/>
        </w:rPr>
      </w:pPr>
      <w:r w:rsidRPr="00982845">
        <w:rPr>
          <w:rFonts w:eastAsia="DengXian"/>
          <w:i/>
          <w:iCs/>
          <w:lang w:eastAsia="zh-CN"/>
        </w:rPr>
        <w:t>Including PRACH coverage enhancements, PUSCH repetition scheduled by DCI 0_0 with C-RNTI and Extending pi/2-BPSK to more MCS entries.</w:t>
      </w:r>
    </w:p>
    <w:p w14:paraId="1A808B38" w14:textId="77777777" w:rsidR="002E2CE7" w:rsidRPr="000804F5" w:rsidRDefault="002E2CE7" w:rsidP="002E2CE7">
      <w:pPr>
        <w:pStyle w:val="3GPPNormalText"/>
        <w:spacing w:after="0"/>
        <w:rPr>
          <w:b/>
          <w:bCs/>
          <w:sz w:val="20"/>
          <w:highlight w:val="green"/>
          <w:lang w:val="en-CA"/>
        </w:rPr>
      </w:pPr>
      <w:r w:rsidRPr="000804F5">
        <w:rPr>
          <w:b/>
          <w:bCs/>
          <w:sz w:val="20"/>
          <w:highlight w:val="green"/>
          <w:lang w:val="en-CA"/>
        </w:rPr>
        <w:t>Agreement</w:t>
      </w:r>
    </w:p>
    <w:p w14:paraId="506999AB" w14:textId="77777777" w:rsidR="002E2CE7" w:rsidRPr="00DB4FE3" w:rsidRDefault="002E2CE7" w:rsidP="002E2CE7">
      <w:r w:rsidRPr="00DB4FE3">
        <w:t>Support to use separate ROs or separate preambles on shared RO to differentiate</w:t>
      </w:r>
      <w:r w:rsidRPr="00DB4FE3">
        <w:rPr>
          <w:color w:val="EE0000"/>
        </w:rPr>
        <w:t xml:space="preserve"> </w:t>
      </w:r>
      <w:r w:rsidRPr="00DB4FE3">
        <w:rPr>
          <w:rFonts w:eastAsia="SimSun"/>
        </w:rPr>
        <w:t xml:space="preserve">multiple PRACH transmissions with same Tx beam </w:t>
      </w:r>
      <w:r w:rsidRPr="00DB4FE3">
        <w:t>and</w:t>
      </w:r>
      <w:r w:rsidRPr="00DB4FE3">
        <w:rPr>
          <w:color w:val="EE0000"/>
        </w:rPr>
        <w:t xml:space="preserve"> </w:t>
      </w:r>
      <w:r w:rsidRPr="00DB4FE3">
        <w:rPr>
          <w:rFonts w:eastAsia="SimSun"/>
        </w:rPr>
        <w:t>different Tx beams</w:t>
      </w:r>
      <w:r w:rsidRPr="00DB4FE3">
        <w:t>.</w:t>
      </w:r>
    </w:p>
    <w:p w14:paraId="7E39030B" w14:textId="77777777" w:rsidR="002E2CE7" w:rsidRPr="00C53054" w:rsidRDefault="002E2CE7" w:rsidP="002E2CE7">
      <w:pPr>
        <w:pStyle w:val="ListParagraph"/>
        <w:numPr>
          <w:ilvl w:val="0"/>
          <w:numId w:val="186"/>
        </w:numPr>
        <w:overflowPunct/>
        <w:snapToGrid w:val="0"/>
        <w:spacing w:after="0"/>
        <w:ind w:left="442" w:hanging="442"/>
        <w:contextualSpacing w:val="0"/>
        <w:jc w:val="both"/>
        <w:textAlignment w:val="auto"/>
        <w:rPr>
          <w:rFonts w:eastAsiaTheme="minorEastAsia"/>
          <w:lang w:eastAsia="zh-CN"/>
        </w:rPr>
      </w:pPr>
      <w:r w:rsidRPr="00C53054">
        <w:rPr>
          <w:rFonts w:eastAsiaTheme="minorEastAsia"/>
          <w:lang w:eastAsia="zh-CN"/>
        </w:rPr>
        <w:t>FFS: details</w:t>
      </w:r>
    </w:p>
    <w:p w14:paraId="6C36B999" w14:textId="77777777" w:rsidR="002E2CE7" w:rsidRPr="00DB4FE3" w:rsidRDefault="002E2CE7" w:rsidP="002E2CE7"/>
    <w:p w14:paraId="0A7B257C" w14:textId="77777777" w:rsidR="002E2CE7" w:rsidRPr="00C53054" w:rsidRDefault="002E2CE7" w:rsidP="002E2CE7">
      <w:pPr>
        <w:pStyle w:val="3GPPNormalText"/>
        <w:spacing w:after="0"/>
        <w:rPr>
          <w:b/>
          <w:bCs/>
          <w:sz w:val="20"/>
          <w:lang w:val="en-CA"/>
        </w:rPr>
      </w:pPr>
      <w:r w:rsidRPr="00C53054">
        <w:rPr>
          <w:b/>
          <w:bCs/>
          <w:sz w:val="20"/>
          <w:highlight w:val="darkYellow"/>
          <w:lang w:val="en-CA"/>
        </w:rPr>
        <w:t>Working assumption</w:t>
      </w:r>
    </w:p>
    <w:p w14:paraId="3159C61D" w14:textId="77777777" w:rsidR="002E2CE7" w:rsidRPr="002D39F4" w:rsidRDefault="002E2CE7" w:rsidP="002E2CE7">
      <w:pPr>
        <w:snapToGrid w:val="0"/>
        <w:jc w:val="both"/>
      </w:pPr>
      <w:r w:rsidRPr="00DB4FE3">
        <w:t>The multiple PRACH transmission with different Tx beams is supported for CBRA</w:t>
      </w:r>
      <w:r w:rsidRPr="00DB4FE3">
        <w:rPr>
          <w:lang w:eastAsia="zh-CN"/>
        </w:rPr>
        <w:t>,</w:t>
      </w:r>
      <w:r w:rsidRPr="00DB4FE3">
        <w:t xml:space="preserve"> ReconfigurationWithSync case in </w:t>
      </w:r>
      <w:r w:rsidRPr="002D39F4">
        <w:t>CFRA</w:t>
      </w:r>
      <w:r w:rsidRPr="002D39F4">
        <w:rPr>
          <w:lang w:eastAsia="zh-CN"/>
        </w:rPr>
        <w:t xml:space="preserve"> and SI request</w:t>
      </w:r>
      <w:r w:rsidRPr="002D39F4">
        <w:t>.</w:t>
      </w:r>
    </w:p>
    <w:p w14:paraId="5C1205A0" w14:textId="77777777" w:rsidR="002E2CE7" w:rsidRPr="00DB4FE3" w:rsidRDefault="002E2CE7" w:rsidP="002E2CE7">
      <w:pPr>
        <w:pStyle w:val="ListParagraph"/>
        <w:numPr>
          <w:ilvl w:val="0"/>
          <w:numId w:val="186"/>
        </w:numPr>
        <w:overflowPunct/>
        <w:snapToGrid w:val="0"/>
        <w:spacing w:after="0"/>
        <w:ind w:left="442" w:hanging="442"/>
        <w:contextualSpacing w:val="0"/>
        <w:jc w:val="both"/>
        <w:textAlignment w:val="auto"/>
        <w:rPr>
          <w:rFonts w:eastAsiaTheme="minorEastAsia"/>
          <w:lang w:eastAsia="zh-CN"/>
        </w:rPr>
      </w:pPr>
      <w:r w:rsidRPr="00DB4FE3">
        <w:rPr>
          <w:rFonts w:eastAsiaTheme="minorEastAsia"/>
          <w:lang w:eastAsia="zh-CN"/>
        </w:rPr>
        <w:t>RAN1 assumes that all the cases are supported with a common solution</w:t>
      </w:r>
    </w:p>
    <w:p w14:paraId="3A6EA2B8" w14:textId="77777777" w:rsidR="002E2CE7" w:rsidRPr="00DB4FE3" w:rsidRDefault="002E2CE7" w:rsidP="002E2CE7"/>
    <w:p w14:paraId="41652D48" w14:textId="77777777" w:rsidR="002E2CE7" w:rsidRPr="000804F5" w:rsidRDefault="002E2CE7" w:rsidP="002E2CE7">
      <w:pPr>
        <w:pStyle w:val="3GPPNormalText"/>
        <w:spacing w:after="0"/>
        <w:rPr>
          <w:b/>
          <w:bCs/>
          <w:sz w:val="20"/>
          <w:highlight w:val="green"/>
          <w:lang w:val="en-CA"/>
        </w:rPr>
      </w:pPr>
      <w:r w:rsidRPr="000804F5">
        <w:rPr>
          <w:b/>
          <w:bCs/>
          <w:sz w:val="20"/>
          <w:highlight w:val="green"/>
          <w:lang w:val="en-CA"/>
        </w:rPr>
        <w:t>Agreement</w:t>
      </w:r>
    </w:p>
    <w:p w14:paraId="61870516" w14:textId="77777777" w:rsidR="002E2CE7" w:rsidRPr="00DB4FE3" w:rsidRDefault="002E2CE7" w:rsidP="002E2CE7">
      <w:r w:rsidRPr="00DB4FE3">
        <w:t>Introduce RRC signaling to enable the extension of pi/2-BPSK to more MCS entries.</w:t>
      </w:r>
    </w:p>
    <w:p w14:paraId="13DB0658" w14:textId="77777777" w:rsidR="002E2CE7" w:rsidRDefault="002E2CE7" w:rsidP="002E2CE7"/>
    <w:p w14:paraId="548F2048" w14:textId="77777777" w:rsidR="002E2CE7" w:rsidRDefault="002E2CE7" w:rsidP="002E2CE7">
      <w:r>
        <w:t>R1-2507331</w:t>
      </w:r>
      <w:r>
        <w:tab/>
        <w:t>FL's summary #2 on NR coverage enhancements Phase 3</w:t>
      </w:r>
      <w:r>
        <w:tab/>
        <w:t>China Telecom</w:t>
      </w:r>
    </w:p>
    <w:p w14:paraId="11D63A7C" w14:textId="77777777" w:rsidR="002E2CE7" w:rsidRPr="00E93CB7" w:rsidRDefault="002E2CE7" w:rsidP="002E2CE7">
      <w:pPr>
        <w:rPr>
          <w:rFonts w:eastAsia="DengXian"/>
          <w:iCs/>
          <w:lang w:eastAsia="zh-CN"/>
        </w:rPr>
      </w:pPr>
    </w:p>
    <w:p w14:paraId="628E4FBB"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0895AAFA" w14:textId="77777777" w:rsidR="002E2CE7" w:rsidRPr="00E93CB7" w:rsidRDefault="002E2CE7" w:rsidP="002E2CE7">
      <w:r w:rsidRPr="00E93CB7">
        <w:t>LLS should be conducted to decide which MCS entries pi/2-BPSK can be extended to.</w:t>
      </w:r>
    </w:p>
    <w:p w14:paraId="70CCFDD4" w14:textId="77777777" w:rsidR="002E2CE7" w:rsidRPr="00E93CB7" w:rsidRDefault="002E2CE7" w:rsidP="002E2CE7">
      <w:pPr>
        <w:numPr>
          <w:ilvl w:val="0"/>
          <w:numId w:val="189"/>
        </w:numPr>
        <w:overflowPunct/>
        <w:snapToGrid w:val="0"/>
        <w:spacing w:after="0"/>
        <w:ind w:left="442" w:hanging="442"/>
        <w:jc w:val="both"/>
        <w:textAlignment w:val="auto"/>
        <w:rPr>
          <w:rFonts w:eastAsia="SimSun"/>
        </w:rPr>
      </w:pPr>
      <w:r w:rsidRPr="00E93CB7">
        <w:rPr>
          <w:rFonts w:eastAsia="SimSun"/>
        </w:rPr>
        <w:t>Both LLS performance gain and power boosting gain due to lower PAPR should be taken into consideration.</w:t>
      </w:r>
    </w:p>
    <w:p w14:paraId="03329306" w14:textId="77777777" w:rsidR="002E2CE7" w:rsidRPr="00E93CB7" w:rsidRDefault="002E2CE7" w:rsidP="002E2CE7">
      <w:pPr>
        <w:numPr>
          <w:ilvl w:val="0"/>
          <w:numId w:val="190"/>
        </w:numPr>
        <w:overflowPunct/>
        <w:snapToGrid w:val="0"/>
        <w:spacing w:after="0"/>
        <w:jc w:val="both"/>
        <w:textAlignment w:val="auto"/>
        <w:rPr>
          <w:rFonts w:eastAsia="SimSun"/>
        </w:rPr>
      </w:pPr>
      <w:r w:rsidRPr="00E93CB7">
        <w:rPr>
          <w:rFonts w:eastAsia="SimSun"/>
        </w:rPr>
        <w:t>Note: LLS performance gain refers to the performance gain/loss when using pi/2-BPSK compared with QPSK with same SE according to LLS; power boosting gain refers to the performance gain acquired due to the low PAPR of pi/2-BPSK compared with QPSK.</w:t>
      </w:r>
    </w:p>
    <w:p w14:paraId="463EFAF6" w14:textId="77777777" w:rsidR="002E2CE7" w:rsidRPr="00E93CB7" w:rsidRDefault="002E2CE7" w:rsidP="002E2CE7">
      <w:pPr>
        <w:rPr>
          <w:rFonts w:eastAsia="DengXian"/>
          <w:iCs/>
          <w:lang w:eastAsia="zh-CN"/>
        </w:rPr>
      </w:pPr>
    </w:p>
    <w:p w14:paraId="792E8888"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0938C019" w14:textId="77777777" w:rsidR="002E2CE7" w:rsidRPr="00E93CB7" w:rsidRDefault="002E2CE7" w:rsidP="002E2CE7">
      <w:pPr>
        <w:rPr>
          <w:bCs/>
          <w:iCs/>
        </w:rPr>
      </w:pPr>
      <w:r w:rsidRPr="00E93CB7">
        <w:rPr>
          <w:bCs/>
          <w:iCs/>
        </w:rPr>
        <w:t>Pi/2-BPSK is extended to more MCS entries in MCS tables with spectrum efficiency no larger than N (N &lt;= 0.8770).</w:t>
      </w:r>
    </w:p>
    <w:p w14:paraId="612E27C4" w14:textId="77777777" w:rsidR="002E2CE7" w:rsidRPr="00E93CB7" w:rsidRDefault="002E2CE7" w:rsidP="002E2CE7">
      <w:pPr>
        <w:numPr>
          <w:ilvl w:val="0"/>
          <w:numId w:val="191"/>
        </w:numPr>
        <w:overflowPunct/>
        <w:snapToGrid w:val="0"/>
        <w:spacing w:after="0"/>
        <w:ind w:left="442" w:hanging="442"/>
        <w:jc w:val="both"/>
        <w:textAlignment w:val="auto"/>
        <w:rPr>
          <w:rFonts w:eastAsia="SimSun"/>
          <w:bCs/>
          <w:iCs/>
        </w:rPr>
      </w:pPr>
      <w:r w:rsidRPr="00E93CB7">
        <w:rPr>
          <w:rFonts w:eastAsia="SimSun"/>
          <w:bCs/>
          <w:iCs/>
        </w:rPr>
        <w:t>FFS: value of N</w:t>
      </w:r>
    </w:p>
    <w:p w14:paraId="42B87C3F" w14:textId="77777777" w:rsidR="002E2CE7" w:rsidRPr="00E93CB7" w:rsidRDefault="002E2CE7" w:rsidP="002E2CE7">
      <w:pPr>
        <w:rPr>
          <w:rFonts w:eastAsia="DengXian"/>
          <w:iCs/>
          <w:lang w:eastAsia="zh-CN"/>
        </w:rPr>
      </w:pPr>
    </w:p>
    <w:p w14:paraId="3A8341E5"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5883D332" w14:textId="77777777" w:rsidR="002E2CE7" w:rsidRPr="00E93CB7" w:rsidRDefault="002E2CE7" w:rsidP="002E2CE7">
      <w:r w:rsidRPr="00E93CB7">
        <w:t xml:space="preserve">When extending pi/2-BPSK to more MCS entries in MCS tables, the code rate should be doubled to keep spectral efficiency the same. </w:t>
      </w:r>
    </w:p>
    <w:p w14:paraId="5449F94F" w14:textId="77777777" w:rsidR="002E2CE7" w:rsidRPr="00E93CB7" w:rsidRDefault="002E2CE7" w:rsidP="002E2CE7">
      <w:pPr>
        <w:rPr>
          <w:rFonts w:eastAsia="DengXian"/>
          <w:iCs/>
          <w:lang w:eastAsia="zh-CN"/>
        </w:rPr>
      </w:pPr>
    </w:p>
    <w:p w14:paraId="34EE24DD"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2F0911F8" w14:textId="77777777" w:rsidR="002E2CE7" w:rsidRPr="00E93CB7" w:rsidRDefault="002E2CE7" w:rsidP="002E2CE7">
      <w:pPr>
        <w:rPr>
          <w:rFonts w:eastAsia="SimSun"/>
        </w:rPr>
      </w:pPr>
      <w:r w:rsidRPr="00E93CB7">
        <w:rPr>
          <w:rFonts w:eastAsia="SimSun"/>
        </w:rPr>
        <w:t>Reuse at least the following definitions and mechanisms in multiple PRACH transmissions with same Tx beam for multiple PRACH transmissions with different Tx beams.</w:t>
      </w:r>
    </w:p>
    <w:p w14:paraId="0A032F37" w14:textId="77777777" w:rsidR="002E2CE7" w:rsidRPr="00E93CB7" w:rsidRDefault="002E2CE7" w:rsidP="002E2CE7">
      <w:pPr>
        <w:numPr>
          <w:ilvl w:val="0"/>
          <w:numId w:val="187"/>
        </w:numPr>
        <w:overflowPunct/>
        <w:snapToGrid w:val="0"/>
        <w:spacing w:after="0"/>
        <w:ind w:left="442" w:hanging="442"/>
        <w:jc w:val="both"/>
        <w:textAlignment w:val="auto"/>
        <w:rPr>
          <w:rFonts w:eastAsia="SimSun"/>
        </w:rPr>
      </w:pPr>
      <w:r w:rsidRPr="00E93CB7">
        <w:rPr>
          <w:rFonts w:eastAsia="SimSun"/>
        </w:rPr>
        <w:t>Definition and determination of RO group</w:t>
      </w:r>
    </w:p>
    <w:p w14:paraId="3736F579" w14:textId="77777777" w:rsidR="002E2CE7" w:rsidRPr="00E93CB7" w:rsidRDefault="002E2CE7" w:rsidP="002E2CE7">
      <w:pPr>
        <w:numPr>
          <w:ilvl w:val="0"/>
          <w:numId w:val="187"/>
        </w:numPr>
        <w:overflowPunct/>
        <w:snapToGrid w:val="0"/>
        <w:spacing w:after="0"/>
        <w:ind w:left="442" w:hanging="442"/>
        <w:jc w:val="both"/>
        <w:textAlignment w:val="auto"/>
        <w:rPr>
          <w:rFonts w:eastAsia="SimSun"/>
        </w:rPr>
      </w:pPr>
      <w:r w:rsidRPr="00E93CB7">
        <w:rPr>
          <w:rFonts w:eastAsia="SimSun"/>
        </w:rPr>
        <w:t>definition of time period</w:t>
      </w:r>
    </w:p>
    <w:p w14:paraId="5273E80A" w14:textId="77777777" w:rsidR="002E2CE7" w:rsidRPr="00E93CB7" w:rsidRDefault="002E2CE7" w:rsidP="002E2CE7">
      <w:pPr>
        <w:numPr>
          <w:ilvl w:val="0"/>
          <w:numId w:val="187"/>
        </w:numPr>
        <w:overflowPunct/>
        <w:snapToGrid w:val="0"/>
        <w:spacing w:after="0"/>
        <w:ind w:left="442" w:hanging="442"/>
        <w:jc w:val="both"/>
        <w:textAlignment w:val="auto"/>
        <w:rPr>
          <w:rFonts w:eastAsia="SimSun"/>
        </w:rPr>
      </w:pPr>
      <w:r w:rsidRPr="00E93CB7">
        <w:rPr>
          <w:rFonts w:eastAsia="SimSun"/>
        </w:rPr>
        <w:t>SSB-to-RO mapping rule</w:t>
      </w:r>
    </w:p>
    <w:p w14:paraId="4399B39B" w14:textId="77777777" w:rsidR="002E2CE7" w:rsidRPr="00E93CB7" w:rsidRDefault="002E2CE7" w:rsidP="002E2CE7">
      <w:pPr>
        <w:numPr>
          <w:ilvl w:val="0"/>
          <w:numId w:val="187"/>
        </w:numPr>
        <w:overflowPunct/>
        <w:snapToGrid w:val="0"/>
        <w:spacing w:after="0"/>
        <w:ind w:left="442" w:hanging="442"/>
        <w:jc w:val="both"/>
        <w:textAlignment w:val="auto"/>
        <w:rPr>
          <w:rFonts w:eastAsia="SimSun"/>
        </w:rPr>
      </w:pPr>
      <w:r w:rsidRPr="00E93CB7">
        <w:rPr>
          <w:rFonts w:eastAsia="SimSun"/>
        </w:rPr>
        <w:t xml:space="preserve">Note: the terminology RO group stands for the ROs for multiple PRACH transmissions as specified in TS 38.213, i.e., “set consists of </w:t>
      </w:r>
      <m:oMath>
        <m:sSubSup>
          <m:sSubSupPr>
            <m:ctrlPr>
              <w:rPr>
                <w:rFonts w:ascii="Cambria Math" w:eastAsia="SimSun" w:hAnsi="Cambria Math"/>
              </w:rPr>
            </m:ctrlPr>
          </m:sSubSupPr>
          <m:e>
            <m:r>
              <m:rPr>
                <m:sty m:val="p"/>
              </m:rPr>
              <w:rPr>
                <w:rFonts w:ascii="Cambria Math" w:eastAsia="SimSun" w:hAnsi="Cambria Math"/>
              </w:rPr>
              <m:t>N</m:t>
            </m:r>
          </m:e>
          <m:sub>
            <m:r>
              <m:rPr>
                <m:sty m:val="p"/>
              </m:rPr>
              <w:rPr>
                <w:rFonts w:ascii="Cambria Math" w:eastAsia="SimSun" w:hAnsi="Cambria Math"/>
              </w:rPr>
              <m:t>preamble</m:t>
            </m:r>
          </m:sub>
          <m:sup>
            <m:r>
              <m:rPr>
                <m:sty m:val="p"/>
              </m:rPr>
              <w:rPr>
                <w:rFonts w:ascii="Cambria Math" w:eastAsia="SimSun" w:hAnsi="Cambria Math"/>
              </w:rPr>
              <m:t>rep</m:t>
            </m:r>
          </m:sup>
        </m:sSubSup>
      </m:oMath>
      <w:r w:rsidRPr="00E93CB7">
        <w:rPr>
          <w:rFonts w:eastAsia="SimSun"/>
        </w:rPr>
        <w:t xml:space="preserve"> valid PRACH occasions…”.</w:t>
      </w:r>
    </w:p>
    <w:p w14:paraId="7A8C1154" w14:textId="77777777" w:rsidR="002E2CE7" w:rsidRPr="00E93CB7" w:rsidRDefault="002E2CE7" w:rsidP="002E2CE7">
      <w:pPr>
        <w:rPr>
          <w:rFonts w:eastAsia="DengXian"/>
          <w:iCs/>
          <w:lang w:eastAsia="zh-CN"/>
        </w:rPr>
      </w:pPr>
    </w:p>
    <w:p w14:paraId="6A81C36A"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0F32BC1C" w14:textId="77777777" w:rsidR="002E2CE7" w:rsidRPr="00E93CB7" w:rsidRDefault="002E2CE7" w:rsidP="002E2CE7">
      <w:pPr>
        <w:rPr>
          <w:rFonts w:eastAsia="SimSun"/>
        </w:rPr>
      </w:pPr>
      <w:r w:rsidRPr="00E93CB7">
        <w:rPr>
          <w:rFonts w:eastAsia="SimSun"/>
        </w:rPr>
        <w:t>Reuse the definition of time offset between RO groups in multiple PRACH transmissions with same Tx beam for multiple PRACH transmissions with different Tx beams.</w:t>
      </w:r>
    </w:p>
    <w:p w14:paraId="286748A7" w14:textId="77777777" w:rsidR="002E2CE7" w:rsidRPr="00E93CB7" w:rsidRDefault="002E2CE7" w:rsidP="002E2CE7">
      <w:pPr>
        <w:rPr>
          <w:rFonts w:eastAsia="DengXian"/>
          <w:iCs/>
          <w:lang w:eastAsia="zh-CN"/>
        </w:rPr>
      </w:pPr>
    </w:p>
    <w:p w14:paraId="1D5AF747"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45CD12A5" w14:textId="77777777" w:rsidR="002E2CE7" w:rsidRPr="00E93CB7" w:rsidRDefault="002E2CE7" w:rsidP="002E2CE7">
      <w:pPr>
        <w:rPr>
          <w:rFonts w:eastAsia="SimSun"/>
        </w:rPr>
      </w:pPr>
      <w:r w:rsidRPr="00E93CB7">
        <w:rPr>
          <w:rFonts w:eastAsia="SimSun"/>
        </w:rPr>
        <w:t xml:space="preserve">Reuse the </w:t>
      </w:r>
      <w:r w:rsidRPr="00E93CB7">
        <w:t>PRACH power control (power ramping between different RACH attempts is FFS) rule</w:t>
      </w:r>
      <w:r w:rsidRPr="00E93CB7">
        <w:rPr>
          <w:rFonts w:eastAsia="SimSun"/>
        </w:rPr>
        <w:t xml:space="preserve"> of multiple PRACH transmissions with same Tx beam for multiple PRACH transmissions with different Tx beams.</w:t>
      </w:r>
    </w:p>
    <w:p w14:paraId="67511217" w14:textId="77777777" w:rsidR="002E2CE7" w:rsidRPr="00E93CB7" w:rsidRDefault="002E2CE7" w:rsidP="002E2CE7">
      <w:pPr>
        <w:numPr>
          <w:ilvl w:val="0"/>
          <w:numId w:val="192"/>
        </w:numPr>
        <w:overflowPunct/>
        <w:snapToGrid w:val="0"/>
        <w:spacing w:after="0"/>
        <w:jc w:val="both"/>
        <w:textAlignment w:val="auto"/>
        <w:rPr>
          <w:rFonts w:eastAsia="SimSun"/>
        </w:rPr>
      </w:pPr>
      <w:r w:rsidRPr="00E93CB7">
        <w:rPr>
          <w:rFonts w:eastAsia="SimSun"/>
        </w:rPr>
        <w:t>FFS: whether/how power ramping should be supported for multiple PRACH transmissions with different Tx beams.</w:t>
      </w:r>
    </w:p>
    <w:p w14:paraId="2C2FE781" w14:textId="77777777" w:rsidR="002E2CE7" w:rsidRPr="00E93CB7" w:rsidRDefault="002E2CE7" w:rsidP="002E2CE7">
      <w:pPr>
        <w:rPr>
          <w:rFonts w:eastAsia="DengXian"/>
          <w:iCs/>
          <w:lang w:eastAsia="zh-CN"/>
        </w:rPr>
      </w:pPr>
    </w:p>
    <w:p w14:paraId="44D10FF6" w14:textId="77777777" w:rsidR="002E2CE7" w:rsidRPr="00E93CB7" w:rsidRDefault="002E2CE7" w:rsidP="002E2CE7">
      <w:pPr>
        <w:pStyle w:val="3GPPNormalText"/>
        <w:spacing w:after="0"/>
        <w:rPr>
          <w:b/>
          <w:bCs/>
          <w:i/>
          <w:iCs/>
          <w:sz w:val="20"/>
          <w:highlight w:val="green"/>
          <w:u w:val="single"/>
          <w:lang w:val="en-CA"/>
        </w:rPr>
      </w:pPr>
      <w:r w:rsidRPr="00E93CB7">
        <w:rPr>
          <w:b/>
          <w:bCs/>
          <w:sz w:val="20"/>
          <w:highlight w:val="green"/>
          <w:lang w:val="en-CA"/>
        </w:rPr>
        <w:t>Agreement</w:t>
      </w:r>
    </w:p>
    <w:p w14:paraId="235E30E0" w14:textId="77777777" w:rsidR="002E2CE7" w:rsidRPr="00E93CB7" w:rsidRDefault="002E2CE7" w:rsidP="002E2CE7">
      <w:r w:rsidRPr="00E93CB7">
        <w:lastRenderedPageBreak/>
        <w:t>Support indicating the UL beam information via one or a</w:t>
      </w:r>
      <w:r w:rsidRPr="00E93CB7">
        <w:rPr>
          <w:color w:val="EE0000"/>
        </w:rPr>
        <w:t xml:space="preserve"> </w:t>
      </w:r>
      <w:r w:rsidRPr="00E93CB7">
        <w:t>combination of multiple options from following options, for down-selection:</w:t>
      </w:r>
    </w:p>
    <w:p w14:paraId="6F85D96A"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Option 1: implicitly indicated by RA-RNTI</w:t>
      </w:r>
    </w:p>
    <w:p w14:paraId="7CF2A1C1"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Option 2: explicitly indicated by DCI format 1_0 with CRC scrambled by RA-RNTI (e.g., reserved bits)</w:t>
      </w:r>
    </w:p>
    <w:p w14:paraId="033458D6"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Option 3: explicitly indicated by repurposing field(s) in UL Grant in RAR</w:t>
      </w:r>
    </w:p>
    <w:p w14:paraId="0A40B6A1"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Option 4: explicitly indicated by introducing new field in MAC RAR</w:t>
      </w:r>
    </w:p>
    <w:p w14:paraId="6FAAEA65"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Option 5: explicitly indicated by repurposing bit(s) in MAC RAR</w:t>
      </w:r>
    </w:p>
    <w:p w14:paraId="0AEF2676" w14:textId="77777777" w:rsidR="002E2CE7" w:rsidRPr="00E93CB7" w:rsidRDefault="002E2CE7" w:rsidP="002E2CE7">
      <w:pPr>
        <w:rPr>
          <w:rFonts w:eastAsia="DengXian"/>
          <w:iCs/>
          <w:lang w:eastAsia="zh-CN"/>
        </w:rPr>
      </w:pPr>
      <w:r w:rsidRPr="00E93CB7">
        <w:rPr>
          <w:rFonts w:eastAsia="DengXian"/>
          <w:iCs/>
          <w:lang w:eastAsia="zh-CN"/>
        </w:rPr>
        <w:t>FFS: the exact content of UL beam information</w:t>
      </w:r>
    </w:p>
    <w:p w14:paraId="13A3384A" w14:textId="77777777" w:rsidR="002E2CE7" w:rsidRPr="00E93CB7" w:rsidRDefault="002E2CE7" w:rsidP="002E2CE7">
      <w:pPr>
        <w:rPr>
          <w:rFonts w:eastAsia="DengXian"/>
          <w:iCs/>
          <w:lang w:eastAsia="zh-CN"/>
        </w:rPr>
      </w:pPr>
    </w:p>
    <w:p w14:paraId="77B323EE" w14:textId="77777777" w:rsidR="002E2CE7" w:rsidRPr="00E93CB7" w:rsidRDefault="002E2CE7" w:rsidP="002E2CE7">
      <w:pPr>
        <w:pStyle w:val="3GPPNormalText"/>
        <w:spacing w:after="0"/>
        <w:rPr>
          <w:b/>
          <w:bCs/>
          <w:sz w:val="20"/>
          <w:lang w:val="en-CA"/>
        </w:rPr>
      </w:pPr>
      <w:r w:rsidRPr="00E93CB7">
        <w:rPr>
          <w:b/>
          <w:bCs/>
          <w:sz w:val="20"/>
          <w:highlight w:val="green"/>
          <w:lang w:val="en-CA"/>
        </w:rPr>
        <w:t>Agreement</w:t>
      </w:r>
    </w:p>
    <w:p w14:paraId="2E765261" w14:textId="77777777" w:rsidR="002E2CE7" w:rsidRPr="00E93CB7" w:rsidRDefault="002E2CE7" w:rsidP="002E2CE7">
      <w:pPr>
        <w:rPr>
          <w:color w:val="EE0000"/>
        </w:rPr>
      </w:pPr>
      <w:r w:rsidRPr="00E93CB7">
        <w:t xml:space="preserve">For the determination of Tx beam utilization for multiple PRACH transmissions with different Tx beams, </w:t>
      </w:r>
    </w:p>
    <w:p w14:paraId="0C4322E4"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It is up to UE implementation to determine which Tx beams to use, subject to any necessary restriction</w:t>
      </w:r>
    </w:p>
    <w:p w14:paraId="069E3B88" w14:textId="77777777" w:rsidR="002E2CE7" w:rsidRPr="00E93CB7" w:rsidRDefault="002E2CE7" w:rsidP="002E2CE7">
      <w:pPr>
        <w:numPr>
          <w:ilvl w:val="1"/>
          <w:numId w:val="188"/>
        </w:numPr>
        <w:overflowPunct/>
        <w:snapToGrid w:val="0"/>
        <w:spacing w:after="0"/>
        <w:jc w:val="both"/>
        <w:textAlignment w:val="auto"/>
      </w:pPr>
      <w:r w:rsidRPr="00E93CB7">
        <w:t>FFS: any necessary restriction</w:t>
      </w:r>
    </w:p>
    <w:p w14:paraId="7F5E7471" w14:textId="77777777" w:rsidR="002E2CE7" w:rsidRPr="00E93CB7" w:rsidRDefault="002E2CE7" w:rsidP="002E2CE7">
      <w:pPr>
        <w:numPr>
          <w:ilvl w:val="0"/>
          <w:numId w:val="193"/>
        </w:numPr>
        <w:overflowPunct/>
        <w:snapToGrid w:val="0"/>
        <w:spacing w:after="0"/>
        <w:ind w:left="442" w:hanging="442"/>
        <w:jc w:val="both"/>
        <w:textAlignment w:val="auto"/>
        <w:rPr>
          <w:rFonts w:eastAsia="SimSun"/>
        </w:rPr>
      </w:pPr>
      <w:r w:rsidRPr="00E93CB7">
        <w:rPr>
          <w:rFonts w:eastAsia="SimSun"/>
        </w:rPr>
        <w:t>FFS: whether/how gNB can configure UE to use same Tx beams in part of the PRACH transmissions</w:t>
      </w:r>
    </w:p>
    <w:p w14:paraId="65A6216A" w14:textId="77777777" w:rsidR="002E2CE7" w:rsidRPr="00E93CB7" w:rsidRDefault="002E2CE7" w:rsidP="002E2CE7">
      <w:pPr>
        <w:rPr>
          <w:rFonts w:eastAsia="DengXian"/>
          <w:iCs/>
          <w:lang w:eastAsia="zh-CN"/>
        </w:rPr>
      </w:pPr>
    </w:p>
    <w:p w14:paraId="315CBDD8" w14:textId="77777777" w:rsidR="002E2CE7" w:rsidRPr="00E93CB7" w:rsidRDefault="002E2CE7" w:rsidP="002E2CE7">
      <w:pPr>
        <w:pStyle w:val="3GPPNormalText"/>
        <w:spacing w:after="0"/>
        <w:rPr>
          <w:b/>
          <w:bCs/>
          <w:sz w:val="20"/>
          <w:lang w:val="en-CA"/>
        </w:rPr>
      </w:pPr>
      <w:r w:rsidRPr="00E93CB7">
        <w:rPr>
          <w:b/>
          <w:bCs/>
          <w:sz w:val="20"/>
          <w:highlight w:val="green"/>
          <w:lang w:val="en-CA"/>
        </w:rPr>
        <w:t>Agreement</w:t>
      </w:r>
    </w:p>
    <w:p w14:paraId="4DEBD53E" w14:textId="77777777" w:rsidR="002E2CE7" w:rsidRPr="00E93CB7" w:rsidRDefault="002E2CE7" w:rsidP="002E2CE7">
      <w:r w:rsidRPr="00E93CB7">
        <w:t>Reuse the following rules of Msg3 repetition for PUSCH repetition scheduled by DCI 0_0 with C-RNTI.</w:t>
      </w:r>
    </w:p>
    <w:p w14:paraId="6B609A31" w14:textId="77777777" w:rsidR="002E2CE7" w:rsidRPr="00E93CB7" w:rsidRDefault="002E2CE7" w:rsidP="002E2CE7">
      <w:pPr>
        <w:numPr>
          <w:ilvl w:val="0"/>
          <w:numId w:val="194"/>
        </w:numPr>
        <w:overflowPunct/>
        <w:snapToGrid w:val="0"/>
        <w:spacing w:after="0"/>
        <w:ind w:left="442" w:hanging="442"/>
        <w:jc w:val="both"/>
        <w:textAlignment w:val="auto"/>
        <w:rPr>
          <w:rFonts w:eastAsia="SimSun"/>
        </w:rPr>
      </w:pPr>
      <w:r w:rsidRPr="00E93CB7">
        <w:rPr>
          <w:rFonts w:eastAsia="SimSun"/>
        </w:rPr>
        <w:t>RV determination rule, including first RV id determination, RV sequence selection, RV cycling, etc.</w:t>
      </w:r>
    </w:p>
    <w:p w14:paraId="74082E80" w14:textId="77777777" w:rsidR="002E2CE7" w:rsidRPr="00E93CB7" w:rsidRDefault="002E2CE7" w:rsidP="002E2CE7">
      <w:pPr>
        <w:numPr>
          <w:ilvl w:val="0"/>
          <w:numId w:val="194"/>
        </w:numPr>
        <w:overflowPunct/>
        <w:snapToGrid w:val="0"/>
        <w:spacing w:after="0"/>
        <w:ind w:left="442" w:hanging="442"/>
        <w:jc w:val="both"/>
        <w:textAlignment w:val="auto"/>
        <w:rPr>
          <w:rFonts w:eastAsia="SimSun"/>
        </w:rPr>
      </w:pPr>
      <w:r w:rsidRPr="00E93CB7">
        <w:rPr>
          <w:rFonts w:eastAsia="SimSun"/>
        </w:rPr>
        <w:t>Available slot determination rule</w:t>
      </w:r>
    </w:p>
    <w:p w14:paraId="78ECE97F" w14:textId="77777777" w:rsidR="002E2CE7" w:rsidRPr="00E93CB7" w:rsidRDefault="002E2CE7" w:rsidP="002E2CE7">
      <w:pPr>
        <w:numPr>
          <w:ilvl w:val="0"/>
          <w:numId w:val="194"/>
        </w:numPr>
        <w:overflowPunct/>
        <w:snapToGrid w:val="0"/>
        <w:spacing w:after="0"/>
        <w:ind w:left="442" w:hanging="442"/>
        <w:jc w:val="both"/>
        <w:textAlignment w:val="auto"/>
        <w:rPr>
          <w:rFonts w:eastAsia="SimSun"/>
        </w:rPr>
      </w:pPr>
      <w:r w:rsidRPr="00E93CB7">
        <w:rPr>
          <w:rFonts w:eastAsia="SimSun"/>
        </w:rPr>
        <w:t>Only applicable to PUSCH Repetition Type A</w:t>
      </w:r>
    </w:p>
    <w:p w14:paraId="33C696DD" w14:textId="77777777" w:rsidR="002E2CE7" w:rsidRPr="00E93CB7" w:rsidRDefault="002E2CE7" w:rsidP="002E2CE7">
      <w:pPr>
        <w:rPr>
          <w:rFonts w:eastAsia="DengXian"/>
          <w:iCs/>
          <w:lang w:eastAsia="zh-CN"/>
        </w:rPr>
      </w:pPr>
    </w:p>
    <w:p w14:paraId="64965B26" w14:textId="77777777" w:rsidR="002E2CE7" w:rsidRDefault="002E2CE7" w:rsidP="002E2CE7">
      <w:pPr>
        <w:rPr>
          <w:rFonts w:eastAsia="DengXian"/>
          <w:iCs/>
          <w:lang w:eastAsia="zh-CN"/>
        </w:rPr>
      </w:pPr>
      <w:r w:rsidRPr="000E3792">
        <w:rPr>
          <w:rFonts w:eastAsia="DengXian"/>
          <w:b/>
          <w:bCs/>
          <w:iCs/>
          <w:lang w:eastAsia="zh-CN"/>
        </w:rPr>
        <w:t>R1-2508116</w:t>
      </w:r>
      <w:r w:rsidRPr="000E3792">
        <w:rPr>
          <w:rFonts w:eastAsia="DengXian"/>
          <w:iCs/>
          <w:lang w:eastAsia="zh-CN"/>
        </w:rPr>
        <w:tab/>
        <w:t>FL Summary #3 of Coverage Enhancement for NR Phase 3</w:t>
      </w:r>
      <w:r w:rsidRPr="000E3792">
        <w:rPr>
          <w:rFonts w:eastAsia="DengXian"/>
          <w:iCs/>
          <w:lang w:eastAsia="zh-CN"/>
        </w:rPr>
        <w:tab/>
        <w:t>Moderator (China Telecom)</w:t>
      </w:r>
    </w:p>
    <w:p w14:paraId="7733A9DA" w14:textId="77777777" w:rsidR="002E2CE7" w:rsidRPr="006C522B" w:rsidRDefault="002E2CE7" w:rsidP="002E2CE7">
      <w:pPr>
        <w:rPr>
          <w:rFonts w:eastAsia="DengXian"/>
          <w:iCs/>
          <w:lang w:eastAsia="zh-CN"/>
        </w:rPr>
      </w:pPr>
    </w:p>
    <w:p w14:paraId="1408035D" w14:textId="77777777" w:rsidR="002E2CE7" w:rsidRPr="006C522B" w:rsidRDefault="002E2CE7" w:rsidP="002E2CE7">
      <w:pPr>
        <w:pStyle w:val="3GPPNormalText"/>
        <w:spacing w:after="0"/>
        <w:rPr>
          <w:b/>
          <w:bCs/>
          <w:sz w:val="20"/>
          <w:highlight w:val="green"/>
        </w:rPr>
      </w:pPr>
      <w:r w:rsidRPr="006C522B">
        <w:rPr>
          <w:b/>
          <w:bCs/>
          <w:sz w:val="20"/>
          <w:highlight w:val="green"/>
        </w:rPr>
        <w:t>Agreement</w:t>
      </w:r>
    </w:p>
    <w:p w14:paraId="1275C14F" w14:textId="77777777" w:rsidR="002E2CE7" w:rsidRPr="006C522B" w:rsidRDefault="002E2CE7" w:rsidP="002E2CE7">
      <w:r w:rsidRPr="006C522B">
        <w:t>Down-select one of the following options to indicate the number of repetitions of PUSCH scheduled by DCI 0_0 with C-RNTI</w:t>
      </w:r>
    </w:p>
    <w:p w14:paraId="4A85A1DB"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Option 1: Using at most 2 MSB of MCS field in DCI format 0_0 with CRC scrambled by C-RNTI</w:t>
      </w:r>
    </w:p>
    <w:p w14:paraId="039F2435"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Option 2: Based on TDRA</w:t>
      </w:r>
    </w:p>
    <w:p w14:paraId="0B3CA9F9"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 xml:space="preserve">Option 3: Using the padding bits in DCI format 0_0 with CRC scrambled by C-RNTI </w:t>
      </w:r>
    </w:p>
    <w:p w14:paraId="31516915"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Option 4:</w:t>
      </w:r>
      <w:r w:rsidRPr="006C522B">
        <w:rPr>
          <w:rFonts w:eastAsia="Malgun Gothic"/>
          <w:lang w:eastAsia="ko-KR"/>
        </w:rPr>
        <w:t xml:space="preserve"> Using the 2 MSB of HPN field in DCI format 0_0 with CRC scrambled by C-RNTI</w:t>
      </w:r>
    </w:p>
    <w:p w14:paraId="1B392A3D"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Option 5: Using the DAI field in the DCI 1_0 with CRC scrambled by TC-RNTI</w:t>
      </w:r>
    </w:p>
    <w:p w14:paraId="7B16374E" w14:textId="77777777" w:rsidR="002E2CE7" w:rsidRPr="006C522B" w:rsidRDefault="002E2CE7" w:rsidP="002E2CE7">
      <w:pPr>
        <w:numPr>
          <w:ilvl w:val="0"/>
          <w:numId w:val="195"/>
        </w:numPr>
        <w:overflowPunct/>
        <w:snapToGrid w:val="0"/>
        <w:spacing w:after="0"/>
        <w:ind w:left="442" w:hanging="442"/>
        <w:jc w:val="both"/>
        <w:textAlignment w:val="auto"/>
        <w:rPr>
          <w:rFonts w:eastAsia="SimSun"/>
          <w:u w:val="single"/>
        </w:rPr>
      </w:pPr>
      <w:r w:rsidRPr="006C522B">
        <w:rPr>
          <w:rFonts w:eastAsia="SimSun"/>
        </w:rPr>
        <w:t>Other options are not precluded</w:t>
      </w:r>
    </w:p>
    <w:p w14:paraId="1E54A0AD" w14:textId="77777777" w:rsidR="002E2CE7" w:rsidRPr="006C522B" w:rsidRDefault="002E2CE7" w:rsidP="002E2CE7">
      <w:pPr>
        <w:snapToGrid w:val="0"/>
        <w:rPr>
          <w:rFonts w:eastAsia="SimSun"/>
          <w:b/>
          <w:bCs/>
          <w:i/>
          <w:iCs/>
        </w:rPr>
      </w:pPr>
    </w:p>
    <w:p w14:paraId="2FA4D1B5" w14:textId="77777777" w:rsidR="002E2CE7" w:rsidRPr="006C522B" w:rsidRDefault="002E2CE7" w:rsidP="002E2CE7">
      <w:pPr>
        <w:pStyle w:val="3GPPNormalText"/>
        <w:spacing w:after="0"/>
        <w:rPr>
          <w:b/>
          <w:bCs/>
          <w:sz w:val="20"/>
          <w:highlight w:val="green"/>
          <w:lang w:val="en-CA"/>
        </w:rPr>
      </w:pPr>
      <w:r w:rsidRPr="006C522B">
        <w:rPr>
          <w:b/>
          <w:bCs/>
          <w:sz w:val="20"/>
          <w:highlight w:val="green"/>
          <w:lang w:val="en-CA"/>
        </w:rPr>
        <w:t>Agreement</w:t>
      </w:r>
    </w:p>
    <w:p w14:paraId="610DE3D2" w14:textId="77777777" w:rsidR="002E2CE7" w:rsidRPr="006C522B" w:rsidRDefault="002E2CE7" w:rsidP="002E2CE7">
      <w:pPr>
        <w:rPr>
          <w:color w:val="000000"/>
        </w:rPr>
      </w:pPr>
      <w:r w:rsidRPr="006C522B">
        <w:t>Strive for a single mechanism for PUSCH repetition scheduled by DCI 0_0 with C-RNTI.</w:t>
      </w:r>
    </w:p>
    <w:p w14:paraId="6CE9CBAC" w14:textId="77777777" w:rsidR="002E2CE7" w:rsidRPr="006C522B" w:rsidRDefault="002E2CE7" w:rsidP="002E2CE7">
      <w:pPr>
        <w:rPr>
          <w:rFonts w:eastAsia="DengXian"/>
          <w:iCs/>
          <w:lang w:eastAsia="zh-CN"/>
        </w:rPr>
      </w:pPr>
    </w:p>
    <w:p w14:paraId="60378443" w14:textId="77777777" w:rsidR="002E2CE7" w:rsidRPr="006C522B" w:rsidRDefault="002E2CE7" w:rsidP="002E2CE7">
      <w:pPr>
        <w:pStyle w:val="3GPPNormalText"/>
        <w:spacing w:after="0"/>
        <w:rPr>
          <w:b/>
          <w:bCs/>
          <w:sz w:val="20"/>
          <w:highlight w:val="green"/>
          <w:lang w:val="en-CA"/>
        </w:rPr>
      </w:pPr>
      <w:r w:rsidRPr="006C522B">
        <w:rPr>
          <w:b/>
          <w:bCs/>
          <w:sz w:val="20"/>
          <w:highlight w:val="green"/>
          <w:lang w:val="en-CA"/>
        </w:rPr>
        <w:t>Agreement</w:t>
      </w:r>
    </w:p>
    <w:p w14:paraId="4CD9E511" w14:textId="77777777" w:rsidR="002E2CE7" w:rsidRPr="006C522B" w:rsidRDefault="002E2CE7" w:rsidP="002E2CE7">
      <w:r w:rsidRPr="006C522B">
        <w:t>Support [request or capability report] of PUSCH repetition scheduled by DCI 0_0 with C-RNTI at least before receiving RRCReconfiguration via one of the following signalling.</w:t>
      </w:r>
    </w:p>
    <w:p w14:paraId="5E359823" w14:textId="77777777" w:rsidR="002E2CE7" w:rsidRPr="006C522B" w:rsidRDefault="002E2CE7" w:rsidP="002E2CE7">
      <w:pPr>
        <w:numPr>
          <w:ilvl w:val="0"/>
          <w:numId w:val="196"/>
        </w:numPr>
        <w:overflowPunct/>
        <w:snapToGrid w:val="0"/>
        <w:spacing w:after="0"/>
        <w:jc w:val="both"/>
        <w:textAlignment w:val="auto"/>
        <w:rPr>
          <w:rFonts w:eastAsia="SimSun"/>
        </w:rPr>
      </w:pPr>
      <w:r w:rsidRPr="006C522B">
        <w:rPr>
          <w:rFonts w:eastAsia="SimSun"/>
        </w:rPr>
        <w:t>Option 1: Msg3</w:t>
      </w:r>
    </w:p>
    <w:p w14:paraId="491A642F" w14:textId="77777777" w:rsidR="002E2CE7" w:rsidRPr="006C522B" w:rsidRDefault="002E2CE7" w:rsidP="002E2CE7">
      <w:pPr>
        <w:numPr>
          <w:ilvl w:val="0"/>
          <w:numId w:val="196"/>
        </w:numPr>
        <w:overflowPunct/>
        <w:snapToGrid w:val="0"/>
        <w:spacing w:after="0"/>
        <w:jc w:val="both"/>
        <w:textAlignment w:val="auto"/>
        <w:rPr>
          <w:rFonts w:eastAsia="SimSun"/>
        </w:rPr>
      </w:pPr>
      <w:r w:rsidRPr="006C522B">
        <w:rPr>
          <w:rFonts w:eastAsia="SimSun"/>
        </w:rPr>
        <w:t xml:space="preserve">Option 2: HARQ-ACK of Msg4 </w:t>
      </w:r>
    </w:p>
    <w:p w14:paraId="14824761" w14:textId="77777777" w:rsidR="002E2CE7" w:rsidRPr="006C522B" w:rsidRDefault="002E2CE7" w:rsidP="002E2CE7">
      <w:pPr>
        <w:numPr>
          <w:ilvl w:val="0"/>
          <w:numId w:val="194"/>
        </w:numPr>
        <w:overflowPunct/>
        <w:snapToGrid w:val="0"/>
        <w:spacing w:after="0"/>
        <w:ind w:left="442" w:hanging="442"/>
        <w:jc w:val="both"/>
        <w:textAlignment w:val="auto"/>
      </w:pPr>
      <w:r w:rsidRPr="006C522B">
        <w:t>FFS: whether to configure a RSRP of DL reference signal for UE to trigger the [request or capability report].</w:t>
      </w:r>
    </w:p>
    <w:p w14:paraId="64F901B8" w14:textId="77777777" w:rsidR="002E2CE7" w:rsidRPr="006C522B" w:rsidRDefault="002E2CE7" w:rsidP="002E2CE7">
      <w:pPr>
        <w:snapToGrid w:val="0"/>
        <w:rPr>
          <w:rFonts w:eastAsia="SimSun"/>
        </w:rPr>
      </w:pPr>
      <w:r w:rsidRPr="006C522B">
        <w:t>FFS: other options and details.</w:t>
      </w:r>
    </w:p>
    <w:p w14:paraId="3FC3D380" w14:textId="77777777" w:rsidR="002E2CE7" w:rsidRPr="006C522B" w:rsidRDefault="002E2CE7" w:rsidP="002E2CE7">
      <w:pPr>
        <w:rPr>
          <w:rFonts w:eastAsia="DengXian"/>
          <w:iCs/>
          <w:lang w:eastAsia="zh-CN"/>
        </w:rPr>
      </w:pPr>
    </w:p>
    <w:p w14:paraId="56959F4E" w14:textId="77777777" w:rsidR="002E2CE7" w:rsidRPr="006C522B" w:rsidRDefault="002E2CE7" w:rsidP="002E2CE7">
      <w:pPr>
        <w:pStyle w:val="3GPPNormalText"/>
        <w:spacing w:after="0"/>
        <w:rPr>
          <w:b/>
          <w:bCs/>
          <w:sz w:val="20"/>
          <w:highlight w:val="green"/>
          <w:lang w:val="en-CA"/>
        </w:rPr>
      </w:pPr>
      <w:r w:rsidRPr="006C522B">
        <w:rPr>
          <w:b/>
          <w:bCs/>
          <w:sz w:val="20"/>
          <w:highlight w:val="green"/>
          <w:lang w:val="en-CA"/>
        </w:rPr>
        <w:t>Agreement</w:t>
      </w:r>
    </w:p>
    <w:p w14:paraId="450D49F4" w14:textId="77777777" w:rsidR="002E2CE7" w:rsidRPr="006C522B" w:rsidRDefault="002E2CE7" w:rsidP="002E2CE7">
      <w:pPr>
        <w:rPr>
          <w:rFonts w:eastAsia="SimSun"/>
        </w:rPr>
      </w:pPr>
      <w:r w:rsidRPr="006C522B">
        <w:rPr>
          <w:rFonts w:eastAsia="SimSun"/>
        </w:rPr>
        <w:t>For multiple PRACH transmissions with different Tx beams, the maximum candidate value of the total number of PRACH transmissions is 8 per RACH attempt.</w:t>
      </w:r>
    </w:p>
    <w:p w14:paraId="29DAEE95" w14:textId="77777777" w:rsidR="002E2CE7" w:rsidRPr="006C522B" w:rsidRDefault="002E2CE7" w:rsidP="002E2CE7">
      <w:pPr>
        <w:numPr>
          <w:ilvl w:val="0"/>
          <w:numId w:val="196"/>
        </w:numPr>
        <w:overflowPunct/>
        <w:snapToGrid w:val="0"/>
        <w:spacing w:after="0"/>
        <w:jc w:val="both"/>
        <w:textAlignment w:val="auto"/>
        <w:rPr>
          <w:rFonts w:eastAsia="SimSun"/>
        </w:rPr>
      </w:pPr>
      <w:r w:rsidRPr="006C522B">
        <w:rPr>
          <w:rFonts w:eastAsia="SimSun"/>
        </w:rPr>
        <w:t>FFS: the exact candidate values and other details</w:t>
      </w:r>
    </w:p>
    <w:p w14:paraId="4EFF94E8" w14:textId="77777777" w:rsidR="002E2CE7" w:rsidRPr="002D39F4" w:rsidRDefault="002E2CE7" w:rsidP="002E2CE7">
      <w:pPr>
        <w:rPr>
          <w:rFonts w:eastAsia="DengXian"/>
          <w:iCs/>
          <w:lang w:eastAsia="zh-CN"/>
        </w:rPr>
      </w:pPr>
    </w:p>
    <w:p w14:paraId="260B397B" w14:textId="0AFA6268" w:rsidR="009048F4" w:rsidRPr="00982845" w:rsidRDefault="004710F9" w:rsidP="009048F4">
      <w:hyperlink r:id="rId1040" w:history="1">
        <w:r>
          <w:rPr>
            <w:rStyle w:val="Hyperlink"/>
          </w:rPr>
          <w:t>R1-2506810</w:t>
        </w:r>
      </w:hyperlink>
      <w:r w:rsidR="009048F4" w:rsidRPr="00982845">
        <w:tab/>
        <w:t>Discussion on NR Coverage enhancement Phase 3</w:t>
      </w:r>
      <w:r w:rsidR="009048F4" w:rsidRPr="00982845">
        <w:tab/>
        <w:t>Spreadtrum, UNISOC</w:t>
      </w:r>
    </w:p>
    <w:p w14:paraId="17A8F8A8" w14:textId="705C3619" w:rsidR="009048F4" w:rsidRPr="00982845" w:rsidRDefault="004710F9" w:rsidP="009048F4">
      <w:hyperlink r:id="rId1041" w:history="1">
        <w:r>
          <w:rPr>
            <w:rStyle w:val="Hyperlink"/>
          </w:rPr>
          <w:t>R1-2506894</w:t>
        </w:r>
      </w:hyperlink>
      <w:r w:rsidR="009048F4" w:rsidRPr="00982845">
        <w:tab/>
        <w:t>Discussions on NR phase 3 coverage enhancements</w:t>
      </w:r>
      <w:r w:rsidR="009048F4" w:rsidRPr="00982845">
        <w:tab/>
        <w:t>vivo</w:t>
      </w:r>
    </w:p>
    <w:p w14:paraId="4857F7C2" w14:textId="798152EC" w:rsidR="009048F4" w:rsidRPr="00982845" w:rsidRDefault="004710F9" w:rsidP="009048F4">
      <w:hyperlink r:id="rId1042" w:history="1">
        <w:r>
          <w:rPr>
            <w:rStyle w:val="Hyperlink"/>
          </w:rPr>
          <w:t>R1-2506916</w:t>
        </w:r>
      </w:hyperlink>
      <w:r w:rsidR="009048F4" w:rsidRPr="00982845">
        <w:tab/>
        <w:t>Discussion on coverage enhancement</w:t>
      </w:r>
      <w:r w:rsidR="009048F4" w:rsidRPr="00982845">
        <w:tab/>
        <w:t>ZTE Corporation, Sanechips</w:t>
      </w:r>
    </w:p>
    <w:p w14:paraId="71C8A630" w14:textId="204AA45D" w:rsidR="009048F4" w:rsidRPr="00982845" w:rsidRDefault="004710F9" w:rsidP="009048F4">
      <w:hyperlink r:id="rId1043" w:history="1">
        <w:r>
          <w:rPr>
            <w:rStyle w:val="Hyperlink"/>
          </w:rPr>
          <w:t>R1-2506947</w:t>
        </w:r>
      </w:hyperlink>
      <w:r w:rsidR="009048F4" w:rsidRPr="00982845">
        <w:tab/>
        <w:t>Coverage enhancements for NR Phase 3</w:t>
      </w:r>
      <w:r w:rsidR="009048F4" w:rsidRPr="00982845">
        <w:tab/>
        <w:t>Huawei, HiSilicon</w:t>
      </w:r>
    </w:p>
    <w:p w14:paraId="399C820A" w14:textId="14939B91" w:rsidR="009048F4" w:rsidRPr="00982845" w:rsidRDefault="004710F9" w:rsidP="009048F4">
      <w:hyperlink r:id="rId1044" w:history="1">
        <w:r>
          <w:rPr>
            <w:rStyle w:val="Hyperlink"/>
          </w:rPr>
          <w:t>R1-2506985</w:t>
        </w:r>
      </w:hyperlink>
      <w:r w:rsidR="009048F4" w:rsidRPr="00982845">
        <w:tab/>
        <w:t>Discussion on coverage enhancement</w:t>
      </w:r>
      <w:r w:rsidR="009048F4" w:rsidRPr="00982845">
        <w:tab/>
        <w:t>Xiaomi</w:t>
      </w:r>
    </w:p>
    <w:p w14:paraId="44358430" w14:textId="5868A2F7" w:rsidR="009048F4" w:rsidRPr="00982845" w:rsidRDefault="004710F9" w:rsidP="009048F4">
      <w:hyperlink r:id="rId1045" w:history="1">
        <w:r>
          <w:rPr>
            <w:rStyle w:val="Hyperlink"/>
          </w:rPr>
          <w:t>R1-2507055</w:t>
        </w:r>
      </w:hyperlink>
      <w:r w:rsidR="009048F4" w:rsidRPr="00982845">
        <w:tab/>
        <w:t>NR coverage enhancement Phase 3</w:t>
      </w:r>
      <w:r w:rsidR="009048F4" w:rsidRPr="00982845">
        <w:tab/>
        <w:t>Tejas Network Limited</w:t>
      </w:r>
    </w:p>
    <w:p w14:paraId="541CF503" w14:textId="36C08CD8" w:rsidR="009048F4" w:rsidRPr="00982845" w:rsidRDefault="004710F9" w:rsidP="009048F4">
      <w:hyperlink r:id="rId1046" w:history="1">
        <w:r>
          <w:rPr>
            <w:rStyle w:val="Hyperlink"/>
          </w:rPr>
          <w:t>R1-2507056</w:t>
        </w:r>
      </w:hyperlink>
      <w:r w:rsidR="009048F4" w:rsidRPr="00982845">
        <w:tab/>
        <w:t>Coverage enhancements for NR Phase 3</w:t>
      </w:r>
      <w:r w:rsidR="009048F4" w:rsidRPr="00982845">
        <w:tab/>
        <w:t>Nokia</w:t>
      </w:r>
    </w:p>
    <w:p w14:paraId="75F04A2E" w14:textId="5455317E" w:rsidR="009048F4" w:rsidRPr="00982845" w:rsidRDefault="004710F9" w:rsidP="009048F4">
      <w:hyperlink r:id="rId1047" w:history="1">
        <w:r>
          <w:rPr>
            <w:rStyle w:val="Hyperlink"/>
          </w:rPr>
          <w:t>R1-2507115</w:t>
        </w:r>
      </w:hyperlink>
      <w:r w:rsidR="009048F4" w:rsidRPr="00982845">
        <w:tab/>
        <w:t>Discussion on coverage enhancement</w:t>
      </w:r>
      <w:r w:rsidR="009048F4" w:rsidRPr="00982845">
        <w:tab/>
        <w:t>CATT</w:t>
      </w:r>
    </w:p>
    <w:p w14:paraId="1E5ABB9A" w14:textId="5B7BB306" w:rsidR="009048F4" w:rsidRPr="00982845" w:rsidRDefault="004710F9" w:rsidP="009048F4">
      <w:hyperlink r:id="rId1048" w:history="1">
        <w:r>
          <w:rPr>
            <w:rStyle w:val="Hyperlink"/>
          </w:rPr>
          <w:t>R1-2507172</w:t>
        </w:r>
      </w:hyperlink>
      <w:r w:rsidR="009048F4" w:rsidRPr="00982845">
        <w:tab/>
        <w:t>Discussion on further enhancement for coverage enhancement</w:t>
      </w:r>
      <w:r w:rsidR="009048F4" w:rsidRPr="00982845">
        <w:tab/>
        <w:t>OPPO</w:t>
      </w:r>
    </w:p>
    <w:p w14:paraId="19DBC436" w14:textId="776D39FA" w:rsidR="009048F4" w:rsidRPr="00982845" w:rsidRDefault="004710F9" w:rsidP="009048F4">
      <w:hyperlink r:id="rId1049" w:history="1">
        <w:r>
          <w:rPr>
            <w:rStyle w:val="Hyperlink"/>
          </w:rPr>
          <w:t>R1-2507187</w:t>
        </w:r>
      </w:hyperlink>
      <w:r w:rsidR="009048F4" w:rsidRPr="00982845">
        <w:tab/>
        <w:t>Discussion on coverage enhancement</w:t>
      </w:r>
      <w:r w:rsidR="009048F4" w:rsidRPr="00982845">
        <w:tab/>
        <w:t>LG Electronics</w:t>
      </w:r>
    </w:p>
    <w:p w14:paraId="1F03071D" w14:textId="73CDE860" w:rsidR="009048F4" w:rsidRPr="00982845" w:rsidRDefault="004710F9" w:rsidP="009048F4">
      <w:hyperlink r:id="rId1050" w:history="1">
        <w:r>
          <w:rPr>
            <w:rStyle w:val="Hyperlink"/>
          </w:rPr>
          <w:t>R1-2507191</w:t>
        </w:r>
      </w:hyperlink>
      <w:r w:rsidR="009048F4" w:rsidRPr="00982845">
        <w:tab/>
        <w:t>Discussion on coverage enhancement</w:t>
      </w:r>
      <w:r w:rsidR="009048F4" w:rsidRPr="00982845">
        <w:tab/>
        <w:t>Transsion Holdings</w:t>
      </w:r>
    </w:p>
    <w:p w14:paraId="52349F8D" w14:textId="35EA09C9" w:rsidR="009048F4" w:rsidRPr="00982845" w:rsidRDefault="004710F9" w:rsidP="009048F4">
      <w:hyperlink r:id="rId1051" w:history="1">
        <w:r>
          <w:rPr>
            <w:rStyle w:val="Hyperlink"/>
          </w:rPr>
          <w:t>R1-2507216</w:t>
        </w:r>
      </w:hyperlink>
      <w:r w:rsidR="009048F4" w:rsidRPr="00982845">
        <w:tab/>
        <w:t>Coverage enhancement for NR Phase 3</w:t>
      </w:r>
      <w:r w:rsidR="009048F4" w:rsidRPr="00982845">
        <w:tab/>
        <w:t>InterDigital, Inc.</w:t>
      </w:r>
    </w:p>
    <w:p w14:paraId="47D9D105" w14:textId="266E1CDA" w:rsidR="009048F4" w:rsidRPr="00982845" w:rsidRDefault="004710F9" w:rsidP="009048F4">
      <w:hyperlink r:id="rId1052" w:history="1">
        <w:r>
          <w:rPr>
            <w:rStyle w:val="Hyperlink"/>
          </w:rPr>
          <w:t>R1-2507249</w:t>
        </w:r>
      </w:hyperlink>
      <w:r w:rsidR="009048F4" w:rsidRPr="00982845">
        <w:tab/>
        <w:t>Discussion on Coverage Enhancement</w:t>
      </w:r>
      <w:r w:rsidR="009048F4" w:rsidRPr="00982845">
        <w:tab/>
        <w:t>Samsung</w:t>
      </w:r>
    </w:p>
    <w:p w14:paraId="0A347CC5" w14:textId="0FF42537" w:rsidR="009048F4" w:rsidRPr="00982845" w:rsidRDefault="004710F9" w:rsidP="009048F4">
      <w:hyperlink r:id="rId1053" w:history="1">
        <w:r>
          <w:rPr>
            <w:rStyle w:val="Hyperlink"/>
          </w:rPr>
          <w:t>R1-2507289</w:t>
        </w:r>
      </w:hyperlink>
      <w:r w:rsidR="009048F4" w:rsidRPr="00982845">
        <w:tab/>
        <w:t>Discussions on the Rel. 20 coverage enhancement</w:t>
      </w:r>
      <w:r w:rsidR="009048F4" w:rsidRPr="00982845">
        <w:tab/>
        <w:t>KT Corp.</w:t>
      </w:r>
    </w:p>
    <w:p w14:paraId="1AA33DC7" w14:textId="20565259" w:rsidR="009048F4" w:rsidRPr="00982845" w:rsidRDefault="004710F9" w:rsidP="009048F4">
      <w:hyperlink r:id="rId1054" w:history="1">
        <w:r>
          <w:rPr>
            <w:rStyle w:val="Hyperlink"/>
          </w:rPr>
          <w:t>R1-2507329</w:t>
        </w:r>
      </w:hyperlink>
      <w:r w:rsidR="009048F4" w:rsidRPr="00982845">
        <w:tab/>
        <w:t>Discussion on NR coverage enhancements Phase 3</w:t>
      </w:r>
      <w:r w:rsidR="009048F4" w:rsidRPr="00982845">
        <w:tab/>
        <w:t>China Telecom</w:t>
      </w:r>
    </w:p>
    <w:p w14:paraId="0385B537" w14:textId="59DB6142" w:rsidR="009048F4" w:rsidRPr="00982845" w:rsidRDefault="004710F9" w:rsidP="009048F4">
      <w:hyperlink r:id="rId1055" w:history="1">
        <w:r>
          <w:rPr>
            <w:rStyle w:val="Hyperlink"/>
          </w:rPr>
          <w:t>R1-2507330</w:t>
        </w:r>
      </w:hyperlink>
      <w:r w:rsidR="009048F4" w:rsidRPr="00982845">
        <w:tab/>
        <w:t>FL's summary #1 on NR coverage enhancements Phase 3</w:t>
      </w:r>
      <w:r w:rsidR="009048F4" w:rsidRPr="00982845">
        <w:tab/>
        <w:t>China Telecom</w:t>
      </w:r>
    </w:p>
    <w:p w14:paraId="3B85C21E" w14:textId="0AC6047A" w:rsidR="009048F4" w:rsidRPr="00982845" w:rsidRDefault="004710F9" w:rsidP="009048F4">
      <w:hyperlink r:id="rId1056" w:history="1">
        <w:r>
          <w:rPr>
            <w:rStyle w:val="Hyperlink"/>
          </w:rPr>
          <w:t>R1-2507331</w:t>
        </w:r>
      </w:hyperlink>
      <w:r w:rsidR="009048F4" w:rsidRPr="00982845">
        <w:tab/>
        <w:t>FL's summary #2 on NR coverage enhancements Phase 3</w:t>
      </w:r>
      <w:r w:rsidR="009048F4" w:rsidRPr="00982845">
        <w:tab/>
        <w:t>China Telecom</w:t>
      </w:r>
    </w:p>
    <w:p w14:paraId="1574C926" w14:textId="43BE3E5E" w:rsidR="009048F4" w:rsidRPr="00982845" w:rsidRDefault="004710F9" w:rsidP="009048F4">
      <w:hyperlink r:id="rId1057" w:history="1">
        <w:r>
          <w:rPr>
            <w:rStyle w:val="Hyperlink"/>
          </w:rPr>
          <w:t>R1-2507375</w:t>
        </w:r>
      </w:hyperlink>
      <w:r w:rsidR="009048F4" w:rsidRPr="00982845">
        <w:tab/>
        <w:t>Discussion on 5G NR coverage enhancement phase 3</w:t>
      </w:r>
      <w:r w:rsidR="009048F4" w:rsidRPr="00982845">
        <w:tab/>
        <w:t>Panasonic</w:t>
      </w:r>
    </w:p>
    <w:p w14:paraId="3C557EE3" w14:textId="57CD7A41" w:rsidR="009048F4" w:rsidRPr="00982845" w:rsidRDefault="004710F9" w:rsidP="009048F4">
      <w:hyperlink r:id="rId1058" w:history="1">
        <w:r>
          <w:rPr>
            <w:rStyle w:val="Hyperlink"/>
          </w:rPr>
          <w:t>R1-2507432</w:t>
        </w:r>
      </w:hyperlink>
      <w:r w:rsidR="009048F4" w:rsidRPr="00982845">
        <w:tab/>
        <w:t>Discussion on coverage enhancement</w:t>
      </w:r>
      <w:r w:rsidR="009048F4" w:rsidRPr="00982845">
        <w:tab/>
        <w:t>TCL</w:t>
      </w:r>
    </w:p>
    <w:p w14:paraId="36F19A44" w14:textId="3EEAFE22" w:rsidR="009048F4" w:rsidRPr="00982845" w:rsidRDefault="004710F9" w:rsidP="009048F4">
      <w:hyperlink r:id="rId1059" w:history="1">
        <w:r>
          <w:rPr>
            <w:rStyle w:val="Hyperlink"/>
          </w:rPr>
          <w:t>R1-2507464</w:t>
        </w:r>
      </w:hyperlink>
      <w:r w:rsidR="009048F4" w:rsidRPr="00982845">
        <w:tab/>
        <w:t>Views on Coverage Enhancement Phase 3</w:t>
      </w:r>
      <w:r w:rsidR="009048F4" w:rsidRPr="00982845">
        <w:tab/>
        <w:t>Ofinno</w:t>
      </w:r>
    </w:p>
    <w:p w14:paraId="6DB7E756" w14:textId="1FD21680" w:rsidR="009048F4" w:rsidRPr="00982845" w:rsidRDefault="004710F9" w:rsidP="009048F4">
      <w:hyperlink r:id="rId1060" w:history="1">
        <w:r>
          <w:rPr>
            <w:rStyle w:val="Hyperlink"/>
          </w:rPr>
          <w:t>R1-2507502</w:t>
        </w:r>
      </w:hyperlink>
      <w:r w:rsidR="009048F4" w:rsidRPr="00982845">
        <w:tab/>
        <w:t>Discussion on coverage enhancements</w:t>
      </w:r>
      <w:r w:rsidR="009048F4" w:rsidRPr="00982845">
        <w:tab/>
        <w:t>ETRI</w:t>
      </w:r>
    </w:p>
    <w:p w14:paraId="4332B6C4" w14:textId="73047A4D" w:rsidR="009048F4" w:rsidRPr="00982845" w:rsidRDefault="004710F9" w:rsidP="009048F4">
      <w:hyperlink r:id="rId1061" w:history="1">
        <w:r>
          <w:rPr>
            <w:rStyle w:val="Hyperlink"/>
          </w:rPr>
          <w:t>R1-2507530</w:t>
        </w:r>
      </w:hyperlink>
      <w:r w:rsidR="009048F4" w:rsidRPr="00982845">
        <w:tab/>
        <w:t>Coverage enhancements</w:t>
      </w:r>
      <w:r w:rsidR="009048F4" w:rsidRPr="00982845">
        <w:tab/>
        <w:t>Lenovo</w:t>
      </w:r>
    </w:p>
    <w:p w14:paraId="0B9A6608" w14:textId="0606717B" w:rsidR="009048F4" w:rsidRPr="00982845" w:rsidRDefault="004710F9" w:rsidP="009048F4">
      <w:hyperlink r:id="rId1062" w:history="1">
        <w:r>
          <w:rPr>
            <w:rStyle w:val="Hyperlink"/>
          </w:rPr>
          <w:t>R1-2507554</w:t>
        </w:r>
      </w:hyperlink>
      <w:r w:rsidR="009048F4" w:rsidRPr="00982845">
        <w:tab/>
        <w:t>Discussion on coverage enhancement</w:t>
      </w:r>
      <w:r w:rsidR="009048F4" w:rsidRPr="00982845">
        <w:tab/>
        <w:t>DENSO CORPORATION</w:t>
      </w:r>
    </w:p>
    <w:p w14:paraId="3D48F8CE" w14:textId="2EB915D8" w:rsidR="009048F4" w:rsidRPr="00982845" w:rsidRDefault="004710F9" w:rsidP="009048F4">
      <w:hyperlink r:id="rId1063" w:history="1">
        <w:r>
          <w:rPr>
            <w:rStyle w:val="Hyperlink"/>
          </w:rPr>
          <w:t>R1-2507673</w:t>
        </w:r>
      </w:hyperlink>
      <w:r w:rsidR="009048F4" w:rsidRPr="00982845">
        <w:tab/>
        <w:t>Discussion on Coverage enhancements for NR Phase 3</w:t>
      </w:r>
      <w:r w:rsidR="009048F4" w:rsidRPr="00982845">
        <w:tab/>
        <w:t>Apple</w:t>
      </w:r>
    </w:p>
    <w:p w14:paraId="337DBDA5" w14:textId="772118A5" w:rsidR="009048F4" w:rsidRPr="00982845" w:rsidRDefault="004710F9" w:rsidP="009048F4">
      <w:hyperlink r:id="rId1064" w:history="1">
        <w:r>
          <w:rPr>
            <w:rStyle w:val="Hyperlink"/>
          </w:rPr>
          <w:t>R1-2507717</w:t>
        </w:r>
      </w:hyperlink>
      <w:r w:rsidR="009048F4" w:rsidRPr="00982845">
        <w:tab/>
        <w:t>Coverage enhancement Phase 3</w:t>
      </w:r>
      <w:r w:rsidR="009048F4" w:rsidRPr="00982845">
        <w:tab/>
        <w:t>Qualcomm Incorporated</w:t>
      </w:r>
    </w:p>
    <w:p w14:paraId="79E12F5D" w14:textId="3A269AF1" w:rsidR="009048F4" w:rsidRPr="00982845" w:rsidRDefault="004710F9" w:rsidP="009048F4">
      <w:hyperlink r:id="rId1065" w:history="1">
        <w:r>
          <w:rPr>
            <w:rStyle w:val="Hyperlink"/>
          </w:rPr>
          <w:t>R1-2507783</w:t>
        </w:r>
      </w:hyperlink>
      <w:r w:rsidR="009048F4" w:rsidRPr="00982845">
        <w:tab/>
        <w:t>Discussion on Rel-20 Coverage Enhancement</w:t>
      </w:r>
      <w:r w:rsidR="009048F4" w:rsidRPr="00982845">
        <w:tab/>
        <w:t>Ericsson (China)</w:t>
      </w:r>
    </w:p>
    <w:p w14:paraId="4EE30D7A" w14:textId="0C7BE985" w:rsidR="009048F4" w:rsidRPr="00982845" w:rsidRDefault="004710F9" w:rsidP="009048F4">
      <w:hyperlink r:id="rId1066" w:history="1">
        <w:r>
          <w:rPr>
            <w:rStyle w:val="Hyperlink"/>
          </w:rPr>
          <w:t>R1-2507809</w:t>
        </w:r>
      </w:hyperlink>
      <w:r w:rsidR="009048F4" w:rsidRPr="00982845">
        <w:tab/>
        <w:t>Discussions on coverage enhancement</w:t>
      </w:r>
      <w:r w:rsidR="009048F4" w:rsidRPr="00982845">
        <w:tab/>
        <w:t>NTT DOCOMO, INC.</w:t>
      </w:r>
    </w:p>
    <w:p w14:paraId="7788E38C" w14:textId="41954E97" w:rsidR="009048F4" w:rsidRPr="00982845" w:rsidRDefault="004710F9" w:rsidP="009048F4">
      <w:hyperlink r:id="rId1067" w:history="1">
        <w:r>
          <w:rPr>
            <w:rStyle w:val="Hyperlink"/>
          </w:rPr>
          <w:t>R1-2507822</w:t>
        </w:r>
      </w:hyperlink>
      <w:r w:rsidR="009048F4" w:rsidRPr="00982845">
        <w:tab/>
        <w:t>Discussions on further coverage enhancement for NR</w:t>
      </w:r>
      <w:r w:rsidR="009048F4" w:rsidRPr="00982845">
        <w:tab/>
        <w:t>Sharp</w:t>
      </w:r>
    </w:p>
    <w:p w14:paraId="598E7715" w14:textId="33C4B163" w:rsidR="009048F4" w:rsidRPr="00982845" w:rsidRDefault="004710F9" w:rsidP="009048F4">
      <w:hyperlink r:id="rId1068" w:history="1">
        <w:r>
          <w:rPr>
            <w:rStyle w:val="Hyperlink"/>
          </w:rPr>
          <w:t>R1-2507867</w:t>
        </w:r>
      </w:hyperlink>
      <w:r w:rsidR="009048F4" w:rsidRPr="00982845">
        <w:tab/>
        <w:t>Discussion on coverage enhancement</w:t>
      </w:r>
      <w:r w:rsidR="009048F4" w:rsidRPr="00982845">
        <w:tab/>
        <w:t>ASUSTeK</w:t>
      </w:r>
    </w:p>
    <w:p w14:paraId="497B38F8" w14:textId="7AA51EC0" w:rsidR="009048F4" w:rsidRPr="00982845" w:rsidRDefault="004710F9" w:rsidP="009048F4">
      <w:hyperlink r:id="rId1069" w:history="1">
        <w:r>
          <w:rPr>
            <w:rStyle w:val="Hyperlink"/>
          </w:rPr>
          <w:t>R1-2507900</w:t>
        </w:r>
      </w:hyperlink>
      <w:r w:rsidR="009048F4" w:rsidRPr="00982845">
        <w:tab/>
        <w:t>Discussion on Coverage Enhancements Phase 3</w:t>
      </w:r>
      <w:r w:rsidR="009048F4" w:rsidRPr="00982845">
        <w:tab/>
        <w:t>CEWiT</w:t>
      </w:r>
    </w:p>
    <w:p w14:paraId="174561DB" w14:textId="77777777" w:rsidR="009048F4" w:rsidRPr="00982845" w:rsidRDefault="009048F4" w:rsidP="009048F4">
      <w:pPr>
        <w:rPr>
          <w:rFonts w:eastAsia="DengXian"/>
          <w:i/>
          <w:iCs/>
          <w:lang w:eastAsia="zh-CN"/>
        </w:rPr>
      </w:pPr>
    </w:p>
    <w:p w14:paraId="5BC7C747"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1101" w:name="_Hlk153293204"/>
      <w:bookmarkStart w:id="1102" w:name="_Toc210658580"/>
      <w:bookmarkStart w:id="1103" w:name="_Toc210658678"/>
      <w:bookmarkStart w:id="1104" w:name="_Toc210659396"/>
      <w:bookmarkStart w:id="1105" w:name="_Toc211860373"/>
      <w:bookmarkStart w:id="1106" w:name="_Toc211860663"/>
      <w:bookmarkStart w:id="1107" w:name="_Toc211860882"/>
      <w:bookmarkStart w:id="1108" w:name="_Toc211861103"/>
      <w:bookmarkStart w:id="1109" w:name="_Toc211861509"/>
      <w:bookmarkStart w:id="1110" w:name="_Toc211861679"/>
      <w:bookmarkStart w:id="1111" w:name="_Toc211861895"/>
      <w:bookmarkStart w:id="1112" w:name="_Toc211861987"/>
      <w:bookmarkStart w:id="1113" w:name="_Toc211862386"/>
      <w:bookmarkStart w:id="1114" w:name="_Toc211862540"/>
      <w:r w:rsidRPr="00982845">
        <w:rPr>
          <w:szCs w:val="24"/>
          <w:lang w:eastAsia="zh-CN"/>
        </w:rPr>
        <w:t>Study on Integrated Sensing And Communication (ISAC) for NR</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p w14:paraId="1A34DBE4" w14:textId="77777777" w:rsidR="009048F4" w:rsidRPr="00982845" w:rsidRDefault="009048F4" w:rsidP="009048F4">
      <w:pPr>
        <w:rPr>
          <w:rFonts w:eastAsia="DengXian"/>
          <w:i/>
          <w:iCs/>
          <w:lang w:eastAsia="zh-CN"/>
        </w:rPr>
      </w:pPr>
      <w:r w:rsidRPr="00982845">
        <w:rPr>
          <w:i/>
          <w:iCs/>
        </w:rPr>
        <w:t xml:space="preserve">Please refer to </w:t>
      </w:r>
      <w:hyperlink r:id="rId1070" w:history="1">
        <w:r w:rsidRPr="00982845">
          <w:rPr>
            <w:i/>
            <w:iCs/>
          </w:rPr>
          <w:t>RP-25</w:t>
        </w:r>
        <w:r w:rsidRPr="00982845">
          <w:rPr>
            <w:rFonts w:eastAsia="DengXian"/>
            <w:i/>
            <w:iCs/>
            <w:lang w:eastAsia="zh-CN"/>
          </w:rPr>
          <w:t>2</w:t>
        </w:r>
        <w:r w:rsidRPr="00982845">
          <w:rPr>
            <w:i/>
            <w:iCs/>
          </w:rPr>
          <w:t>8</w:t>
        </w:r>
        <w:r w:rsidRPr="00982845">
          <w:rPr>
            <w:rFonts w:eastAsia="DengXian"/>
            <w:i/>
            <w:iCs/>
            <w:lang w:eastAsia="zh-CN"/>
          </w:rPr>
          <w:t>19</w:t>
        </w:r>
      </w:hyperlink>
      <w:r w:rsidRPr="00982845">
        <w:rPr>
          <w:i/>
          <w:iCs/>
        </w:rPr>
        <w:t xml:space="preserve"> for detailed scope of the SI.</w:t>
      </w:r>
    </w:p>
    <w:p w14:paraId="78E47F49" w14:textId="77777777" w:rsidR="009048F4" w:rsidRPr="00982845" w:rsidRDefault="009048F4" w:rsidP="009048F4">
      <w:pPr>
        <w:rPr>
          <w:rFonts w:eastAsia="DengXian"/>
          <w:i/>
          <w:iCs/>
          <w:lang w:eastAsia="zh-CN"/>
        </w:rPr>
      </w:pPr>
    </w:p>
    <w:p w14:paraId="70F3FBF8" w14:textId="77EE8557" w:rsidR="009048F4" w:rsidRPr="00982845" w:rsidRDefault="004710F9" w:rsidP="009048F4">
      <w:hyperlink r:id="rId1071" w:history="1">
        <w:r>
          <w:rPr>
            <w:rStyle w:val="Hyperlink"/>
          </w:rPr>
          <w:t>R1-2507204</w:t>
        </w:r>
      </w:hyperlink>
      <w:r w:rsidR="009048F4" w:rsidRPr="00982845">
        <w:tab/>
        <w:t>Associating a detected object with its true counterpart in ISAC</w:t>
      </w:r>
      <w:r w:rsidR="009048F4" w:rsidRPr="00982845">
        <w:tab/>
        <w:t>Tejas Network Limited</w:t>
      </w:r>
    </w:p>
    <w:p w14:paraId="5B163B06" w14:textId="2A556961" w:rsidR="009048F4" w:rsidRPr="00982845" w:rsidRDefault="004710F9" w:rsidP="009048F4">
      <w:pPr>
        <w:ind w:left="1440" w:hanging="1440"/>
      </w:pPr>
      <w:hyperlink r:id="rId1072" w:history="1">
        <w:r>
          <w:rPr>
            <w:rStyle w:val="Hyperlink"/>
          </w:rPr>
          <w:t>R1-2507421</w:t>
        </w:r>
      </w:hyperlink>
      <w:r w:rsidR="009048F4" w:rsidRPr="00982845">
        <w:tab/>
        <w:t>Updated work plan for study on Integrated Sensing And Communication (ISAC) for NR</w:t>
      </w:r>
      <w:r w:rsidR="009048F4" w:rsidRPr="00982845">
        <w:tab/>
        <w:t>Xiaomi, China Telecom</w:t>
      </w:r>
    </w:p>
    <w:p w14:paraId="7EE33E9A" w14:textId="09F48AEA" w:rsidR="009048F4" w:rsidRDefault="004710F9" w:rsidP="009048F4">
      <w:hyperlink r:id="rId1073" w:history="1">
        <w:r>
          <w:rPr>
            <w:rStyle w:val="Hyperlink"/>
          </w:rPr>
          <w:t>R1-2507422</w:t>
        </w:r>
      </w:hyperlink>
      <w:r w:rsidR="009048F4" w:rsidRPr="00982845">
        <w:tab/>
      </w:r>
      <w:r w:rsidR="009048F4" w:rsidRPr="00B2677B">
        <w:rPr>
          <w:highlight w:val="green"/>
        </w:rPr>
        <w:t>Updated TR skeleton for study on Integrated Sensing And Communication (ISAC) for NR</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Xiaomi, China Telecom</w:t>
      </w:r>
    </w:p>
    <w:p w14:paraId="659FB1D6" w14:textId="77777777" w:rsidR="00B2677B" w:rsidRPr="00191564" w:rsidRDefault="00B2677B" w:rsidP="00B2677B">
      <w:pPr>
        <w:rPr>
          <w:rFonts w:eastAsia="DengXian"/>
          <w:b/>
          <w:bCs/>
          <w:lang w:eastAsia="zh-CN"/>
        </w:rPr>
      </w:pPr>
      <w:r w:rsidRPr="00191564">
        <w:rPr>
          <w:rFonts w:eastAsia="DengXian" w:hint="eastAsia"/>
          <w:b/>
          <w:bCs/>
          <w:highlight w:val="green"/>
          <w:lang w:eastAsia="zh-CN"/>
        </w:rPr>
        <w:t>A</w:t>
      </w:r>
      <w:r w:rsidRPr="00191564">
        <w:rPr>
          <w:rFonts w:eastAsia="DengXian"/>
          <w:b/>
          <w:bCs/>
          <w:highlight w:val="green"/>
          <w:lang w:eastAsia="zh-CN"/>
        </w:rPr>
        <w:t>greement</w:t>
      </w:r>
    </w:p>
    <w:p w14:paraId="3AA4F6E0" w14:textId="3A763D01" w:rsidR="00B2677B" w:rsidRPr="00982845" w:rsidRDefault="00B2677B" w:rsidP="00B2677B">
      <w:r>
        <w:rPr>
          <w:rFonts w:eastAsia="DengXian" w:hint="eastAsia"/>
          <w:lang w:eastAsia="zh-CN"/>
        </w:rPr>
        <w:t>T</w:t>
      </w:r>
      <w:r>
        <w:rPr>
          <w:rFonts w:eastAsia="DengXian"/>
          <w:lang w:eastAsia="zh-CN"/>
        </w:rPr>
        <w:t xml:space="preserve">he TR skeleton in </w:t>
      </w:r>
      <w:r w:rsidRPr="00191564">
        <w:rPr>
          <w:rFonts w:eastAsia="DengXian"/>
          <w:lang w:eastAsia="zh-CN"/>
        </w:rPr>
        <w:t>R1-2507422</w:t>
      </w:r>
      <w:r>
        <w:rPr>
          <w:rFonts w:eastAsia="DengXian"/>
          <w:lang w:eastAsia="zh-CN"/>
        </w:rPr>
        <w:t xml:space="preserve"> is endorsed.</w:t>
      </w:r>
    </w:p>
    <w:p w14:paraId="5C0193B0" w14:textId="77777777" w:rsidR="0053599D" w:rsidRPr="001A0567" w:rsidRDefault="0053599D" w:rsidP="0053599D">
      <w:pPr>
        <w:rPr>
          <w:lang w:val="en-US" w:eastAsia="x-none"/>
        </w:rPr>
      </w:pPr>
      <w:r w:rsidRPr="001A0567">
        <w:rPr>
          <w:lang w:val="en-US" w:eastAsia="x-none"/>
        </w:rPr>
        <w:t>[12</w:t>
      </w:r>
      <w:r w:rsidRPr="001A0567">
        <w:rPr>
          <w:rFonts w:eastAsia="DengXian" w:hint="eastAsia"/>
          <w:lang w:val="en-US" w:eastAsia="zh-CN"/>
        </w:rPr>
        <w:t>2bis</w:t>
      </w:r>
      <w:r w:rsidRPr="001A0567">
        <w:rPr>
          <w:lang w:val="en-US" w:eastAsia="x-none"/>
        </w:rPr>
        <w:t>-R</w:t>
      </w:r>
      <w:r w:rsidRPr="001A0567">
        <w:rPr>
          <w:rFonts w:eastAsia="DengXian" w:hint="eastAsia"/>
          <w:lang w:val="en-US" w:eastAsia="zh-CN"/>
        </w:rPr>
        <w:t>20</w:t>
      </w:r>
      <w:r w:rsidRPr="001A0567">
        <w:rPr>
          <w:lang w:val="en-US" w:eastAsia="x-none"/>
        </w:rPr>
        <w:t>-</w:t>
      </w:r>
      <w:r w:rsidRPr="001A0567">
        <w:rPr>
          <w:rFonts w:eastAsia="DengXian" w:hint="eastAsia"/>
          <w:lang w:val="en-US" w:eastAsia="zh-CN"/>
        </w:rPr>
        <w:t>ISAC</w:t>
      </w:r>
      <w:r w:rsidRPr="001A0567">
        <w:rPr>
          <w:lang w:val="en-US" w:eastAsia="x-none"/>
        </w:rPr>
        <w:t>] Email discussion on Rel-</w:t>
      </w:r>
      <w:r w:rsidRPr="001A0567">
        <w:rPr>
          <w:rFonts w:eastAsia="DengXian" w:hint="eastAsia"/>
          <w:lang w:val="en-US" w:eastAsia="zh-CN"/>
        </w:rPr>
        <w:t xml:space="preserve">20 ISAC </w:t>
      </w:r>
      <w:r w:rsidRPr="001A0567">
        <w:rPr>
          <w:lang w:val="en-US" w:eastAsia="x-none"/>
        </w:rPr>
        <w:t xml:space="preserve">– </w:t>
      </w:r>
      <w:r w:rsidRPr="001A0567">
        <w:rPr>
          <w:rFonts w:eastAsia="DengXian" w:hint="eastAsia"/>
          <w:lang w:val="en-US" w:eastAsia="zh-CN"/>
        </w:rPr>
        <w:t>Yingyang (Xiaomi)</w:t>
      </w:r>
    </w:p>
    <w:p w14:paraId="6EE58996" w14:textId="438BA86B" w:rsidR="009048F4" w:rsidRDefault="0053599D" w:rsidP="0053599D">
      <w:pPr>
        <w:rPr>
          <w:lang w:eastAsia="x-none"/>
        </w:rPr>
      </w:pPr>
      <w:r w:rsidRPr="001A0567">
        <w:rPr>
          <w:lang w:eastAsia="x-none"/>
        </w:rPr>
        <w:t>To be used for sharing updates on online/offline schedule, details on what is to be discussed in online/offline sessions, tdoc number of the moderator summary for online session, etc</w:t>
      </w:r>
    </w:p>
    <w:p w14:paraId="5351B957" w14:textId="74249169" w:rsidR="0053599D" w:rsidRPr="00274D64" w:rsidRDefault="004710F9" w:rsidP="0053599D">
      <w:pPr>
        <w:rPr>
          <w:rFonts w:eastAsia="DengXian"/>
          <w:b/>
          <w:bCs/>
          <w:lang w:eastAsia="zh-CN"/>
        </w:rPr>
      </w:pPr>
      <w:hyperlink r:id="rId1074" w:history="1">
        <w:r w:rsidRPr="00075F13">
          <w:rPr>
            <w:rStyle w:val="Hyperlink"/>
            <w:rFonts w:eastAsia="DengXian"/>
            <w:b/>
            <w:bCs/>
            <w:highlight w:val="green"/>
            <w:lang w:eastAsia="zh-CN"/>
          </w:rPr>
          <w:t>R1-2508159</w:t>
        </w:r>
      </w:hyperlink>
      <w:r w:rsidR="00274D64">
        <w:rPr>
          <w:rFonts w:eastAsia="DengXian"/>
          <w:b/>
          <w:bCs/>
          <w:lang w:eastAsia="zh-CN"/>
        </w:rPr>
        <w:tab/>
      </w:r>
      <w:r w:rsidR="00274D64" w:rsidRPr="00274D64">
        <w:rPr>
          <w:rFonts w:eastAsia="DengXian"/>
          <w:b/>
          <w:bCs/>
          <w:lang w:eastAsia="zh-CN"/>
        </w:rPr>
        <w:t>Session Notes of AI 10.5</w:t>
      </w:r>
      <w:r w:rsidR="00274D64">
        <w:rPr>
          <w:rFonts w:eastAsia="DengXian"/>
          <w:b/>
          <w:bCs/>
          <w:lang w:eastAsia="zh-CN"/>
        </w:rPr>
        <w:tab/>
      </w:r>
      <w:r w:rsidR="00274D64" w:rsidRPr="00274D64">
        <w:rPr>
          <w:rFonts w:eastAsia="DengXian"/>
          <w:b/>
          <w:bCs/>
          <w:lang w:eastAsia="zh-CN"/>
        </w:rPr>
        <w:t>Ad-Hoc Chair (Huawei)</w:t>
      </w:r>
    </w:p>
    <w:p w14:paraId="2A8BDB29" w14:textId="629150B5"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5C4AA42E" w14:textId="77777777" w:rsidR="00075F13" w:rsidRPr="00982845" w:rsidRDefault="00075F13" w:rsidP="0053599D">
      <w:pPr>
        <w:rPr>
          <w:rFonts w:eastAsia="DengXian"/>
          <w:lang w:eastAsia="zh-CN"/>
        </w:rPr>
      </w:pPr>
    </w:p>
    <w:p w14:paraId="76DC3234" w14:textId="77777777" w:rsidR="009048F4" w:rsidRPr="00982845" w:rsidRDefault="009048F4" w:rsidP="004331CD">
      <w:pPr>
        <w:pStyle w:val="Heading3"/>
        <w:numPr>
          <w:ilvl w:val="2"/>
          <w:numId w:val="98"/>
        </w:numPr>
        <w:ind w:left="1080" w:hanging="1080"/>
        <w:rPr>
          <w:szCs w:val="24"/>
          <w:lang w:eastAsia="zh-CN"/>
        </w:rPr>
      </w:pPr>
      <w:bookmarkStart w:id="1115" w:name="_Toc210658581"/>
      <w:bookmarkStart w:id="1116" w:name="_Toc210658679"/>
      <w:bookmarkStart w:id="1117" w:name="_Toc210659397"/>
      <w:bookmarkStart w:id="1118" w:name="_Toc211860374"/>
      <w:bookmarkStart w:id="1119" w:name="_Toc211860664"/>
      <w:bookmarkStart w:id="1120" w:name="_Toc211860883"/>
      <w:bookmarkStart w:id="1121" w:name="_Toc211861104"/>
      <w:bookmarkStart w:id="1122" w:name="_Toc211861510"/>
      <w:bookmarkStart w:id="1123" w:name="_Toc211861680"/>
      <w:bookmarkStart w:id="1124" w:name="_Toc211861896"/>
      <w:bookmarkStart w:id="1125" w:name="_Toc211861988"/>
      <w:bookmarkStart w:id="1126" w:name="_Toc211862387"/>
      <w:bookmarkStart w:id="1127" w:name="_Toc211862541"/>
      <w:r w:rsidRPr="00982845">
        <w:t>Evaluation assumptions and performance evaluation</w:t>
      </w:r>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787EF8B0" w14:textId="77777777" w:rsidR="009048F4" w:rsidRPr="00982845" w:rsidRDefault="009048F4" w:rsidP="009048F4">
      <w:pPr>
        <w:rPr>
          <w:rFonts w:eastAsia="DengXian"/>
          <w:i/>
          <w:iCs/>
          <w:lang w:eastAsia="zh-CN"/>
        </w:rPr>
      </w:pPr>
      <w:r w:rsidRPr="00982845">
        <w:rPr>
          <w:rFonts w:eastAsia="DengXian"/>
          <w:i/>
          <w:iCs/>
          <w:lang w:eastAsia="zh-CN"/>
        </w:rPr>
        <w:t xml:space="preserve">Including study of </w:t>
      </w:r>
      <w:r w:rsidRPr="00982845">
        <w:rPr>
          <w:i/>
          <w:iCs/>
        </w:rPr>
        <w:t>metrics, measurements, and relevant measurement quantization for UAV use case</w:t>
      </w:r>
      <w:r w:rsidRPr="00982845">
        <w:rPr>
          <w:rFonts w:eastAsia="DengXian"/>
          <w:i/>
          <w:iCs/>
          <w:lang w:eastAsia="zh-CN"/>
        </w:rPr>
        <w:t>.</w:t>
      </w:r>
    </w:p>
    <w:p w14:paraId="73B02679" w14:textId="77777777" w:rsidR="001D2E2D" w:rsidRPr="0037057D" w:rsidRDefault="001D2E2D" w:rsidP="001D2E2D">
      <w:pPr>
        <w:pStyle w:val="3GPPNormalText"/>
        <w:spacing w:after="0"/>
        <w:rPr>
          <w:b/>
          <w:bCs/>
          <w:sz w:val="20"/>
          <w:highlight w:val="green"/>
          <w:lang w:val="en-CA"/>
        </w:rPr>
      </w:pPr>
      <w:r w:rsidRPr="0037057D">
        <w:rPr>
          <w:b/>
          <w:bCs/>
          <w:sz w:val="20"/>
          <w:highlight w:val="green"/>
          <w:lang w:val="en-CA"/>
        </w:rPr>
        <w:t>Agreement</w:t>
      </w:r>
    </w:p>
    <w:p w14:paraId="47C0E06D" w14:textId="77777777" w:rsidR="001D2E2D" w:rsidRPr="000C52A5" w:rsidRDefault="001D2E2D" w:rsidP="001D2E2D">
      <w:pPr>
        <w:suppressAutoHyphens/>
        <w:rPr>
          <w:rFonts w:eastAsiaTheme="minorEastAsia"/>
          <w:kern w:val="2"/>
          <w:lang w:eastAsia="zh-CN"/>
        </w:rPr>
      </w:pPr>
      <w:r w:rsidRPr="000C52A5">
        <w:rPr>
          <w:rFonts w:eastAsiaTheme="minorEastAsia"/>
          <w:lang w:eastAsia="zh-CN"/>
        </w:rPr>
        <w:t xml:space="preserve">On False alarm probability Type 2 </w:t>
      </w:r>
      <w:r w:rsidRPr="000C52A5">
        <w:rPr>
          <w:rFonts w:eastAsiaTheme="minorEastAsia"/>
          <w:lang w:val="en-US" w:eastAsia="zh-CN"/>
        </w:rPr>
        <w:t>(targets dropped in simulation area)</w:t>
      </w:r>
      <w:r w:rsidRPr="000C52A5">
        <w:rPr>
          <w:rFonts w:eastAsiaTheme="minorEastAsia"/>
          <w:lang w:eastAsia="zh-CN"/>
        </w:rPr>
        <w:t xml:space="preserve">, the parameter </w:t>
      </w:r>
      <m:oMath>
        <m:r>
          <w:rPr>
            <w:rFonts w:ascii="Cambria Math" w:eastAsiaTheme="minorEastAsia" w:hAnsi="Cambria Math"/>
            <w:lang w:eastAsia="zh-CN"/>
          </w:rPr>
          <m:t>K</m:t>
        </m:r>
      </m:oMath>
      <w:r w:rsidRPr="000C52A5">
        <w:rPr>
          <w:rFonts w:eastAsiaTheme="minorEastAsia"/>
          <w:lang w:eastAsia="zh-CN"/>
        </w:rPr>
        <w:t xml:space="preserve"> is the number of drops with at least one detected object.</w:t>
      </w:r>
    </w:p>
    <w:p w14:paraId="237664E6" w14:textId="2770E90D" w:rsidR="001D2E2D" w:rsidRPr="000C52A5" w:rsidRDefault="001D2E2D" w:rsidP="001D2E2D">
      <w:pPr>
        <w:pStyle w:val="3GPPNormalText"/>
        <w:spacing w:after="0"/>
        <w:rPr>
          <w:b/>
          <w:bCs/>
          <w:sz w:val="20"/>
        </w:rPr>
      </w:pPr>
      <w:r>
        <w:rPr>
          <w:b/>
          <w:bCs/>
          <w:sz w:val="20"/>
          <w:lang w:val="en-CA"/>
        </w:rPr>
        <w:t>Conclusion:</w:t>
      </w:r>
    </w:p>
    <w:p w14:paraId="100993B7" w14:textId="77777777" w:rsidR="001D2E2D" w:rsidRPr="000C52A5" w:rsidRDefault="001D2E2D" w:rsidP="001D2E2D">
      <w:pPr>
        <w:suppressAutoHyphens/>
        <w:rPr>
          <w:rFonts w:eastAsiaTheme="minorEastAsia"/>
          <w:lang w:eastAsia="zh-CN"/>
        </w:rPr>
      </w:pPr>
      <w:r w:rsidRPr="000C52A5">
        <w:rPr>
          <w:rFonts w:eastAsiaTheme="minorEastAsia"/>
          <w:lang w:val="en-US" w:eastAsia="zh-CN"/>
        </w:rPr>
        <w:t>Sensing resolution</w:t>
      </w:r>
      <w:r w:rsidRPr="000C52A5">
        <w:rPr>
          <w:rFonts w:eastAsiaTheme="minorEastAsia"/>
          <w:lang w:eastAsia="zh-CN"/>
        </w:rPr>
        <w:t xml:space="preserve"> is not considered as a performance metric for evaluation of NR ISAC. </w:t>
      </w:r>
    </w:p>
    <w:p w14:paraId="42F45BFA" w14:textId="77777777" w:rsidR="001D2E2D" w:rsidRPr="0037057D" w:rsidRDefault="001D2E2D" w:rsidP="001D2E2D">
      <w:pPr>
        <w:pStyle w:val="3GPPNormalText"/>
        <w:spacing w:after="0"/>
        <w:rPr>
          <w:b/>
          <w:bCs/>
          <w:sz w:val="20"/>
          <w:highlight w:val="green"/>
          <w:lang w:val="en-CA"/>
        </w:rPr>
      </w:pPr>
      <w:r w:rsidRPr="0037057D">
        <w:rPr>
          <w:b/>
          <w:bCs/>
          <w:sz w:val="20"/>
          <w:highlight w:val="green"/>
          <w:lang w:val="en-CA"/>
        </w:rPr>
        <w:t>Agreement</w:t>
      </w:r>
    </w:p>
    <w:p w14:paraId="33796EB9" w14:textId="77777777" w:rsidR="001D2E2D" w:rsidRPr="000C52A5" w:rsidRDefault="001D2E2D" w:rsidP="001D2E2D">
      <w:pPr>
        <w:suppressAutoHyphens/>
        <w:rPr>
          <w:rFonts w:eastAsiaTheme="minorEastAsia"/>
          <w:lang w:eastAsia="zh-CN"/>
        </w:rPr>
      </w:pPr>
      <w:r w:rsidRPr="000C52A5">
        <w:rPr>
          <w:rFonts w:eastAsiaTheme="minorEastAsia"/>
          <w:lang w:eastAsia="zh-CN"/>
        </w:rPr>
        <w:t xml:space="preserve">The following evaluation parameters are agreed for the evaluation on NR ISAC. </w:t>
      </w:r>
    </w:p>
    <w:tbl>
      <w:tblPr>
        <w:tblW w:w="4027"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3"/>
        <w:gridCol w:w="3232"/>
        <w:gridCol w:w="3387"/>
      </w:tblGrid>
      <w:tr w:rsidR="001D2E2D" w14:paraId="057E1AA9" w14:textId="77777777" w:rsidTr="00233CF5">
        <w:trPr>
          <w:trHeight w:val="114"/>
        </w:trPr>
        <w:tc>
          <w:tcPr>
            <w:tcW w:w="1070" w:type="pct"/>
            <w:shd w:val="clear" w:color="auto" w:fill="BFBFBF" w:themeFill="background1" w:themeFillShade="BF"/>
            <w:vAlign w:val="center"/>
          </w:tcPr>
          <w:p w14:paraId="54996E12"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Parameters</w:t>
            </w:r>
          </w:p>
        </w:tc>
        <w:tc>
          <w:tcPr>
            <w:tcW w:w="3930" w:type="pct"/>
            <w:gridSpan w:val="2"/>
            <w:shd w:val="clear" w:color="auto" w:fill="BFBFBF" w:themeFill="background1" w:themeFillShade="BF"/>
            <w:vAlign w:val="center"/>
          </w:tcPr>
          <w:p w14:paraId="1D209197"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 xml:space="preserve">Assumptions </w:t>
            </w:r>
          </w:p>
        </w:tc>
      </w:tr>
      <w:tr w:rsidR="001D2E2D" w14:paraId="25552492" w14:textId="77777777" w:rsidTr="00233CF5">
        <w:trPr>
          <w:trHeight w:val="1899"/>
        </w:trPr>
        <w:tc>
          <w:tcPr>
            <w:tcW w:w="1070" w:type="pct"/>
            <w:vMerge w:val="restart"/>
            <w:vAlign w:val="center"/>
          </w:tcPr>
          <w:p w14:paraId="51D17FD6"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BS antenna configuration</w:t>
            </w:r>
          </w:p>
        </w:tc>
        <w:tc>
          <w:tcPr>
            <w:tcW w:w="1919" w:type="pct"/>
            <w:vAlign w:val="center"/>
          </w:tcPr>
          <w:p w14:paraId="6D2228A7" w14:textId="77777777" w:rsidR="001D2E2D" w:rsidRPr="000C40A1" w:rsidRDefault="001D2E2D" w:rsidP="00233CF5">
            <w:pPr>
              <w:snapToGrid w:val="0"/>
              <w:rPr>
                <w:rFonts w:ascii="Arial" w:eastAsia="DengXian" w:hAnsi="Arial" w:cs="Arial"/>
                <w:sz w:val="18"/>
                <w:szCs w:val="18"/>
                <w:lang w:eastAsia="zh-CN"/>
              </w:rPr>
            </w:pPr>
            <w:r w:rsidRPr="000C40A1">
              <w:rPr>
                <w:rFonts w:ascii="Arial" w:eastAsia="DengXian" w:hAnsi="Arial" w:cs="Arial"/>
                <w:sz w:val="18"/>
                <w:szCs w:val="18"/>
                <w:lang w:eastAsia="zh-CN"/>
              </w:rPr>
              <w:t>For 4GHz, 4.9GHz:</w:t>
            </w:r>
          </w:p>
          <w:p w14:paraId="527E8ECB" w14:textId="77777777" w:rsidR="001D2E2D" w:rsidRPr="000C40A1" w:rsidRDefault="001D2E2D" w:rsidP="001D2E2D">
            <w:pPr>
              <w:pStyle w:val="ListParagraph"/>
              <w:numPr>
                <w:ilvl w:val="0"/>
                <w:numId w:val="198"/>
              </w:numPr>
              <w:suppressAutoHyphens/>
              <w:overflowPunct/>
              <w:autoSpaceDE/>
              <w:autoSpaceDN/>
              <w:snapToGrid w:val="0"/>
              <w:spacing w:after="0"/>
              <w:ind w:left="36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Option 1 as optional </w:t>
            </w:r>
          </w:p>
          <w:p w14:paraId="5C38F2F6"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Tx: (12,16, 2,1,1;2,16) </w:t>
            </w:r>
          </w:p>
          <w:p w14:paraId="0FCDB2D1"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Rx: (12,16,2,1,1;2,16)</w:t>
            </w:r>
          </w:p>
          <w:p w14:paraId="6151C188" w14:textId="77777777" w:rsidR="001D2E2D" w:rsidRPr="000C40A1" w:rsidRDefault="001D2E2D" w:rsidP="001D2E2D">
            <w:pPr>
              <w:pStyle w:val="ListParagraph"/>
              <w:numPr>
                <w:ilvl w:val="0"/>
                <w:numId w:val="198"/>
              </w:numPr>
              <w:suppressAutoHyphens/>
              <w:overflowPunct/>
              <w:autoSpaceDE/>
              <w:autoSpaceDN/>
              <w:snapToGrid w:val="0"/>
              <w:spacing w:after="0"/>
              <w:ind w:left="36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Option 2 </w:t>
            </w:r>
          </w:p>
          <w:p w14:paraId="187A74CC"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Tx: (8,8,2,1,1;4,8)</w:t>
            </w:r>
          </w:p>
          <w:p w14:paraId="2CDF6949"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Rx: (8,8,2,1,1;4,8)</w:t>
            </w:r>
          </w:p>
        </w:tc>
        <w:tc>
          <w:tcPr>
            <w:tcW w:w="2011" w:type="pct"/>
            <w:vAlign w:val="center"/>
          </w:tcPr>
          <w:p w14:paraId="11D6F1AF" w14:textId="77777777" w:rsidR="001D2E2D" w:rsidRPr="000C40A1" w:rsidRDefault="001D2E2D" w:rsidP="00233CF5">
            <w:pPr>
              <w:rPr>
                <w:rFonts w:ascii="Arial" w:eastAsia="DengXian" w:hAnsi="Arial" w:cs="Arial"/>
                <w:sz w:val="18"/>
                <w:szCs w:val="18"/>
                <w:lang w:eastAsia="zh-CN"/>
              </w:rPr>
            </w:pPr>
            <w:r w:rsidRPr="000C40A1">
              <w:rPr>
                <w:rFonts w:ascii="Arial" w:eastAsia="DengXian" w:hAnsi="Arial" w:cs="Arial"/>
                <w:sz w:val="18"/>
                <w:szCs w:val="18"/>
                <w:lang w:eastAsia="zh-CN"/>
              </w:rPr>
              <w:t xml:space="preserve">For 6GHz: </w:t>
            </w:r>
          </w:p>
          <w:p w14:paraId="7E028A15" w14:textId="77777777" w:rsidR="001D2E2D" w:rsidRPr="000C40A1" w:rsidRDefault="001D2E2D" w:rsidP="001D2E2D">
            <w:pPr>
              <w:pStyle w:val="ListParagraph"/>
              <w:numPr>
                <w:ilvl w:val="0"/>
                <w:numId w:val="198"/>
              </w:numPr>
              <w:suppressAutoHyphens/>
              <w:overflowPunct/>
              <w:autoSpaceDE/>
              <w:autoSpaceDN/>
              <w:snapToGrid w:val="0"/>
              <w:spacing w:after="0"/>
              <w:ind w:left="36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Option 1 as optional  </w:t>
            </w:r>
          </w:p>
          <w:p w14:paraId="42783AB8"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Tx: (16,16, 2,1,1;4,16) </w:t>
            </w:r>
          </w:p>
          <w:p w14:paraId="19717EAF"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Rx: (16,16,2,1,1;4,16)</w:t>
            </w:r>
          </w:p>
          <w:p w14:paraId="3215D13F" w14:textId="77777777" w:rsidR="001D2E2D" w:rsidRPr="000C40A1" w:rsidRDefault="001D2E2D" w:rsidP="001D2E2D">
            <w:pPr>
              <w:pStyle w:val="ListParagraph"/>
              <w:numPr>
                <w:ilvl w:val="0"/>
                <w:numId w:val="198"/>
              </w:numPr>
              <w:suppressAutoHyphens/>
              <w:overflowPunct/>
              <w:autoSpaceDE/>
              <w:autoSpaceDN/>
              <w:snapToGrid w:val="0"/>
              <w:spacing w:after="0"/>
              <w:ind w:left="36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 xml:space="preserve">Option 2: </w:t>
            </w:r>
          </w:p>
          <w:p w14:paraId="0A093748"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Tx: (8,8,2,1,1;4,8)</w:t>
            </w:r>
          </w:p>
          <w:p w14:paraId="1E9A6D05" w14:textId="77777777" w:rsidR="001D2E2D" w:rsidRPr="000C40A1" w:rsidRDefault="001D2E2D" w:rsidP="001D2E2D">
            <w:pPr>
              <w:pStyle w:val="ListParagraph"/>
              <w:numPr>
                <w:ilvl w:val="1"/>
                <w:numId w:val="199"/>
              </w:numPr>
              <w:suppressAutoHyphens/>
              <w:overflowPunct/>
              <w:autoSpaceDE/>
              <w:autoSpaceDN/>
              <w:snapToGrid w:val="0"/>
              <w:spacing w:after="0"/>
              <w:contextualSpacing w:val="0"/>
              <w:textAlignment w:val="auto"/>
              <w:rPr>
                <w:rFonts w:ascii="Arial" w:eastAsia="DengXian" w:hAnsi="Arial" w:cs="Arial"/>
                <w:sz w:val="18"/>
                <w:szCs w:val="18"/>
                <w:lang w:eastAsia="zh-CN"/>
              </w:rPr>
            </w:pPr>
            <w:r w:rsidRPr="000C40A1">
              <w:rPr>
                <w:rFonts w:ascii="Arial" w:eastAsia="DengXian" w:hAnsi="Arial" w:cs="Arial"/>
                <w:sz w:val="18"/>
                <w:szCs w:val="18"/>
                <w:lang w:eastAsia="zh-CN"/>
              </w:rPr>
              <w:t>Rx: (8,8,2,1,1;4,8)</w:t>
            </w:r>
          </w:p>
        </w:tc>
      </w:tr>
      <w:tr w:rsidR="001D2E2D" w14:paraId="6D26187B" w14:textId="77777777" w:rsidTr="00233CF5">
        <w:trPr>
          <w:trHeight w:val="262"/>
        </w:trPr>
        <w:tc>
          <w:tcPr>
            <w:tcW w:w="1070" w:type="pct"/>
            <w:vMerge/>
            <w:vAlign w:val="center"/>
          </w:tcPr>
          <w:p w14:paraId="4E68C104" w14:textId="77777777" w:rsidR="001D2E2D" w:rsidRDefault="001D2E2D" w:rsidP="00233CF5">
            <w:pPr>
              <w:snapToGrid w:val="0"/>
              <w:rPr>
                <w:rFonts w:ascii="Arial" w:eastAsia="DengXian" w:hAnsi="Arial" w:cs="Arial"/>
                <w:b/>
                <w:bCs/>
                <w:color w:val="000000" w:themeColor="text1"/>
                <w:sz w:val="18"/>
                <w:szCs w:val="18"/>
              </w:rPr>
            </w:pPr>
          </w:p>
        </w:tc>
        <w:tc>
          <w:tcPr>
            <w:tcW w:w="3930" w:type="pct"/>
            <w:gridSpan w:val="2"/>
            <w:vAlign w:val="center"/>
          </w:tcPr>
          <w:p w14:paraId="23C19756" w14:textId="77777777" w:rsidR="001D2E2D" w:rsidRPr="000C40A1" w:rsidRDefault="001D2E2D" w:rsidP="00233CF5">
            <w:pPr>
              <w:snapToGrid w:val="0"/>
              <w:rPr>
                <w:rFonts w:ascii="Arial" w:hAnsi="Arial" w:cs="Arial"/>
                <w:sz w:val="18"/>
                <w:szCs w:val="18"/>
                <w:lang w:val="pt-BR"/>
              </w:rPr>
            </w:pPr>
            <w:r w:rsidRPr="000C40A1">
              <w:rPr>
                <w:rFonts w:ascii="Arial" w:eastAsia="DengXian" w:hAnsi="Arial" w:cs="Arial" w:hint="eastAsia"/>
                <w:sz w:val="18"/>
                <w:szCs w:val="18"/>
                <w:lang w:val="en-CA"/>
              </w:rPr>
              <w:t>M</w:t>
            </w:r>
            <w:r w:rsidRPr="000C40A1">
              <w:rPr>
                <w:rFonts w:ascii="Arial" w:eastAsia="DengXian" w:hAnsi="Arial" w:cs="Arial"/>
                <w:sz w:val="18"/>
                <w:szCs w:val="18"/>
                <w:lang w:val="en-CA"/>
              </w:rPr>
              <w:t xml:space="preserve">andatory: </w:t>
            </w:r>
            <m:oMath>
              <m:d>
                <m:dPr>
                  <m:ctrlPr>
                    <w:rPr>
                      <w:rFonts w:ascii="Cambria Math" w:hAnsi="Cambria Math" w:cs="Arial"/>
                      <w:i/>
                      <w:sz w:val="18"/>
                      <w:szCs w:val="18"/>
                    </w:rPr>
                  </m:ctrlPr>
                </m:dPr>
                <m:e>
                  <m:sSub>
                    <m:sSubPr>
                      <m:ctrlPr>
                        <w:rPr>
                          <w:rFonts w:ascii="Cambria Math" w:hAnsi="Cambria Math" w:cs="Arial"/>
                          <w:i/>
                          <w:sz w:val="18"/>
                          <w:szCs w:val="18"/>
                        </w:rPr>
                      </m:ctrlPr>
                    </m:sSubPr>
                    <m:e>
                      <m:r>
                        <m:rPr>
                          <m:sty m:val="p"/>
                        </m:rPr>
                        <w:rPr>
                          <w:rFonts w:ascii="Cambria Math" w:hAnsi="Cambria Math" w:cs="Arial"/>
                          <w:sz w:val="18"/>
                          <w:szCs w:val="18"/>
                          <w:lang w:val="en-CA"/>
                        </w:rPr>
                        <m:t>d</m:t>
                      </m:r>
                    </m:e>
                    <m:sub>
                      <m:r>
                        <m:rPr>
                          <m:sty m:val="p"/>
                        </m:rPr>
                        <w:rPr>
                          <w:rFonts w:ascii="Cambria Math" w:hAnsi="Cambria Math" w:cs="Arial"/>
                          <w:sz w:val="18"/>
                          <w:szCs w:val="18"/>
                          <w:lang w:val="en-CA"/>
                        </w:rPr>
                        <m:t>H</m:t>
                      </m:r>
                    </m:sub>
                  </m:sSub>
                  <m:r>
                    <m:rPr>
                      <m:sty m:val="p"/>
                    </m:rPr>
                    <w:rPr>
                      <w:rFonts w:ascii="Cambria Math" w:hAnsi="Cambria Math" w:cs="Arial"/>
                      <w:sz w:val="18"/>
                      <w:szCs w:val="18"/>
                      <w:lang w:val="en-CA"/>
                    </w:rPr>
                    <m:t>,</m:t>
                  </m:r>
                  <m:sSub>
                    <m:sSubPr>
                      <m:ctrlPr>
                        <w:rPr>
                          <w:rFonts w:ascii="Cambria Math" w:hAnsi="Cambria Math" w:cs="Arial"/>
                          <w:i/>
                          <w:sz w:val="18"/>
                          <w:szCs w:val="18"/>
                        </w:rPr>
                      </m:ctrlPr>
                    </m:sSubPr>
                    <m:e>
                      <m:r>
                        <m:rPr>
                          <m:sty m:val="p"/>
                        </m:rPr>
                        <w:rPr>
                          <w:rFonts w:ascii="Cambria Math" w:hAnsi="Cambria Math" w:cs="Arial"/>
                          <w:sz w:val="18"/>
                          <w:szCs w:val="18"/>
                          <w:lang w:val="en-CA"/>
                        </w:rPr>
                        <m:t>d</m:t>
                      </m:r>
                    </m:e>
                    <m:sub>
                      <m:r>
                        <m:rPr>
                          <m:sty m:val="p"/>
                        </m:rPr>
                        <w:rPr>
                          <w:rFonts w:ascii="Cambria Math" w:hAnsi="Cambria Math" w:cs="Arial"/>
                          <w:sz w:val="18"/>
                          <w:szCs w:val="18"/>
                          <w:lang w:val="en-CA"/>
                        </w:rPr>
                        <m:t>V</m:t>
                      </m:r>
                    </m:sub>
                  </m:sSub>
                </m:e>
              </m:d>
            </m:oMath>
            <w:r w:rsidRPr="000C40A1">
              <w:rPr>
                <w:rFonts w:ascii="Arial" w:hAnsi="Arial" w:cs="Arial"/>
                <w:sz w:val="18"/>
                <w:szCs w:val="18"/>
                <w:lang w:val="pt-BR"/>
              </w:rPr>
              <w:t xml:space="preserve"> = (0.5, 0.8)λ, +45°/-45° polarization</w:t>
            </w:r>
          </w:p>
          <w:p w14:paraId="54D792C3" w14:textId="77777777" w:rsidR="001D2E2D" w:rsidRPr="000C40A1" w:rsidRDefault="001D2E2D" w:rsidP="00233CF5">
            <w:pPr>
              <w:snapToGrid w:val="0"/>
              <w:rPr>
                <w:rFonts w:ascii="Arial" w:hAnsi="Arial" w:cs="Arial"/>
                <w:sz w:val="18"/>
                <w:szCs w:val="18"/>
                <w:lang w:val="pt-BR"/>
              </w:rPr>
            </w:pPr>
            <w:r w:rsidRPr="000C40A1">
              <w:rPr>
                <w:rFonts w:ascii="Arial" w:eastAsia="DengXian" w:hAnsi="Arial" w:cs="Arial"/>
                <w:sz w:val="18"/>
                <w:szCs w:val="18"/>
                <w:lang w:val="en-CA"/>
              </w:rPr>
              <w:t xml:space="preserve">Optional: </w:t>
            </w:r>
            <m:oMath>
              <m:d>
                <m:dPr>
                  <m:ctrlPr>
                    <w:rPr>
                      <w:rFonts w:ascii="Cambria Math" w:hAnsi="Cambria Math" w:cs="Arial"/>
                      <w:i/>
                      <w:sz w:val="18"/>
                      <w:szCs w:val="18"/>
                    </w:rPr>
                  </m:ctrlPr>
                </m:dPr>
                <m:e>
                  <m:sSub>
                    <m:sSubPr>
                      <m:ctrlPr>
                        <w:rPr>
                          <w:rFonts w:ascii="Cambria Math" w:hAnsi="Cambria Math" w:cs="Arial"/>
                          <w:i/>
                          <w:sz w:val="18"/>
                          <w:szCs w:val="18"/>
                        </w:rPr>
                      </m:ctrlPr>
                    </m:sSubPr>
                    <m:e>
                      <m:r>
                        <m:rPr>
                          <m:sty m:val="p"/>
                        </m:rPr>
                        <w:rPr>
                          <w:rFonts w:ascii="Cambria Math" w:hAnsi="Cambria Math" w:cs="Arial"/>
                          <w:sz w:val="18"/>
                          <w:szCs w:val="18"/>
                          <w:lang w:val="en-CA"/>
                        </w:rPr>
                        <m:t>d</m:t>
                      </m:r>
                    </m:e>
                    <m:sub>
                      <m:r>
                        <m:rPr>
                          <m:sty m:val="p"/>
                        </m:rPr>
                        <w:rPr>
                          <w:rFonts w:ascii="Cambria Math" w:hAnsi="Cambria Math" w:cs="Arial"/>
                          <w:sz w:val="18"/>
                          <w:szCs w:val="18"/>
                          <w:lang w:val="en-CA"/>
                        </w:rPr>
                        <m:t>H</m:t>
                      </m:r>
                    </m:sub>
                  </m:sSub>
                  <m:r>
                    <m:rPr>
                      <m:sty m:val="p"/>
                    </m:rPr>
                    <w:rPr>
                      <w:rFonts w:ascii="Cambria Math" w:hAnsi="Cambria Math" w:cs="Arial"/>
                      <w:sz w:val="18"/>
                      <w:szCs w:val="18"/>
                      <w:lang w:val="en-CA"/>
                    </w:rPr>
                    <m:t>,</m:t>
                  </m:r>
                  <m:sSub>
                    <m:sSubPr>
                      <m:ctrlPr>
                        <w:rPr>
                          <w:rFonts w:ascii="Cambria Math" w:hAnsi="Cambria Math" w:cs="Arial"/>
                          <w:i/>
                          <w:sz w:val="18"/>
                          <w:szCs w:val="18"/>
                        </w:rPr>
                      </m:ctrlPr>
                    </m:sSubPr>
                    <m:e>
                      <m:r>
                        <m:rPr>
                          <m:sty m:val="p"/>
                        </m:rPr>
                        <w:rPr>
                          <w:rFonts w:ascii="Cambria Math" w:hAnsi="Cambria Math" w:cs="Arial"/>
                          <w:sz w:val="18"/>
                          <w:szCs w:val="18"/>
                          <w:lang w:val="en-CA"/>
                        </w:rPr>
                        <m:t>d</m:t>
                      </m:r>
                    </m:e>
                    <m:sub>
                      <m:r>
                        <m:rPr>
                          <m:sty m:val="p"/>
                        </m:rPr>
                        <w:rPr>
                          <w:rFonts w:ascii="Cambria Math" w:hAnsi="Cambria Math" w:cs="Arial"/>
                          <w:sz w:val="18"/>
                          <w:szCs w:val="18"/>
                          <w:lang w:val="en-CA"/>
                        </w:rPr>
                        <m:t>V</m:t>
                      </m:r>
                    </m:sub>
                  </m:sSub>
                </m:e>
              </m:d>
            </m:oMath>
            <w:r w:rsidRPr="000C40A1">
              <w:rPr>
                <w:rFonts w:ascii="Arial" w:hAnsi="Arial" w:cs="Arial"/>
                <w:sz w:val="18"/>
                <w:szCs w:val="18"/>
                <w:lang w:val="pt-BR"/>
              </w:rPr>
              <w:t xml:space="preserve"> = (0.5, 0.5)λ, +45°/-45° polarization</w:t>
            </w:r>
          </w:p>
        </w:tc>
      </w:tr>
    </w:tbl>
    <w:p w14:paraId="6986181F" w14:textId="77777777" w:rsidR="001D2E2D" w:rsidRDefault="001D2E2D" w:rsidP="001D2E2D">
      <w:pPr>
        <w:pStyle w:val="3GPPAgreements"/>
        <w:numPr>
          <w:ilvl w:val="0"/>
          <w:numId w:val="0"/>
        </w:numPr>
        <w:spacing w:after="0"/>
        <w:ind w:left="284" w:hanging="284"/>
        <w:rPr>
          <w:sz w:val="20"/>
          <w:lang w:val="en-GB"/>
        </w:rPr>
      </w:pPr>
      <w:r>
        <w:rPr>
          <w:rFonts w:hint="eastAsia"/>
          <w:sz w:val="20"/>
          <w:lang w:val="en-GB"/>
        </w:rPr>
        <w:t>N</w:t>
      </w:r>
      <w:r>
        <w:rPr>
          <w:sz w:val="20"/>
          <w:lang w:val="en-GB"/>
        </w:rPr>
        <w:t>o</w:t>
      </w:r>
      <w:r>
        <w:rPr>
          <w:rFonts w:hint="eastAsia"/>
          <w:sz w:val="20"/>
          <w:lang w:val="en-GB"/>
        </w:rPr>
        <w:t xml:space="preserve">te: Tx antenna elements and Rx antenna elements are operating </w:t>
      </w:r>
      <w:r>
        <w:rPr>
          <w:sz w:val="20"/>
          <w:lang w:val="en-GB"/>
        </w:rPr>
        <w:t>simultaneously</w:t>
      </w:r>
      <w:r>
        <w:rPr>
          <w:rFonts w:hint="eastAsia"/>
          <w:sz w:val="20"/>
          <w:lang w:val="en-GB"/>
        </w:rPr>
        <w:t xml:space="preserve"> </w:t>
      </w:r>
    </w:p>
    <w:p w14:paraId="58585DC3" w14:textId="77777777" w:rsidR="001D2E2D" w:rsidRPr="000C52A5" w:rsidRDefault="001D2E2D" w:rsidP="001D2E2D"/>
    <w:p w14:paraId="5111EF62" w14:textId="77777777" w:rsidR="001D2E2D" w:rsidRPr="0037057D" w:rsidRDefault="001D2E2D" w:rsidP="001D2E2D">
      <w:pPr>
        <w:pStyle w:val="3GPPNormalText"/>
        <w:spacing w:after="0"/>
        <w:rPr>
          <w:b/>
          <w:bCs/>
          <w:sz w:val="20"/>
          <w:highlight w:val="green"/>
          <w:lang w:val="en-CA"/>
        </w:rPr>
      </w:pPr>
      <w:r w:rsidRPr="0037057D">
        <w:rPr>
          <w:b/>
          <w:bCs/>
          <w:sz w:val="20"/>
          <w:highlight w:val="green"/>
          <w:lang w:val="en-CA"/>
        </w:rPr>
        <w:t>Agreement</w:t>
      </w:r>
    </w:p>
    <w:p w14:paraId="381971DF" w14:textId="77777777" w:rsidR="001D2E2D" w:rsidRPr="000C52A5" w:rsidRDefault="001D2E2D" w:rsidP="001D2E2D">
      <w:pPr>
        <w:suppressAutoHyphens/>
        <w:rPr>
          <w:rFonts w:eastAsiaTheme="minorEastAsia"/>
          <w:lang w:eastAsia="zh-CN"/>
        </w:rPr>
      </w:pPr>
      <w:r w:rsidRPr="000C52A5">
        <w:rPr>
          <w:rFonts w:eastAsiaTheme="minorEastAsia"/>
          <w:lang w:eastAsia="zh-CN"/>
        </w:rPr>
        <w:t>The following evaluation parameters are agreed for the evaluation on NR ISAC.</w:t>
      </w:r>
    </w:p>
    <w:tbl>
      <w:tblPr>
        <w:tblW w:w="4027"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0"/>
        <w:gridCol w:w="5082"/>
      </w:tblGrid>
      <w:tr w:rsidR="001D2E2D" w14:paraId="6B48EBCC" w14:textId="77777777" w:rsidTr="00233CF5">
        <w:trPr>
          <w:trHeight w:val="119"/>
        </w:trPr>
        <w:tc>
          <w:tcPr>
            <w:tcW w:w="1983" w:type="pct"/>
            <w:shd w:val="clear" w:color="auto" w:fill="BFBFBF" w:themeFill="background1" w:themeFillShade="BF"/>
            <w:vAlign w:val="center"/>
          </w:tcPr>
          <w:p w14:paraId="433247BC"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Parameters</w:t>
            </w:r>
          </w:p>
        </w:tc>
        <w:tc>
          <w:tcPr>
            <w:tcW w:w="3017" w:type="pct"/>
            <w:shd w:val="clear" w:color="auto" w:fill="BFBFBF" w:themeFill="background1" w:themeFillShade="BF"/>
            <w:vAlign w:val="center"/>
          </w:tcPr>
          <w:p w14:paraId="7AF6DB53"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 xml:space="preserve">Assumptions </w:t>
            </w:r>
          </w:p>
        </w:tc>
      </w:tr>
      <w:tr w:rsidR="001D2E2D" w14:paraId="31DC3F1C" w14:textId="77777777" w:rsidTr="00233CF5">
        <w:trPr>
          <w:trHeight w:val="119"/>
        </w:trPr>
        <w:tc>
          <w:tcPr>
            <w:tcW w:w="1983" w:type="pct"/>
            <w:vAlign w:val="center"/>
          </w:tcPr>
          <w:p w14:paraId="678AD9A2" w14:textId="77777777" w:rsidR="001D2E2D" w:rsidRDefault="001D2E2D" w:rsidP="00233CF5">
            <w:pPr>
              <w:snapToGrid w:val="0"/>
              <w:rPr>
                <w:rFonts w:ascii="Arial" w:eastAsia="DengXian" w:hAnsi="Arial" w:cs="Arial"/>
                <w:color w:val="000000" w:themeColor="text1"/>
                <w:sz w:val="18"/>
                <w:szCs w:val="18"/>
              </w:rPr>
            </w:pPr>
            <w:r>
              <w:rPr>
                <w:rFonts w:ascii="Arial" w:eastAsia="DengXian" w:hAnsi="Arial" w:cs="Arial"/>
                <w:b/>
                <w:bCs/>
                <w:color w:val="000000" w:themeColor="text1"/>
                <w:sz w:val="18"/>
                <w:szCs w:val="18"/>
              </w:rPr>
              <w:t>BS antenna radiation pattern</w:t>
            </w:r>
          </w:p>
        </w:tc>
        <w:tc>
          <w:tcPr>
            <w:tcW w:w="3017" w:type="pct"/>
            <w:vAlign w:val="center"/>
          </w:tcPr>
          <w:p w14:paraId="54CC04AD" w14:textId="77777777" w:rsidR="001D2E2D" w:rsidRDefault="001D2E2D" w:rsidP="00233CF5">
            <w:pPr>
              <w:snapToGrid w:val="0"/>
              <w:rPr>
                <w:rFonts w:ascii="Arial" w:eastAsia="DengXian" w:hAnsi="Arial" w:cs="Arial"/>
                <w:color w:val="000000" w:themeColor="text1"/>
                <w:sz w:val="18"/>
                <w:szCs w:val="18"/>
                <w:lang w:eastAsia="zh-CN"/>
              </w:rPr>
            </w:pPr>
            <w:r>
              <w:rPr>
                <w:rFonts w:ascii="Arial" w:eastAsia="DengXian" w:hAnsi="Arial" w:cs="Arial"/>
                <w:color w:val="000000" w:themeColor="text1"/>
                <w:sz w:val="18"/>
                <w:szCs w:val="18"/>
                <w:lang w:eastAsia="zh-CN"/>
              </w:rPr>
              <w:t>Table 9 in Report ITU-R M.2412</w:t>
            </w:r>
          </w:p>
        </w:tc>
      </w:tr>
      <w:tr w:rsidR="001D2E2D" w14:paraId="3EFA5D00" w14:textId="77777777" w:rsidTr="00233CF5">
        <w:trPr>
          <w:trHeight w:val="119"/>
        </w:trPr>
        <w:tc>
          <w:tcPr>
            <w:tcW w:w="1983" w:type="pct"/>
            <w:vAlign w:val="center"/>
          </w:tcPr>
          <w:p w14:paraId="696DDBFA"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BS antenna mechanic tilt (downtilt angle without electrical tilt)</w:t>
            </w:r>
          </w:p>
        </w:tc>
        <w:tc>
          <w:tcPr>
            <w:tcW w:w="3017" w:type="pct"/>
            <w:vAlign w:val="center"/>
          </w:tcPr>
          <w:p w14:paraId="369CF89D" w14:textId="77777777" w:rsidR="001D2E2D" w:rsidRPr="00821AE9" w:rsidRDefault="001D2E2D" w:rsidP="00233CF5">
            <w:pPr>
              <w:snapToGrid w:val="0"/>
              <w:rPr>
                <w:rFonts w:ascii="Arial" w:eastAsia="DengXian" w:hAnsi="Arial" w:cs="Arial"/>
                <w:color w:val="EE0000"/>
                <w:sz w:val="18"/>
                <w:szCs w:val="18"/>
                <w:lang w:eastAsia="zh-CN"/>
              </w:rPr>
            </w:pPr>
            <w:r>
              <w:rPr>
                <w:rFonts w:ascii="Arial" w:eastAsia="DengXian" w:hAnsi="Arial" w:cs="Arial"/>
                <w:color w:val="000000" w:themeColor="text1"/>
                <w:sz w:val="18"/>
                <w:szCs w:val="18"/>
                <w:lang w:eastAsia="zh-CN"/>
              </w:rPr>
              <w:t>90° in GCS (pointing to horizontal direction)</w:t>
            </w:r>
            <w:r>
              <w:rPr>
                <w:rFonts w:ascii="Arial" w:eastAsia="DengXian" w:hAnsi="Arial" w:cs="Arial" w:hint="eastAsia"/>
                <w:color w:val="EE0000"/>
                <w:sz w:val="18"/>
                <w:szCs w:val="18"/>
                <w:lang w:eastAsia="zh-CN"/>
              </w:rPr>
              <w:t xml:space="preserve"> </w:t>
            </w:r>
          </w:p>
        </w:tc>
      </w:tr>
      <w:tr w:rsidR="001D2E2D" w14:paraId="46B79CAA" w14:textId="77777777" w:rsidTr="00233CF5">
        <w:trPr>
          <w:trHeight w:val="119"/>
        </w:trPr>
        <w:tc>
          <w:tcPr>
            <w:tcW w:w="1983" w:type="pct"/>
            <w:vAlign w:val="center"/>
          </w:tcPr>
          <w:p w14:paraId="25CEAB28"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b/>
                <w:bCs/>
                <w:color w:val="000000" w:themeColor="text1"/>
                <w:sz w:val="18"/>
                <w:szCs w:val="18"/>
              </w:rPr>
              <w:t>BS antenna electrical tilt</w:t>
            </w:r>
          </w:p>
          <w:p w14:paraId="0488F56D" w14:textId="77777777" w:rsidR="001D2E2D" w:rsidRDefault="001D2E2D" w:rsidP="00233CF5">
            <w:pPr>
              <w:snapToGrid w:val="0"/>
              <w:rPr>
                <w:rFonts w:ascii="Arial" w:eastAsia="DengXian" w:hAnsi="Arial" w:cs="Arial"/>
                <w:b/>
                <w:bCs/>
                <w:color w:val="000000" w:themeColor="text1"/>
                <w:sz w:val="18"/>
                <w:szCs w:val="18"/>
              </w:rPr>
            </w:pPr>
            <w:r>
              <w:rPr>
                <w:rFonts w:ascii="Arial" w:eastAsia="DengXian" w:hAnsi="Arial" w:cs="Arial" w:hint="eastAsia"/>
                <w:b/>
                <w:bCs/>
                <w:color w:val="000000" w:themeColor="text1"/>
                <w:sz w:val="18"/>
                <w:szCs w:val="18"/>
              </w:rPr>
              <w:lastRenderedPageBreak/>
              <w:t>(</w:t>
            </w:r>
            <w:r>
              <w:rPr>
                <w:rFonts w:ascii="Arial" w:eastAsia="DengXian" w:hAnsi="Arial" w:cs="Arial"/>
                <w:b/>
                <w:bCs/>
                <w:color w:val="000000" w:themeColor="text1"/>
                <w:sz w:val="18"/>
                <w:szCs w:val="18"/>
              </w:rPr>
              <w:t>downtilt angle after mechanic and electrical tilt)</w:t>
            </w:r>
          </w:p>
        </w:tc>
        <w:tc>
          <w:tcPr>
            <w:tcW w:w="3017" w:type="pct"/>
            <w:vAlign w:val="center"/>
          </w:tcPr>
          <w:p w14:paraId="153C0C8D" w14:textId="77777777" w:rsidR="001D2E2D" w:rsidRDefault="001D2E2D" w:rsidP="00233CF5">
            <w:pPr>
              <w:snapToGrid w:val="0"/>
              <w:rPr>
                <w:rFonts w:ascii="Arial" w:eastAsia="DengXian" w:hAnsi="Arial" w:cs="Arial"/>
                <w:color w:val="000000" w:themeColor="text1"/>
                <w:sz w:val="18"/>
                <w:szCs w:val="18"/>
                <w:lang w:eastAsia="zh-CN"/>
              </w:rPr>
            </w:pPr>
          </w:p>
          <w:p w14:paraId="3BBA284F" w14:textId="77777777" w:rsidR="001D2E2D" w:rsidRDefault="001D2E2D" w:rsidP="00233CF5">
            <w:pPr>
              <w:snapToGrid w:val="0"/>
              <w:rPr>
                <w:rFonts w:ascii="Arial" w:eastAsia="DengXian" w:hAnsi="Arial" w:cs="Arial"/>
                <w:color w:val="000000" w:themeColor="text1"/>
                <w:sz w:val="18"/>
                <w:szCs w:val="18"/>
                <w:lang w:eastAsia="zh-CN"/>
              </w:rPr>
            </w:pPr>
            <w:r>
              <w:rPr>
                <w:rFonts w:ascii="Arial" w:eastAsia="DengXian" w:hAnsi="Arial" w:cs="Arial"/>
                <w:color w:val="000000" w:themeColor="text1"/>
                <w:sz w:val="18"/>
                <w:szCs w:val="18"/>
                <w:lang w:eastAsia="zh-CN"/>
              </w:rPr>
              <w:lastRenderedPageBreak/>
              <w:t>Option 1: no electrical tilt</w:t>
            </w:r>
          </w:p>
          <w:p w14:paraId="6FA9232E" w14:textId="77777777" w:rsidR="001D2E2D" w:rsidRDefault="001D2E2D" w:rsidP="00233CF5">
            <w:pPr>
              <w:snapToGrid w:val="0"/>
              <w:rPr>
                <w:rFonts w:ascii="Arial" w:eastAsia="DengXian" w:hAnsi="Arial" w:cs="Arial"/>
                <w:color w:val="000000" w:themeColor="text1"/>
                <w:sz w:val="18"/>
                <w:szCs w:val="18"/>
                <w:lang w:eastAsia="zh-CN"/>
              </w:rPr>
            </w:pPr>
            <w:r>
              <w:rPr>
                <w:rFonts w:ascii="Arial" w:eastAsia="DengXian" w:hAnsi="Arial" w:cs="Arial"/>
                <w:color w:val="000000" w:themeColor="text1"/>
                <w:sz w:val="18"/>
                <w:szCs w:val="18"/>
                <w:lang w:eastAsia="zh-CN"/>
              </w:rPr>
              <w:t>Option 2: 102° in GCS</w:t>
            </w:r>
          </w:p>
        </w:tc>
      </w:tr>
      <w:tr w:rsidR="001D2E2D" w14:paraId="32B1A317" w14:textId="77777777" w:rsidTr="00233CF5">
        <w:trPr>
          <w:trHeight w:val="119"/>
        </w:trPr>
        <w:tc>
          <w:tcPr>
            <w:tcW w:w="1983" w:type="pct"/>
            <w:vAlign w:val="center"/>
          </w:tcPr>
          <w:p w14:paraId="0D01F077" w14:textId="77777777" w:rsidR="001D2E2D" w:rsidRDefault="001D2E2D" w:rsidP="00233CF5">
            <w:pPr>
              <w:snapToGrid w:val="0"/>
              <w:rPr>
                <w:rFonts w:ascii="Arial" w:eastAsia="DengXian" w:hAnsi="Arial" w:cs="Arial"/>
                <w:b/>
                <w:bCs/>
                <w:color w:val="000000" w:themeColor="text1"/>
                <w:sz w:val="18"/>
                <w:szCs w:val="18"/>
                <w:lang w:eastAsia="zh-CN"/>
              </w:rPr>
            </w:pPr>
            <w:r>
              <w:rPr>
                <w:rFonts w:ascii="Arial" w:eastAsia="DengXian" w:hAnsi="Arial" w:cs="Arial"/>
                <w:b/>
                <w:bCs/>
                <w:color w:val="000000" w:themeColor="text1"/>
                <w:sz w:val="18"/>
                <w:szCs w:val="18"/>
              </w:rPr>
              <w:lastRenderedPageBreak/>
              <w:t>Polarized antenna model</w:t>
            </w:r>
          </w:p>
        </w:tc>
        <w:tc>
          <w:tcPr>
            <w:tcW w:w="3017" w:type="pct"/>
            <w:vAlign w:val="center"/>
          </w:tcPr>
          <w:p w14:paraId="1E72BC61" w14:textId="77777777" w:rsidR="001D2E2D" w:rsidRDefault="001D2E2D" w:rsidP="00233CF5">
            <w:pPr>
              <w:snapToGrid w:val="0"/>
              <w:rPr>
                <w:rFonts w:ascii="Arial" w:eastAsia="DengXian" w:hAnsi="Arial" w:cs="Arial"/>
                <w:color w:val="000000" w:themeColor="text1"/>
                <w:sz w:val="18"/>
                <w:szCs w:val="18"/>
                <w:lang w:eastAsia="zh-CN"/>
              </w:rPr>
            </w:pPr>
            <w:r>
              <w:rPr>
                <w:rFonts w:ascii="Arial" w:eastAsia="DengXian" w:hAnsi="Arial" w:cs="Arial"/>
                <w:color w:val="000000" w:themeColor="text1"/>
                <w:sz w:val="18"/>
                <w:szCs w:val="18"/>
                <w:lang w:eastAsia="zh-CN"/>
              </w:rPr>
              <w:t>Model-2 in clause 7.3.2 in TR 38.901</w:t>
            </w:r>
          </w:p>
        </w:tc>
      </w:tr>
    </w:tbl>
    <w:p w14:paraId="69829912" w14:textId="77777777" w:rsidR="001D2E2D" w:rsidRDefault="001D2E2D" w:rsidP="001D2E2D"/>
    <w:p w14:paraId="28CEAEFD" w14:textId="77777777" w:rsidR="001D2E2D" w:rsidRPr="0037057D" w:rsidRDefault="001D2E2D" w:rsidP="001D2E2D">
      <w:pPr>
        <w:pStyle w:val="3GPPNormalText"/>
        <w:spacing w:after="0"/>
        <w:rPr>
          <w:rFonts w:eastAsiaTheme="minorEastAsia"/>
          <w:b/>
          <w:bCs/>
          <w:sz w:val="20"/>
          <w:szCs w:val="21"/>
          <w:highlight w:val="green"/>
          <w:lang w:val="en-CA"/>
        </w:rPr>
      </w:pPr>
      <w:r w:rsidRPr="0037057D">
        <w:rPr>
          <w:b/>
          <w:bCs/>
          <w:sz w:val="20"/>
          <w:szCs w:val="21"/>
          <w:highlight w:val="green"/>
          <w:lang w:val="en-CA"/>
        </w:rPr>
        <w:t>Agreement</w:t>
      </w:r>
    </w:p>
    <w:p w14:paraId="1C1BE97E" w14:textId="77777777" w:rsidR="001D2E2D" w:rsidRPr="0037057D" w:rsidRDefault="001D2E2D" w:rsidP="001D2E2D">
      <w:pPr>
        <w:pStyle w:val="3GPPNormalText"/>
        <w:spacing w:after="0"/>
        <w:rPr>
          <w:sz w:val="20"/>
          <w:szCs w:val="21"/>
        </w:rPr>
      </w:pPr>
      <w:r w:rsidRPr="0037057D">
        <w:rPr>
          <w:rFonts w:hint="eastAsia"/>
          <w:sz w:val="20"/>
          <w:szCs w:val="21"/>
        </w:rPr>
        <w:t>T</w:t>
      </w:r>
      <w:r w:rsidRPr="0037057D">
        <w:rPr>
          <w:sz w:val="20"/>
          <w:szCs w:val="21"/>
        </w:rPr>
        <w:t>he following evaluation parameters are agreed for the evaluation on NR ISAC.</w:t>
      </w:r>
    </w:p>
    <w:tbl>
      <w:tblPr>
        <w:tblW w:w="3879"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8"/>
        <w:gridCol w:w="4155"/>
      </w:tblGrid>
      <w:tr w:rsidR="001D2E2D" w:rsidRPr="004C6CDA" w14:paraId="4B672059" w14:textId="77777777" w:rsidTr="00233CF5">
        <w:trPr>
          <w:trHeight w:val="119"/>
        </w:trPr>
        <w:tc>
          <w:tcPr>
            <w:tcW w:w="2439" w:type="pct"/>
            <w:shd w:val="clear" w:color="auto" w:fill="BFBFBF" w:themeFill="background1" w:themeFillShade="BF"/>
            <w:vAlign w:val="center"/>
          </w:tcPr>
          <w:p w14:paraId="75D9487C"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Parameters</w:t>
            </w:r>
          </w:p>
        </w:tc>
        <w:tc>
          <w:tcPr>
            <w:tcW w:w="2561" w:type="pct"/>
            <w:shd w:val="clear" w:color="auto" w:fill="BFBFBF" w:themeFill="background1" w:themeFillShade="BF"/>
            <w:vAlign w:val="center"/>
          </w:tcPr>
          <w:p w14:paraId="2BBEA25A"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 xml:space="preserve">Assumptions </w:t>
            </w:r>
          </w:p>
        </w:tc>
      </w:tr>
      <w:tr w:rsidR="001D2E2D" w:rsidRPr="004C6CDA" w14:paraId="11A38A7B" w14:textId="77777777" w:rsidTr="00233CF5">
        <w:trPr>
          <w:trHeight w:val="119"/>
        </w:trPr>
        <w:tc>
          <w:tcPr>
            <w:tcW w:w="2439" w:type="pct"/>
            <w:vAlign w:val="center"/>
          </w:tcPr>
          <w:p w14:paraId="4E50E560"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gNB-target link</w:t>
            </w:r>
          </w:p>
        </w:tc>
        <w:tc>
          <w:tcPr>
            <w:tcW w:w="2561" w:type="pct"/>
            <w:vAlign w:val="center"/>
          </w:tcPr>
          <w:p w14:paraId="107C750F" w14:textId="77777777" w:rsidR="001D2E2D" w:rsidRPr="004C6CDA" w:rsidRDefault="001D2E2D" w:rsidP="00233CF5">
            <w:pPr>
              <w:snapToGrid w:val="0"/>
              <w:rPr>
                <w:rFonts w:ascii="Arial" w:eastAsia="DengXian" w:hAnsi="Arial" w:cs="Arial"/>
                <w:color w:val="000000" w:themeColor="text1"/>
                <w:sz w:val="18"/>
                <w:szCs w:val="18"/>
                <w:lang w:eastAsia="zh-CN"/>
              </w:rPr>
            </w:pPr>
            <w:r w:rsidRPr="004C6CDA">
              <w:rPr>
                <w:rFonts w:ascii="Arial" w:eastAsia="DengXian" w:hAnsi="Arial" w:cs="Arial"/>
                <w:color w:val="000000" w:themeColor="text1"/>
                <w:sz w:val="18"/>
                <w:szCs w:val="18"/>
              </w:rPr>
              <w:t>gNB-aerial UE of UM</w:t>
            </w:r>
            <w:r w:rsidRPr="00D752BA">
              <w:rPr>
                <w:rFonts w:ascii="Arial" w:eastAsia="DengXian" w:hAnsi="Arial" w:cs="Arial"/>
                <w:sz w:val="18"/>
                <w:szCs w:val="18"/>
              </w:rPr>
              <w:t>a/RMa pa</w:t>
            </w:r>
            <w:r w:rsidRPr="004C6CDA">
              <w:rPr>
                <w:rFonts w:ascii="Arial" w:eastAsia="DengXian" w:hAnsi="Arial" w:cs="Arial"/>
                <w:color w:val="000000" w:themeColor="text1"/>
                <w:sz w:val="18"/>
                <w:szCs w:val="18"/>
              </w:rPr>
              <w:t>rameters in 36.777 with Alternative 3</w:t>
            </w:r>
          </w:p>
        </w:tc>
      </w:tr>
      <w:tr w:rsidR="001D2E2D" w:rsidRPr="004C6CDA" w14:paraId="6A00F442" w14:textId="77777777" w:rsidTr="00233CF5">
        <w:trPr>
          <w:trHeight w:val="119"/>
        </w:trPr>
        <w:tc>
          <w:tcPr>
            <w:tcW w:w="2439" w:type="pct"/>
            <w:vAlign w:val="center"/>
          </w:tcPr>
          <w:p w14:paraId="4A0455D8"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Concatenation of TX-target and target-RX links</w:t>
            </w:r>
          </w:p>
        </w:tc>
        <w:tc>
          <w:tcPr>
            <w:tcW w:w="2561" w:type="pct"/>
            <w:vAlign w:val="center"/>
          </w:tcPr>
          <w:p w14:paraId="235E0C0C" w14:textId="77777777" w:rsidR="001D2E2D" w:rsidRPr="004C6CDA" w:rsidRDefault="001D2E2D" w:rsidP="00233CF5">
            <w:pPr>
              <w:snapToGrid w:val="0"/>
              <w:rPr>
                <w:rFonts w:ascii="Arial" w:eastAsia="DengXian" w:hAnsi="Arial" w:cs="Arial"/>
                <w:color w:val="000000" w:themeColor="text1"/>
                <w:sz w:val="18"/>
                <w:szCs w:val="18"/>
                <w:lang w:eastAsia="zh-CN"/>
              </w:rPr>
            </w:pPr>
            <w:r w:rsidRPr="004C6CDA">
              <w:rPr>
                <w:rFonts w:ascii="Arial" w:eastAsia="DengXian" w:hAnsi="Arial" w:cs="Arial"/>
                <w:color w:val="000000" w:themeColor="text1"/>
                <w:sz w:val="18"/>
                <w:szCs w:val="18"/>
              </w:rPr>
              <w:t>Up to company choice between two options for concatenation defined in Step 9</w:t>
            </w:r>
            <w:r w:rsidRPr="004C6CDA">
              <w:rPr>
                <w:sz w:val="18"/>
                <w:szCs w:val="18"/>
              </w:rPr>
              <w:t xml:space="preserve"> </w:t>
            </w:r>
            <w:r w:rsidRPr="004C6CDA">
              <w:rPr>
                <w:rFonts w:ascii="Arial" w:eastAsia="DengXian" w:hAnsi="Arial" w:cs="Arial"/>
                <w:color w:val="000000" w:themeColor="text1"/>
                <w:sz w:val="18"/>
                <w:szCs w:val="18"/>
              </w:rPr>
              <w:t>in section 7.9.4.1, TR 38.901</w:t>
            </w:r>
          </w:p>
        </w:tc>
      </w:tr>
      <w:tr w:rsidR="001D2E2D" w:rsidRPr="004C6CDA" w14:paraId="0080D8E3" w14:textId="77777777" w:rsidTr="00233CF5">
        <w:trPr>
          <w:trHeight w:val="119"/>
        </w:trPr>
        <w:tc>
          <w:tcPr>
            <w:tcW w:w="2439" w:type="pct"/>
            <w:vAlign w:val="center"/>
          </w:tcPr>
          <w:p w14:paraId="41A78841"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The power threshold for path dropping after concatenation for target channel</w:t>
            </w:r>
          </w:p>
        </w:tc>
        <w:tc>
          <w:tcPr>
            <w:tcW w:w="2561" w:type="pct"/>
            <w:vAlign w:val="center"/>
          </w:tcPr>
          <w:p w14:paraId="5322FE41" w14:textId="77777777" w:rsidR="001D2E2D" w:rsidRPr="004C6CDA" w:rsidRDefault="001D2E2D" w:rsidP="00233CF5">
            <w:pPr>
              <w:snapToGrid w:val="0"/>
              <w:rPr>
                <w:rFonts w:ascii="Arial" w:eastAsia="DengXian" w:hAnsi="Arial" w:cs="Arial"/>
                <w:color w:val="000000" w:themeColor="text1"/>
                <w:sz w:val="18"/>
                <w:szCs w:val="18"/>
                <w:lang w:eastAsia="zh-CN"/>
              </w:rPr>
            </w:pPr>
            <w:r w:rsidRPr="004C6CDA">
              <w:rPr>
                <w:rFonts w:ascii="Arial" w:eastAsia="DengXian" w:hAnsi="Arial" w:cs="Arial"/>
                <w:color w:val="000000" w:themeColor="text1"/>
                <w:sz w:val="18"/>
                <w:szCs w:val="18"/>
              </w:rPr>
              <w:t>-25dB and -40dB are respectively used for the two options for concatenation</w:t>
            </w:r>
          </w:p>
        </w:tc>
      </w:tr>
    </w:tbl>
    <w:p w14:paraId="1545D5A0" w14:textId="77777777" w:rsidR="001D2E2D" w:rsidRPr="0037057D" w:rsidRDefault="001D2E2D" w:rsidP="001D2E2D"/>
    <w:p w14:paraId="33211DF6" w14:textId="77777777" w:rsidR="001D2E2D" w:rsidRPr="0037057D" w:rsidRDefault="001D2E2D" w:rsidP="001D2E2D">
      <w:pPr>
        <w:pStyle w:val="3GPPNormalText"/>
        <w:spacing w:after="0"/>
        <w:rPr>
          <w:rFonts w:eastAsiaTheme="minorEastAsia"/>
          <w:b/>
          <w:bCs/>
          <w:sz w:val="20"/>
          <w:szCs w:val="21"/>
          <w:highlight w:val="green"/>
          <w:lang w:val="en-CA"/>
        </w:rPr>
      </w:pPr>
      <w:r w:rsidRPr="0037057D">
        <w:rPr>
          <w:b/>
          <w:bCs/>
          <w:sz w:val="20"/>
          <w:szCs w:val="21"/>
          <w:highlight w:val="green"/>
          <w:lang w:val="en-CA"/>
        </w:rPr>
        <w:t>Agreement</w:t>
      </w:r>
    </w:p>
    <w:p w14:paraId="1887411C" w14:textId="77777777" w:rsidR="001D2E2D" w:rsidRPr="0037057D" w:rsidRDefault="001D2E2D" w:rsidP="001D2E2D">
      <w:pPr>
        <w:pStyle w:val="3GPPNormalText"/>
        <w:spacing w:after="0"/>
        <w:rPr>
          <w:sz w:val="20"/>
          <w:szCs w:val="21"/>
        </w:rPr>
      </w:pPr>
      <w:r w:rsidRPr="0037057D">
        <w:rPr>
          <w:rFonts w:hint="eastAsia"/>
          <w:sz w:val="20"/>
          <w:szCs w:val="21"/>
        </w:rPr>
        <w:t>T</w:t>
      </w:r>
      <w:r w:rsidRPr="0037057D">
        <w:rPr>
          <w:sz w:val="20"/>
          <w:szCs w:val="21"/>
        </w:rPr>
        <w:t>he following evaluation parameters are agreed for the evaluation on NR ISAC.</w:t>
      </w:r>
    </w:p>
    <w:tbl>
      <w:tblPr>
        <w:tblW w:w="4321"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0"/>
        <w:gridCol w:w="6467"/>
      </w:tblGrid>
      <w:tr w:rsidR="001D2E2D" w:rsidRPr="004C6CDA" w14:paraId="0A3DA712" w14:textId="77777777" w:rsidTr="00233CF5">
        <w:trPr>
          <w:trHeight w:val="119"/>
        </w:trPr>
        <w:tc>
          <w:tcPr>
            <w:tcW w:w="1422" w:type="pct"/>
            <w:shd w:val="clear" w:color="auto" w:fill="BFBFBF" w:themeFill="background1" w:themeFillShade="BF"/>
            <w:vAlign w:val="center"/>
          </w:tcPr>
          <w:p w14:paraId="17D98160"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Parameters</w:t>
            </w:r>
          </w:p>
        </w:tc>
        <w:tc>
          <w:tcPr>
            <w:tcW w:w="3578" w:type="pct"/>
            <w:shd w:val="clear" w:color="auto" w:fill="BFBFBF" w:themeFill="background1" w:themeFillShade="BF"/>
            <w:vAlign w:val="center"/>
          </w:tcPr>
          <w:p w14:paraId="0E450E2E"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 xml:space="preserve">Assumptions </w:t>
            </w:r>
          </w:p>
        </w:tc>
      </w:tr>
      <w:tr w:rsidR="001D2E2D" w:rsidRPr="004C6CDA" w14:paraId="51B55F6D" w14:textId="77777777" w:rsidTr="00233CF5">
        <w:trPr>
          <w:trHeight w:val="119"/>
        </w:trPr>
        <w:tc>
          <w:tcPr>
            <w:tcW w:w="1422" w:type="pct"/>
            <w:vAlign w:val="center"/>
          </w:tcPr>
          <w:p w14:paraId="7A3F2564"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Co-site inter-sector interference</w:t>
            </w:r>
          </w:p>
        </w:tc>
        <w:tc>
          <w:tcPr>
            <w:tcW w:w="3578" w:type="pct"/>
            <w:vAlign w:val="center"/>
          </w:tcPr>
          <w:p w14:paraId="638A74F2" w14:textId="77777777" w:rsidR="001D2E2D" w:rsidRPr="004C6CDA" w:rsidRDefault="001D2E2D" w:rsidP="00233CF5">
            <w:pPr>
              <w:snapToGrid w:val="0"/>
              <w:rPr>
                <w:rFonts w:ascii="Arial" w:eastAsia="DengXian" w:hAnsi="Arial" w:cs="Arial"/>
                <w:color w:val="000000" w:themeColor="text1"/>
                <w:sz w:val="18"/>
                <w:szCs w:val="18"/>
                <w:lang w:eastAsia="zh-CN"/>
              </w:rPr>
            </w:pPr>
            <w:r w:rsidRPr="004C6CDA">
              <w:rPr>
                <w:rFonts w:ascii="Arial" w:eastAsia="DengXian" w:hAnsi="Arial" w:cs="Arial"/>
                <w:color w:val="000000" w:themeColor="text1"/>
                <w:sz w:val="18"/>
                <w:szCs w:val="18"/>
                <w:lang w:eastAsia="zh-CN"/>
              </w:rPr>
              <w:t>Not modelled</w:t>
            </w:r>
          </w:p>
        </w:tc>
      </w:tr>
      <w:tr w:rsidR="001D2E2D" w:rsidRPr="004C6CDA" w14:paraId="62355CAA" w14:textId="77777777" w:rsidTr="00233CF5">
        <w:trPr>
          <w:trHeight w:val="119"/>
        </w:trPr>
        <w:tc>
          <w:tcPr>
            <w:tcW w:w="1422" w:type="pct"/>
            <w:vAlign w:val="center"/>
          </w:tcPr>
          <w:p w14:paraId="361AA793" w14:textId="77777777" w:rsidR="001D2E2D" w:rsidRPr="00D752BA" w:rsidRDefault="001D2E2D" w:rsidP="00233CF5">
            <w:pPr>
              <w:snapToGrid w:val="0"/>
              <w:rPr>
                <w:rFonts w:ascii="Arial" w:eastAsia="DengXian" w:hAnsi="Arial" w:cs="Arial"/>
                <w:b/>
                <w:bCs/>
                <w:sz w:val="18"/>
                <w:szCs w:val="18"/>
                <w:lang w:eastAsia="zh-CN"/>
              </w:rPr>
            </w:pPr>
            <w:r w:rsidRPr="00D752BA">
              <w:rPr>
                <w:rFonts w:ascii="Arial" w:eastAsia="DengXian" w:hAnsi="Arial" w:cs="Arial"/>
                <w:b/>
                <w:bCs/>
                <w:sz w:val="18"/>
                <w:szCs w:val="18"/>
                <w:lang w:eastAsia="zh-CN"/>
              </w:rPr>
              <w:t xml:space="preserve">Adjacent channel interference </w:t>
            </w:r>
          </w:p>
        </w:tc>
        <w:tc>
          <w:tcPr>
            <w:tcW w:w="3578" w:type="pct"/>
            <w:vAlign w:val="center"/>
          </w:tcPr>
          <w:p w14:paraId="379B771D" w14:textId="77777777" w:rsidR="001D2E2D" w:rsidRPr="00D752BA" w:rsidRDefault="001D2E2D" w:rsidP="00233CF5">
            <w:pPr>
              <w:snapToGrid w:val="0"/>
              <w:rPr>
                <w:rFonts w:ascii="Arial" w:eastAsia="DengXian" w:hAnsi="Arial" w:cs="Arial"/>
                <w:sz w:val="18"/>
                <w:szCs w:val="18"/>
                <w:lang w:eastAsia="zh-CN"/>
              </w:rPr>
            </w:pPr>
            <w:r w:rsidRPr="00D752BA">
              <w:rPr>
                <w:rFonts w:ascii="Arial" w:eastAsia="DengXian" w:hAnsi="Arial" w:cs="Arial"/>
                <w:sz w:val="18"/>
                <w:szCs w:val="18"/>
                <w:lang w:eastAsia="zh-CN"/>
              </w:rPr>
              <w:t>Not modelled</w:t>
            </w:r>
          </w:p>
        </w:tc>
      </w:tr>
      <w:tr w:rsidR="001D2E2D" w:rsidRPr="004C6CDA" w14:paraId="45518142" w14:textId="77777777" w:rsidTr="00233CF5">
        <w:trPr>
          <w:trHeight w:val="119"/>
        </w:trPr>
        <w:tc>
          <w:tcPr>
            <w:tcW w:w="1422" w:type="pct"/>
            <w:vAlign w:val="center"/>
          </w:tcPr>
          <w:p w14:paraId="3430CA63" w14:textId="77777777" w:rsidR="001D2E2D" w:rsidRPr="004C6CDA" w:rsidRDefault="001D2E2D" w:rsidP="00233CF5">
            <w:pPr>
              <w:snapToGrid w:val="0"/>
              <w:rPr>
                <w:rFonts w:ascii="Arial" w:eastAsia="DengXian" w:hAnsi="Arial" w:cs="Arial"/>
                <w:b/>
                <w:bCs/>
                <w:color w:val="000000" w:themeColor="text1"/>
                <w:sz w:val="18"/>
                <w:szCs w:val="18"/>
              </w:rPr>
            </w:pPr>
            <w:r w:rsidRPr="004C6CDA">
              <w:rPr>
                <w:rFonts w:ascii="Arial" w:eastAsia="DengXian" w:hAnsi="Arial" w:cs="Arial"/>
                <w:b/>
                <w:bCs/>
                <w:color w:val="000000" w:themeColor="text1"/>
                <w:sz w:val="18"/>
                <w:szCs w:val="18"/>
              </w:rPr>
              <w:t>BS receiver noise figure</w:t>
            </w:r>
          </w:p>
        </w:tc>
        <w:tc>
          <w:tcPr>
            <w:tcW w:w="3578" w:type="pct"/>
            <w:vAlign w:val="center"/>
          </w:tcPr>
          <w:p w14:paraId="4ED10FA1" w14:textId="77777777" w:rsidR="001D2E2D" w:rsidRPr="004C6CDA" w:rsidRDefault="001D2E2D" w:rsidP="00233CF5">
            <w:pPr>
              <w:snapToGrid w:val="0"/>
              <w:rPr>
                <w:rFonts w:ascii="Arial" w:eastAsia="DengXian" w:hAnsi="Arial" w:cs="Arial"/>
                <w:color w:val="000000" w:themeColor="text1"/>
                <w:sz w:val="18"/>
                <w:szCs w:val="18"/>
                <w:lang w:eastAsia="zh-CN"/>
              </w:rPr>
            </w:pPr>
            <w:r w:rsidRPr="004C6CDA">
              <w:rPr>
                <w:rFonts w:ascii="Arial" w:eastAsia="DengXian" w:hAnsi="Arial" w:cs="Arial"/>
                <w:color w:val="000000" w:themeColor="text1"/>
                <w:sz w:val="18"/>
                <w:szCs w:val="18"/>
                <w:lang w:eastAsia="zh-CN"/>
              </w:rPr>
              <w:t>5dB</w:t>
            </w:r>
          </w:p>
        </w:tc>
      </w:tr>
    </w:tbl>
    <w:p w14:paraId="2B506EBF" w14:textId="77777777" w:rsidR="001D2E2D" w:rsidRPr="0037057D" w:rsidRDefault="001D2E2D" w:rsidP="001D2E2D"/>
    <w:p w14:paraId="47B5542D" w14:textId="77777777" w:rsidR="001D2E2D" w:rsidRPr="0037057D" w:rsidRDefault="001D2E2D" w:rsidP="001D2E2D">
      <w:pPr>
        <w:pStyle w:val="3GPPNormalText"/>
        <w:spacing w:after="0"/>
        <w:rPr>
          <w:b/>
          <w:bCs/>
          <w:sz w:val="20"/>
          <w:highlight w:val="green"/>
          <w:lang w:val="en-CA"/>
        </w:rPr>
      </w:pPr>
      <w:r w:rsidRPr="0037057D">
        <w:rPr>
          <w:b/>
          <w:bCs/>
          <w:sz w:val="20"/>
          <w:highlight w:val="green"/>
          <w:lang w:val="en-CA"/>
        </w:rPr>
        <w:t>Agreement</w:t>
      </w:r>
    </w:p>
    <w:p w14:paraId="126B246F" w14:textId="77777777" w:rsidR="001D2E2D" w:rsidRPr="00E72CE0" w:rsidRDefault="001D2E2D" w:rsidP="001D2E2D">
      <w:pPr>
        <w:pStyle w:val="3GPPNormalText"/>
        <w:rPr>
          <w:sz w:val="20"/>
          <w:lang w:val="en-CA"/>
        </w:rPr>
      </w:pPr>
      <w:r w:rsidRPr="00E72CE0">
        <w:rPr>
          <w:rFonts w:eastAsia="DengXian"/>
          <w:sz w:val="20"/>
        </w:rPr>
        <w:t>When Tx/Rx operates simultaneously</w:t>
      </w:r>
      <w:r w:rsidRPr="00E72CE0">
        <w:rPr>
          <w:rFonts w:eastAsia="DengXian"/>
          <w:sz w:val="20"/>
          <w:lang w:val="en-CA"/>
        </w:rPr>
        <w:t xml:space="preserve"> (baseline case)</w:t>
      </w:r>
      <w:r w:rsidRPr="00E72CE0">
        <w:rPr>
          <w:rFonts w:eastAsia="DengXian"/>
          <w:sz w:val="20"/>
        </w:rPr>
        <w:t>,</w:t>
      </w:r>
      <w:r w:rsidRPr="00E72CE0">
        <w:rPr>
          <w:sz w:val="20"/>
          <w:lang w:val="en-CA"/>
        </w:rPr>
        <w:t xml:space="preserve"> the following</w:t>
      </w:r>
      <w:r w:rsidRPr="00E72CE0">
        <w:rPr>
          <w:sz w:val="20"/>
        </w:rPr>
        <w:t xml:space="preserve"> </w:t>
      </w:r>
      <w:r w:rsidRPr="00E72CE0">
        <w:rPr>
          <w:sz w:val="20"/>
          <w:lang w:val="en-CA"/>
        </w:rPr>
        <w:t xml:space="preserve">parameters are used </w:t>
      </w:r>
      <w:r w:rsidRPr="00E72CE0">
        <w:rPr>
          <w:sz w:val="20"/>
        </w:rPr>
        <w:t>for the evaluation on NR ISAC</w:t>
      </w:r>
      <w:r w:rsidRPr="00E72CE0">
        <w:rPr>
          <w:sz w:val="20"/>
          <w:lang w:val="en-CA"/>
        </w:rPr>
        <w:t>:</w:t>
      </w:r>
    </w:p>
    <w:tbl>
      <w:tblPr>
        <w:tblW w:w="3953"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1"/>
        <w:gridCol w:w="5696"/>
      </w:tblGrid>
      <w:tr w:rsidR="001D2E2D" w:rsidRPr="00E72CE0" w14:paraId="393A2C7A" w14:textId="77777777" w:rsidTr="00233CF5">
        <w:trPr>
          <w:trHeight w:val="119"/>
        </w:trPr>
        <w:tc>
          <w:tcPr>
            <w:tcW w:w="1555" w:type="pct"/>
            <w:tcBorders>
              <w:top w:val="single" w:sz="4" w:space="0" w:color="auto"/>
              <w:left w:val="single" w:sz="4" w:space="0" w:color="auto"/>
              <w:bottom w:val="single" w:sz="4" w:space="0" w:color="auto"/>
              <w:right w:val="single" w:sz="4" w:space="0" w:color="auto"/>
            </w:tcBorders>
            <w:vAlign w:val="center"/>
          </w:tcPr>
          <w:p w14:paraId="336160E2" w14:textId="77777777" w:rsidR="001D2E2D" w:rsidRPr="00E72CE0" w:rsidRDefault="001D2E2D" w:rsidP="00233CF5">
            <w:pPr>
              <w:snapToGrid w:val="0"/>
              <w:rPr>
                <w:rFonts w:ascii="Arial" w:eastAsia="DengXian" w:hAnsi="Arial" w:cs="Arial"/>
                <w:b/>
                <w:bCs/>
              </w:rPr>
            </w:pPr>
            <w:r w:rsidRPr="00E72CE0">
              <w:rPr>
                <w:rFonts w:ascii="Arial" w:eastAsia="DengXian" w:hAnsi="Arial" w:cs="Arial"/>
                <w:b/>
                <w:bCs/>
              </w:rPr>
              <w:t>Antenna isolation</w:t>
            </w:r>
          </w:p>
        </w:tc>
        <w:tc>
          <w:tcPr>
            <w:tcW w:w="3445" w:type="pct"/>
            <w:tcBorders>
              <w:top w:val="single" w:sz="4" w:space="0" w:color="auto"/>
              <w:left w:val="single" w:sz="4" w:space="0" w:color="auto"/>
              <w:bottom w:val="single" w:sz="4" w:space="0" w:color="auto"/>
              <w:right w:val="single" w:sz="4" w:space="0" w:color="auto"/>
            </w:tcBorders>
            <w:vAlign w:val="center"/>
          </w:tcPr>
          <w:p w14:paraId="39CE9E89" w14:textId="77777777" w:rsidR="001D2E2D" w:rsidRPr="00E72CE0" w:rsidRDefault="001D2E2D" w:rsidP="001D2E2D">
            <w:pPr>
              <w:pStyle w:val="ListParagraph"/>
              <w:numPr>
                <w:ilvl w:val="0"/>
                <w:numId w:val="200"/>
              </w:numPr>
              <w:suppressAutoHyphens/>
              <w:overflowPunct/>
              <w:autoSpaceDE/>
              <w:autoSpaceDN/>
              <w:snapToGrid w:val="0"/>
              <w:spacing w:after="0"/>
              <w:contextualSpacing w:val="0"/>
              <w:textAlignment w:val="auto"/>
              <w:rPr>
                <w:rFonts w:ascii="Arial" w:eastAsia="DengXian" w:hAnsi="Arial" w:cs="Arial"/>
              </w:rPr>
            </w:pPr>
            <w:r w:rsidRPr="00E72CE0">
              <w:rPr>
                <w:rFonts w:ascii="Arial" w:eastAsia="DengXian" w:hAnsi="Arial" w:cs="Arial"/>
              </w:rPr>
              <w:t>Option 1: 65dB</w:t>
            </w:r>
          </w:p>
          <w:p w14:paraId="46A4BED8" w14:textId="77777777" w:rsidR="001D2E2D" w:rsidRPr="00E72CE0" w:rsidRDefault="001D2E2D" w:rsidP="001D2E2D">
            <w:pPr>
              <w:pStyle w:val="ListParagraph"/>
              <w:numPr>
                <w:ilvl w:val="0"/>
                <w:numId w:val="200"/>
              </w:numPr>
              <w:suppressAutoHyphens/>
              <w:overflowPunct/>
              <w:autoSpaceDE/>
              <w:autoSpaceDN/>
              <w:snapToGrid w:val="0"/>
              <w:spacing w:after="0"/>
              <w:contextualSpacing w:val="0"/>
              <w:textAlignment w:val="auto"/>
              <w:rPr>
                <w:rFonts w:ascii="Arial" w:eastAsia="DengXian" w:hAnsi="Arial" w:cs="Arial"/>
              </w:rPr>
            </w:pPr>
            <w:r w:rsidRPr="00E72CE0">
              <w:rPr>
                <w:rFonts w:ascii="Arial" w:eastAsia="DengXian" w:hAnsi="Arial" w:cs="Arial"/>
              </w:rPr>
              <w:t>Option 2: 80dB</w:t>
            </w:r>
          </w:p>
        </w:tc>
      </w:tr>
      <w:tr w:rsidR="001D2E2D" w:rsidRPr="00E72CE0" w14:paraId="37A9747C" w14:textId="77777777" w:rsidTr="00233CF5">
        <w:trPr>
          <w:trHeight w:val="119"/>
        </w:trPr>
        <w:tc>
          <w:tcPr>
            <w:tcW w:w="1555" w:type="pct"/>
            <w:vAlign w:val="center"/>
          </w:tcPr>
          <w:p w14:paraId="07C90D28" w14:textId="77777777" w:rsidR="001D2E2D" w:rsidRPr="00E72CE0" w:rsidRDefault="001D2E2D" w:rsidP="00233CF5">
            <w:pPr>
              <w:snapToGrid w:val="0"/>
              <w:rPr>
                <w:rFonts w:ascii="Arial" w:eastAsia="DengXian" w:hAnsi="Arial" w:cs="Arial"/>
                <w:b/>
                <w:bCs/>
              </w:rPr>
            </w:pPr>
            <w:r w:rsidRPr="00E72CE0">
              <w:rPr>
                <w:rFonts w:ascii="Arial" w:eastAsia="DengXian" w:hAnsi="Arial" w:cs="Arial"/>
                <w:b/>
                <w:bCs/>
              </w:rPr>
              <w:t>Maximum BS Tx power</w:t>
            </w:r>
          </w:p>
        </w:tc>
        <w:tc>
          <w:tcPr>
            <w:tcW w:w="3445" w:type="pct"/>
            <w:vAlign w:val="center"/>
          </w:tcPr>
          <w:p w14:paraId="470A59EC" w14:textId="77777777" w:rsidR="001D2E2D" w:rsidRPr="00E72CE0" w:rsidRDefault="001D2E2D" w:rsidP="001D2E2D">
            <w:pPr>
              <w:pStyle w:val="ListParagraph"/>
              <w:numPr>
                <w:ilvl w:val="0"/>
                <w:numId w:val="200"/>
              </w:numPr>
              <w:suppressAutoHyphens/>
              <w:overflowPunct/>
              <w:autoSpaceDE/>
              <w:autoSpaceDN/>
              <w:snapToGrid w:val="0"/>
              <w:spacing w:after="0"/>
              <w:contextualSpacing w:val="0"/>
              <w:textAlignment w:val="auto"/>
              <w:rPr>
                <w:rFonts w:ascii="Arial" w:eastAsia="DengXian" w:hAnsi="Arial" w:cs="Arial"/>
              </w:rPr>
            </w:pPr>
            <w:r w:rsidRPr="00E72CE0">
              <w:rPr>
                <w:rFonts w:ascii="Arial" w:eastAsia="DengXian" w:hAnsi="Arial" w:cs="Arial"/>
              </w:rPr>
              <w:t>Option 1: 37dBm</w:t>
            </w:r>
          </w:p>
          <w:p w14:paraId="73289AE2" w14:textId="77777777" w:rsidR="001D2E2D" w:rsidRPr="00E72CE0" w:rsidRDefault="001D2E2D" w:rsidP="001D2E2D">
            <w:pPr>
              <w:pStyle w:val="ListParagraph"/>
              <w:numPr>
                <w:ilvl w:val="0"/>
                <w:numId w:val="200"/>
              </w:numPr>
              <w:suppressAutoHyphens/>
              <w:overflowPunct/>
              <w:autoSpaceDE/>
              <w:autoSpaceDN/>
              <w:snapToGrid w:val="0"/>
              <w:spacing w:after="0"/>
              <w:contextualSpacing w:val="0"/>
              <w:textAlignment w:val="auto"/>
              <w:rPr>
                <w:rFonts w:ascii="Arial" w:eastAsia="DengXian" w:hAnsi="Arial" w:cs="Arial"/>
              </w:rPr>
            </w:pPr>
            <w:r w:rsidRPr="00E72CE0">
              <w:rPr>
                <w:rFonts w:ascii="Arial" w:eastAsia="DengXian" w:hAnsi="Arial" w:cs="Arial"/>
              </w:rPr>
              <w:t>Option 2: 52dBm</w:t>
            </w:r>
          </w:p>
          <w:p w14:paraId="77CABC5F" w14:textId="77777777" w:rsidR="001D2E2D" w:rsidRPr="00E72CE0" w:rsidRDefault="001D2E2D" w:rsidP="00233CF5">
            <w:pPr>
              <w:snapToGrid w:val="0"/>
              <w:rPr>
                <w:rFonts w:ascii="Arial" w:eastAsia="DengXian" w:hAnsi="Arial" w:cs="Arial"/>
                <w:strike/>
                <w:lang w:eastAsia="zh-CN"/>
              </w:rPr>
            </w:pPr>
            <w:r w:rsidRPr="00E72CE0">
              <w:rPr>
                <w:rFonts w:ascii="Arial" w:eastAsia="DengXian" w:hAnsi="Arial" w:cs="Arial"/>
              </w:rPr>
              <w:t xml:space="preserve">The above options are calculated with BS_maxpower = BS Rx saturation power + </w:t>
            </w:r>
            <w:r w:rsidRPr="00E72CE0">
              <w:rPr>
                <w:rFonts w:ascii="Arial" w:eastAsia="DengXian" w:hAnsi="Arial" w:cs="Arial"/>
                <w:lang w:eastAsia="zh-CN"/>
              </w:rPr>
              <w:t xml:space="preserve">antenna </w:t>
            </w:r>
            <w:r w:rsidRPr="00E72CE0">
              <w:rPr>
                <w:rFonts w:ascii="Arial" w:eastAsia="DengXian" w:hAnsi="Arial" w:cs="Arial"/>
              </w:rPr>
              <w:t>isolation by assuming the BS Rx saturation power = -28dBm and the antenna isolation = 65dB and 80dB, respectively</w:t>
            </w:r>
          </w:p>
        </w:tc>
      </w:tr>
    </w:tbl>
    <w:p w14:paraId="7AE68924" w14:textId="77777777" w:rsidR="001D2E2D" w:rsidRPr="00E72CE0" w:rsidRDefault="001D2E2D" w:rsidP="001D2E2D">
      <w:pPr>
        <w:pStyle w:val="ListParagraph"/>
        <w:numPr>
          <w:ilvl w:val="0"/>
          <w:numId w:val="197"/>
        </w:numPr>
        <w:suppressAutoHyphens/>
        <w:overflowPunct/>
        <w:autoSpaceDE/>
        <w:autoSpaceDN/>
        <w:adjustRightInd/>
        <w:spacing w:after="0"/>
        <w:contextualSpacing w:val="0"/>
        <w:textAlignment w:val="auto"/>
        <w:rPr>
          <w:rFonts w:eastAsiaTheme="minorEastAsia" w:cs="Times"/>
          <w:lang w:eastAsia="zh-CN"/>
        </w:rPr>
      </w:pPr>
      <w:r w:rsidRPr="00E72CE0">
        <w:rPr>
          <w:rFonts w:eastAsia="DengXian" w:cs="Times"/>
          <w:lang w:eastAsia="zh-CN"/>
        </w:rPr>
        <w:t>Optionally: companies should report the maximum BS Tx power when it is assumed that Tx and Rx don’t operate simultaneously. Companies should report how the maximum BS Tx power is derived.</w:t>
      </w:r>
    </w:p>
    <w:p w14:paraId="15EAB252" w14:textId="77777777" w:rsidR="001D2E2D" w:rsidRPr="0037057D" w:rsidRDefault="001D2E2D" w:rsidP="001D2E2D"/>
    <w:p w14:paraId="67C7B7BF" w14:textId="77777777" w:rsidR="001D2E2D" w:rsidRPr="0037057D" w:rsidRDefault="001D2E2D" w:rsidP="001D2E2D">
      <w:pPr>
        <w:pStyle w:val="3GPPNormalText"/>
        <w:spacing w:after="0"/>
        <w:rPr>
          <w:b/>
          <w:bCs/>
          <w:sz w:val="20"/>
          <w:szCs w:val="21"/>
          <w:highlight w:val="green"/>
          <w:lang w:val="en-CA"/>
        </w:rPr>
      </w:pPr>
      <w:r w:rsidRPr="0037057D">
        <w:rPr>
          <w:b/>
          <w:bCs/>
          <w:sz w:val="20"/>
          <w:szCs w:val="21"/>
          <w:highlight w:val="green"/>
          <w:lang w:val="en-CA"/>
        </w:rPr>
        <w:t>Agreement</w:t>
      </w:r>
    </w:p>
    <w:p w14:paraId="73E110EC" w14:textId="77777777" w:rsidR="001D2E2D" w:rsidRPr="0037057D" w:rsidRDefault="001D2E2D" w:rsidP="001D2E2D">
      <w:pPr>
        <w:pStyle w:val="3GPPNormalText"/>
        <w:spacing w:after="0"/>
        <w:rPr>
          <w:sz w:val="20"/>
          <w:szCs w:val="21"/>
        </w:rPr>
      </w:pPr>
      <w:r w:rsidRPr="0037057D">
        <w:rPr>
          <w:rFonts w:hint="eastAsia"/>
          <w:sz w:val="20"/>
          <w:szCs w:val="21"/>
        </w:rPr>
        <w:t>T</w:t>
      </w:r>
      <w:r w:rsidRPr="0037057D">
        <w:rPr>
          <w:sz w:val="20"/>
          <w:szCs w:val="21"/>
        </w:rPr>
        <w:t>he following evaluation parameters are agreed for the evaluation on NR ISAC.</w:t>
      </w:r>
    </w:p>
    <w:tbl>
      <w:tblPr>
        <w:tblW w:w="4489"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6925"/>
      </w:tblGrid>
      <w:tr w:rsidR="001D2E2D" w:rsidRPr="0037057D" w14:paraId="4B5C2E43" w14:textId="77777777" w:rsidTr="00233CF5">
        <w:trPr>
          <w:trHeight w:val="119"/>
        </w:trPr>
        <w:tc>
          <w:tcPr>
            <w:tcW w:w="1312" w:type="pct"/>
            <w:shd w:val="clear" w:color="auto" w:fill="BFBFBF" w:themeFill="background1" w:themeFillShade="BF"/>
            <w:vAlign w:val="center"/>
          </w:tcPr>
          <w:p w14:paraId="1C531536" w14:textId="77777777" w:rsidR="001D2E2D" w:rsidRPr="0037057D" w:rsidRDefault="001D2E2D" w:rsidP="00233CF5">
            <w:pPr>
              <w:snapToGrid w:val="0"/>
              <w:rPr>
                <w:rFonts w:ascii="Arial" w:eastAsia="DengXian" w:hAnsi="Arial" w:cs="Arial"/>
                <w:b/>
                <w:bCs/>
              </w:rPr>
            </w:pPr>
            <w:r w:rsidRPr="0037057D">
              <w:rPr>
                <w:rFonts w:ascii="Arial" w:eastAsia="DengXian" w:hAnsi="Arial" w:cs="Arial"/>
                <w:b/>
                <w:bCs/>
              </w:rPr>
              <w:t>Parameters</w:t>
            </w:r>
          </w:p>
        </w:tc>
        <w:tc>
          <w:tcPr>
            <w:tcW w:w="3688" w:type="pct"/>
            <w:shd w:val="clear" w:color="auto" w:fill="BFBFBF" w:themeFill="background1" w:themeFillShade="BF"/>
            <w:vAlign w:val="center"/>
          </w:tcPr>
          <w:p w14:paraId="3A618C9D" w14:textId="77777777" w:rsidR="001D2E2D" w:rsidRPr="0037057D" w:rsidRDefault="001D2E2D" w:rsidP="00233CF5">
            <w:pPr>
              <w:snapToGrid w:val="0"/>
              <w:rPr>
                <w:rFonts w:ascii="Arial" w:eastAsia="DengXian" w:hAnsi="Arial" w:cs="Arial"/>
                <w:b/>
                <w:bCs/>
              </w:rPr>
            </w:pPr>
            <w:r w:rsidRPr="0037057D">
              <w:rPr>
                <w:rFonts w:ascii="Arial" w:eastAsia="DengXian" w:hAnsi="Arial" w:cs="Arial"/>
                <w:b/>
                <w:bCs/>
              </w:rPr>
              <w:t xml:space="preserve">Assumptions </w:t>
            </w:r>
          </w:p>
        </w:tc>
      </w:tr>
      <w:tr w:rsidR="001D2E2D" w:rsidRPr="0037057D" w14:paraId="08085470" w14:textId="77777777" w:rsidTr="00233CF5">
        <w:trPr>
          <w:trHeight w:val="119"/>
        </w:trPr>
        <w:tc>
          <w:tcPr>
            <w:tcW w:w="1312" w:type="pct"/>
          </w:tcPr>
          <w:p w14:paraId="2A67A844" w14:textId="77777777" w:rsidR="001D2E2D" w:rsidRPr="0037057D" w:rsidRDefault="001D2E2D" w:rsidP="00233CF5">
            <w:pPr>
              <w:snapToGrid w:val="0"/>
              <w:rPr>
                <w:rFonts w:ascii="Arial" w:eastAsia="DengXian" w:hAnsi="Arial" w:cs="Arial"/>
                <w:b/>
                <w:bCs/>
              </w:rPr>
            </w:pPr>
            <w:r w:rsidRPr="0037057D">
              <w:rPr>
                <w:rFonts w:ascii="Arial" w:hAnsi="Arial" w:cs="Arial"/>
                <w:b/>
                <w:bCs/>
              </w:rPr>
              <w:t>CPI (coherent processing interval)</w:t>
            </w:r>
          </w:p>
        </w:tc>
        <w:tc>
          <w:tcPr>
            <w:tcW w:w="3688" w:type="pct"/>
            <w:vAlign w:val="center"/>
          </w:tcPr>
          <w:p w14:paraId="65AF1011" w14:textId="77777777" w:rsidR="001D2E2D" w:rsidRPr="0037057D" w:rsidRDefault="001D2E2D" w:rsidP="00233CF5">
            <w:pPr>
              <w:snapToGrid w:val="0"/>
              <w:rPr>
                <w:rFonts w:ascii="Arial" w:eastAsia="DengXian" w:hAnsi="Arial" w:cs="Arial"/>
                <w:lang w:eastAsia="zh-CN"/>
              </w:rPr>
            </w:pPr>
            <w:r w:rsidRPr="0037057D">
              <w:rPr>
                <w:rFonts w:ascii="Arial" w:eastAsia="DengXian" w:hAnsi="Arial" w:cs="Arial"/>
              </w:rPr>
              <w:t>Companies to report the CPI value assumed</w:t>
            </w:r>
          </w:p>
        </w:tc>
      </w:tr>
      <w:tr w:rsidR="001D2E2D" w:rsidRPr="0037057D" w14:paraId="58DC9C00" w14:textId="77777777" w:rsidTr="00233CF5">
        <w:trPr>
          <w:trHeight w:val="119"/>
        </w:trPr>
        <w:tc>
          <w:tcPr>
            <w:tcW w:w="1312" w:type="pct"/>
          </w:tcPr>
          <w:p w14:paraId="429C149E" w14:textId="77777777" w:rsidR="001D2E2D" w:rsidRPr="0037057D" w:rsidRDefault="001D2E2D" w:rsidP="00233CF5">
            <w:pPr>
              <w:snapToGrid w:val="0"/>
              <w:rPr>
                <w:rFonts w:ascii="Arial" w:eastAsia="DengXian" w:hAnsi="Arial" w:cs="Arial"/>
                <w:b/>
                <w:bCs/>
              </w:rPr>
            </w:pPr>
            <w:r w:rsidRPr="0037057D">
              <w:rPr>
                <w:rFonts w:ascii="Arial" w:hAnsi="Arial" w:cs="Arial"/>
                <w:b/>
                <w:bCs/>
              </w:rPr>
              <w:t>Waveform</w:t>
            </w:r>
          </w:p>
        </w:tc>
        <w:tc>
          <w:tcPr>
            <w:tcW w:w="3688" w:type="pct"/>
            <w:vAlign w:val="center"/>
          </w:tcPr>
          <w:p w14:paraId="78CFD99F" w14:textId="77777777" w:rsidR="001D2E2D" w:rsidRPr="0037057D" w:rsidRDefault="001D2E2D" w:rsidP="00233CF5">
            <w:pPr>
              <w:snapToGrid w:val="0"/>
              <w:rPr>
                <w:rFonts w:ascii="Arial" w:eastAsia="DengXian" w:hAnsi="Arial" w:cs="Arial"/>
                <w:lang w:eastAsia="zh-CN"/>
              </w:rPr>
            </w:pPr>
            <w:r w:rsidRPr="0037057D">
              <w:rPr>
                <w:rFonts w:ascii="Arial" w:eastAsia="DengXian" w:hAnsi="Arial" w:cs="Arial"/>
              </w:rPr>
              <w:t>CP-OFDM as baseline, other waveform is up to companies report</w:t>
            </w:r>
          </w:p>
        </w:tc>
      </w:tr>
    </w:tbl>
    <w:p w14:paraId="700D2120" w14:textId="77777777" w:rsidR="001D2E2D" w:rsidRDefault="001D2E2D" w:rsidP="001D2E2D"/>
    <w:p w14:paraId="42BCB6EB" w14:textId="77777777" w:rsidR="001D2E2D" w:rsidRPr="002A6C3E" w:rsidRDefault="001D2E2D" w:rsidP="001D2E2D">
      <w:pPr>
        <w:pStyle w:val="3GPPAgreements"/>
        <w:numPr>
          <w:ilvl w:val="0"/>
          <w:numId w:val="0"/>
        </w:numPr>
        <w:spacing w:after="0"/>
        <w:ind w:left="284" w:hanging="284"/>
        <w:rPr>
          <w:b/>
          <w:bCs/>
          <w:sz w:val="20"/>
          <w:highlight w:val="green"/>
        </w:rPr>
      </w:pPr>
      <w:r w:rsidRPr="002A6C3E">
        <w:rPr>
          <w:b/>
          <w:bCs/>
          <w:sz w:val="20"/>
          <w:highlight w:val="green"/>
        </w:rPr>
        <w:t>Agreement</w:t>
      </w:r>
    </w:p>
    <w:p w14:paraId="5CC23D98" w14:textId="77777777" w:rsidR="001D2E2D" w:rsidRPr="002A6C3E" w:rsidRDefault="001D2E2D" w:rsidP="001D2E2D">
      <w:pPr>
        <w:suppressAutoHyphens/>
        <w:rPr>
          <w:rFonts w:eastAsiaTheme="minorEastAsia"/>
          <w:lang w:eastAsia="zh-CN"/>
        </w:rPr>
      </w:pPr>
      <w:r w:rsidRPr="002A6C3E">
        <w:rPr>
          <w:rFonts w:eastAsia="DengXian" w:cs="Times"/>
          <w:lang w:eastAsia="zh-CN"/>
        </w:rPr>
        <w:t>When Tx/Rx operates simultaneously,</w:t>
      </w:r>
      <w:r w:rsidRPr="002A6C3E">
        <w:rPr>
          <w:rFonts w:eastAsiaTheme="minorEastAsia" w:cs="Times"/>
          <w:lang w:eastAsia="zh-CN"/>
        </w:rPr>
        <w:t xml:space="preserve"> </w:t>
      </w:r>
      <w:r w:rsidRPr="002A6C3E">
        <w:rPr>
          <w:rFonts w:eastAsiaTheme="minorEastAsia"/>
          <w:lang w:eastAsia="zh-CN"/>
        </w:rPr>
        <w:t>the following evaluation parameters are agreed for the evaluation on NR ISAC.</w:t>
      </w:r>
    </w:p>
    <w:tbl>
      <w:tblPr>
        <w:tblW w:w="4027" w:type="pct"/>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2"/>
        <w:gridCol w:w="6620"/>
      </w:tblGrid>
      <w:tr w:rsidR="001D2E2D" w:rsidRPr="002A6C3E" w14:paraId="063D1AA3" w14:textId="77777777" w:rsidTr="00233CF5">
        <w:trPr>
          <w:trHeight w:val="132"/>
        </w:trPr>
        <w:tc>
          <w:tcPr>
            <w:tcW w:w="1070" w:type="pct"/>
            <w:vAlign w:val="center"/>
          </w:tcPr>
          <w:p w14:paraId="22C1E376" w14:textId="77777777" w:rsidR="001D2E2D" w:rsidRPr="002A6C3E" w:rsidRDefault="001D2E2D" w:rsidP="00233CF5">
            <w:pPr>
              <w:snapToGrid w:val="0"/>
              <w:rPr>
                <w:rFonts w:ascii="Arial" w:eastAsia="DengXian" w:hAnsi="Arial" w:cs="Arial"/>
                <w:b/>
                <w:bCs/>
                <w:sz w:val="18"/>
                <w:szCs w:val="18"/>
                <w:lang w:eastAsia="zh-CN"/>
              </w:rPr>
            </w:pPr>
            <w:r w:rsidRPr="002A6C3E">
              <w:rPr>
                <w:rFonts w:ascii="Arial" w:eastAsia="DengXian" w:hAnsi="Arial" w:cs="Arial"/>
                <w:b/>
                <w:bCs/>
                <w:sz w:val="18"/>
                <w:szCs w:val="18"/>
                <w:lang w:eastAsia="zh-CN"/>
              </w:rPr>
              <w:lastRenderedPageBreak/>
              <w:t>Self-interference</w:t>
            </w:r>
          </w:p>
        </w:tc>
        <w:tc>
          <w:tcPr>
            <w:tcW w:w="3930" w:type="pct"/>
            <w:vAlign w:val="center"/>
          </w:tcPr>
          <w:p w14:paraId="033FE749" w14:textId="77777777" w:rsidR="001D2E2D" w:rsidRPr="002A6C3E" w:rsidRDefault="001D2E2D" w:rsidP="00233CF5">
            <w:pPr>
              <w:pStyle w:val="BodyText"/>
              <w:rPr>
                <w:rFonts w:ascii="Arial" w:eastAsia="DengXian" w:hAnsi="Arial" w:cs="Arial"/>
                <w:sz w:val="18"/>
                <w:szCs w:val="18"/>
                <w:lang w:eastAsia="zh-CN"/>
              </w:rPr>
            </w:pPr>
            <w:r w:rsidRPr="002A6C3E">
              <w:rPr>
                <w:rFonts w:ascii="Arial" w:eastAsiaTheme="minorEastAsia" w:hAnsi="Arial" w:cs="Arial"/>
                <w:sz w:val="18"/>
                <w:szCs w:val="18"/>
                <w:lang w:eastAsia="zh-CN"/>
              </w:rPr>
              <w:t xml:space="preserve">The residual leakage interference/noise is modelled e.g. by additional </w:t>
            </w:r>
            <w:r w:rsidRPr="002A6C3E">
              <w:rPr>
                <w:rFonts w:ascii="Arial" w:eastAsia="DengXian" w:hAnsi="Arial" w:cs="Arial"/>
                <w:sz w:val="18"/>
                <w:szCs w:val="18"/>
                <w:lang w:eastAsia="zh-CN"/>
              </w:rPr>
              <w:t xml:space="preserve">additive white Gaussian noise, </w:t>
            </w:r>
            <w:r w:rsidRPr="002A6C3E">
              <w:rPr>
                <w:rFonts w:ascii="Arial" w:eastAsia="DengXian" w:hAnsi="Arial" w:cs="Arial" w:hint="eastAsia"/>
                <w:sz w:val="18"/>
                <w:szCs w:val="18"/>
                <w:lang w:eastAsia="zh-CN"/>
              </w:rPr>
              <w:t>-</w:t>
            </w:r>
            <w:r w:rsidRPr="002A6C3E">
              <w:rPr>
                <w:rFonts w:ascii="Arial" w:eastAsia="DengXian" w:hAnsi="Arial" w:cs="Arial"/>
                <w:sz w:val="18"/>
                <w:szCs w:val="18"/>
                <w:lang w:eastAsia="zh-CN"/>
              </w:rPr>
              <w:t>94+X dBm in 100 MHz, X is up to company report. Companies to provide details on their modelling.</w:t>
            </w:r>
          </w:p>
          <w:p w14:paraId="45987E96" w14:textId="77777777" w:rsidR="001D2E2D" w:rsidRPr="002A6C3E" w:rsidRDefault="001D2E2D" w:rsidP="00233CF5">
            <w:pPr>
              <w:pStyle w:val="BodyText"/>
              <w:rPr>
                <w:rFonts w:ascii="Arial" w:eastAsia="DengXian" w:hAnsi="Arial" w:cs="Arial"/>
                <w:sz w:val="18"/>
                <w:szCs w:val="18"/>
                <w:lang w:eastAsia="zh-CN"/>
              </w:rPr>
            </w:pPr>
            <w:r w:rsidRPr="002A6C3E">
              <w:rPr>
                <w:rFonts w:ascii="Arial" w:eastAsia="DengXian" w:hAnsi="Arial" w:cs="Arial" w:hint="eastAsia"/>
                <w:sz w:val="18"/>
                <w:szCs w:val="18"/>
                <w:lang w:eastAsia="zh-CN"/>
              </w:rPr>
              <w:t>N</w:t>
            </w:r>
            <w:r w:rsidRPr="002A6C3E">
              <w:rPr>
                <w:rFonts w:ascii="Arial" w:eastAsia="DengXian" w:hAnsi="Arial" w:cs="Arial"/>
                <w:sz w:val="18"/>
                <w:szCs w:val="18"/>
                <w:lang w:eastAsia="zh-CN"/>
              </w:rPr>
              <w:t>ote: X = -Infinity corresponds to not modelling self-interference</w:t>
            </w:r>
          </w:p>
        </w:tc>
      </w:tr>
    </w:tbl>
    <w:p w14:paraId="71339709" w14:textId="77777777" w:rsidR="001D2E2D" w:rsidRPr="003B275A" w:rsidRDefault="001D2E2D" w:rsidP="001D2E2D"/>
    <w:p w14:paraId="63361A78" w14:textId="77777777" w:rsidR="001D2E2D" w:rsidRPr="002A6C3E" w:rsidRDefault="001D2E2D" w:rsidP="001D2E2D">
      <w:pPr>
        <w:pStyle w:val="3GPPNormalText"/>
        <w:spacing w:after="0"/>
        <w:rPr>
          <w:b/>
          <w:bCs/>
          <w:sz w:val="20"/>
          <w:highlight w:val="green"/>
          <w:lang w:val="en-CA"/>
        </w:rPr>
      </w:pPr>
      <w:r w:rsidRPr="002A6C3E">
        <w:rPr>
          <w:b/>
          <w:bCs/>
          <w:sz w:val="20"/>
          <w:highlight w:val="green"/>
          <w:lang w:val="en-CA"/>
        </w:rPr>
        <w:t>Agreement</w:t>
      </w:r>
    </w:p>
    <w:p w14:paraId="2DA26482" w14:textId="77777777" w:rsidR="001D2E2D" w:rsidRPr="002A6C3E" w:rsidRDefault="001D2E2D" w:rsidP="001D2E2D">
      <w:pPr>
        <w:rPr>
          <w:rFonts w:eastAsiaTheme="minorEastAsia"/>
          <w:lang w:eastAsia="zh-CN"/>
        </w:rPr>
      </w:pPr>
      <w:r w:rsidRPr="002A6C3E">
        <w:rPr>
          <w:rFonts w:eastAsiaTheme="minorEastAsia"/>
          <w:lang w:eastAsia="zh-CN"/>
        </w:rPr>
        <w:t xml:space="preserve">For the evaluation on NR ISAC, </w:t>
      </w:r>
    </w:p>
    <w:p w14:paraId="49F68CD1" w14:textId="77777777" w:rsidR="001D2E2D" w:rsidRPr="002A6C3E" w:rsidRDefault="001D2E2D" w:rsidP="001D2E2D">
      <w:pPr>
        <w:pStyle w:val="ListParagraph"/>
        <w:numPr>
          <w:ilvl w:val="0"/>
          <w:numId w:val="201"/>
        </w:numPr>
        <w:overflowPunct/>
        <w:autoSpaceDE/>
        <w:autoSpaceDN/>
        <w:adjustRightInd/>
        <w:spacing w:after="0"/>
        <w:contextualSpacing w:val="0"/>
        <w:textAlignment w:val="auto"/>
        <w:rPr>
          <w:rFonts w:eastAsiaTheme="minorEastAsia"/>
          <w:lang w:eastAsia="zh-CN"/>
        </w:rPr>
      </w:pPr>
      <w:r w:rsidRPr="002A6C3E">
        <w:rPr>
          <w:rFonts w:eastAsia="DengXian"/>
          <w:lang w:eastAsia="zh-CN"/>
        </w:rPr>
        <w:t>3 kinds</w:t>
      </w:r>
      <w:r w:rsidRPr="002A6C3E">
        <w:rPr>
          <w:rFonts w:eastAsiaTheme="minorEastAsia"/>
          <w:lang w:eastAsia="zh-CN"/>
        </w:rPr>
        <w:t xml:space="preserve"> of resources are defined</w:t>
      </w:r>
    </w:p>
    <w:p w14:paraId="1285139B" w14:textId="77777777" w:rsidR="001D2E2D" w:rsidRPr="002A6C3E" w:rsidRDefault="001D2E2D" w:rsidP="001D2E2D">
      <w:pPr>
        <w:pStyle w:val="ListParagraph"/>
        <w:numPr>
          <w:ilvl w:val="0"/>
          <w:numId w:val="203"/>
        </w:numPr>
        <w:overflowPunct/>
        <w:autoSpaceDE/>
        <w:autoSpaceDN/>
        <w:adjustRightInd/>
        <w:spacing w:after="0"/>
        <w:contextualSpacing w:val="0"/>
        <w:textAlignment w:val="auto"/>
        <w:rPr>
          <w:rFonts w:eastAsia="Times New Roman"/>
        </w:rPr>
      </w:pPr>
      <w:r w:rsidRPr="002A6C3E">
        <w:rPr>
          <w:rFonts w:eastAsia="DengXian"/>
        </w:rPr>
        <w:t>Type 1: resources that are used for sensing signal transmission</w:t>
      </w:r>
    </w:p>
    <w:p w14:paraId="164DE772" w14:textId="77777777" w:rsidR="001D2E2D" w:rsidRPr="002A6C3E" w:rsidRDefault="001D2E2D" w:rsidP="001D2E2D">
      <w:pPr>
        <w:pStyle w:val="ListParagraph"/>
        <w:numPr>
          <w:ilvl w:val="0"/>
          <w:numId w:val="203"/>
        </w:numPr>
        <w:overflowPunct/>
        <w:autoSpaceDE/>
        <w:autoSpaceDN/>
        <w:adjustRightInd/>
        <w:spacing w:after="0"/>
        <w:contextualSpacing w:val="0"/>
        <w:textAlignment w:val="auto"/>
        <w:rPr>
          <w:rFonts w:eastAsia="Times New Roman"/>
        </w:rPr>
      </w:pPr>
      <w:r w:rsidRPr="002A6C3E">
        <w:rPr>
          <w:rFonts w:eastAsia="DengXian"/>
        </w:rPr>
        <w:t>Type 2: part of Type 1 resources that are used for communication purpose</w:t>
      </w:r>
    </w:p>
    <w:p w14:paraId="45B4B47D" w14:textId="77777777" w:rsidR="001D2E2D" w:rsidRPr="002A6C3E" w:rsidRDefault="001D2E2D" w:rsidP="001D2E2D">
      <w:pPr>
        <w:pStyle w:val="ListParagraph"/>
        <w:numPr>
          <w:ilvl w:val="1"/>
          <w:numId w:val="203"/>
        </w:numPr>
        <w:overflowPunct/>
        <w:autoSpaceDE/>
        <w:autoSpaceDN/>
        <w:adjustRightInd/>
        <w:spacing w:after="0"/>
        <w:contextualSpacing w:val="0"/>
        <w:textAlignment w:val="auto"/>
        <w:rPr>
          <w:rFonts w:eastAsiaTheme="minorEastAsia"/>
          <w:lang w:eastAsia="zh-CN"/>
        </w:rPr>
      </w:pPr>
      <w:r w:rsidRPr="002A6C3E">
        <w:rPr>
          <w:rFonts w:eastAsiaTheme="minorEastAsia"/>
          <w:lang w:eastAsia="zh-CN"/>
        </w:rPr>
        <w:t>Note: it is possible the resource type 2 doesn’t exist</w:t>
      </w:r>
    </w:p>
    <w:p w14:paraId="407D0277" w14:textId="77777777" w:rsidR="001D2E2D" w:rsidRPr="002A6C3E" w:rsidRDefault="001D2E2D" w:rsidP="001D2E2D">
      <w:pPr>
        <w:pStyle w:val="ListParagraph"/>
        <w:numPr>
          <w:ilvl w:val="0"/>
          <w:numId w:val="203"/>
        </w:numPr>
        <w:overflowPunct/>
        <w:autoSpaceDE/>
        <w:autoSpaceDN/>
        <w:adjustRightInd/>
        <w:spacing w:after="0"/>
        <w:contextualSpacing w:val="0"/>
        <w:textAlignment w:val="auto"/>
        <w:rPr>
          <w:rFonts w:eastAsia="Times New Roman"/>
        </w:rPr>
      </w:pPr>
      <w:r w:rsidRPr="002A6C3E">
        <w:rPr>
          <w:rFonts w:eastAsia="DengXian"/>
        </w:rPr>
        <w:t>Type 3: resources that are not used for sensing signal transmission, and cannot be used for communication purpose due to sensing operation</w:t>
      </w:r>
    </w:p>
    <w:p w14:paraId="16D46E05" w14:textId="77777777" w:rsidR="001D2E2D" w:rsidRPr="002A6C3E" w:rsidRDefault="001D2E2D" w:rsidP="001D2E2D">
      <w:pPr>
        <w:pStyle w:val="ListParagraph"/>
        <w:numPr>
          <w:ilvl w:val="0"/>
          <w:numId w:val="201"/>
        </w:numPr>
        <w:overflowPunct/>
        <w:autoSpaceDE/>
        <w:autoSpaceDN/>
        <w:adjustRightInd/>
        <w:spacing w:after="0"/>
        <w:contextualSpacing w:val="0"/>
        <w:textAlignment w:val="auto"/>
        <w:rPr>
          <w:rFonts w:eastAsiaTheme="minorEastAsia"/>
          <w:lang w:eastAsia="zh-CN"/>
        </w:rPr>
      </w:pPr>
      <w:r w:rsidRPr="002A6C3E">
        <w:rPr>
          <w:rFonts w:eastAsia="DengXian"/>
          <w:lang w:eastAsia="zh-CN"/>
        </w:rPr>
        <w:t>Both</w:t>
      </w:r>
      <w:r w:rsidRPr="002A6C3E">
        <w:rPr>
          <w:rFonts w:eastAsiaTheme="minorEastAsia"/>
          <w:lang w:eastAsia="zh-CN"/>
        </w:rPr>
        <w:t xml:space="preserve"> options should be reported for sensing resource ratio</w:t>
      </w:r>
    </w:p>
    <w:p w14:paraId="6E8D60AC" w14:textId="77777777" w:rsidR="001D2E2D" w:rsidRPr="002A6C3E" w:rsidRDefault="001D2E2D" w:rsidP="001D2E2D">
      <w:pPr>
        <w:pStyle w:val="ListParagraph"/>
        <w:numPr>
          <w:ilvl w:val="0"/>
          <w:numId w:val="202"/>
        </w:numPr>
        <w:overflowPunct/>
        <w:autoSpaceDE/>
        <w:autoSpaceDN/>
        <w:adjustRightInd/>
        <w:spacing w:after="0"/>
        <w:contextualSpacing w:val="0"/>
        <w:textAlignment w:val="auto"/>
        <w:rPr>
          <w:rFonts w:eastAsiaTheme="minorEastAsia"/>
          <w:lang w:eastAsia="zh-CN"/>
        </w:rPr>
      </w:pPr>
      <w:r w:rsidRPr="002A6C3E">
        <w:rPr>
          <w:rFonts w:eastAsiaTheme="minorEastAsia"/>
          <w:lang w:eastAsia="zh-CN"/>
        </w:rPr>
        <w:t>Option 1: (Type_1 + Type_3) resources over all radio DL and UL resources</w:t>
      </w:r>
    </w:p>
    <w:p w14:paraId="40C2A2CA" w14:textId="77777777" w:rsidR="001D2E2D" w:rsidRPr="002A6C3E" w:rsidRDefault="001D2E2D" w:rsidP="001D2E2D">
      <w:pPr>
        <w:pStyle w:val="ListParagraph"/>
        <w:numPr>
          <w:ilvl w:val="0"/>
          <w:numId w:val="202"/>
        </w:numPr>
        <w:overflowPunct/>
        <w:autoSpaceDE/>
        <w:autoSpaceDN/>
        <w:adjustRightInd/>
        <w:spacing w:after="0"/>
        <w:contextualSpacing w:val="0"/>
        <w:textAlignment w:val="auto"/>
        <w:rPr>
          <w:rFonts w:eastAsiaTheme="minorEastAsia"/>
          <w:lang w:eastAsia="zh-CN"/>
        </w:rPr>
      </w:pPr>
      <w:r w:rsidRPr="002A6C3E">
        <w:rPr>
          <w:rFonts w:eastAsiaTheme="minorEastAsia"/>
          <w:lang w:eastAsia="zh-CN"/>
        </w:rPr>
        <w:t>Option 2: (Type_1 - Type_2 + Type_3) resources over all radio DL and UL resources</w:t>
      </w:r>
    </w:p>
    <w:p w14:paraId="05EC066A" w14:textId="77777777" w:rsidR="001D2E2D" w:rsidRPr="002A6C3E" w:rsidRDefault="001D2E2D" w:rsidP="001D2E2D">
      <w:pPr>
        <w:pStyle w:val="ListParagraph"/>
        <w:numPr>
          <w:ilvl w:val="0"/>
          <w:numId w:val="202"/>
        </w:numPr>
        <w:overflowPunct/>
        <w:autoSpaceDE/>
        <w:autoSpaceDN/>
        <w:adjustRightInd/>
        <w:spacing w:after="0"/>
        <w:contextualSpacing w:val="0"/>
        <w:textAlignment w:val="auto"/>
        <w:rPr>
          <w:rFonts w:eastAsiaTheme="minorEastAsia"/>
          <w:lang w:eastAsia="zh-CN"/>
        </w:rPr>
      </w:pPr>
      <w:r w:rsidRPr="002A6C3E">
        <w:rPr>
          <w:rFonts w:eastAsiaTheme="minorEastAsia"/>
          <w:lang w:eastAsia="zh-CN"/>
        </w:rPr>
        <w:t>Note: if Type 2 resource doesn’t exist, two options are the same</w:t>
      </w:r>
    </w:p>
    <w:p w14:paraId="4ABEBA9E" w14:textId="77777777" w:rsidR="001D2E2D" w:rsidRPr="002A6C3E" w:rsidRDefault="001D2E2D" w:rsidP="001D2E2D">
      <w:r w:rsidRPr="002A6C3E">
        <w:rPr>
          <w:rFonts w:eastAsiaTheme="minorEastAsia"/>
          <w:lang w:eastAsia="zh-CN"/>
        </w:rPr>
        <w:t>For the evaluation on NR ISAC,</w:t>
      </w:r>
    </w:p>
    <w:p w14:paraId="120A1C63" w14:textId="77777777" w:rsidR="001D2E2D" w:rsidRPr="002A6C3E" w:rsidRDefault="001D2E2D" w:rsidP="001D2E2D">
      <w:pPr>
        <w:pStyle w:val="ListParagraph"/>
        <w:numPr>
          <w:ilvl w:val="0"/>
          <w:numId w:val="201"/>
        </w:numPr>
        <w:overflowPunct/>
        <w:autoSpaceDE/>
        <w:autoSpaceDN/>
        <w:adjustRightInd/>
        <w:spacing w:after="0"/>
        <w:contextualSpacing w:val="0"/>
        <w:textAlignment w:val="auto"/>
        <w:rPr>
          <w:rFonts w:eastAsia="DengXian"/>
        </w:rPr>
      </w:pPr>
      <w:r w:rsidRPr="002A6C3E">
        <w:rPr>
          <w:rFonts w:eastAsia="DengXian"/>
          <w:lang w:eastAsia="zh-CN"/>
        </w:rPr>
        <w:t>Company should report T/F RE mapping of sensing RS, assumed TDD UL/DL configuration if applicable.</w:t>
      </w:r>
    </w:p>
    <w:p w14:paraId="28EFC567" w14:textId="77777777" w:rsidR="001D2E2D" w:rsidRPr="002A6C3E" w:rsidRDefault="001D2E2D" w:rsidP="001D2E2D">
      <w:pPr>
        <w:pStyle w:val="ListParagraph"/>
        <w:numPr>
          <w:ilvl w:val="0"/>
          <w:numId w:val="202"/>
        </w:numPr>
        <w:overflowPunct/>
        <w:autoSpaceDE/>
        <w:autoSpaceDN/>
        <w:adjustRightInd/>
        <w:spacing w:after="0"/>
        <w:contextualSpacing w:val="0"/>
        <w:textAlignment w:val="auto"/>
        <w:rPr>
          <w:rFonts w:eastAsia="Times New Roman"/>
        </w:rPr>
      </w:pPr>
      <w:r w:rsidRPr="002A6C3E">
        <w:rPr>
          <w:rFonts w:eastAsia="DengXian"/>
          <w:lang w:eastAsia="zh-CN"/>
        </w:rPr>
        <w:t xml:space="preserve">Company should report which sensing RS resources are considered as Type 2 resource and related reason. </w:t>
      </w:r>
    </w:p>
    <w:p w14:paraId="1174C62E" w14:textId="77777777" w:rsidR="001D2E2D" w:rsidRPr="002A6C3E" w:rsidRDefault="001D2E2D" w:rsidP="001D2E2D"/>
    <w:p w14:paraId="47E38A4F" w14:textId="77777777" w:rsidR="001D2E2D" w:rsidRPr="002A6C3E" w:rsidRDefault="001D2E2D" w:rsidP="001D2E2D">
      <w:pPr>
        <w:pStyle w:val="3GPPNormalText"/>
        <w:spacing w:after="0"/>
        <w:rPr>
          <w:b/>
          <w:bCs/>
          <w:sz w:val="20"/>
          <w:highlight w:val="green"/>
          <w:lang w:val="en-CA"/>
        </w:rPr>
      </w:pPr>
      <w:r w:rsidRPr="002A6C3E">
        <w:rPr>
          <w:b/>
          <w:bCs/>
          <w:sz w:val="20"/>
          <w:highlight w:val="green"/>
          <w:lang w:val="en-CA"/>
        </w:rPr>
        <w:t>Agreement</w:t>
      </w:r>
    </w:p>
    <w:p w14:paraId="7F3DC9FE" w14:textId="77777777" w:rsidR="001D2E2D" w:rsidRPr="002A6C3E" w:rsidRDefault="001D2E2D" w:rsidP="001D2E2D">
      <w:pPr>
        <w:tabs>
          <w:tab w:val="left" w:pos="0"/>
        </w:tabs>
        <w:rPr>
          <w:rFonts w:eastAsiaTheme="minorEastAsia"/>
          <w:lang w:eastAsia="zh-CN"/>
        </w:rPr>
      </w:pPr>
      <w:r w:rsidRPr="002A6C3E">
        <w:rPr>
          <w:rFonts w:eastAsiaTheme="minorEastAsia"/>
          <w:lang w:eastAsia="zh-CN"/>
        </w:rPr>
        <w:t>Companies are encouraged to report the high-level sensing signal/data processing method used in the evaluation, e.g., 2D FFT, MUSIC, and any other methods.</w:t>
      </w:r>
    </w:p>
    <w:p w14:paraId="0D6995B1" w14:textId="77777777" w:rsidR="001D2E2D" w:rsidRPr="002A6C3E" w:rsidRDefault="001D2E2D" w:rsidP="001D2E2D">
      <w:pPr>
        <w:pStyle w:val="3GPPNormalText"/>
        <w:spacing w:after="0"/>
        <w:rPr>
          <w:b/>
          <w:bCs/>
          <w:sz w:val="20"/>
          <w:highlight w:val="green"/>
          <w:lang w:val="en-CA"/>
        </w:rPr>
      </w:pPr>
      <w:r w:rsidRPr="002A6C3E">
        <w:rPr>
          <w:b/>
          <w:bCs/>
          <w:sz w:val="20"/>
          <w:highlight w:val="green"/>
          <w:lang w:val="en-CA"/>
        </w:rPr>
        <w:t>Agreement</w:t>
      </w:r>
    </w:p>
    <w:p w14:paraId="26A0712F" w14:textId="77777777" w:rsidR="001D2E2D" w:rsidRPr="002A6C3E" w:rsidRDefault="001D2E2D" w:rsidP="001D2E2D">
      <w:pPr>
        <w:tabs>
          <w:tab w:val="left" w:pos="0"/>
        </w:tabs>
        <w:suppressAutoHyphens/>
        <w:rPr>
          <w:rFonts w:eastAsiaTheme="minorEastAsia"/>
          <w:lang w:eastAsia="zh-CN"/>
        </w:rPr>
      </w:pPr>
      <w:r w:rsidRPr="002A6C3E">
        <w:rPr>
          <w:rFonts w:eastAsiaTheme="minorEastAsia"/>
          <w:lang w:eastAsia="zh-CN"/>
        </w:rPr>
        <w:t>Up to company to model low power cluster in the evaluation of NR ISAC</w:t>
      </w:r>
    </w:p>
    <w:p w14:paraId="7830A793" w14:textId="77777777" w:rsidR="001D2E2D" w:rsidRPr="002A6C3E" w:rsidRDefault="001D2E2D" w:rsidP="001D2E2D">
      <w:pPr>
        <w:suppressAutoHyphens/>
        <w:rPr>
          <w:rFonts w:eastAsiaTheme="minorEastAsia"/>
          <w:b/>
          <w:bCs/>
          <w:lang w:eastAsia="zh-CN"/>
        </w:rPr>
      </w:pPr>
      <w:r w:rsidRPr="002A6C3E">
        <w:rPr>
          <w:b/>
          <w:bCs/>
          <w:highlight w:val="green"/>
        </w:rPr>
        <w:t>Agreement</w:t>
      </w:r>
    </w:p>
    <w:p w14:paraId="7D99A45D" w14:textId="77777777" w:rsidR="001D2E2D" w:rsidRPr="002A6C3E" w:rsidRDefault="001D2E2D" w:rsidP="001D2E2D">
      <w:pPr>
        <w:suppressAutoHyphens/>
        <w:rPr>
          <w:rFonts w:eastAsiaTheme="minorEastAsia"/>
          <w:lang w:eastAsia="zh-CN"/>
        </w:rPr>
      </w:pPr>
      <w:r w:rsidRPr="002A6C3E">
        <w:rPr>
          <w:rFonts w:eastAsiaTheme="minorEastAsia"/>
          <w:lang w:eastAsia="zh-CN"/>
        </w:rPr>
        <w:t>Companies should report details of the Tx beam information (number of Tx beams, wide/narrow Tx beam) being used at TRP.</w:t>
      </w:r>
    </w:p>
    <w:p w14:paraId="0A438EA2" w14:textId="77777777" w:rsidR="001D2E2D" w:rsidRPr="002A6C3E" w:rsidRDefault="001D2E2D" w:rsidP="001D2E2D">
      <w:pPr>
        <w:pStyle w:val="ListParagraph"/>
        <w:numPr>
          <w:ilvl w:val="0"/>
          <w:numId w:val="197"/>
        </w:numPr>
        <w:suppressAutoHyphens/>
        <w:overflowPunct/>
        <w:autoSpaceDE/>
        <w:autoSpaceDN/>
        <w:adjustRightInd/>
        <w:spacing w:after="0"/>
        <w:contextualSpacing w:val="0"/>
        <w:textAlignment w:val="auto"/>
        <w:rPr>
          <w:rFonts w:eastAsiaTheme="minorEastAsia"/>
          <w:lang w:eastAsia="zh-CN"/>
        </w:rPr>
      </w:pPr>
      <w:r w:rsidRPr="002A6C3E">
        <w:rPr>
          <w:rFonts w:eastAsiaTheme="minorEastAsia"/>
          <w:lang w:eastAsia="zh-CN"/>
        </w:rPr>
        <w:t>The details of the Tx beam information (number of Tx beams, wide/narrow Tx beam) being used at TRP will be captured along with the corresponding evaluation results in the Rel-20 TR</w:t>
      </w:r>
    </w:p>
    <w:p w14:paraId="531D93DD" w14:textId="77777777" w:rsidR="001D2E2D" w:rsidRPr="002A6C3E" w:rsidRDefault="001D2E2D" w:rsidP="001D2E2D">
      <w:pPr>
        <w:pStyle w:val="3GPPNormalText"/>
        <w:spacing w:after="0"/>
        <w:rPr>
          <w:b/>
          <w:bCs/>
          <w:sz w:val="20"/>
          <w:highlight w:val="green"/>
          <w:lang w:val="en-CA"/>
        </w:rPr>
      </w:pPr>
      <w:r w:rsidRPr="002A6C3E">
        <w:rPr>
          <w:b/>
          <w:bCs/>
          <w:sz w:val="20"/>
          <w:highlight w:val="green"/>
          <w:lang w:val="en-CA"/>
        </w:rPr>
        <w:t>Agreement</w:t>
      </w:r>
    </w:p>
    <w:p w14:paraId="30BE5E3A" w14:textId="77777777" w:rsidR="001D2E2D" w:rsidRPr="002A6C3E" w:rsidRDefault="001D2E2D" w:rsidP="001D2E2D">
      <w:pPr>
        <w:suppressAutoHyphens/>
        <w:rPr>
          <w:rFonts w:eastAsiaTheme="minorEastAsia"/>
          <w:lang w:eastAsia="zh-CN"/>
        </w:rPr>
      </w:pPr>
      <w:r w:rsidRPr="002A6C3E">
        <w:rPr>
          <w:rFonts w:eastAsiaTheme="minorEastAsia"/>
          <w:lang w:val="en-US" w:eastAsia="zh-CN"/>
        </w:rPr>
        <w:t>The following performance objectives are adopted for evaluation purpose of NR ISAC.</w:t>
      </w:r>
    </w:p>
    <w:tbl>
      <w:tblPr>
        <w:tblStyle w:val="TableGrid"/>
        <w:tblW w:w="7004" w:type="dxa"/>
        <w:jc w:val="center"/>
        <w:tblLook w:val="04A0" w:firstRow="1" w:lastRow="0" w:firstColumn="1" w:lastColumn="0" w:noHBand="0" w:noVBand="1"/>
      </w:tblPr>
      <w:tblGrid>
        <w:gridCol w:w="3964"/>
        <w:gridCol w:w="3040"/>
      </w:tblGrid>
      <w:tr w:rsidR="001D2E2D" w:rsidRPr="00C557FB" w14:paraId="440254CB" w14:textId="77777777" w:rsidTr="00233CF5">
        <w:trPr>
          <w:trHeight w:val="332"/>
          <w:jc w:val="center"/>
        </w:trPr>
        <w:tc>
          <w:tcPr>
            <w:tcW w:w="3964" w:type="dxa"/>
            <w:shd w:val="clear" w:color="auto" w:fill="E7E6E6" w:themeFill="background2"/>
            <w:vAlign w:val="center"/>
          </w:tcPr>
          <w:p w14:paraId="1231A1DA" w14:textId="77777777" w:rsidR="001D2E2D" w:rsidRPr="00C557FB" w:rsidRDefault="001D2E2D" w:rsidP="00233CF5">
            <w:pPr>
              <w:snapToGrid w:val="0"/>
              <w:jc w:val="center"/>
              <w:rPr>
                <w:rFonts w:ascii="Arial" w:hAnsi="Arial" w:cs="Arial"/>
                <w:sz w:val="18"/>
                <w:szCs w:val="18"/>
              </w:rPr>
            </w:pPr>
            <w:r w:rsidRPr="00C557FB">
              <w:rPr>
                <w:rFonts w:ascii="Arial" w:hAnsi="Arial" w:cs="Arial"/>
                <w:b/>
                <w:bCs/>
                <w:sz w:val="18"/>
                <w:szCs w:val="18"/>
              </w:rPr>
              <w:t>Metric</w:t>
            </w:r>
          </w:p>
        </w:tc>
        <w:tc>
          <w:tcPr>
            <w:tcW w:w="3040" w:type="dxa"/>
            <w:shd w:val="clear" w:color="auto" w:fill="E7E6E6" w:themeFill="background2"/>
            <w:vAlign w:val="center"/>
          </w:tcPr>
          <w:p w14:paraId="151AE650" w14:textId="77777777" w:rsidR="001D2E2D" w:rsidRPr="00C557FB" w:rsidRDefault="001D2E2D" w:rsidP="00233CF5">
            <w:pPr>
              <w:snapToGrid w:val="0"/>
              <w:jc w:val="center"/>
              <w:rPr>
                <w:rFonts w:ascii="Arial" w:hAnsi="Arial" w:cs="Arial"/>
                <w:sz w:val="18"/>
                <w:szCs w:val="18"/>
              </w:rPr>
            </w:pPr>
            <w:r w:rsidRPr="00C557FB">
              <w:rPr>
                <w:rFonts w:ascii="Arial" w:hAnsi="Arial" w:cs="Arial"/>
                <w:b/>
                <w:bCs/>
                <w:sz w:val="18"/>
                <w:szCs w:val="18"/>
              </w:rPr>
              <w:t xml:space="preserve">Value </w:t>
            </w:r>
          </w:p>
        </w:tc>
      </w:tr>
      <w:tr w:rsidR="001D2E2D" w:rsidRPr="00C557FB" w14:paraId="425B5084" w14:textId="77777777" w:rsidTr="00233CF5">
        <w:trPr>
          <w:trHeight w:val="332"/>
          <w:jc w:val="center"/>
        </w:trPr>
        <w:tc>
          <w:tcPr>
            <w:tcW w:w="3964" w:type="dxa"/>
            <w:vAlign w:val="center"/>
          </w:tcPr>
          <w:p w14:paraId="287BBF66"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Missed detection Probability</w:t>
            </w:r>
          </w:p>
        </w:tc>
        <w:tc>
          <w:tcPr>
            <w:tcW w:w="3040" w:type="dxa"/>
            <w:vAlign w:val="center"/>
          </w:tcPr>
          <w:p w14:paraId="2E6A62C1"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[5]%</w:t>
            </w:r>
          </w:p>
        </w:tc>
      </w:tr>
      <w:tr w:rsidR="001D2E2D" w:rsidRPr="00C557FB" w14:paraId="63A03198" w14:textId="77777777" w:rsidTr="00233CF5">
        <w:trPr>
          <w:trHeight w:val="332"/>
          <w:jc w:val="center"/>
        </w:trPr>
        <w:tc>
          <w:tcPr>
            <w:tcW w:w="3964" w:type="dxa"/>
            <w:vAlign w:val="center"/>
          </w:tcPr>
          <w:p w14:paraId="442CBFF4"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False Alarm Probability Type 1</w:t>
            </w:r>
          </w:p>
        </w:tc>
        <w:tc>
          <w:tcPr>
            <w:tcW w:w="3040" w:type="dxa"/>
            <w:vAlign w:val="center"/>
          </w:tcPr>
          <w:p w14:paraId="03CCD1FB"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[5]%</w:t>
            </w:r>
          </w:p>
        </w:tc>
      </w:tr>
      <w:tr w:rsidR="001D2E2D" w:rsidRPr="00C557FB" w14:paraId="23C70742" w14:textId="77777777" w:rsidTr="00233CF5">
        <w:trPr>
          <w:trHeight w:val="332"/>
          <w:jc w:val="center"/>
        </w:trPr>
        <w:tc>
          <w:tcPr>
            <w:tcW w:w="3964" w:type="dxa"/>
            <w:vAlign w:val="center"/>
          </w:tcPr>
          <w:p w14:paraId="139B82E4"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False Alarm Probability Type 2</w:t>
            </w:r>
          </w:p>
        </w:tc>
        <w:tc>
          <w:tcPr>
            <w:tcW w:w="3040" w:type="dxa"/>
            <w:vAlign w:val="center"/>
          </w:tcPr>
          <w:p w14:paraId="4FF9232B"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[5]%</w:t>
            </w:r>
          </w:p>
        </w:tc>
      </w:tr>
      <w:tr w:rsidR="001D2E2D" w:rsidRPr="00C557FB" w14:paraId="655284E1" w14:textId="77777777" w:rsidTr="00233CF5">
        <w:trPr>
          <w:trHeight w:val="332"/>
          <w:jc w:val="center"/>
        </w:trPr>
        <w:tc>
          <w:tcPr>
            <w:tcW w:w="3964" w:type="dxa"/>
            <w:vAlign w:val="center"/>
          </w:tcPr>
          <w:p w14:paraId="256E3244"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Horizontal Positioning Accuracy</w:t>
            </w:r>
          </w:p>
        </w:tc>
        <w:tc>
          <w:tcPr>
            <w:tcW w:w="3040" w:type="dxa"/>
            <w:vAlign w:val="center"/>
          </w:tcPr>
          <w:p w14:paraId="0F8B1287"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 xml:space="preserve">[10] m </w:t>
            </w:r>
            <w:r w:rsidRPr="008F455E">
              <w:rPr>
                <w:rFonts w:ascii="Arial" w:eastAsiaTheme="minorEastAsia" w:hAnsi="Arial" w:cs="Arial"/>
                <w:sz w:val="18"/>
                <w:szCs w:val="18"/>
                <w:lang w:val="en-US" w:eastAsia="zh-CN"/>
              </w:rPr>
              <w:t>with confidence level 90%</w:t>
            </w:r>
          </w:p>
        </w:tc>
      </w:tr>
      <w:tr w:rsidR="001D2E2D" w:rsidRPr="00C557FB" w14:paraId="70C02FA7" w14:textId="77777777" w:rsidTr="00233CF5">
        <w:trPr>
          <w:trHeight w:val="332"/>
          <w:jc w:val="center"/>
        </w:trPr>
        <w:tc>
          <w:tcPr>
            <w:tcW w:w="3964" w:type="dxa"/>
            <w:vAlign w:val="center"/>
          </w:tcPr>
          <w:p w14:paraId="29C0A2A7"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Vertical Positioning Accuracy</w:t>
            </w:r>
          </w:p>
        </w:tc>
        <w:tc>
          <w:tcPr>
            <w:tcW w:w="3040" w:type="dxa"/>
            <w:vAlign w:val="center"/>
          </w:tcPr>
          <w:p w14:paraId="5E2C9E42"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[10] m</w:t>
            </w:r>
            <w:r w:rsidRPr="008F455E">
              <w:rPr>
                <w:rFonts w:ascii="Arial" w:eastAsiaTheme="minorEastAsia" w:hAnsi="Arial" w:cs="Arial"/>
                <w:sz w:val="18"/>
                <w:szCs w:val="18"/>
                <w:lang w:val="en-US" w:eastAsia="zh-CN"/>
              </w:rPr>
              <w:t xml:space="preserve"> with confidence level 90%</w:t>
            </w:r>
          </w:p>
        </w:tc>
      </w:tr>
      <w:tr w:rsidR="001D2E2D" w:rsidRPr="00C557FB" w14:paraId="0045B6B9" w14:textId="77777777" w:rsidTr="00233CF5">
        <w:trPr>
          <w:trHeight w:val="332"/>
          <w:jc w:val="center"/>
        </w:trPr>
        <w:tc>
          <w:tcPr>
            <w:tcW w:w="3964" w:type="dxa"/>
            <w:vAlign w:val="center"/>
          </w:tcPr>
          <w:p w14:paraId="17F1062B" w14:textId="77777777" w:rsidR="001D2E2D" w:rsidRPr="008F455E" w:rsidRDefault="001D2E2D" w:rsidP="00233CF5">
            <w:pPr>
              <w:snapToGrid w:val="0"/>
              <w:jc w:val="center"/>
              <w:rPr>
                <w:rFonts w:ascii="Arial" w:hAnsi="Arial" w:cs="Arial"/>
                <w:b/>
                <w:bCs/>
                <w:sz w:val="18"/>
                <w:szCs w:val="18"/>
              </w:rPr>
            </w:pPr>
            <w:r w:rsidRPr="008F455E">
              <w:rPr>
                <w:rFonts w:ascii="Arial" w:hAnsi="Arial" w:cs="Arial"/>
                <w:b/>
                <w:bCs/>
                <w:sz w:val="18"/>
                <w:szCs w:val="18"/>
              </w:rPr>
              <w:t>Velocity Accuracy</w:t>
            </w:r>
          </w:p>
        </w:tc>
        <w:tc>
          <w:tcPr>
            <w:tcW w:w="3040" w:type="dxa"/>
            <w:vAlign w:val="center"/>
          </w:tcPr>
          <w:p w14:paraId="148653B3" w14:textId="77777777" w:rsidR="001D2E2D" w:rsidRPr="008F455E" w:rsidRDefault="001D2E2D" w:rsidP="00233CF5">
            <w:pPr>
              <w:snapToGrid w:val="0"/>
              <w:jc w:val="center"/>
              <w:rPr>
                <w:rFonts w:ascii="Arial" w:hAnsi="Arial" w:cs="Arial"/>
                <w:sz w:val="18"/>
                <w:szCs w:val="18"/>
              </w:rPr>
            </w:pPr>
            <w:r w:rsidRPr="008F455E">
              <w:rPr>
                <w:rFonts w:ascii="Arial" w:hAnsi="Arial" w:cs="Arial"/>
                <w:sz w:val="18"/>
                <w:szCs w:val="18"/>
              </w:rPr>
              <w:t>[</w:t>
            </w:r>
            <w:r>
              <w:rPr>
                <w:rFonts w:ascii="Arial" w:hAnsi="Arial" w:cs="Arial"/>
                <w:sz w:val="18"/>
                <w:szCs w:val="18"/>
              </w:rPr>
              <w:t>5</w:t>
            </w:r>
            <w:r w:rsidRPr="008F455E">
              <w:rPr>
                <w:rFonts w:ascii="Arial" w:hAnsi="Arial" w:cs="Arial"/>
                <w:sz w:val="18"/>
                <w:szCs w:val="18"/>
              </w:rPr>
              <w:t>] m/s</w:t>
            </w:r>
            <w:r w:rsidRPr="008F455E">
              <w:rPr>
                <w:rFonts w:ascii="Arial" w:eastAsiaTheme="minorEastAsia" w:hAnsi="Arial" w:cs="Arial"/>
                <w:sz w:val="18"/>
                <w:szCs w:val="18"/>
                <w:lang w:val="en-US" w:eastAsia="zh-CN"/>
              </w:rPr>
              <w:t xml:space="preserve"> with confidence level 90%</w:t>
            </w:r>
          </w:p>
        </w:tc>
      </w:tr>
    </w:tbl>
    <w:p w14:paraId="3A176542" w14:textId="77777777" w:rsidR="009048F4" w:rsidRPr="00982845" w:rsidRDefault="009048F4" w:rsidP="009048F4">
      <w:pPr>
        <w:rPr>
          <w:rFonts w:eastAsia="DengXian"/>
          <w:lang w:eastAsia="zh-CN"/>
        </w:rPr>
      </w:pPr>
    </w:p>
    <w:p w14:paraId="2E946F6B" w14:textId="6ED9BF79" w:rsidR="009048F4" w:rsidRPr="00982845" w:rsidRDefault="004710F9" w:rsidP="009048F4">
      <w:hyperlink r:id="rId1075" w:history="1">
        <w:r>
          <w:rPr>
            <w:rStyle w:val="Hyperlink"/>
          </w:rPr>
          <w:t>R1-2506811</w:t>
        </w:r>
      </w:hyperlink>
      <w:r w:rsidR="009048F4" w:rsidRPr="00982845">
        <w:tab/>
        <w:t>Discussion on evaluation assumptions and metrics for ISAC</w:t>
      </w:r>
      <w:r w:rsidR="009048F4" w:rsidRPr="00982845">
        <w:tab/>
        <w:t>Spreadtrum, UNISOC</w:t>
      </w:r>
    </w:p>
    <w:p w14:paraId="0F831891" w14:textId="5BEA8B60" w:rsidR="009048F4" w:rsidRPr="00982845" w:rsidRDefault="004710F9" w:rsidP="009048F4">
      <w:hyperlink r:id="rId1076" w:history="1">
        <w:r>
          <w:rPr>
            <w:rStyle w:val="Hyperlink"/>
          </w:rPr>
          <w:t>R1-2506895</w:t>
        </w:r>
      </w:hyperlink>
      <w:r w:rsidR="009048F4" w:rsidRPr="00982845">
        <w:tab/>
        <w:t>Evaluation methodology and assumptions for 5G-A ISAC</w:t>
      </w:r>
      <w:r w:rsidR="009048F4" w:rsidRPr="00982845">
        <w:tab/>
        <w:t>vivo</w:t>
      </w:r>
    </w:p>
    <w:p w14:paraId="33522B19" w14:textId="643CBA93" w:rsidR="009048F4" w:rsidRPr="00982845" w:rsidRDefault="004710F9" w:rsidP="009048F4">
      <w:hyperlink r:id="rId1077" w:history="1">
        <w:r>
          <w:rPr>
            <w:rStyle w:val="Hyperlink"/>
          </w:rPr>
          <w:t>R1-2506920</w:t>
        </w:r>
      </w:hyperlink>
      <w:r w:rsidR="009048F4" w:rsidRPr="00982845">
        <w:tab/>
        <w:t>Evaluation assumptions and performance evaluation of ISAC for NR</w:t>
      </w:r>
      <w:r w:rsidR="009048F4" w:rsidRPr="00982845">
        <w:tab/>
        <w:t>InterDigital, Inc.</w:t>
      </w:r>
    </w:p>
    <w:p w14:paraId="724C2F4D" w14:textId="4369105C" w:rsidR="009048F4" w:rsidRPr="00982845" w:rsidRDefault="004710F9" w:rsidP="009048F4">
      <w:hyperlink r:id="rId1078" w:history="1">
        <w:r>
          <w:rPr>
            <w:rStyle w:val="Hyperlink"/>
          </w:rPr>
          <w:t>R1-2506946</w:t>
        </w:r>
      </w:hyperlink>
      <w:r w:rsidR="009048F4" w:rsidRPr="00982845">
        <w:tab/>
        <w:t>Performance metric, methodologies, and initial evaluation results for ISAC</w:t>
      </w:r>
      <w:r w:rsidR="009048F4" w:rsidRPr="00982845">
        <w:tab/>
        <w:t>Huawei, HiSilicon</w:t>
      </w:r>
    </w:p>
    <w:p w14:paraId="6FBF9947" w14:textId="7D0753D3" w:rsidR="009048F4" w:rsidRPr="00982845" w:rsidRDefault="004710F9" w:rsidP="009048F4">
      <w:hyperlink r:id="rId1079" w:history="1">
        <w:r>
          <w:rPr>
            <w:rStyle w:val="Hyperlink"/>
          </w:rPr>
          <w:t>R1-2506986</w:t>
        </w:r>
      </w:hyperlink>
      <w:r w:rsidR="009048F4" w:rsidRPr="00982845">
        <w:tab/>
        <w:t>Discussion on performance evaluation for ISAC</w:t>
      </w:r>
      <w:r w:rsidR="009048F4" w:rsidRPr="00982845">
        <w:tab/>
        <w:t>Xiaomi</w:t>
      </w:r>
    </w:p>
    <w:p w14:paraId="24681FD2" w14:textId="3F2F0271" w:rsidR="009048F4" w:rsidRPr="00982845" w:rsidRDefault="004710F9" w:rsidP="009048F4">
      <w:hyperlink r:id="rId1080" w:history="1">
        <w:r>
          <w:rPr>
            <w:rStyle w:val="Hyperlink"/>
          </w:rPr>
          <w:t>R1-2507011</w:t>
        </w:r>
      </w:hyperlink>
      <w:r w:rsidR="009048F4" w:rsidRPr="00982845">
        <w:tab/>
        <w:t>Discussion on ISAC evaluation methodology and assumptions</w:t>
      </w:r>
      <w:r w:rsidR="009048F4" w:rsidRPr="00982845">
        <w:tab/>
        <w:t>CMCC</w:t>
      </w:r>
    </w:p>
    <w:p w14:paraId="49998BD6" w14:textId="5E80D307" w:rsidR="009048F4" w:rsidRPr="00982845" w:rsidRDefault="004710F9" w:rsidP="009048F4">
      <w:pPr>
        <w:ind w:left="1440" w:hanging="1440"/>
      </w:pPr>
      <w:hyperlink r:id="rId1081" w:history="1">
        <w:r>
          <w:rPr>
            <w:rStyle w:val="Hyperlink"/>
          </w:rPr>
          <w:t>R1-2507116</w:t>
        </w:r>
      </w:hyperlink>
      <w:r w:rsidR="009048F4" w:rsidRPr="00982845">
        <w:tab/>
        <w:t>Discussion on evaluation assumptions and performance evaluation for R20 ISAC for NR</w:t>
      </w:r>
      <w:r w:rsidR="009048F4" w:rsidRPr="00982845">
        <w:tab/>
        <w:t>CATT, CICTCI</w:t>
      </w:r>
    </w:p>
    <w:p w14:paraId="229674B3" w14:textId="5CFB33D7" w:rsidR="009048F4" w:rsidRPr="00982845" w:rsidRDefault="004710F9" w:rsidP="009048F4">
      <w:hyperlink r:id="rId1082" w:history="1">
        <w:r>
          <w:rPr>
            <w:rStyle w:val="Hyperlink"/>
          </w:rPr>
          <w:t>R1-2507173</w:t>
        </w:r>
      </w:hyperlink>
      <w:r w:rsidR="009048F4" w:rsidRPr="00982845">
        <w:tab/>
        <w:t>Discussion of ISAC evaluation in 5GA</w:t>
      </w:r>
      <w:r w:rsidR="009048F4" w:rsidRPr="00982845">
        <w:tab/>
        <w:t>OPPO</w:t>
      </w:r>
    </w:p>
    <w:p w14:paraId="0107B659" w14:textId="385C91D7" w:rsidR="009048F4" w:rsidRPr="00982845" w:rsidRDefault="004710F9" w:rsidP="009048F4">
      <w:hyperlink r:id="rId1083" w:history="1">
        <w:r>
          <w:rPr>
            <w:rStyle w:val="Hyperlink"/>
          </w:rPr>
          <w:t>R1-2507193</w:t>
        </w:r>
      </w:hyperlink>
      <w:r w:rsidR="009048F4" w:rsidRPr="00982845">
        <w:tab/>
        <w:t>Discussion on 5G-A ISAC evaluation</w:t>
      </w:r>
      <w:r w:rsidR="009048F4" w:rsidRPr="00982845">
        <w:tab/>
        <w:t>ZTE Corporation, Sanechips</w:t>
      </w:r>
    </w:p>
    <w:p w14:paraId="1FEB141B" w14:textId="52C3A378" w:rsidR="009048F4" w:rsidRPr="00982845" w:rsidRDefault="004710F9" w:rsidP="009048F4">
      <w:hyperlink r:id="rId1084" w:history="1">
        <w:r>
          <w:rPr>
            <w:rStyle w:val="Hyperlink"/>
          </w:rPr>
          <w:t>R1-2507250</w:t>
        </w:r>
      </w:hyperlink>
      <w:r w:rsidR="009048F4" w:rsidRPr="00982845">
        <w:tab/>
        <w:t>Discussion on ISAC evaluation assumptions and performance evaluation</w:t>
      </w:r>
      <w:r w:rsidR="009048F4" w:rsidRPr="00982845">
        <w:tab/>
        <w:t>Samsung</w:t>
      </w:r>
    </w:p>
    <w:p w14:paraId="186F03E3" w14:textId="6BE15780" w:rsidR="009048F4" w:rsidRPr="00982845" w:rsidRDefault="004710F9" w:rsidP="009048F4">
      <w:pPr>
        <w:ind w:left="1440" w:hanging="1440"/>
        <w:rPr>
          <w:rFonts w:eastAsia="DengXian"/>
          <w:color w:val="AEAAAA"/>
          <w:lang w:eastAsia="zh-CN"/>
        </w:rPr>
      </w:pPr>
      <w:hyperlink r:id="rId1085" w:history="1">
        <w:r>
          <w:rPr>
            <w:rStyle w:val="Hyperlink"/>
          </w:rPr>
          <w:t>R1-2507332</w:t>
        </w:r>
      </w:hyperlink>
      <w:r w:rsidR="009048F4" w:rsidRPr="00982845">
        <w:rPr>
          <w:color w:val="AEAAAA"/>
        </w:rPr>
        <w:tab/>
        <w:t>Joint views on ISAC measurement report</w:t>
      </w:r>
      <w:r w:rsidR="009048F4" w:rsidRPr="00982845">
        <w:rPr>
          <w:color w:val="AEAAAA"/>
        </w:rPr>
        <w:tab/>
        <w:t>China Telecom, ZTE, CAICT, CATT, Pengcheng Laboratory, Sony</w:t>
      </w:r>
    </w:p>
    <w:p w14:paraId="75F4E3A8" w14:textId="77777777" w:rsidR="009048F4" w:rsidRPr="00982845" w:rsidRDefault="009048F4" w:rsidP="009048F4">
      <w:pPr>
        <w:ind w:left="1440" w:hanging="1440"/>
        <w:rPr>
          <w:rFonts w:eastAsia="DengXian"/>
          <w:color w:val="AEAAAA"/>
          <w:lang w:eastAsia="zh-CN"/>
        </w:rPr>
      </w:pPr>
      <w:r w:rsidRPr="00982845">
        <w:rPr>
          <w:rFonts w:eastAsia="DengXian"/>
          <w:color w:val="AEAAAA"/>
          <w:lang w:eastAsia="zh-CN"/>
        </w:rPr>
        <w:tab/>
      </w:r>
      <w:r w:rsidRPr="00982845">
        <w:rPr>
          <w:rFonts w:eastAsia="DengXian"/>
          <w:color w:val="AEAAAA"/>
          <w:highlight w:val="yellow"/>
          <w:lang w:eastAsia="zh-CN"/>
        </w:rPr>
        <w:t>(Withdrawn)</w:t>
      </w:r>
    </w:p>
    <w:p w14:paraId="4ECE9177" w14:textId="59F608C1" w:rsidR="009048F4" w:rsidRPr="00982845" w:rsidRDefault="004710F9" w:rsidP="009048F4">
      <w:hyperlink r:id="rId1086" w:history="1">
        <w:r>
          <w:rPr>
            <w:rStyle w:val="Hyperlink"/>
          </w:rPr>
          <w:t>R1-2507337</w:t>
        </w:r>
      </w:hyperlink>
      <w:r w:rsidR="009048F4" w:rsidRPr="00982845">
        <w:tab/>
        <w:t>Evaluation assumptions and performance evaluation for ISAC</w:t>
      </w:r>
      <w:r w:rsidR="009048F4" w:rsidRPr="00982845">
        <w:tab/>
        <w:t>EURECOM</w:t>
      </w:r>
    </w:p>
    <w:p w14:paraId="65AF53FA" w14:textId="519A8FA5" w:rsidR="009048F4" w:rsidRPr="00982845" w:rsidRDefault="004710F9" w:rsidP="009048F4">
      <w:hyperlink r:id="rId1087" w:history="1">
        <w:r>
          <w:rPr>
            <w:rStyle w:val="Hyperlink"/>
          </w:rPr>
          <w:t>R1-2507367</w:t>
        </w:r>
      </w:hyperlink>
      <w:r w:rsidR="009048F4" w:rsidRPr="00982845">
        <w:tab/>
        <w:t xml:space="preserve">Discussion on ISAC Performance Evaluation for 5G-A   </w:t>
      </w:r>
      <w:r w:rsidR="009048F4" w:rsidRPr="00982845">
        <w:tab/>
        <w:t>NIST</w:t>
      </w:r>
    </w:p>
    <w:p w14:paraId="12357E2E" w14:textId="0EA36D3F" w:rsidR="009048F4" w:rsidRPr="00982845" w:rsidRDefault="004710F9" w:rsidP="009048F4">
      <w:hyperlink r:id="rId1088" w:history="1">
        <w:r>
          <w:rPr>
            <w:rStyle w:val="Hyperlink"/>
          </w:rPr>
          <w:t>R1-2507369</w:t>
        </w:r>
      </w:hyperlink>
      <w:r w:rsidR="009048F4" w:rsidRPr="00982845">
        <w:tab/>
        <w:t>Views on evaluation assumptions and performance evaluation for ISAC</w:t>
      </w:r>
      <w:r w:rsidR="009048F4" w:rsidRPr="00982845">
        <w:tab/>
        <w:t>Sharp</w:t>
      </w:r>
    </w:p>
    <w:p w14:paraId="293674D1" w14:textId="74830DC5" w:rsidR="009048F4" w:rsidRPr="00982845" w:rsidRDefault="004710F9" w:rsidP="009048F4">
      <w:hyperlink r:id="rId1089" w:history="1">
        <w:r>
          <w:rPr>
            <w:rStyle w:val="Hyperlink"/>
          </w:rPr>
          <w:t>R1-2507376</w:t>
        </w:r>
      </w:hyperlink>
      <w:r w:rsidR="009048F4" w:rsidRPr="00982845">
        <w:tab/>
        <w:t>Discussion on evaluation assumptions and performance evaluation</w:t>
      </w:r>
      <w:r w:rsidR="009048F4" w:rsidRPr="00982845">
        <w:tab/>
        <w:t>Panasonic</w:t>
      </w:r>
    </w:p>
    <w:p w14:paraId="292C420E" w14:textId="1363AA93" w:rsidR="009048F4" w:rsidRPr="00982845" w:rsidRDefault="004710F9" w:rsidP="009048F4">
      <w:hyperlink r:id="rId1090" w:history="1">
        <w:r>
          <w:rPr>
            <w:rStyle w:val="Hyperlink"/>
          </w:rPr>
          <w:t>R1-2507380</w:t>
        </w:r>
      </w:hyperlink>
      <w:r w:rsidR="009048F4" w:rsidRPr="00982845">
        <w:tab/>
        <w:t>Discussion on evaluation assumptions and performance evaluation for NR ISAC</w:t>
      </w:r>
      <w:r w:rsidR="009048F4" w:rsidRPr="00982845">
        <w:tab/>
        <w:t>LG Electronics</w:t>
      </w:r>
    </w:p>
    <w:p w14:paraId="21EEDB8B" w14:textId="65B67BD5" w:rsidR="009048F4" w:rsidRPr="00982845" w:rsidRDefault="004710F9" w:rsidP="009048F4">
      <w:hyperlink r:id="rId1091" w:history="1">
        <w:r>
          <w:rPr>
            <w:rStyle w:val="Hyperlink"/>
          </w:rPr>
          <w:t>R1-2507401</w:t>
        </w:r>
      </w:hyperlink>
      <w:r w:rsidR="009048F4" w:rsidRPr="00982845">
        <w:tab/>
        <w:t>Views on R20 ISAC Study</w:t>
      </w:r>
      <w:r w:rsidR="009048F4" w:rsidRPr="00982845">
        <w:tab/>
        <w:t>SK Telecom</w:t>
      </w:r>
    </w:p>
    <w:p w14:paraId="63692FC5" w14:textId="2AAE0A95" w:rsidR="009048F4" w:rsidRPr="00982845" w:rsidRDefault="004710F9" w:rsidP="009048F4">
      <w:hyperlink r:id="rId1092" w:history="1">
        <w:r>
          <w:rPr>
            <w:rStyle w:val="Hyperlink"/>
          </w:rPr>
          <w:t>R1-2507423</w:t>
        </w:r>
      </w:hyperlink>
      <w:r w:rsidR="009048F4" w:rsidRPr="00982845">
        <w:tab/>
        <w:t>Summary #1 on evaluations for NR ISAC</w:t>
      </w:r>
      <w:r w:rsidR="009048F4" w:rsidRPr="00982845">
        <w:tab/>
        <w:t>Moderator (Xiaomi)</w:t>
      </w:r>
    </w:p>
    <w:p w14:paraId="555A9552" w14:textId="62130708" w:rsidR="009048F4" w:rsidRPr="00982845" w:rsidRDefault="004710F9" w:rsidP="009048F4">
      <w:hyperlink r:id="rId1093" w:history="1">
        <w:r>
          <w:rPr>
            <w:rStyle w:val="Hyperlink"/>
          </w:rPr>
          <w:t>R1-2507424</w:t>
        </w:r>
      </w:hyperlink>
      <w:r w:rsidR="009048F4" w:rsidRPr="00982845">
        <w:tab/>
        <w:t>Summary #2 on evaluations for NR ISAC</w:t>
      </w:r>
      <w:r w:rsidR="009048F4" w:rsidRPr="00982845">
        <w:tab/>
        <w:t>Moderator (Xiaomi)</w:t>
      </w:r>
    </w:p>
    <w:p w14:paraId="0F1F5531" w14:textId="72C6BAF8" w:rsidR="009048F4" w:rsidRPr="00982845" w:rsidRDefault="004710F9" w:rsidP="009048F4">
      <w:hyperlink r:id="rId1094" w:history="1">
        <w:r>
          <w:rPr>
            <w:rStyle w:val="Hyperlink"/>
          </w:rPr>
          <w:t>R1-2507425</w:t>
        </w:r>
      </w:hyperlink>
      <w:r w:rsidR="009048F4" w:rsidRPr="00982845">
        <w:tab/>
        <w:t>Summary #3 on evaluations for NR ISAC</w:t>
      </w:r>
      <w:r w:rsidR="009048F4" w:rsidRPr="00982845">
        <w:tab/>
        <w:t>Moderator (Xiaomi)</w:t>
      </w:r>
    </w:p>
    <w:p w14:paraId="4013E994" w14:textId="2578E156" w:rsidR="009048F4" w:rsidRPr="00982845" w:rsidRDefault="004710F9" w:rsidP="009048F4">
      <w:hyperlink r:id="rId1095" w:history="1">
        <w:r>
          <w:rPr>
            <w:rStyle w:val="Hyperlink"/>
          </w:rPr>
          <w:t>R1-2507426</w:t>
        </w:r>
      </w:hyperlink>
      <w:r w:rsidR="009048F4" w:rsidRPr="00982845">
        <w:tab/>
        <w:t>Summary #4 on evaluations for NR ISAC</w:t>
      </w:r>
      <w:r w:rsidR="009048F4" w:rsidRPr="00982845">
        <w:tab/>
        <w:t>Moderator (Xiaomi)</w:t>
      </w:r>
    </w:p>
    <w:p w14:paraId="56F4B61F" w14:textId="5F64EDF7" w:rsidR="009048F4" w:rsidRPr="00982845" w:rsidRDefault="004710F9" w:rsidP="009048F4">
      <w:hyperlink r:id="rId1096" w:history="1">
        <w:r>
          <w:rPr>
            <w:rStyle w:val="Hyperlink"/>
          </w:rPr>
          <w:t>R1-2507427</w:t>
        </w:r>
      </w:hyperlink>
      <w:r w:rsidR="009048F4" w:rsidRPr="00982845">
        <w:tab/>
        <w:t>Summary #5 on evaluations for NR ISAC</w:t>
      </w:r>
      <w:r w:rsidR="009048F4" w:rsidRPr="00982845">
        <w:tab/>
        <w:t>Moderator (Xiaomi)</w:t>
      </w:r>
    </w:p>
    <w:p w14:paraId="04FB978F" w14:textId="2C701E9E" w:rsidR="009048F4" w:rsidRPr="00982845" w:rsidRDefault="004710F9" w:rsidP="009048F4">
      <w:hyperlink r:id="rId1097" w:history="1">
        <w:r>
          <w:rPr>
            <w:rStyle w:val="Hyperlink"/>
          </w:rPr>
          <w:t>R1-2507428</w:t>
        </w:r>
      </w:hyperlink>
      <w:r w:rsidR="009048F4" w:rsidRPr="00982845">
        <w:tab/>
        <w:t>Views on evaluation assumptions for NR ISAC</w:t>
      </w:r>
      <w:r w:rsidR="009048F4" w:rsidRPr="00982845">
        <w:tab/>
        <w:t>KPN N.V., TNO</w:t>
      </w:r>
    </w:p>
    <w:p w14:paraId="42F209B0" w14:textId="57854218" w:rsidR="009048F4" w:rsidRPr="00982845" w:rsidRDefault="004710F9" w:rsidP="009048F4">
      <w:hyperlink r:id="rId1098" w:history="1">
        <w:r>
          <w:rPr>
            <w:rStyle w:val="Hyperlink"/>
          </w:rPr>
          <w:t>R1-2507472</w:t>
        </w:r>
      </w:hyperlink>
      <w:r w:rsidR="009048F4" w:rsidRPr="00982845">
        <w:tab/>
        <w:t>Evaluation assumptions and performance evaluations of ISAC for NR</w:t>
      </w:r>
      <w:r w:rsidR="009048F4" w:rsidRPr="00982845">
        <w:tab/>
        <w:t>Nokia, Nokia Shanghai Bell</w:t>
      </w:r>
    </w:p>
    <w:p w14:paraId="5A6A7C61" w14:textId="366C396C" w:rsidR="009048F4" w:rsidRPr="00982845" w:rsidRDefault="004710F9" w:rsidP="009048F4">
      <w:hyperlink r:id="rId1099" w:history="1">
        <w:r>
          <w:rPr>
            <w:rStyle w:val="Hyperlink"/>
          </w:rPr>
          <w:t>R1-2507473</w:t>
        </w:r>
      </w:hyperlink>
      <w:r w:rsidR="009048F4" w:rsidRPr="00982845">
        <w:tab/>
        <w:t>On ISAC performance evaluations and assumptions</w:t>
      </w:r>
      <w:r w:rsidR="009048F4" w:rsidRPr="00982845">
        <w:tab/>
        <w:t>Lenovo</w:t>
      </w:r>
    </w:p>
    <w:p w14:paraId="42326E1A" w14:textId="456627D1" w:rsidR="009048F4" w:rsidRPr="00982845" w:rsidRDefault="004710F9" w:rsidP="009048F4">
      <w:hyperlink r:id="rId1100" w:history="1">
        <w:r>
          <w:rPr>
            <w:rStyle w:val="Hyperlink"/>
          </w:rPr>
          <w:t>R1-2507503</w:t>
        </w:r>
      </w:hyperlink>
      <w:r w:rsidR="009048F4" w:rsidRPr="00982845">
        <w:tab/>
        <w:t>Discussion on evaluation assumptions and performance evaluation for NR ISAC</w:t>
      </w:r>
      <w:r w:rsidR="009048F4" w:rsidRPr="00982845">
        <w:tab/>
        <w:t>ETRI</w:t>
      </w:r>
    </w:p>
    <w:p w14:paraId="23B6C59F" w14:textId="33F169C6" w:rsidR="009048F4" w:rsidRPr="00982845" w:rsidRDefault="004710F9" w:rsidP="009048F4">
      <w:pPr>
        <w:ind w:left="1440" w:hanging="1440"/>
      </w:pPr>
      <w:hyperlink r:id="rId1101" w:history="1">
        <w:r>
          <w:rPr>
            <w:rStyle w:val="Hyperlink"/>
          </w:rPr>
          <w:t>R1-2507555</w:t>
        </w:r>
      </w:hyperlink>
      <w:r w:rsidR="009048F4" w:rsidRPr="00982845">
        <w:tab/>
        <w:t>Joint views on ISAC measurement report</w:t>
      </w:r>
      <w:r w:rsidR="009048F4" w:rsidRPr="00982845">
        <w:tab/>
        <w:t>China Telecom, ZTE, CAICT, CATT, Pengcheng Laboratory</w:t>
      </w:r>
    </w:p>
    <w:p w14:paraId="35C82700" w14:textId="1117CBCC" w:rsidR="009048F4" w:rsidRPr="00982845" w:rsidRDefault="004710F9" w:rsidP="009048F4">
      <w:hyperlink r:id="rId1102" w:history="1">
        <w:r>
          <w:rPr>
            <w:rStyle w:val="Hyperlink"/>
          </w:rPr>
          <w:t>R1-2507573</w:t>
        </w:r>
      </w:hyperlink>
      <w:r w:rsidR="009048F4" w:rsidRPr="00982845">
        <w:tab/>
        <w:t>Discussion on ISAC for NR</w:t>
      </w:r>
      <w:r w:rsidR="009048F4" w:rsidRPr="00982845">
        <w:tab/>
        <w:t>Ericsson</w:t>
      </w:r>
    </w:p>
    <w:p w14:paraId="5A8CF45A" w14:textId="541B0B24" w:rsidR="009048F4" w:rsidRPr="00982845" w:rsidRDefault="004710F9" w:rsidP="009048F4">
      <w:hyperlink r:id="rId1103" w:history="1">
        <w:r>
          <w:rPr>
            <w:rStyle w:val="Hyperlink"/>
          </w:rPr>
          <w:t>R1-2507593</w:t>
        </w:r>
      </w:hyperlink>
      <w:r w:rsidR="009048F4" w:rsidRPr="00982845">
        <w:tab/>
        <w:t>Discussion on Evaluation of ISAC for NR</w:t>
      </w:r>
      <w:r w:rsidR="009048F4" w:rsidRPr="00982845">
        <w:tab/>
        <w:t>Sony</w:t>
      </w:r>
    </w:p>
    <w:p w14:paraId="6C871A3A" w14:textId="5D23E580" w:rsidR="009048F4" w:rsidRPr="00982845" w:rsidRDefault="004710F9" w:rsidP="009048F4">
      <w:hyperlink r:id="rId1104" w:history="1">
        <w:r>
          <w:rPr>
            <w:rStyle w:val="Hyperlink"/>
          </w:rPr>
          <w:t>R1-2507627</w:t>
        </w:r>
      </w:hyperlink>
      <w:r w:rsidR="009048F4" w:rsidRPr="00982845">
        <w:tab/>
        <w:t>Discussion on ISAC evaluation assumptions and performance evaluation</w:t>
      </w:r>
      <w:r w:rsidR="009048F4" w:rsidRPr="00982845">
        <w:tab/>
        <w:t>MediaTek Inc.</w:t>
      </w:r>
    </w:p>
    <w:p w14:paraId="160614BD" w14:textId="482A9518" w:rsidR="009048F4" w:rsidRPr="00982845" w:rsidRDefault="004710F9" w:rsidP="009048F4">
      <w:hyperlink r:id="rId1105" w:history="1">
        <w:r>
          <w:rPr>
            <w:rStyle w:val="Hyperlink"/>
          </w:rPr>
          <w:t>R1-2507634</w:t>
        </w:r>
      </w:hyperlink>
      <w:r w:rsidR="009048F4" w:rsidRPr="00982845">
        <w:tab/>
        <w:t>Discussion on Performance Evaluations for Rel-20 ISAC</w:t>
      </w:r>
      <w:r w:rsidR="009048F4" w:rsidRPr="00982845">
        <w:tab/>
        <w:t>Google</w:t>
      </w:r>
    </w:p>
    <w:p w14:paraId="02565F45" w14:textId="740BBFE7" w:rsidR="009048F4" w:rsidRPr="00982845" w:rsidRDefault="004710F9" w:rsidP="009048F4">
      <w:hyperlink r:id="rId1106" w:history="1">
        <w:r>
          <w:rPr>
            <w:rStyle w:val="Hyperlink"/>
          </w:rPr>
          <w:t>R1-2507674</w:t>
        </w:r>
      </w:hyperlink>
      <w:r w:rsidR="009048F4" w:rsidRPr="00982845">
        <w:tab/>
        <w:t>On Rel-20 Evaluation assumptions and performance evaluation for 5G-A ISAC</w:t>
      </w:r>
      <w:r w:rsidR="009048F4" w:rsidRPr="00982845">
        <w:tab/>
        <w:t>Apple</w:t>
      </w:r>
    </w:p>
    <w:p w14:paraId="46918DEB" w14:textId="74D45087" w:rsidR="009048F4" w:rsidRPr="00982845" w:rsidRDefault="004710F9" w:rsidP="009048F4">
      <w:hyperlink r:id="rId1107" w:history="1">
        <w:r>
          <w:rPr>
            <w:rStyle w:val="Hyperlink"/>
          </w:rPr>
          <w:t>R1-2507718</w:t>
        </w:r>
      </w:hyperlink>
      <w:r w:rsidR="009048F4" w:rsidRPr="00982845">
        <w:tab/>
        <w:t>Considerations on UAV gNB-monostatic sensing</w:t>
      </w:r>
      <w:r w:rsidR="009048F4" w:rsidRPr="00982845">
        <w:tab/>
        <w:t>Qualcomm Incorporated</w:t>
      </w:r>
    </w:p>
    <w:p w14:paraId="58FE3E86" w14:textId="73B6AFA4" w:rsidR="009048F4" w:rsidRPr="00982845" w:rsidRDefault="004710F9" w:rsidP="009048F4">
      <w:hyperlink r:id="rId1108" w:history="1">
        <w:r>
          <w:rPr>
            <w:rStyle w:val="Hyperlink"/>
          </w:rPr>
          <w:t>R1-2507762</w:t>
        </w:r>
      </w:hyperlink>
      <w:r w:rsidR="009048F4" w:rsidRPr="00982845">
        <w:tab/>
        <w:t>Views on Performance Metrics and Evaluation Methodology for ISAC</w:t>
      </w:r>
      <w:r w:rsidR="009048F4" w:rsidRPr="00982845">
        <w:tab/>
        <w:t>Tiami Networks</w:t>
      </w:r>
    </w:p>
    <w:p w14:paraId="2CB17678" w14:textId="1E070A94" w:rsidR="009048F4" w:rsidRPr="00982845" w:rsidRDefault="004710F9" w:rsidP="009048F4">
      <w:hyperlink r:id="rId1109" w:history="1">
        <w:r>
          <w:rPr>
            <w:rStyle w:val="Hyperlink"/>
          </w:rPr>
          <w:t>R1-2507810</w:t>
        </w:r>
      </w:hyperlink>
      <w:r w:rsidR="009048F4" w:rsidRPr="00982845">
        <w:tab/>
        <w:t>Evaluation assumptions and performance evaluation for ISAC</w:t>
      </w:r>
      <w:r w:rsidR="009048F4" w:rsidRPr="00982845">
        <w:tab/>
        <w:t>NTT DOCOMO, INC.</w:t>
      </w:r>
    </w:p>
    <w:p w14:paraId="2F1AA0A1" w14:textId="04124D94" w:rsidR="009048F4" w:rsidRPr="00982845" w:rsidRDefault="004710F9" w:rsidP="009048F4">
      <w:hyperlink r:id="rId1110" w:history="1">
        <w:r>
          <w:rPr>
            <w:rStyle w:val="Hyperlink"/>
          </w:rPr>
          <w:t>R1-2507836</w:t>
        </w:r>
      </w:hyperlink>
      <w:r w:rsidR="009048F4" w:rsidRPr="00982845">
        <w:tab/>
        <w:t>Evaluation assumptions and performance evaluation for NR ISAC</w:t>
      </w:r>
      <w:r w:rsidR="009048F4" w:rsidRPr="00982845">
        <w:tab/>
        <w:t>Hanbat National University</w:t>
      </w:r>
    </w:p>
    <w:p w14:paraId="2B90FB75" w14:textId="77777777" w:rsidR="009048F4" w:rsidRPr="00982845" w:rsidRDefault="009048F4" w:rsidP="009048F4">
      <w:pPr>
        <w:rPr>
          <w:rFonts w:eastAsia="DengXian"/>
          <w:b/>
          <w:bCs/>
          <w:i/>
          <w:iCs/>
          <w:lang w:eastAsia="zh-CN"/>
        </w:rPr>
      </w:pPr>
    </w:p>
    <w:p w14:paraId="740B8F78" w14:textId="77777777" w:rsidR="009048F4" w:rsidRPr="00982845" w:rsidRDefault="009048F4" w:rsidP="009048F4">
      <w:pPr>
        <w:rPr>
          <w:rFonts w:eastAsia="DengXian"/>
          <w:i/>
          <w:iCs/>
          <w:lang w:eastAsia="zh-CN"/>
        </w:rPr>
      </w:pPr>
    </w:p>
    <w:p w14:paraId="7A8BD1DF" w14:textId="77777777" w:rsidR="009048F4" w:rsidRPr="00982845" w:rsidRDefault="009048F4" w:rsidP="004331CD">
      <w:pPr>
        <w:pStyle w:val="Heading2"/>
        <w:widowControl w:val="0"/>
        <w:numPr>
          <w:ilvl w:val="1"/>
          <w:numId w:val="98"/>
        </w:numPr>
        <w:tabs>
          <w:tab w:val="num" w:pos="576"/>
        </w:tabs>
        <w:ind w:left="576" w:hanging="576"/>
        <w:rPr>
          <w:szCs w:val="24"/>
          <w:lang w:eastAsia="zh-CN"/>
        </w:rPr>
      </w:pPr>
      <w:bookmarkStart w:id="1128" w:name="_Toc210658582"/>
      <w:bookmarkStart w:id="1129" w:name="_Toc210658680"/>
      <w:bookmarkStart w:id="1130" w:name="_Toc210659398"/>
      <w:bookmarkStart w:id="1131" w:name="_Toc211860375"/>
      <w:bookmarkStart w:id="1132" w:name="_Toc211860665"/>
      <w:bookmarkStart w:id="1133" w:name="_Toc211860884"/>
      <w:bookmarkStart w:id="1134" w:name="_Toc211861105"/>
      <w:bookmarkStart w:id="1135" w:name="_Toc211861511"/>
      <w:bookmarkStart w:id="1136" w:name="_Toc211861681"/>
      <w:bookmarkStart w:id="1137" w:name="_Toc211861897"/>
      <w:bookmarkStart w:id="1138" w:name="_Toc211861989"/>
      <w:bookmarkStart w:id="1139" w:name="_Toc211862388"/>
      <w:bookmarkStart w:id="1140" w:name="_Toc211862542"/>
      <w:r w:rsidRPr="00982845">
        <w:rPr>
          <w:szCs w:val="24"/>
          <w:lang w:eastAsia="zh-CN"/>
        </w:rPr>
        <w:t>Non-Terrestrial Networks (NTN) for NR Phase 4</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p>
    <w:p w14:paraId="60FF4BC6" w14:textId="77777777" w:rsidR="009048F4" w:rsidRPr="00982845" w:rsidRDefault="009048F4" w:rsidP="009048F4">
      <w:pPr>
        <w:rPr>
          <w:rFonts w:eastAsia="DengXian"/>
          <w:i/>
          <w:iCs/>
          <w:lang w:eastAsia="zh-CN"/>
        </w:rPr>
      </w:pPr>
      <w:r w:rsidRPr="00982845">
        <w:rPr>
          <w:i/>
          <w:iCs/>
        </w:rPr>
        <w:t xml:space="preserve">Please refer to </w:t>
      </w:r>
      <w:hyperlink r:id="rId1111" w:history="1">
        <w:r w:rsidRPr="00982845">
          <w:rPr>
            <w:i/>
            <w:iCs/>
          </w:rPr>
          <w:t>RP-251</w:t>
        </w:r>
        <w:r w:rsidRPr="00982845">
          <w:rPr>
            <w:rFonts w:eastAsia="DengXian"/>
            <w:i/>
            <w:iCs/>
            <w:lang w:eastAsia="zh-CN"/>
          </w:rPr>
          <w:t>93</w:t>
        </w:r>
        <w:r w:rsidRPr="00982845">
          <w:rPr>
            <w:i/>
            <w:iCs/>
          </w:rPr>
          <w:t>3</w:t>
        </w:r>
      </w:hyperlink>
      <w:r w:rsidRPr="00982845">
        <w:rPr>
          <w:i/>
          <w:iCs/>
        </w:rPr>
        <w:t xml:space="preserve"> for detailed scope of the SI for NR-NTN Phase 4. </w:t>
      </w:r>
    </w:p>
    <w:p w14:paraId="3D0ADD32" w14:textId="77777777" w:rsidR="009048F4" w:rsidRPr="00982845" w:rsidRDefault="009048F4" w:rsidP="009048F4">
      <w:pPr>
        <w:rPr>
          <w:rFonts w:eastAsia="DengXian"/>
          <w:i/>
          <w:iCs/>
          <w:lang w:eastAsia="zh-CN"/>
        </w:rPr>
      </w:pPr>
    </w:p>
    <w:p w14:paraId="64D4A113" w14:textId="6EEB47C4" w:rsidR="009048F4" w:rsidRPr="00982845" w:rsidRDefault="004710F9" w:rsidP="009048F4">
      <w:pPr>
        <w:rPr>
          <w:rFonts w:eastAsia="DengXian"/>
          <w:lang w:eastAsia="zh-CN"/>
        </w:rPr>
      </w:pPr>
      <w:hyperlink r:id="rId1112" w:history="1">
        <w:r>
          <w:rPr>
            <w:rStyle w:val="Hyperlink"/>
          </w:rPr>
          <w:t>R1-2506850</w:t>
        </w:r>
      </w:hyperlink>
      <w:r w:rsidR="009048F4" w:rsidRPr="00982845">
        <w:tab/>
        <w:t xml:space="preserve">Work plan for NR NTN Phase 4 </w:t>
      </w:r>
      <w:r w:rsidR="009048F4" w:rsidRPr="00982845">
        <w:tab/>
        <w:t>THALES</w:t>
      </w:r>
    </w:p>
    <w:p w14:paraId="229C4535" w14:textId="77777777" w:rsidR="0053599D" w:rsidRPr="001A0567" w:rsidRDefault="0053599D" w:rsidP="0053599D">
      <w:pPr>
        <w:rPr>
          <w:lang w:val="en-US" w:eastAsia="x-none"/>
        </w:rPr>
      </w:pPr>
      <w:r w:rsidRPr="001A0567">
        <w:rPr>
          <w:lang w:val="en-US" w:eastAsia="x-none"/>
        </w:rPr>
        <w:t>[12</w:t>
      </w:r>
      <w:r w:rsidRPr="001A0567">
        <w:rPr>
          <w:rFonts w:eastAsia="DengXian" w:hint="eastAsia"/>
          <w:lang w:val="en-US" w:eastAsia="zh-CN"/>
        </w:rPr>
        <w:t>2bis</w:t>
      </w:r>
      <w:r w:rsidRPr="001A0567">
        <w:rPr>
          <w:lang w:val="en-US" w:eastAsia="x-none"/>
        </w:rPr>
        <w:t>-R</w:t>
      </w:r>
      <w:r w:rsidRPr="001A0567">
        <w:rPr>
          <w:rFonts w:eastAsia="DengXian" w:hint="eastAsia"/>
          <w:lang w:val="en-US" w:eastAsia="zh-CN"/>
        </w:rPr>
        <w:t>20</w:t>
      </w:r>
      <w:r w:rsidRPr="001A0567">
        <w:rPr>
          <w:lang w:val="en-US" w:eastAsia="x-none"/>
        </w:rPr>
        <w:t>-</w:t>
      </w:r>
      <w:r w:rsidRPr="001A0567">
        <w:rPr>
          <w:rFonts w:eastAsia="DengXian" w:hint="eastAsia"/>
          <w:lang w:val="en-US" w:eastAsia="zh-CN"/>
        </w:rPr>
        <w:t>NR-NTN</w:t>
      </w:r>
      <w:r w:rsidRPr="001A0567">
        <w:rPr>
          <w:lang w:val="en-US" w:eastAsia="x-none"/>
        </w:rPr>
        <w:t>] Email discussion o</w:t>
      </w:r>
      <w:r w:rsidRPr="001A0567">
        <w:rPr>
          <w:lang w:eastAsia="x-none"/>
        </w:rPr>
        <w:t>n Rel-</w:t>
      </w:r>
      <w:r w:rsidRPr="001A0567">
        <w:rPr>
          <w:rFonts w:hint="eastAsia"/>
          <w:lang w:eastAsia="x-none"/>
        </w:rPr>
        <w:t xml:space="preserve">20 NR-NTN </w:t>
      </w:r>
      <w:r w:rsidRPr="001A0567">
        <w:rPr>
          <w:lang w:eastAsia="x-none"/>
        </w:rPr>
        <w:t>– Mohamed</w:t>
      </w:r>
      <w:r w:rsidRPr="001A0567">
        <w:rPr>
          <w:rFonts w:hint="eastAsia"/>
          <w:lang w:eastAsia="x-none"/>
        </w:rPr>
        <w:t xml:space="preserve"> (Thales)</w:t>
      </w:r>
    </w:p>
    <w:p w14:paraId="4C3454E8" w14:textId="6017CBC2" w:rsidR="009048F4" w:rsidRDefault="0053599D" w:rsidP="0053599D">
      <w:pPr>
        <w:rPr>
          <w:lang w:eastAsia="x-none"/>
        </w:rPr>
      </w:pPr>
      <w:r w:rsidRPr="001A0567">
        <w:rPr>
          <w:lang w:eastAsia="x-none"/>
        </w:rPr>
        <w:t>To be used for sharing updates on online/offline schedule, details on what is to be discussed in online/offline sessions, tdoc number of the moderator summary for online session, etc</w:t>
      </w:r>
    </w:p>
    <w:p w14:paraId="7FDE5F01" w14:textId="219B6153" w:rsidR="0053599D" w:rsidRPr="00274D64" w:rsidRDefault="004710F9" w:rsidP="0053599D">
      <w:pPr>
        <w:rPr>
          <w:rFonts w:eastAsia="DengXian"/>
          <w:b/>
          <w:bCs/>
          <w:lang w:eastAsia="zh-CN"/>
        </w:rPr>
      </w:pPr>
      <w:hyperlink r:id="rId1113" w:history="1">
        <w:r w:rsidRPr="00075F13">
          <w:rPr>
            <w:rStyle w:val="Hyperlink"/>
            <w:rFonts w:eastAsia="DengXian"/>
            <w:b/>
            <w:bCs/>
            <w:highlight w:val="green"/>
            <w:lang w:eastAsia="zh-CN"/>
          </w:rPr>
          <w:t>R1-2508153</w:t>
        </w:r>
      </w:hyperlink>
      <w:r w:rsidR="00274D64">
        <w:rPr>
          <w:rFonts w:eastAsia="DengXian"/>
          <w:b/>
          <w:bCs/>
          <w:lang w:eastAsia="zh-CN"/>
        </w:rPr>
        <w:tab/>
      </w:r>
      <w:r w:rsidR="00274D64" w:rsidRPr="00274D64">
        <w:rPr>
          <w:rFonts w:eastAsia="DengXian"/>
          <w:b/>
          <w:bCs/>
          <w:lang w:eastAsia="zh-CN"/>
        </w:rPr>
        <w:t>Session Notes of AI 10.6</w:t>
      </w:r>
      <w:r w:rsidR="00274D64">
        <w:rPr>
          <w:rFonts w:eastAsia="DengXian"/>
          <w:b/>
          <w:bCs/>
          <w:lang w:eastAsia="zh-CN"/>
        </w:rPr>
        <w:tab/>
      </w:r>
      <w:r w:rsidR="00274D64" w:rsidRPr="00274D64">
        <w:rPr>
          <w:rFonts w:eastAsia="DengXian"/>
          <w:b/>
          <w:bCs/>
          <w:lang w:eastAsia="zh-CN"/>
        </w:rPr>
        <w:t>Ad-Hoc Chair (Ericsson)</w:t>
      </w:r>
    </w:p>
    <w:p w14:paraId="5913F7FD" w14:textId="368968F4" w:rsidR="00274D64" w:rsidRDefault="00075F13" w:rsidP="0053599D">
      <w:pPr>
        <w:rPr>
          <w:rFonts w:eastAsia="DengXian"/>
          <w:bCs/>
          <w:lang w:eastAsia="zh-CN"/>
        </w:rPr>
      </w:pPr>
      <w:r>
        <w:rPr>
          <w:rFonts w:eastAsia="DengXian"/>
          <w:b/>
          <w:lang w:eastAsia="zh-CN"/>
        </w:rPr>
        <w:t>Decision</w:t>
      </w:r>
      <w:r w:rsidRPr="00075F13">
        <w:rPr>
          <w:rFonts w:eastAsia="DengXian"/>
          <w:b/>
          <w:lang w:eastAsia="zh-CN"/>
        </w:rPr>
        <w:t>:</w:t>
      </w:r>
      <w:r w:rsidRPr="00075F13">
        <w:rPr>
          <w:rFonts w:eastAsia="DengXian"/>
          <w:bCs/>
          <w:lang w:eastAsia="zh-CN"/>
        </w:rPr>
        <w:t xml:space="preserve"> This was endorsed.</w:t>
      </w:r>
    </w:p>
    <w:p w14:paraId="71266A2F" w14:textId="77777777" w:rsidR="00075F13" w:rsidRPr="00982845" w:rsidRDefault="00075F13" w:rsidP="0053599D">
      <w:pPr>
        <w:rPr>
          <w:rFonts w:eastAsia="DengXian"/>
          <w:lang w:eastAsia="zh-CN"/>
        </w:rPr>
      </w:pPr>
    </w:p>
    <w:p w14:paraId="0EAA1D8E" w14:textId="77777777" w:rsidR="009048F4" w:rsidRPr="00982845" w:rsidRDefault="009048F4" w:rsidP="004331CD">
      <w:pPr>
        <w:pStyle w:val="Heading3"/>
        <w:numPr>
          <w:ilvl w:val="2"/>
          <w:numId w:val="98"/>
        </w:numPr>
        <w:ind w:left="1080" w:hanging="1080"/>
      </w:pPr>
      <w:bookmarkStart w:id="1141" w:name="_Toc210658583"/>
      <w:bookmarkStart w:id="1142" w:name="_Toc210658681"/>
      <w:bookmarkStart w:id="1143" w:name="_Toc210659399"/>
      <w:bookmarkStart w:id="1144" w:name="_Toc211860376"/>
      <w:bookmarkStart w:id="1145" w:name="_Toc211860666"/>
      <w:bookmarkStart w:id="1146" w:name="_Toc211860885"/>
      <w:bookmarkStart w:id="1147" w:name="_Toc211861106"/>
      <w:bookmarkStart w:id="1148" w:name="_Toc211861512"/>
      <w:bookmarkStart w:id="1149" w:name="_Toc211861682"/>
      <w:bookmarkStart w:id="1150" w:name="_Toc211861898"/>
      <w:bookmarkStart w:id="1151" w:name="_Toc211861990"/>
      <w:bookmarkStart w:id="1152" w:name="_Toc211862389"/>
      <w:bookmarkStart w:id="1153" w:name="_Toc211862543"/>
      <w:r w:rsidRPr="00982845">
        <w:t>NR-NTN GNSS resilience</w:t>
      </w:r>
      <w:bookmarkEnd w:id="1141"/>
      <w:bookmarkEnd w:id="1142"/>
      <w:bookmarkEnd w:id="1143"/>
      <w:bookmarkEnd w:id="1144"/>
      <w:bookmarkEnd w:id="1145"/>
      <w:bookmarkEnd w:id="1146"/>
      <w:bookmarkEnd w:id="1147"/>
      <w:bookmarkEnd w:id="1148"/>
      <w:bookmarkEnd w:id="1149"/>
      <w:bookmarkEnd w:id="1150"/>
      <w:bookmarkEnd w:id="1151"/>
      <w:bookmarkEnd w:id="1152"/>
      <w:bookmarkEnd w:id="1153"/>
      <w:r w:rsidRPr="00982845">
        <w:t xml:space="preserve"> </w:t>
      </w:r>
    </w:p>
    <w:p w14:paraId="1D1A869E" w14:textId="77777777" w:rsidR="0094460C" w:rsidRDefault="0094460C" w:rsidP="0094460C">
      <w:pPr>
        <w:pStyle w:val="Doc-text2"/>
        <w:ind w:left="0" w:firstLine="0"/>
        <w:rPr>
          <w:rFonts w:ascii="Times New Roman" w:hAnsi="Times New Roman"/>
          <w:b/>
          <w:lang w:val="en-US"/>
        </w:rPr>
      </w:pPr>
      <w:r w:rsidRPr="00A05FC2">
        <w:rPr>
          <w:rFonts w:ascii="Times New Roman" w:hAnsi="Times New Roman"/>
          <w:b/>
          <w:highlight w:val="green"/>
          <w:lang w:val="en-US"/>
        </w:rPr>
        <w:t>Agreement:</w:t>
      </w:r>
    </w:p>
    <w:p w14:paraId="1DAB13F9" w14:textId="77777777" w:rsidR="0094460C" w:rsidRPr="00A05FC2" w:rsidRDefault="0094460C" w:rsidP="0094460C">
      <w:pPr>
        <w:rPr>
          <w:bCs/>
          <w:lang w:eastAsia="zh-CN"/>
        </w:rPr>
      </w:pPr>
      <w:r w:rsidRPr="00A05FC2">
        <w:rPr>
          <w:bCs/>
          <w:lang w:eastAsia="zh-CN"/>
        </w:rPr>
        <w:t>For the evaluation of GNSS resilient NR-NTN operation, consider the following assumptions:</w:t>
      </w:r>
    </w:p>
    <w:p w14:paraId="4729F041" w14:textId="77777777" w:rsidR="0094460C" w:rsidRPr="00A05FC2" w:rsidRDefault="0094460C" w:rsidP="0094460C">
      <w:pPr>
        <w:pStyle w:val="ListParagraph"/>
        <w:numPr>
          <w:ilvl w:val="0"/>
          <w:numId w:val="204"/>
        </w:numPr>
        <w:suppressAutoHyphens/>
        <w:overflowPunct/>
        <w:autoSpaceDE/>
        <w:autoSpaceDN/>
        <w:adjustRightInd/>
        <w:spacing w:before="120" w:after="120"/>
        <w:contextualSpacing w:val="0"/>
        <w:jc w:val="both"/>
        <w:textAlignment w:val="auto"/>
        <w:rPr>
          <w:bCs/>
          <w:strike/>
        </w:rPr>
      </w:pPr>
      <w:r w:rsidRPr="00A05FC2">
        <w:rPr>
          <w:bCs/>
        </w:rPr>
        <w:t>For scenario 1 and 2</w:t>
      </w:r>
    </w:p>
    <w:p w14:paraId="2EF2BB51" w14:textId="77777777" w:rsidR="0094460C" w:rsidRPr="00A05FC2" w:rsidRDefault="0094460C" w:rsidP="0094460C">
      <w:pPr>
        <w:pStyle w:val="ListParagraph"/>
        <w:numPr>
          <w:ilvl w:val="1"/>
          <w:numId w:val="204"/>
        </w:numPr>
        <w:suppressAutoHyphens/>
        <w:overflowPunct/>
        <w:autoSpaceDE/>
        <w:autoSpaceDN/>
        <w:adjustRightInd/>
        <w:spacing w:before="120" w:after="120"/>
        <w:contextualSpacing w:val="0"/>
        <w:jc w:val="both"/>
        <w:textAlignment w:val="auto"/>
        <w:rPr>
          <w:bCs/>
        </w:rPr>
      </w:pPr>
      <w:r w:rsidRPr="00A05FC2">
        <w:rPr>
          <w:bCs/>
        </w:rPr>
        <w:t>The following time/frequency differences should be evaluated:</w:t>
      </w:r>
    </w:p>
    <w:p w14:paraId="3108D3C4" w14:textId="77777777" w:rsidR="0094460C" w:rsidRPr="00A05FC2" w:rsidRDefault="0094460C" w:rsidP="0094460C">
      <w:pPr>
        <w:pStyle w:val="ListParagraph"/>
        <w:numPr>
          <w:ilvl w:val="2"/>
          <w:numId w:val="204"/>
        </w:numPr>
        <w:suppressAutoHyphens/>
        <w:overflowPunct/>
        <w:autoSpaceDE/>
        <w:autoSpaceDN/>
        <w:adjustRightInd/>
        <w:spacing w:before="120" w:after="120"/>
        <w:contextualSpacing w:val="0"/>
        <w:jc w:val="both"/>
        <w:textAlignment w:val="auto"/>
        <w:rPr>
          <w:bCs/>
        </w:rPr>
      </w:pPr>
      <w:r w:rsidRPr="00A05FC2">
        <w:rPr>
          <w:bCs/>
        </w:rPr>
        <w:t>The differential one-way delay (in µs) as calculated between the largest UE-Sat delay and smallest UE sat delay within the uncertainty area.</w:t>
      </w:r>
    </w:p>
    <w:p w14:paraId="3AB0C8AA" w14:textId="77777777" w:rsidR="0094460C" w:rsidRPr="00A05FC2" w:rsidRDefault="0094460C" w:rsidP="0094460C">
      <w:pPr>
        <w:pStyle w:val="ListParagraph"/>
        <w:numPr>
          <w:ilvl w:val="3"/>
          <w:numId w:val="204"/>
        </w:numPr>
        <w:suppressAutoHyphens/>
        <w:overflowPunct/>
        <w:autoSpaceDE/>
        <w:autoSpaceDN/>
        <w:adjustRightInd/>
        <w:spacing w:before="120" w:after="120"/>
        <w:contextualSpacing w:val="0"/>
        <w:jc w:val="both"/>
        <w:textAlignment w:val="auto"/>
        <w:rPr>
          <w:bCs/>
        </w:rPr>
      </w:pPr>
      <w:r w:rsidRPr="00A05FC2">
        <w:rPr>
          <w:bCs/>
        </w:rPr>
        <w:t>For UL performance evaluation 2 times differential one-way delay should be considered.</w:t>
      </w:r>
    </w:p>
    <w:p w14:paraId="2B0F0005" w14:textId="77777777" w:rsidR="0094460C" w:rsidRPr="00A05FC2" w:rsidRDefault="0094460C" w:rsidP="0094460C">
      <w:pPr>
        <w:pStyle w:val="ListParagraph"/>
        <w:numPr>
          <w:ilvl w:val="2"/>
          <w:numId w:val="204"/>
        </w:numPr>
        <w:suppressAutoHyphens/>
        <w:overflowPunct/>
        <w:autoSpaceDE/>
        <w:autoSpaceDN/>
        <w:adjustRightInd/>
        <w:spacing w:before="120" w:after="120"/>
        <w:contextualSpacing w:val="0"/>
        <w:jc w:val="both"/>
        <w:textAlignment w:val="auto"/>
        <w:rPr>
          <w:bCs/>
        </w:rPr>
      </w:pPr>
      <w:r w:rsidRPr="00A05FC2">
        <w:rPr>
          <w:bCs/>
        </w:rPr>
        <w:t>The differential one-way Doppler/frequency offset (in ppm) is calculated between the largest UE-sat Doppler/frequency offset and smallest UE-sat Doppler/frequency offset within the uncertainty area.</w:t>
      </w:r>
    </w:p>
    <w:p w14:paraId="7980869F" w14:textId="77777777" w:rsidR="0094460C" w:rsidRPr="00A05FC2" w:rsidRDefault="0094460C" w:rsidP="0094460C">
      <w:pPr>
        <w:pStyle w:val="ListParagraph"/>
        <w:numPr>
          <w:ilvl w:val="3"/>
          <w:numId w:val="204"/>
        </w:numPr>
        <w:suppressAutoHyphens/>
        <w:overflowPunct/>
        <w:autoSpaceDE/>
        <w:autoSpaceDN/>
        <w:adjustRightInd/>
        <w:spacing w:before="120" w:after="120"/>
        <w:contextualSpacing w:val="0"/>
        <w:jc w:val="both"/>
        <w:textAlignment w:val="auto"/>
        <w:rPr>
          <w:bCs/>
        </w:rPr>
      </w:pPr>
      <w:r w:rsidRPr="00A05FC2">
        <w:rPr>
          <w:bCs/>
        </w:rPr>
        <w:t>For UL performance evaluation, scaled one-way differential Doppler/frequency offset to determine UL differential Doppler/frequency offset should be considered. Scaling factor should be reported.</w:t>
      </w:r>
    </w:p>
    <w:p w14:paraId="52B9748D" w14:textId="77777777" w:rsidR="0094460C" w:rsidRDefault="0094460C" w:rsidP="00DA7705">
      <w:pPr>
        <w:rPr>
          <w:lang w:val="en-US"/>
        </w:rPr>
      </w:pPr>
    </w:p>
    <w:p w14:paraId="2FB9298E" w14:textId="77777777" w:rsidR="0094460C" w:rsidRDefault="0094460C" w:rsidP="0094460C">
      <w:pPr>
        <w:pStyle w:val="Doc-text2"/>
        <w:ind w:left="0" w:firstLine="0"/>
        <w:rPr>
          <w:rFonts w:ascii="Times New Roman" w:hAnsi="Times New Roman"/>
          <w:b/>
          <w:lang w:val="en-US"/>
        </w:rPr>
      </w:pPr>
      <w:r w:rsidRPr="005E275A">
        <w:rPr>
          <w:rFonts w:ascii="Times New Roman" w:hAnsi="Times New Roman"/>
          <w:b/>
          <w:highlight w:val="green"/>
          <w:lang w:val="en-US"/>
        </w:rPr>
        <w:t>Agreement:</w:t>
      </w:r>
    </w:p>
    <w:p w14:paraId="6D7BE860" w14:textId="77777777" w:rsidR="0094460C" w:rsidRPr="005E275A" w:rsidRDefault="0094460C" w:rsidP="0094460C">
      <w:r w:rsidRPr="005E275A">
        <w:t>For PRACH performance evaluation for existing PRACH preamble formats based on analytical characterization, adopt the following criteria:</w:t>
      </w:r>
    </w:p>
    <w:p w14:paraId="458EA921" w14:textId="77777777" w:rsidR="0094460C" w:rsidRPr="005E275A" w:rsidRDefault="0094460C" w:rsidP="0094460C">
      <w:pPr>
        <w:pStyle w:val="ListParagraph"/>
        <w:numPr>
          <w:ilvl w:val="0"/>
          <w:numId w:val="205"/>
        </w:numPr>
        <w:overflowPunct/>
        <w:autoSpaceDE/>
        <w:autoSpaceDN/>
        <w:adjustRightInd/>
        <w:spacing w:after="0"/>
        <w:contextualSpacing w:val="0"/>
        <w:jc w:val="both"/>
        <w:rPr>
          <w:rFonts w:eastAsia="Times New Roman"/>
        </w:rPr>
      </w:pPr>
      <w:r w:rsidRPr="005E275A">
        <w:rPr>
          <w:rFonts w:eastAsia="Times New Roman"/>
        </w:rPr>
        <w:t xml:space="preserve">PRACH tolerance is exceeded if  </w:t>
      </w:r>
    </w:p>
    <w:p w14:paraId="0CFB3361" w14:textId="77777777" w:rsidR="0094460C" w:rsidRPr="005E275A" w:rsidRDefault="0094460C" w:rsidP="0094460C">
      <w:pPr>
        <w:pStyle w:val="ListParagraph"/>
        <w:numPr>
          <w:ilvl w:val="1"/>
          <w:numId w:val="205"/>
        </w:numPr>
        <w:overflowPunct/>
        <w:autoSpaceDE/>
        <w:autoSpaceDN/>
        <w:adjustRightInd/>
        <w:spacing w:after="0"/>
        <w:contextualSpacing w:val="0"/>
        <w:jc w:val="both"/>
        <w:rPr>
          <w:rFonts w:eastAsia="Times New Roman"/>
        </w:rPr>
      </w:pPr>
      <w:r w:rsidRPr="005E275A">
        <w:rPr>
          <w:rFonts w:eastAsia="Times New Roman"/>
        </w:rPr>
        <w:t>min (</w:t>
      </w:r>
      <m:oMath>
        <m:r>
          <m:rPr>
            <m:sty m:val="b"/>
          </m:rPr>
          <w:rPr>
            <w:rFonts w:ascii="Cambria Math" w:hAnsi="Cambria Math"/>
          </w:rPr>
          <m:t>Ncp</m:t>
        </m:r>
      </m:oMath>
      <w:r w:rsidRPr="005E275A">
        <w:rPr>
          <w:rFonts w:eastAsia="Times New Roman"/>
        </w:rPr>
        <w:t>, Sequence duration</w:t>
      </w:r>
      <w:r w:rsidRPr="005E275A">
        <w:rPr>
          <w:rFonts w:eastAsia="Times New Roman"/>
        </w:rPr>
        <w:fldChar w:fldCharType="begin"/>
      </w:r>
      <w:r w:rsidRPr="005E275A">
        <w:rPr>
          <w:rFonts w:eastAsia="Times New Roman"/>
        </w:rPr>
        <w:instrText xml:space="preserve"> QUOTE </w:instrText>
      </w:r>
      <w:r w:rsidR="0015248A">
        <w:rPr>
          <w:position w:val="-11"/>
        </w:rPr>
        <w:pict w14:anchorId="60FCBF9C">
          <v:shape id="_x0000_i1037" type="#_x0000_t75" style="width:34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8&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5F0878&quot; wsp:rsidRDefault=&quot;005F0878&quot; wsp:rsidP=&quot;005F0878&quot;&gt;&lt;m:oMathPara&gt;&lt;m:oMath&gt;&lt;m:r&gt;&lt;m:rPr&gt;&lt;m:sty m:val=&quot;b&quot;/&gt;&lt;/m:rPr&gt;&lt;w:rPr&gt;&lt;w:rFonts w:ascii=&quot;Cambria Math&quot; w:h-ansi=&quot;Cambria Math&quot;/&gt;&lt;wx:font wx:val=&quot;Cambria Math&quot;/&gt;&lt;w:b/&gt;&lt;/w:rPr&gt;&lt;m:t&gt;?—&lt;/m:t&gt;&lt;/m:r&gt;&lt;m:f&gt;&lt;m:fPr&gt;&lt;m:ctrlPr&gt;&lt;w:rPr&gt;&lt;w:rFonts w:ascii=&quot;Cambria Math&quot; w:h-ansi=&quot;Cambria Math&quot;/&gt;&lt;wx:font wx:val=&quot;Cambria Math&quot;/&gt;&lt;w:b/&gt;&lt;w:b-cs/&gt;&lt;w:i-cs/&gt;&lt;/w:rPr&gt;&lt;/m:ctrlPr&gt;&lt;/m:fPr&gt;&lt;m:num&gt;&lt;m:r&gt;&lt;m:rPr&gt;&lt;m:sty m:vaxxxxxl=&quot;b&quot;/&gt;&lt;/m:rPr&gt;&lt;w:rPr&gt;&lt;w:rFonts w:ascii=&quot;Cambria Math&quot; w:h-ansi=&quot;Cambria Math&quot;/&gt;&lt;wx:font wx:val=&quot;Cambria Math&quot;/&gt;&lt;w:b/&gt;&lt;/w:rPr&gt;&lt;m:t&gt;max&lt;/m:t&gt;&lt;/m:r&gt;&lt;m:sSub&gt;&lt;m:sSubPr&gt;&lt;m:ctrlPr&gt;&lt;w:rPr&gt;&lt;w:rFonts w:ascii=&quot;Cambria Math&quot; w:h-ansi=&quot;Cambria Math&quot;/&gt;&lt;wx:font wx:val=&quot;Cambria Math&quot;/&gt;&lt;w:b/&gt;&lt;w:b-cs/&gt;&lt;w:i-cs/&gt;&lt;/w:rPr&gt;&lt;/m:ctrlPr&gt;&lt;/m:sSubPr&gt;&lt;m:e&gt;&lt;m:r&gt;&lt;m:rPr&gt;&lt;m:sty m:val=&quot;b&quot;/&gt;&lt;/m:rPr&gt;&lt;w:rPr&gt;&lt;w:rFonts w:ascii=&quot;Cambria Math&quot; w:h-ansi=&quot;Cambria Math&quot;/&gt;&lt;wx:font wx:val=&quot;Cambria Math&quot;/&gt;&lt;w:b/&gt;&lt;/w:rPr&gt;&lt;m:t&gt;N&lt;/m:t&gt;&lt;/m:r&gt;&lt;/m:e&gt;&lt;m:sub&gt;&lt;m:r&gt;&lt;m:rPr&gt;&lt;m:sty m:val=&quot;b&quot;/&gt;&lt;/m:rPr&gt;&lt;w:rPr&gt;&lt;w:rFonts w:ascii=&quot;Cambria Math&quot; w:h-ansi=&quot;Cambria Math&quot;/&gt;&lt;wx:font wx:val=&quot;Cambria Math&quot;/&gt;&lt;w:b/&gt;&lt;/w:rPr&gt;&lt;m:t&gt;cs&lt;/m:t&gt;&lt;/m:r&gt;&lt;/m:sub&gt;&lt;/m:sSub&gt;&lt;/m:num&gt;&lt;m:den&gt;&lt;m:r&gt;&lt;m:rPr&gt;&lt;m:sty m:val=&quot;b&quot;/&gt;&lt;/m:rPr&gt;&lt;w:rPr&gt;&lt;w:rFonts w:ascii=&quot;Cambria Math&quot; w:h-ansi=&quot;Cambria Math&quot;/&gt;&lt;wx:font wx:val=&quot;Cambria Math&quot;/&gt;&lt;w:b/&gt;&lt;/w:rPr&gt;&lt;m:t&gt;L&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14" o:title="" chromakey="white"/>
          </v:shape>
        </w:pict>
      </w:r>
      <w:r w:rsidRPr="005E275A">
        <w:rPr>
          <w:rFonts w:eastAsia="Times New Roman"/>
        </w:rPr>
        <w:instrText xml:space="preserve"> </w:instrText>
      </w:r>
      <w:r w:rsidRPr="005E275A">
        <w:rPr>
          <w:rFonts w:eastAsia="Times New Roman"/>
        </w:rPr>
        <w:fldChar w:fldCharType="separate"/>
      </w:r>
      <w:r w:rsidR="0015248A">
        <w:rPr>
          <w:position w:val="-11"/>
        </w:rPr>
        <w:pict w14:anchorId="5B4FA66D">
          <v:shape id="_x0000_i1038" type="#_x0000_t75" style="width:34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8&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5F0878&quot; wsp:rsidRDefault=&quot;005F0878&quot; wsp:rsidP=&quot;005F0878&quot;&gt;&lt;m:oMathPara&gt;&lt;m:oMath&gt;&lt;m:r&gt;&lt;m:rPr&gt;&lt;m:sty m:val=&quot;b&quot;/&gt;&lt;/m:rPr&gt;&lt;w:rPr&gt;&lt;w:rFonts w:ascii=&quot;Cambria Math&quot; w:h-ansi=&quot;Cambria Math&quot;/&gt;&lt;wx:font wx:val=&quot;Cambria Math&quot;/&gt;&lt;w:b/&gt;&lt;/w:rPr&gt;&lt;m:t&gt;?—&lt;/m:t&gt;&lt;/m:r&gt;&lt;m:f&gt;&lt;m:fPr&gt;&lt;m:ctrlPr&gt;&lt;w:rPr&gt;&lt;w:rFonts w:ascii=&quot;Cambria Math&quot; w:h-ansi=&quot;Cambria Math&quot;/&gt;&lt;wx:font wx:val=&quot;Cambria Math&quot;/&gt;&lt;w:b/&gt;&lt;w:b-cs/&gt;&lt;w:i-cs/&gt;&lt;/w:rPr&gt;&lt;/m:ctrlPr&gt;&lt;/m:fPr&gt;&lt;m:num&gt;&lt;m:r&gt;&lt;m:rPr&gt;&lt;m:sty m:vaxxxxxl=&quot;b&quot;/&gt;&lt;/m:rPr&gt;&lt;w:rPr&gt;&lt;w:rFonts w:ascii=&quot;Cambria Math&quot; w:h-ansi=&quot;Cambria Math&quot;/&gt;&lt;wx:font wx:val=&quot;Cambria Math&quot;/&gt;&lt;w:b/&gt;&lt;/w:rPr&gt;&lt;m:t&gt;max&lt;/m:t&gt;&lt;/m:r&gt;&lt;m:sSub&gt;&lt;m:sSubPr&gt;&lt;m:ctrlPr&gt;&lt;w:rPr&gt;&lt;w:rFonts w:ascii=&quot;Cambria Math&quot; w:h-ansi=&quot;Cambria Math&quot;/&gt;&lt;wx:font wx:val=&quot;Cambria Math&quot;/&gt;&lt;w:b/&gt;&lt;w:b-cs/&gt;&lt;w:i-cs/&gt;&lt;/w:rPr&gt;&lt;/m:ctrlPr&gt;&lt;/m:sSubPr&gt;&lt;m:e&gt;&lt;m:r&gt;&lt;m:rPr&gt;&lt;m:sty m:val=&quot;b&quot;/&gt;&lt;/m:rPr&gt;&lt;w:rPr&gt;&lt;w:rFonts w:ascii=&quot;Cambria Math&quot; w:h-ansi=&quot;Cambria Math&quot;/&gt;&lt;wx:font wx:val=&quot;Cambria Math&quot;/&gt;&lt;w:b/&gt;&lt;/w:rPr&gt;&lt;m:t&gt;N&lt;/m:t&gt;&lt;/m:r&gt;&lt;/m:e&gt;&lt;m:sub&gt;&lt;m:r&gt;&lt;m:rPr&gt;&lt;m:sty m:val=&quot;b&quot;/&gt;&lt;/m:rPr&gt;&lt;w:rPr&gt;&lt;w:rFonts w:ascii=&quot;Cambria Math&quot; w:h-ansi=&quot;Cambria Math&quot;/&gt;&lt;wx:font wx:val=&quot;Cambria Math&quot;/&gt;&lt;w:b/&gt;&lt;/w:rPr&gt;&lt;m:t&gt;cs&lt;/m:t&gt;&lt;/m:r&gt;&lt;/m:sub&gt;&lt;/m:sSub&gt;&lt;/m:num&gt;&lt;m:den&gt;&lt;m:r&gt;&lt;m:rPr&gt;&lt;m:sty m:val=&quot;b&quot;/&gt;&lt;/m:rPr&gt;&lt;w:rPr&gt;&lt;w:rFonts w:ascii=&quot;Cambria Math&quot; w:h-ansi=&quot;Cambria Math&quot;/&gt;&lt;wx:font wx:val=&quot;Cambria Math&quot;/&gt;&lt;w:b/&gt;&lt;/w:rPr&gt;&lt;m:t&gt;L&lt;/m:t&gt;&lt;/m:r&gt;&lt;/m:den&gt;&lt;/m:f&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14" o:title="" chromakey="white"/>
          </v:shape>
        </w:pict>
      </w:r>
      <w:r w:rsidRPr="005E275A">
        <w:rPr>
          <w:rFonts w:eastAsia="Times New Roman"/>
        </w:rPr>
        <w:fldChar w:fldCharType="end"/>
      </w:r>
      <w:r w:rsidRPr="005E275A">
        <w:rPr>
          <w:rFonts w:eastAsia="Times New Roman"/>
        </w:rPr>
        <w:t xml:space="preserve">) </w:t>
      </w:r>
      <m:oMath>
        <m:r>
          <w:rPr>
            <w:rFonts w:ascii="Cambria Math" w:hAnsi="Cambria Math"/>
          </w:rPr>
          <m:t>-</m:t>
        </m:r>
        <m:sSub>
          <m:sSubPr>
            <m:ctrlPr>
              <w:rPr>
                <w:rFonts w:ascii="Cambria Math" w:hAnsi="Cambria Math"/>
              </w:rPr>
            </m:ctrlPr>
          </m:sSubPr>
          <m:e>
            <m:r>
              <w:rPr>
                <w:rFonts w:ascii="Cambria Math" w:hAnsi="Cambria Math"/>
              </w:rPr>
              <m:t xml:space="preserve"> 2 T</m:t>
            </m:r>
          </m:e>
          <m:sub>
            <m:r>
              <w:rPr>
                <w:rFonts w:ascii="Cambria Math" w:hAnsi="Cambria Math"/>
              </w:rPr>
              <m:t>e</m:t>
            </m:r>
          </m:sub>
        </m:sSub>
      </m:oMath>
      <w:r w:rsidRPr="005E275A">
        <w:rPr>
          <w:rFonts w:eastAsia="Times New Roman"/>
        </w:rPr>
        <w:t xml:space="preserve"> </w:t>
      </w:r>
      <w:r w:rsidRPr="005E275A">
        <w:rPr>
          <w:rFonts w:eastAsia="Times New Roman"/>
        </w:rPr>
        <w:fldChar w:fldCharType="begin"/>
      </w:r>
      <w:r w:rsidRPr="005E275A">
        <w:rPr>
          <w:rFonts w:eastAsia="Times New Roman"/>
        </w:rPr>
        <w:instrText xml:space="preserve"> QUOTE </w:instrText>
      </w:r>
      <w:r w:rsidR="0015248A">
        <w:rPr>
          <w:position w:val="-5"/>
        </w:rPr>
        <w:pict w14:anchorId="19B08CE0">
          <v:shape id="_x0000_i1039" type="#_x0000_t75" style="width:7.5pt;height: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1A&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40561A&quot; wsp:rsidRDefault=&quot;0040561A&quot; wsp:rsidP=&quot;0040561A&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rPrPrPrPrP:sectPr&gt;&lt;/wx:sect&gt;&lt;/w:body&gt;&lt;/w:wordDocument&gt;">
            <v:imagedata r:id="rId1115" o:title="" chromakey="white"/>
          </v:shape>
        </w:pict>
      </w:r>
      <w:r w:rsidRPr="005E275A">
        <w:rPr>
          <w:rFonts w:eastAsia="Times New Roman"/>
        </w:rPr>
        <w:instrText xml:space="preserve"> </w:instrText>
      </w:r>
      <w:r w:rsidRPr="005E275A">
        <w:rPr>
          <w:rFonts w:eastAsia="Times New Roman"/>
        </w:rPr>
        <w:fldChar w:fldCharType="separate"/>
      </w:r>
      <w:r w:rsidR="0015248A">
        <w:rPr>
          <w:position w:val="-5"/>
        </w:rPr>
        <w:pict w14:anchorId="251928B8">
          <v:shape id="_x0000_i1040" type="#_x0000_t75" style="width:7.5pt;height: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1A&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40561A&quot; wsp:rsidRDefault=&quot;0040561A&quot; wsp:rsidP=&quot;0040561A&quot;&gt;&lt;m:oMathPara&gt;&lt;m:oMath&gt;&lt;m:r&gt;&lt;w:rPr&gt;&lt;w:rFonts w:ascii=&quot;Cambria Math&quot; w:h-ansi=&quot;Cambria Math&quot;/&gt;&lt;wx:font wx:val=&quot;Cambria Math&quot;/&gt;&lt;w:i/&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rPrPrPrPrP:sectPr&gt;&lt;/wx:sect&gt;&lt;/w:body&gt;&lt;/w:wordDocument&gt;">
            <v:imagedata r:id="rId1115" o:title="" chromakey="white"/>
          </v:shape>
        </w:pict>
      </w:r>
      <w:r w:rsidRPr="005E275A">
        <w:rPr>
          <w:rFonts w:eastAsia="Times New Roman"/>
        </w:rPr>
        <w:fldChar w:fldCharType="end"/>
      </w:r>
      <w:r w:rsidRPr="005E275A">
        <w:rPr>
          <w:rFonts w:eastAsia="Times New Roman"/>
        </w:rPr>
        <w:t xml:space="preserve"> Differential RTT, where;</w:t>
      </w:r>
    </w:p>
    <w:p w14:paraId="1BEEC24B"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rFonts w:eastAsia="Times New Roman"/>
        </w:rPr>
        <w:t>Ncp is cyclic prefix duration</w:t>
      </w:r>
    </w:p>
    <w:p w14:paraId="31A0779C"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lang w:val="en-US"/>
        </w:rPr>
        <w:t xml:space="preserve">max </w:t>
      </w:r>
      <m:oMath>
        <m:sSub>
          <m:sSubPr>
            <m:ctrlPr>
              <w:rPr>
                <w:rFonts w:ascii="Cambria Math" w:hAnsi="Cambria Math"/>
              </w:rPr>
            </m:ctrlPr>
          </m:sSubPr>
          <m:e>
            <m:r>
              <w:rPr>
                <w:rFonts w:ascii="Cambria Math" w:hAnsi="Cambria Math"/>
              </w:rPr>
              <m:t>N</m:t>
            </m:r>
          </m:e>
          <m:sub>
            <m:r>
              <w:rPr>
                <w:rFonts w:ascii="Cambria Math" w:hAnsi="Cambria Math"/>
              </w:rPr>
              <m:t>cs</m:t>
            </m:r>
          </m:sub>
        </m:sSub>
      </m:oMath>
      <w:r w:rsidRPr="005E275A">
        <w:rPr>
          <w:lang w:val="en-US"/>
        </w:rPr>
        <w:t xml:space="preserve"> is given by Tables</w:t>
      </w:r>
      <w:r w:rsidRPr="005E275A">
        <w:t xml:space="preserve"> </w:t>
      </w:r>
      <w:r w:rsidRPr="005E275A">
        <w:rPr>
          <w:lang w:val="en-US"/>
        </w:rPr>
        <w:t>6.3.3.1-5, 6.3.3.1-6 and 6.3.3.1-7 of TS 38.211</w:t>
      </w:r>
    </w:p>
    <w:p w14:paraId="741976A2"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rFonts w:eastAsia="Times New Roman"/>
        </w:rPr>
        <w:t>L is the ZC sequence length</w:t>
      </w:r>
    </w:p>
    <w:p w14:paraId="0FE91253" w14:textId="77777777" w:rsidR="0094460C" w:rsidRPr="005E275A" w:rsidRDefault="0015248A" w:rsidP="0094460C">
      <w:pPr>
        <w:pStyle w:val="ListParagraph"/>
        <w:numPr>
          <w:ilvl w:val="2"/>
          <w:numId w:val="205"/>
        </w:numPr>
        <w:overflowPunct/>
        <w:autoSpaceDE/>
        <w:autoSpaceDN/>
        <w:adjustRightInd/>
        <w:spacing w:after="0"/>
        <w:contextualSpacing w:val="0"/>
        <w:jc w:val="both"/>
        <w:rPr>
          <w:rFonts w:eastAsia="Times New Roman"/>
        </w:rPr>
      </w:pPr>
      <m:oMath>
        <m:sSub>
          <m:sSubPr>
            <m:ctrlPr>
              <w:rPr>
                <w:rFonts w:ascii="Cambria Math" w:hAnsi="Cambria Math"/>
              </w:rPr>
            </m:ctrlPr>
          </m:sSubPr>
          <m:e>
            <m:r>
              <w:rPr>
                <w:rFonts w:ascii="Cambria Math" w:hAnsi="Cambria Math"/>
              </w:rPr>
              <m:t>T</m:t>
            </m:r>
          </m:e>
          <m:sub>
            <m:r>
              <w:rPr>
                <w:rFonts w:ascii="Cambria Math" w:hAnsi="Cambria Math"/>
              </w:rPr>
              <m:t>e</m:t>
            </m:r>
          </m:sub>
        </m:sSub>
      </m:oMath>
      <w:r w:rsidR="0094460C" w:rsidRPr="005E275A">
        <w:rPr>
          <w:lang w:val="en-US"/>
        </w:rPr>
        <w:t xml:space="preserve"> is an additional timing error. </w:t>
      </w:r>
    </w:p>
    <w:p w14:paraId="7B70BC29" w14:textId="77777777" w:rsidR="0094460C" w:rsidRPr="005E275A" w:rsidRDefault="0094460C" w:rsidP="0094460C">
      <w:pPr>
        <w:pStyle w:val="ListParagraph"/>
        <w:numPr>
          <w:ilvl w:val="3"/>
          <w:numId w:val="205"/>
        </w:numPr>
        <w:overflowPunct/>
        <w:autoSpaceDE/>
        <w:autoSpaceDN/>
        <w:adjustRightInd/>
        <w:spacing w:after="0"/>
        <w:contextualSpacing w:val="0"/>
        <w:jc w:val="both"/>
        <w:rPr>
          <w:rFonts w:eastAsia="Times New Roman"/>
        </w:rPr>
      </w:pPr>
      <w:r w:rsidRPr="005E275A">
        <w:rPr>
          <w:lang w:val="en-US"/>
        </w:rPr>
        <w:t xml:space="preserve">Companies to report how Te is derived. </w:t>
      </w:r>
    </w:p>
    <w:p w14:paraId="2EEF7213"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lang w:val="en-US"/>
        </w:rPr>
        <w:t>Differential RTT is 2 time one-way delay.</w:t>
      </w:r>
    </w:p>
    <w:p w14:paraId="32F7FC13"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lang w:val="en-US"/>
        </w:rPr>
        <w:t>Note: the delay spread is neglected</w:t>
      </w:r>
    </w:p>
    <w:p w14:paraId="6E8E2F14"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lang w:val="en-US"/>
        </w:rPr>
        <w:t>GP can be considered and reported for the case of consecutive RO.</w:t>
      </w:r>
    </w:p>
    <w:p w14:paraId="5FB10BB9" w14:textId="77777777" w:rsidR="0094460C" w:rsidRPr="005E275A" w:rsidRDefault="0094460C" w:rsidP="0094460C">
      <w:pPr>
        <w:tabs>
          <w:tab w:val="left" w:pos="0"/>
        </w:tabs>
        <w:ind w:left="2160"/>
      </w:pPr>
    </w:p>
    <w:p w14:paraId="261BA2FB" w14:textId="77777777" w:rsidR="0094460C" w:rsidRPr="005E275A" w:rsidRDefault="0094460C" w:rsidP="0094460C">
      <w:pPr>
        <w:pStyle w:val="ListParagraph"/>
        <w:numPr>
          <w:ilvl w:val="1"/>
          <w:numId w:val="205"/>
        </w:numPr>
        <w:overflowPunct/>
        <w:autoSpaceDE/>
        <w:autoSpaceDN/>
        <w:adjustRightInd/>
        <w:spacing w:after="0"/>
        <w:contextualSpacing w:val="0"/>
        <w:rPr>
          <w:rFonts w:eastAsia="Times New Roman"/>
          <w:lang w:val="en-US"/>
        </w:rPr>
      </w:pPr>
      <w:r w:rsidRPr="005E275A">
        <w:rPr>
          <w:rFonts w:eastAsia="Times New Roman"/>
          <w:lang w:val="en-US"/>
        </w:rPr>
        <w:t>Or (scaling factor*(Differential Doppler) +2* fe</w:t>
      </w:r>
      <w:r w:rsidRPr="005E275A">
        <w:rPr>
          <w:rFonts w:eastAsia="Times New Roman" w:cs="Times"/>
          <w:lang w:val="en-US"/>
        </w:rPr>
        <w:t>×</w:t>
      </w:r>
      <w:r w:rsidRPr="005E275A">
        <w:rPr>
          <w:rFonts w:eastAsia="Times New Roman"/>
          <w:lang w:val="en-US"/>
        </w:rPr>
        <w:t xml:space="preserve">fc) </w:t>
      </w:r>
      <w:r w:rsidRPr="005E275A">
        <w:rPr>
          <w:rFonts w:eastAsia="Times New Roman" w:cs="Times"/>
          <w:lang w:val="en-US"/>
        </w:rPr>
        <w:fldChar w:fldCharType="begin"/>
      </w:r>
      <w:r w:rsidRPr="005E275A">
        <w:rPr>
          <w:rFonts w:eastAsia="Times New Roman" w:cs="Times"/>
          <w:lang w:val="en-US"/>
        </w:rPr>
        <w:instrText xml:space="preserve"> QUOTE </w:instrText>
      </w:r>
      <w:r w:rsidRPr="005E275A">
        <w:rPr>
          <w:rFonts w:ascii="Cambria Math" w:eastAsia="Times New Roman" w:hAnsi="Cambria Math"/>
          <w:lang w:val="en-US"/>
        </w:rPr>
        <w:instrText>(</w:instrText>
      </w:r>
      <w:r w:rsidRPr="005E275A">
        <w:rPr>
          <w:rFonts w:ascii="Cambria Math" w:hAnsi="Cambria Math"/>
        </w:rPr>
        <w:instrText>Differential Round Trip Doppler+2 fefc)</w:instrText>
      </w:r>
      <w:r w:rsidRPr="005E275A">
        <w:rPr>
          <w:rFonts w:eastAsia="Times New Roman" w:cs="Times"/>
          <w:lang w:val="en-US"/>
        </w:rPr>
        <w:instrText xml:space="preserve"> </w:instrText>
      </w:r>
      <w:r w:rsidRPr="005E275A">
        <w:rPr>
          <w:rFonts w:eastAsia="Times New Roman" w:cs="Times"/>
          <w:lang w:val="en-US"/>
        </w:rPr>
        <w:fldChar w:fldCharType="separate"/>
      </w:r>
      <w:r w:rsidRPr="005E275A">
        <w:rPr>
          <w:rFonts w:eastAsia="Times New Roman" w:cs="Times"/>
          <w:lang w:val="en-US"/>
        </w:rPr>
        <w:fldChar w:fldCharType="end"/>
      </w:r>
      <w:r w:rsidRPr="005E275A">
        <w:rPr>
          <w:rFonts w:eastAsia="Times New Roman" w:cs="Times"/>
          <w:lang w:val="en-US"/>
        </w:rPr>
        <w:t xml:space="preserve">≥ </w:t>
      </w:r>
      <w:r w:rsidRPr="005E275A">
        <w:rPr>
          <w:rFonts w:eastAsia="Times New Roman"/>
          <w:lang w:val="en-US"/>
        </w:rPr>
        <w:fldChar w:fldCharType="begin"/>
      </w:r>
      <w:r w:rsidRPr="005E275A">
        <w:rPr>
          <w:rFonts w:eastAsia="Times New Roman"/>
          <w:lang w:val="en-US"/>
        </w:rPr>
        <w:instrText xml:space="preserve"> QUOTE </w:instrText>
      </w:r>
      <w:r w:rsidR="0015248A">
        <w:rPr>
          <w:position w:val="-5"/>
        </w:rPr>
        <w:pict w14:anchorId="513BEF4A">
          <v:shape id="_x0000_i1041" type="#_x0000_t75" style="width:54.5pt;height: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660&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260660&quot; wsp:rsidRDefault=&quot;00260660&quot; wsp:rsidP=&quot;00260660&quot;&gt;&lt;m:oMathPara&gt;&lt;m:oMath&gt;&lt;m:r&gt;&lt;m:rPr&gt;&lt;m:sty m:val=&quot;bi&quot;/&gt;&lt;/m:rPr&gt;&lt;w:rPr&gt;&lt;w:rFonts w:ascii=&quot;Cambria Math&quot; w:fareast=&quot;Times New Roman&quot; w:h-ansi=&quot;Cambria Math&quot; w:cs=&quot;Times&quot;/&gt;&lt;wx:font wx:val=&quot;Cambria Math&quot;/&gt;&lt;w:b/&gt;&lt;w:i/&gt;&lt;w:sz-cs w:val=&quot;20&quot;/&gt;&lt;w:lang w:val=&quot;EN-US&quot;/&gt;&lt;/w:rPr&gt;&lt;m:t&gt;(&lt;/m:t&gt;&lt;/m:r&gt;&lt;m:r&gt;&lt;m:rPr&gt;&lt;m:sty m:val=&quot;bi&quot;/&gt;&lt;/m:rPr&gt;&lt;w:rPr&gt;&lt;w:rFonts w:ascii=&quot;Cambria Math&quot; w:fareast=&quot;Times New Roman&quot; w:h-ansi=&quot;Cambria Math&quot; w:cs=&quot;Times&quot;/&gt;&lt;wx:font wx:val=&quot;Cambria Math&quot;/&gt;&lt;w:b/&gt;&lt;w:i/&gt;&lt;w:sz-cs w:val=&quot;20&quot;/&gt;&lt;/w:rPr&gt;&lt;m:t&gt;1&lt;/m:t&gt;&lt;/m:r&gt;&lt;m:r&gt;&lt;m:rPr&gt;&lt;m:sty m:val=&quot;bi&quot;/&gt;&lt;/m:rPr&gt;&lt;w:rPr&gt;&lt;w:rFonts w:ascii=&quot;Cambria Math&quot; w:fareast=&quot;Times New Roman&quot; w:h-ansi=&quot;Cambria Math&quot; w:cs=&quot;Times&quot;/&gt;&lt;wx:font wx:val=&quot;Cambria Math&quot;/&gt;&lt;w:b/&gt;&lt;w:i/&gt;&lt;w:sz-cs w:val=&quot;20&quot;/&gt;&lt;w:lang w:val=&quot;EN-US&quot;/&gt;&lt;/w:rPr&gt;&lt;m:t&gt;+&lt;/m:t&gt;&lt;/m:r&gt;&lt;m:r&gt;&lt;m:rPr&gt;&lt;m:sty m:val=&quot;bi&quot;/&gt;&lt;/m:rPr&gt;&lt;w:rPr&gt;&lt;w:rFonts w:ascii=&quot;Cambria Math&quot; w:fareast=&quot;Times New Roman&quot; w:h-ansi=&quot;Cambria Math&quot; w:cs=&quot;Times&quot;/&gt;&lt;wx:font wx:val=&quot;Cambria Math&quot;/&gt;&lt;w:b/&gt;&lt;w:i/&gt;&lt;w:sz-cs w:val=&quot;20&quot;/&gt;&lt;/w:rPr&gt;&lt;m:t&gt;?3)&lt;/m:t&gt;&lt;/m:r&gt;&lt;m:r&gt;&lt;m:rPr&gt;&lt;m:sty m:val=&quot;b&quot;/&gt;&lt;/m:rPr&gt;&lt;w:rPr&gt;&lt;w:rFonts w:ascii=&quot;Cambria Math&quot; w:fareast=&quot;Times New Roman&quot; w:h-ansi=&quot;Cambria Math&quot; w:cs=&quot;Times&quot;/&gt;&lt;wx:font wx:val=&quot;Cambria Math&quot;/&gt;&lt;w:b/&gt;&lt;w:sz-cs w:val=&quot;20&quot;/&gt;&lt;/w:rPr&gt;&lt;m:t&gt;?”&lt;/m:t&gt;&lt;/m:r&gt;&lt;m:sSub&gt;&lt;m:sSubPr&gt;&lt;m:ctrlPr&gt;&lt;w:rPr&gt;&lt;w:rFonts w:ascii=&quot;Cambria Math&quot; w:fareast=&quot;Times New Roman&quot; w:h-ansi=&quot;Cambria Math&quot; w:cs=&quot;Times&quot;/&gt;&lt;wx:font wx:val=&quot;Cambria Math&quot;/&gt;&quot;&quot;&quot;&quot;&quot;&lt;w:b/&gt;&lt;w:b-cs/&gt;&lt;w:i/&gt;&lt;w:sz-cs w:val=&quot;20&quot;/&gt;&lt;/w:rPr&gt;&lt;/m:ctrlPr&gt;&lt;/m:sSubPr&gt;&lt;m:e&gt;&lt;m:r&gt;&lt;m:rPr&gt;&lt;m:sty m:val=&quot;bi&quot;/&gt;&lt;/m:rPr&gt;&lt;w:rPr&gt;&lt;w:rFonts w:ascii=&quot;Cambria Math&quot; w:fareast=&quot;Times New Roman&quot; w:h-ansi=&quot;Cambria Math&quot; w:cs=&quot;Times&quot;/&gt;&lt;wx:font wx:val=&quot;Cambria Math&quot;/&gt;&lt;w:b/&gt;&lt;w:i/&gt;&lt;w:sz-cs w:val=&quot;20&quot;/&gt;&lt;/w:rPr&gt;&lt;m:t&gt;f&lt;/m:t&gt;&lt;/m:r&gt;&lt;/m:e&gt;&lt;m:sub&gt;&lt;m:r&gt;&lt;m:rPr&gt;&lt;m:sty m:val=&quot;bi&quot;/&gt;&lt;/m:rPr&gt;&lt;w:rPr&gt;&lt;w:rFonts w:ascii=&quot;Cambria Math&quot; w:fareast=&quot;Times New Roman&quot; w:h-ansi=&quot;Cambria Math&quot; w:cs=&quot;Times&quot;/&gt;&lt;wx:font wx:val=&quot;Cambria Math&quot;/&gt;&lt;w:b/&gt;&lt;w:i/&gt;&lt;w:sz-cs w:val=&quot;20&quot;/&gt;&lt;/w:rPr&gt;&lt;m:t&gt;RA&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16" o:title="" chromakey="white"/>
          </v:shape>
        </w:pict>
      </w:r>
      <w:r w:rsidRPr="005E275A">
        <w:rPr>
          <w:rFonts w:eastAsia="Times New Roman"/>
          <w:lang w:val="en-US"/>
        </w:rPr>
        <w:instrText xml:space="preserve"> </w:instrText>
      </w:r>
      <w:r w:rsidRPr="005E275A">
        <w:rPr>
          <w:rFonts w:eastAsia="Times New Roman"/>
          <w:lang w:val="en-US"/>
        </w:rPr>
        <w:fldChar w:fldCharType="separate"/>
      </w:r>
      <w:r w:rsidR="0015248A">
        <w:rPr>
          <w:position w:val="-5"/>
        </w:rPr>
        <w:pict w14:anchorId="0357B890">
          <v:shape id="_x0000_i1042" type="#_x0000_t75" style="width:54.5pt;height: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660&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915&quot;/&gt;&lt;wsp:rsid wsp:val=&quot;00505949&quot;/&gt;&lt;wsp:rsid wsp:val=&quot;005059AA&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1AA&quot;/&gt;&lt;wsp:rsid wsp:val=&quot;00C73692&quot;/&gt;&lt;wsp:rsid wsp:val=&quot;00C737B8&quot;/&gt;&lt;wsp:rsid wsp:val=&quot;00C73910&quot;/&gt;&lt;wsp:rsid wsp:val=&quot;00C73B12&quot;/&gt;&lt;wsp:rsid wsp:val=&quot;00C73B48&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260660&quot; wsp:rsidRDefault=&quot;00260660&quot; wsp:rsidP=&quot;00260660&quot;&gt;&lt;m:oMathPara&gt;&lt;m:oMath&gt;&lt;m:r&gt;&lt;m:rPr&gt;&lt;m:sty m:val=&quot;bi&quot;/&gt;&lt;/m:rPr&gt;&lt;w:rPr&gt;&lt;w:rFonts w:ascii=&quot;Cambria Math&quot; w:fareast=&quot;Times New Roman&quot; w:h-ansi=&quot;Cambria Math&quot; w:cs=&quot;Times&quot;/&gt;&lt;wx:font wx:val=&quot;Cambria Math&quot;/&gt;&lt;w:b/&gt;&lt;w:i/&gt;&lt;w:sz-cs w:val=&quot;20&quot;/&gt;&lt;w:lang w:val=&quot;EN-US&quot;/&gt;&lt;/w:rPr&gt;&lt;m:t&gt;(&lt;/m:t&gt;&lt;/m:r&gt;&lt;m:r&gt;&lt;m:rPr&gt;&lt;m:sty m:val=&quot;bi&quot;/&gt;&lt;/m:rPr&gt;&lt;w:rPr&gt;&lt;w:rFonts w:ascii=&quot;Cambria Math&quot; w:fareast=&quot;Times New Roman&quot; w:h-ansi=&quot;Cambria Math&quot; w:cs=&quot;Times&quot;/&gt;&lt;wx:font wx:val=&quot;Cambria Math&quot;/&gt;&lt;w:b/&gt;&lt;w:i/&gt;&lt;w:sz-cs w:val=&quot;20&quot;/&gt;&lt;/w:rPr&gt;&lt;m:t&gt;1&lt;/m:t&gt;&lt;/m:r&gt;&lt;m:r&gt;&lt;m:rPr&gt;&lt;m:sty m:val=&quot;bi&quot;/&gt;&lt;/m:rPr&gt;&lt;w:rPr&gt;&lt;w:rFonts w:ascii=&quot;Cambria Math&quot; w:fareast=&quot;Times New Roman&quot; w:h-ansi=&quot;Cambria Math&quot; w:cs=&quot;Times&quot;/&gt;&lt;wx:font wx:val=&quot;Cambria Math&quot;/&gt;&lt;w:b/&gt;&lt;w:i/&gt;&lt;w:sz-cs w:val=&quot;20&quot;/&gt;&lt;w:lang w:val=&quot;EN-US&quot;/&gt;&lt;/w:rPr&gt;&lt;m:t&gt;+&lt;/m:t&gt;&lt;/m:r&gt;&lt;m:r&gt;&lt;m:rPr&gt;&lt;m:sty m:val=&quot;bi&quot;/&gt;&lt;/m:rPr&gt;&lt;w:rPr&gt;&lt;w:rFonts w:ascii=&quot;Cambria Math&quot; w:fareast=&quot;Times New Roman&quot; w:h-ansi=&quot;Cambria Math&quot; w:cs=&quot;Times&quot;/&gt;&lt;wx:font wx:val=&quot;Cambria Math&quot;/&gt;&lt;w:b/&gt;&lt;w:i/&gt;&lt;w:sz-cs w:val=&quot;20&quot;/&gt;&lt;/w:rPr&gt;&lt;m:t&gt;?3)&lt;/m:t&gt;&lt;/m:r&gt;&lt;m:r&gt;&lt;m:rPr&gt;&lt;m:sty m:val=&quot;b&quot;/&gt;&lt;/m:rPr&gt;&lt;w:rPr&gt;&lt;w:rFonts w:ascii=&quot;Cambria Math&quot; w:fareast=&quot;Times New Roman&quot; w:h-ansi=&quot;Cambria Math&quot; w:cs=&quot;Times&quot;/&gt;&lt;wx:font wx:val=&quot;Cambria Math&quot;/&gt;&lt;w:b/&gt;&lt;w:sz-cs w:val=&quot;20&quot;/&gt;&lt;/w:rPr&gt;&lt;m:t&gt;?”&lt;/m:t&gt;&lt;/m:r&gt;&lt;m:sSub&gt;&lt;m:sSubPr&gt;&lt;m:ctrlPr&gt;&lt;w:rPr&gt;&lt;w:rFonts w:ascii=&quot;Cambria Math&quot; w:fareast=&quot;Times New Roman&quot; w:h-ansi=&quot;Cambria Math&quot; w:cs=&quot;Times&quot;/&gt;&lt;wx:font wx:val=&quot;Cambria Math&quot;/&gt;&quot;&quot;&quot;&quot;&quot;&lt;w:b/&gt;&lt;w:b-cs/&gt;&lt;w:i/&gt;&lt;w:sz-cs w:val=&quot;20&quot;/&gt;&lt;/w:rPr&gt;&lt;/m:ctrlPr&gt;&lt;/m:sSubPr&gt;&lt;m:e&gt;&lt;m:r&gt;&lt;m:rPr&gt;&lt;m:sty m:val=&quot;bi&quot;/&gt;&lt;/m:rPr&gt;&lt;w:rPr&gt;&lt;w:rFonts w:ascii=&quot;Cambria Math&quot; w:fareast=&quot;Times New Roman&quot; w:h-ansi=&quot;Cambria Math&quot; w:cs=&quot;Times&quot;/&gt;&lt;wx:font wx:val=&quot;Cambria Math&quot;/&gt;&lt;w:b/&gt;&lt;w:i/&gt;&lt;w:sz-cs w:val=&quot;20&quot;/&gt;&lt;/w:rPr&gt;&lt;m:t&gt;f&lt;/m:t&gt;&lt;/m:r&gt;&lt;/m:e&gt;&lt;m:sub&gt;&lt;m:r&gt;&lt;m:rPr&gt;&lt;m:sty m:val=&quot;bi&quot;/&gt;&lt;/m:rPr&gt;&lt;w:rPr&gt;&lt;w:rFonts w:ascii=&quot;Cambria Math&quot; w:fareast=&quot;Times New Roman&quot; w:h-ansi=&quot;Cambria Math&quot; w:cs=&quot;Times&quot;/&gt;&lt;wx:font wx:val=&quot;Cambria Math&quot;/&gt;&lt;w:b/&gt;&lt;w:i/&gt;&lt;w:sz-cs w:val=&quot;20&quot;/&gt;&lt;/w:rPr&gt;&lt;m:t&gt;RA&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16" o:title="" chromakey="white"/>
          </v:shape>
        </w:pict>
      </w:r>
      <w:r w:rsidRPr="005E275A">
        <w:rPr>
          <w:rFonts w:eastAsia="Times New Roman"/>
          <w:lang w:val="en-US"/>
        </w:rPr>
        <w:fldChar w:fldCharType="end"/>
      </w:r>
      <w:r w:rsidRPr="005E275A">
        <w:rPr>
          <w:rFonts w:eastAsia="Times New Roman"/>
          <w:lang w:val="en-US"/>
        </w:rPr>
        <w:t xml:space="preserve"> </w:t>
      </w:r>
    </w:p>
    <w:p w14:paraId="0D484ACF" w14:textId="77777777" w:rsidR="0094460C" w:rsidRPr="005E275A" w:rsidRDefault="0094460C" w:rsidP="0094460C">
      <w:pPr>
        <w:pStyle w:val="ListParagraph"/>
        <w:numPr>
          <w:ilvl w:val="2"/>
          <w:numId w:val="205"/>
        </w:numPr>
        <w:overflowPunct/>
        <w:autoSpaceDE/>
        <w:autoSpaceDN/>
        <w:adjustRightInd/>
        <w:spacing w:after="0"/>
        <w:contextualSpacing w:val="0"/>
        <w:jc w:val="both"/>
        <w:rPr>
          <w:rFonts w:eastAsia="Times New Roman"/>
        </w:rPr>
      </w:pPr>
      <w:r w:rsidRPr="005E275A">
        <w:rPr>
          <w:rFonts w:eastAsia="Times New Roman"/>
        </w:rPr>
        <w:t xml:space="preserve">For restricted set A, </w:t>
      </w:r>
      <m:oMath>
        <m:r>
          <m:rPr>
            <m:sty m:val="p"/>
          </m:rPr>
          <w:rPr>
            <w:rFonts w:ascii="Cambria Math" w:eastAsia="Times New Roman" w:hAnsi="Cambria Math"/>
            <w:noProof/>
            <w:color w:val="EE0000"/>
          </w:rPr>
          <m:t>γ</m:t>
        </m:r>
        <m:r>
          <w:rPr>
            <w:rFonts w:ascii="Cambria Math" w:hAnsi="Cambria Math"/>
          </w:rPr>
          <m:t>=2.</m:t>
        </m:r>
      </m:oMath>
      <w:r w:rsidRPr="005E275A">
        <w:rPr>
          <w:rFonts w:eastAsia="Times New Roman"/>
        </w:rPr>
        <w:t xml:space="preserve"> For restricted set B, </w:t>
      </w:r>
      <m:oMath>
        <m:r>
          <m:rPr>
            <m:sty m:val="p"/>
          </m:rPr>
          <w:rPr>
            <w:rFonts w:ascii="Cambria Math" w:eastAsia="Times New Roman" w:hAnsi="Cambria Math"/>
            <w:noProof/>
            <w:color w:val="EE0000"/>
          </w:rPr>
          <m:t>γ</m:t>
        </m:r>
        <m:r>
          <w:rPr>
            <w:rFonts w:ascii="Cambria Math" w:hAnsi="Cambria Math"/>
          </w:rPr>
          <m:t>=4</m:t>
        </m:r>
      </m:oMath>
      <w:r w:rsidRPr="005E275A">
        <w:rPr>
          <w:rFonts w:eastAsia="Times New Roman"/>
        </w:rPr>
        <w:t>. For non-restricted set,</w:t>
      </w:r>
      <w:r w:rsidRPr="002207F7">
        <w:rPr>
          <w:rFonts w:eastAsia="Times New Roman"/>
          <w:color w:val="EE0000"/>
        </w:rPr>
        <w:t xml:space="preserve"> </w:t>
      </w:r>
      <m:oMath>
        <m:r>
          <m:rPr>
            <m:sty m:val="p"/>
          </m:rPr>
          <w:rPr>
            <w:rFonts w:ascii="Cambria Math" w:eastAsia="Times New Roman" w:hAnsi="Cambria Math"/>
            <w:noProof/>
            <w:color w:val="EE0000"/>
          </w:rPr>
          <m:t>γ</m:t>
        </m:r>
        <m:r>
          <w:rPr>
            <w:rFonts w:ascii="Cambria Math" w:hAnsi="Cambria Math"/>
          </w:rPr>
          <m:t>=0</m:t>
        </m:r>
      </m:oMath>
    </w:p>
    <w:p w14:paraId="296A8F96" w14:textId="77777777" w:rsidR="0094460C" w:rsidRPr="005E275A" w:rsidRDefault="0094460C" w:rsidP="0094460C">
      <w:pPr>
        <w:pStyle w:val="ListParagraph"/>
        <w:numPr>
          <w:ilvl w:val="3"/>
          <w:numId w:val="205"/>
        </w:numPr>
        <w:suppressAutoHyphens/>
        <w:overflowPunct/>
        <w:autoSpaceDE/>
        <w:autoSpaceDN/>
        <w:adjustRightInd/>
        <w:spacing w:before="120" w:after="120"/>
        <w:contextualSpacing w:val="0"/>
        <w:rPr>
          <w:rFonts w:eastAsia="Times New Roman"/>
        </w:rPr>
      </w:pPr>
      <w:r w:rsidRPr="005E275A">
        <w:rPr>
          <w:rFonts w:eastAsia="Times New Roman"/>
        </w:rPr>
        <w:lastRenderedPageBreak/>
        <w:t xml:space="preserve">Note: In practice, the detection performance degrades at frequency offsets exceeding 1 SCS and 2 SCS with restricted set A and B, respectively. </w:t>
      </w:r>
    </w:p>
    <w:p w14:paraId="781343A8" w14:textId="77777777" w:rsidR="0094460C" w:rsidRPr="005E275A" w:rsidRDefault="0094460C" w:rsidP="0094460C">
      <w:pPr>
        <w:pStyle w:val="ListParagraph"/>
        <w:numPr>
          <w:ilvl w:val="3"/>
          <w:numId w:val="205"/>
        </w:numPr>
        <w:suppressAutoHyphens/>
        <w:overflowPunct/>
        <w:autoSpaceDE/>
        <w:autoSpaceDN/>
        <w:adjustRightInd/>
        <w:spacing w:before="120" w:after="120"/>
        <w:contextualSpacing w:val="0"/>
        <w:rPr>
          <w:rFonts w:eastAsia="Times New Roman"/>
        </w:rPr>
      </w:pPr>
      <w:r w:rsidRPr="005E275A">
        <w:rPr>
          <w:rFonts w:eastAsia="Times New Roman"/>
        </w:rPr>
        <w:t xml:space="preserve">Othe values of </w:t>
      </w:r>
      <m:oMath>
        <m:r>
          <m:rPr>
            <m:sty m:val="p"/>
          </m:rPr>
          <w:rPr>
            <w:rFonts w:ascii="Cambria Math" w:eastAsia="Times New Roman" w:hAnsi="Cambria Math"/>
            <w:noProof/>
            <w:color w:val="EE0000"/>
          </w:rPr>
          <m:t>γ</m:t>
        </m:r>
      </m:oMath>
      <w:r>
        <w:rPr>
          <w:rFonts w:eastAsiaTheme="minorEastAsia" w:hint="eastAsia"/>
          <w:color w:val="EE0000"/>
          <w:lang w:eastAsia="zh-CN"/>
        </w:rPr>
        <w:t xml:space="preserve"> </w:t>
      </w:r>
      <w:r w:rsidRPr="005E275A">
        <w:rPr>
          <w:rFonts w:eastAsia="Times New Roman"/>
        </w:rPr>
        <w:t>can be used and reported with justification</w:t>
      </w:r>
    </w:p>
    <w:p w14:paraId="16177FE4" w14:textId="77777777" w:rsidR="0094460C" w:rsidRPr="005E275A" w:rsidRDefault="0015248A" w:rsidP="0094460C">
      <w:pPr>
        <w:pStyle w:val="ListParagraph"/>
        <w:numPr>
          <w:ilvl w:val="2"/>
          <w:numId w:val="205"/>
        </w:numPr>
        <w:overflowPunct/>
        <w:autoSpaceDE/>
        <w:autoSpaceDN/>
        <w:adjustRightInd/>
        <w:spacing w:after="0"/>
        <w:contextualSpacing w:val="0"/>
        <w:jc w:val="both"/>
        <w:rPr>
          <w:rFonts w:eastAsia="Times New Roman"/>
        </w:rPr>
      </w:pP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=0.1</m:t>
        </m:r>
      </m:oMath>
      <w:r w:rsidR="0094460C" w:rsidRPr="005E275A">
        <w:rPr>
          <w:rFonts w:eastAsia="Times New Roman"/>
          <w:lang w:val="en-US"/>
        </w:rPr>
        <w:t xml:space="preserve"> ppm</w:t>
      </w:r>
    </w:p>
    <w:p w14:paraId="1E920B0C" w14:textId="77777777" w:rsidR="0094460C" w:rsidRPr="005E275A" w:rsidRDefault="0015248A" w:rsidP="0094460C">
      <w:pPr>
        <w:numPr>
          <w:ilvl w:val="2"/>
          <w:numId w:val="205"/>
        </w:numPr>
        <w:overflowPunct/>
        <w:autoSpaceDE/>
        <w:autoSpaceDN/>
        <w:adjustRightInd/>
        <w:spacing w:after="0"/>
        <w:jc w:val="both"/>
        <w:textAlignment w:val="auto"/>
        <w:rPr>
          <w:rFonts w:ascii="Aptos" w:eastAsia="Aptos" w:hAnsi="Aptos"/>
          <w:szCs w:val="22"/>
        </w:rPr>
      </w:pPr>
      <m:oMath>
        <m:sSub>
          <m:sSubPr>
            <m:ctrlPr>
              <w:rPr>
                <w:rFonts w:ascii="Cambria Math" w:hAnsi="Cambria Math"/>
                <w:b/>
                <w:kern w:val="2"/>
                <w:sz w:val="22"/>
                <w:szCs w:val="22"/>
                <w:lang w:val="en-US"/>
              </w:rPr>
            </m:ctrlPr>
          </m:sSubPr>
          <m:e>
            <m:r>
              <m:rPr>
                <m:sty m:val="bi"/>
              </m:rPr>
              <w:rPr>
                <w:rFonts w:ascii="Cambria Math" w:hAnsi="Cambria Math"/>
                <w:lang w:val="en-US"/>
              </w:rPr>
              <m:t>f</m:t>
            </m:r>
          </m:e>
          <m:sub>
            <m:r>
              <m:rPr>
                <m:sty m:val="bi"/>
              </m:rPr>
              <w:rPr>
                <w:rFonts w:ascii="Cambria Math" w:hAnsi="Cambria Math"/>
                <w:lang w:val="en-US"/>
              </w:rPr>
              <m:t>c</m:t>
            </m:r>
          </m:sub>
        </m:sSub>
      </m:oMath>
      <w:r w:rsidR="0094460C" w:rsidRPr="005E275A">
        <w:rPr>
          <w:lang w:val="en-US"/>
        </w:rPr>
        <w:t xml:space="preserve"> is the uplink carrier frequency</w:t>
      </w:r>
    </w:p>
    <w:p w14:paraId="63BE8E32" w14:textId="77777777" w:rsidR="0094460C" w:rsidRPr="005E275A" w:rsidRDefault="0094460C" w:rsidP="0094460C">
      <w:pPr>
        <w:numPr>
          <w:ilvl w:val="2"/>
          <w:numId w:val="205"/>
        </w:numPr>
        <w:overflowPunct/>
        <w:autoSpaceDE/>
        <w:autoSpaceDN/>
        <w:adjustRightInd/>
        <w:spacing w:after="0"/>
        <w:jc w:val="both"/>
        <w:textAlignment w:val="auto"/>
        <w:rPr>
          <w:rFonts w:ascii="Aptos" w:eastAsia="Aptos" w:hAnsi="Aptos"/>
          <w:szCs w:val="22"/>
        </w:rPr>
      </w:pPr>
      <w:r w:rsidRPr="005E275A">
        <w:rPr>
          <w:rFonts w:ascii="Aptos" w:eastAsia="Aptos" w:hAnsi="Aptos"/>
          <w:szCs w:val="22"/>
        </w:rPr>
        <w:t>Note: The scaling factor*Differential Doppler is equal to the UL differential Doppler/frequency offset.</w:t>
      </w:r>
    </w:p>
    <w:p w14:paraId="2061EEE8" w14:textId="77777777" w:rsidR="0094460C" w:rsidRPr="005E275A" w:rsidRDefault="0094460C" w:rsidP="0094460C">
      <w:pPr>
        <w:numPr>
          <w:ilvl w:val="2"/>
          <w:numId w:val="205"/>
        </w:numPr>
        <w:overflowPunct/>
        <w:autoSpaceDE/>
        <w:autoSpaceDN/>
        <w:adjustRightInd/>
        <w:spacing w:after="0"/>
        <w:jc w:val="both"/>
        <w:textAlignment w:val="auto"/>
        <w:rPr>
          <w:rFonts w:ascii="Aptos" w:eastAsia="Aptos" w:hAnsi="Aptos"/>
          <w:szCs w:val="22"/>
        </w:rPr>
      </w:pPr>
      <w:r w:rsidRPr="005E275A">
        <w:rPr>
          <w:lang w:val="en-US"/>
        </w:rPr>
        <w:t>The same scaling factor as per the previous agreement is to be reported</w:t>
      </w:r>
    </w:p>
    <w:p w14:paraId="6816EC7B" w14:textId="77777777" w:rsidR="0094460C" w:rsidRPr="005E275A" w:rsidRDefault="0094460C" w:rsidP="0094460C">
      <w:pPr>
        <w:pStyle w:val="DraftProposal"/>
        <w:rPr>
          <w:rFonts w:ascii="Times New Roman" w:hAnsi="Times New Roman" w:cs="Times New Roman"/>
          <w:b w:val="0"/>
          <w:bCs w:val="0"/>
          <w:sz w:val="20"/>
          <w:szCs w:val="20"/>
          <w:lang w:val="en-GB"/>
        </w:rPr>
      </w:pPr>
      <w:r w:rsidRPr="005E275A">
        <w:rPr>
          <w:rFonts w:ascii="Times New Roman" w:hAnsi="Times New Roman" w:cs="Times New Roman"/>
          <w:b w:val="0"/>
          <w:bCs w:val="0"/>
          <w:sz w:val="20"/>
          <w:szCs w:val="20"/>
          <w:lang w:val="en-GB"/>
        </w:rPr>
        <w:t>Note: the above is applicable to single PRACH transmission.</w:t>
      </w:r>
    </w:p>
    <w:p w14:paraId="527B1F59" w14:textId="77777777" w:rsidR="0094460C" w:rsidRPr="00CE7932" w:rsidRDefault="0094460C" w:rsidP="0094460C"/>
    <w:p w14:paraId="586E6C0D" w14:textId="77777777" w:rsidR="0094460C" w:rsidRPr="005E275A" w:rsidRDefault="0094460C" w:rsidP="0094460C">
      <w:pPr>
        <w:rPr>
          <w:sz w:val="22"/>
          <w:lang w:val="en-US"/>
        </w:rPr>
      </w:pPr>
      <w:r w:rsidRPr="005E275A">
        <w:rPr>
          <w:sz w:val="22"/>
          <w:highlight w:val="green"/>
          <w:lang w:val="en-US"/>
        </w:rPr>
        <w:t>Agreement:</w:t>
      </w:r>
    </w:p>
    <w:p w14:paraId="1F341CF2" w14:textId="77777777" w:rsidR="0094460C" w:rsidRPr="005E275A" w:rsidRDefault="0094460C" w:rsidP="0094460C">
      <w:r w:rsidRPr="005E275A">
        <w:t xml:space="preserve">RAN1 to assess the impacts on connected mode during NR NTN GNSS-resilient operation, including </w:t>
      </w:r>
      <w:r w:rsidRPr="005E275A">
        <w:rPr>
          <w:color w:val="0070C0"/>
        </w:rPr>
        <w:t>at least:</w:t>
      </w:r>
    </w:p>
    <w:p w14:paraId="2D472ACF" w14:textId="77777777" w:rsidR="0094460C" w:rsidRPr="005E275A" w:rsidRDefault="0094460C" w:rsidP="0094460C">
      <w:pPr>
        <w:pStyle w:val="ListParagraph"/>
        <w:numPr>
          <w:ilvl w:val="0"/>
          <w:numId w:val="206"/>
        </w:numPr>
        <w:suppressAutoHyphens/>
        <w:overflowPunct/>
        <w:autoSpaceDE/>
        <w:autoSpaceDN/>
        <w:adjustRightInd/>
        <w:spacing w:before="120" w:after="120"/>
        <w:contextualSpacing w:val="0"/>
        <w:jc w:val="both"/>
        <w:textAlignment w:val="auto"/>
        <w:rPr>
          <w:sz w:val="22"/>
          <w:szCs w:val="28"/>
        </w:rPr>
      </w:pPr>
      <w:r w:rsidRPr="005E275A">
        <w:rPr>
          <w:rFonts w:eastAsia="Times New Roman"/>
        </w:rPr>
        <w:t>Impact on signalling overhead.</w:t>
      </w:r>
    </w:p>
    <w:p w14:paraId="1E421833" w14:textId="77777777" w:rsidR="0094460C" w:rsidRPr="00E54C22" w:rsidRDefault="0094460C" w:rsidP="0094460C">
      <w:pPr>
        <w:rPr>
          <w:lang w:val="en-US"/>
        </w:rPr>
      </w:pPr>
    </w:p>
    <w:p w14:paraId="68A71D90" w14:textId="77777777" w:rsidR="0094460C" w:rsidRDefault="0094460C" w:rsidP="0094460C">
      <w:pPr>
        <w:pStyle w:val="Doc-text2"/>
        <w:ind w:left="0" w:firstLine="0"/>
        <w:rPr>
          <w:rFonts w:ascii="Times New Roman" w:hAnsi="Times New Roman"/>
          <w:b/>
          <w:lang w:val="en-US"/>
        </w:rPr>
      </w:pPr>
      <w:r w:rsidRPr="005058D3">
        <w:rPr>
          <w:rFonts w:ascii="Times New Roman" w:hAnsi="Times New Roman"/>
          <w:b/>
          <w:lang w:val="en-US"/>
        </w:rPr>
        <w:t>Observation:</w:t>
      </w:r>
    </w:p>
    <w:p w14:paraId="6E2610A0" w14:textId="77777777" w:rsidR="0094460C" w:rsidRDefault="0094460C" w:rsidP="0094460C">
      <w:pPr>
        <w:rPr>
          <w:bCs/>
          <w:color w:val="000000"/>
          <w:lang w:val="en-US"/>
        </w:rPr>
      </w:pPr>
      <w:r>
        <w:rPr>
          <w:bCs/>
          <w:color w:val="000000"/>
          <w:lang w:val="en-US"/>
        </w:rPr>
        <w:t>For the study on GNSS resilient NR-NTN operation, the following solutions for initial access to increase PRACH tolerance and reducing time/frequency uncertainty are listed based on inputs/discussions in RAN1#122bis:</w:t>
      </w:r>
    </w:p>
    <w:p w14:paraId="4558B8DE" w14:textId="77777777" w:rsidR="0094460C" w:rsidRDefault="0094460C" w:rsidP="0094460C">
      <w:pPr>
        <w:pStyle w:val="ListParagraph"/>
        <w:numPr>
          <w:ilvl w:val="0"/>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 xml:space="preserve">Solution 1: To improve robustness: </w:t>
      </w:r>
    </w:p>
    <w:p w14:paraId="77B90878"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Solutions based on modified random access procedures, using existing PRACH formats:</w:t>
      </w:r>
    </w:p>
    <w:p w14:paraId="1086CC0C"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 xml:space="preserve">Solution 1A: Multiple PRACH transmissions </w:t>
      </w:r>
      <w:r>
        <w:rPr>
          <w:bCs/>
          <w:strike/>
          <w:color w:val="000000"/>
          <w:lang w:val="en-US"/>
        </w:rPr>
        <w:t>(</w:t>
      </w:r>
      <w:r>
        <w:rPr>
          <w:bCs/>
          <w:color w:val="000000"/>
          <w:lang w:val="en-US"/>
        </w:rPr>
        <w:t>e.g. with different roots or different formats or with different time/frequency pre-compensation using multiple reference locations within the uncertainty area) using existing PRACH formats</w:t>
      </w:r>
    </w:p>
    <w:p w14:paraId="1E4EA3EE"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1B: New PRACH restricted sets.</w:t>
      </w:r>
    </w:p>
    <w:p w14:paraId="49F3A472"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1C: Single PRACH transmission with multiple TAC/FAC commands in RAR</w:t>
      </w:r>
    </w:p>
    <w:p w14:paraId="22F89217"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 xml:space="preserve">Solution </w:t>
      </w:r>
      <w:r>
        <w:rPr>
          <w:rFonts w:eastAsia="MS Mincho"/>
          <w:bCs/>
          <w:color w:val="000000"/>
        </w:rPr>
        <w:t>1D: Signalling enhancements for Msg2 (e.g. enhanced TA command, frequency adjustment command, reference point adjustment command)</w:t>
      </w:r>
    </w:p>
    <w:p w14:paraId="35094CAE"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1E: Selection of a set of existing PRACH root</w:t>
      </w:r>
    </w:p>
    <w:p w14:paraId="40CF7E43"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1F: Using TA margin and RO masking.</w:t>
      </w:r>
    </w:p>
    <w:p w14:paraId="732B9C04" w14:textId="77777777" w:rsidR="0094460C" w:rsidRDefault="0094460C" w:rsidP="0094460C">
      <w:pPr>
        <w:pStyle w:val="ListParagraph"/>
        <w:numPr>
          <w:ilvl w:val="2"/>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Other solutions are not precluded</w:t>
      </w:r>
    </w:p>
    <w:p w14:paraId="6B0D30D3" w14:textId="77777777" w:rsidR="0094460C" w:rsidRDefault="0094460C" w:rsidP="0094460C">
      <w:pPr>
        <w:pStyle w:val="ListParagraph"/>
        <w:numPr>
          <w:ilvl w:val="0"/>
          <w:numId w:val="207"/>
        </w:numPr>
        <w:suppressAutoHyphens/>
        <w:overflowPunct/>
        <w:autoSpaceDE/>
        <w:autoSpaceDN/>
        <w:adjustRightInd/>
        <w:spacing w:before="120" w:after="120"/>
        <w:contextualSpacing w:val="0"/>
        <w:jc w:val="both"/>
        <w:textAlignment w:val="auto"/>
        <w:rPr>
          <w:bCs/>
          <w:strike/>
          <w:color w:val="000000"/>
          <w:lang w:val="en-US"/>
        </w:rPr>
      </w:pPr>
      <w:r>
        <w:rPr>
          <w:bCs/>
          <w:color w:val="000000"/>
          <w:lang w:val="en-US"/>
        </w:rPr>
        <w:t xml:space="preserve">Solution 2: Solutions based on reducing time-frequency uncertainty </w:t>
      </w:r>
    </w:p>
    <w:p w14:paraId="7416F3BA"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2A: Single/multi-satellite DL-TDOA based on current specifications.</w:t>
      </w:r>
    </w:p>
    <w:p w14:paraId="2F91281F"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2B: multiple PRACH attempts based on different time/frequency pre-compensation hypotheses (e.g. based on multiple reference points within the uncertainty area)</w:t>
      </w:r>
    </w:p>
    <w:p w14:paraId="6EBD0959" w14:textId="77777777" w:rsidR="0094460C" w:rsidRDefault="0094460C" w:rsidP="0094460C">
      <w:pPr>
        <w:numPr>
          <w:ilvl w:val="1"/>
          <w:numId w:val="207"/>
        </w:numPr>
        <w:suppressAutoHyphens/>
        <w:overflowPunct/>
        <w:autoSpaceDE/>
        <w:autoSpaceDN/>
        <w:adjustRightInd/>
        <w:spacing w:before="120" w:after="120"/>
        <w:jc w:val="both"/>
        <w:textAlignment w:val="auto"/>
        <w:rPr>
          <w:bCs/>
          <w:color w:val="000000"/>
          <w:sz w:val="22"/>
          <w:szCs w:val="22"/>
          <w:lang w:val="en-US"/>
        </w:rPr>
      </w:pPr>
      <w:r>
        <w:rPr>
          <w:bCs/>
          <w:color w:val="000000"/>
          <w:lang w:val="en-US"/>
        </w:rPr>
        <w:t>Solution 2C: Solutions based on broadcasting DL timestamp(s)</w:t>
      </w:r>
    </w:p>
    <w:p w14:paraId="651C7E3C" w14:textId="77777777" w:rsidR="0094460C" w:rsidRDefault="0094460C" w:rsidP="0094460C">
      <w:pPr>
        <w:numPr>
          <w:ilvl w:val="1"/>
          <w:numId w:val="207"/>
        </w:numPr>
        <w:suppressAutoHyphens/>
        <w:overflowPunct/>
        <w:autoSpaceDE/>
        <w:autoSpaceDN/>
        <w:adjustRightInd/>
        <w:spacing w:before="120" w:after="120"/>
        <w:jc w:val="both"/>
        <w:textAlignment w:val="auto"/>
        <w:rPr>
          <w:bCs/>
          <w:color w:val="000000"/>
          <w:sz w:val="22"/>
          <w:szCs w:val="22"/>
          <w:lang w:val="en-US"/>
        </w:rPr>
      </w:pPr>
      <w:r>
        <w:rPr>
          <w:bCs/>
          <w:color w:val="000000"/>
          <w:lang w:val="en-US"/>
        </w:rPr>
        <w:t xml:space="preserve">Solution </w:t>
      </w:r>
      <w:r>
        <w:rPr>
          <w:bCs/>
          <w:color w:val="000000"/>
          <w:lang w:val="en-US" w:eastAsia="zh-CN"/>
        </w:rPr>
        <w:t xml:space="preserve">2D: UE side </w:t>
      </w:r>
      <w:r>
        <w:rPr>
          <w:bCs/>
          <w:color w:val="000000"/>
          <w:lang w:val="en-US"/>
        </w:rPr>
        <w:t>time/frequency pre-compensation</w:t>
      </w:r>
      <w:r>
        <w:rPr>
          <w:bCs/>
          <w:color w:val="000000"/>
          <w:lang w:val="en-US" w:eastAsia="zh-CN"/>
        </w:rPr>
        <w:t xml:space="preserve"> based on reference location.</w:t>
      </w:r>
    </w:p>
    <w:p w14:paraId="1123BB03"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sz w:val="22"/>
          <w:szCs w:val="22"/>
          <w:lang w:val="en-US"/>
        </w:rPr>
      </w:pPr>
      <w:r>
        <w:rPr>
          <w:bCs/>
          <w:color w:val="000000"/>
          <w:lang w:val="en-US"/>
        </w:rPr>
        <w:t>Solution 2E: service link time/frequency pre-compensation based on last acquired GNSS position</w:t>
      </w:r>
    </w:p>
    <w:p w14:paraId="22CA1531"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sz w:val="22"/>
          <w:szCs w:val="22"/>
          <w:lang w:val="en-US"/>
        </w:rPr>
      </w:pPr>
      <w:r>
        <w:rPr>
          <w:bCs/>
          <w:color w:val="000000"/>
          <w:lang w:val="en-US"/>
        </w:rPr>
        <w:t>Solution 2F:</w:t>
      </w:r>
      <w:r>
        <w:rPr>
          <w:rFonts w:eastAsia="Times New Roman"/>
          <w:bCs/>
          <w:color w:val="000000"/>
          <w:lang w:val="en-US" w:eastAsia="zh-CN"/>
        </w:rPr>
        <w:t xml:space="preserve"> UE side </w:t>
      </w:r>
      <w:r>
        <w:rPr>
          <w:bCs/>
          <w:color w:val="000000"/>
          <w:lang w:val="en-US"/>
        </w:rPr>
        <w:t>time/frequency pre-compensation</w:t>
      </w:r>
      <w:r>
        <w:rPr>
          <w:rFonts w:eastAsia="Times New Roman"/>
          <w:bCs/>
          <w:color w:val="000000"/>
          <w:lang w:val="en-US" w:eastAsia="zh-CN"/>
        </w:rPr>
        <w:t xml:space="preserve"> based on reference signal.</w:t>
      </w:r>
    </w:p>
    <w:p w14:paraId="3D9BCDFF" w14:textId="77777777" w:rsidR="0094460C" w:rsidRDefault="0094460C" w:rsidP="0094460C">
      <w:pPr>
        <w:pStyle w:val="ListParagraph"/>
        <w:numPr>
          <w:ilvl w:val="1"/>
          <w:numId w:val="207"/>
        </w:numPr>
        <w:suppressAutoHyphens/>
        <w:overflowPunct/>
        <w:autoSpaceDE/>
        <w:autoSpaceDN/>
        <w:adjustRightInd/>
        <w:spacing w:before="120" w:after="120"/>
        <w:contextualSpacing w:val="0"/>
        <w:jc w:val="both"/>
        <w:textAlignment w:val="auto"/>
        <w:rPr>
          <w:bCs/>
          <w:color w:val="000000"/>
          <w:sz w:val="22"/>
          <w:szCs w:val="22"/>
          <w:lang w:val="en-US"/>
        </w:rPr>
      </w:pPr>
      <w:r>
        <w:rPr>
          <w:bCs/>
          <w:color w:val="000000"/>
          <w:lang w:val="en-US"/>
        </w:rPr>
        <w:t>Other solutions are not precluded</w:t>
      </w:r>
    </w:p>
    <w:p w14:paraId="1D3A7745" w14:textId="77777777" w:rsidR="0094460C" w:rsidRDefault="0094460C" w:rsidP="0094460C">
      <w:pPr>
        <w:pStyle w:val="ListParagraph"/>
        <w:numPr>
          <w:ilvl w:val="0"/>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Solution 3: Implementation-based techniques e.g. using a long enough PRACH processing window and multiple timing hypotheses for PRACH preamble reception with large max differential delay.</w:t>
      </w:r>
    </w:p>
    <w:p w14:paraId="66FE5E6B" w14:textId="77777777" w:rsidR="0094460C" w:rsidRDefault="0094460C" w:rsidP="0094460C">
      <w:pPr>
        <w:pStyle w:val="ListParagraph"/>
        <w:numPr>
          <w:ilvl w:val="0"/>
          <w:numId w:val="207"/>
        </w:numPr>
        <w:suppressAutoHyphens/>
        <w:overflowPunct/>
        <w:autoSpaceDE/>
        <w:autoSpaceDN/>
        <w:adjustRightInd/>
        <w:spacing w:before="120" w:after="120"/>
        <w:contextualSpacing w:val="0"/>
        <w:jc w:val="both"/>
        <w:textAlignment w:val="auto"/>
        <w:rPr>
          <w:bCs/>
          <w:color w:val="000000"/>
          <w:lang w:val="en-US"/>
        </w:rPr>
      </w:pPr>
      <w:r>
        <w:rPr>
          <w:bCs/>
          <w:color w:val="000000"/>
          <w:lang w:val="en-US"/>
        </w:rPr>
        <w:t>Other Solutions are not precluded</w:t>
      </w:r>
    </w:p>
    <w:p w14:paraId="47790C3B" w14:textId="77777777" w:rsidR="0094460C" w:rsidRDefault="0094460C" w:rsidP="0094460C">
      <w:pPr>
        <w:pStyle w:val="ListParagraph"/>
        <w:tabs>
          <w:tab w:val="left" w:pos="0"/>
        </w:tabs>
        <w:suppressAutoHyphens/>
        <w:spacing w:before="120" w:after="120"/>
        <w:jc w:val="both"/>
        <w:rPr>
          <w:b/>
          <w:lang w:val="en-US"/>
        </w:rPr>
      </w:pPr>
    </w:p>
    <w:p w14:paraId="09D719B7" w14:textId="77777777" w:rsidR="0094460C" w:rsidRDefault="0094460C" w:rsidP="0094460C">
      <w:pPr>
        <w:pStyle w:val="ListParagraph"/>
        <w:tabs>
          <w:tab w:val="left" w:pos="0"/>
        </w:tabs>
        <w:suppressAutoHyphens/>
        <w:spacing w:before="120" w:after="120"/>
        <w:ind w:left="0"/>
        <w:rPr>
          <w:b/>
          <w:lang w:val="en-US"/>
        </w:rPr>
      </w:pPr>
      <w:r w:rsidRPr="00C93100">
        <w:rPr>
          <w:b/>
          <w:highlight w:val="green"/>
          <w:lang w:val="en-US"/>
        </w:rPr>
        <w:t>Agreement:</w:t>
      </w:r>
    </w:p>
    <w:p w14:paraId="1C0232A3" w14:textId="77777777" w:rsidR="0094460C" w:rsidRPr="001627C4" w:rsidRDefault="0094460C" w:rsidP="0094460C">
      <w:pPr>
        <w:pStyle w:val="ListParagraph"/>
        <w:tabs>
          <w:tab w:val="left" w:pos="0"/>
        </w:tabs>
        <w:suppressAutoHyphens/>
        <w:spacing w:before="120" w:after="120"/>
        <w:ind w:left="0"/>
        <w:rPr>
          <w:bCs/>
          <w:lang w:val="en-US"/>
        </w:rPr>
      </w:pPr>
      <w:r w:rsidRPr="001627C4">
        <w:rPr>
          <w:bCs/>
          <w:lang w:val="en-US"/>
        </w:rPr>
        <w:lastRenderedPageBreak/>
        <w:t>In RAN1#123, based on the following alternatives representing two calculation methodologies, select a calculation methodology with potential adjustments, including correction of equations:</w:t>
      </w:r>
    </w:p>
    <w:p w14:paraId="1B5D50B0" w14:textId="77777777" w:rsidR="0094460C" w:rsidRDefault="0094460C" w:rsidP="0094460C">
      <w:pPr>
        <w:pStyle w:val="ListParagraph"/>
        <w:tabs>
          <w:tab w:val="left" w:pos="0"/>
        </w:tabs>
        <w:suppressAutoHyphens/>
        <w:spacing w:before="120" w:after="120"/>
        <w:ind w:left="0"/>
        <w:jc w:val="both"/>
        <w:rPr>
          <w:b/>
          <w:lang w:val="en-US"/>
        </w:rPr>
      </w:pPr>
      <w:r>
        <w:rPr>
          <w:b/>
          <w:lang w:val="en-US"/>
        </w:rPr>
        <w:t>Alt 1:</w:t>
      </w:r>
    </w:p>
    <w:p w14:paraId="65ED2FA0" w14:textId="77777777" w:rsidR="0094460C" w:rsidRPr="001627C4" w:rsidRDefault="0094460C" w:rsidP="0094460C">
      <w:pPr>
        <w:rPr>
          <w:bCs/>
          <w:lang w:eastAsia="zh-CN"/>
        </w:rPr>
      </w:pPr>
      <w:r w:rsidRPr="001627C4">
        <w:rPr>
          <w:bCs/>
          <w:lang w:eastAsia="zh-CN"/>
        </w:rPr>
        <w:t>For the calculation of the differential one-way delay and the differential one-way Doppler/frequency offset the following could be considered:</w:t>
      </w:r>
    </w:p>
    <w:p w14:paraId="3399BE11" w14:textId="2BA427FB" w:rsidR="0094460C" w:rsidRDefault="0094460C" w:rsidP="0094460C">
      <w:pPr>
        <w:rPr>
          <w:b/>
        </w:rPr>
      </w:pPr>
    </w:p>
    <w:p w14:paraId="7D55E32F" w14:textId="17CD333E" w:rsidR="0094460C" w:rsidRDefault="0094460C" w:rsidP="0094460C">
      <w:pPr>
        <w:rPr>
          <w:bCs/>
          <w:color w:val="000000"/>
        </w:rPr>
      </w:pPr>
    </w:p>
    <w:p w14:paraId="62F98DBD" w14:textId="7247DE49" w:rsidR="0094460C" w:rsidRDefault="0094460C" w:rsidP="0094460C">
      <w:pPr>
        <w:rPr>
          <w:bCs/>
          <w:color w:val="000000"/>
          <w:lang w:eastAsia="zh-CN"/>
        </w:rPr>
      </w:pPr>
      <w:r>
        <w:rPr>
          <w:bCs/>
          <w:color w:val="000000"/>
        </w:rPr>
        <w:t xml:space="preserve">FFS: Whether the minimum elevation is at </w:t>
      </w:r>
      <w:r>
        <w:rPr>
          <w:bCs/>
          <w:color w:val="000000"/>
          <w:lang w:eastAsia="zh-CN"/>
        </w:rPr>
        <w:t xml:space="preserve">farthest w.r.t satellite point of the </w:t>
      </w:r>
      <w:r>
        <w:rPr>
          <w:bCs/>
          <w:color w:val="000000"/>
        </w:rPr>
        <w:t>uncertainty area or at the center of the uncertainty area</w:t>
      </w:r>
    </w:p>
    <w:p w14:paraId="1ABF7BAE" w14:textId="77777777" w:rsidR="0094460C" w:rsidRDefault="0094460C" w:rsidP="0094460C">
      <w:pPr>
        <w:pStyle w:val="ListParagraph"/>
        <w:tabs>
          <w:tab w:val="left" w:pos="0"/>
        </w:tabs>
        <w:suppressAutoHyphens/>
        <w:spacing w:before="120" w:after="120"/>
        <w:ind w:left="0"/>
        <w:jc w:val="both"/>
        <w:rPr>
          <w:bCs/>
          <w:color w:val="000000"/>
        </w:rPr>
      </w:pPr>
      <w:r>
        <w:rPr>
          <w:bCs/>
          <w:color w:val="000000"/>
        </w:rPr>
        <w:t>FFS: How to take into account the UE altitude uncertainty.</w:t>
      </w:r>
    </w:p>
    <w:p w14:paraId="3EF88AE4" w14:textId="77777777" w:rsidR="0094460C" w:rsidRDefault="0094460C" w:rsidP="0094460C"/>
    <w:p w14:paraId="5FF52E02" w14:textId="77777777" w:rsidR="0094460C" w:rsidRPr="006F5169" w:rsidRDefault="0094460C" w:rsidP="0094460C">
      <w:pPr>
        <w:rPr>
          <w:rFonts w:eastAsia="MS Mincho"/>
          <w:b/>
          <w:bCs/>
          <w:lang w:eastAsia="ja-JP"/>
        </w:rPr>
      </w:pPr>
      <w:r w:rsidRPr="006F5169">
        <w:rPr>
          <w:rFonts w:eastAsia="MS Mincho"/>
          <w:b/>
          <w:bCs/>
          <w:lang w:eastAsia="ja-JP"/>
        </w:rPr>
        <w:t>Alt 2:</w:t>
      </w:r>
    </w:p>
    <w:p w14:paraId="5BF2F31E" w14:textId="77777777" w:rsidR="0094460C" w:rsidRDefault="0094460C" w:rsidP="0094460C">
      <w:pPr>
        <w:rPr>
          <w:bCs/>
          <w:color w:val="000000"/>
        </w:rPr>
      </w:pPr>
      <w:r>
        <w:rPr>
          <w:bCs/>
          <w:color w:val="000000"/>
        </w:rPr>
        <w:t>For the calculation of one-way differential delay and one-way differential Doppler, the following geometry model is</w:t>
      </w:r>
      <w:r>
        <w:rPr>
          <w:bCs/>
          <w:color w:val="000000"/>
          <w:lang w:eastAsia="zh-CN"/>
        </w:rPr>
        <w:t xml:space="preserve"> considered. For the variables in the equations, refer to Figure-X.</w:t>
      </w:r>
    </w:p>
    <w:p w14:paraId="1265B16C" w14:textId="77777777" w:rsidR="0094460C" w:rsidRDefault="0094460C" w:rsidP="0094460C">
      <w:pPr>
        <w:rPr>
          <w:rFonts w:eastAsia="MS Mincho"/>
          <w:lang w:eastAsia="ja-JP"/>
        </w:rPr>
      </w:pPr>
    </w:p>
    <w:p w14:paraId="625448CF" w14:textId="77777777" w:rsidR="0094460C" w:rsidRDefault="0094460C" w:rsidP="0094460C">
      <w:pPr>
        <w:rPr>
          <w:rFonts w:eastAsia="MS Mincho"/>
          <w:lang w:val="en-US" w:eastAsia="ja-JP"/>
        </w:rPr>
      </w:pPr>
      <w:r>
        <w:rPr>
          <w:rFonts w:eastAsia="MS Mincho"/>
          <w:lang w:val="en-US" w:eastAsia="ja-JP"/>
        </w:rPr>
        <w:t xml:space="preserve">Considering satellite location at </w:t>
      </w:r>
      <m:oMath>
        <m:r>
          <w:rPr>
            <w:rFonts w:ascii="Cambria Math" w:hAnsi="Cambria Math"/>
          </w:rPr>
          <m:t>s=</m:t>
        </m:r>
        <m:d>
          <m:dPr>
            <m:ctrlPr>
              <w:rPr>
                <w:rFonts w:ascii="Cambria Math" w:hAnsi="Cambria Math"/>
              </w:rPr>
            </m:ctrlPr>
          </m:dPr>
          <m:e>
            <m:r>
              <w:rPr>
                <w:rFonts w:ascii="Cambria Math" w:hAnsi="Cambria Math"/>
              </w:rPr>
              <m:t>0,0,</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+h</m:t>
            </m:r>
          </m:e>
        </m:d>
      </m:oMath>
    </w:p>
    <w:p w14:paraId="567A1F77" w14:textId="77777777" w:rsidR="0094460C" w:rsidRPr="002207F7" w:rsidRDefault="0094460C" w:rsidP="0094460C">
      <w:pPr>
        <w:rPr>
          <w:rFonts w:eastAsia="MS Mincho"/>
          <w:lang w:val="en-US" w:eastAsia="ja-JP"/>
        </w:rPr>
      </w:pPr>
      <w:r>
        <w:rPr>
          <w:rFonts w:eastAsia="MS Mincho"/>
          <w:lang w:val="en-US" w:eastAsia="ja-JP"/>
        </w:rPr>
        <w:t xml:space="preserve">One-way delay between a point </w:t>
      </w:r>
      <m:oMath>
        <m:r>
          <w:rPr>
            <w:rFonts w:ascii="Cambria Math" w:hAnsi="Cambria Math"/>
          </w:rPr>
          <m:t>u</m:t>
        </m:r>
      </m:oMath>
      <w:r>
        <w:rPr>
          <w:rFonts w:eastAsia="MS Mincho"/>
          <w:b/>
          <w:bCs/>
          <w:lang w:val="en-US" w:eastAsia="ja-JP"/>
        </w:rPr>
        <w:t xml:space="preserve"> </w:t>
      </w:r>
      <w:r>
        <w:rPr>
          <w:rFonts w:eastAsia="MS Mincho"/>
          <w:lang w:val="en-US" w:eastAsia="ja-JP"/>
        </w:rPr>
        <w:t>and satellite:</w:t>
      </w:r>
      <w:r>
        <w:rPr>
          <w:rFonts w:eastAsia="MS Mincho"/>
          <w:lang w:val="en-US" w:eastAsia="ja-JP"/>
        </w:rPr>
        <w:br/>
      </w:r>
      <m:oMathPara>
        <m:oMath>
          <m:sSub>
            <m:sSubPr>
              <m:ctrlPr>
                <w:rPr>
                  <w:rFonts w:ascii="Cambria Math" w:hAnsi="Cambria Math"/>
                </w:rPr>
              </m:ctrlPr>
            </m:sSubPr>
            <m:e>
              <m:r>
                <w:rPr>
                  <w:rFonts w:ascii="Cambria Math" w:hAnsi="Cambria Math"/>
                </w:rPr>
                <m:t>d</m:t>
              </m:r>
            </m:e>
            <m:sub>
              <m:r>
                <w:rPr>
                  <w:rFonts w:ascii="Cambria Math" w:hAnsi="Cambria Math"/>
                </w:rPr>
                <m:t>one-way</m:t>
              </m:r>
            </m:sub>
          </m:sSub>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m:rPr>
                      <m:lit/>
                      <m:nor/>
                    </m:rPr>
                    <w:rPr>
                      <w:rFonts w:ascii="Cambria Math" w:hAnsi="Cambria Math"/>
                    </w:rPr>
                    <m:t>|</m:t>
                  </m:r>
                  <m:r>
                    <w:rPr>
                      <w:rFonts w:ascii="Cambria Math" w:hAnsi="Cambria Math"/>
                    </w:rPr>
                    <m:t>u-s</m:t>
                  </m:r>
                </m:e>
              </m:d>
              <m:sSub>
                <m:sSubPr>
                  <m:ctrlPr>
                    <w:rPr>
                      <w:rFonts w:ascii="Cambria Math" w:hAnsi="Cambria Math"/>
                    </w:rPr>
                  </m:ctrlPr>
                </m:sSubPr>
                <m:e>
                  <m:r>
                    <m:rPr>
                      <m:lit/>
                      <m:nor/>
                    </m:rPr>
                    <w:rPr>
                      <w:rFonts w:ascii="Cambria Math" w:hAnsi="Cambria Math"/>
                    </w:rPr>
                    <m:t>|</m:t>
                  </m:r>
                </m:e>
                <m:sub>
                  <m:r>
                    <w:rPr>
                      <w:rFonts w:ascii="Cambria Math" w:hAnsi="Cambria Math"/>
                    </w:rPr>
                    <m:t>2</m:t>
                  </m:r>
                </m:sub>
              </m:sSub>
            </m:num>
            <m:den>
              <m:r>
                <w:rPr>
                  <w:rFonts w:ascii="Cambria Math" w:hAnsi="Cambria Math"/>
                </w:rPr>
                <m:t>c</m:t>
              </m:r>
            </m:den>
          </m:f>
        </m:oMath>
      </m:oMathPara>
    </w:p>
    <w:p w14:paraId="2615F225" w14:textId="77777777" w:rsidR="0094460C" w:rsidRDefault="0094460C" w:rsidP="0094460C">
      <w:pPr>
        <w:rPr>
          <w:rFonts w:eastAsia="MS Mincho"/>
          <w:lang w:val="en-US" w:eastAsia="ja-JP"/>
        </w:rPr>
      </w:pPr>
      <w:r>
        <w:rPr>
          <w:rFonts w:eastAsia="MS Mincho"/>
          <w:lang w:val="en-US" w:eastAsia="ja-JP"/>
        </w:rPr>
        <w:t xml:space="preserve">One-way Doppler between </w:t>
      </w:r>
      <m:oMath>
        <m:r>
          <w:rPr>
            <w:rFonts w:ascii="Cambria Math" w:hAnsi="Cambria Math"/>
          </w:rPr>
          <m:t>u</m:t>
        </m:r>
      </m:oMath>
      <w:r>
        <w:rPr>
          <w:rFonts w:eastAsia="MS Mincho"/>
          <w:lang w:val="en-US" w:eastAsia="ja-JP"/>
        </w:rPr>
        <w:t xml:space="preserve"> and satellite (assuming satellite is moving along </w:t>
      </w:r>
      <m:oMath>
        <m:acc>
          <m:accPr>
            <m:chr m:val="^"/>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r>
              <w:rPr>
                <w:rFonts w:ascii="Cambria Math" w:hAnsi="Cambria Math"/>
              </w:rPr>
              <m:t>1,0,0</m:t>
            </m:r>
          </m:e>
        </m:d>
      </m:oMath>
      <w:r>
        <w:rPr>
          <w:rFonts w:eastAsia="MS Mincho"/>
          <w:lang w:val="en-US" w:eastAsia="ja-JP"/>
        </w:rPr>
        <w:t xml:space="preserve"> with speed </w:t>
      </w:r>
      <m:oMath>
        <m:r>
          <w:rPr>
            <w:rFonts w:ascii="Cambria Math" w:hAnsi="Cambria Math"/>
          </w:rPr>
          <m:t>v</m:t>
        </m:r>
      </m:oMath>
      <w:r>
        <w:rPr>
          <w:rFonts w:eastAsia="MS Mincho"/>
          <w:lang w:val="en-US" w:eastAsia="ja-JP"/>
        </w:rPr>
        <w:t xml:space="preserve"> and UE moving along </w:t>
      </w:r>
      <w:r w:rsidRPr="00426FD7">
        <w:rPr>
          <w:rFonts w:eastAsia="MS Mincho"/>
          <w:lang w:val="en-US" w:eastAsia="ja-JP"/>
        </w:rPr>
        <w:fldChar w:fldCharType="begin"/>
      </w:r>
      <w:r w:rsidRPr="00426FD7">
        <w:rPr>
          <w:rFonts w:eastAsia="MS Mincho"/>
          <w:lang w:val="en-US" w:eastAsia="ja-JP"/>
        </w:rPr>
        <w:instrText xml:space="preserve"> QUOTE </w:instrText>
      </w:r>
      <w:r w:rsidR="0015248A">
        <w:rPr>
          <w:position w:val="-5"/>
        </w:rPr>
        <w:pict w14:anchorId="39378054">
          <v:shape id="_x0000_i1043" type="#_x0000_t75" style="width:81pt;height:1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0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B2&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18&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65&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AF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61B&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E85&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6FD7&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8DA&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0DD&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8D3&quot;/&gt;&lt;wsp:rsid wsp:val=&quot;00505915&quot;/&gt;&lt;wsp:rsid wsp:val=&quot;00505949&quot;/&gt;&lt;wsp:rsid wsp:val=&quot;005059AA&quot;/&gt;&lt;wsp:rsid wsp:val=&quot;005060BF&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4FD8&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75A&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A07&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565&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9C&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6B6&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BFF&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7C8&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5E93&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076&quot;/&gt;&lt;wsp:rsid wsp:val=&quot;00C731AA&quot;/&gt;&lt;wsp:rsid wsp:val=&quot;00C73692&quot;/&gt;&lt;wsp:rsid wsp:val=&quot;00C737B8&quot;/&gt;&lt;wsp:rsid wsp:val=&quot;00C73910&quot;/&gt;&lt;wsp:rsid wsp:val=&quot;00C73B12&quot;/&gt;&lt;wsp:rsid wsp:val=&quot;00C73B48&quot;/&gt;&lt;wsp:rsid wsp:val=&quot;00C73D72&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1A&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86B&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4B9&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6E0&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22&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54C&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C8031A&quot; wsp:rsidRDefault=&quot;00C8031A&quot; wsp:rsidP=&quot;00C8031A&quot;&gt;&lt;m:oMathPara&gt;&lt;m:oMath&gt;&lt;m:acc&gt;&lt;m:accPr&gt;&lt;m:chr m:val=&quot;^&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k&lt;/m:t&gt;&lt;/m:r&gt;&lt;/m:e&gt;&lt;/m:acc&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cos?±,sin?±,0&lt;/m:t&gt;&lt;/m:r&gt;&lt;/m:e&gt;&lt;/m:d&gt;&lt;/m:oMath&gt;&lt;/m:oMathPara&gt;&lt;/w:p&gt;&lt;w:sectPr wsp:rsidR=&quot;00000000&quot;&gt;&lt;w:pg/wSz w:w=&quot;12240&quot; w:h=&quot;15840&quot;/&gt;&lt;w:pgMar w:top=&quot;1440&quot; w:right=&quot;1440&quot; w:bottom=&quot;1440&quot; w:left=&quot;1440&quot; w:header=&quot;720&quot; w:footer=&quot;720&quot; w:gutter=&quot;0&quot;/&gt;&lt;w:cols w:space=&quot;720&quot;/&gt;&lt;/w:sectPr&gt;&lt;/wx:sect&gt;&lt;/w:body&gt;&lt;/w:wordDocument&gt;">
            <v:imagedata r:id="rId1117" o:title="" chromakey="white"/>
          </v:shape>
        </w:pict>
      </w:r>
      <w:r w:rsidRPr="00426FD7">
        <w:rPr>
          <w:rFonts w:eastAsia="MS Mincho"/>
          <w:lang w:val="en-US" w:eastAsia="ja-JP"/>
        </w:rPr>
        <w:instrText xml:space="preserve"> </w:instrText>
      </w:r>
      <w:r w:rsidRPr="00426FD7">
        <w:rPr>
          <w:rFonts w:eastAsia="MS Mincho"/>
          <w:lang w:val="en-US" w:eastAsia="ja-JP"/>
        </w:rPr>
        <w:fldChar w:fldCharType="separate"/>
      </w:r>
      <w:r w:rsidR="0015248A">
        <w:rPr>
          <w:position w:val="-5"/>
        </w:rPr>
        <w:pict w14:anchorId="2142DCBA">
          <v:shape id="_x0000_i1044" type="#_x0000_t75" style="width:81pt;height:13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200&quot;/&gt;&lt;w:dontDisplayPageBoundaries/&gt;&lt;w:activeWritingStyle w:lang=&quot;EN-GB&quot; w:vendorID=&quot;64&quot; w:dllVersion=&quot;6&quot; w:nlCheck=&quot;on&quot; w:optionSet=&quot;1&quot;/&gt;&lt;w:activeWritingStyle w:lang=&quot;EN-AU&quot; w:vendorID=&quot;64&quot; w:dllVersion=&quot;6&quot; w:nlCheck=&quot;on&quot; w:optionSet=&quot;1&quot;/&gt;&lt;w:activeWritingStyle w:lang=&quot;FR-CA&quot; w:vendorID=&quot;64&quot; w:dllVersion=&quot;6&quot; w:nlCheck=&quot;on&quot; w:optionSet=&quot;1&quot;/&gt;&lt;w:activeWritingStyle w:lang=&quot;EN-US&quot; w:vendorID=&quot;64&quot; w:dllVersion=&quot;6&quot; w:nlCheck=&quot;on&quot; w:optionSet=&quot;1&quot;/&gt;&lt;w:activeWritingStyle w:lang=&quot;FR&quot; w:vendorID=&quot;64&quot; w:dllVersion=&quot;6&quot; w:nlCheck=&quot;on&quot; w:optionSet=&quot;1&quot;/&gt;&lt;w:activeWritingStyle w:lang=&quot;JA&quot; w:vendorID=&quot;64&quot; w:dllVersion=&quot;6&quot; w:nlCheck=&quot;on&quot; w:optionSet=&quot;1&quot;/&gt;&lt;w:activeWritingStyle w:lang=&quot;EN-CA&quot; w:vendorID=&quot;64&quot; w:dllVersion=&quot;6&quot; w:nlCheck=&quot;on&quot; w:optionSet=&quot;1&quot;/&gt;&lt;w:activeWritingStyle w:lang=&quot;EN-GB&quot; w:vendorID=&quot;64&quot; w:dllVersion=&quot;0&quot; w:nlCheck=&quot;on&quot; w:optionSet=&quot;0&quot;/&gt;&lt;w:activeWritingStyle w:lang=&quot;EN-US&quot; w:vendorID=&quot;64&quot; w:dllVersion=&quot;0&quot; w:nlCheck=&quot;on&quot; w:optionSet=&quot;0&quot;/&gt;&lt;w:activeWritingStyle w:lang=&quot;FR&quot; w:vendorID=&quot;64&quot; w:dllVersion=&quot;0&quot; w:nlCheck=&quot;on&quot; w:optionSet=&quot;0&quot;/&gt;&lt;w:activeWritingStyle w:lang=&quot;EN-GB&quot; w:vendorID=&quot;64&quot; w:dllVersion=&quot;4096&quot; w:nlCheck=&quot;on&quot; w:optionSet=&quot;0&quot;/&gt;&lt;w:activeWritingStyle w:lang=&quot;EN-US&quot; w:vendorID=&quot;64&quot; w:dllVersion=&quot;4096&quot; w:nlCheck=&quot;on&quot; w:optionSet=&quot;0&quot;/&gt;&lt;w:activeWritingStyle w:lang=&quot;ZH-CN&quot; w:vendorID=&quot;64&quot; w:dllVersion=&quot;0&quot; w:nlCheck=&quot;on&quot; w:optionSet=&quot;1&quot;/&gt;&lt;w:stylePaneFormatFilter w:val=&quot;3F01&quot;/&gt;&lt;w:defaultTabStop w:val=&quot;720&quot;/&gt;&lt;w:drawingGridHorizontalSpacing w:val=&quot;100&quot;/&gt;&lt;w:displayHorizontalDrawingGridEvery w:val=&quot;2&quot;/&gt;&lt;w:characterSpacingControl w:val=&quot;DontCompress&quot;/&gt;&lt;w:optimizeForBrowser/&gt;&lt;w:validateAgainstSchema/&gt;&lt;w:saveInvalidXML w:val=&quot;off&quot;/&gt;&lt;w:ignoreMixedContent w:val=&quot;off&quot;/&gt;&lt;w:alwaysShowPlaceholderText w:val=&quot;off&quot;/&gt;&lt;w:compat&gt;&lt;w:dontAllowFieldEndSelect/&gt;&lt;w:useWord2002TableStyleRules/&gt;&lt;w:useFELayout/&gt;&lt;/w:compat&gt;&lt;wsp:rsids&gt;&lt;wsp:rsidRoot wsp:val=&quot;00DB758A&quot;/&gt;&lt;wsp:rsid wsp:val=&quot;00000120&quot;/&gt;&lt;wsp:rsid wsp:val=&quot;00000243&quot;/&gt;&lt;wsp:rsid wsp:val=&quot;000003AA&quot;/&gt;&lt;wsp:rsid wsp:val=&quot;00000491&quot;/&gt;&lt;wsp:rsid wsp:val=&quot;0000068A&quot;/&gt;&lt;wsp:rsid wsp:val=&quot;000006B4&quot;/&gt;&lt;wsp:rsid wsp:val=&quot;000006B6&quot;/&gt;&lt;wsp:rsid wsp:val=&quot;0000078E&quot;/&gt;&lt;wsp:rsid wsp:val=&quot;00000CDB&quot;/&gt;&lt;wsp:rsid wsp:val=&quot;00000DE8&quot;/&gt;&lt;wsp:rsid wsp:val=&quot;00000E40&quot;/&gt;&lt;wsp:rsid wsp:val=&quot;00000EE1&quot;/&gt;&lt;wsp:rsid wsp:val=&quot;0000115C&quot;/&gt;&lt;wsp:rsid wsp:val=&quot;000011EC&quot;/&gt;&lt;wsp:rsid wsp:val=&quot;000017EF&quot;/&gt;&lt;wsp:rsid wsp:val=&quot;00001AE6&quot;/&gt;&lt;wsp:rsid wsp:val=&quot;00001B1A&quot;/&gt;&lt;wsp:rsid wsp:val=&quot;00001BE4&quot;/&gt;&lt;wsp:rsid wsp:val=&quot;00001C63&quot;/&gt;&lt;wsp:rsid wsp:val=&quot;00001DDA&quot;/&gt;&lt;wsp:rsid wsp:val=&quot;00001E44&quot;/&gt;&lt;wsp:rsid wsp:val=&quot;00001E4C&quot;/&gt;&lt;wsp:rsid wsp:val=&quot;00001EBC&quot;/&gt;&lt;wsp:rsid wsp:val=&quot;00001F3D&quot;/&gt;&lt;wsp:rsid wsp:val=&quot;00002050&quot;/&gt;&lt;wsp:rsid wsp:val=&quot;00002097&quot;/&gt;&lt;wsp:rsid wsp:val=&quot;00002127&quot;/&gt;&lt;wsp:rsid wsp:val=&quot;00002201&quot;/&gt;&lt;wsp:rsid wsp:val=&quot;0000226C&quot;/&gt;&lt;wsp:rsid wsp:val=&quot;00002285&quot;/&gt;&lt;wsp:rsid wsp:val=&quot;00002314&quot;/&gt;&lt;wsp:rsid wsp:val=&quot;000023A7&quot;/&gt;&lt;wsp:rsid wsp:val=&quot;00002523&quot;/&gt;&lt;wsp:rsid wsp:val=&quot;000028B1&quot;/&gt;&lt;wsp:rsid wsp:val=&quot;0000293D&quot;/&gt;&lt;wsp:rsid wsp:val=&quot;00002A43&quot;/&gt;&lt;wsp:rsid wsp:val=&quot;00002B43&quot;/&gt;&lt;wsp:rsid wsp:val=&quot;00002BC6&quot;/&gt;&lt;wsp:rsid wsp:val=&quot;00002C3C&quot;/&gt;&lt;wsp:rsid wsp:val=&quot;00002DC6&quot;/&gt;&lt;wsp:rsid wsp:val=&quot;00002DFD&quot;/&gt;&lt;wsp:rsid wsp:val=&quot;00002F51&quot;/&gt;&lt;wsp:rsid wsp:val=&quot;0000309D&quot;/&gt;&lt;wsp:rsid wsp:val=&quot;000030E2&quot;/&gt;&lt;wsp:rsid wsp:val=&quot;000030F9&quot;/&gt;&lt;wsp:rsid wsp:val=&quot;00003110&quot;/&gt;&lt;wsp:rsid wsp:val=&quot;00003698&quot;/&gt;&lt;wsp:rsid wsp:val=&quot;000036AE&quot;/&gt;&lt;wsp:rsid wsp:val=&quot;000036CF&quot;/&gt;&lt;wsp:rsid wsp:val=&quot;000039AB&quot;/&gt;&lt;wsp:rsid wsp:val=&quot;000039B2&quot;/&gt;&lt;wsp:rsid wsp:val=&quot;00003B58&quot;/&gt;&lt;wsp:rsid wsp:val=&quot;00003F92&quot;/&gt;&lt;wsp:rsid wsp:val=&quot;00004056&quot;/&gt;&lt;wsp:rsid wsp:val=&quot;00004154&quot;/&gt;&lt;wsp:rsid wsp:val=&quot;000043E1&quot;/&gt;&lt;wsp:rsid wsp:val=&quot;000044CB&quot;/&gt;&lt;wsp:rsid wsp:val=&quot;0000498E&quot;/&gt;&lt;wsp:rsid wsp:val=&quot;00004A2F&quot;/&gt;&lt;wsp:rsid wsp:val=&quot;00004AC3&quot;/&gt;&lt;wsp:rsid wsp:val=&quot;00004DA7&quot;/&gt;&lt;wsp:rsid wsp:val=&quot;0000515D&quot;/&gt;&lt;wsp:rsid wsp:val=&quot;000051B7&quot;/&gt;&lt;wsp:rsid wsp:val=&quot;00005350&quot;/&gt;&lt;wsp:rsid wsp:val=&quot;00005397&quot;/&gt;&lt;wsp:rsid wsp:val=&quot;000054EA&quot;/&gt;&lt;wsp:rsid wsp:val=&quot;00005620&quot;/&gt;&lt;wsp:rsid wsp:val=&quot;000056CC&quot;/&gt;&lt;wsp:rsid wsp:val=&quot;00005D9B&quot;/&gt;&lt;wsp:rsid wsp:val=&quot;00005FC6&quot;/&gt;&lt;wsp:rsid wsp:val=&quot;00006018&quot;/&gt;&lt;wsp:rsid wsp:val=&quot;000061D2&quot;/&gt;&lt;wsp:rsid wsp:val=&quot;000062E9&quot;/&gt;&lt;wsp:rsid wsp:val=&quot;00006365&quot;/&gt;&lt;wsp:rsid wsp:val=&quot;00006384&quot;/&gt;&lt;wsp:rsid wsp:val=&quot;00006386&quot;/&gt;&lt;wsp:rsid wsp:val=&quot;000063E4&quot;/&gt;&lt;wsp:rsid wsp:val=&quot;000067DB&quot;/&gt;&lt;wsp:rsid wsp:val=&quot;0000682F&quot;/&gt;&lt;wsp:rsid wsp:val=&quot;00006A4D&quot;/&gt;&lt;wsp:rsid wsp:val=&quot;00006C6D&quot;/&gt;&lt;wsp:rsid wsp:val=&quot;00006ECD&quot;/&gt;&lt;wsp:rsid wsp:val=&quot;00006F53&quot;/&gt;&lt;wsp:rsid wsp:val=&quot;00006F9F&quot;/&gt;&lt;wsp:rsid wsp:val=&quot;00007449&quot;/&gt;&lt;wsp:rsid wsp:val=&quot;000076F5&quot;/&gt;&lt;wsp:rsid wsp:val=&quot;000077E1&quot;/&gt;&lt;wsp:rsid wsp:val=&quot;0000788B&quot;/&gt;&lt;wsp:rsid wsp:val=&quot;000079B1&quot;/&gt;&lt;wsp:rsid wsp:val=&quot;00007BD3&quot;/&gt;&lt;wsp:rsid wsp:val=&quot;00007C28&quot;/&gt;&lt;wsp:rsid wsp:val=&quot;00007ED8&quot;/&gt;&lt;wsp:rsid wsp:val=&quot;00007FED&quot;/&gt;&lt;wsp:rsid wsp:val=&quot;000101AB&quot;/&gt;&lt;wsp:rsid wsp:val=&quot;0001030E&quot;/&gt;&lt;wsp:rsid wsp:val=&quot;00010540&quot;/&gt;&lt;wsp:rsid wsp:val=&quot;00010637&quot;/&gt;&lt;wsp:rsid wsp:val=&quot;00010906&quot;/&gt;&lt;wsp:rsid wsp:val=&quot;00010AA0&quot;/&gt;&lt;wsp:rsid wsp:val=&quot;00010D2E&quot;/&gt;&lt;wsp:rsid wsp:val=&quot;00010D6D&quot;/&gt;&lt;wsp:rsid wsp:val=&quot;00010DD3&quot;/&gt;&lt;wsp:rsid wsp:val=&quot;00010E49&quot;/&gt;&lt;wsp:rsid wsp:val=&quot;00010F6E&quot;/&gt;&lt;wsp:rsid wsp:val=&quot;00011222&quot;/&gt;&lt;wsp:rsid wsp:val=&quot;000112A4&quot;/&gt;&lt;wsp:rsid wsp:val=&quot;0001136D&quot;/&gt;&lt;wsp:rsid wsp:val=&quot;000116E3&quot;/&gt;&lt;wsp:rsid wsp:val=&quot;000116E4&quot;/&gt;&lt;wsp:rsid wsp:val=&quot;000119E4&quot;/&gt;&lt;wsp:rsid wsp:val=&quot;00011BE1&quot;/&gt;&lt;wsp:rsid wsp:val=&quot;00011E5B&quot;/&gt;&lt;wsp:rsid wsp:val=&quot;00011F23&quot;/&gt;&lt;wsp:rsid wsp:val=&quot;000120A3&quot;/&gt;&lt;wsp:rsid wsp:val=&quot;0001210D&quot;/&gt;&lt;wsp:rsid wsp:val=&quot;0001217C&quot;/&gt;&lt;wsp:rsid wsp:val=&quot;0001221D&quot;/&gt;&lt;wsp:rsid wsp:val=&quot;00012262&quot;/&gt;&lt;wsp:rsid wsp:val=&quot;000122B0&quot;/&gt;&lt;wsp:rsid wsp:val=&quot;00012312&quot;/&gt;&lt;wsp:rsid wsp:val=&quot;000123AC&quot;/&gt;&lt;wsp:rsid wsp:val=&quot;0001269D&quot;/&gt;&lt;wsp:rsid wsp:val=&quot;000126B4&quot;/&gt;&lt;wsp:rsid wsp:val=&quot;00012755&quot;/&gt;&lt;wsp:rsid wsp:val=&quot;000128CA&quot;/&gt;&lt;wsp:rsid wsp:val=&quot;00012A9E&quot;/&gt;&lt;wsp:rsid wsp:val=&quot;00012C2D&quot;/&gt;&lt;wsp:rsid wsp:val=&quot;00012D72&quot;/&gt;&lt;wsp:rsid wsp:val=&quot;00012DCD&quot;/&gt;&lt;wsp:rsid wsp:val=&quot;00012FE4&quot;/&gt;&lt;wsp:rsid wsp:val=&quot;000130B7&quot;/&gt;&lt;wsp:rsid wsp:val=&quot;000131CE&quot;/&gt;&lt;wsp:rsid wsp:val=&quot;000136D7&quot;/&gt;&lt;wsp:rsid wsp:val=&quot;00013953&quot;/&gt;&lt;wsp:rsid wsp:val=&quot;00013A85&quot;/&gt;&lt;wsp:rsid wsp:val=&quot;00013BB3&quot;/&gt;&lt;wsp:rsid wsp:val=&quot;00013BE5&quot;/&gt;&lt;wsp:rsid wsp:val=&quot;000143B4&quot;/&gt;&lt;wsp:rsid wsp:val=&quot;00014482&quot;/&gt;&lt;wsp:rsid wsp:val=&quot;000145DE&quot;/&gt;&lt;wsp:rsid wsp:val=&quot;000146B2&quot;/&gt;&lt;wsp:rsid wsp:val=&quot;000146FC&quot;/&gt;&lt;wsp:rsid wsp:val=&quot;000147B6&quot;/&gt;&lt;wsp:rsid wsp:val=&quot;000149E3&quot;/&gt;&lt;wsp:rsid wsp:val=&quot;00014BC4&quot;/&gt;&lt;wsp:rsid wsp:val=&quot;00014DB4&quot;/&gt;&lt;wsp:rsid wsp:val=&quot;00014ED4&quot;/&gt;&lt;wsp:rsid wsp:val=&quot;0001505F&quot;/&gt;&lt;wsp:rsid wsp:val=&quot;0001522B&quot;/&gt;&lt;wsp:rsid wsp:val=&quot;0001525D&quot;/&gt;&lt;wsp:rsid wsp:val=&quot;000152E7&quot;/&gt;&lt;wsp:rsid wsp:val=&quot;0001544A&quot;/&gt;&lt;wsp:rsid wsp:val=&quot;0001552B&quot;/&gt;&lt;wsp:rsid wsp:val=&quot;00015533&quot;/&gt;&lt;wsp:rsid wsp:val=&quot;000155CA&quot;/&gt;&lt;wsp:rsid wsp:val=&quot;000155DA&quot;/&gt;&lt;wsp:rsid wsp:val=&quot;000155FE&quot;/&gt;&lt;wsp:rsid wsp:val=&quot;00015638&quot;/&gt;&lt;wsp:rsid wsp:val=&quot;00015847&quot;/&gt;&lt;wsp:rsid wsp:val=&quot;000159AB&quot;/&gt;&lt;wsp:rsid wsp:val=&quot;00015C08&quot;/&gt;&lt;wsp:rsid wsp:val=&quot;00015D2E&quot;/&gt;&lt;wsp:rsid wsp:val=&quot;00015D52&quot;/&gt;&lt;wsp:rsid wsp:val=&quot;00015D64&quot;/&gt;&lt;wsp:rsid wsp:val=&quot;00015D7A&quot;/&gt;&lt;wsp:rsid wsp:val=&quot;00016153&quot;/&gt;&lt;wsp:rsid wsp:val=&quot;00016291&quot;/&gt;&lt;wsp:rsid wsp:val=&quot;00016362&quot;/&gt;&lt;wsp:rsid wsp:val=&quot;0001645E&quot;/&gt;&lt;wsp:rsid wsp:val=&quot;00016474&quot;/&gt;&lt;wsp:rsid wsp:val=&quot;00016720&quot;/&gt;&lt;wsp:rsid wsp:val=&quot;00016CC6&quot;/&gt;&lt;wsp:rsid wsp:val=&quot;00016D2D&quot;/&gt;&lt;wsp:rsid wsp:val=&quot;00016E19&quot;/&gt;&lt;wsp:rsid wsp:val=&quot;00017027&quot;/&gt;&lt;wsp:rsid wsp:val=&quot;00017099&quot;/&gt;&lt;wsp:rsid wsp:val=&quot;000170D9&quot;/&gt;&lt;wsp:rsid wsp:val=&quot;000170E7&quot;/&gt;&lt;wsp:rsid wsp:val=&quot;000172F1&quot;/&gt;&lt;wsp:rsid wsp:val=&quot;0001764A&quot;/&gt;&lt;wsp:rsid wsp:val=&quot;0001774C&quot;/&gt;&lt;wsp:rsid wsp:val=&quot;00017816&quot;/&gt;&lt;wsp:rsid wsp:val=&quot;00017AE4&quot;/&gt;&lt;wsp:rsid wsp:val=&quot;00017AFA&quot;/&gt;&lt;wsp:rsid wsp:val=&quot;00017C1C&quot;/&gt;&lt;wsp:rsid wsp:val=&quot;00017C43&quot;/&gt;&lt;wsp:rsid wsp:val=&quot;00017C82&quot;/&gt;&lt;wsp:rsid wsp:val=&quot;00017D73&quot;/&gt;&lt;wsp:rsid wsp:val=&quot;00017DED&quot;/&gt;&lt;wsp:rsid wsp:val=&quot;00017E60&quot;/&gt;&lt;wsp:rsid wsp:val=&quot;00020001&quot;/&gt;&lt;wsp:rsid wsp:val=&quot;0002027C&quot;/&gt;&lt;wsp:rsid wsp:val=&quot;00020852&quot;/&gt;&lt;wsp:rsid wsp:val=&quot;00020919&quot;/&gt;&lt;wsp:rsid wsp:val=&quot;00020974&quot;/&gt;&lt;wsp:rsid wsp:val=&quot;0002097D&quot;/&gt;&lt;wsp:rsid wsp:val=&quot;00020B2C&quot;/&gt;&lt;wsp:rsid wsp:val=&quot;00020CBB&quot;/&gt;&lt;wsp:rsid wsp:val=&quot;00020DDD&quot;/&gt;&lt;wsp:rsid wsp:val=&quot;00020F78&quot;/&gt;&lt;wsp:rsid wsp:val=&quot;00021298&quot;/&gt;&lt;wsp:rsid wsp:val=&quot;00021350&quot;/&gt;&lt;wsp:rsid wsp:val=&quot;00021677&quot;/&gt;&lt;wsp:rsid wsp:val=&quot;0002178F&quot;/&gt;&lt;wsp:rsid wsp:val=&quot;000218B3&quot;/&gt;&lt;wsp:rsid wsp:val=&quot;00021920&quot;/&gt;&lt;wsp:rsid wsp:val=&quot;00021A52&quot;/&gt;&lt;wsp:rsid wsp:val=&quot;00022000&quot;/&gt;&lt;wsp:rsid wsp:val=&quot;000220B1&quot;/&gt;&lt;wsp:rsid wsp:val=&quot;00022226&quot;/&gt;&lt;wsp:rsid wsp:val=&quot;00022315&quot;/&gt;&lt;wsp:rsid wsp:val=&quot;000224BA&quot;/&gt;&lt;wsp:rsid wsp:val=&quot;00022819&quot;/&gt;&lt;wsp:rsid wsp:val=&quot;000228C5&quot;/&gt;&lt;wsp:rsid wsp:val=&quot;000228E9&quot;/&gt;&lt;wsp:rsid wsp:val=&quot;000228EB&quot;/&gt;&lt;wsp:rsid wsp:val=&quot;00022A61&quot;/&gt;&lt;wsp:rsid wsp:val=&quot;00022B32&quot;/&gt;&lt;wsp:rsid wsp:val=&quot;00022CB2&quot;/&gt;&lt;wsp:rsid wsp:val=&quot;00022CFD&quot;/&gt;&lt;wsp:rsid wsp:val=&quot;00022DDD&quot;/&gt;&lt;wsp:rsid wsp:val=&quot;00023049&quot;/&gt;&lt;wsp:rsid wsp:val=&quot;000230B8&quot;/&gt;&lt;wsp:rsid wsp:val=&quot;000232F3&quot;/&gt;&lt;wsp:rsid wsp:val=&quot;0002338E&quot;/&gt;&lt;wsp:rsid wsp:val=&quot;0002361C&quot;/&gt;&lt;wsp:rsid wsp:val=&quot;00023C73&quot;/&gt;&lt;wsp:rsid wsp:val=&quot;00023E0A&quot;/&gt;&lt;wsp:rsid wsp:val=&quot;000241ED&quot;/&gt;&lt;wsp:rsid wsp:val=&quot;0002427D&quot;/&gt;&lt;wsp:rsid wsp:val=&quot;000243C8&quot;/&gt;&lt;wsp:rsid wsp:val=&quot;000245EF&quot;/&gt;&lt;wsp:rsid wsp:val=&quot;000246BC&quot;/&gt;&lt;wsp:rsid wsp:val=&quot;000246F5&quot;/&gt;&lt;wsp:rsid wsp:val=&quot;0002470C&quot;/&gt;&lt;wsp:rsid wsp:val=&quot;0002493C&quot;/&gt;&lt;wsp:rsid wsp:val=&quot;00024951&quot;/&gt;&lt;wsp:rsid wsp:val=&quot;00024D9C&quot;/&gt;&lt;wsp:rsid wsp:val=&quot;00024E65&quot;/&gt;&lt;wsp:rsid wsp:val=&quot;00024F09&quot;/&gt;&lt;wsp:rsid wsp:val=&quot;00024F12&quot;/&gt;&lt;wsp:rsid wsp:val=&quot;000250F0&quot;/&gt;&lt;wsp:rsid wsp:val=&quot;00025104&quot;/&gt;&lt;wsp:rsid wsp:val=&quot;0002521C&quot;/&gt;&lt;wsp:rsid wsp:val=&quot;0002528C&quot;/&gt;&lt;wsp:rsid wsp:val=&quot;000255FF&quot;/&gt;&lt;wsp:rsid wsp:val=&quot;00025843&quot;/&gt;&lt;wsp:rsid wsp:val=&quot;00025864&quot;/&gt;&lt;wsp:rsid wsp:val=&quot;00025A45&quot;/&gt;&lt;wsp:rsid wsp:val=&quot;00025BB5&quot;/&gt;&lt;wsp:rsid wsp:val=&quot;00025BD6&quot;/&gt;&lt;wsp:rsid wsp:val=&quot;00025E6B&quot;/&gt;&lt;wsp:rsid wsp:val=&quot;00025E91&quot;/&gt;&lt;wsp:rsid wsp:val=&quot;00026006&quot;/&gt;&lt;wsp:rsid wsp:val=&quot;0002616F&quot;/&gt;&lt;wsp:rsid wsp:val=&quot;000262BB&quot;/&gt;&lt;wsp:rsid wsp:val=&quot;000262F4&quot;/&gt;&lt;wsp:rsid wsp:val=&quot;0002634D&quot;/&gt;&lt;wsp:rsid wsp:val=&quot;0002639F&quot;/&gt;&lt;wsp:rsid wsp:val=&quot;000263AA&quot;/&gt;&lt;wsp:rsid wsp:val=&quot;0002641F&quot;/&gt;&lt;wsp:rsid wsp:val=&quot;0002643E&quot;/&gt;&lt;wsp:rsid wsp:val=&quot;00026453&quot;/&gt;&lt;wsp:rsid wsp:val=&quot;00026481&quot;/&gt;&lt;wsp:rsid wsp:val=&quot;000264A5&quot;/&gt;&lt;wsp:rsid wsp:val=&quot;000264DF&quot;/&gt;&lt;wsp:rsid wsp:val=&quot;000266D8&quot;/&gt;&lt;wsp:rsid wsp:val=&quot;000267B0&quot;/&gt;&lt;wsp:rsid wsp:val=&quot;00026B68&quot;/&gt;&lt;wsp:rsid wsp:val=&quot;00026CF3&quot;/&gt;&lt;wsp:rsid wsp:val=&quot;00026D0D&quot;/&gt;&lt;wsp:rsid wsp:val=&quot;00026D40&quot;/&gt;&lt;wsp:rsid wsp:val=&quot;00026DAB&quot;/&gt;&lt;wsp:rsid wsp:val=&quot;00026E55&quot;/&gt;&lt;wsp:rsid wsp:val=&quot;00026E8B&quot;/&gt;&lt;wsp:rsid wsp:val=&quot;00027042&quot;/&gt;&lt;wsp:rsid wsp:val=&quot;000272B8&quot;/&gt;&lt;wsp:rsid wsp:val=&quot;000273E6&quot;/&gt;&lt;wsp:rsid wsp:val=&quot;00027494&quot;/&gt;&lt;wsp:rsid wsp:val=&quot;000276F0&quot;/&gt;&lt;wsp:rsid wsp:val=&quot;00027B25&quot;/&gt;&lt;wsp:rsid wsp:val=&quot;00027CC8&quot;/&gt;&lt;wsp:rsid wsp:val=&quot;00027D4F&quot;/&gt;&lt;wsp:rsid wsp:val=&quot;00027DB4&quot;/&gt;&lt;wsp:rsid wsp:val=&quot;00027DE2&quot;/&gt;&lt;wsp:rsid wsp:val=&quot;00027E4A&quot;/&gt;&lt;wsp:rsid wsp:val=&quot;00027ED9&quot;/&gt;&lt;wsp:rsid wsp:val=&quot;00027F9D&quot;/&gt;&lt;wsp:rsid wsp:val=&quot;00030096&quot;/&gt;&lt;wsp:rsid wsp:val=&quot;00030156&quot;/&gt;&lt;wsp:rsid wsp:val=&quot;0003027C&quot;/&gt;&lt;wsp:rsid wsp:val=&quot;000302E5&quot;/&gt;&lt;wsp:rsid wsp:val=&quot;000303B7&quot;/&gt;&lt;wsp:rsid wsp:val=&quot;0003058A&quot;/&gt;&lt;wsp:rsid wsp:val=&quot;0003083C&quot;/&gt;&lt;wsp:rsid wsp:val=&quot;00030A7A&quot;/&gt;&lt;wsp:rsid wsp:val=&quot;00030ABE&quot;/&gt;&lt;wsp:rsid wsp:val=&quot;00030ADC&quot;/&gt;&lt;wsp:rsid wsp:val=&quot;00030CD8&quot;/&gt;&lt;wsp:rsid wsp:val=&quot;00030D6E&quot;/&gt;&lt;wsp:rsid wsp:val=&quot;00030D79&quot;/&gt;&lt;wsp:rsid wsp:val=&quot;00030DDE&quot;/&gt;&lt;wsp:rsid wsp:val=&quot;0003107D&quot;/&gt;&lt;wsp:rsid wsp:val=&quot;0003117A&quot;/&gt;&lt;wsp:rsid wsp:val=&quot;0003121D&quot;/&gt;&lt;wsp:rsid wsp:val=&quot;0003126F&quot;/&gt;&lt;wsp:rsid wsp:val=&quot;00031336&quot;/&gt;&lt;wsp:rsid wsp:val=&quot;00031427&quot;/&gt;&lt;wsp:rsid wsp:val=&quot;00031534&quot;/&gt;&lt;wsp:rsid wsp:val=&quot;00031731&quot;/&gt;&lt;wsp:rsid wsp:val=&quot;0003178D&quot;/&gt;&lt;wsp:rsid wsp:val=&quot;00031AD4&quot;/&gt;&lt;wsp:rsid wsp:val=&quot;00031AEB&quot;/&gt;&lt;wsp:rsid wsp:val=&quot;00031BCA&quot;/&gt;&lt;wsp:rsid wsp:val=&quot;00031C4F&quot;/&gt;&lt;wsp:rsid wsp:val=&quot;00031EC8&quot;/&gt;&lt;wsp:rsid wsp:val=&quot;00031FBD&quot;/&gt;&lt;wsp:rsid wsp:val=&quot;000320B4&quot;/&gt;&lt;wsp:rsid wsp:val=&quot;000323EC&quot;/&gt;&lt;wsp:rsid wsp:val=&quot;00032423&quot;/&gt;&lt;wsp:rsid wsp:val=&quot;00032450&quot;/&gt;&lt;wsp:rsid wsp:val=&quot;000329BF&quot;/&gt;&lt;wsp:rsid wsp:val=&quot;00032B30&quot;/&gt;&lt;wsp:rsid wsp:val=&quot;00032BA8&quot;/&gt;&lt;wsp:rsid wsp:val=&quot;00032D28&quot;/&gt;&lt;wsp:rsid wsp:val=&quot;00032EA2&quot;/&gt;&lt;wsp:rsid wsp:val=&quot;00032F7F&quot;/&gt;&lt;wsp:rsid wsp:val=&quot;000336E2&quot;/&gt;&lt;wsp:rsid wsp:val=&quot;000338A6&quot;/&gt;&lt;wsp:rsid wsp:val=&quot;00033923&quot;/&gt;&lt;wsp:rsid wsp:val=&quot;00033945&quot;/&gt;&lt;wsp:rsid wsp:val=&quot;00033A20&quot;/&gt;&lt;wsp:rsid wsp:val=&quot;00033C54&quot;/&gt;&lt;wsp:rsid wsp:val=&quot;00033CCE&quot;/&gt;&lt;wsp:rsid wsp:val=&quot;00033CE1&quot;/&gt;&lt;wsp:rsid wsp:val=&quot;00033CE4&quot;/&gt;&lt;wsp:rsid wsp:val=&quot;0003416E&quot;/&gt;&lt;wsp:rsid wsp:val=&quot;00034289&quot;/&gt;&lt;wsp:rsid wsp:val=&quot;000345AB&quot;/&gt;&lt;wsp:rsid wsp:val=&quot;00034769&quot;/&gt;&lt;wsp:rsid wsp:val=&quot;0003486E&quot;/&gt;&lt;wsp:rsid wsp:val=&quot;0003491B&quot;/&gt;&lt;wsp:rsid wsp:val=&quot;00034A71&quot;/&gt;&lt;wsp:rsid wsp:val=&quot;00035007&quot;/&gt;&lt;wsp:rsid wsp:val=&quot;0003534A&quot;/&gt;&lt;wsp:rsid wsp:val=&quot;00035446&quot;/&gt;&lt;wsp:rsid wsp:val=&quot;00035474&quot;/&gt;&lt;wsp:rsid wsp:val=&quot;0003547D&quot;/&gt;&lt;wsp:rsid wsp:val=&quot;0003553E&quot;/&gt;&lt;wsp:rsid wsp:val=&quot;00035736&quot;/&gt;&lt;wsp:rsid wsp:val=&quot;000358A1&quot;/&gt;&lt;wsp:rsid wsp:val=&quot;00035916&quot;/&gt;&lt;wsp:rsid wsp:val=&quot;00035AC0&quot;/&gt;&lt;wsp:rsid wsp:val=&quot;00035DFB&quot;/&gt;&lt;wsp:rsid wsp:val=&quot;00035F1C&quot;/&gt;&lt;wsp:rsid wsp:val=&quot;0003603F&quot;/&gt;&lt;wsp:rsid wsp:val=&quot;000360B7&quot;/&gt;&lt;wsp:rsid wsp:val=&quot;00036372&quot;/&gt;&lt;wsp:rsid wsp:val=&quot;0003652D&quot;/&gt;&lt;wsp:rsid wsp:val=&quot;0003659D&quot;/&gt;&lt;wsp:rsid wsp:val=&quot;0003663A&quot;/&gt;&lt;wsp:rsid wsp:val=&quot;000367F0&quot;/&gt;&lt;wsp:rsid wsp:val=&quot;00036920&quot;/&gt;&lt;wsp:rsid wsp:val=&quot;00036A9B&quot;/&gt;&lt;wsp:rsid wsp:val=&quot;00036B8C&quot;/&gt;&lt;wsp:rsid wsp:val=&quot;00036EC5&quot;/&gt;&lt;wsp:rsid wsp:val=&quot;00036F09&quot;/&gt;&lt;wsp:rsid wsp:val=&quot;0003730E&quot;/&gt;&lt;wsp:rsid wsp:val=&quot;00037415&quot;/&gt;&lt;wsp:rsid wsp:val=&quot;00037441&quot;/&gt;&lt;wsp:rsid wsp:val=&quot;000375BB&quot;/&gt;&lt;wsp:rsid wsp:val=&quot;00037646&quot;/&gt;&lt;wsp:rsid wsp:val=&quot;00037991&quot;/&gt;&lt;wsp:rsid wsp:val=&quot;000379CA&quot;/&gt;&lt;wsp:rsid wsp:val=&quot;00037A92&quot;/&gt;&lt;wsp:rsid wsp:val=&quot;00037AF7&quot;/&gt;&lt;wsp:rsid wsp:val=&quot;00037B9A&quot;/&gt;&lt;wsp:rsid wsp:val=&quot;00037D1F&quot;/&gt;&lt;wsp:rsid wsp:val=&quot;00037F5E&quot;/&gt;&lt;wsp:rsid wsp:val=&quot;00037FC0&quot;/&gt;&lt;wsp:rsid wsp:val=&quot;000402D6&quot;/&gt;&lt;wsp:rsid wsp:val=&quot;000402FF&quot;/&gt;&lt;wsp:rsid wsp:val=&quot;0004035B&quot;/&gt;&lt;wsp:rsid wsp:val=&quot;00040418&quot;/&gt;&lt;wsp:rsid wsp:val=&quot;00040683&quot;/&gt;&lt;wsp:rsid wsp:val=&quot;00040744&quot;/&gt;&lt;wsp:rsid wsp:val=&quot;00040887&quot;/&gt;&lt;wsp:rsid wsp:val=&quot;000408AD&quot;/&gt;&lt;wsp:rsid wsp:val=&quot;00040988&quot;/&gt;&lt;wsp:rsid wsp:val=&quot;00040B52&quot;/&gt;&lt;wsp:rsid wsp:val=&quot;00040B9B&quot;/&gt;&lt;wsp:rsid wsp:val=&quot;00040BB3&quot;/&gt;&lt;wsp:rsid wsp:val=&quot;00040C2B&quot;/&gt;&lt;wsp:rsid wsp:val=&quot;000411DE&quot;/&gt;&lt;wsp:rsid wsp:val=&quot;000418A3&quot;/&gt;&lt;wsp:rsid wsp:val=&quot;000418EC&quot;/&gt;&lt;wsp:rsid wsp:val=&quot;0004194B&quot;/&gt;&lt;wsp:rsid wsp:val=&quot;0004194E&quot;/&gt;&lt;wsp:rsid wsp:val=&quot;00041A5E&quot;/&gt;&lt;wsp:rsid wsp:val=&quot;00041E7D&quot;/&gt;&lt;wsp:rsid wsp:val=&quot;00041E99&quot;/&gt;&lt;wsp:rsid wsp:val=&quot;000420C0&quot;/&gt;&lt;wsp:rsid wsp:val=&quot;0004212D&quot;/&gt;&lt;wsp:rsid wsp:val=&quot;000422A1&quot;/&gt;&lt;wsp:rsid wsp:val=&quot;0004244A&quot;/&gt;&lt;wsp:rsid wsp:val=&quot;000424FC&quot;/&gt;&lt;wsp:rsid wsp:val=&quot;0004254A&quot;/&gt;&lt;wsp:rsid wsp:val=&quot;00042567&quot;/&gt;&lt;wsp:rsid wsp:val=&quot;00042693&quot;/&gt;&lt;wsp:rsid wsp:val=&quot;00042969&quot;/&gt;&lt;wsp:rsid wsp:val=&quot;00042A37&quot;/&gt;&lt;wsp:rsid wsp:val=&quot;00042ECA&quot;/&gt;&lt;wsp:rsid wsp:val=&quot;00043003&quot;/&gt;&lt;wsp:rsid wsp:val=&quot;000430AC&quot;/&gt;&lt;wsp:rsid wsp:val=&quot;000430C3&quot;/&gt;&lt;wsp:rsid wsp:val=&quot;000433DC&quot;/&gt;&lt;wsp:rsid wsp:val=&quot;000433FA&quot;/&gt;&lt;wsp:rsid wsp:val=&quot;000434B1&quot;/&gt;&lt;wsp:rsid wsp:val=&quot;00043578&quot;/&gt;&lt;wsp:rsid wsp:val=&quot;00043619&quot;/&gt;&lt;wsp:rsid wsp:val=&quot;00043897&quot;/&gt;&lt;wsp:rsid wsp:val=&quot;00043A5E&quot;/&gt;&lt;wsp:rsid wsp:val=&quot;00043AE8&quot;/&gt;&lt;wsp:rsid wsp:val=&quot;00043AF9&quot;/&gt;&lt;wsp:rsid wsp:val=&quot;00043C64&quot;/&gt;&lt;wsp:rsid wsp:val=&quot;00043D08&quot;/&gt;&lt;wsp:rsid wsp:val=&quot;00043F08&quot;/&gt;&lt;wsp:rsid wsp:val=&quot;00043FAD&quot;/&gt;&lt;wsp:rsid wsp:val=&quot;00044013&quot;/&gt;&lt;wsp:rsid wsp:val=&quot;00044233&quot;/&gt;&lt;wsp:rsid wsp:val=&quot;00044272&quot;/&gt;&lt;wsp:rsid wsp:val=&quot;000445C5&quot;/&gt;&lt;wsp:rsid wsp:val=&quot;000447FD&quot;/&gt;&lt;wsp:rsid wsp:val=&quot;00044967&quot;/&gt;&lt;wsp:rsid wsp:val=&quot;000449D0&quot;/&gt;&lt;wsp:rsid wsp:val=&quot;000449FE&quot;/&gt;&lt;wsp:rsid wsp:val=&quot;00044AE9&quot;/&gt;&lt;wsp:rsid wsp:val=&quot;0004536A&quot;/&gt;&lt;wsp:rsid wsp:val=&quot;000454BB&quot;/&gt;&lt;wsp:rsid wsp:val=&quot;0004554C&quot;/&gt;&lt;wsp:rsid wsp:val=&quot;000458C4&quot;/&gt;&lt;wsp:rsid wsp:val=&quot;00045975&quot;/&gt;&lt;wsp:rsid wsp:val=&quot;000459C0&quot;/&gt;&lt;wsp:rsid wsp:val=&quot;00045A0A&quot;/&gt;&lt;wsp:rsid wsp:val=&quot;00045C45&quot;/&gt;&lt;wsp:rsid wsp:val=&quot;000461F3&quot;/&gt;&lt;wsp:rsid wsp:val=&quot;00046546&quot;/&gt;&lt;wsp:rsid wsp:val=&quot;0004659D&quot;/&gt;&lt;wsp:rsid wsp:val=&quot;00046657&quot;/&gt;&lt;wsp:rsid wsp:val=&quot;000466C2&quot;/&gt;&lt;wsp:rsid wsp:val=&quot;00046741&quot;/&gt;&lt;wsp:rsid wsp:val=&quot;00046817&quot;/&gt;&lt;wsp:rsid wsp:val=&quot;00046A46&quot;/&gt;&lt;wsp:rsid wsp:val=&quot;00046A72&quot;/&gt;&lt;wsp:rsid wsp:val=&quot;00046F19&quot;/&gt;&lt;wsp:rsid wsp:val=&quot;00046F1D&quot;/&gt;&lt;wsp:rsid wsp:val=&quot;000470CD&quot;/&gt;&lt;wsp:rsid wsp:val=&quot;00047220&quot;/&gt;&lt;wsp:rsid wsp:val=&quot;000472C6&quot;/&gt;&lt;wsp:rsid wsp:val=&quot;000478CE&quot;/&gt;&lt;wsp:rsid wsp:val=&quot;000478FC&quot;/&gt;&lt;wsp:rsid wsp:val=&quot;0004796D&quot;/&gt;&lt;wsp:rsid wsp:val=&quot;00047C30&quot;/&gt;&lt;wsp:rsid wsp:val=&quot;00047DE6&quot;/&gt;&lt;wsp:rsid wsp:val=&quot;00047E19&quot;/&gt;&lt;wsp:rsid wsp:val=&quot;00047F2F&quot;/&gt;&lt;wsp:rsid wsp:val=&quot;00050087&quot;/&gt;&lt;wsp:rsid wsp:val=&quot;000503C7&quot;/&gt;&lt;wsp:rsid wsp:val=&quot;0005075E&quot;/&gt;&lt;wsp:rsid wsp:val=&quot;000507C2&quot;/&gt;&lt;wsp:rsid wsp:val=&quot;000507E1&quot;/&gt;&lt;wsp:rsid wsp:val=&quot;00050906&quot;/&gt;&lt;wsp:rsid wsp:val=&quot;00050960&quot;/&gt;&lt;wsp:rsid wsp:val=&quot;00050A50&quot;/&gt;&lt;wsp:rsid wsp:val=&quot;00050C5B&quot;/&gt;&lt;wsp:rsid wsp:val=&quot;00050D19&quot;/&gt;&lt;wsp:rsid wsp:val=&quot;00050D40&quot;/&gt;&lt;wsp:rsid wsp:val=&quot;00050EB2&quot;/&gt;&lt;wsp:rsid wsp:val=&quot;00051216&quot;/&gt;&lt;wsp:rsid wsp:val=&quot;00051232&quot;/&gt;&lt;wsp:rsid wsp:val=&quot;00051366&quot;/&gt;&lt;wsp:rsid wsp:val=&quot;00051696&quot;/&gt;&lt;wsp:rsid wsp:val=&quot;000516EB&quot;/&gt;&lt;wsp:rsid wsp:val=&quot;000518AE&quot;/&gt;&lt;wsp:rsid wsp:val=&quot;00051AA8&quot;/&gt;&lt;wsp:rsid wsp:val=&quot;00051B20&quot;/&gt;&lt;wsp:rsid wsp:val=&quot;00051C90&quot;/&gt;&lt;wsp:rsid wsp:val=&quot;00051DC9&quot;/&gt;&lt;wsp:rsid wsp:val=&quot;00051EE9&quot;/&gt;&lt;wsp:rsid wsp:val=&quot;00051EED&quot;/&gt;&lt;wsp:rsid wsp:val=&quot;00051EFC&quot;/&gt;&lt;wsp:rsid wsp:val=&quot;00051F02&quot;/&gt;&lt;wsp:rsid wsp:val=&quot;000521D7&quot;/&gt;&lt;wsp:rsid wsp:val=&quot;0005242C&quot;/&gt;&lt;wsp:rsid wsp:val=&quot;000524F6&quot;/&gt;&lt;wsp:rsid wsp:val=&quot;00052519&quot;/&gt;&lt;wsp:rsid wsp:val=&quot;000525D3&quot;/&gt;&lt;wsp:rsid wsp:val=&quot;000526E1&quot;/&gt;&lt;wsp:rsid wsp:val=&quot;0005289B&quot;/&gt;&lt;wsp:rsid wsp:val=&quot;00052AEF&quot;/&gt;&lt;wsp:rsid wsp:val=&quot;00052BE2&quot;/&gt;&lt;wsp:rsid wsp:val=&quot;00052C36&quot;/&gt;&lt;wsp:rsid wsp:val=&quot;00052D0C&quot;/&gt;&lt;wsp:rsid wsp:val=&quot;00052DB8&quot;/&gt;&lt;wsp:rsid wsp:val=&quot;00052E9D&quot;/&gt;&lt;wsp:rsid wsp:val=&quot;00052E9E&quot;/&gt;&lt;wsp:rsid wsp:val=&quot;00052F03&quot;/&gt;&lt;wsp:rsid wsp:val=&quot;00053033&quot;/&gt;&lt;wsp:rsid wsp:val=&quot;00053048&quot;/&gt;&lt;wsp:rsid wsp:val=&quot;000530AF&quot;/&gt;&lt;wsp:rsid wsp:val=&quot;00053200&quot;/&gt;&lt;wsp:rsid wsp:val=&quot;00053374&quot;/&gt;&lt;wsp:rsid wsp:val=&quot;00053380&quot;/&gt;&lt;wsp:rsid wsp:val=&quot;00053436&quot;/&gt;&lt;wsp:rsid wsp:val=&quot;0005344B&quot;/&gt;&lt;wsp:rsid wsp:val=&quot;00053905&quot;/&gt;&lt;wsp:rsid wsp:val=&quot;00053A3C&quot;/&gt;&lt;wsp:rsid wsp:val=&quot;00053BBC&quot;/&gt;&lt;wsp:rsid wsp:val=&quot;00053C0A&quot;/&gt;&lt;wsp:rsid wsp:val=&quot;00053DAA&quot;/&gt;&lt;wsp:rsid wsp:val=&quot;00053FE5&quot;/&gt;&lt;wsp:rsid wsp:val=&quot;000540AD&quot;/&gt;&lt;wsp:rsid wsp:val=&quot;000540CD&quot;/&gt;&lt;wsp:rsid wsp:val=&quot;000542DD&quot;/&gt;&lt;wsp:rsid wsp:val=&quot;00054378&quot;/&gt;&lt;wsp:rsid wsp:val=&quot;000543CC&quot;/&gt;&lt;wsp:rsid wsp:val=&quot;0005443B&quot;/&gt;&lt;wsp:rsid wsp:val=&quot;0005443C&quot;/&gt;&lt;wsp:rsid wsp:val=&quot;000544E6&quot;/&gt;&lt;wsp:rsid wsp:val=&quot;00054836&quot;/&gt;&lt;wsp:rsid wsp:val=&quot;000549D9&quot;/&gt;&lt;wsp:rsid wsp:val=&quot;00054C82&quot;/&gt;&lt;wsp:rsid wsp:val=&quot;00054CCF&quot;/&gt;&lt;wsp:rsid wsp:val=&quot;000552B4&quot;/&gt;&lt;wsp:rsid wsp:val=&quot;00055343&quot;/&gt;&lt;wsp:rsid wsp:val=&quot;00055414&quot;/&gt;&lt;wsp:rsid wsp:val=&quot;00055642&quot;/&gt;&lt;wsp:rsid wsp:val=&quot;00055715&quot;/&gt;&lt;wsp:rsid wsp:val=&quot;00055764&quot;/&gt;&lt;wsp:rsid wsp:val=&quot;00055A0A&quot;/&gt;&lt;wsp:rsid wsp:val=&quot;00055B8B&quot;/&gt;&lt;wsp:rsid wsp:val=&quot;00055CC5&quot;/&gt;&lt;wsp:rsid wsp:val=&quot;00055E65&quot;/&gt;&lt;wsp:rsid wsp:val=&quot;00055EAF&quot;/&gt;&lt;wsp:rsid wsp:val=&quot;000562A6&quot;/&gt;&lt;wsp:rsid wsp:val=&quot;0005653B&quot;/&gt;&lt;wsp:rsid wsp:val=&quot;00056607&quot;/&gt;&lt;wsp:rsid wsp:val=&quot;0005676B&quot;/&gt;&lt;wsp:rsid wsp:val=&quot;000568E1&quot;/&gt;&lt;wsp:rsid wsp:val=&quot;00056B6B&quot;/&gt;&lt;wsp:rsid wsp:val=&quot;00056B77&quot;/&gt;&lt;wsp:rsid wsp:val=&quot;00056BD9&quot;/&gt;&lt;wsp:rsid wsp:val=&quot;00056DF3&quot;/&gt;&lt;wsp:rsid wsp:val=&quot;0005715E&quot;/&gt;&lt;wsp:rsid wsp:val=&quot;000571B1&quot;/&gt;&lt;wsp:rsid wsp:val=&quot;0005720C&quot;/&gt;&lt;wsp:rsid wsp:val=&quot;000574F6&quot;/&gt;&lt;wsp:rsid wsp:val=&quot;00057561&quot;/&gt;&lt;wsp:rsid wsp:val=&quot;000575D7&quot;/&gt;&lt;wsp:rsid wsp:val=&quot;00057764&quot;/&gt;&lt;wsp:rsid wsp:val=&quot;0005785F&quot;/&gt;&lt;wsp:rsid wsp:val=&quot;00057B04&quot;/&gt;&lt;wsp:rsid wsp:val=&quot;00057D72&quot;/&gt;&lt;wsp:rsid wsp:val=&quot;00057E28&quot;/&gt;&lt;wsp:rsid wsp:val=&quot;00057E63&quot;/&gt;&lt;wsp:rsid wsp:val=&quot;00057FAA&quot;/&gt;&lt;wsp:rsid wsp:val=&quot;00060055&quot;/&gt;&lt;wsp:rsid wsp:val=&quot;0006006F&quot;/&gt;&lt;wsp:rsid wsp:val=&quot;000600B4&quot;/&gt;&lt;wsp:rsid wsp:val=&quot;00060193&quot;/&gt;&lt;wsp:rsid wsp:val=&quot;00060196&quot;/&gt;&lt;wsp:rsid wsp:val=&quot;00060570&quot;/&gt;&lt;wsp:rsid wsp:val=&quot;0006067F&quot;/&gt;&lt;wsp:rsid wsp:val=&quot;000606B9&quot;/&gt;&lt;wsp:rsid wsp:val=&quot;00060BD5&quot;/&gt;&lt;wsp:rsid wsp:val=&quot;00060DD6&quot;/&gt;&lt;wsp:rsid wsp:val=&quot;00060EE8&quot;/&gt;&lt;wsp:rsid wsp:val=&quot;00060EED&quot;/&gt;&lt;wsp:rsid wsp:val=&quot;0006131F&quot;/&gt;&lt;wsp:rsid wsp:val=&quot;000614DA&quot;/&gt;&lt;wsp:rsid wsp:val=&quot;00061550&quot;/&gt;&lt;wsp:rsid wsp:val=&quot;0006159D&quot;/&gt;&lt;wsp:rsid wsp:val=&quot;0006161A&quot;/&gt;&lt;wsp:rsid wsp:val=&quot;000617B1&quot;/&gt;&lt;wsp:rsid wsp:val=&quot;000617D2&quot;/&gt;&lt;wsp:rsid wsp:val=&quot;00061BC7&quot;/&gt;&lt;wsp:rsid wsp:val=&quot;00061CEC&quot;/&gt;&lt;wsp:rsid wsp:val=&quot;00061D21&quot;/&gt;&lt;wsp:rsid wsp:val=&quot;00062285&quot;/&gt;&lt;wsp:rsid wsp:val=&quot;00062476&quot;/&gt;&lt;wsp:rsid wsp:val=&quot;0006253E&quot;/&gt;&lt;wsp:rsid wsp:val=&quot;00062950&quot;/&gt;&lt;wsp:rsid wsp:val=&quot;0006298A&quot;/&gt;&lt;wsp:rsid wsp:val=&quot;00062B1A&quot;/&gt;&lt;wsp:rsid wsp:val=&quot;00062DBF&quot;/&gt;&lt;wsp:rsid wsp:val=&quot;00062DCB&quot;/&gt;&lt;wsp:rsid wsp:val=&quot;000631C8&quot;/&gt;&lt;wsp:rsid wsp:val=&quot;00063237&quot;/&gt;&lt;wsp:rsid wsp:val=&quot;00063244&quot;/&gt;&lt;wsp:rsid wsp:val=&quot;0006353F&quot;/&gt;&lt;wsp:rsid wsp:val=&quot;000637C4&quot;/&gt;&lt;wsp:rsid wsp:val=&quot;00063899&quot;/&gt;&lt;wsp:rsid wsp:val=&quot;000639DE&quot;/&gt;&lt;wsp:rsid wsp:val=&quot;00063A9D&quot;/&gt;&lt;wsp:rsid wsp:val=&quot;00063B50&quot;/&gt;&lt;wsp:rsid wsp:val=&quot;00063D89&quot;/&gt;&lt;wsp:rsid wsp:val=&quot;00063DDE&quot;/&gt;&lt;wsp:rsid wsp:val=&quot;00063EBF&quot;/&gt;&lt;wsp:rsid wsp:val=&quot;00063F1D&quot;/&gt;&lt;wsp:rsid wsp:val=&quot;00063F69&quot;/&gt;&lt;wsp:rsid wsp:val=&quot;000640FE&quot;/&gt;&lt;wsp:rsid wsp:val=&quot;00064339&quot;/&gt;&lt;wsp:rsid wsp:val=&quot;0006436A&quot;/&gt;&lt;wsp:rsid wsp:val=&quot;0006443B&quot;/&gt;&lt;wsp:rsid wsp:val=&quot;000645A8&quot;/&gt;&lt;wsp:rsid wsp:val=&quot;0006465B&quot;/&gt;&lt;wsp:rsid wsp:val=&quot;00064880&quot;/&gt;&lt;wsp:rsid wsp:val=&quot;00064CBD&quot;/&gt;&lt;wsp:rsid wsp:val=&quot;00064CD0&quot;/&gt;&lt;wsp:rsid wsp:val=&quot;00064E66&quot;/&gt;&lt;wsp:rsid wsp:val=&quot;00064F61&quot;/&gt;&lt;wsp:rsid wsp:val=&quot;000650A9&quot;/&gt;&lt;wsp:rsid wsp:val=&quot;00065182&quot;/&gt;&lt;wsp:rsid wsp:val=&quot;00065430&quot;/&gt;&lt;wsp:rsid wsp:val=&quot;00065743&quot;/&gt;&lt;wsp:rsid wsp:val=&quot;0006574B&quot;/&gt;&lt;wsp:rsid wsp:val=&quot;000659BD&quot;/&gt;&lt;wsp:rsid wsp:val=&quot;00065AE6&quot;/&gt;&lt;wsp:rsid wsp:val=&quot;00065B36&quot;/&gt;&lt;wsp:rsid wsp:val=&quot;00065B41&quot;/&gt;&lt;wsp:rsid wsp:val=&quot;00065FFD&quot;/&gt;&lt;wsp:rsid wsp:val=&quot;000660A5&quot;/&gt;&lt;wsp:rsid wsp:val=&quot;000662F8&quot;/&gt;&lt;wsp:rsid wsp:val=&quot;00066458&quot;/&gt;&lt;wsp:rsid wsp:val=&quot;00066729&quot;/&gt;&lt;wsp:rsid wsp:val=&quot;00066836&quot;/&gt;&lt;wsp:rsid wsp:val=&quot;000668EC&quot;/&gt;&lt;wsp:rsid wsp:val=&quot;00066A22&quot;/&gt;&lt;wsp:rsid wsp:val=&quot;00066C81&quot;/&gt;&lt;wsp:rsid wsp:val=&quot;00066CFE&quot;/&gt;&lt;wsp:rsid wsp:val=&quot;000671D5&quot;/&gt;&lt;wsp:rsid wsp:val=&quot;000672C9&quot;/&gt;&lt;wsp:rsid wsp:val=&quot;0006755A&quot;/&gt;&lt;wsp:rsid wsp:val=&quot;000679BB&quot;/&gt;&lt;wsp:rsid wsp:val=&quot;00067A6B&quot;/&gt;&lt;wsp:rsid wsp:val=&quot;00067EE6&quot;/&gt;&lt;wsp:rsid wsp:val=&quot;00067FC0&quot;/&gt;&lt;wsp:rsid wsp:val=&quot;0007012F&quot;/&gt;&lt;wsp:rsid wsp:val=&quot;00070295&quot;/&gt;&lt;wsp:rsid wsp:val=&quot;000702FF&quot;/&gt;&lt;wsp:rsid wsp:val=&quot;000705A0&quot;/&gt;&lt;wsp:rsid wsp:val=&quot;000707EC&quot;/&gt;&lt;wsp:rsid wsp:val=&quot;00070A13&quot;/&gt;&lt;wsp:rsid wsp:val=&quot;00070D54&quot;/&gt;&lt;wsp:rsid wsp:val=&quot;000710CF&quot;/&gt;&lt;wsp:rsid wsp:val=&quot;00071332&quot;/&gt;&lt;wsp:rsid wsp:val=&quot;000713BB&quot;/&gt;&lt;wsp:rsid wsp:val=&quot;00071477&quot;/&gt;&lt;wsp:rsid wsp:val=&quot;0007161C&quot;/&gt;&lt;wsp:rsid wsp:val=&quot;00071694&quot;/&gt;&lt;wsp:rsid wsp:val=&quot;00071701&quot;/&gt;&lt;wsp:rsid wsp:val=&quot;000718AD&quot;/&gt;&lt;wsp:rsid wsp:val=&quot;0007191C&quot;/&gt;&lt;wsp:rsid wsp:val=&quot;00071A71&quot;/&gt;&lt;wsp:rsid wsp:val=&quot;00071B07&quot;/&gt;&lt;wsp:rsid wsp:val=&quot;00071DD1&quot;/&gt;&lt;wsp:rsid wsp:val=&quot;00071FF8&quot;/&gt;&lt;wsp:rsid wsp:val=&quot;00072280&quot;/&gt;&lt;wsp:rsid wsp:val=&quot;000722BE&quot;/&gt;&lt;wsp:rsid wsp:val=&quot;00072364&quot;/&gt;&lt;wsp:rsid wsp:val=&quot;000723C5&quot;/&gt;&lt;wsp:rsid wsp:val=&quot;000726AD&quot;/&gt;&lt;wsp:rsid wsp:val=&quot;00072743&quot;/&gt;&lt;wsp:rsid wsp:val=&quot;00072970&quot;/&gt;&lt;wsp:rsid wsp:val=&quot;000729E1&quot;/&gt;&lt;wsp:rsid wsp:val=&quot;00072B47&quot;/&gt;&lt;wsp:rsid wsp:val=&quot;00072D23&quot;/&gt;&lt;wsp:rsid wsp:val=&quot;00072D43&quot;/&gt;&lt;wsp:rsid wsp:val=&quot;00072D4D&quot;/&gt;&lt;wsp:rsid wsp:val=&quot;00072EF1&quot;/&gt;&lt;wsp:rsid wsp:val=&quot;000731F9&quot;/&gt;&lt;wsp:rsid wsp:val=&quot;0007320C&quot;/&gt;&lt;wsp:rsid wsp:val=&quot;00073354&quot;/&gt;&lt;wsp:rsid wsp:val=&quot;0007350F&quot;/&gt;&lt;wsp:rsid wsp:val=&quot;000736E6&quot;/&gt;&lt;wsp:rsid wsp:val=&quot;0007394F&quot;/&gt;&lt;wsp:rsid wsp:val=&quot;00073A62&quot;/&gt;&lt;wsp:rsid wsp:val=&quot;00073CD4&quot;/&gt;&lt;wsp:rsid wsp:val=&quot;00073F00&quot;/&gt;&lt;wsp:rsid wsp:val=&quot;00073F4B&quot;/&gt;&lt;wsp:rsid wsp:val=&quot;00073FB9&quot;/&gt;&lt;wsp:rsid wsp:val=&quot;00074076&quot;/&gt;&lt;wsp:rsid wsp:val=&quot;00074150&quot;/&gt;&lt;wsp:rsid wsp:val=&quot;000742E5&quot;/&gt;&lt;wsp:rsid wsp:val=&quot;00074326&quot;/&gt;&lt;wsp:rsid wsp:val=&quot;000743B2&quot;/&gt;&lt;wsp:rsid wsp:val=&quot;000744F8&quot;/&gt;&lt;wsp:rsid wsp:val=&quot;0007455F&quot;/&gt;&lt;wsp:rsid wsp:val=&quot;00074717&quot;/&gt;&lt;wsp:rsid wsp:val=&quot;00074843&quot;/&gt;&lt;wsp:rsid wsp:val=&quot;0007487A&quot;/&gt;&lt;wsp:rsid wsp:val=&quot;00074909&quot;/&gt;&lt;wsp:rsid wsp:val=&quot;00074A2B&quot;/&gt;&lt;wsp:rsid wsp:val=&quot;00074B4A&quot;/&gt;&lt;wsp:rsid wsp:val=&quot;00074C28&quot;/&gt;&lt;wsp:rsid wsp:val=&quot;00074DA4&quot;/&gt;&lt;wsp:rsid wsp:val=&quot;000750AC&quot;/&gt;&lt;wsp:rsid wsp:val=&quot;000753CA&quot;/&gt;&lt;wsp:rsid wsp:val=&quot;00075466&quot;/&gt;&lt;wsp:rsid wsp:val=&quot;0007547F&quot;/&gt;&lt;wsp:rsid wsp:val=&quot;0007565D&quot;/&gt;&lt;wsp:rsid wsp:val=&quot;00075813&quot;/&gt;&lt;wsp:rsid wsp:val=&quot;00075C5E&quot;/&gt;&lt;wsp:rsid wsp:val=&quot;00075F8D&quot;/&gt;&lt;wsp:rsid wsp:val=&quot;000760A8&quot;/&gt;&lt;wsp:rsid wsp:val=&quot;000760F6&quot;/&gt;&lt;wsp:rsid wsp:val=&quot;00076483&quot;/&gt;&lt;wsp:rsid wsp:val=&quot;000767D1&quot;/&gt;&lt;wsp:rsid wsp:val=&quot;0007698F&quot;/&gt;&lt;wsp:rsid wsp:val=&quot;00076A3B&quot;/&gt;&lt;wsp:rsid wsp:val=&quot;00076C93&quot;/&gt;&lt;wsp:rsid wsp:val=&quot;00076DB4&quot;/&gt;&lt;wsp:rsid wsp:val=&quot;00076DBD&quot;/&gt;&lt;wsp:rsid wsp:val=&quot;00076E68&quot;/&gt;&lt;wsp:rsid wsp:val=&quot;00076EF1&quot;/&gt;&lt;wsp:rsid wsp:val=&quot;00076F66&quot;/&gt;&lt;wsp:rsid wsp:val=&quot;00076FA3&quot;/&gt;&lt;wsp:rsid wsp:val=&quot;000770A9&quot;/&gt;&lt;wsp:rsid wsp:val=&quot;0007748D&quot;/&gt;&lt;wsp:rsid wsp:val=&quot;00077634&quot;/&gt;&lt;wsp:rsid wsp:val=&quot;000777D3&quot;/&gt;&lt;wsp:rsid wsp:val=&quot;00077800&quot;/&gt;&lt;wsp:rsid wsp:val=&quot;000779E1&quot;/&gt;&lt;wsp:rsid wsp:val=&quot;00077A30&quot;/&gt;&lt;wsp:rsid wsp:val=&quot;00077A63&quot;/&gt;&lt;wsp:rsid wsp:val=&quot;00077D49&quot;/&gt;&lt;wsp:rsid wsp:val=&quot;00077F5B&quot;/&gt;&lt;wsp:rsid wsp:val=&quot;00077F70&quot;/&gt;&lt;wsp:rsid wsp:val=&quot;0008023F&quot;/&gt;&lt;wsp:rsid wsp:val=&quot;000802E8&quot;/&gt;&lt;wsp:rsid wsp:val=&quot;0008092E&quot;/&gt;&lt;wsp:rsid wsp:val=&quot;000809C1&quot;/&gt;&lt;wsp:rsid wsp:val=&quot;00080A20&quot;/&gt;&lt;wsp:rsid wsp:val=&quot;00080A69&quot;/&gt;&lt;wsp:rsid wsp:val=&quot;00080B5B&quot;/&gt;&lt;wsp:rsid wsp:val=&quot;00080B72&quot;/&gt;&lt;wsp:rsid wsp:val=&quot;00080C08&quot;/&gt;&lt;wsp:rsid wsp:val=&quot;0008112A&quot;/&gt;&lt;wsp:rsid wsp:val=&quot;000811BD&quot;/&gt;&lt;wsp:rsid wsp:val=&quot;00081239&quot;/&gt;&lt;wsp:rsid wsp:val=&quot;0008131B&quot;/&gt;&lt;wsp:rsid wsp:val=&quot;00081433&quot;/&gt;&lt;wsp:rsid wsp:val=&quot;00081472&quot;/&gt;&lt;wsp:rsid wsp:val=&quot;000815D4&quot;/&gt;&lt;wsp:rsid wsp:val=&quot;00081600&quot;/&gt;&lt;wsp:rsid wsp:val=&quot;00081957&quot;/&gt;&lt;wsp:rsid wsp:val=&quot;000819BC&quot;/&gt;&lt;wsp:rsid wsp:val=&quot;00081A03&quot;/&gt;&lt;wsp:rsid wsp:val=&quot;00081BC0&quot;/&gt;&lt;wsp:rsid wsp:val=&quot;00081D2A&quot;/&gt;&lt;wsp:rsid wsp:val=&quot;00081D8A&quot;/&gt;&lt;wsp:rsid wsp:val=&quot;00081DA2&quot;/&gt;&lt;wsp:rsid wsp:val=&quot;00081E6E&quot;/&gt;&lt;wsp:rsid wsp:val=&quot;00081FB2&quot;/&gt;&lt;wsp:rsid wsp:val=&quot;0008210A&quot;/&gt;&lt;wsp:rsid wsp:val=&quot;0008217A&quot;/&gt;&lt;wsp:rsid wsp:val=&quot;00082362&quot;/&gt;&lt;wsp:rsid wsp:val=&quot;000823E1&quot;/&gt;&lt;wsp:rsid wsp:val=&quot;00082943&quot;/&gt;&lt;wsp:rsid wsp:val=&quot;000829CA&quot;/&gt;&lt;wsp:rsid wsp:val=&quot;00082A8A&quot;/&gt;&lt;wsp:rsid wsp:val=&quot;00082E80&quot;/&gt;&lt;wsp:rsid wsp:val=&quot;00082F63&quot;/&gt;&lt;wsp:rsid wsp:val=&quot;00083170&quot;/&gt;&lt;wsp:rsid wsp:val=&quot;00083197&quot;/&gt;&lt;wsp:rsid wsp:val=&quot;000833BD&quot;/&gt;&lt;wsp:rsid wsp:val=&quot;00083452&quot;/&gt;&lt;wsp:rsid wsp:val=&quot;0008358D&quot;/&gt;&lt;wsp:rsid wsp:val=&quot;0008365D&quot;/&gt;&lt;wsp:rsid wsp:val=&quot;00083741&quot;/&gt;&lt;wsp:rsid wsp:val=&quot;00083748&quot;/&gt;&lt;wsp:rsid wsp:val=&quot;00083761&quot;/&gt;&lt;wsp:rsid wsp:val=&quot;0008378C&quot;/&gt;&lt;wsp:rsid wsp:val=&quot;00083851&quot;/&gt;&lt;wsp:rsid wsp:val=&quot;0008386A&quot;/&gt;&lt;wsp:rsid wsp:val=&quot;000839F4&quot;/&gt;&lt;wsp:rsid wsp:val=&quot;00083D47&quot;/&gt;&lt;wsp:rsid wsp:val=&quot;00083DFE&quot;/&gt;&lt;wsp:rsid wsp:val=&quot;00084000&quot;/&gt;&lt;wsp:rsid wsp:val=&quot;000842EC&quot;/&gt;&lt;wsp:rsid wsp:val=&quot;000842F8&quot;/&gt;&lt;wsp:rsid wsp:val=&quot;0008433F&quot;/&gt;&lt;wsp:rsid wsp:val=&quot;0008445D&quot;/&gt;&lt;wsp:rsid wsp:val=&quot;000845B2&quot;/&gt;&lt;wsp:rsid wsp:val=&quot;000845D5&quot;/&gt;&lt;wsp:rsid wsp:val=&quot;00084700&quot;/&gt;&lt;wsp:rsid wsp:val=&quot;00084B6D&quot;/&gt;&lt;wsp:rsid wsp:val=&quot;00084B7F&quot;/&gt;&lt;wsp:rsid wsp:val=&quot;00084EC6&quot;/&gt;&lt;wsp:rsid wsp:val=&quot;00084EDD&quot;/&gt;&lt;wsp:rsid wsp:val=&quot;00085392&quot;/&gt;&lt;wsp:rsid wsp:val=&quot;00085611&quot;/&gt;&lt;wsp:rsid wsp:val=&quot;00085A2C&quot;/&gt;&lt;wsp:rsid wsp:val=&quot;00085AC8&quot;/&gt;&lt;wsp:rsid wsp:val=&quot;00085B87&quot;/&gt;&lt;wsp:rsid wsp:val=&quot;000862A2&quot;/&gt;&lt;wsp:rsid wsp:val=&quot;00086301&quot;/&gt;&lt;wsp:rsid wsp:val=&quot;00086326&quot;/&gt;&lt;wsp:rsid wsp:val=&quot;000863CC&quot;/&gt;&lt;wsp:rsid wsp:val=&quot;000863ED&quot;/&gt;&lt;wsp:rsid wsp:val=&quot;000863FD&quot;/&gt;&lt;wsp:rsid wsp:val=&quot;00086421&quot;/&gt;&lt;wsp:rsid wsp:val=&quot;0008647F&quot;/&gt;&lt;wsp:rsid wsp:val=&quot;0008656C&quot;/&gt;&lt;wsp:rsid wsp:val=&quot;0008660D&quot;/&gt;&lt;wsp:rsid wsp:val=&quot;000868EA&quot;/&gt;&lt;wsp:rsid wsp:val=&quot;00086DAB&quot;/&gt;&lt;wsp:rsid wsp:val=&quot;00086E2E&quot;/&gt;&lt;wsp:rsid wsp:val=&quot;00086E43&quot;/&gt;&lt;wsp:rsid wsp:val=&quot;00087010&quot;/&gt;&lt;wsp:rsid wsp:val=&quot;000871D5&quot;/&gt;&lt;wsp:rsid wsp:val=&quot;0008735B&quot;/&gt;&lt;wsp:rsid wsp:val=&quot;000873F6&quot;/&gt;&lt;wsp:rsid wsp:val=&quot;00087496&quot;/&gt;&lt;wsp:rsid wsp:val=&quot;00087716&quot;/&gt;&lt;wsp:rsid wsp:val=&quot;000877E1&quot;/&gt;&lt;wsp:rsid wsp:val=&quot;00087A54&quot;/&gt;&lt;wsp:rsid wsp:val=&quot;00087DAB&quot;/&gt;&lt;wsp:rsid wsp:val=&quot;0009020D&quot;/&gt;&lt;wsp:rsid wsp:val=&quot;00090333&quot;/&gt;&lt;wsp:rsid wsp:val=&quot;00090446&quot;/&gt;&lt;wsp:rsid wsp:val=&quot;00090555&quot;/&gt;&lt;wsp:rsid wsp:val=&quot;00090630&quot;/&gt;&lt;wsp:rsid wsp:val=&quot;0009090B&quot;/&gt;&lt;wsp:rsid wsp:val=&quot;00090919&quot;/&gt;&lt;wsp:rsid wsp:val=&quot;00090968&quot;/&gt;&lt;wsp:rsid wsp:val=&quot;000909E4&quot;/&gt;&lt;wsp:rsid wsp:val=&quot;00090A16&quot;/&gt;&lt;wsp:rsid wsp:val=&quot;00090B3C&quot;/&gt;&lt;wsp:rsid wsp:val=&quot;00090DCA&quot;/&gt;&lt;wsp:rsid wsp:val=&quot;000910D0&quot;/&gt;&lt;wsp:rsid wsp:val=&quot;000911CD&quot;/&gt;&lt;wsp:rsid wsp:val=&quot;00091312&quot;/&gt;&lt;wsp:rsid wsp:val=&quot;000913A9&quot;/&gt;&lt;wsp:rsid wsp:val=&quot;000913F0&quot;/&gt;&lt;wsp:rsid wsp:val=&quot;0009143A&quot;/&gt;&lt;wsp:rsid wsp:val=&quot;00091557&quot;/&gt;&lt;wsp:rsid wsp:val=&quot;00091722&quot;/&gt;&lt;wsp:rsid wsp:val=&quot;00091A29&quot;/&gt;&lt;wsp:rsid wsp:val=&quot;00091CA2&quot;/&gt;&lt;wsp:rsid wsp:val=&quot;00091FBD&quot;/&gt;&lt;wsp:rsid wsp:val=&quot;000920BB&quot;/&gt;&lt;wsp:rsid wsp:val=&quot;00092260&quot;/&gt;&lt;wsp:rsid wsp:val=&quot;00092386&quot;/&gt;&lt;wsp:rsid wsp:val=&quot;0009256D&quot;/&gt;&lt;wsp:rsid wsp:val=&quot;000925E8&quot;/&gt;&lt;wsp:rsid wsp:val=&quot;00092615&quot;/&gt;&lt;wsp:rsid wsp:val=&quot;00092657&quot;/&gt;&lt;wsp:rsid wsp:val=&quot;00092754&quot;/&gt;&lt;wsp:rsid wsp:val=&quot;000927B5&quot;/&gt;&lt;wsp:rsid wsp:val=&quot;000928E0&quot;/&gt;&lt;wsp:rsid wsp:val=&quot;00092BBA&quot;/&gt;&lt;wsp:rsid wsp:val=&quot;00092CB1&quot;/&gt;&lt;wsp:rsid wsp:val=&quot;00092D27&quot;/&gt;&lt;wsp:rsid wsp:val=&quot;00092FFD&quot;/&gt;&lt;wsp:rsid wsp:val=&quot;00093081&quot;/&gt;&lt;wsp:rsid wsp:val=&quot;0009328C&quot;/&gt;&lt;wsp:rsid wsp:val=&quot;000934F4&quot;/&gt;&lt;wsp:rsid wsp:val=&quot;0009395D&quot;/&gt;&lt;wsp:rsid wsp:val=&quot;00093A11&quot;/&gt;&lt;wsp:rsid wsp:val=&quot;00093D36&quot;/&gt;&lt;wsp:rsid wsp:val=&quot;0009400A&quot;/&gt;&lt;wsp:rsid wsp:val=&quot;00094042&quot;/&gt;&lt;wsp:rsid wsp:val=&quot;00094102&quot;/&gt;&lt;wsp:rsid wsp:val=&quot;000941AA&quot;/&gt;&lt;wsp:rsid wsp:val=&quot;000941E6&quot;/&gt;&lt;wsp:rsid wsp:val=&quot;000942A1&quot;/&gt;&lt;wsp:rsid wsp:val=&quot;00094886&quot;/&gt;&lt;wsp:rsid wsp:val=&quot;00094A37&quot;/&gt;&lt;wsp:rsid wsp:val=&quot;00094B1F&quot;/&gt;&lt;wsp:rsid wsp:val=&quot;00094BF4&quot;/&gt;&lt;wsp:rsid wsp:val=&quot;00094C2D&quot;/&gt;&lt;wsp:rsid wsp:val=&quot;00094CAA&quot;/&gt;&lt;wsp:rsid wsp:val=&quot;00094D75&quot;/&gt;&lt;wsp:rsid wsp:val=&quot;00094E54&quot;/&gt;&lt;wsp:rsid wsp:val=&quot;000952C9&quot;/&gt;&lt;wsp:rsid wsp:val=&quot;000952E9&quot;/&gt;&lt;wsp:rsid wsp:val=&quot;0009543D&quot;/&gt;&lt;wsp:rsid wsp:val=&quot;0009552E&quot;/&gt;&lt;wsp:rsid wsp:val=&quot;000959D3&quot;/&gt;&lt;wsp:rsid wsp:val=&quot;00095BD5&quot;/&gt;&lt;wsp:rsid wsp:val=&quot;00095D33&quot;/&gt;&lt;wsp:rsid wsp:val=&quot;00095DD7&quot;/&gt;&lt;wsp:rsid wsp:val=&quot;00095EF7&quot;/&gt;&lt;wsp:rsid wsp:val=&quot;00095F94&quot;/&gt;&lt;wsp:rsid wsp:val=&quot;00095FC1&quot;/&gt;&lt;wsp:rsid wsp:val=&quot;00095FCC&quot;/&gt;&lt;wsp:rsid wsp:val=&quot;0009630D&quot;/&gt;&lt;wsp:rsid wsp:val=&quot;0009639C&quot;/&gt;&lt;wsp:rsid wsp:val=&quot;0009643F&quot;/&gt;&lt;wsp:rsid wsp:val=&quot;000964D1&quot;/&gt;&lt;wsp:rsid wsp:val=&quot;000968CA&quot;/&gt;&lt;wsp:rsid wsp:val=&quot;0009695B&quot;/&gt;&lt;wsp:rsid wsp:val=&quot;00096B3D&quot;/&gt;&lt;wsp:rsid wsp:val=&quot;00096CF5&quot;/&gt;&lt;wsp:rsid wsp:val=&quot;00096D85&quot;/&gt;&lt;wsp:rsid wsp:val=&quot;00096E53&quot;/&gt;&lt;wsp:rsid wsp:val=&quot;00096ED0&quot;/&gt;&lt;wsp:rsid wsp:val=&quot;00096F6F&quot;/&gt;&lt;wsp:rsid wsp:val=&quot;00097016&quot;/&gt;&lt;wsp:rsid wsp:val=&quot;00097133&quot;/&gt;&lt;wsp:rsid wsp:val=&quot;000971C0&quot;/&gt;&lt;wsp:rsid wsp:val=&quot;00097234&quot;/&gt;&lt;wsp:rsid wsp:val=&quot;000973ED&quot;/&gt;&lt;wsp:rsid wsp:val=&quot;00097427&quot;/&gt;&lt;wsp:rsid wsp:val=&quot;00097497&quot;/&gt;&lt;wsp:rsid wsp:val=&quot;00097811&quot;/&gt;&lt;wsp:rsid wsp:val=&quot;000979A4&quot;/&gt;&lt;wsp:rsid wsp:val=&quot;00097A3D&quot;/&gt;&lt;wsp:rsid wsp:val=&quot;000A057C&quot;/&gt;&lt;wsp:rsid wsp:val=&quot;000A0745&quot;/&gt;&lt;wsp:rsid wsp:val=&quot;000A0892&quot;/&gt;&lt;wsp:rsid wsp:val=&quot;000A0B04&quot;/&gt;&lt;wsp:rsid wsp:val=&quot;000A0B8C&quot;/&gt;&lt;wsp:rsid wsp:val=&quot;000A0D79&quot;/&gt;&lt;wsp:rsid wsp:val=&quot;000A0FDC&quot;/&gt;&lt;wsp:rsid wsp:val=&quot;000A1110&quot;/&gt;&lt;wsp:rsid wsp:val=&quot;000A11F6&quot;/&gt;&lt;wsp:rsid wsp:val=&quot;000A12FE&quot;/&gt;&lt;wsp:rsid wsp:val=&quot;000A1312&quot;/&gt;&lt;wsp:rsid wsp:val=&quot;000A1458&quot;/&gt;&lt;wsp:rsid wsp:val=&quot;000A14BC&quot;/&gt;&lt;wsp:rsid wsp:val=&quot;000A15FE&quot;/&gt;&lt;wsp:rsid wsp:val=&quot;000A1626&quot;/&gt;&lt;wsp:rsid wsp:val=&quot;000A1693&quot;/&gt;&lt;wsp:rsid wsp:val=&quot;000A16EC&quot;/&gt;&lt;wsp:rsid wsp:val=&quot;000A1767&quot;/&gt;&lt;wsp:rsid wsp:val=&quot;000A1862&quot;/&gt;&lt;wsp:rsid wsp:val=&quot;000A18EF&quot;/&gt;&lt;wsp:rsid wsp:val=&quot;000A1F1A&quot;/&gt;&lt;wsp:rsid wsp:val=&quot;000A1F96&quot;/&gt;&lt;wsp:rsid wsp:val=&quot;000A1FB4&quot;/&gt;&lt;wsp:rsid wsp:val=&quot;000A1FB5&quot;/&gt;&lt;wsp:rsid wsp:val=&quot;000A21C5&quot;/&gt;&lt;wsp:rsid wsp:val=&quot;000A24C7&quot;/&gt;&lt;wsp:rsid wsp:val=&quot;000A2589&quot;/&gt;&lt;wsp:rsid wsp:val=&quot;000A2CE7&quot;/&gt;&lt;wsp:rsid wsp:val=&quot;000A2D1E&quot;/&gt;&lt;wsp:rsid wsp:val=&quot;000A322E&quot;/&gt;&lt;wsp:rsid wsp:val=&quot;000A354E&quot;/&gt;&lt;wsp:rsid wsp:val=&quot;000A35B2&quot;/&gt;&lt;wsp:rsid wsp:val=&quot;000A36DD&quot;/&gt;&lt;wsp:rsid wsp:val=&quot;000A3A33&quot;/&gt;&lt;wsp:rsid wsp:val=&quot;000A3B42&quot;/&gt;&lt;wsp:rsid wsp:val=&quot;000A3C52&quot;/&gt;&lt;wsp:rsid wsp:val=&quot;000A3D5A&quot;/&gt;&lt;wsp:rsid wsp:val=&quot;000A3E0C&quot;/&gt;&lt;wsp:rsid wsp:val=&quot;000A3F6B&quot;/&gt;&lt;wsp:rsid wsp:val=&quot;000A401C&quot;/&gt;&lt;wsp:rsid wsp:val=&quot;000A4156&quot;/&gt;&lt;wsp:rsid wsp:val=&quot;000A418D&quot;/&gt;&lt;wsp:rsid wsp:val=&quot;000A42D4&quot;/&gt;&lt;wsp:rsid wsp:val=&quot;000A4331&quot;/&gt;&lt;wsp:rsid wsp:val=&quot;000A434C&quot;/&gt;&lt;wsp:rsid wsp:val=&quot;000A4418&quot;/&gt;&lt;wsp:rsid wsp:val=&quot;000A459E&quot;/&gt;&lt;wsp:rsid wsp:val=&quot;000A4A3F&quot;/&gt;&lt;wsp:rsid wsp:val=&quot;000A4AA0&quot;/&gt;&lt;wsp:rsid wsp:val=&quot;000A4B10&quot;/&gt;&lt;wsp:rsid wsp:val=&quot;000A4CA3&quot;/&gt;&lt;wsp:rsid wsp:val=&quot;000A4F6A&quot;/&gt;&lt;wsp:rsid wsp:val=&quot;000A515A&quot;/&gt;&lt;wsp:rsid wsp:val=&quot;000A560F&quot;/&gt;&lt;wsp:rsid wsp:val=&quot;000A57E1&quot;/&gt;&lt;wsp:rsid wsp:val=&quot;000A595D&quot;/&gt;&lt;wsp:rsid wsp:val=&quot;000A59A1&quot;/&gt;&lt;wsp:rsid wsp:val=&quot;000A5A5C&quot;/&gt;&lt;wsp:rsid wsp:val=&quot;000A5BA8&quot;/&gt;&lt;wsp:rsid wsp:val=&quot;000A5C2A&quot;/&gt;&lt;wsp:rsid wsp:val=&quot;000A5E4D&quot;/&gt;&lt;wsp:rsid wsp:val=&quot;000A5EE9&quot;/&gt;&lt;wsp:rsid wsp:val=&quot;000A5F98&quot;/&gt;&lt;wsp:rsid wsp:val=&quot;000A6135&quot;/&gt;&lt;wsp:rsid wsp:val=&quot;000A64FE&quot;/&gt;&lt;wsp:rsid wsp:val=&quot;000A6593&quot;/&gt;&lt;wsp:rsid wsp:val=&quot;000A65C1&quot;/&gt;&lt;wsp:rsid wsp:val=&quot;000A679A&quot;/&gt;&lt;wsp:rsid wsp:val=&quot;000A67E4&quot;/&gt;&lt;wsp:rsid wsp:val=&quot;000A6814&quot;/&gt;&lt;wsp:rsid wsp:val=&quot;000A68A1&quot;/&gt;&lt;wsp:rsid wsp:val=&quot;000A6ABA&quot;/&gt;&lt;wsp:rsid wsp:val=&quot;000A6B78&quot;/&gt;&lt;wsp:rsid wsp:val=&quot;000A6B8D&quot;/&gt;&lt;wsp:rsid wsp:val=&quot;000A6C15&quot;/&gt;&lt;wsp:rsid wsp:val=&quot;000A6DE0&quot;/&gt;&lt;wsp:rsid wsp:val=&quot;000A6FDB&quot;/&gt;&lt;wsp:rsid wsp:val=&quot;000A7092&quot;/&gt;&lt;wsp:rsid wsp:val=&quot;000A7109&quot;/&gt;&lt;wsp:rsid wsp:val=&quot;000A7253&quot;/&gt;&lt;wsp:rsid wsp:val=&quot;000A731B&quot;/&gt;&lt;wsp:rsid wsp:val=&quot;000A73FF&quot;/&gt;&lt;wsp:rsid wsp:val=&quot;000A751C&quot;/&gt;&lt;wsp:rsid wsp:val=&quot;000A7754&quot;/&gt;&lt;wsp:rsid wsp:val=&quot;000A7C4F&quot;/&gt;&lt;wsp:rsid wsp:val=&quot;000A7C90&quot;/&gt;&lt;wsp:rsid wsp:val=&quot;000A7ED1&quot;/&gt;&lt;wsp:rsid wsp:val=&quot;000A7FD0&quot;/&gt;&lt;wsp:rsid wsp:val=&quot;000A7FE6&quot;/&gt;&lt;wsp:rsid wsp:val=&quot;000B033E&quot;/&gt;&lt;wsp:rsid wsp:val=&quot;000B03B5&quot;/&gt;&lt;wsp:rsid wsp:val=&quot;000B0436&quot;/&gt;&lt;wsp:rsid wsp:val=&quot;000B0857&quot;/&gt;&lt;wsp:rsid wsp:val=&quot;000B0DA1&quot;/&gt;&lt;wsp:rsid wsp:val=&quot;000B0E9E&quot;/&gt;&lt;wsp:rsid wsp:val=&quot;000B1084&quot;/&gt;&lt;wsp:rsid wsp:val=&quot;000B1449&quot;/&gt;&lt;wsp:rsid wsp:val=&quot;000B1457&quot;/&gt;&lt;wsp:rsid wsp:val=&quot;000B16E6&quot;/&gt;&lt;wsp:rsid wsp:val=&quot;000B178A&quot;/&gt;&lt;wsp:rsid wsp:val=&quot;000B180E&quot;/&gt;&lt;wsp:rsid wsp:val=&quot;000B1947&quot;/&gt;&lt;wsp:rsid wsp:val=&quot;000B19B8&quot;/&gt;&lt;wsp:rsid wsp:val=&quot;000B19E5&quot;/&gt;&lt;wsp:rsid wsp:val=&quot;000B1B25&quot;/&gt;&lt;wsp:rsid wsp:val=&quot;000B1B64&quot;/&gt;&lt;wsp:rsid wsp:val=&quot;000B1BED&quot;/&gt;&lt;wsp:rsid wsp:val=&quot;000B223B&quot;/&gt;&lt;wsp:rsid wsp:val=&quot;000B22ED&quot;/&gt;&lt;wsp:rsid wsp:val=&quot;000B249C&quot;/&gt;&lt;wsp:rsid wsp:val=&quot;000B252A&quot;/&gt;&lt;wsp:rsid wsp:val=&quot;000B280A&quot;/&gt;&lt;wsp:rsid wsp:val=&quot;000B29DB&quot;/&gt;&lt;wsp:rsid wsp:val=&quot;000B2B1C&quot;/&gt;&lt;wsp:rsid wsp:val=&quot;000B2B27&quot;/&gt;&lt;wsp:rsid wsp:val=&quot;000B2D3C&quot;/&gt;&lt;wsp:rsid wsp:val=&quot;000B2EB8&quot;/&gt;&lt;wsp:rsid wsp:val=&quot;000B2EC5&quot;/&gt;&lt;wsp:rsid wsp:val=&quot;000B2EF3&quot;/&gt;&lt;wsp:rsid wsp:val=&quot;000B2FF6&quot;/&gt;&lt;wsp:rsid wsp:val=&quot;000B315B&quot;/&gt;&lt;wsp:rsid wsp:val=&quot;000B32E9&quot;/&gt;&lt;wsp:rsid wsp:val=&quot;000B3427&quot;/&gt;&lt;wsp:rsid wsp:val=&quot;000B3464&quot;/&gt;&lt;wsp:rsid wsp:val=&quot;000B35AC&quot;/&gt;&lt;wsp:rsid wsp:val=&quot;000B3627&quot;/&gt;&lt;wsp:rsid wsp:val=&quot;000B36ED&quot;/&gt;&lt;wsp:rsid wsp:val=&quot;000B36F8&quot;/&gt;&lt;wsp:rsid wsp:val=&quot;000B3828&quot;/&gt;&lt;wsp:rsid wsp:val=&quot;000B3A73&quot;/&gt;&lt;wsp:rsid wsp:val=&quot;000B3CDD&quot;/&gt;&lt;wsp:rsid wsp:val=&quot;000B3E2F&quot;/&gt;&lt;wsp:rsid wsp:val=&quot;000B3FC2&quot;/&gt;&lt;wsp:rsid wsp:val=&quot;000B3FEB&quot;/&gt;&lt;wsp:rsid wsp:val=&quot;000B4357&quot;/&gt;&lt;wsp:rsid wsp:val=&quot;000B43C0&quot;/&gt;&lt;wsp:rsid wsp:val=&quot;000B4408&quot;/&gt;&lt;wsp:rsid wsp:val=&quot;000B44E9&quot;/&gt;&lt;wsp:rsid wsp:val=&quot;000B4B0E&quot;/&gt;&lt;wsp:rsid wsp:val=&quot;000B4B1F&quot;/&gt;&lt;wsp:rsid wsp:val=&quot;000B4B62&quot;/&gt;&lt;wsp:rsid wsp:val=&quot;000B4B9E&quot;/&gt;&lt;wsp:rsid wsp:val=&quot;000B4C4B&quot;/&gt;&lt;wsp:rsid wsp:val=&quot;000B4C5F&quot;/&gt;&lt;wsp:rsid wsp:val=&quot;000B4DFC&quot;/&gt;&lt;wsp:rsid wsp:val=&quot;000B4E76&quot;/&gt;&lt;wsp:rsid wsp:val=&quot;000B51A9&quot;/&gt;&lt;wsp:rsid wsp:val=&quot;000B51E5&quot;/&gt;&lt;wsp:rsid wsp:val=&quot;000B53FA&quot;/&gt;&lt;wsp:rsid wsp:val=&quot;000B5507&quot;/&gt;&lt;wsp:rsid wsp:val=&quot;000B5697&quot;/&gt;&lt;wsp:rsid wsp:val=&quot;000B5837&quot;/&gt;&lt;wsp:rsid wsp:val=&quot;000B5B49&quot;/&gt;&lt;wsp:rsid wsp:val=&quot;000B5C48&quot;/&gt;&lt;wsp:rsid wsp:val=&quot;000B5C68&quot;/&gt;&lt;wsp:rsid wsp:val=&quot;000B5DA1&quot;/&gt;&lt;wsp:rsid wsp:val=&quot;000B5E56&quot;/&gt;&lt;wsp:rsid wsp:val=&quot;000B5FC6&quot;/&gt;&lt;wsp:rsid wsp:val=&quot;000B602D&quot;/&gt;&lt;wsp:rsid wsp:val=&quot;000B614B&quot;/&gt;&lt;wsp:rsid wsp:val=&quot;000B6182&quot;/&gt;&lt;wsp:rsid wsp:val=&quot;000B61EE&quot;/&gt;&lt;wsp:rsid wsp:val=&quot;000B6452&quot;/&gt;&lt;wsp:rsid wsp:val=&quot;000B6508&quot;/&gt;&lt;wsp:rsid wsp:val=&quot;000B66F1&quot;/&gt;&lt;wsp:rsid wsp:val=&quot;000B673D&quot;/&gt;&lt;wsp:rsid wsp:val=&quot;000B6820&quot;/&gt;&lt;wsp:rsid wsp:val=&quot;000B69B2&quot;/&gt;&lt;wsp:rsid wsp:val=&quot;000B6A17&quot;/&gt;&lt;wsp:rsid wsp:val=&quot;000B6E17&quot;/&gt;&lt;wsp:rsid wsp:val=&quot;000B6E8A&quot;/&gt;&lt;wsp:rsid wsp:val=&quot;000B6F73&quot;/&gt;&lt;wsp:rsid wsp:val=&quot;000B70AE&quot;/&gt;&lt;wsp:rsid wsp:val=&quot;000B7196&quot;/&gt;&lt;wsp:rsid wsp:val=&quot;000B730A&quot;/&gt;&lt;wsp:rsid wsp:val=&quot;000B7664&quot;/&gt;&lt;wsp:rsid wsp:val=&quot;000B7A76&quot;/&gt;&lt;wsp:rsid wsp:val=&quot;000B7DAC&quot;/&gt;&lt;wsp:rsid wsp:val=&quot;000B7EBB&quot;/&gt;&lt;wsp:rsid wsp:val=&quot;000B7EEE&quot;/&gt;&lt;wsp:rsid wsp:val=&quot;000B7F91&quot;/&gt;&lt;wsp:rsid wsp:val=&quot;000C01FC&quot;/&gt;&lt;wsp:rsid wsp:val=&quot;000C0407&quot;/&gt;&lt;wsp:rsid wsp:val=&quot;000C04C8&quot;/&gt;&lt;wsp:rsid wsp:val=&quot;000C04CE&quot;/&gt;&lt;wsp:rsid wsp:val=&quot;000C050B&quot;/&gt;&lt;wsp:rsid wsp:val=&quot;000C0696&quot;/&gt;&lt;wsp:rsid wsp:val=&quot;000C0806&quot;/&gt;&lt;wsp:rsid wsp:val=&quot;000C09F5&quot;/&gt;&lt;wsp:rsid wsp:val=&quot;000C0A62&quot;/&gt;&lt;wsp:rsid wsp:val=&quot;000C0C75&quot;/&gt;&lt;wsp:rsid wsp:val=&quot;000C0D06&quot;/&gt;&lt;wsp:rsid wsp:val=&quot;000C0E5A&quot;/&gt;&lt;wsp:rsid wsp:val=&quot;000C0E88&quot;/&gt;&lt;wsp:rsid wsp:val=&quot;000C0EF8&quot;/&gt;&lt;wsp:rsid wsp:val=&quot;000C11B1&quot;/&gt;&lt;wsp:rsid wsp:val=&quot;000C123B&quot;/&gt;&lt;wsp:rsid wsp:val=&quot;000C1334&quot;/&gt;&lt;wsp:rsid wsp:val=&quot;000C17DB&quot;/&gt;&lt;wsp:rsid wsp:val=&quot;000C197F&quot;/&gt;&lt;wsp:rsid wsp:val=&quot;000C1B12&quot;/&gt;&lt;wsp:rsid wsp:val=&quot;000C1D9E&quot;/&gt;&lt;wsp:rsid wsp:val=&quot;000C1E1C&quot;/&gt;&lt;wsp:rsid wsp:val=&quot;000C1E86&quot;/&gt;&lt;wsp:rsid wsp:val=&quot;000C2024&quot;/&gt;&lt;wsp:rsid wsp:val=&quot;000C204F&quot;/&gt;&lt;wsp:rsid wsp:val=&quot;000C2223&quot;/&gt;&lt;wsp:rsid wsp:val=&quot;000C229C&quot;/&gt;&lt;wsp:rsid wsp:val=&quot;000C295A&quot;/&gt;&lt;wsp:rsid wsp:val=&quot;000C2A35&quot;/&gt;&lt;wsp:rsid wsp:val=&quot;000C2AA8&quot;/&gt;&lt;wsp:rsid wsp:val=&quot;000C301D&quot;/&gt;&lt;wsp:rsid wsp:val=&quot;000C33E5&quot;/&gt;&lt;wsp:rsid wsp:val=&quot;000C34CD&quot;/&gt;&lt;wsp:rsid wsp:val=&quot;000C3759&quot;/&gt;&lt;wsp:rsid wsp:val=&quot;000C37F9&quot;/&gt;&lt;wsp:rsid wsp:val=&quot;000C391F&quot;/&gt;&lt;wsp:rsid wsp:val=&quot;000C3921&quot;/&gt;&lt;wsp:rsid wsp:val=&quot;000C3A53&quot;/&gt;&lt;wsp:rsid wsp:val=&quot;000C3AF6&quot;/&gt;&lt;wsp:rsid wsp:val=&quot;000C3CF6&quot;/&gt;&lt;wsp:rsid wsp:val=&quot;000C3D33&quot;/&gt;&lt;wsp:rsid wsp:val=&quot;000C3EED&quot;/&gt;&lt;wsp:rsid wsp:val=&quot;000C3FCB&quot;/&gt;&lt;wsp:rsid wsp:val=&quot;000C3FED&quot;/&gt;&lt;wsp:rsid wsp:val=&quot;000C41B7&quot;/&gt;&lt;wsp:rsid wsp:val=&quot;000C432A&quot;/&gt;&lt;wsp:rsid wsp:val=&quot;000C4577&quot;/&gt;&lt;wsp:rsid wsp:val=&quot;000C45DE&quot;/&gt;&lt;wsp:rsid wsp:val=&quot;000C46AD&quot;/&gt;&lt;wsp:rsid wsp:val=&quot;000C46CB&quot;/&gt;&lt;wsp:rsid wsp:val=&quot;000C4736&quot;/&gt;&lt;wsp:rsid wsp:val=&quot;000C476D&quot;/&gt;&lt;wsp:rsid wsp:val=&quot;000C481E&quot;/&gt;&lt;wsp:rsid wsp:val=&quot;000C4868&quot;/&gt;&lt;wsp:rsid wsp:val=&quot;000C48CD&quot;/&gt;&lt;wsp:rsid wsp:val=&quot;000C49AD&quot;/&gt;&lt;wsp:rsid wsp:val=&quot;000C4BB5&quot;/&gt;&lt;wsp:rsid wsp:val=&quot;000C4D68&quot;/&gt;&lt;wsp:rsid wsp:val=&quot;000C4ED1&quot;/&gt;&lt;wsp:rsid wsp:val=&quot;000C5156&quot;/&gt;&lt;wsp:rsid wsp:val=&quot;000C53E1&quot;/&gt;&lt;wsp:rsid wsp:val=&quot;000C5429&quot;/&gt;&lt;wsp:rsid wsp:val=&quot;000C567D&quot;/&gt;&lt;wsp:rsid wsp:val=&quot;000C568C&quot;/&gt;&lt;wsp:rsid wsp:val=&quot;000C575F&quot;/&gt;&lt;wsp:rsid wsp:val=&quot;000C57F9&quot;/&gt;&lt;wsp:rsid wsp:val=&quot;000C5875&quot;/&gt;&lt;wsp:rsid wsp:val=&quot;000C5A0B&quot;/&gt;&lt;wsp:rsid wsp:val=&quot;000C5CB8&quot;/&gt;&lt;wsp:rsid wsp:val=&quot;000C5E17&quot;/&gt;&lt;wsp:rsid wsp:val=&quot;000C666E&quot;/&gt;&lt;wsp:rsid wsp:val=&quot;000C669E&quot;/&gt;&lt;wsp:rsid wsp:val=&quot;000C6766&quot;/&gt;&lt;wsp:rsid wsp:val=&quot;000C68B6&quot;/&gt;&lt;wsp:rsid wsp:val=&quot;000C6959&quot;/&gt;&lt;wsp:rsid wsp:val=&quot;000C6AD7&quot;/&gt;&lt;wsp:rsid wsp:val=&quot;000C7225&quot;/&gt;&lt;wsp:rsid wsp:val=&quot;000C745E&quot;/&gt;&lt;wsp:rsid wsp:val=&quot;000C762B&quot;/&gt;&lt;wsp:rsid wsp:val=&quot;000C76E1&quot;/&gt;&lt;wsp:rsid wsp:val=&quot;000C76F3&quot;/&gt;&lt;wsp:rsid wsp:val=&quot;000C7B5E&quot;/&gt;&lt;wsp:rsid wsp:val=&quot;000C7EA4&quot;/&gt;&lt;wsp:rsid wsp:val=&quot;000C7EB0&quot;/&gt;&lt;wsp:rsid wsp:val=&quot;000C7EC8&quot;/&gt;&lt;wsp:rsid wsp:val=&quot;000C7F91&quot;/&gt;&lt;wsp:rsid wsp:val=&quot;000D003E&quot;/&gt;&lt;wsp:rsid wsp:val=&quot;000D00E3&quot;/&gt;&lt;wsp:rsid wsp:val=&quot;000D0162&quot;/&gt;&lt;wsp:rsid wsp:val=&quot;000D0502&quot;/&gt;&lt;wsp:rsid wsp:val=&quot;000D0765&quot;/&gt;&lt;wsp:rsid wsp:val=&quot;000D0C2D&quot;/&gt;&lt;wsp:rsid wsp:val=&quot;000D0C6D&quot;/&gt;&lt;wsp:rsid wsp:val=&quot;000D0EAD&quot;/&gt;&lt;wsp:rsid wsp:val=&quot;000D0EC9&quot;/&gt;&lt;wsp:rsid wsp:val=&quot;000D1056&quot;/&gt;&lt;wsp:rsid wsp:val=&quot;000D1107&quot;/&gt;&lt;wsp:rsid wsp:val=&quot;000D11BC&quot;/&gt;&lt;wsp:rsid wsp:val=&quot;000D1397&quot;/&gt;&lt;wsp:rsid wsp:val=&quot;000D16E8&quot;/&gt;&lt;wsp:rsid wsp:val=&quot;000D1713&quot;/&gt;&lt;wsp:rsid wsp:val=&quot;000D1900&quot;/&gt;&lt;wsp:rsid wsp:val=&quot;000D1955&quot;/&gt;&lt;wsp:rsid wsp:val=&quot;000D19A7&quot;/&gt;&lt;wsp:rsid wsp:val=&quot;000D19D4&quot;/&gt;&lt;wsp:rsid wsp:val=&quot;000D1A41&quot;/&gt;&lt;wsp:rsid wsp:val=&quot;000D1A94&quot;/&gt;&lt;wsp:rsid wsp:val=&quot;000D1C78&quot;/&gt;&lt;wsp:rsid wsp:val=&quot;000D1CCF&quot;/&gt;&lt;wsp:rsid wsp:val=&quot;000D1DD3&quot;/&gt;&lt;wsp:rsid wsp:val=&quot;000D1ED5&quot;/&gt;&lt;wsp:rsid wsp:val=&quot;000D1FE3&quot;/&gt;&lt;wsp:rsid wsp:val=&quot;000D211A&quot;/&gt;&lt;wsp:rsid wsp:val=&quot;000D2177&quot;/&gt;&lt;wsp:rsid wsp:val=&quot;000D218A&quot;/&gt;&lt;wsp:rsid wsp:val=&quot;000D229E&quot;/&gt;&lt;wsp:rsid wsp:val=&quot;000D24A3&quot;/&gt;&lt;wsp:rsid wsp:val=&quot;000D2546&quot;/&gt;&lt;wsp:rsid wsp:val=&quot;000D27EA&quot;/&gt;&lt;wsp:rsid wsp:val=&quot;000D2833&quot;/&gt;&lt;wsp:rsid wsp:val=&quot;000D2838&quot;/&gt;&lt;wsp:rsid wsp:val=&quot;000D2886&quot;/&gt;&lt;wsp:rsid wsp:val=&quot;000D2EF0&quot;/&gt;&lt;wsp:rsid wsp:val=&quot;000D2F21&quot;/&gt;&lt;wsp:rsid wsp:val=&quot;000D3284&quot;/&gt;&lt;wsp:rsid wsp:val=&quot;000D363A&quot;/&gt;&lt;wsp:rsid wsp:val=&quot;000D38F1&quot;/&gt;&lt;wsp:rsid wsp:val=&quot;000D395C&quot;/&gt;&lt;wsp:rsid wsp:val=&quot;000D3B33&quot;/&gt;&lt;wsp:rsid wsp:val=&quot;000D3B86&quot;/&gt;&lt;wsp:rsid wsp:val=&quot;000D3E83&quot;/&gt;&lt;wsp:rsid wsp:val=&quot;000D3F52&quot;/&gt;&lt;wsp:rsid wsp:val=&quot;000D3FD2&quot;/&gt;&lt;wsp:rsid wsp:val=&quot;000D4058&quot;/&gt;&lt;wsp:rsid wsp:val=&quot;000D4082&quot;/&gt;&lt;wsp:rsid wsp:val=&quot;000D4518&quot;/&gt;&lt;wsp:rsid wsp:val=&quot;000D4527&quot;/&gt;&lt;wsp:rsid wsp:val=&quot;000D4748&quot;/&gt;&lt;wsp:rsid wsp:val=&quot;000D49BF&quot;/&gt;&lt;wsp:rsid wsp:val=&quot;000D4AD8&quot;/&gt;&lt;wsp:rsid wsp:val=&quot;000D4B56&quot;/&gt;&lt;wsp:rsid wsp:val=&quot;000D4CA9&quot;/&gt;&lt;wsp:rsid wsp:val=&quot;000D4CE2&quot;/&gt;&lt;wsp:rsid wsp:val=&quot;000D4D6F&quot;/&gt;&lt;wsp:rsid wsp:val=&quot;000D4E95&quot;/&gt;&lt;wsp:rsid wsp:val=&quot;000D4E98&quot;/&gt;&lt;wsp:rsid wsp:val=&quot;000D5020&quot;/&gt;&lt;wsp:rsid wsp:val=&quot;000D504F&quot;/&gt;&lt;wsp:rsid wsp:val=&quot;000D56C3&quot;/&gt;&lt;wsp:rsid wsp:val=&quot;000D5738&quot;/&gt;&lt;wsp:rsid wsp:val=&quot;000D59EB&quot;/&gt;&lt;wsp:rsid wsp:val=&quot;000D5B79&quot;/&gt;&lt;wsp:rsid wsp:val=&quot;000D5BF1&quot;/&gt;&lt;wsp:rsid wsp:val=&quot;000D5CB9&quot;/&gt;&lt;wsp:rsid wsp:val=&quot;000D5E6D&quot;/&gt;&lt;wsp:rsid wsp:val=&quot;000D60C0&quot;/&gt;&lt;wsp:rsid wsp:val=&quot;000D62A6&quot;/&gt;&lt;wsp:rsid wsp:val=&quot;000D63A1&quot;/&gt;&lt;wsp:rsid wsp:val=&quot;000D6558&quot;/&gt;&lt;wsp:rsid wsp:val=&quot;000D655D&quot;/&gt;&lt;wsp:rsid wsp:val=&quot;000D656E&quot;/&gt;&lt;wsp:rsid wsp:val=&quot;000D6AA3&quot;/&gt;&lt;wsp:rsid wsp:val=&quot;000D717B&quot;/&gt;&lt;wsp:rsid wsp:val=&quot;000D7232&quot;/&gt;&lt;wsp:rsid wsp:val=&quot;000D72E1&quot;/&gt;&lt;wsp:rsid wsp:val=&quot;000D730D&quot;/&gt;&lt;wsp:rsid wsp:val=&quot;000D75E0&quot;/&gt;&lt;wsp:rsid wsp:val=&quot;000D76DB&quot;/&gt;&lt;wsp:rsid wsp:val=&quot;000D77F8&quot;/&gt;&lt;wsp:rsid wsp:val=&quot;000D789A&quot;/&gt;&lt;wsp:rsid wsp:val=&quot;000D797A&quot;/&gt;&lt;wsp:rsid wsp:val=&quot;000D7ACE&quot;/&gt;&lt;wsp:rsid wsp:val=&quot;000D7F40&quot;/&gt;&lt;wsp:rsid wsp:val=&quot;000E0095&quot;/&gt;&lt;wsp:rsid wsp:val=&quot;000E00FF&quot;/&gt;&lt;wsp:rsid wsp:val=&quot;000E018E&quot;/&gt;&lt;wsp:rsid wsp:val=&quot;000E01B5&quot;/&gt;&lt;wsp:rsid wsp:val=&quot;000E031A&quot;/&gt;&lt;wsp:rsid wsp:val=&quot;000E032C&quot;/&gt;&lt;wsp:rsid wsp:val=&quot;000E0407&quot;/&gt;&lt;wsp:rsid wsp:val=&quot;000E04A1&quot;/&gt;&lt;wsp:rsid wsp:val=&quot;000E0802&quot;/&gt;&lt;wsp:rsid wsp:val=&quot;000E080F&quot;/&gt;&lt;wsp:rsid wsp:val=&quot;000E0833&quot;/&gt;&lt;wsp:rsid wsp:val=&quot;000E08C7&quot;/&gt;&lt;wsp:rsid wsp:val=&quot;000E0949&quot;/&gt;&lt;wsp:rsid wsp:val=&quot;000E09FC&quot;/&gt;&lt;wsp:rsid wsp:val=&quot;000E0A58&quot;/&gt;&lt;wsp:rsid wsp:val=&quot;000E0BCC&quot;/&gt;&lt;wsp:rsid wsp:val=&quot;000E0BF7&quot;/&gt;&lt;wsp:rsid wsp:val=&quot;000E0DD3&quot;/&gt;&lt;wsp:rsid wsp:val=&quot;000E0F19&quot;/&gt;&lt;wsp:rsid wsp:val=&quot;000E0F7C&quot;/&gt;&lt;wsp:rsid wsp:val=&quot;000E1192&quot;/&gt;&lt;wsp:rsid wsp:val=&quot;000E1228&quot;/&gt;&lt;wsp:rsid wsp:val=&quot;000E1672&quot;/&gt;&lt;wsp:rsid wsp:val=&quot;000E1896&quot;/&gt;&lt;wsp:rsid wsp:val=&quot;000E18EA&quot;/&gt;&lt;wsp:rsid wsp:val=&quot;000E18EB&quot;/&gt;&lt;wsp:rsid wsp:val=&quot;000E1934&quot;/&gt;&lt;wsp:rsid wsp:val=&quot;000E1941&quot;/&gt;&lt;wsp:rsid wsp:val=&quot;000E1A7A&quot;/&gt;&lt;wsp:rsid wsp:val=&quot;000E1B8B&quot;/&gt;&lt;wsp:rsid wsp:val=&quot;000E1FC4&quot;/&gt;&lt;wsp:rsid wsp:val=&quot;000E1FE7&quot;/&gt;&lt;wsp:rsid wsp:val=&quot;000E1FF0&quot;/&gt;&lt;wsp:rsid wsp:val=&quot;000E2014&quot;/&gt;&lt;wsp:rsid wsp:val=&quot;000E2052&quot;/&gt;&lt;wsp:rsid wsp:val=&quot;000E23EE&quot;/&gt;&lt;wsp:rsid wsp:val=&quot;000E2407&quot;/&gt;&lt;wsp:rsid wsp:val=&quot;000E2433&quot;/&gt;&lt;wsp:rsid wsp:val=&quot;000E24C0&quot;/&gt;&lt;wsp:rsid wsp:val=&quot;000E2533&quot;/&gt;&lt;wsp:rsid wsp:val=&quot;000E2608&quot;/&gt;&lt;wsp:rsid wsp:val=&quot;000E2743&quot;/&gt;&lt;wsp:rsid wsp:val=&quot;000E28B6&quot;/&gt;&lt;wsp:rsid wsp:val=&quot;000E2D4F&quot;/&gt;&lt;wsp:rsid wsp:val=&quot;000E2D52&quot;/&gt;&lt;wsp:rsid wsp:val=&quot;000E2D54&quot;/&gt;&lt;wsp:rsid wsp:val=&quot;000E2F64&quot;/&gt;&lt;wsp:rsid wsp:val=&quot;000E309C&quot;/&gt;&lt;wsp:rsid wsp:val=&quot;000E34C2&quot;/&gt;&lt;wsp:rsid wsp:val=&quot;000E34C4&quot;/&gt;&lt;wsp:rsid wsp:val=&quot;000E3677&quot;/&gt;&lt;wsp:rsid wsp:val=&quot;000E36E3&quot;/&gt;&lt;wsp:rsid wsp:val=&quot;000E3A59&quot;/&gt;&lt;wsp:rsid wsp:val=&quot;000E3ACB&quot;/&gt;&lt;wsp:rsid wsp:val=&quot;000E3B8E&quot;/&gt;&lt;wsp:rsid wsp:val=&quot;000E3C63&quot;/&gt;&lt;wsp:rsid wsp:val=&quot;000E3D89&quot;/&gt;&lt;wsp:rsid wsp:val=&quot;000E3DE0&quot;/&gt;&lt;wsp:rsid wsp:val=&quot;000E3FDB&quot;/&gt;&lt;wsp:rsid wsp:val=&quot;000E3FE0&quot;/&gt;&lt;wsp:rsid wsp:val=&quot;000E4197&quot;/&gt;&lt;wsp:rsid wsp:val=&quot;000E4240&quot;/&gt;&lt;wsp:rsid wsp:val=&quot;000E4267&quot;/&gt;&lt;wsp:rsid wsp:val=&quot;000E4594&quot;/&gt;&lt;wsp:rsid wsp:val=&quot;000E46A9&quot;/&gt;&lt;wsp:rsid wsp:val=&quot;000E48B6&quot;/&gt;&lt;wsp:rsid wsp:val=&quot;000E4A4A&quot;/&gt;&lt;wsp:rsid wsp:val=&quot;000E4A85&quot;/&gt;&lt;wsp:rsid wsp:val=&quot;000E4CA2&quot;/&gt;&lt;wsp:rsid wsp:val=&quot;000E4DAA&quot;/&gt;&lt;wsp:rsid wsp:val=&quot;000E4DDD&quot;/&gt;&lt;wsp:rsid wsp:val=&quot;000E51ED&quot;/&gt;&lt;wsp:rsid wsp:val=&quot;000E523D&quot;/&gt;&lt;wsp:rsid wsp:val=&quot;000E534B&quot;/&gt;&lt;wsp:rsid wsp:val=&quot;000E546A&quot;/&gt;&lt;wsp:rsid wsp:val=&quot;000E5682&quot;/&gt;&lt;wsp:rsid wsp:val=&quot;000E5881&quot;/&gt;&lt;wsp:rsid wsp:val=&quot;000E5915&quot;/&gt;&lt;wsp:rsid wsp:val=&quot;000E5AF1&quot;/&gt;&lt;wsp:rsid wsp:val=&quot;000E5CAB&quot;/&gt;&lt;wsp:rsid wsp:val=&quot;000E5DB6&quot;/&gt;&lt;wsp:rsid wsp:val=&quot;000E6765&quot;/&gt;&lt;wsp:rsid wsp:val=&quot;000E67F5&quot;/&gt;&lt;wsp:rsid wsp:val=&quot;000E6A10&quot;/&gt;&lt;wsp:rsid wsp:val=&quot;000E6FDF&quot;/&gt;&lt;wsp:rsid wsp:val=&quot;000E70EE&quot;/&gt;&lt;wsp:rsid wsp:val=&quot;000E7255&quot;/&gt;&lt;wsp:rsid wsp:val=&quot;000E73BD&quot;/&gt;&lt;wsp:rsid wsp:val=&quot;000E73F3&quot;/&gt;&lt;wsp:rsid wsp:val=&quot;000E750F&quot;/&gt;&lt;wsp:rsid wsp:val=&quot;000E7A0F&quot;/&gt;&lt;wsp:rsid wsp:val=&quot;000E7D5C&quot;/&gt;&lt;wsp:rsid wsp:val=&quot;000E7E1F&quot;/&gt;&lt;wsp:rsid wsp:val=&quot;000F0026&quot;/&gt;&lt;wsp:rsid wsp:val=&quot;000F0388&quot;/&gt;&lt;wsp:rsid wsp:val=&quot;000F0389&quot;/&gt;&lt;wsp:rsid wsp:val=&quot;000F04D5&quot;/&gt;&lt;wsp:rsid wsp:val=&quot;000F057D&quot;/&gt;&lt;wsp:rsid wsp:val=&quot;000F07B1&quot;/&gt;&lt;wsp:rsid wsp:val=&quot;000F0952&quot;/&gt;&lt;wsp:rsid wsp:val=&quot;000F0CF8&quot;/&gt;&lt;wsp:rsid wsp:val=&quot;000F0D0B&quot;/&gt;&lt;wsp:rsid wsp:val=&quot;000F0E01&quot;/&gt;&lt;wsp:rsid wsp:val=&quot;000F0E9B&quot;/&gt;&lt;wsp:rsid wsp:val=&quot;000F1206&quot;/&gt;&lt;wsp:rsid wsp:val=&quot;000F141F&quot;/&gt;&lt;wsp:rsid wsp:val=&quot;000F1531&quot;/&gt;&lt;wsp:rsid wsp:val=&quot;000F15F8&quot;/&gt;&lt;wsp:rsid wsp:val=&quot;000F1A8F&quot;/&gt;&lt;wsp:rsid wsp:val=&quot;000F1E21&quot;/&gt;&lt;wsp:rsid wsp:val=&quot;000F1FFA&quot;/&gt;&lt;wsp:rsid wsp:val=&quot;000F231F&quot;/&gt;&lt;wsp:rsid wsp:val=&quot;000F2491&quot;/&gt;&lt;wsp:rsid wsp:val=&quot;000F249A&quot;/&gt;&lt;wsp:rsid wsp:val=&quot;000F25F7&quot;/&gt;&lt;wsp:rsid wsp:val=&quot;000F264C&quot;/&gt;&lt;wsp:rsid wsp:val=&quot;000F26F5&quot;/&gt;&lt;wsp:rsid wsp:val=&quot;000F2888&quot;/&gt;&lt;wsp:rsid wsp:val=&quot;000F2969&quot;/&gt;&lt;wsp:rsid wsp:val=&quot;000F2D54&quot;/&gt;&lt;wsp:rsid wsp:val=&quot;000F2ED1&quot;/&gt;&lt;wsp:rsid wsp:val=&quot;000F301A&quot;/&gt;&lt;wsp:rsid wsp:val=&quot;000F33FC&quot;/&gt;&lt;wsp:rsid wsp:val=&quot;000F34C7&quot;/&gt;&lt;wsp:rsid wsp:val=&quot;000F37E9&quot;/&gt;&lt;wsp:rsid wsp:val=&quot;000F380D&quot;/&gt;&lt;wsp:rsid wsp:val=&quot;000F3989&quot;/&gt;&lt;wsp:rsid wsp:val=&quot;000F3C92&quot;/&gt;&lt;wsp:rsid wsp:val=&quot;000F406D&quot;/&gt;&lt;wsp:rsid wsp:val=&quot;000F42EF&quot;/&gt;&lt;wsp:rsid wsp:val=&quot;000F4577&quot;/&gt;&lt;wsp:rsid wsp:val=&quot;000F4612&quot;/&gt;&lt;wsp:rsid wsp:val=&quot;000F474A&quot;/&gt;&lt;wsp:rsid wsp:val=&quot;000F47E9&quot;/&gt;&lt;wsp:rsid wsp:val=&quot;000F48F0&quot;/&gt;&lt;wsp:rsid wsp:val=&quot;000F4E1E&quot;/&gt;&lt;wsp:rsid wsp:val=&quot;000F5025&quot;/&gt;&lt;wsp:rsid wsp:val=&quot;000F51D5&quot;/&gt;&lt;wsp:rsid wsp:val=&quot;000F52FD&quot;/&gt;&lt;wsp:rsid wsp:val=&quot;000F531E&quot;/&gt;&lt;wsp:rsid wsp:val=&quot;000F53EF&quot;/&gt;&lt;wsp:rsid wsp:val=&quot;000F5661&quot;/&gt;&lt;wsp:rsid wsp:val=&quot;000F583B&quot;/&gt;&lt;wsp:rsid wsp:val=&quot;000F5879&quot;/&gt;&lt;wsp:rsid wsp:val=&quot;000F5980&quot;/&gt;&lt;wsp:rsid wsp:val=&quot;000F5A43&quot;/&gt;&lt;wsp:rsid wsp:val=&quot;000F5D62&quot;/&gt;&lt;wsp:rsid wsp:val=&quot;000F6396&quot;/&gt;&lt;wsp:rsid wsp:val=&quot;000F6686&quot;/&gt;&lt;wsp:rsid wsp:val=&quot;000F6BCC&quot;/&gt;&lt;wsp:rsid wsp:val=&quot;000F6D75&quot;/&gt;&lt;wsp:rsid wsp:val=&quot;000F7143&quot;/&gt;&lt;wsp:rsid wsp:val=&quot;000F7256&quot;/&gt;&lt;wsp:rsid wsp:val=&quot;000F7601&quot;/&gt;&lt;wsp:rsid wsp:val=&quot;000F7656&quot;/&gt;&lt;wsp:rsid wsp:val=&quot;000F767D&quot;/&gt;&lt;wsp:rsid wsp:val=&quot;000F797D&quot;/&gt;&lt;wsp:rsid wsp:val=&quot;000F7BEF&quot;/&gt;&lt;wsp:rsid wsp:val=&quot;000F7C85&quot;/&gt;&lt;wsp:rsid wsp:val=&quot;000F7DF4&quot;/&gt;&lt;wsp:rsid wsp:val=&quot;000F7E19&quot;/&gt;&lt;wsp:rsid wsp:val=&quot;000F7E73&quot;/&gt;&lt;wsp:rsid wsp:val=&quot;000F7F57&quot;/&gt;&lt;wsp:rsid wsp:val=&quot;00100269&quot;/&gt;&lt;wsp:rsid wsp:val=&quot;001004B6&quot;/&gt;&lt;wsp:rsid wsp:val=&quot;00100579&quot;/&gt;&lt;wsp:rsid wsp:val=&quot;0010059A&quot;/&gt;&lt;wsp:rsid wsp:val=&quot;00100819&quot;/&gt;&lt;wsp:rsid wsp:val=&quot;00100862&quot;/&gt;&lt;wsp:rsid wsp:val=&quot;001009AE&quot;/&gt;&lt;wsp:rsid wsp:val=&quot;00100DA8&quot;/&gt;&lt;wsp:rsid wsp:val=&quot;00101076&quot;/&gt;&lt;wsp:rsid wsp:val=&quot;001010BF&quot;/&gt;&lt;wsp:rsid wsp:val=&quot;00101124&quot;/&gt;&lt;wsp:rsid wsp:val=&quot;001013E9&quot;/&gt;&lt;wsp:rsid wsp:val=&quot;00101455&quot;/&gt;&lt;wsp:rsid wsp:val=&quot;00101730&quot;/&gt;&lt;wsp:rsid wsp:val=&quot;00101793&quot;/&gt;&lt;wsp:rsid wsp:val=&quot;00101844&quot;/&gt;&lt;wsp:rsid wsp:val=&quot;00101AE9&quot;/&gt;&lt;wsp:rsid wsp:val=&quot;00101C73&quot;/&gt;&lt;wsp:rsid wsp:val=&quot;00101C75&quot;/&gt;&lt;wsp:rsid wsp:val=&quot;00101D4F&quot;/&gt;&lt;wsp:rsid wsp:val=&quot;00101E16&quot;/&gt;&lt;wsp:rsid wsp:val=&quot;00101EEF&quot;/&gt;&lt;wsp:rsid wsp:val=&quot;00101FF8&quot;/&gt;&lt;wsp:rsid wsp:val=&quot;00102042&quot;/&gt;&lt;wsp:rsid wsp:val=&quot;001020FD&quot;/&gt;&lt;wsp:rsid wsp:val=&quot;00102388&quot;/&gt;&lt;wsp:rsid wsp:val=&quot;00102746&quot;/&gt;&lt;wsp:rsid wsp:val=&quot;00102A1D&quot;/&gt;&lt;wsp:rsid wsp:val=&quot;00102B5C&quot;/&gt;&lt;wsp:rsid wsp:val=&quot;00102BD0&quot;/&gt;&lt;wsp:rsid wsp:val=&quot;00102CA8&quot;/&gt;&lt;wsp:rsid wsp:val=&quot;001030C2&quot;/&gt;&lt;wsp:rsid wsp:val=&quot;0010317E&quot;/&gt;&lt;wsp:rsid wsp:val=&quot;001033AC&quot;/&gt;&lt;wsp:rsid wsp:val=&quot;001034BA&quot;/&gt;&lt;wsp:rsid wsp:val=&quot;001036A7&quot;/&gt;&lt;wsp:rsid wsp:val=&quot;001037F4&quot;/&gt;&lt;wsp:rsid wsp:val=&quot;00103945&quot;/&gt;&lt;wsp:rsid wsp:val=&quot;00103946&quot;/&gt;&lt;wsp:rsid wsp:val=&quot;00103B3B&quot;/&gt;&lt;wsp:rsid wsp:val=&quot;00103BD6&quot;/&gt;&lt;wsp:rsid wsp:val=&quot;00103C6C&quot;/&gt;&lt;wsp:rsid wsp:val=&quot;00103E3A&quot;/&gt;&lt;wsp:rsid wsp:val=&quot;00103EB6&quot;/&gt;&lt;wsp:rsid wsp:val=&quot;00103F4B&quot;/&gt;&lt;wsp:rsid wsp:val=&quot;00103FDC&quot;/&gt;&lt;wsp:rsid wsp:val=&quot;001048A1&quot;/&gt;&lt;wsp:rsid wsp:val=&quot;00104BA8&quot;/&gt;&lt;wsp:rsid wsp:val=&quot;00104E5D&quot;/&gt;&lt;wsp:rsid wsp:val=&quot;00104EAE&quot;/&gt;&lt;wsp:rsid wsp:val=&quot;001051C2&quot;/&gt;&lt;wsp:rsid wsp:val=&quot;00105252&quot;/&gt;&lt;wsp:rsid wsp:val=&quot;00105685&quot;/&gt;&lt;wsp:rsid wsp:val=&quot;001058EE&quot;/&gt;&lt;wsp:rsid wsp:val=&quot;00105BBE&quot;/&gt;&lt;wsp:rsid wsp:val=&quot;00105CD0&quot;/&gt;&lt;wsp:rsid wsp:val=&quot;00105F08&quot;/&gt;&lt;wsp:rsid wsp:val=&quot;001064A3&quot;/&gt;&lt;wsp:rsid wsp:val=&quot;00106516&quot;/&gt;&lt;wsp:rsid wsp:val=&quot;001066AF&quot;/&gt;&lt;wsp:rsid wsp:val=&quot;0010670D&quot;/&gt;&lt;wsp:rsid wsp:val=&quot;00106904&quot;/&gt;&lt;wsp:rsid wsp:val=&quot;00106ACF&quot;/&gt;&lt;wsp:rsid wsp:val=&quot;00106B84&quot;/&gt;&lt;wsp:rsid wsp:val=&quot;00106EA8&quot;/&gt;&lt;wsp:rsid wsp:val=&quot;00106FB3&quot;/&gt;&lt;wsp:rsid wsp:val=&quot;00107039&quot;/&gt;&lt;wsp:rsid wsp:val=&quot;00107151&quot;/&gt;&lt;wsp:rsid wsp:val=&quot;00107208&quot;/&gt;&lt;wsp:rsid wsp:val=&quot;00107248&quot;/&gt;&lt;wsp:rsid wsp:val=&quot;00107485&quot;/&gt;&lt;wsp:rsid wsp:val=&quot;001074F2&quot;/&gt;&lt;wsp:rsid wsp:val=&quot;001075F9&quot;/&gt;&lt;wsp:rsid wsp:val=&quot;001076DF&quot;/&gt;&lt;wsp:rsid wsp:val=&quot;0010773C&quot;/&gt;&lt;wsp:rsid wsp:val=&quot;00107882&quot;/&gt;&lt;wsp:rsid wsp:val=&quot;00107C61&quot;/&gt;&lt;wsp:rsid wsp:val=&quot;00107D5D&quot;/&gt;&lt;wsp:rsid wsp:val=&quot;00107EFC&quot;/&gt;&lt;wsp:rsid wsp:val=&quot;00107FDA&quot;/&gt;&lt;wsp:rsid wsp:val=&quot;0011012A&quot;/&gt;&lt;wsp:rsid wsp:val=&quot;001105AE&quot;/&gt;&lt;wsp:rsid wsp:val=&quot;001105E4&quot;/&gt;&lt;wsp:rsid wsp:val=&quot;00110635&quot;/&gt;&lt;wsp:rsid wsp:val=&quot;001109CE&quot;/&gt;&lt;wsp:rsid wsp:val=&quot;00110AA2&quot;/&gt;&lt;wsp:rsid wsp:val=&quot;00110AFA&quot;/&gt;&lt;wsp:rsid wsp:val=&quot;00110CB2&quot;/&gt;&lt;wsp:rsid wsp:val=&quot;00110CF2&quot;/&gt;&lt;wsp:rsid wsp:val=&quot;00110EAB&quot;/&gt;&lt;wsp:rsid wsp:val=&quot;00110FB8&quot;/&gt;&lt;wsp:rsid wsp:val=&quot;0011110F&quot;/&gt;&lt;wsp:rsid wsp:val=&quot;00111254&quot;/&gt;&lt;wsp:rsid wsp:val=&quot;001115AB&quot;/&gt;&lt;wsp:rsid wsp:val=&quot;0011160F&quot;/&gt;&lt;wsp:rsid wsp:val=&quot;00111ABB&quot;/&gt;&lt;wsp:rsid wsp:val=&quot;00111B46&quot;/&gt;&lt;wsp:rsid wsp:val=&quot;00111B52&quot;/&gt;&lt;wsp:rsid wsp:val=&quot;0011210B&quot;/&gt;&lt;wsp:rsid wsp:val=&quot;00112296&quot;/&gt;&lt;wsp:rsid wsp:val=&quot;001123A6&quot;/&gt;&lt;wsp:rsid wsp:val=&quot;00112916&quot;/&gt;&lt;wsp:rsid wsp:val=&quot;00112A0C&quot;/&gt;&lt;wsp:rsid wsp:val=&quot;00112A60&quot;/&gt;&lt;wsp:rsid wsp:val=&quot;00112E14&quot;/&gt;&lt;wsp:rsid wsp:val=&quot;001135C2&quot;/&gt;&lt;wsp:rsid wsp:val=&quot;00113715&quot;/&gt;&lt;wsp:rsid wsp:val=&quot;00113E2F&quot;/&gt;&lt;wsp:rsid wsp:val=&quot;00113FFF&quot;/&gt;&lt;wsp:rsid wsp:val=&quot;00114033&quot;/&gt;&lt;wsp:rsid wsp:val=&quot;001140A0&quot;/&gt;&lt;wsp:rsid wsp:val=&quot;00114311&quot;/&gt;&lt;wsp:rsid wsp:val=&quot;00114557&quot;/&gt;&lt;wsp:rsid wsp:val=&quot;001145D3&quot;/&gt;&lt;wsp:rsid wsp:val=&quot;00114688&quot;/&gt;&lt;wsp:rsid wsp:val=&quot;001148E6&quot;/&gt;&lt;wsp:rsid wsp:val=&quot;00114935&quot;/&gt;&lt;wsp:rsid wsp:val=&quot;00114974&quot;/&gt;&lt;wsp:rsid wsp:val=&quot;00114D9E&quot;/&gt;&lt;wsp:rsid wsp:val=&quot;00114DE4&quot;/&gt;&lt;wsp:rsid wsp:val=&quot;00114F69&quot;/&gt;&lt;wsp:rsid wsp:val=&quot;00115115&quot;/&gt;&lt;wsp:rsid wsp:val=&quot;0011522C&quot;/&gt;&lt;wsp:rsid wsp:val=&quot;001152A7&quot;/&gt;&lt;wsp:rsid wsp:val=&quot;0011532B&quot;/&gt;&lt;wsp:rsid wsp:val=&quot;001154CC&quot;/&gt;&lt;wsp:rsid wsp:val=&quot;001157D7&quot;/&gt;&lt;wsp:rsid wsp:val=&quot;001157E5&quot;/&gt;&lt;wsp:rsid wsp:val=&quot;001159CE&quot;/&gt;&lt;wsp:rsid wsp:val=&quot;00115B16&quot;/&gt;&lt;wsp:rsid wsp:val=&quot;001160AB&quot;/&gt;&lt;wsp:rsid wsp:val=&quot;00116298&quot;/&gt;&lt;wsp:rsid wsp:val=&quot;001163BB&quot;/&gt;&lt;wsp:rsid wsp:val=&quot;001163E2&quot;/&gt;&lt;wsp:rsid wsp:val=&quot;001164EB&quot;/&gt;&lt;wsp:rsid wsp:val=&quot;00116520&quot;/&gt;&lt;wsp:rsid wsp:val=&quot;00116530&quot;/&gt;&lt;wsp:rsid wsp:val=&quot;0011674F&quot;/&gt;&lt;wsp:rsid wsp:val=&quot;0011687B&quot;/&gt;&lt;wsp:rsid wsp:val=&quot;00116D9D&quot;/&gt;&lt;wsp:rsid wsp:val=&quot;00116EDC&quot;/&gt;&lt;wsp:rsid wsp:val=&quot;00116FB5&quot;/&gt;&lt;wsp:rsid wsp:val=&quot;001170C6&quot;/&gt;&lt;wsp:rsid wsp:val=&quot;00117146&quot;/&gt;&lt;wsp:rsid wsp:val=&quot;001174C3&quot;/&gt;&lt;wsp:rsid wsp:val=&quot;00117809&quot;/&gt;&lt;wsp:rsid wsp:val=&quot;00117AA3&quot;/&gt;&lt;wsp:rsid wsp:val=&quot;00120185&quot;/&gt;&lt;wsp:rsid wsp:val=&quot;001201F1&quot;/&gt;&lt;wsp:rsid wsp:val=&quot;00120212&quot;/&gt;&lt;wsp:rsid wsp:val=&quot;001204DD&quot;/&gt;&lt;wsp:rsid wsp:val=&quot;00120505&quot;/&gt;&lt;wsp:rsid wsp:val=&quot;00120582&quot;/&gt;&lt;wsp:rsid wsp:val=&quot;001208DF&quot;/&gt;&lt;wsp:rsid wsp:val=&quot;00120AE2&quot;/&gt;&lt;wsp:rsid wsp:val=&quot;00120B16&quot;/&gt;&lt;wsp:rsid wsp:val=&quot;00120B3A&quot;/&gt;&lt;wsp:rsid wsp:val=&quot;001216A8&quot;/&gt;&lt;wsp:rsid wsp:val=&quot;00121B8B&quot;/&gt;&lt;wsp:rsid wsp:val=&quot;00121BDC&quot;/&gt;&lt;wsp:rsid wsp:val=&quot;00121E58&quot;/&gt;&lt;wsp:rsid wsp:val=&quot;00121F49&quot;/&gt;&lt;wsp:rsid wsp:val=&quot;00121FC5&quot;/&gt;&lt;wsp:rsid wsp:val=&quot;00122145&quot;/&gt;&lt;wsp:rsid wsp:val=&quot;00122177&quot;/&gt;&lt;wsp:rsid wsp:val=&quot;00122461&quot;/&gt;&lt;wsp:rsid wsp:val=&quot;0012248D&quot;/&gt;&lt;wsp:rsid wsp:val=&quot;00122593&quot;/&gt;&lt;wsp:rsid wsp:val=&quot;00122845&quot;/&gt;&lt;wsp:rsid wsp:val=&quot;00122C65&quot;/&gt;&lt;wsp:rsid wsp:val=&quot;00122C7D&quot;/&gt;&lt;wsp:rsid wsp:val=&quot;00122C98&quot;/&gt;&lt;wsp:rsid wsp:val=&quot;00122EF7&quot;/&gt;&lt;wsp:rsid wsp:val=&quot;001232F6&quot;/&gt;&lt;wsp:rsid wsp:val=&quot;001233E4&quot;/&gt;&lt;wsp:rsid wsp:val=&quot;00123747&quot;/&gt;&lt;wsp:rsid wsp:val=&quot;001239ED&quot;/&gt;&lt;wsp:rsid wsp:val=&quot;00123A8B&quot;/&gt;&lt;wsp:rsid wsp:val=&quot;00123C63&quot;/&gt;&lt;wsp:rsid wsp:val=&quot;00123F83&quot;/&gt;&lt;wsp:rsid wsp:val=&quot;00124350&quot;/&gt;&lt;wsp:rsid wsp:val=&quot;00124409&quot;/&gt;&lt;wsp:rsid wsp:val=&quot;001244FB&quot;/&gt;&lt;wsp:rsid wsp:val=&quot;001245BA&quot;/&gt;&lt;wsp:rsid wsp:val=&quot;001245D2&quot;/&gt;&lt;wsp:rsid wsp:val=&quot;0012463F&quot;/&gt;&lt;wsp:rsid wsp:val=&quot;00124D21&quot;/&gt;&lt;wsp:rsid wsp:val=&quot;00124D4A&quot;/&gt;&lt;wsp:rsid wsp:val=&quot;001256BF&quot;/&gt;&lt;wsp:rsid wsp:val=&quot;0012572A&quot;/&gt;&lt;wsp:rsid wsp:val=&quot;001257A5&quot;/&gt;&lt;wsp:rsid wsp:val=&quot;001258F2&quot;/&gt;&lt;wsp:rsid wsp:val=&quot;00125919&quot;/&gt;&lt;wsp:rsid wsp:val=&quot;00125930&quot;/&gt;&lt;wsp:rsid wsp:val=&quot;00125B16&quot;/&gt;&lt;wsp:rsid wsp:val=&quot;00125C80&quot;/&gt;&lt;wsp:rsid wsp:val=&quot;00125E24&quot;/&gt;&lt;wsp:rsid wsp:val=&quot;00125E66&quot;/&gt;&lt;wsp:rsid wsp:val=&quot;00125EC3&quot;/&gt;&lt;wsp:rsid wsp:val=&quot;00125F34&quot;/&gt;&lt;wsp:rsid wsp:val=&quot;001260E6&quot;/&gt;&lt;wsp:rsid wsp:val=&quot;00126161&quot;/&gt;&lt;wsp:rsid wsp:val=&quot;001266F5&quot;/&gt;&lt;wsp:rsid wsp:val=&quot;00126804&quot;/&gt;&lt;wsp:rsid wsp:val=&quot;001268BC&quot;/&gt;&lt;wsp:rsid wsp:val=&quot;00126911&quot;/&gt;&lt;wsp:rsid wsp:val=&quot;00126982&quot;/&gt;&lt;wsp:rsid wsp:val=&quot;00126BD0&quot;/&gt;&lt;wsp:rsid wsp:val=&quot;00126CB3&quot;/&gt;&lt;wsp:rsid wsp:val=&quot;00126F39&quot;/&gt;&lt;wsp:rsid wsp:val=&quot;00126F54&quot;/&gt;&lt;wsp:rsid wsp:val=&quot;001272DD&quot;/&gt;&lt;wsp:rsid wsp:val=&quot;00127332&quot;/&gt;&lt;wsp:rsid wsp:val=&quot;00127554&quot;/&gt;&lt;wsp:rsid wsp:val=&quot;00127558&quot;/&gt;&lt;wsp:rsid wsp:val=&quot;00127590&quot;/&gt;&lt;wsp:rsid wsp:val=&quot;001277BF&quot;/&gt;&lt;wsp:rsid wsp:val=&quot;001278D8&quot;/&gt;&lt;wsp:rsid wsp:val=&quot;00127A78&quot;/&gt;&lt;wsp:rsid wsp:val=&quot;00127BA1&quot;/&gt;&lt;wsp:rsid wsp:val=&quot;00127E2C&quot;/&gt;&lt;wsp:rsid wsp:val=&quot;00127ECE&quot;/&gt;&lt;wsp:rsid wsp:val=&quot;00127F40&quot;/&gt;&lt;wsp:rsid wsp:val=&quot;0013004B&quot;/&gt;&lt;wsp:rsid wsp:val=&quot;00130199&quot;/&gt;&lt;wsp:rsid wsp:val=&quot;0013019F&quot;/&gt;&lt;wsp:rsid wsp:val=&quot;0013041B&quot;/&gt;&lt;wsp:rsid wsp:val=&quot;001304EB&quot;/&gt;&lt;wsp:rsid wsp:val=&quot;001305F2&quot;/&gt;&lt;wsp:rsid wsp:val=&quot;001305F3&quot;/&gt;&lt;wsp:rsid wsp:val=&quot;001309B4&quot;/&gt;&lt;wsp:rsid wsp:val=&quot;00130B04&quot;/&gt;&lt;wsp:rsid wsp:val=&quot;00130C0D&quot;/&gt;&lt;wsp:rsid wsp:val=&quot;00130C17&quot;/&gt;&lt;wsp:rsid wsp:val=&quot;00130C25&quot;/&gt;&lt;wsp:rsid wsp:val=&quot;00130E18&quot;/&gt;&lt;wsp:rsid wsp:val=&quot;00130E6F&quot;/&gt;&lt;wsp:rsid wsp:val=&quot;00130F48&quot;/&gt;&lt;wsp:rsid wsp:val=&quot;0013109F&quot;/&gt;&lt;wsp:rsid wsp:val=&quot;00131600&quot;/&gt;&lt;wsp:rsid wsp:val=&quot;001317E2&quot;/&gt;&lt;wsp:rsid wsp:val=&quot;0013183C&quot;/&gt;&lt;wsp:rsid wsp:val=&quot;00131A3F&quot;/&gt;&lt;wsp:rsid wsp:val=&quot;00131F96&quot;/&gt;&lt;wsp:rsid wsp:val=&quot;00132297&quot;/&gt;&lt;wsp:rsid wsp:val=&quot;00132333&quot;/&gt;&lt;wsp:rsid wsp:val=&quot;001324E9&quot;/&gt;&lt;wsp:rsid wsp:val=&quot;001325EE&quot;/&gt;&lt;wsp:rsid wsp:val=&quot;00132746&quot;/&gt;&lt;wsp:rsid wsp:val=&quot;00132821&quot;/&gt;&lt;wsp:rsid wsp:val=&quot;00132881&quot;/&gt;&lt;wsp:rsid wsp:val=&quot;001328B6&quot;/&gt;&lt;wsp:rsid wsp:val=&quot;00132991&quot;/&gt;&lt;wsp:rsid wsp:val=&quot;001329A4&quot;/&gt;&lt;wsp:rsid wsp:val=&quot;00132E25&quot;/&gt;&lt;wsp:rsid wsp:val=&quot;00132E3E&quot;/&gt;&lt;wsp:rsid wsp:val=&quot;0013303B&quot;/&gt;&lt;wsp:rsid wsp:val=&quot;00133165&quot;/&gt;&lt;wsp:rsid wsp:val=&quot;001333FC&quot;/&gt;&lt;wsp:rsid wsp:val=&quot;00133730&quot;/&gt;&lt;wsp:rsid wsp:val=&quot;00133BAF&quot;/&gt;&lt;wsp:rsid wsp:val=&quot;001341A4&quot;/&gt;&lt;wsp:rsid wsp:val=&quot;00134522&quot;/&gt;&lt;wsp:rsid wsp:val=&quot;00134523&quot;/&gt;&lt;wsp:rsid wsp:val=&quot;00134564&quot;/&gt;&lt;wsp:rsid wsp:val=&quot;00134574&quot;/&gt;&lt;wsp:rsid wsp:val=&quot;001345A4&quot;/&gt;&lt;wsp:rsid wsp:val=&quot;001347EC&quot;/&gt;&lt;wsp:rsid wsp:val=&quot;0013480A&quot;/&gt;&lt;wsp:rsid wsp:val=&quot;00134B17&quot;/&gt;&lt;wsp:rsid wsp:val=&quot;00134F81&quot;/&gt;&lt;wsp:rsid wsp:val=&quot;0013511E&quot;/&gt;&lt;wsp:rsid wsp:val=&quot;00135264&quot;/&gt;&lt;wsp:rsid wsp:val=&quot;001353E4&quot;/&gt;&lt;wsp:rsid wsp:val=&quot;00135637&quot;/&gt;&lt;wsp:rsid wsp:val=&quot;00135728&quot;/&gt;&lt;wsp:rsid wsp:val=&quot;0013594A&quot;/&gt;&lt;wsp:rsid wsp:val=&quot;0013598C&quot;/&gt;&lt;wsp:rsid wsp:val=&quot;00135A15&quot;/&gt;&lt;wsp:rsid wsp:val=&quot;00135B82&quot;/&gt;&lt;wsp:rsid wsp:val=&quot;00135D61&quot;/&gt;&lt;wsp:rsid wsp:val=&quot;00135F67&quot;/&gt;&lt;wsp:rsid wsp:val=&quot;00135F7A&quot;/&gt;&lt;wsp:rsid wsp:val=&quot;00135FF1&quot;/&gt;&lt;wsp:rsid wsp:val=&quot;00136061&quot;/&gt;&lt;wsp:rsid wsp:val=&quot;00136237&quot;/&gt;&lt;wsp:rsid wsp:val=&quot;001362CC&quot;/&gt;&lt;wsp:rsid wsp:val=&quot;001362DA&quot;/&gt;&lt;wsp:rsid wsp:val=&quot;001363F9&quot;/&gt;&lt;wsp:rsid wsp:val=&quot;0013651F&quot;/&gt;&lt;wsp:rsid wsp:val=&quot;001366E2&quot;/&gt;&lt;wsp:rsid wsp:val=&quot;00136CD7&quot;/&gt;&lt;wsp:rsid wsp:val=&quot;00136D45&quot;/&gt;&lt;wsp:rsid wsp:val=&quot;00136DFA&quot;/&gt;&lt;wsp:rsid wsp:val=&quot;00136E6A&quot;/&gt;&lt;wsp:rsid wsp:val=&quot;00137124&quot;/&gt;&lt;wsp:rsid wsp:val=&quot;00137265&quot;/&gt;&lt;wsp:rsid wsp:val=&quot;00137279&quot;/&gt;&lt;wsp:rsid wsp:val=&quot;001372C4&quot;/&gt;&lt;wsp:rsid wsp:val=&quot;001373AB&quot;/&gt;&lt;wsp:rsid wsp:val=&quot;0013761E&quot;/&gt;&lt;wsp:rsid wsp:val=&quot;00137661&quot;/&gt;&lt;wsp:rsid wsp:val=&quot;00137B4D&quot;/&gt;&lt;wsp:rsid wsp:val=&quot;00137F84&quot;/&gt;&lt;wsp:rsid wsp:val=&quot;00137F9A&quot;/&gt;&lt;wsp:rsid wsp:val=&quot;001407D4&quot;/&gt;&lt;wsp:rsid wsp:val=&quot;00140A69&quot;/&gt;&lt;wsp:rsid wsp:val=&quot;00140D8A&quot;/&gt;&lt;wsp:rsid wsp:val=&quot;0014118E&quot;/&gt;&lt;wsp:rsid wsp:val=&quot;001411B7&quot;/&gt;&lt;wsp:rsid wsp:val=&quot;001412A5&quot;/&gt;&lt;wsp:rsid wsp:val=&quot;00141559&quot;/&gt;&lt;wsp:rsid wsp:val=&quot;0014165D&quot;/&gt;&lt;wsp:rsid wsp:val=&quot;00141786&quot;/&gt;&lt;wsp:rsid wsp:val=&quot;001418E9&quot;/&gt;&lt;wsp:rsid wsp:val=&quot;00141A79&quot;/&gt;&lt;wsp:rsid wsp:val=&quot;00141DDD&quot;/&gt;&lt;wsp:rsid wsp:val=&quot;00142075&quot;/&gt;&lt;wsp:rsid wsp:val=&quot;001420CF&quot;/&gt;&lt;wsp:rsid wsp:val=&quot;001421AE&quot;/&gt;&lt;wsp:rsid wsp:val=&quot;0014271E&quot;/&gt;&lt;wsp:rsid wsp:val=&quot;001427D6&quot;/&gt;&lt;wsp:rsid wsp:val=&quot;0014295F&quot;/&gt;&lt;wsp:rsid wsp:val=&quot;00142AE8&quot;/&gt;&lt;wsp:rsid wsp:val=&quot;00142B06&quot;/&gt;&lt;wsp:rsid wsp:val=&quot;00142D3B&quot;/&gt;&lt;wsp:rsid wsp:val=&quot;00142D56&quot;/&gt;&lt;wsp:rsid wsp:val=&quot;00142E79&quot;/&gt;&lt;wsp:rsid wsp:val=&quot;00142EB2&quot;/&gt;&lt;wsp:rsid wsp:val=&quot;00142F59&quot;/&gt;&lt;wsp:rsid wsp:val=&quot;00143042&quot;/&gt;&lt;wsp:rsid wsp:val=&quot;00143313&quot;/&gt;&lt;wsp:rsid wsp:val=&quot;00143696&quot;/&gt;&lt;wsp:rsid wsp:val=&quot;00143B36&quot;/&gt;&lt;wsp:rsid wsp:val=&quot;00143C88&quot;/&gt;&lt;wsp:rsid wsp:val=&quot;00143C8A&quot;/&gt;&lt;wsp:rsid wsp:val=&quot;001441B7&quot;/&gt;&lt;wsp:rsid wsp:val=&quot;00144435&quot;/&gt;&lt;wsp:rsid wsp:val=&quot;00144741&quot;/&gt;&lt;wsp:rsid wsp:val=&quot;0014489E&quot;/&gt;&lt;wsp:rsid wsp:val=&quot;001449A3&quot;/&gt;&lt;wsp:rsid wsp:val=&quot;00144A5C&quot;/&gt;&lt;wsp:rsid wsp:val=&quot;00144C9D&quot;/&gt;&lt;wsp:rsid wsp:val=&quot;00144DAB&quot;/&gt;&lt;wsp:rsid wsp:val=&quot;0014510E&quot;/&gt;&lt;wsp:rsid wsp:val=&quot;0014532B&quot;/&gt;&lt;wsp:rsid wsp:val=&quot;00145331&quot;/&gt;&lt;wsp:rsid wsp:val=&quot;00145408&quot;/&gt;&lt;wsp:rsid wsp:val=&quot;0014551A&quot;/&gt;&lt;wsp:rsid wsp:val=&quot;0014555E&quot;/&gt;&lt;wsp:rsid wsp:val=&quot;001458CD&quot;/&gt;&lt;wsp:rsid wsp:val=&quot;001458E1&quot;/&gt;&lt;wsp:rsid wsp:val=&quot;00145C56&quot;/&gt;&lt;wsp:rsid wsp:val=&quot;00145D17&quot;/&gt;&lt;wsp:rsid wsp:val=&quot;00145D4D&quot;/&gt;&lt;wsp:rsid wsp:val=&quot;00145E48&quot;/&gt;&lt;wsp:rsid wsp:val=&quot;0014611C&quot;/&gt;&lt;wsp:rsid wsp:val=&quot;00146228&quot;/&gt;&lt;wsp:rsid wsp:val=&quot;0014631C&quot;/&gt;&lt;wsp:rsid wsp:val=&quot;00146355&quot;/&gt;&lt;wsp:rsid wsp:val=&quot;0014636A&quot;/&gt;&lt;wsp:rsid wsp:val=&quot;001464C0&quot;/&gt;&lt;wsp:rsid wsp:val=&quot;001464E8&quot;/&gt;&lt;wsp:rsid wsp:val=&quot;0014660E&quot;/&gt;&lt;wsp:rsid wsp:val=&quot;00146622&quot;/&gt;&lt;wsp:rsid wsp:val=&quot;00146960&quot;/&gt;&lt;wsp:rsid wsp:val=&quot;00146974&quot;/&gt;&lt;wsp:rsid wsp:val=&quot;00146AF3&quot;/&gt;&lt;wsp:rsid wsp:val=&quot;00146D6D&quot;/&gt;&lt;wsp:rsid wsp:val=&quot;00146DCE&quot;/&gt;&lt;wsp:rsid wsp:val=&quot;001470D5&quot;/&gt;&lt;wsp:rsid wsp:val=&quot;001470F6&quot;/&gt;&lt;wsp:rsid wsp:val=&quot;0014724E&quot;/&gt;&lt;wsp:rsid wsp:val=&quot;0014730C&quot;/&gt;&lt;wsp:rsid wsp:val=&quot;00147321&quot;/&gt;&lt;wsp:rsid wsp:val=&quot;00147355&quot;/&gt;&lt;wsp:rsid wsp:val=&quot;00147540&quot;/&gt;&lt;wsp:rsid wsp:val=&quot;00147695&quot;/&gt;&lt;wsp:rsid wsp:val=&quot;00147763&quot;/&gt;&lt;wsp:rsid wsp:val=&quot;001477C7&quot;/&gt;&lt;wsp:rsid wsp:val=&quot;001477E3&quot;/&gt;&lt;wsp:rsid wsp:val=&quot;00147947&quot;/&gt;&lt;wsp:rsid wsp:val=&quot;00147A08&quot;/&gt;&lt;wsp:rsid wsp:val=&quot;00147A1F&quot;/&gt;&lt;wsp:rsid wsp:val=&quot;00147B56&quot;/&gt;&lt;wsp:rsid wsp:val=&quot;00147B93&quot;/&gt;&lt;wsp:rsid wsp:val=&quot;00147CE3&quot;/&gt;&lt;wsp:rsid wsp:val=&quot;00147D70&quot;/&gt;&lt;wsp:rsid wsp:val=&quot;00147F56&quot;/&gt;&lt;wsp:rsid wsp:val=&quot;001500FF&quot;/&gt;&lt;wsp:rsid wsp:val=&quot;0015026A&quot;/&gt;&lt;wsp:rsid wsp:val=&quot;001504AC&quot;/&gt;&lt;wsp:rsid wsp:val=&quot;00150550&quot;/&gt;&lt;wsp:rsid wsp:val=&quot;00150628&quot;/&gt;&lt;wsp:rsid wsp:val=&quot;00150A6B&quot;/&gt;&lt;wsp:rsid wsp:val=&quot;00150AF4&quot;/&gt;&lt;wsp:rsid wsp:val=&quot;00150CF0&quot;/&gt;&lt;wsp:rsid wsp:val=&quot;00150D05&quot;/&gt;&lt;wsp:rsid wsp:val=&quot;00150EB4&quot;/&gt;&lt;wsp:rsid wsp:val=&quot;00151307&quot;/&gt;&lt;wsp:rsid wsp:val=&quot;0015139E&quot;/&gt;&lt;wsp:rsid wsp:val=&quot;001515BB&quot;/&gt;&lt;wsp:rsid wsp:val=&quot;001516E2&quot;/&gt;&lt;wsp:rsid wsp:val=&quot;00151734&quot;/&gt;&lt;wsp:rsid wsp:val=&quot;00151B4B&quot;/&gt;&lt;wsp:rsid wsp:val=&quot;00151BC7&quot;/&gt;&lt;wsp:rsid wsp:val=&quot;00151C4F&quot;/&gt;&lt;wsp:rsid wsp:val=&quot;00151DFB&quot;/&gt;&lt;wsp:rsid wsp:val=&quot;00151EC3&quot;/&gt;&lt;wsp:rsid wsp:val=&quot;00152221&quot;/&gt;&lt;wsp:rsid wsp:val=&quot;001522A3&quot;/&gt;&lt;wsp:rsid wsp:val=&quot;00152428&quot;/&gt;&lt;wsp:rsid wsp:val=&quot;0015261D&quot;/&gt;&lt;wsp:rsid wsp:val=&quot;001526F1&quot;/&gt;&lt;wsp:rsid wsp:val=&quot;00152774&quot;/&gt;&lt;wsp:rsid wsp:val=&quot;001527DE&quot;/&gt;&lt;wsp:rsid wsp:val=&quot;0015293D&quot;/&gt;&lt;wsp:rsid wsp:val=&quot;00152A99&quot;/&gt;&lt;wsp:rsid wsp:val=&quot;00152C9D&quot;/&gt;&lt;wsp:rsid wsp:val=&quot;00152D88&quot;/&gt;&lt;wsp:rsid wsp:val=&quot;00152DED&quot;/&gt;&lt;wsp:rsid wsp:val=&quot;00152EB4&quot;/&gt;&lt;wsp:rsid wsp:val=&quot;00152ED7&quot;/&gt;&lt;wsp:rsid wsp:val=&quot;00152F6A&quot;/&gt;&lt;wsp:rsid wsp:val=&quot;00152FD1&quot;/&gt;&lt;wsp:rsid wsp:val=&quot;001530D0&quot;/&gt;&lt;wsp:rsid wsp:val=&quot;0015319E&quot;/&gt;&lt;wsp:rsid wsp:val=&quot;0015326A&quot;/&gt;&lt;wsp:rsid wsp:val=&quot;00153320&quot;/&gt;&lt;wsp:rsid wsp:val=&quot;001533D6&quot;/&gt;&lt;wsp:rsid wsp:val=&quot;001534F4&quot;/&gt;&lt;wsp:rsid wsp:val=&quot;00153535&quot;/&gt;&lt;wsp:rsid wsp:val=&quot;00153A71&quot;/&gt;&lt;wsp:rsid wsp:val=&quot;00153B2B&quot;/&gt;&lt;wsp:rsid wsp:val=&quot;00153EC2&quot;/&gt;&lt;wsp:rsid wsp:val=&quot;00154112&quot;/&gt;&lt;wsp:rsid wsp:val=&quot;0015411F&quot;/&gt;&lt;wsp:rsid wsp:val=&quot;001541FE&quot;/&gt;&lt;wsp:rsid wsp:val=&quot;00154331&quot;/&gt;&lt;wsp:rsid wsp:val=&quot;00154462&quot;/&gt;&lt;wsp:rsid wsp:val=&quot;001544B2&quot;/&gt;&lt;wsp:rsid wsp:val=&quot;00154647&quot;/&gt;&lt;wsp:rsid wsp:val=&quot;00154759&quot;/&gt;&lt;wsp:rsid wsp:val=&quot;001547C6&quot;/&gt;&lt;wsp:rsid wsp:val=&quot;00154976&quot;/&gt;&lt;wsp:rsid wsp:val=&quot;001549BD&quot;/&gt;&lt;wsp:rsid wsp:val=&quot;001549DE&quot;/&gt;&lt;wsp:rsid wsp:val=&quot;00154F0E&quot;/&gt;&lt;wsp:rsid wsp:val=&quot;00154F60&quot;/&gt;&lt;wsp:rsid wsp:val=&quot;0015506B&quot;/&gt;&lt;wsp:rsid wsp:val=&quot;0015511C&quot;/&gt;&lt;wsp:rsid wsp:val=&quot;00155126&quot;/&gt;&lt;wsp:rsid wsp:val=&quot;001551E0&quot;/&gt;&lt;wsp:rsid wsp:val=&quot;00155421&quot;/&gt;&lt;wsp:rsid wsp:val=&quot;0015548A&quot;/&gt;&lt;wsp:rsid wsp:val=&quot;001554CB&quot;/&gt;&lt;wsp:rsid wsp:val=&quot;001554DB&quot;/&gt;&lt;wsp:rsid wsp:val=&quot;001555CA&quot;/&gt;&lt;wsp:rsid wsp:val=&quot;00155811&quot;/&gt;&lt;wsp:rsid wsp:val=&quot;001558DE&quot;/&gt;&lt;wsp:rsid wsp:val=&quot;00155AC6&quot;/&gt;&lt;wsp:rsid wsp:val=&quot;00155BFD&quot;/&gt;&lt;wsp:rsid wsp:val=&quot;00155C0C&quot;/&gt;&lt;wsp:rsid wsp:val=&quot;00155CBB&quot;/&gt;&lt;wsp:rsid wsp:val=&quot;00155F4D&quot;/&gt;&lt;wsp:rsid wsp:val=&quot;0015605E&quot;/&gt;&lt;wsp:rsid wsp:val=&quot;001562FB&quot;/&gt;&lt;wsp:rsid wsp:val=&quot;00156356&quot;/&gt;&lt;wsp:rsid wsp:val=&quot;001563E4&quot;/&gt;&lt;wsp:rsid wsp:val=&quot;00156A30&quot;/&gt;&lt;wsp:rsid wsp:val=&quot;00156A8B&quot;/&gt;&lt;wsp:rsid wsp:val=&quot;00156B1D&quot;/&gt;&lt;wsp:rsid wsp:val=&quot;00156B2F&quot;/&gt;&lt;wsp:rsid wsp:val=&quot;00156B69&quot;/&gt;&lt;wsp:rsid wsp:val=&quot;00156B6D&quot;/&gt;&lt;wsp:rsid wsp:val=&quot;00156E83&quot;/&gt;&lt;wsp:rsid wsp:val=&quot;00157089&quot;/&gt;&lt;wsp:rsid wsp:val=&quot;00157542&quot;/&gt;&lt;wsp:rsid wsp:val=&quot;001575CC&quot;/&gt;&lt;wsp:rsid wsp:val=&quot;001577C9&quot;/&gt;&lt;wsp:rsid wsp:val=&quot;00157B16&quot;/&gt;&lt;wsp:rsid wsp:val=&quot;00157C95&quot;/&gt;&lt;wsp:rsid wsp:val=&quot;00157CF3&quot;/&gt;&lt;wsp:rsid wsp:val=&quot;00157D12&quot;/&gt;&lt;wsp:rsid wsp:val=&quot;00157F47&quot;/&gt;&lt;wsp:rsid wsp:val=&quot;00160064&quot;/&gt;&lt;wsp:rsid wsp:val=&quot;0016011D&quot;/&gt;&lt;wsp:rsid wsp:val=&quot;001601BE&quot;/&gt;&lt;wsp:rsid wsp:val=&quot;00160298&quot;/&gt;&lt;wsp:rsid wsp:val=&quot;00160299&quot;/&gt;&lt;wsp:rsid wsp:val=&quot;0016037D&quot;/&gt;&lt;wsp:rsid wsp:val=&quot;001603DE&quot;/&gt;&lt;wsp:rsid wsp:val=&quot;001604E8&quot;/&gt;&lt;wsp:rsid wsp:val=&quot;00160789&quot;/&gt;&lt;wsp:rsid wsp:val=&quot;00160821&quot;/&gt;&lt;wsp:rsid wsp:val=&quot;001609BB&quot;/&gt;&lt;wsp:rsid wsp:val=&quot;00160B91&quot;/&gt;&lt;wsp:rsid wsp:val=&quot;00160CEE&quot;/&gt;&lt;wsp:rsid wsp:val=&quot;00160DF2&quot;/&gt;&lt;wsp:rsid wsp:val=&quot;00160F59&quot;/&gt;&lt;wsp:rsid wsp:val=&quot;00161168&quot;/&gt;&lt;wsp:rsid wsp:val=&quot;00161187&quot;/&gt;&lt;wsp:rsid wsp:val=&quot;0016132F&quot;/&gt;&lt;wsp:rsid wsp:val=&quot;001618E4&quot;/&gt;&lt;wsp:rsid wsp:val=&quot;0016191F&quot;/&gt;&lt;wsp:rsid wsp:val=&quot;00161BE7&quot;/&gt;&lt;wsp:rsid wsp:val=&quot;00161E60&quot;/&gt;&lt;wsp:rsid wsp:val=&quot;001620C3&quot;/&gt;&lt;wsp:rsid wsp:val=&quot;00162224&quot;/&gt;&lt;wsp:rsid wsp:val=&quot;00162353&quot;/&gt;&lt;wsp:rsid wsp:val=&quot;00162354&quot;/&gt;&lt;wsp:rsid wsp:val=&quot;001624AC&quot;/&gt;&lt;wsp:rsid wsp:val=&quot;001629B9&quot;/&gt;&lt;wsp:rsid wsp:val=&quot;00162BFF&quot;/&gt;&lt;wsp:rsid wsp:val=&quot;00162DEB&quot;/&gt;&lt;wsp:rsid wsp:val=&quot;00162E1F&quot;/&gt;&lt;wsp:rsid wsp:val=&quot;00162ECF&quot;/&gt;&lt;wsp:rsid wsp:val=&quot;0016300B&quot;/&gt;&lt;wsp:rsid wsp:val=&quot;001630FD&quot;/&gt;&lt;wsp:rsid wsp:val=&quot;001631A1&quot;/&gt;&lt;wsp:rsid wsp:val=&quot;001631C5&quot;/&gt;&lt;wsp:rsid wsp:val=&quot;001637BF&quot;/&gt;&lt;wsp:rsid wsp:val=&quot;001637C1&quot;/&gt;&lt;wsp:rsid wsp:val=&quot;001638A9&quot;/&gt;&lt;wsp:rsid wsp:val=&quot;00163AA3&quot;/&gt;&lt;wsp:rsid wsp:val=&quot;00163B94&quot;/&gt;&lt;wsp:rsid wsp:val=&quot;00163E53&quot;/&gt;&lt;wsp:rsid wsp:val=&quot;00164018&quot;/&gt;&lt;wsp:rsid wsp:val=&quot;0016421C&quot;/&gt;&lt;wsp:rsid wsp:val=&quot;00164341&quot;/&gt;&lt;wsp:rsid wsp:val=&quot;0016456A&quot;/&gt;&lt;wsp:rsid wsp:val=&quot;0016462D&quot;/&gt;&lt;wsp:rsid wsp:val=&quot;0016469E&quot;/&gt;&lt;wsp:rsid wsp:val=&quot;001646BD&quot;/&gt;&lt;wsp:rsid wsp:val=&quot;0016471A&quot;/&gt;&lt;wsp:rsid wsp:val=&quot;00164795&quot;/&gt;&lt;wsp:rsid wsp:val=&quot;00164881&quot;/&gt;&lt;wsp:rsid wsp:val=&quot;001648B8&quot;/&gt;&lt;wsp:rsid wsp:val=&quot;00164E6A&quot;/&gt;&lt;wsp:rsid wsp:val=&quot;00165089&quot;/&gt;&lt;wsp:rsid wsp:val=&quot;00165371&quot;/&gt;&lt;wsp:rsid wsp:val=&quot;0016541C&quot;/&gt;&lt;wsp:rsid wsp:val=&quot;0016543C&quot;/&gt;&lt;wsp:rsid wsp:val=&quot;001654E7&quot;/&gt;&lt;wsp:rsid wsp:val=&quot;001656AF&quot;/&gt;&lt;wsp:rsid wsp:val=&quot;001657FB&quot;/&gt;&lt;wsp:rsid wsp:val=&quot;00165D3E&quot;/&gt;&lt;wsp:rsid wsp:val=&quot;00165D4E&quot;/&gt;&lt;wsp:rsid wsp:val=&quot;00165F5E&quot;/&gt;&lt;wsp:rsid wsp:val=&quot;00166061&quot;/&gt;&lt;wsp:rsid wsp:val=&quot;0016617C&quot;/&gt;&lt;wsp:rsid wsp:val=&quot;001661FE&quot;/&gt;&lt;wsp:rsid wsp:val=&quot;00166403&quot;/&gt;&lt;wsp:rsid wsp:val=&quot;001665D9&quot;/&gt;&lt;wsp:rsid wsp:val=&quot;001665DA&quot;/&gt;&lt;wsp:rsid wsp:val=&quot;00166710&quot;/&gt;&lt;wsp:rsid wsp:val=&quot;00166AA2&quot;/&gt;&lt;wsp:rsid wsp:val=&quot;00166B73&quot;/&gt;&lt;wsp:rsid wsp:val=&quot;00166CE7&quot;/&gt;&lt;wsp:rsid wsp:val=&quot;00166EA3&quot;/&gt;&lt;wsp:rsid wsp:val=&quot;00167153&quot;/&gt;&lt;wsp:rsid wsp:val=&quot;0016753B&quot;/&gt;&lt;wsp:rsid wsp:val=&quot;00167650&quot;/&gt;&lt;wsp:rsid wsp:val=&quot;00167936&quot;/&gt;&lt;wsp:rsid wsp:val=&quot;00167AC3&quot;/&gt;&lt;wsp:rsid wsp:val=&quot;00167AFE&quot;/&gt;&lt;wsp:rsid wsp:val=&quot;00167D4D&quot;/&gt;&lt;wsp:rsid wsp:val=&quot;00167F80&quot;/&gt;&lt;wsp:rsid wsp:val=&quot;00167F9F&quot;/&gt;&lt;wsp:rsid wsp:val=&quot;00170070&quot;/&gt;&lt;wsp:rsid wsp:val=&quot;0017051F&quot;/&gt;&lt;wsp:rsid wsp:val=&quot;0017085F&quot;/&gt;&lt;wsp:rsid wsp:val=&quot;001709C7&quot;/&gt;&lt;wsp:rsid wsp:val=&quot;00170A70&quot;/&gt;&lt;wsp:rsid wsp:val=&quot;00170C31&quot;/&gt;&lt;wsp:rsid wsp:val=&quot;00170C6E&quot;/&gt;&lt;wsp:rsid wsp:val=&quot;00170DB6&quot;/&gt;&lt;wsp:rsid wsp:val=&quot;001711A2&quot;/&gt;&lt;wsp:rsid wsp:val=&quot;0017121D&quot;/&gt;&lt;wsp:rsid wsp:val=&quot;001716D2&quot;/&gt;&lt;wsp:rsid wsp:val=&quot;00171703&quot;/&gt;&lt;wsp:rsid wsp:val=&quot;00171972&quot;/&gt;&lt;wsp:rsid wsp:val=&quot;00171BBE&quot;/&gt;&lt;wsp:rsid wsp:val=&quot;00171CDD&quot;/&gt;&lt;wsp:rsid wsp:val=&quot;00171E48&quot;/&gt;&lt;wsp:rsid wsp:val=&quot;00171F39&quot;/&gt;&lt;wsp:rsid wsp:val=&quot;0017224C&quot;/&gt;&lt;wsp:rsid wsp:val=&quot;001722ED&quot;/&gt;&lt;wsp:rsid wsp:val=&quot;001724B8&quot;/&gt;&lt;wsp:rsid wsp:val=&quot;0017276A&quot;/&gt;&lt;wsp:rsid wsp:val=&quot;00172D31&quot;/&gt;&lt;wsp:rsid wsp:val=&quot;00172E93&quot;/&gt;&lt;wsp:rsid wsp:val=&quot;00172F9E&quot;/&gt;&lt;wsp:rsid wsp:val=&quot;0017311B&quot;/&gt;&lt;wsp:rsid wsp:val=&quot;00173330&quot;/&gt;&lt;wsp:rsid wsp:val=&quot;00173629&quot;/&gt;&lt;wsp:rsid wsp:val=&quot;0017368B&quot;/&gt;&lt;wsp:rsid wsp:val=&quot;00173921&quot;/&gt;&lt;wsp:rsid wsp:val=&quot;00173B43&quot;/&gt;&lt;wsp:rsid wsp:val=&quot;00173BA7&quot;/&gt;&lt;wsp:rsid wsp:val=&quot;00173CAB&quot;/&gt;&lt;wsp:rsid wsp:val=&quot;00173E84&quot;/&gt;&lt;wsp:rsid wsp:val=&quot;00173F4F&quot;/&gt;&lt;wsp:rsid wsp:val=&quot;00173F69&quot;/&gt;&lt;wsp:rsid wsp:val=&quot;00174032&quot;/&gt;&lt;wsp:rsid wsp:val=&quot;00174362&quot;/&gt;&lt;wsp:rsid wsp:val=&quot;00174A33&quot;/&gt;&lt;wsp:rsid wsp:val=&quot;00174E9C&quot;/&gt;&lt;wsp:rsid wsp:val=&quot;00174E9E&quot;/&gt;&lt;wsp:rsid wsp:val=&quot;00175098&quot;/&gt;&lt;wsp:rsid wsp:val=&quot;00175126&quot;/&gt;&lt;wsp:rsid wsp:val=&quot;00175178&quot;/&gt;&lt;wsp:rsid wsp:val=&quot;00175299&quot;/&gt;&lt;wsp:rsid wsp:val=&quot;001754D6&quot;/&gt;&lt;wsp:rsid wsp:val=&quot;001755BF&quot;/&gt;&lt;wsp:rsid wsp:val=&quot;0017599D&quot;/&gt;&lt;wsp:rsid wsp:val=&quot;00175D9C&quot;/&gt;&lt;wsp:rsid wsp:val=&quot;00175EB0&quot;/&gt;&lt;wsp:rsid wsp:val=&quot;001762AC&quot;/&gt;&lt;wsp:rsid wsp:val=&quot;0017633F&quot;/&gt;&lt;wsp:rsid wsp:val=&quot;001763A0&quot;/&gt;&lt;wsp:rsid wsp:val=&quot;00176B06&quot;/&gt;&lt;wsp:rsid wsp:val=&quot;00176DB0&quot;/&gt;&lt;wsp:rsid wsp:val=&quot;00176DB3&quot;/&gt;&lt;wsp:rsid wsp:val=&quot;00176FA8&quot;/&gt;&lt;wsp:rsid wsp:val=&quot;00177132&quot;/&gt;&lt;wsp:rsid wsp:val=&quot;00177341&quot;/&gt;&lt;wsp:rsid wsp:val=&quot;00177417&quot;/&gt;&lt;wsp:rsid wsp:val=&quot;001775B9&quot;/&gt;&lt;wsp:rsid wsp:val=&quot;001778FA&quot;/&gt;&lt;wsp:rsid wsp:val=&quot;00177920&quot;/&gt;&lt;wsp:rsid wsp:val=&quot;001779E8&quot;/&gt;&lt;wsp:rsid wsp:val=&quot;00177A61&quot;/&gt;&lt;wsp:rsid wsp:val=&quot;00177AF0&quot;/&gt;&lt;wsp:rsid wsp:val=&quot;00177B83&quot;/&gt;&lt;wsp:rsid wsp:val=&quot;001800E6&quot;/&gt;&lt;wsp:rsid wsp:val=&quot;00180109&quot;/&gt;&lt;wsp:rsid wsp:val=&quot;00180134&quot;/&gt;&lt;wsp:rsid wsp:val=&quot;001801E9&quot;/&gt;&lt;wsp:rsid wsp:val=&quot;0018028C&quot;/&gt;&lt;wsp:rsid wsp:val=&quot;00180321&quot;/&gt;&lt;wsp:rsid wsp:val=&quot;00180680&quot;/&gt;&lt;wsp:rsid wsp:val=&quot;00180720&quot;/&gt;&lt;wsp:rsid wsp:val=&quot;00180D5B&quot;/&gt;&lt;wsp:rsid wsp:val=&quot;00180D5C&quot;/&gt;&lt;wsp:rsid wsp:val=&quot;0018103E&quot;/&gt;&lt;wsp:rsid wsp:val=&quot;0018115B&quot;/&gt;&lt;wsp:rsid wsp:val=&quot;00181268&quot;/&gt;&lt;wsp:rsid wsp:val=&quot;00181303&quot;/&gt;&lt;wsp:rsid wsp:val=&quot;00181620&quot;/&gt;&lt;wsp:rsid wsp:val=&quot;0018163F&quot;/&gt;&lt;wsp:rsid wsp:val=&quot;001816B2&quot;/&gt;&lt;wsp:rsid wsp:val=&quot;0018180A&quot;/&gt;&lt;wsp:rsid wsp:val=&quot;00181C67&quot;/&gt;&lt;wsp:rsid wsp:val=&quot;00182151&quot;/&gt;&lt;wsp:rsid wsp:val=&quot;00182201&quot;/&gt;&lt;wsp:rsid wsp:val=&quot;00182229&quot;/&gt;&lt;wsp:rsid wsp:val=&quot;00182365&quot;/&gt;&lt;wsp:rsid wsp:val=&quot;0018244B&quot;/&gt;&lt;wsp:rsid wsp:val=&quot;001824A1&quot;/&gt;&lt;wsp:rsid wsp:val=&quot;00182BA1&quot;/&gt;&lt;wsp:rsid wsp:val=&quot;001830B5&quot;/&gt;&lt;wsp:rsid wsp:val=&quot;001831CA&quot;/&gt;&lt;wsp:rsid wsp:val=&quot;00183490&quot;/&gt;&lt;wsp:rsid wsp:val=&quot;00183B47&quot;/&gt;&lt;wsp:rsid wsp:val=&quot;00183C26&quot;/&gt;&lt;wsp:rsid wsp:val=&quot;00183C58&quot;/&gt;&lt;wsp:rsid wsp:val=&quot;00183D24&quot;/&gt;&lt;wsp:rsid wsp:val=&quot;00183D5F&quot;/&gt;&lt;wsp:rsid wsp:val=&quot;00183E1A&quot;/&gt;&lt;wsp:rsid wsp:val=&quot;00183E53&quot;/&gt;&lt;wsp:rsid wsp:val=&quot;00183E91&quot;/&gt;&lt;wsp:rsid wsp:val=&quot;001840AE&quot;/&gt;&lt;wsp:rsid wsp:val=&quot;00184103&quot;/&gt;&lt;wsp:rsid wsp:val=&quot;001841B2&quot;/&gt;&lt;wsp:rsid wsp:val=&quot;00184327&quot;/&gt;&lt;wsp:rsid wsp:val=&quot;001843B8&quot;/&gt;&lt;wsp:rsid wsp:val=&quot;00184529&quot;/&gt;&lt;wsp:rsid wsp:val=&quot;001847BF&quot;/&gt;&lt;wsp:rsid wsp:val=&quot;00184821&quot;/&gt;&lt;wsp:rsid wsp:val=&quot;0018499E&quot;/&gt;&lt;wsp:rsid wsp:val=&quot;001849D8&quot;/&gt;&lt;wsp:rsid wsp:val=&quot;00184B8C&quot;/&gt;&lt;wsp:rsid wsp:val=&quot;00184C8F&quot;/&gt;&lt;wsp:rsid wsp:val=&quot;00184CB3&quot;/&gt;&lt;wsp:rsid wsp:val=&quot;00184DFB&quot;/&gt;&lt;wsp:rsid wsp:val=&quot;00185137&quot;/&gt;&lt;wsp:rsid wsp:val=&quot;0018544E&quot;/&gt;&lt;wsp:rsid wsp:val=&quot;0018554D&quot;/&gt;&lt;wsp:rsid wsp:val=&quot;00185759&quot;/&gt;&lt;wsp:rsid wsp:val=&quot;00185888&quot;/&gt;&lt;wsp:rsid wsp:val=&quot;00185AB2&quot;/&gt;&lt;wsp:rsid wsp:val=&quot;00185D57&quot;/&gt;&lt;wsp:rsid wsp:val=&quot;00186031&quot;/&gt;&lt;wsp:rsid wsp:val=&quot;00186350&quot;/&gt;&lt;wsp:rsid wsp:val=&quot;00186433&quot;/&gt;&lt;wsp:rsid wsp:val=&quot;001864F6&quot;/&gt;&lt;wsp:rsid wsp:val=&quot;00186802&quot;/&gt;&lt;wsp:rsid wsp:val=&quot;001868AD&quot;/&gt;&lt;wsp:rsid wsp:val=&quot;00186955&quot;/&gt;&lt;wsp:rsid wsp:val=&quot;00186A5B&quot;/&gt;&lt;wsp:rsid wsp:val=&quot;00186E01&quot;/&gt;&lt;wsp:rsid wsp:val=&quot;00186FF9&quot;/&gt;&lt;wsp:rsid wsp:val=&quot;001871C1&quot;/&gt;&lt;wsp:rsid wsp:val=&quot;001872CD&quot;/&gt;&lt;wsp:rsid wsp:val=&quot;001874DA&quot;/&gt;&lt;wsp:rsid wsp:val=&quot;00187898&quot;/&gt;&lt;wsp:rsid wsp:val=&quot;00187A0E&quot;/&gt;&lt;wsp:rsid wsp:val=&quot;00187B90&quot;/&gt;&lt;wsp:rsid wsp:val=&quot;00187C27&quot;/&gt;&lt;wsp:rsid wsp:val=&quot;00190008&quot;/&gt;&lt;wsp:rsid wsp:val=&quot;0019032D&quot;/&gt;&lt;wsp:rsid wsp:val=&quot;0019058B&quot;/&gt;&lt;wsp:rsid wsp:val=&quot;0019068B&quot;/&gt;&lt;wsp:rsid wsp:val=&quot;001906F0&quot;/&gt;&lt;wsp:rsid wsp:val=&quot;001908AF&quot;/&gt;&lt;wsp:rsid wsp:val=&quot;00190929&quot;/&gt;&lt;wsp:rsid wsp:val=&quot;0019095A&quot;/&gt;&lt;wsp:rsid wsp:val=&quot;00190A44&quot;/&gt;&lt;wsp:rsid wsp:val=&quot;00190A98&quot;/&gt;&lt;wsp:rsid wsp:val=&quot;00190BFB&quot;/&gt;&lt;wsp:rsid wsp:val=&quot;00190C3D&quot;/&gt;&lt;wsp:rsid wsp:val=&quot;00190C6A&quot;/&gt;&lt;wsp:rsid wsp:val=&quot;00190E63&quot;/&gt;&lt;wsp:rsid wsp:val=&quot;00190F76&quot;/&gt;&lt;wsp:rsid wsp:val=&quot;00190FD7&quot;/&gt;&lt;wsp:rsid wsp:val=&quot;00190FF5&quot;/&gt;&lt;wsp:rsid wsp:val=&quot;0019107D&quot;/&gt;&lt;wsp:rsid wsp:val=&quot;00191116&quot;/&gt;&lt;wsp:rsid wsp:val=&quot;0019121C&quot;/&gt;&lt;wsp:rsid wsp:val=&quot;001915B8&quot;/&gt;&lt;wsp:rsid wsp:val=&quot;0019165F&quot;/&gt;&lt;wsp:rsid wsp:val=&quot;001917DF&quot;/&gt;&lt;wsp:rsid wsp:val=&quot;0019189D&quot;/&gt;&lt;wsp:rsid wsp:val=&quot;00191A78&quot;/&gt;&lt;wsp:rsid wsp:val=&quot;00191AA0&quot;/&gt;&lt;wsp:rsid wsp:val=&quot;00191E2C&quot;/&gt;&lt;wsp:rsid wsp:val=&quot;00191E7B&quot;/&gt;&lt;wsp:rsid wsp:val=&quot;00191E91&quot;/&gt;&lt;wsp:rsid wsp:val=&quot;00191F14&quot;/&gt;&lt;wsp:rsid wsp:val=&quot;00192222&quot;/&gt;&lt;wsp:rsid wsp:val=&quot;0019226B&quot;/&gt;&lt;wsp:rsid wsp:val=&quot;001923D9&quot;/&gt;&lt;wsp:rsid wsp:val=&quot;0019240A&quot;/&gt;&lt;wsp:rsid wsp:val=&quot;001928B6&quot;/&gt;&lt;wsp:rsid wsp:val=&quot;00192ADD&quot;/&gt;&lt;wsp:rsid wsp:val=&quot;00192B52&quot;/&gt;&lt;wsp:rsid wsp:val=&quot;00192CF7&quot;/&gt;&lt;wsp:rsid wsp:val=&quot;001930B0&quot;/&gt;&lt;wsp:rsid wsp:val=&quot;00193278&quot;/&gt;&lt;wsp:rsid wsp:val=&quot;001932CA&quot;/&gt;&lt;wsp:rsid wsp:val=&quot;001934E2&quot;/&gt;&lt;wsp:rsid wsp:val=&quot;00193599&quot;/&gt;&lt;wsp:rsid wsp:val=&quot;001936BA&quot;/&gt;&lt;wsp:rsid wsp:val=&quot;0019386A&quot;/&gt;&lt;wsp:rsid wsp:val=&quot;0019391A&quot;/&gt;&lt;wsp:rsid wsp:val=&quot;00193943&quot;/&gt;&lt;wsp:rsid wsp:val=&quot;00193B0C&quot;/&gt;&lt;wsp:rsid wsp:val=&quot;00193BCA&quot;/&gt;&lt;wsp:rsid wsp:val=&quot;00193D05&quot;/&gt;&lt;wsp:rsid wsp:val=&quot;00193D7F&quot;/&gt;&lt;wsp:rsid wsp:val=&quot;00193DDD&quot;/&gt;&lt;wsp:rsid wsp:val=&quot;00193DFA&quot;/&gt;&lt;wsp:rsid wsp:val=&quot;0019419F&quot;/&gt;&lt;wsp:rsid wsp:val=&quot;001941E3&quot;/&gt;&lt;wsp:rsid wsp:val=&quot;0019428B&quot;/&gt;&lt;wsp:rsid wsp:val=&quot;001944E2&quot;/&gt;&lt;wsp:rsid wsp:val=&quot;001947BA&quot;/&gt;&lt;wsp:rsid wsp:val=&quot;001948F4&quot;/&gt;&lt;wsp:rsid wsp:val=&quot;00194D31&quot;/&gt;&lt;wsp:rsid wsp:val=&quot;00194D45&quot;/&gt;&lt;wsp:rsid wsp:val=&quot;00194D6E&quot;/&gt;&lt;wsp:rsid wsp:val=&quot;00194E3F&quot;/&gt;&lt;wsp:rsid wsp:val=&quot;00194FFA&quot;/&gt;&lt;wsp:rsid wsp:val=&quot;0019503D&quot;/&gt;&lt;wsp:rsid wsp:val=&quot;001950C6&quot;/&gt;&lt;wsp:rsid wsp:val=&quot;0019525F&quot;/&gt;&lt;wsp:rsid wsp:val=&quot;00195577&quot;/&gt;&lt;wsp:rsid wsp:val=&quot;0019580F&quot;/&gt;&lt;wsp:rsid wsp:val=&quot;0019581C&quot;/&gt;&lt;wsp:rsid wsp:val=&quot;0019583D&quot;/&gt;&lt;wsp:rsid wsp:val=&quot;00195931&quot;/&gt;&lt;wsp:rsid wsp:val=&quot;00195B54&quot;/&gt;&lt;wsp:rsid wsp:val=&quot;00195C73&quot;/&gt;&lt;wsp:rsid wsp:val=&quot;00195D75&quot;/&gt;&lt;wsp:rsid wsp:val=&quot;00195E78&quot;/&gt;&lt;wsp:rsid wsp:val=&quot;00195FEE&quot;/&gt;&lt;wsp:rsid wsp:val=&quot;00196142&quot;/&gt;&lt;wsp:rsid wsp:val=&quot;001961B2&quot;/&gt;&lt;wsp:rsid wsp:val=&quot;001962CF&quot;/&gt;&lt;wsp:rsid wsp:val=&quot;00196600&quot;/&gt;&lt;wsp:rsid wsp:val=&quot;00196857&quot;/&gt;&lt;wsp:rsid wsp:val=&quot;00196922&quot;/&gt;&lt;wsp:rsid wsp:val=&quot;00196B8C&quot;/&gt;&lt;wsp:rsid wsp:val=&quot;00196BAD&quot;/&gt;&lt;wsp:rsid wsp:val=&quot;00196D13&quot;/&gt;&lt;wsp:rsid wsp:val=&quot;0019724A&quot;/&gt;&lt;wsp:rsid wsp:val=&quot;001973CB&quot;/&gt;&lt;wsp:rsid wsp:val=&quot;001975C3&quot;/&gt;&lt;wsp:rsid wsp:val=&quot;001976FD&quot;/&gt;&lt;wsp:rsid wsp:val=&quot;001977B5&quot;/&gt;&lt;wsp:rsid wsp:val=&quot;001978BE&quot;/&gt;&lt;wsp:rsid wsp:val=&quot;001978F3&quot;/&gt;&lt;wsp:rsid wsp:val=&quot;00197922&quot;/&gt;&lt;wsp:rsid wsp:val=&quot;0019795A&quot;/&gt;&lt;wsp:rsid wsp:val=&quot;00197A2B&quot;/&gt;&lt;wsp:rsid wsp:val=&quot;00197B81&quot;/&gt;&lt;wsp:rsid wsp:val=&quot;00197B85&quot;/&gt;&lt;wsp:rsid wsp:val=&quot;00197CEF&quot;/&gt;&lt;wsp:rsid wsp:val=&quot;001A0198&quot;/&gt;&lt;wsp:rsid wsp:val=&quot;001A0456&quot;/&gt;&lt;wsp:rsid wsp:val=&quot;001A07C0&quot;/&gt;&lt;wsp:rsid wsp:val=&quot;001A0B73&quot;/&gt;&lt;wsp:rsid wsp:val=&quot;001A0B7F&quot;/&gt;&lt;wsp:rsid wsp:val=&quot;001A0BE2&quot;/&gt;&lt;wsp:rsid wsp:val=&quot;001A0E10&quot;/&gt;&lt;wsp:rsid wsp:val=&quot;001A0E95&quot;/&gt;&lt;wsp:rsid wsp:val=&quot;001A0ED1&quot;/&gt;&lt;wsp:rsid wsp:val=&quot;001A10D7&quot;/&gt;&lt;wsp:rsid wsp:val=&quot;001A1142&quot;/&gt;&lt;wsp:rsid wsp:val=&quot;001A116A&quot;/&gt;&lt;wsp:rsid wsp:val=&quot;001A1220&quot;/&gt;&lt;wsp:rsid wsp:val=&quot;001A1436&quot;/&gt;&lt;wsp:rsid wsp:val=&quot;001A1447&quot;/&gt;&lt;wsp:rsid wsp:val=&quot;001A14AD&quot;/&gt;&lt;wsp:rsid wsp:val=&quot;001A14C6&quot;/&gt;&lt;wsp:rsid wsp:val=&quot;001A168C&quot;/&gt;&lt;wsp:rsid wsp:val=&quot;001A18EE&quot;/&gt;&lt;wsp:rsid wsp:val=&quot;001A1A48&quot;/&gt;&lt;wsp:rsid wsp:val=&quot;001A1A58&quot;/&gt;&lt;wsp:rsid wsp:val=&quot;001A203E&quot;/&gt;&lt;wsp:rsid wsp:val=&quot;001A2158&quot;/&gt;&lt;wsp:rsid wsp:val=&quot;001A21EA&quot;/&gt;&lt;wsp:rsid wsp:val=&quot;001A22D7&quot;/&gt;&lt;wsp:rsid wsp:val=&quot;001A23F2&quot;/&gt;&lt;wsp:rsid wsp:val=&quot;001A2800&quot;/&gt;&lt;wsp:rsid wsp:val=&quot;001A2DA0&quot;/&gt;&lt;wsp:rsid wsp:val=&quot;001A2F9B&quot;/&gt;&lt;wsp:rsid wsp:val=&quot;001A2F9D&quot;/&gt;&lt;wsp:rsid wsp:val=&quot;001A3090&quot;/&gt;&lt;wsp:rsid wsp:val=&quot;001A3127&quot;/&gt;&lt;wsp:rsid wsp:val=&quot;001A329C&quot;/&gt;&lt;wsp:rsid wsp:val=&quot;001A3642&quot;/&gt;&lt;wsp:rsid wsp:val=&quot;001A4082&quot;/&gt;&lt;wsp:rsid wsp:val=&quot;001A41FA&quot;/&gt;&lt;wsp:rsid wsp:val=&quot;001A4287&quot;/&gt;&lt;wsp:rsid wsp:val=&quot;001A4423&quot;/&gt;&lt;wsp:rsid wsp:val=&quot;001A4537&quot;/&gt;&lt;wsp:rsid wsp:val=&quot;001A4657&quot;/&gt;&lt;wsp:rsid wsp:val=&quot;001A4679&quot;/&gt;&lt;wsp:rsid wsp:val=&quot;001A4723&quot;/&gt;&lt;wsp:rsid wsp:val=&quot;001A4794&quot;/&gt;&lt;wsp:rsid wsp:val=&quot;001A479E&quot;/&gt;&lt;wsp:rsid wsp:val=&quot;001A4833&quot;/&gt;&lt;wsp:rsid wsp:val=&quot;001A4B8D&quot;/&gt;&lt;wsp:rsid wsp:val=&quot;001A4C16&quot;/&gt;&lt;wsp:rsid wsp:val=&quot;001A4C4A&quot;/&gt;&lt;wsp:rsid wsp:val=&quot;001A4E06&quot;/&gt;&lt;wsp:rsid wsp:val=&quot;001A50B6&quot;/&gt;&lt;wsp:rsid wsp:val=&quot;001A511C&quot;/&gt;&lt;wsp:rsid wsp:val=&quot;001A514C&quot;/&gt;&lt;wsp:rsid wsp:val=&quot;001A5343&quot;/&gt;&lt;wsp:rsid wsp:val=&quot;001A5490&quot;/&gt;&lt;wsp:rsid wsp:val=&quot;001A54A8&quot;/&gt;&lt;wsp:rsid wsp:val=&quot;001A5522&quot;/&gt;&lt;wsp:rsid wsp:val=&quot;001A5695&quot;/&gt;&lt;wsp:rsid wsp:val=&quot;001A56F2&quot;/&gt;&lt;wsp:rsid wsp:val=&quot;001A58D3&quot;/&gt;&lt;wsp:rsid wsp:val=&quot;001A5A08&quot;/&gt;&lt;wsp:rsid wsp:val=&quot;001A5B99&quot;/&gt;&lt;wsp:rsid wsp:val=&quot;001A5BCE&quot;/&gt;&lt;wsp:rsid wsp:val=&quot;001A5DC0&quot;/&gt;&lt;wsp:rsid wsp:val=&quot;001A6192&quot;/&gt;&lt;wsp:rsid wsp:val=&quot;001A61D6&quot;/&gt;&lt;wsp:rsid wsp:val=&quot;001A662F&quot;/&gt;&lt;wsp:rsid wsp:val=&quot;001A66CE&quot;/&gt;&lt;wsp:rsid wsp:val=&quot;001A6A51&quot;/&gt;&lt;wsp:rsid wsp:val=&quot;001A6ACE&quot;/&gt;&lt;wsp:rsid wsp:val=&quot;001A6C29&quot;/&gt;&lt;wsp:rsid wsp:val=&quot;001A6D30&quot;/&gt;&lt;wsp:rsid wsp:val=&quot;001A6D55&quot;/&gt;&lt;wsp:rsid wsp:val=&quot;001A6E2C&quot;/&gt;&lt;wsp:rsid wsp:val=&quot;001A702E&quot;/&gt;&lt;wsp:rsid wsp:val=&quot;001A704B&quot;/&gt;&lt;wsp:rsid wsp:val=&quot;001A7122&quot;/&gt;&lt;wsp:rsid wsp:val=&quot;001A72EE&quot;/&gt;&lt;wsp:rsid wsp:val=&quot;001A752E&quot;/&gt;&lt;wsp:rsid wsp:val=&quot;001A7694&quot;/&gt;&lt;wsp:rsid wsp:val=&quot;001A79E0&quot;/&gt;&lt;wsp:rsid wsp:val=&quot;001A7E99&quot;/&gt;&lt;wsp:rsid wsp:val=&quot;001A7F04&quot;/&gt;&lt;wsp:rsid wsp:val=&quot;001A7F23&quot;/&gt;&lt;wsp:rsid wsp:val=&quot;001A7FBD&quot;/&gt;&lt;wsp:rsid wsp:val=&quot;001B01C3&quot;/&gt;&lt;wsp:rsid wsp:val=&quot;001B03FC&quot;/&gt;&lt;wsp:rsid wsp:val=&quot;001B0414&quot;/&gt;&lt;wsp:rsid wsp:val=&quot;001B0480&quot;/&gt;&lt;wsp:rsid wsp:val=&quot;001B0572&quot;/&gt;&lt;wsp:rsid wsp:val=&quot;001B0634&quot;/&gt;&lt;wsp:rsid wsp:val=&quot;001B0700&quot;/&gt;&lt;wsp:rsid wsp:val=&quot;001B07F9&quot;/&gt;&lt;wsp:rsid wsp:val=&quot;001B083B&quot;/&gt;&lt;wsp:rsid wsp:val=&quot;001B09B0&quot;/&gt;&lt;wsp:rsid wsp:val=&quot;001B0B09&quot;/&gt;&lt;wsp:rsid wsp:val=&quot;001B0B5A&quot;/&gt;&lt;wsp:rsid wsp:val=&quot;001B0C5E&quot;/&gt;&lt;wsp:rsid wsp:val=&quot;001B0ED5&quot;/&gt;&lt;wsp:rsid wsp:val=&quot;001B12AC&quot;/&gt;&lt;wsp:rsid wsp:val=&quot;001B1429&quot;/&gt;&lt;wsp:rsid wsp:val=&quot;001B147F&quot;/&gt;&lt;wsp:rsid wsp:val=&quot;001B14CF&quot;/&gt;&lt;wsp:rsid wsp:val=&quot;001B17B0&quot;/&gt;&lt;wsp:rsid wsp:val=&quot;001B189C&quot;/&gt;&lt;wsp:rsid wsp:val=&quot;001B1981&quot;/&gt;&lt;wsp:rsid wsp:val=&quot;001B1A3D&quot;/&gt;&lt;wsp:rsid wsp:val=&quot;001B1B36&quot;/&gt;&lt;wsp:rsid wsp:val=&quot;001B1CC5&quot;/&gt;&lt;wsp:rsid wsp:val=&quot;001B1D6A&quot;/&gt;&lt;wsp:rsid wsp:val=&quot;001B1DDF&quot;/&gt;&lt;wsp:rsid wsp:val=&quot;001B1EC7&quot;/&gt;&lt;wsp:rsid wsp:val=&quot;001B1FA9&quot;/&gt;&lt;wsp:rsid wsp:val=&quot;001B2195&quot;/&gt;&lt;wsp:rsid wsp:val=&quot;001B21F7&quot;/&gt;&lt;wsp:rsid wsp:val=&quot;001B2222&quot;/&gt;&lt;wsp:rsid wsp:val=&quot;001B227D&quot;/&gt;&lt;wsp:rsid wsp:val=&quot;001B232D&quot;/&gt;&lt;wsp:rsid wsp:val=&quot;001B2343&quot;/&gt;&lt;wsp:rsid wsp:val=&quot;001B2716&quot;/&gt;&lt;wsp:rsid wsp:val=&quot;001B27A5&quot;/&gt;&lt;wsp:rsid wsp:val=&quot;001B2859&quot;/&gt;&lt;wsp:rsid wsp:val=&quot;001B2888&quot;/&gt;&lt;wsp:rsid wsp:val=&quot;001B28CF&quot;/&gt;&lt;wsp:rsid wsp:val=&quot;001B290E&quot;/&gt;&lt;wsp:rsid wsp:val=&quot;001B2A9F&quot;/&gt;&lt;wsp:rsid wsp:val=&quot;001B2BA1&quot;/&gt;&lt;wsp:rsid wsp:val=&quot;001B2F57&quot;/&gt;&lt;wsp:rsid wsp:val=&quot;001B309F&quot;/&gt;&lt;wsp:rsid wsp:val=&quot;001B30BF&quot;/&gt;&lt;wsp:rsid wsp:val=&quot;001B344A&quot;/&gt;&lt;wsp:rsid wsp:val=&quot;001B35D5&quot;/&gt;&lt;wsp:rsid wsp:val=&quot;001B35FC&quot;/&gt;&lt;wsp:rsid wsp:val=&quot;001B388E&quot;/&gt;&lt;wsp:rsid wsp:val=&quot;001B3A79&quot;/&gt;&lt;wsp:rsid wsp:val=&quot;001B3B0A&quot;/&gt;&lt;wsp:rsid wsp:val=&quot;001B3EE7&quot;/&gt;&lt;wsp:rsid wsp:val=&quot;001B3FA1&quot;/&gt;&lt;wsp:rsid wsp:val=&quot;001B4149&quot;/&gt;&lt;wsp:rsid wsp:val=&quot;001B4322&quot;/&gt;&lt;wsp:rsid wsp:val=&quot;001B4452&quot;/&gt;&lt;wsp:rsid wsp:val=&quot;001B4493&quot;/&gt;&lt;wsp:rsid wsp:val=&quot;001B4494&quot;/&gt;&lt;wsp:rsid wsp:val=&quot;001B4497&quot;/&gt;&lt;wsp:rsid wsp:val=&quot;001B44C1&quot;/&gt;&lt;wsp:rsid wsp:val=&quot;001B44FA&quot;/&gt;&lt;wsp:rsid wsp:val=&quot;001B4761&quot;/&gt;&lt;wsp:rsid wsp:val=&quot;001B47A9&quot;/&gt;&lt;wsp:rsid wsp:val=&quot;001B48E1&quot;/&gt;&lt;wsp:rsid wsp:val=&quot;001B4AAA&quot;/&gt;&lt;wsp:rsid wsp:val=&quot;001B4CBE&quot;/&gt;&lt;wsp:rsid wsp:val=&quot;001B4FBF&quot;/&gt;&lt;wsp:rsid wsp:val=&quot;001B4FED&quot;/&gt;&lt;wsp:rsid wsp:val=&quot;001B5026&quot;/&gt;&lt;wsp:rsid wsp:val=&quot;001B50AC&quot;/&gt;&lt;wsp:rsid wsp:val=&quot;001B5169&quot;/&gt;&lt;wsp:rsid wsp:val=&quot;001B53AD&quot;/&gt;&lt;wsp:rsid wsp:val=&quot;001B5490&quot;/&gt;&lt;wsp:rsid wsp:val=&quot;001B54DC&quot;/&gt;&lt;wsp:rsid wsp:val=&quot;001B5586&quot;/&gt;&lt;wsp:rsid wsp:val=&quot;001B58B0&quot;/&gt;&lt;wsp:rsid wsp:val=&quot;001B5969&quot;/&gt;&lt;wsp:rsid wsp:val=&quot;001B5ACB&quot;/&gt;&lt;wsp:rsid wsp:val=&quot;001B5B69&quot;/&gt;&lt;wsp:rsid wsp:val=&quot;001B5D9B&quot;/&gt;&lt;wsp:rsid wsp:val=&quot;001B5E4D&quot;/&gt;&lt;wsp:rsid wsp:val=&quot;001B6717&quot;/&gt;&lt;wsp:rsid wsp:val=&quot;001B679F&quot;/&gt;&lt;wsp:rsid wsp:val=&quot;001B67E3&quot;/&gt;&lt;wsp:rsid wsp:val=&quot;001B69F6&quot;/&gt;&lt;wsp:rsid wsp:val=&quot;001B69F7&quot;/&gt;&lt;wsp:rsid wsp:val=&quot;001B6B0E&quot;/&gt;&lt;wsp:rsid wsp:val=&quot;001B6B44&quot;/&gt;&lt;wsp:rsid wsp:val=&quot;001B6B85&quot;/&gt;&lt;wsp:rsid wsp:val=&quot;001B6FA3&quot;/&gt;&lt;wsp:rsid wsp:val=&quot;001B6FB5&quot;/&gt;&lt;wsp:rsid wsp:val=&quot;001B6FE8&quot;/&gt;&lt;wsp:rsid wsp:val=&quot;001B7112&quot;/&gt;&lt;wsp:rsid wsp:val=&quot;001B73DA&quot;/&gt;&lt;wsp:rsid wsp:val=&quot;001B740A&quot;/&gt;&lt;wsp:rsid wsp:val=&quot;001B7430&quot;/&gt;&lt;wsp:rsid wsp:val=&quot;001B75CC&quot;/&gt;&lt;wsp:rsid wsp:val=&quot;001B7794&quot;/&gt;&lt;wsp:rsid wsp:val=&quot;001B7798&quot;/&gt;&lt;wsp:rsid wsp:val=&quot;001B7898&quot;/&gt;&lt;wsp:rsid wsp:val=&quot;001B78C6&quot;/&gt;&lt;wsp:rsid wsp:val=&quot;001B79AF&quot;/&gt;&lt;wsp:rsid wsp:val=&quot;001B7C9A&quot;/&gt;&lt;wsp:rsid wsp:val=&quot;001B7CE0&quot;/&gt;&lt;wsp:rsid wsp:val=&quot;001B7F78&quot;/&gt;&lt;wsp:rsid wsp:val=&quot;001B7FE9&quot;/&gt;&lt;wsp:rsid wsp:val=&quot;001C004A&quot;/&gt;&lt;wsp:rsid wsp:val=&quot;001C00BE&quot;/&gt;&lt;wsp:rsid wsp:val=&quot;001C0143&quot;/&gt;&lt;wsp:rsid wsp:val=&quot;001C0423&quot;/&gt;&lt;wsp:rsid wsp:val=&quot;001C0652&quot;/&gt;&lt;wsp:rsid wsp:val=&quot;001C067A&quot;/&gt;&lt;wsp:rsid wsp:val=&quot;001C080F&quot;/&gt;&lt;wsp:rsid wsp:val=&quot;001C0E94&quot;/&gt;&lt;wsp:rsid wsp:val=&quot;001C13BB&quot;/&gt;&lt;wsp:rsid wsp:val=&quot;001C15B7&quot;/&gt;&lt;wsp:rsid wsp:val=&quot;001C1956&quot;/&gt;&lt;wsp:rsid wsp:val=&quot;001C1AE6&quot;/&gt;&lt;wsp:rsid wsp:val=&quot;001C1BD3&quot;/&gt;&lt;wsp:rsid wsp:val=&quot;001C1D5D&quot;/&gt;&lt;wsp:rsid wsp:val=&quot;001C1EBA&quot;/&gt;&lt;wsp:rsid wsp:val=&quot;001C2197&quot;/&gt;&lt;wsp:rsid wsp:val=&quot;001C2382&quot;/&gt;&lt;wsp:rsid wsp:val=&quot;001C2448&quot;/&gt;&lt;wsp:rsid wsp:val=&quot;001C2953&quot;/&gt;&lt;wsp:rsid wsp:val=&quot;001C2977&quot;/&gt;&lt;wsp:rsid wsp:val=&quot;001C2BB9&quot;/&gt;&lt;wsp:rsid wsp:val=&quot;001C2C13&quot;/&gt;&lt;wsp:rsid wsp:val=&quot;001C2D0B&quot;/&gt;&lt;wsp:rsid wsp:val=&quot;001C2DBB&quot;/&gt;&lt;wsp:rsid wsp:val=&quot;001C31F9&quot;/&gt;&lt;wsp:rsid wsp:val=&quot;001C3244&quot;/&gt;&lt;wsp:rsid wsp:val=&quot;001C32AC&quot;/&gt;&lt;wsp:rsid wsp:val=&quot;001C32FE&quot;/&gt;&lt;wsp:rsid wsp:val=&quot;001C36E2&quot;/&gt;&lt;wsp:rsid wsp:val=&quot;001C36F5&quot;/&gt;&lt;wsp:rsid wsp:val=&quot;001C38A1&quot;/&gt;&lt;wsp:rsid wsp:val=&quot;001C38EE&quot;/&gt;&lt;wsp:rsid wsp:val=&quot;001C3D02&quot;/&gt;&lt;wsp:rsid wsp:val=&quot;001C3F3B&quot;/&gt;&lt;wsp:rsid wsp:val=&quot;001C3F73&quot;/&gt;&lt;wsp:rsid wsp:val=&quot;001C40AE&quot;/&gt;&lt;wsp:rsid wsp:val=&quot;001C4221&quot;/&gt;&lt;wsp:rsid wsp:val=&quot;001C425E&quot;/&gt;&lt;wsp:rsid wsp:val=&quot;001C458C&quot;/&gt;&lt;wsp:rsid wsp:val=&quot;001C4A65&quot;/&gt;&lt;wsp:rsid wsp:val=&quot;001C4A7A&quot;/&gt;&lt;wsp:rsid wsp:val=&quot;001C4EFF&quot;/&gt;&lt;wsp:rsid wsp:val=&quot;001C5689&quot;/&gt;&lt;wsp:rsid wsp:val=&quot;001C57BD&quot;/&gt;&lt;wsp:rsid wsp:val=&quot;001C598E&quot;/&gt;&lt;wsp:rsid wsp:val=&quot;001C5A0C&quot;/&gt;&lt;wsp:rsid wsp:val=&quot;001C5A9C&quot;/&gt;&lt;wsp:rsid wsp:val=&quot;001C5B17&quot;/&gt;&lt;wsp:rsid wsp:val=&quot;001C5C1D&quot;/&gt;&lt;wsp:rsid wsp:val=&quot;001C5C3C&quot;/&gt;&lt;wsp:rsid wsp:val=&quot;001C5F7E&quot;/&gt;&lt;wsp:rsid wsp:val=&quot;001C60ED&quot;/&gt;&lt;wsp:rsid wsp:val=&quot;001C62CC&quot;/&gt;&lt;wsp:rsid wsp:val=&quot;001C630F&quot;/&gt;&lt;wsp:rsid wsp:val=&quot;001C642A&quot;/&gt;&lt;wsp:rsid wsp:val=&quot;001C6507&quot;/&gt;&lt;wsp:rsid wsp:val=&quot;001C6573&quot;/&gt;&lt;wsp:rsid wsp:val=&quot;001C6802&quot;/&gt;&lt;wsp:rsid wsp:val=&quot;001C682A&quot;/&gt;&lt;wsp:rsid wsp:val=&quot;001C68B2&quot;/&gt;&lt;wsp:rsid wsp:val=&quot;001C68CB&quot;/&gt;&lt;wsp:rsid wsp:val=&quot;001C69C1&quot;/&gt;&lt;wsp:rsid wsp:val=&quot;001C69FE&quot;/&gt;&lt;wsp:rsid wsp:val=&quot;001C6B74&quot;/&gt;&lt;wsp:rsid wsp:val=&quot;001C6CCE&quot;/&gt;&lt;wsp:rsid wsp:val=&quot;001C6D7D&quot;/&gt;&lt;wsp:rsid wsp:val=&quot;001C6E31&quot;/&gt;&lt;wsp:rsid wsp:val=&quot;001C6E81&quot;/&gt;&lt;wsp:rsid wsp:val=&quot;001C7122&quot;/&gt;&lt;wsp:rsid wsp:val=&quot;001C71D0&quot;/&gt;&lt;wsp:rsid wsp:val=&quot;001C75E3&quot;/&gt;&lt;wsp:rsid wsp:val=&quot;001C76C4&quot;/&gt;&lt;wsp:rsid wsp:val=&quot;001C7774&quot;/&gt;&lt;wsp:rsid wsp:val=&quot;001C7821&quot;/&gt;&lt;wsp:rsid wsp:val=&quot;001C78BB&quot;/&gt;&lt;wsp:rsid wsp:val=&quot;001C79F9&quot;/&gt;&lt;wsp:rsid wsp:val=&quot;001C7ADC&quot;/&gt;&lt;wsp:rsid wsp:val=&quot;001C7C52&quot;/&gt;&lt;wsp:rsid wsp:val=&quot;001D0221&quot;/&gt;&lt;wsp:rsid wsp:val=&quot;001D026B&quot;/&gt;&lt;wsp:rsid wsp:val=&quot;001D02C0&quot;/&gt;&lt;wsp:rsid wsp:val=&quot;001D045E&quot;/&gt;&lt;wsp:rsid wsp:val=&quot;001D049F&quot;/&gt;&lt;wsp:rsid wsp:val=&quot;001D05F9&quot;/&gt;&lt;wsp:rsid wsp:val=&quot;001D0913&quot;/&gt;&lt;wsp:rsid wsp:val=&quot;001D0D45&quot;/&gt;&lt;wsp:rsid wsp:val=&quot;001D1091&quot;/&gt;&lt;wsp:rsid wsp:val=&quot;001D129E&quot;/&gt;&lt;wsp:rsid wsp:val=&quot;001D186D&quot;/&gt;&lt;wsp:rsid wsp:val=&quot;001D1A04&quot;/&gt;&lt;wsp:rsid wsp:val=&quot;001D1C79&quot;/&gt;&lt;wsp:rsid wsp:val=&quot;001D2025&quot;/&gt;&lt;wsp:rsid wsp:val=&quot;001D20A3&quot;/&gt;&lt;wsp:rsid wsp:val=&quot;001D22A1&quot;/&gt;&lt;wsp:rsid wsp:val=&quot;001D25D9&quot;/&gt;&lt;wsp:rsid wsp:val=&quot;001D2647&quot;/&gt;&lt;wsp:rsid wsp:val=&quot;001D26EF&quot;/&gt;&lt;wsp:rsid wsp:val=&quot;001D279D&quot;/&gt;&lt;wsp:rsid wsp:val=&quot;001D27C5&quot;/&gt;&lt;wsp:rsid wsp:val=&quot;001D28AD&quot;/&gt;&lt;wsp:rsid wsp:val=&quot;001D28F8&quot;/&gt;&lt;wsp:rsid wsp:val=&quot;001D2950&quot;/&gt;&lt;wsp:rsid wsp:val=&quot;001D2B73&quot;/&gt;&lt;wsp:rsid wsp:val=&quot;001D2C18&quot;/&gt;&lt;wsp:rsid wsp:val=&quot;001D2CDF&quot;/&gt;&lt;wsp:rsid wsp:val=&quot;001D2F24&quot;/&gt;&lt;wsp:rsid wsp:val=&quot;001D2F88&quot;/&gt;&lt;wsp:rsid wsp:val=&quot;001D2FEA&quot;/&gt;&lt;wsp:rsid wsp:val=&quot;001D3370&quot;/&gt;&lt;wsp:rsid wsp:val=&quot;001D3447&quot;/&gt;&lt;wsp:rsid wsp:val=&quot;001D35E4&quot;/&gt;&lt;wsp:rsid wsp:val=&quot;001D365A&quot;/&gt;&lt;wsp:rsid wsp:val=&quot;001D377E&quot;/&gt;&lt;wsp:rsid wsp:val=&quot;001D37B1&quot;/&gt;&lt;wsp:rsid wsp:val=&quot;001D3B11&quot;/&gt;&lt;wsp:rsid wsp:val=&quot;001D3C2D&quot;/&gt;&lt;wsp:rsid wsp:val=&quot;001D3D3D&quot;/&gt;&lt;wsp:rsid wsp:val=&quot;001D3DDA&quot;/&gt;&lt;wsp:rsid wsp:val=&quot;001D4021&quot;/&gt;&lt;wsp:rsid wsp:val=&quot;001D4124&quot;/&gt;&lt;wsp:rsid wsp:val=&quot;001D417C&quot;/&gt;&lt;wsp:rsid wsp:val=&quot;001D469A&quot;/&gt;&lt;wsp:rsid wsp:val=&quot;001D4739&quot;/&gt;&lt;wsp:rsid wsp:val=&quot;001D4794&quot;/&gt;&lt;wsp:rsid wsp:val=&quot;001D47EE&quot;/&gt;&lt;wsp:rsid wsp:val=&quot;001D4A5A&quot;/&gt;&lt;wsp:rsid wsp:val=&quot;001D4A9B&quot;/&gt;&lt;wsp:rsid wsp:val=&quot;001D4BB5&quot;/&gt;&lt;wsp:rsid wsp:val=&quot;001D534B&quot;/&gt;&lt;wsp:rsid wsp:val=&quot;001D54ED&quot;/&gt;&lt;wsp:rsid wsp:val=&quot;001D55F6&quot;/&gt;&lt;wsp:rsid wsp:val=&quot;001D576E&quot;/&gt;&lt;wsp:rsid wsp:val=&quot;001D5891&quot;/&gt;&lt;wsp:rsid wsp:val=&quot;001D5A75&quot;/&gt;&lt;wsp:rsid wsp:val=&quot;001D5AEB&quot;/&gt;&lt;wsp:rsid wsp:val=&quot;001D5B34&quot;/&gt;&lt;wsp:rsid wsp:val=&quot;001D6008&quot;/&gt;&lt;wsp:rsid wsp:val=&quot;001D60F3&quot;/&gt;&lt;wsp:rsid wsp:val=&quot;001D6402&quot;/&gt;&lt;wsp:rsid wsp:val=&quot;001D642C&quot;/&gt;&lt;wsp:rsid wsp:val=&quot;001D6450&quot;/&gt;&lt;wsp:rsid wsp:val=&quot;001D65DD&quot;/&gt;&lt;wsp:rsid wsp:val=&quot;001D67F5&quot;/&gt;&lt;wsp:rsid wsp:val=&quot;001D6883&quot;/&gt;&lt;wsp:rsid wsp:val=&quot;001D688B&quot;/&gt;&lt;wsp:rsid wsp:val=&quot;001D69BC&quot;/&gt;&lt;wsp:rsid wsp:val=&quot;001D6A2E&quot;/&gt;&lt;wsp:rsid wsp:val=&quot;001D6B4E&quot;/&gt;&lt;wsp:rsid wsp:val=&quot;001D6B74&quot;/&gt;&lt;wsp:rsid wsp:val=&quot;001D6C59&quot;/&gt;&lt;wsp:rsid wsp:val=&quot;001D6E42&quot;/&gt;&lt;wsp:rsid wsp:val=&quot;001D6EA3&quot;/&gt;&lt;wsp:rsid wsp:val=&quot;001D7365&quot;/&gt;&lt;wsp:rsid wsp:val=&quot;001D73E2&quot;/&gt;&lt;wsp:rsid wsp:val=&quot;001D73EB&quot;/&gt;&lt;wsp:rsid wsp:val=&quot;001D74C9&quot;/&gt;&lt;wsp:rsid wsp:val=&quot;001D75C2&quot;/&gt;&lt;wsp:rsid wsp:val=&quot;001D766F&quot;/&gt;&lt;wsp:rsid wsp:val=&quot;001D770F&quot;/&gt;&lt;wsp:rsid wsp:val=&quot;001D7782&quot;/&gt;&lt;wsp:rsid wsp:val=&quot;001D799B&quot;/&gt;&lt;wsp:rsid wsp:val=&quot;001D7ABE&quot;/&gt;&lt;wsp:rsid wsp:val=&quot;001D7B07&quot;/&gt;&lt;wsp:rsid wsp:val=&quot;001D7BDD&quot;/&gt;&lt;wsp:rsid wsp:val=&quot;001D7C8C&quot;/&gt;&lt;wsp:rsid wsp:val=&quot;001D7DA0&quot;/&gt;&lt;wsp:rsid wsp:val=&quot;001D7E17&quot;/&gt;&lt;wsp:rsid wsp:val=&quot;001D7E57&quot;/&gt;&lt;wsp:rsid wsp:val=&quot;001D7FCB&quot;/&gt;&lt;wsp:rsid wsp:val=&quot;001E0046&quot;/&gt;&lt;wsp:rsid wsp:val=&quot;001E0788&quot;/&gt;&lt;wsp:rsid wsp:val=&quot;001E0969&quot;/&gt;&lt;wsp:rsid wsp:val=&quot;001E0977&quot;/&gt;&lt;wsp:rsid wsp:val=&quot;001E0B5A&quot;/&gt;&lt;wsp:rsid wsp:val=&quot;001E0CFB&quot;/&gt;&lt;wsp:rsid wsp:val=&quot;001E1000&quot;/&gt;&lt;wsp:rsid wsp:val=&quot;001E104F&quot;/&gt;&lt;wsp:rsid wsp:val=&quot;001E10DF&quot;/&gt;&lt;wsp:rsid wsp:val=&quot;001E10E7&quot;/&gt;&lt;wsp:rsid wsp:val=&quot;001E12C5&quot;/&gt;&lt;wsp:rsid wsp:val=&quot;001E16AB&quot;/&gt;&lt;wsp:rsid wsp:val=&quot;001E17E3&quot;/&gt;&lt;wsp:rsid wsp:val=&quot;001E1807&quot;/&gt;&lt;wsp:rsid wsp:val=&quot;001E1819&quot;/&gt;&lt;wsp:rsid wsp:val=&quot;001E1846&quot;/&gt;&lt;wsp:rsid wsp:val=&quot;001E194C&quot;/&gt;&lt;wsp:rsid wsp:val=&quot;001E196D&quot;/&gt;&lt;wsp:rsid wsp:val=&quot;001E1D23&quot;/&gt;&lt;wsp:rsid wsp:val=&quot;001E1FF6&quot;/&gt;&lt;wsp:rsid wsp:val=&quot;001E206C&quot;/&gt;&lt;wsp:rsid wsp:val=&quot;001E246E&quot;/&gt;&lt;wsp:rsid wsp:val=&quot;001E2492&quot;/&gt;&lt;wsp:rsid wsp:val=&quot;001E27A5&quot;/&gt;&lt;wsp:rsid wsp:val=&quot;001E2856&quot;/&gt;&lt;wsp:rsid wsp:val=&quot;001E2A83&quot;/&gt;&lt;wsp:rsid wsp:val=&quot;001E2C25&quot;/&gt;&lt;wsp:rsid wsp:val=&quot;001E2E52&quot;/&gt;&lt;wsp:rsid wsp:val=&quot;001E30A3&quot;/&gt;&lt;wsp:rsid wsp:val=&quot;001E30A8&quot;/&gt;&lt;wsp:rsid wsp:val=&quot;001E310B&quot;/&gt;&lt;wsp:rsid wsp:val=&quot;001E33A7&quot;/&gt;&lt;wsp:rsid wsp:val=&quot;001E35C3&quot;/&gt;&lt;wsp:rsid wsp:val=&quot;001E3645&quot;/&gt;&lt;wsp:rsid wsp:val=&quot;001E3ABA&quot;/&gt;&lt;wsp:rsid wsp:val=&quot;001E3ABE&quot;/&gt;&lt;wsp:rsid wsp:val=&quot;001E3F86&quot;/&gt;&lt;wsp:rsid wsp:val=&quot;001E4023&quot;/&gt;&lt;wsp:rsid wsp:val=&quot;001E4130&quot;/&gt;&lt;wsp:rsid wsp:val=&quot;001E41FB&quot;/&gt;&lt;wsp:rsid wsp:val=&quot;001E430A&quot;/&gt;&lt;wsp:rsid wsp:val=&quot;001E4492&quot;/&gt;&lt;wsp:rsid wsp:val=&quot;001E452C&quot;/&gt;&lt;wsp:rsid wsp:val=&quot;001E4648&quot;/&gt;&lt;wsp:rsid wsp:val=&quot;001E4809&quot;/&gt;&lt;wsp:rsid wsp:val=&quot;001E496D&quot;/&gt;&lt;wsp:rsid wsp:val=&quot;001E4B00&quot;/&gt;&lt;wsp:rsid wsp:val=&quot;001E53C4&quot;/&gt;&lt;wsp:rsid wsp:val=&quot;001E5674&quot;/&gt;&lt;wsp:rsid wsp:val=&quot;001E588A&quot;/&gt;&lt;wsp:rsid wsp:val=&quot;001E5A1A&quot;/&gt;&lt;wsp:rsid wsp:val=&quot;001E5B9A&quot;/&gt;&lt;wsp:rsid wsp:val=&quot;001E5C03&quot;/&gt;&lt;wsp:rsid wsp:val=&quot;001E60CA&quot;/&gt;&lt;wsp:rsid wsp:val=&quot;001E6118&quot;/&gt;&lt;wsp:rsid wsp:val=&quot;001E6853&quot;/&gt;&lt;wsp:rsid wsp:val=&quot;001E69DD&quot;/&gt;&lt;wsp:rsid wsp:val=&quot;001E6B23&quot;/&gt;&lt;wsp:rsid wsp:val=&quot;001E6B8D&quot;/&gt;&lt;wsp:rsid wsp:val=&quot;001E6CCD&quot;/&gt;&lt;wsp:rsid wsp:val=&quot;001E6E23&quot;/&gt;&lt;wsp:rsid wsp:val=&quot;001E6FD3&quot;/&gt;&lt;wsp:rsid wsp:val=&quot;001E7022&quot;/&gt;&lt;wsp:rsid wsp:val=&quot;001E7266&quot;/&gt;&lt;wsp:rsid wsp:val=&quot;001E75F6&quot;/&gt;&lt;wsp:rsid wsp:val=&quot;001E7696&quot;/&gt;&lt;wsp:rsid wsp:val=&quot;001E7928&quot;/&gt;&lt;wsp:rsid wsp:val=&quot;001E79ED&quot;/&gt;&lt;wsp:rsid wsp:val=&quot;001E7B52&quot;/&gt;&lt;wsp:rsid wsp:val=&quot;001E7C51&quot;/&gt;&lt;wsp:rsid wsp:val=&quot;001E7FFE&quot;/&gt;&lt;wsp:rsid wsp:val=&quot;001F013E&quot;/&gt;&lt;wsp:rsid wsp:val=&quot;001F0248&quot;/&gt;&lt;wsp:rsid wsp:val=&quot;001F0438&quot;/&gt;&lt;wsp:rsid wsp:val=&quot;001F06A2&quot;/&gt;&lt;wsp:rsid wsp:val=&quot;001F06AC&quot;/&gt;&lt;wsp:rsid wsp:val=&quot;001F0877&quot;/&gt;&lt;wsp:rsid wsp:val=&quot;001F090C&quot;/&gt;&lt;wsp:rsid wsp:val=&quot;001F0978&quot;/&gt;&lt;wsp:rsid wsp:val=&quot;001F0EBE&quot;/&gt;&lt;wsp:rsid wsp:val=&quot;001F1073&quot;/&gt;&lt;wsp:rsid wsp:val=&quot;001F10E5&quot;/&gt;&lt;wsp:rsid wsp:val=&quot;001F11D9&quot;/&gt;&lt;wsp:rsid wsp:val=&quot;001F11F0&quot;/&gt;&lt;wsp:rsid wsp:val=&quot;001F137E&quot;/&gt;&lt;wsp:rsid wsp:val=&quot;001F1509&quot;/&gt;&lt;wsp:rsid wsp:val=&quot;001F17D7&quot;/&gt;&lt;wsp:rsid wsp:val=&quot;001F1B03&quot;/&gt;&lt;wsp:rsid wsp:val=&quot;001F1C2E&quot;/&gt;&lt;wsp:rsid wsp:val=&quot;001F1F9F&quot;/&gt;&lt;wsp:rsid wsp:val=&quot;001F21D9&quot;/&gt;&lt;wsp:rsid wsp:val=&quot;001F2360&quot;/&gt;&lt;wsp:rsid wsp:val=&quot;001F26AA&quot;/&gt;&lt;wsp:rsid wsp:val=&quot;001F2726&quot;/&gt;&lt;wsp:rsid wsp:val=&quot;001F2B39&quot;/&gt;&lt;wsp:rsid wsp:val=&quot;001F2B81&quot;/&gt;&lt;wsp:rsid wsp:val=&quot;001F2C1B&quot;/&gt;&lt;wsp:rsid wsp:val=&quot;001F2C3E&quot;/&gt;&lt;wsp:rsid wsp:val=&quot;001F2F62&quot;/&gt;&lt;wsp:rsid wsp:val=&quot;001F3019&quot;/&gt;&lt;wsp:rsid wsp:val=&quot;001F3328&quot;/&gt;&lt;wsp:rsid wsp:val=&quot;001F340B&quot;/&gt;&lt;wsp:rsid wsp:val=&quot;001F3524&quot;/&gt;&lt;wsp:rsid wsp:val=&quot;001F353B&quot;/&gt;&lt;wsp:rsid wsp:val=&quot;001F35FC&quot;/&gt;&lt;wsp:rsid wsp:val=&quot;001F37D0&quot;/&gt;&lt;wsp:rsid wsp:val=&quot;001F391A&quot;/&gt;&lt;wsp:rsid wsp:val=&quot;001F398A&quot;/&gt;&lt;wsp:rsid wsp:val=&quot;001F39BD&quot;/&gt;&lt;wsp:rsid wsp:val=&quot;001F3A5E&quot;/&gt;&lt;wsp:rsid wsp:val=&quot;001F3BDF&quot;/&gt;&lt;wsp:rsid wsp:val=&quot;001F3D85&quot;/&gt;&lt;wsp:rsid wsp:val=&quot;001F42B4&quot;/&gt;&lt;wsp:rsid wsp:val=&quot;001F43E7&quot;/&gt;&lt;wsp:rsid wsp:val=&quot;001F448D&quot;/&gt;&lt;wsp:rsid wsp:val=&quot;001F44EB&quot;/&gt;&lt;wsp:rsid wsp:val=&quot;001F450A&quot;/&gt;&lt;wsp:rsid wsp:val=&quot;001F48A8&quot;/&gt;&lt;wsp:rsid wsp:val=&quot;001F492D&quot;/&gt;&lt;wsp:rsid wsp:val=&quot;001F4CED&quot;/&gt;&lt;wsp:rsid wsp:val=&quot;001F4D27&quot;/&gt;&lt;wsp:rsid wsp:val=&quot;001F5110&quot;/&gt;&lt;wsp:rsid wsp:val=&quot;001F5358&quot;/&gt;&lt;wsp:rsid wsp:val=&quot;001F53DA&quot;/&gt;&lt;wsp:rsid wsp:val=&quot;001F5440&quot;/&gt;&lt;wsp:rsid wsp:val=&quot;001F5454&quot;/&gt;&lt;wsp:rsid wsp:val=&quot;001F549C&quot;/&gt;&lt;wsp:rsid wsp:val=&quot;001F54AA&quot;/&gt;&lt;wsp:rsid wsp:val=&quot;001F54D5&quot;/&gt;&lt;wsp:rsid wsp:val=&quot;001F564F&quot;/&gt;&lt;wsp:rsid wsp:val=&quot;001F5684&quot;/&gt;&lt;wsp:rsid wsp:val=&quot;001F58CB&quot;/&gt;&lt;wsp:rsid wsp:val=&quot;001F5C10&quot;/&gt;&lt;wsp:rsid wsp:val=&quot;001F6113&quot;/&gt;&lt;wsp:rsid wsp:val=&quot;001F61DF&quot;/&gt;&lt;wsp:rsid wsp:val=&quot;001F6203&quot;/&gt;&lt;wsp:rsid wsp:val=&quot;001F6219&quot;/&gt;&lt;wsp:rsid wsp:val=&quot;001F66E0&quot;/&gt;&lt;wsp:rsid wsp:val=&quot;001F675E&quot;/&gt;&lt;wsp:rsid wsp:val=&quot;001F6A2A&quot;/&gt;&lt;wsp:rsid wsp:val=&quot;001F6A3B&quot;/&gt;&lt;wsp:rsid wsp:val=&quot;001F6C93&quot;/&gt;&lt;wsp:rsid wsp:val=&quot;001F6CA1&quot;/&gt;&lt;wsp:rsid wsp:val=&quot;001F6D52&quot;/&gt;&lt;wsp:rsid wsp:val=&quot;001F6D59&quot;/&gt;&lt;wsp:rsid wsp:val=&quot;001F73C6&quot;/&gt;&lt;wsp:rsid wsp:val=&quot;001F74F3&quot;/&gt;&lt;wsp:rsid wsp:val=&quot;001F7653&quot;/&gt;&lt;wsp:rsid wsp:val=&quot;001F76CA&quot;/&gt;&lt;wsp:rsid wsp:val=&quot;001F7807&quot;/&gt;&lt;wsp:rsid wsp:val=&quot;001F7814&quot;/&gt;&lt;wsp:rsid wsp:val=&quot;001F789D&quot;/&gt;&lt;wsp:rsid wsp:val=&quot;001F7C9F&quot;/&gt;&lt;wsp:rsid wsp:val=&quot;001F7DB8&quot;/&gt;&lt;wsp:rsid wsp:val=&quot;001F7E1F&quot;/&gt;&lt;wsp:rsid wsp:val=&quot;00200193&quot;/&gt;&lt;wsp:rsid wsp:val=&quot;00200319&quot;/&gt;&lt;wsp:rsid wsp:val=&quot;002004BC&quot;/&gt;&lt;wsp:rsid wsp:val=&quot;00200674&quot;/&gt;&lt;wsp:rsid wsp:val=&quot;002006F6&quot;/&gt;&lt;wsp:rsid wsp:val=&quot;00200732&quot;/&gt;&lt;wsp:rsid wsp:val=&quot;00200777&quot;/&gt;&lt;wsp:rsid wsp:val=&quot;00200913&quot;/&gt;&lt;wsp:rsid wsp:val=&quot;00200CFB&quot;/&gt;&lt;wsp:rsid wsp:val=&quot;00200ECF&quot;/&gt;&lt;wsp:rsid wsp:val=&quot;00201309&quot;/&gt;&lt;wsp:rsid wsp:val=&quot;0020183D&quot;/&gt;&lt;wsp:rsid wsp:val=&quot;00201840&quot;/&gt;&lt;wsp:rsid wsp:val=&quot;0020185D&quot;/&gt;&lt;wsp:rsid wsp:val=&quot;00201DEF&quot;/&gt;&lt;wsp:rsid wsp:val=&quot;00202115&quot;/&gt;&lt;wsp:rsid wsp:val=&quot;00202544&quot;/&gt;&lt;wsp:rsid wsp:val=&quot;00202AE6&quot;/&gt;&lt;wsp:rsid wsp:val=&quot;00202C60&quot;/&gt;&lt;wsp:rsid wsp:val=&quot;00202C67&quot;/&gt;&lt;wsp:rsid wsp:val=&quot;00203159&quot;/&gt;&lt;wsp:rsid wsp:val=&quot;00203493&quot;/&gt;&lt;wsp:rsid wsp:val=&quot;002039E3&quot;/&gt;&lt;wsp:rsid wsp:val=&quot;00203A51&quot;/&gt;&lt;wsp:rsid wsp:val=&quot;00203B33&quot;/&gt;&lt;wsp:rsid wsp:val=&quot;00203B7F&quot;/&gt;&lt;wsp:rsid wsp:val=&quot;00203ED1&quot;/&gt;&lt;wsp:rsid wsp:val=&quot;0020401C&quot;/&gt;&lt;wsp:rsid wsp:val=&quot;0020433C&quot;/&gt;&lt;wsp:rsid wsp:val=&quot;00204496&quot;/&gt;&lt;wsp:rsid wsp:val=&quot;002045B4&quot;/&gt;&lt;wsp:rsid wsp:val=&quot;002048CB&quot;/&gt;&lt;wsp:rsid wsp:val=&quot;00204906&quot;/&gt;&lt;wsp:rsid wsp:val=&quot;00204D44&quot;/&gt;&lt;wsp:rsid wsp:val=&quot;0020505D&quot;/&gt;&lt;wsp:rsid wsp:val=&quot;002051B8&quot;/&gt;&lt;wsp:rsid wsp:val=&quot;002052B3&quot;/&gt;&lt;wsp:rsid wsp:val=&quot;00205462&quot;/&gt;&lt;wsp:rsid wsp:val=&quot;002057E5&quot;/&gt;&lt;wsp:rsid wsp:val=&quot;002057FB&quot;/&gt;&lt;wsp:rsid wsp:val=&quot;002059E4&quot;/&gt;&lt;wsp:rsid wsp:val=&quot;00205A9D&quot;/&gt;&lt;wsp:rsid wsp:val=&quot;00205C21&quot;/&gt;&lt;wsp:rsid wsp:val=&quot;00205D06&quot;/&gt;&lt;wsp:rsid wsp:val=&quot;002060A3&quot;/&gt;&lt;wsp:rsid wsp:val=&quot;002062A7&quot;/&gt;&lt;wsp:rsid wsp:val=&quot;002068CD&quot;/&gt;&lt;wsp:rsid wsp:val=&quot;00206A18&quot;/&gt;&lt;wsp:rsid wsp:val=&quot;00206B57&quot;/&gt;&lt;wsp:rsid wsp:val=&quot;00206BED&quot;/&gt;&lt;wsp:rsid wsp:val=&quot;00206DE7&quot;/&gt;&lt;wsp:rsid wsp:val=&quot;00206E2E&quot;/&gt;&lt;wsp:rsid wsp:val=&quot;00206FAD&quot;/&gt;&lt;wsp:rsid wsp:val=&quot;00207050&quot;/&gt;&lt;wsp:rsid wsp:val=&quot;002070DE&quot;/&gt;&lt;wsp:rsid wsp:val=&quot;002074F3&quot;/&gt;&lt;wsp:rsid wsp:val=&quot;0020750C&quot;/&gt;&lt;wsp:rsid wsp:val=&quot;00207693&quot;/&gt;&lt;wsp:rsid wsp:val=&quot;002076F7&quot;/&gt;&lt;wsp:rsid wsp:val=&quot;00207922&quot;/&gt;&lt;wsp:rsid wsp:val=&quot;00207A0E&quot;/&gt;&lt;wsp:rsid wsp:val=&quot;00207C9E&quot;/&gt;&lt;wsp:rsid wsp:val=&quot;00210050&quot;/&gt;&lt;wsp:rsid wsp:val=&quot;0021005C&quot;/&gt;&lt;wsp:rsid wsp:val=&quot;0021016F&quot;/&gt;&lt;wsp:rsid wsp:val=&quot;0021023A&quot;/&gt;&lt;wsp:rsid wsp:val=&quot;00210246&quot;/&gt;&lt;wsp:rsid wsp:val=&quot;0021035B&quot;/&gt;&lt;wsp:rsid wsp:val=&quot;002103C7&quot;/&gt;&lt;wsp:rsid wsp:val=&quot;00210418&quot;/&gt;&lt;wsp:rsid wsp:val=&quot;002105A3&quot;/&gt;&lt;wsp:rsid wsp:val=&quot;00210979&quot;/&gt;&lt;wsp:rsid wsp:val=&quot;00210AF9&quot;/&gt;&lt;wsp:rsid wsp:val=&quot;00210D7F&quot;/&gt;&lt;wsp:rsid wsp:val=&quot;00210DEB&quot;/&gt;&lt;wsp:rsid wsp:val=&quot;00210E07&quot;/&gt;&lt;wsp:rsid wsp:val=&quot;00210FD5&quot;/&gt;&lt;wsp:rsid wsp:val=&quot;002111AC&quot;/&gt;&lt;wsp:rsid wsp:val=&quot;002111F1&quot;/&gt;&lt;wsp:rsid wsp:val=&quot;0021136F&quot;/&gt;&lt;wsp:rsid wsp:val=&quot;002113A3&quot;/&gt;&lt;wsp:rsid wsp:val=&quot;00211493&quot;/&gt;&lt;wsp:rsid wsp:val=&quot;0021163D&quot;/&gt;&lt;wsp:rsid wsp:val=&quot;00211950&quot;/&gt;&lt;wsp:rsid wsp:val=&quot;00211B0E&quot;/&gt;&lt;wsp:rsid wsp:val=&quot;00211B62&quot;/&gt;&lt;wsp:rsid wsp:val=&quot;00211DCF&quot;/&gt;&lt;wsp:rsid wsp:val=&quot;00211F14&quot;/&gt;&lt;wsp:rsid wsp:val=&quot;00211F25&quot;/&gt;&lt;wsp:rsid wsp:val=&quot;00211FE8&quot;/&gt;&lt;wsp:rsid wsp:val=&quot;00212050&quot;/&gt;&lt;wsp:rsid wsp:val=&quot;002123E9&quot;/&gt;&lt;wsp:rsid wsp:val=&quot;00212547&quot;/&gt;&lt;wsp:rsid wsp:val=&quot;00212565&quot;/&gt;&lt;wsp:rsid wsp:val=&quot;00212695&quot;/&gt;&lt;wsp:rsid wsp:val=&quot;0021277F&quot;/&gt;&lt;wsp:rsid wsp:val=&quot;00212909&quot;/&gt;&lt;wsp:rsid wsp:val=&quot;00212C32&quot;/&gt;&lt;wsp:rsid wsp:val=&quot;00212ED4&quot;/&gt;&lt;wsp:rsid wsp:val=&quot;00213234&quot;/&gt;&lt;wsp:rsid wsp:val=&quot;00213370&quot;/&gt;&lt;wsp:rsid wsp:val=&quot;002134A3&quot;/&gt;&lt;wsp:rsid wsp:val=&quot;00213516&quot;/&gt;&lt;wsp:rsid wsp:val=&quot;00213599&quot;/&gt;&lt;wsp:rsid wsp:val=&quot;002138E0&quot;/&gt;&lt;wsp:rsid wsp:val=&quot;00213B7F&quot;/&gt;&lt;wsp:rsid wsp:val=&quot;00213BE1&quot;/&gt;&lt;wsp:rsid wsp:val=&quot;00213DB1&quot;/&gt;&lt;wsp:rsid wsp:val=&quot;00213DCC&quot;/&gt;&lt;wsp:rsid wsp:val=&quot;00213E5B&quot;/&gt;&lt;wsp:rsid wsp:val=&quot;00213F14&quot;/&gt;&lt;wsp:rsid wsp:val=&quot;002144A6&quot;/&gt;&lt;wsp:rsid wsp:val=&quot;002145D3&quot;/&gt;&lt;wsp:rsid wsp:val=&quot;00214692&quot;/&gt;&lt;wsp:rsid wsp:val=&quot;00214896&quot;/&gt;&lt;wsp:rsid wsp:val=&quot;00214C1C&quot;/&gt;&lt;wsp:rsid wsp:val=&quot;00214EDE&quot;/&gt;&lt;wsp:rsid wsp:val=&quot;00215018&quot;/&gt;&lt;wsp:rsid wsp:val=&quot;00215181&quot;/&gt;&lt;wsp:rsid wsp:val=&quot;00215187&quot;/&gt;&lt;wsp:rsid wsp:val=&quot;002151AC&quot;/&gt;&lt;wsp:rsid wsp:val=&quot;0021530D&quot;/&gt;&lt;wsp:rsid wsp:val=&quot;00215835&quot;/&gt;&lt;wsp:rsid wsp:val=&quot;00215921&quot;/&gt;&lt;wsp:rsid wsp:val=&quot;002159CC&quot;/&gt;&lt;wsp:rsid wsp:val=&quot;00215A28&quot;/&gt;&lt;wsp:rsid wsp:val=&quot;00215C22&quot;/&gt;&lt;wsp:rsid wsp:val=&quot;00215C62&quot;/&gt;&lt;wsp:rsid wsp:val=&quot;002160A0&quot;/&gt;&lt;wsp:rsid wsp:val=&quot;00216218&quot;/&gt;&lt;wsp:rsid wsp:val=&quot;002162F4&quot;/&gt;&lt;wsp:rsid wsp:val=&quot;0021648A&quot;/&gt;&lt;wsp:rsid wsp:val=&quot;00216BEE&quot;/&gt;&lt;wsp:rsid wsp:val=&quot;00216C7F&quot;/&gt;&lt;wsp:rsid wsp:val=&quot;00216C9A&quot;/&gt;&lt;wsp:rsid wsp:val=&quot;00216E49&quot;/&gt;&lt;wsp:rsid wsp:val=&quot;00216EFD&quot;/&gt;&lt;wsp:rsid wsp:val=&quot;00216F3B&quot;/&gt;&lt;wsp:rsid wsp:val=&quot;00216FC9&quot;/&gt;&lt;wsp:rsid wsp:val=&quot;002170B8&quot;/&gt;&lt;wsp:rsid wsp:val=&quot;00217200&quot;/&gt;&lt;wsp:rsid wsp:val=&quot;002172C5&quot;/&gt;&lt;wsp:rsid wsp:val=&quot;002173BD&quot;/&gt;&lt;wsp:rsid wsp:val=&quot;002173BF&quot;/&gt;&lt;wsp:rsid wsp:val=&quot;00217942&quot;/&gt;&lt;wsp:rsid wsp:val=&quot;002179C8&quot;/&gt;&lt;wsp:rsid wsp:val=&quot;00217F6D&quot;/&gt;&lt;wsp:rsid wsp:val=&quot;00220150&quot;/&gt;&lt;wsp:rsid wsp:val=&quot;00220230&quot;/&gt;&lt;wsp:rsid wsp:val=&quot;00220279&quot;/&gt;&lt;wsp:rsid wsp:val=&quot;00220303&quot;/&gt;&lt;wsp:rsid wsp:val=&quot;00220421&quot;/&gt;&lt;wsp:rsid wsp:val=&quot;002207BF&quot;/&gt;&lt;wsp:rsid wsp:val=&quot;00220BC4&quot;/&gt;&lt;wsp:rsid wsp:val=&quot;00220BD9&quot;/&gt;&lt;wsp:rsid wsp:val=&quot;00220C5C&quot;/&gt;&lt;wsp:rsid wsp:val=&quot;00220F09&quot;/&gt;&lt;wsp:rsid wsp:val=&quot;002210BF&quot;/&gt;&lt;wsp:rsid wsp:val=&quot;0022110B&quot;/&gt;&lt;wsp:rsid wsp:val=&quot;002211F1&quot;/&gt;&lt;wsp:rsid wsp:val=&quot;0022139F&quot;/&gt;&lt;wsp:rsid wsp:val=&quot;00221503&quot;/&gt;&lt;wsp:rsid wsp:val=&quot;00221606&quot;/&gt;&lt;wsp:rsid wsp:val=&quot;0022180C&quot;/&gt;&lt;wsp:rsid wsp:val=&quot;00221951&quot;/&gt;&lt;wsp:rsid wsp:val=&quot;00221A6F&quot;/&gt;&lt;wsp:rsid wsp:val=&quot;00221ADC&quot;/&gt;&lt;wsp:rsid wsp:val=&quot;00221BD0&quot;/&gt;&lt;wsp:rsid wsp:val=&quot;00221C3B&quot;/&gt;&lt;wsp:rsid wsp:val=&quot;00221E1A&quot;/&gt;&lt;wsp:rsid wsp:val=&quot;00221E47&quot;/&gt;&lt;wsp:rsid wsp:val=&quot;00221F33&quot;/&gt;&lt;wsp:rsid wsp:val=&quot;00221F88&quot;/&gt;&lt;wsp:rsid wsp:val=&quot;00221F89&quot;/&gt;&lt;wsp:rsid wsp:val=&quot;00222073&quot;/&gt;&lt;wsp:rsid wsp:val=&quot;0022231D&quot;/&gt;&lt;wsp:rsid wsp:val=&quot;0022242C&quot;/&gt;&lt;wsp:rsid wsp:val=&quot;002224B5&quot;/&gt;&lt;wsp:rsid wsp:val=&quot;00222859&quot;/&gt;&lt;wsp:rsid wsp:val=&quot;00222929&quot;/&gt;&lt;wsp:rsid wsp:val=&quot;00222A21&quot;/&gt;&lt;wsp:rsid wsp:val=&quot;00222D49&quot;/&gt;&lt;wsp:rsid wsp:val=&quot;00222F40&quot;/&gt;&lt;wsp:rsid wsp:val=&quot;00222F77&quot;/&gt;&lt;wsp:rsid wsp:val=&quot;00223127&quot;/&gt;&lt;wsp:rsid wsp:val=&quot;0022314B&quot;/&gt;&lt;wsp:rsid wsp:val=&quot;00223167&quot;/&gt;&lt;wsp:rsid wsp:val=&quot;0022324E&quot;/&gt;&lt;wsp:rsid wsp:val=&quot;00223310&quot;/&gt;&lt;wsp:rsid wsp:val=&quot;00223858&quot;/&gt;&lt;wsp:rsid wsp:val=&quot;002238FB&quot;/&gt;&lt;wsp:rsid wsp:val=&quot;00223966&quot;/&gt;&lt;wsp:rsid wsp:val=&quot;002239F8&quot;/&gt;&lt;wsp:rsid wsp:val=&quot;00223A96&quot;/&gt;&lt;wsp:rsid wsp:val=&quot;00223EE7&quot;/&gt;&lt;wsp:rsid wsp:val=&quot;0022436E&quot;/&gt;&lt;wsp:rsid wsp:val=&quot;002243A5&quot;/&gt;&lt;wsp:rsid wsp:val=&quot;002244A6&quot;/&gt;&lt;wsp:rsid wsp:val=&quot;0022464D&quot;/&gt;&lt;wsp:rsid wsp:val=&quot;0022473A&quot;/&gt;&lt;wsp:rsid wsp:val=&quot;00224B95&quot;/&gt;&lt;wsp:rsid wsp:val=&quot;00224C55&quot;/&gt;&lt;wsp:rsid wsp:val=&quot;00224D37&quot;/&gt;&lt;wsp:rsid wsp:val=&quot;00224E6B&quot;/&gt;&lt;wsp:rsid wsp:val=&quot;00225146&quot;/&gt;&lt;wsp:rsid wsp:val=&quot;002251F3&quot;/&gt;&lt;wsp:rsid wsp:val=&quot;0022521B&quot;/&gt;&lt;wsp:rsid wsp:val=&quot;002252FF&quot;/&gt;&lt;wsp:rsid wsp:val=&quot;00225585&quot;/&gt;&lt;wsp:rsid wsp:val=&quot;002255D1&quot;/&gt;&lt;wsp:rsid wsp:val=&quot;00225AB2&quot;/&gt;&lt;wsp:rsid wsp:val=&quot;00225B0A&quot;/&gt;&lt;wsp:rsid wsp:val=&quot;00225E0B&quot;/&gt;&lt;wsp:rsid wsp:val=&quot;00225EAE&quot;/&gt;&lt;wsp:rsid wsp:val=&quot;00225F48&quot;/&gt;&lt;wsp:rsid wsp:val=&quot;00226017&quot;/&gt;&lt;wsp:rsid wsp:val=&quot;002260AA&quot;/&gt;&lt;wsp:rsid wsp:val=&quot;002262E4&quot;/&gt;&lt;wsp:rsid wsp:val=&quot;00226669&quot;/&gt;&lt;wsp:rsid wsp:val=&quot;0022682B&quot;/&gt;&lt;wsp:rsid wsp:val=&quot;00226A9A&quot;/&gt;&lt;wsp:rsid wsp:val=&quot;00226AE4&quot;/&gt;&lt;wsp:rsid wsp:val=&quot;00226C17&quot;/&gt;&lt;wsp:rsid wsp:val=&quot;00226DAC&quot;/&gt;&lt;wsp:rsid wsp:val=&quot;002270F2&quot;/&gt;&lt;wsp:rsid wsp:val=&quot;002273D2&quot;/&gt;&lt;wsp:rsid wsp:val=&quot;002273F4&quot;/&gt;&lt;wsp:rsid wsp:val=&quot;0022743E&quot;/&gt;&lt;wsp:rsid wsp:val=&quot;00227677&quot;/&gt;&lt;wsp:rsid wsp:val=&quot;00227729&quot;/&gt;&lt;wsp:rsid wsp:val=&quot;00227A6F&quot;/&gt;&lt;wsp:rsid wsp:val=&quot;00227C47&quot;/&gt;&lt;wsp:rsid wsp:val=&quot;00227E64&quot;/&gt;&lt;wsp:rsid wsp:val=&quot;00227F81&quot;/&gt;&lt;wsp:rsid wsp:val=&quot;0023014B&quot;/&gt;&lt;wsp:rsid wsp:val=&quot;0023049F&quot;/&gt;&lt;wsp:rsid wsp:val=&quot;00230521&quot;/&gt;&lt;wsp:rsid wsp:val=&quot;002305B8&quot;/&gt;&lt;wsp:rsid wsp:val=&quot;002305D7&quot;/&gt;&lt;wsp:rsid wsp:val=&quot;00230891&quot;/&gt;&lt;wsp:rsid wsp:val=&quot;00230A10&quot;/&gt;&lt;wsp:rsid wsp:val=&quot;00230ABE&quot;/&gt;&lt;wsp:rsid wsp:val=&quot;00230CC7&quot;/&gt;&lt;wsp:rsid wsp:val=&quot;00231202&quot;/&gt;&lt;wsp:rsid wsp:val=&quot;0023133F&quot;/&gt;&lt;wsp:rsid wsp:val=&quot;002313F3&quot;/&gt;&lt;wsp:rsid wsp:val=&quot;0023140A&quot;/&gt;&lt;wsp:rsid wsp:val=&quot;00231AEF&quot;/&gt;&lt;wsp:rsid wsp:val=&quot;00231BC2&quot;/&gt;&lt;wsp:rsid wsp:val=&quot;00231D47&quot;/&gt;&lt;wsp:rsid wsp:val=&quot;002320D8&quot;/&gt;&lt;wsp:rsid wsp:val=&quot;002321F6&quot;/&gt;&lt;wsp:rsid wsp:val=&quot;002324C7&quot;/&gt;&lt;wsp:rsid wsp:val=&quot;00232601&quot;/&gt;&lt;wsp:rsid wsp:val=&quot;00232685&quot;/&gt;&lt;wsp:rsid wsp:val=&quot;00232807&quot;/&gt;&lt;wsp:rsid wsp:val=&quot;00232B54&quot;/&gt;&lt;wsp:rsid wsp:val=&quot;00232BDE&quot;/&gt;&lt;wsp:rsid wsp:val=&quot;00232EBA&quot;/&gt;&lt;wsp:rsid wsp:val=&quot;00232F9B&quot;/&gt;&lt;wsp:rsid wsp:val=&quot;00233254&quot;/&gt;&lt;wsp:rsid wsp:val=&quot;00233426&quot;/&gt;&lt;wsp:rsid wsp:val=&quot;00233455&quot;/&gt;&lt;wsp:rsid wsp:val=&quot;0023352F&quot;/&gt;&lt;wsp:rsid wsp:val=&quot;002336A4&quot;/&gt;&lt;wsp:rsid wsp:val=&quot;00233841&quot;/&gt;&lt;wsp:rsid wsp:val=&quot;0023388E&quot;/&gt;&lt;wsp:rsid wsp:val=&quot;00233C87&quot;/&gt;&lt;wsp:rsid wsp:val=&quot;00233E74&quot;/&gt;&lt;wsp:rsid wsp:val=&quot;00234151&quot;/&gt;&lt;wsp:rsid wsp:val=&quot;00234152&quot;/&gt;&lt;wsp:rsid wsp:val=&quot;002341A7&quot;/&gt;&lt;wsp:rsid wsp:val=&quot;002341B7&quot;/&gt;&lt;wsp:rsid wsp:val=&quot;0023464D&quot;/&gt;&lt;wsp:rsid wsp:val=&quot;002346D6&quot;/&gt;&lt;wsp:rsid wsp:val=&quot;00234A24&quot;/&gt;&lt;wsp:rsid wsp:val=&quot;00234BA8&quot;/&gt;&lt;wsp:rsid wsp:val=&quot;00234D72&quot;/&gt;&lt;wsp:rsid wsp:val=&quot;00234F63&quot;/&gt;&lt;wsp:rsid wsp:val=&quot;002352A6&quot;/&gt;&lt;wsp:rsid wsp:val=&quot;00235516&quot;/&gt;&lt;wsp:rsid wsp:val=&quot;00235839&quot;/&gt;&lt;wsp:rsid wsp:val=&quot;00235981&quot;/&gt;&lt;wsp:rsid wsp:val=&quot;00235C9A&quot;/&gt;&lt;wsp:rsid wsp:val=&quot;00235E1B&quot;/&gt;&lt;wsp:rsid wsp:val=&quot;0023600F&quot;/&gt;&lt;wsp:rsid wsp:val=&quot;0023602B&quot;/&gt;&lt;wsp:rsid wsp:val=&quot;00236562&quot;/&gt;&lt;wsp:rsid wsp:val=&quot;00236771&quot;/&gt;&lt;wsp:rsid wsp:val=&quot;0023692B&quot;/&gt;&lt;wsp:rsid wsp:val=&quot;00236A07&quot;/&gt;&lt;wsp:rsid wsp:val=&quot;00236A55&quot;/&gt;&lt;wsp:rsid wsp:val=&quot;00236B00&quot;/&gt;&lt;wsp:rsid wsp:val=&quot;00236B07&quot;/&gt;&lt;wsp:rsid wsp:val=&quot;00236C39&quot;/&gt;&lt;wsp:rsid wsp:val=&quot;00236D89&quot;/&gt;&lt;wsp:rsid wsp:val=&quot;0023769D&quot;/&gt;&lt;wsp:rsid wsp:val=&quot;002378BC&quot;/&gt;&lt;wsp:rsid wsp:val=&quot;002378D0&quot;/&gt;&lt;wsp:rsid wsp:val=&quot;00237E0D&quot;/&gt;&lt;wsp:rsid wsp:val=&quot;00237E54&quot;/&gt;&lt;wsp:rsid wsp:val=&quot;002400EF&quot;/&gt;&lt;wsp:rsid wsp:val=&quot;0024010A&quot;/&gt;&lt;wsp:rsid wsp:val=&quot;00240206&quot;/&gt;&lt;wsp:rsid wsp:val=&quot;00240300&quot;/&gt;&lt;wsp:rsid wsp:val=&quot;00240340&quot;/&gt;&lt;wsp:rsid wsp:val=&quot;00240513&quot;/&gt;&lt;wsp:rsid wsp:val=&quot;002405C7&quot;/&gt;&lt;wsp:rsid wsp:val=&quot;0024090B&quot;/&gt;&lt;wsp:rsid wsp:val=&quot;00240C7A&quot;/&gt;&lt;wsp:rsid wsp:val=&quot;00240DF9&quot;/&gt;&lt;wsp:rsid wsp:val=&quot;00240E46&quot;/&gt;&lt;wsp:rsid wsp:val=&quot;00240E81&quot;/&gt;&lt;wsp:rsid wsp:val=&quot;002411A4&quot;/&gt;&lt;wsp:rsid wsp:val=&quot;0024128E&quot;/&gt;&lt;wsp:rsid wsp:val=&quot;0024158C&quot;/&gt;&lt;wsp:rsid wsp:val=&quot;0024164D&quot;/&gt;&lt;wsp:rsid wsp:val=&quot;00241725&quot;/&gt;&lt;wsp:rsid wsp:val=&quot;00241910&quot;/&gt;&lt;wsp:rsid wsp:val=&quot;0024198E&quot;/&gt;&lt;wsp:rsid wsp:val=&quot;00241A03&quot;/&gt;&lt;wsp:rsid wsp:val=&quot;00241CCF&quot;/&gt;&lt;wsp:rsid wsp:val=&quot;00241FE3&quot;/&gt;&lt;wsp:rsid wsp:val=&quot;002421A8&quot;/&gt;&lt;wsp:rsid wsp:val=&quot;0024237C&quot;/&gt;&lt;wsp:rsid wsp:val=&quot;002423C9&quot;/&gt;&lt;wsp:rsid wsp:val=&quot;0024241D&quot;/&gt;&lt;wsp:rsid wsp:val=&quot;002424BD&quot;/&gt;&lt;wsp:rsid wsp:val=&quot;00242576&quot;/&gt;&lt;wsp:rsid wsp:val=&quot;0024274B&quot;/&gt;&lt;wsp:rsid wsp:val=&quot;002427B8&quot;/&gt;&lt;wsp:rsid wsp:val=&quot;0024283D&quot;/&gt;&lt;wsp:rsid wsp:val=&quot;00242CEE&quot;/&gt;&lt;wsp:rsid wsp:val=&quot;00242D07&quot;/&gt;&lt;wsp:rsid wsp:val=&quot;00242D53&quot;/&gt;&lt;wsp:rsid wsp:val=&quot;00242E45&quot;/&gt;&lt;wsp:rsid wsp:val=&quot;00242ECB&quot;/&gt;&lt;wsp:rsid wsp:val=&quot;00243169&quot;/&gt;&lt;wsp:rsid wsp:val=&quot;00243180&quot;/&gt;&lt;wsp:rsid wsp:val=&quot;0024356A&quot;/&gt;&lt;wsp:rsid wsp:val=&quot;002436B1&quot;/&gt;&lt;wsp:rsid wsp:val=&quot;00243890&quot;/&gt;&lt;wsp:rsid wsp:val=&quot;0024396F&quot;/&gt;&lt;wsp:rsid wsp:val=&quot;00243A31&quot;/&gt;&lt;wsp:rsid wsp:val=&quot;00243BD8&quot;/&gt;&lt;wsp:rsid wsp:val=&quot;0024400B&quot;/&gt;&lt;wsp:rsid wsp:val=&quot;00244135&quot;/&gt;&lt;wsp:rsid wsp:val=&quot;0024421B&quot;/&gt;&lt;wsp:rsid wsp:val=&quot;002444A7&quot;/&gt;&lt;wsp:rsid wsp:val=&quot;00244748&quot;/&gt;&lt;wsp:rsid wsp:val=&quot;002449C6&quot;/&gt;&lt;wsp:rsid wsp:val=&quot;00244B0A&quot;/&gt;&lt;wsp:rsid wsp:val=&quot;00244C9D&quot;/&gt;&lt;wsp:rsid wsp:val=&quot;00244D0C&quot;/&gt;&lt;wsp:rsid wsp:val=&quot;00244E77&quot;/&gt;&lt;wsp:rsid wsp:val=&quot;002450CF&quot;/&gt;&lt;wsp:rsid wsp:val=&quot;002450DE&quot;/&gt;&lt;wsp:rsid wsp:val=&quot;0024511C&quot;/&gt;&lt;wsp:rsid wsp:val=&quot;00245898&quot;/&gt;&lt;wsp:rsid wsp:val=&quot;002458CD&quot;/&gt;&lt;wsp:rsid wsp:val=&quot;0024599B&quot;/&gt;&lt;wsp:rsid wsp:val=&quot;00245B21&quot;/&gt;&lt;wsp:rsid wsp:val=&quot;00245B80&quot;/&gt;&lt;wsp:rsid wsp:val=&quot;00245D0F&quot;/&gt;&lt;wsp:rsid wsp:val=&quot;00245DA2&quot;/&gt;&lt;wsp:rsid wsp:val=&quot;0024636D&quot;/&gt;&lt;wsp:rsid wsp:val=&quot;002464A4&quot;/&gt;&lt;wsp:rsid wsp:val=&quot;002465A7&quot;/&gt;&lt;wsp:rsid wsp:val=&quot;00246755&quot;/&gt;&lt;wsp:rsid wsp:val=&quot;002467C2&quot;/&gt;&lt;wsp:rsid wsp:val=&quot;00246DA7&quot;/&gt;&lt;wsp:rsid wsp:val=&quot;00247021&quot;/&gt;&lt;wsp:rsid wsp:val=&quot;0024705D&quot;/&gt;&lt;wsp:rsid wsp:val=&quot;00247292&quot;/&gt;&lt;wsp:rsid wsp:val=&quot;0024730F&quot;/&gt;&lt;wsp:rsid wsp:val=&quot;00247318&quot;/&gt;&lt;wsp:rsid wsp:val=&quot;0024743F&quot;/&gt;&lt;wsp:rsid wsp:val=&quot;0024762A&quot;/&gt;&lt;wsp:rsid wsp:val=&quot;00247639&quot;/&gt;&lt;wsp:rsid wsp:val=&quot;0024774B&quot;/&gt;&lt;wsp:rsid wsp:val=&quot;0024788B&quot;/&gt;&lt;wsp:rsid wsp:val=&quot;00247A44&quot;/&gt;&lt;wsp:rsid wsp:val=&quot;00247A9B&quot;/&gt;&lt;wsp:rsid wsp:val=&quot;00247B1A&quot;/&gt;&lt;wsp:rsid wsp:val=&quot;00247B87&quot;/&gt;&lt;wsp:rsid wsp:val=&quot;00247EB8&quot;/&gt;&lt;wsp:rsid wsp:val=&quot;00247EC0&quot;/&gt;&lt;wsp:rsid wsp:val=&quot;00247FBB&quot;/&gt;&lt;wsp:rsid wsp:val=&quot;002500A7&quot;/&gt;&lt;wsp:rsid wsp:val=&quot;00250463&quot;/&gt;&lt;wsp:rsid wsp:val=&quot;00250508&quot;/&gt;&lt;wsp:rsid wsp:val=&quot;00250565&quot;/&gt;&lt;wsp:rsid wsp:val=&quot;00250577&quot;/&gt;&lt;wsp:rsid wsp:val=&quot;002507A5&quot;/&gt;&lt;wsp:rsid wsp:val=&quot;002508BD&quot;/&gt;&lt;wsp:rsid wsp:val=&quot;0025091A&quot;/&gt;&lt;wsp:rsid wsp:val=&quot;00250BF8&quot;/&gt;&lt;wsp:rsid wsp:val=&quot;00250D41&quot;/&gt;&lt;wsp:rsid wsp:val=&quot;00250E25&quot;/&gt;&lt;wsp:rsid wsp:val=&quot;00250F0F&quot;/&gt;&lt;wsp:rsid wsp:val=&quot;0025116A&quot;/&gt;&lt;wsp:rsid wsp:val=&quot;002511CE&quot;/&gt;&lt;wsp:rsid wsp:val=&quot;002514A4&quot;/&gt;&lt;wsp:rsid wsp:val=&quot;00251515&quot;/&gt;&lt;wsp:rsid wsp:val=&quot;0025169D&quot;/&gt;&lt;wsp:rsid wsp:val=&quot;0025183B&quot;/&gt;&lt;wsp:rsid wsp:val=&quot;00251D43&quot;/&gt;&lt;wsp:rsid wsp:val=&quot;00251DAE&quot;/&gt;&lt;wsp:rsid wsp:val=&quot;00251EF2&quot;/&gt;&lt;wsp:rsid wsp:val=&quot;00251F5D&quot;/&gt;&lt;wsp:rsid wsp:val=&quot;00251FE5&quot;/&gt;&lt;wsp:rsid wsp:val=&quot;00252021&quot;/&gt;&lt;wsp:rsid wsp:val=&quot;002522E9&quot;/&gt;&lt;wsp:rsid wsp:val=&quot;002525CF&quot;/&gt;&lt;wsp:rsid wsp:val=&quot;002525D6&quot;/&gt;&lt;wsp:rsid wsp:val=&quot;002525FF&quot;/&gt;&lt;wsp:rsid wsp:val=&quot;00252952&quot;/&gt;&lt;wsp:rsid wsp:val=&quot;002529E7&quot;/&gt;&lt;wsp:rsid wsp:val=&quot;00252BAA&quot;/&gt;&lt;wsp:rsid wsp:val=&quot;00252C54&quot;/&gt;&lt;wsp:rsid wsp:val=&quot;00252D8F&quot;/&gt;&lt;wsp:rsid wsp:val=&quot;00253039&quot;/&gt;&lt;wsp:rsid wsp:val=&quot;0025308F&quot;/&gt;&lt;wsp:rsid wsp:val=&quot;0025309A&quot;/&gt;&lt;wsp:rsid wsp:val=&quot;0025328E&quot;/&gt;&lt;wsp:rsid wsp:val=&quot;002533BA&quot;/&gt;&lt;wsp:rsid wsp:val=&quot;00253741&quot;/&gt;&lt;wsp:rsid wsp:val=&quot;0025386A&quot;/&gt;&lt;wsp:rsid wsp:val=&quot;00253874&quot;/&gt;&lt;wsp:rsid wsp:val=&quot;002538F4&quot;/&gt;&lt;wsp:rsid wsp:val=&quot;00253C01&quot;/&gt;&lt;wsp:rsid wsp:val=&quot;002540A3&quot;/&gt;&lt;wsp:rsid wsp:val=&quot;0025425D&quot;/&gt;&lt;wsp:rsid wsp:val=&quot;002542FC&quot;/&gt;&lt;wsp:rsid wsp:val=&quot;002543F6&quot;/&gt;&lt;wsp:rsid wsp:val=&quot;002545F6&quot;/&gt;&lt;wsp:rsid wsp:val=&quot;002546E5&quot;/&gt;&lt;wsp:rsid wsp:val=&quot;002546FC&quot;/&gt;&lt;wsp:rsid wsp:val=&quot;002549EF&quot;/&gt;&lt;wsp:rsid wsp:val=&quot;00254A10&quot;/&gt;&lt;wsp:rsid wsp:val=&quot;00254A35&quot;/&gt;&lt;wsp:rsid wsp:val=&quot;00254B01&quot;/&gt;&lt;wsp:rsid wsp:val=&quot;00254E4D&quot;/&gt;&lt;wsp:rsid wsp:val=&quot;00254F26&quot;/&gt;&lt;wsp:rsid wsp:val=&quot;00254F3D&quot;/&gt;&lt;wsp:rsid wsp:val=&quot;002550B9&quot;/&gt;&lt;wsp:rsid wsp:val=&quot;00255183&quot;/&gt;&lt;wsp:rsid wsp:val=&quot;00255339&quot;/&gt;&lt;wsp:rsid wsp:val=&quot;00255364&quot;/&gt;&lt;wsp:rsid wsp:val=&quot;00255438&quot;/&gt;&lt;wsp:rsid wsp:val=&quot;0025553B&quot;/&gt;&lt;wsp:rsid wsp:val=&quot;00255809&quot;/&gt;&lt;wsp:rsid wsp:val=&quot;002559C6&quot;/&gt;&lt;wsp:rsid wsp:val=&quot;00255BF4&quot;/&gt;&lt;wsp:rsid wsp:val=&quot;00255EC5&quot;/&gt;&lt;wsp:rsid wsp:val=&quot;00255F84&quot;/&gt;&lt;wsp:rsid wsp:val=&quot;00255FBA&quot;/&gt;&lt;wsp:rsid wsp:val=&quot;002560BB&quot;/&gt;&lt;wsp:rsid wsp:val=&quot;00256132&quot;/&gt;&lt;wsp:rsid wsp:val=&quot;00256412&quot;/&gt;&lt;wsp:rsid wsp:val=&quot;0025648B&quot;/&gt;&lt;wsp:rsid wsp:val=&quot;00256A6A&quot;/&gt;&lt;wsp:rsid wsp:val=&quot;00256B8E&quot;/&gt;&lt;wsp:rsid wsp:val=&quot;00257029&quot;/&gt;&lt;wsp:rsid wsp:val=&quot;00257048&quot;/&gt;&lt;wsp:rsid wsp:val=&quot;002570E5&quot;/&gt;&lt;wsp:rsid wsp:val=&quot;00257158&quot;/&gt;&lt;wsp:rsid wsp:val=&quot;0025731E&quot;/&gt;&lt;wsp:rsid wsp:val=&quot;00257400&quot;/&gt;&lt;wsp:rsid wsp:val=&quot;00257649&quot;/&gt;&lt;wsp:rsid wsp:val=&quot;00257665&quot;/&gt;&lt;wsp:rsid wsp:val=&quot;002579BD&quot;/&gt;&lt;wsp:rsid wsp:val=&quot;002579C2&quot;/&gt;&lt;wsp:rsid wsp:val=&quot;00257A23&quot;/&gt;&lt;wsp:rsid wsp:val=&quot;00257B81&quot;/&gt;&lt;wsp:rsid wsp:val=&quot;00257CC2&quot;/&gt;&lt;wsp:rsid wsp:val=&quot;00257FAB&quot;/&gt;&lt;wsp:rsid wsp:val=&quot;002600ED&quot;/&gt;&lt;wsp:rsid wsp:val=&quot;00260460&quot;/&gt;&lt;wsp:rsid wsp:val=&quot;002604BF&quot;/&gt;&lt;wsp:rsid wsp:val=&quot;0026083B&quot;/&gt;&lt;wsp:rsid wsp:val=&quot;002608F0&quot;/&gt;&lt;wsp:rsid wsp:val=&quot;0026092A&quot;/&gt;&lt;wsp:rsid wsp:val=&quot;00260E65&quot;/&gt;&lt;wsp:rsid wsp:val=&quot;00261036&quot;/&gt;&lt;wsp:rsid wsp:val=&quot;00261218&quot;/&gt;&lt;wsp:rsid wsp:val=&quot;00261292&quot;/&gt;&lt;wsp:rsid wsp:val=&quot;002613FB&quot;/&gt;&lt;wsp:rsid wsp:val=&quot;0026141C&quot;/&gt;&lt;wsp:rsid wsp:val=&quot;002616E8&quot;/&gt;&lt;wsp:rsid wsp:val=&quot;0026171E&quot;/&gt;&lt;wsp:rsid wsp:val=&quot;0026183B&quot;/&gt;&lt;wsp:rsid wsp:val=&quot;00261922&quot;/&gt;&lt;wsp:rsid wsp:val=&quot;00261A66&quot;/&gt;&lt;wsp:rsid wsp:val=&quot;00261BC7&quot;/&gt;&lt;wsp:rsid wsp:val=&quot;00262047&quot;/&gt;&lt;wsp:rsid wsp:val=&quot;00262057&quot;/&gt;&lt;wsp:rsid wsp:val=&quot;002623FF&quot;/&gt;&lt;wsp:rsid wsp:val=&quot;00262614&quot;/&gt;&lt;wsp:rsid wsp:val=&quot;00262962&quot;/&gt;&lt;wsp:rsid wsp:val=&quot;00262A04&quot;/&gt;&lt;wsp:rsid wsp:val=&quot;00262C13&quot;/&gt;&lt;wsp:rsid wsp:val=&quot;00262C80&quot;/&gt;&lt;wsp:rsid wsp:val=&quot;00262E4A&quot;/&gt;&lt;wsp:rsid wsp:val=&quot;0026304D&quot;/&gt;&lt;wsp:rsid wsp:val=&quot;002630A0&quot;/&gt;&lt;wsp:rsid wsp:val=&quot;00263124&quot;/&gt;&lt;wsp:rsid wsp:val=&quot;00263145&quot;/&gt;&lt;wsp:rsid wsp:val=&quot;002631D7&quot;/&gt;&lt;wsp:rsid wsp:val=&quot;00263556&quot;/&gt;&lt;wsp:rsid wsp:val=&quot;002636F6&quot;/&gt;&lt;wsp:rsid wsp:val=&quot;00263D99&quot;/&gt;&lt;wsp:rsid wsp:val=&quot;00263DC7&quot;/&gt;&lt;wsp:rsid wsp:val=&quot;00263E60&quot;/&gt;&lt;wsp:rsid wsp:val=&quot;00263F63&quot;/&gt;&lt;wsp:rsid wsp:val=&quot;00263FAB&quot;/&gt;&lt;wsp:rsid wsp:val=&quot;0026404B&quot;/&gt;&lt;wsp:rsid wsp:val=&quot;002640AE&quot;/&gt;&lt;wsp:rsid wsp:val=&quot;00264134&quot;/&gt;&lt;wsp:rsid wsp:val=&quot;00264190&quot;/&gt;&lt;wsp:rsid wsp:val=&quot;002641C6&quot;/&gt;&lt;wsp:rsid wsp:val=&quot;0026456B&quot;/&gt;&lt;wsp:rsid wsp:val=&quot;0026461E&quot;/&gt;&lt;wsp:rsid wsp:val=&quot;00264633&quot;/&gt;&lt;wsp:rsid wsp:val=&quot;00264838&quot;/&gt;&lt;wsp:rsid wsp:val=&quot;002649F6&quot;/&gt;&lt;wsp:rsid wsp:val=&quot;00264ACA&quot;/&gt;&lt;wsp:rsid wsp:val=&quot;0026544C&quot;/&gt;&lt;wsp:rsid wsp:val=&quot;00265558&quot;/&gt;&lt;wsp:rsid wsp:val=&quot;002655F7&quot;/&gt;&lt;wsp:rsid wsp:val=&quot;002656C8&quot;/&gt;&lt;wsp:rsid wsp:val=&quot;002656F4&quot;/&gt;&lt;wsp:rsid wsp:val=&quot;00265944&quot;/&gt;&lt;wsp:rsid wsp:val=&quot;002659A8&quot;/&gt;&lt;wsp:rsid wsp:val=&quot;00266027&quot;/&gt;&lt;wsp:rsid wsp:val=&quot;0026602E&quot;/&gt;&lt;wsp:rsid wsp:val=&quot;002662A5&quot;/&gt;&lt;wsp:rsid wsp:val=&quot;002662D3&quot;/&gt;&lt;wsp:rsid wsp:val=&quot;0026662D&quot;/&gt;&lt;wsp:rsid wsp:val=&quot;00266883&quot;/&gt;&lt;wsp:rsid wsp:val=&quot;0026695E&quot;/&gt;&lt;wsp:rsid wsp:val=&quot;00266AC8&quot;/&gt;&lt;wsp:rsid wsp:val=&quot;00266B0A&quot;/&gt;&lt;wsp:rsid wsp:val=&quot;00267001&quot;/&gt;&lt;wsp:rsid wsp:val=&quot;0026701E&quot;/&gt;&lt;wsp:rsid wsp:val=&quot;002671C1&quot;/&gt;&lt;wsp:rsid wsp:val=&quot;0026720B&quot;/&gt;&lt;wsp:rsid wsp:val=&quot;00267323&quot;/&gt;&lt;wsp:rsid wsp:val=&quot;00267477&quot;/&gt;&lt;wsp:rsid wsp:val=&quot;002678F1&quot;/&gt;&lt;wsp:rsid wsp:val=&quot;00267B7D&quot;/&gt;&lt;wsp:rsid wsp:val=&quot;00267B9D&quot;/&gt;&lt;wsp:rsid wsp:val=&quot;00267C2B&quot;/&gt;&lt;wsp:rsid wsp:val=&quot;00267CD3&quot;/&gt;&lt;wsp:rsid wsp:val=&quot;00267E1C&quot;/&gt;&lt;wsp:rsid wsp:val=&quot;00267EC4&quot;/&gt;&lt;wsp:rsid wsp:val=&quot;00267EF8&quot;/&gt;&lt;wsp:rsid wsp:val=&quot;00267F51&quot;/&gt;&lt;wsp:rsid wsp:val=&quot;00270082&quot;/&gt;&lt;wsp:rsid wsp:val=&quot;0027013D&quot;/&gt;&lt;wsp:rsid wsp:val=&quot;00270302&quot;/&gt;&lt;wsp:rsid wsp:val=&quot;00270368&quot;/&gt;&lt;wsp:rsid wsp:val=&quot;00270776&quot;/&gt;&lt;wsp:rsid wsp:val=&quot;002707A8&quot;/&gt;&lt;wsp:rsid wsp:val=&quot;002708EA&quot;/&gt;&lt;wsp:rsid wsp:val=&quot;00270B61&quot;/&gt;&lt;wsp:rsid wsp:val=&quot;00270B8F&quot;/&gt;&lt;wsp:rsid wsp:val=&quot;00270DA3&quot;/&gt;&lt;wsp:rsid wsp:val=&quot;00270EBC&quot;/&gt;&lt;wsp:rsid wsp:val=&quot;00271262&quot;/&gt;&lt;wsp:rsid wsp:val=&quot;002712C8&quot;/&gt;&lt;wsp:rsid wsp:val=&quot;00271351&quot;/&gt;&lt;wsp:rsid wsp:val=&quot;00271665&quot;/&gt;&lt;wsp:rsid wsp:val=&quot;002718DC&quot;/&gt;&lt;wsp:rsid wsp:val=&quot;00271FD5&quot;/&gt;&lt;wsp:rsid wsp:val=&quot;00272192&quot;/&gt;&lt;wsp:rsid wsp:val=&quot;0027219A&quot;/&gt;&lt;wsp:rsid wsp:val=&quot;00272290&quot;/&gt;&lt;wsp:rsid wsp:val=&quot;0027239C&quot;/&gt;&lt;wsp:rsid wsp:val=&quot;00272471&quot;/&gt;&lt;wsp:rsid wsp:val=&quot;00272503&quot;/&gt;&lt;wsp:rsid wsp:val=&quot;002727F3&quot;/&gt;&lt;wsp:rsid wsp:val=&quot;00272909&quot;/&gt;&lt;wsp:rsid wsp:val=&quot;00272A87&quot;/&gt;&lt;wsp:rsid wsp:val=&quot;00272EA9&quot;/&gt;&lt;wsp:rsid wsp:val=&quot;00272FDD&quot;/&gt;&lt;wsp:rsid wsp:val=&quot;002731FB&quot;/&gt;&lt;wsp:rsid wsp:val=&quot;002732BC&quot;/&gt;&lt;wsp:rsid wsp:val=&quot;0027394F&quot;/&gt;&lt;wsp:rsid wsp:val=&quot;002739E9&quot;/&gt;&lt;wsp:rsid wsp:val=&quot;00273CD8&quot;/&gt;&lt;wsp:rsid wsp:val=&quot;00273E66&quot;/&gt;&lt;wsp:rsid wsp:val=&quot;00274115&quot;/&gt;&lt;wsp:rsid wsp:val=&quot;00274160&quot;/&gt;&lt;wsp:rsid wsp:val=&quot;002742FE&quot;/&gt;&lt;wsp:rsid wsp:val=&quot;002744C0&quot;/&gt;&lt;wsp:rsid wsp:val=&quot;002745D1&quot;/&gt;&lt;wsp:rsid wsp:val=&quot;0027461B&quot;/&gt;&lt;wsp:rsid wsp:val=&quot;002748AB&quot;/&gt;&lt;wsp:rsid wsp:val=&quot;002748BF&quot;/&gt;&lt;wsp:rsid wsp:val=&quot;00274951&quot;/&gt;&lt;wsp:rsid wsp:val=&quot;002749CB&quot;/&gt;&lt;wsp:rsid wsp:val=&quot;00274AE8&quot;/&gt;&lt;wsp:rsid wsp:val=&quot;00274B73&quot;/&gt;&lt;wsp:rsid wsp:val=&quot;00274E38&quot;/&gt;&lt;wsp:rsid wsp:val=&quot;00274E65&quot;/&gt;&lt;wsp:rsid wsp:val=&quot;00274EBB&quot;/&gt;&lt;wsp:rsid wsp:val=&quot;00274F56&quot;/&gt;&lt;wsp:rsid wsp:val=&quot;0027508E&quot;/&gt;&lt;wsp:rsid wsp:val=&quot;002751FB&quot;/&gt;&lt;wsp:rsid wsp:val=&quot;0027536C&quot;/&gt;&lt;wsp:rsid wsp:val=&quot;002753EC&quot;/&gt;&lt;wsp:rsid wsp:val=&quot;002754CC&quot;/&gt;&lt;wsp:rsid wsp:val=&quot;002758A3&quot;/&gt;&lt;wsp:rsid wsp:val=&quot;00275BEF&quot;/&gt;&lt;wsp:rsid wsp:val=&quot;00275D4C&quot;/&gt;&lt;wsp:rsid wsp:val=&quot;00275D5D&quot;/&gt;&lt;wsp:rsid wsp:val=&quot;0027609A&quot;/&gt;&lt;wsp:rsid wsp:val=&quot;002762CC&quot;/&gt;&lt;wsp:rsid wsp:val=&quot;0027633D&quot;/&gt;&lt;wsp:rsid wsp:val=&quot;002763C5&quot;/&gt;&lt;wsp:rsid wsp:val=&quot;002763CE&quot;/&gt;&lt;wsp:rsid wsp:val=&quot;00276592&quot;/&gt;&lt;wsp:rsid wsp:val=&quot;0027659D&quot;/&gt;&lt;wsp:rsid wsp:val=&quot;00276A89&quot;/&gt;&lt;wsp:rsid wsp:val=&quot;00276D7C&quot;/&gt;&lt;wsp:rsid wsp:val=&quot;00276E53&quot;/&gt;&lt;wsp:rsid wsp:val=&quot;00276EFF&quot;/&gt;&lt;wsp:rsid wsp:val=&quot;00276F42&quot;/&gt;&lt;wsp:rsid wsp:val=&quot;00276FE0&quot;/&gt;&lt;wsp:rsid wsp:val=&quot;00277008&quot;/&gt;&lt;wsp:rsid wsp:val=&quot;0027701C&quot;/&gt;&lt;wsp:rsid wsp:val=&quot;0027705A&quot;/&gt;&lt;wsp:rsid wsp:val=&quot;002774DD&quot;/&gt;&lt;wsp:rsid wsp:val=&quot;00277724&quot;/&gt;&lt;wsp:rsid wsp:val=&quot;00277788&quot;/&gt;&lt;wsp:rsid wsp:val=&quot;00277833&quot;/&gt;&lt;wsp:rsid wsp:val=&quot;0028004D&quot;/&gt;&lt;wsp:rsid wsp:val=&quot;00280156&quot;/&gt;&lt;wsp:rsid wsp:val=&quot;00280215&quot;/&gt;&lt;wsp:rsid wsp:val=&quot;00280367&quot;/&gt;&lt;wsp:rsid wsp:val=&quot;002805E8&quot;/&gt;&lt;wsp:rsid wsp:val=&quot;002806E6&quot;/&gt;&lt;wsp:rsid wsp:val=&quot;002807CC&quot;/&gt;&lt;wsp:rsid wsp:val=&quot;00280846&quot;/&gt;&lt;wsp:rsid wsp:val=&quot;00280D67&quot;/&gt;&lt;wsp:rsid wsp:val=&quot;00280E6C&quot;/&gt;&lt;wsp:rsid wsp:val=&quot;0028115B&quot;/&gt;&lt;wsp:rsid wsp:val=&quot;00281164&quot;/&gt;&lt;wsp:rsid wsp:val=&quot;002814ED&quot;/&gt;&lt;wsp:rsid wsp:val=&quot;00281784&quot;/&gt;&lt;wsp:rsid wsp:val=&quot;0028182A&quot;/&gt;&lt;wsp:rsid wsp:val=&quot;00281A66&quot;/&gt;&lt;wsp:rsid wsp:val=&quot;00281C46&quot;/&gt;&lt;wsp:rsid wsp:val=&quot;00281D18&quot;/&gt;&lt;wsp:rsid wsp:val=&quot;00281E6B&quot;/&gt;&lt;wsp:rsid wsp:val=&quot;00281F0C&quot;/&gt;&lt;wsp:rsid wsp:val=&quot;00281F0D&quot;/&gt;&lt;wsp:rsid wsp:val=&quot;00281FCA&quot;/&gt;&lt;wsp:rsid wsp:val=&quot;00282044&quot;/&gt;&lt;wsp:rsid wsp:val=&quot;0028215F&quot;/&gt;&lt;wsp:rsid wsp:val=&quot;002823FD&quot;/&gt;&lt;wsp:rsid wsp:val=&quot;0028246C&quot;/&gt;&lt;wsp:rsid wsp:val=&quot;002824FB&quot;/&gt;&lt;wsp:rsid wsp:val=&quot;002826F2&quot;/&gt;&lt;wsp:rsid wsp:val=&quot;00282798&quot;/&gt;&lt;wsp:rsid wsp:val=&quot;002828DF&quot;/&gt;&lt;wsp:rsid wsp:val=&quot;00282CD5&quot;/&gt;&lt;wsp:rsid wsp:val=&quot;00282EB0&quot;/&gt;&lt;wsp:rsid wsp:val=&quot;00283213&quot;/&gt;&lt;wsp:rsid wsp:val=&quot;002832BA&quot;/&gt;&lt;wsp:rsid wsp:val=&quot;00283373&quot;/&gt;&lt;wsp:rsid wsp:val=&quot;002836B8&quot;/&gt;&lt;wsp:rsid wsp:val=&quot;002836C0&quot;/&gt;&lt;wsp:rsid wsp:val=&quot;0028371C&quot;/&gt;&lt;wsp:rsid wsp:val=&quot;002837AA&quot;/&gt;&lt;wsp:rsid wsp:val=&quot;00283847&quot;/&gt;&lt;wsp:rsid wsp:val=&quot;002839A7&quot;/&gt;&lt;wsp:rsid wsp:val=&quot;00283B0C&quot;/&gt;&lt;wsp:rsid wsp:val=&quot;00283B89&quot;/&gt;&lt;wsp:rsid wsp:val=&quot;00283C8F&quot;/&gt;&lt;wsp:rsid wsp:val=&quot;00283E57&quot;/&gt;&lt;wsp:rsid wsp:val=&quot;00283F10&quot;/&gt;&lt;wsp:rsid wsp:val=&quot;002840C2&quot;/&gt;&lt;wsp:rsid wsp:val=&quot;00284240&quot;/&gt;&lt;wsp:rsid wsp:val=&quot;002843A7&quot;/&gt;&lt;wsp:rsid wsp:val=&quot;0028483B&quot;/&gt;&lt;wsp:rsid wsp:val=&quot;00284847&quot;/&gt;&lt;wsp:rsid wsp:val=&quot;0028495C&quot;/&gt;&lt;wsp:rsid wsp:val=&quot;00284AB4&quot;/&gt;&lt;wsp:rsid wsp:val=&quot;00284AB5&quot;/&gt;&lt;wsp:rsid wsp:val=&quot;00284BE7&quot;/&gt;&lt;wsp:rsid wsp:val=&quot;00284C11&quot;/&gt;&lt;wsp:rsid wsp:val=&quot;00284F61&quot;/&gt;&lt;wsp:rsid wsp:val=&quot;00284FFD&quot;/&gt;&lt;wsp:rsid wsp:val=&quot;00285118&quot;/&gt;&lt;wsp:rsid wsp:val=&quot;00285682&quot;/&gt;&lt;wsp:rsid wsp:val=&quot;00285B05&quot;/&gt;&lt;wsp:rsid wsp:val=&quot;00285B5F&quot;/&gt;&lt;wsp:rsid wsp:val=&quot;00285C9B&quot;/&gt;&lt;wsp:rsid wsp:val=&quot;00285F60&quot;/&gt;&lt;wsp:rsid wsp:val=&quot;00286290&quot;/&gt;&lt;wsp:rsid wsp:val=&quot;00286413&quot;/&gt;&lt;wsp:rsid wsp:val=&quot;002864AC&quot;/&gt;&lt;wsp:rsid wsp:val=&quot;00286569&quot;/&gt;&lt;wsp:rsid wsp:val=&quot;002866FD&quot;/&gt;&lt;wsp:rsid wsp:val=&quot;0028676A&quot;/&gt;&lt;wsp:rsid wsp:val=&quot;002868CE&quot;/&gt;&lt;wsp:rsid wsp:val=&quot;002869B1&quot;/&gt;&lt;wsp:rsid wsp:val=&quot;002869C2&quot;/&gt;&lt;wsp:rsid wsp:val=&quot;00286A7D&quot;/&gt;&lt;wsp:rsid wsp:val=&quot;00286AE8&quot;/&gt;&lt;wsp:rsid wsp:val=&quot;00286D59&quot;/&gt;&lt;wsp:rsid wsp:val=&quot;00286FB6&quot;/&gt;&lt;wsp:rsid wsp:val=&quot;00286FE9&quot;/&gt;&lt;wsp:rsid wsp:val=&quot;002871C1&quot;/&gt;&lt;wsp:rsid wsp:val=&quot;002873CF&quot;/&gt;&lt;wsp:rsid wsp:val=&quot;00287411&quot;/&gt;&lt;wsp:rsid wsp:val=&quot;00287491&quot;/&gt;&lt;wsp:rsid wsp:val=&quot;00287540&quot;/&gt;&lt;wsp:rsid wsp:val=&quot;00287569&quot;/&gt;&lt;wsp:rsid wsp:val=&quot;00287595&quot;/&gt;&lt;wsp:rsid wsp:val=&quot;002875EE&quot;/&gt;&lt;wsp:rsid wsp:val=&quot;00287637&quot;/&gt;&lt;wsp:rsid wsp:val=&quot;002878DD&quot;/&gt;&lt;wsp:rsid wsp:val=&quot;002879AC&quot;/&gt;&lt;wsp:rsid wsp:val=&quot;00287A14&quot;/&gt;&lt;wsp:rsid wsp:val=&quot;00287D78&quot;/&gt;&lt;wsp:rsid wsp:val=&quot;00287E49&quot;/&gt;&lt;wsp:rsid wsp:val=&quot;00290066&quot;/&gt;&lt;wsp:rsid wsp:val=&quot;00290191&quot;/&gt;&lt;wsp:rsid wsp:val=&quot;00290264&quot;/&gt;&lt;wsp:rsid wsp:val=&quot;0029042B&quot;/&gt;&lt;wsp:rsid wsp:val=&quot;002904C8&quot;/&gt;&lt;wsp:rsid wsp:val=&quot;00290508&quot;/&gt;&lt;wsp:rsid wsp:val=&quot;00290572&quot;/&gt;&lt;wsp:rsid wsp:val=&quot;00290768&quot;/&gt;&lt;wsp:rsid wsp:val=&quot;002909E7&quot;/&gt;&lt;wsp:rsid wsp:val=&quot;00290A13&quot;/&gt;&lt;wsp:rsid wsp:val=&quot;00290A43&quot;/&gt;&lt;wsp:rsid wsp:val=&quot;00291113&quot;/&gt;&lt;wsp:rsid wsp:val=&quot;00291403&quot;/&gt;&lt;wsp:rsid wsp:val=&quot;0029173B&quot;/&gt;&lt;wsp:rsid wsp:val=&quot;002918A6&quot;/&gt;&lt;wsp:rsid wsp:val=&quot;002918C3&quot;/&gt;&lt;wsp:rsid wsp:val=&quot;00291A66&quot;/&gt;&lt;wsp:rsid wsp:val=&quot;00291AE5&quot;/&gt;&lt;wsp:rsid wsp:val=&quot;00291B7C&quot;/&gt;&lt;wsp:rsid wsp:val=&quot;00291BF1&quot;/&gt;&lt;wsp:rsid wsp:val=&quot;00291CDF&quot;/&gt;&lt;wsp:rsid wsp:val=&quot;00291D36&quot;/&gt;&lt;wsp:rsid wsp:val=&quot;00291F5B&quot;/&gt;&lt;wsp:rsid wsp:val=&quot;00291FED&quot;/&gt;&lt;wsp:rsid wsp:val=&quot;00292087&quot;/&gt;&lt;wsp:rsid wsp:val=&quot;00292170&quot;/&gt;&lt;wsp:rsid wsp:val=&quot;0029225A&quot;/&gt;&lt;wsp:rsid wsp:val=&quot;00292483&quot;/&gt;&lt;wsp:rsid wsp:val=&quot;002924D7&quot;/&gt;&lt;wsp:rsid wsp:val=&quot;00292521&quot;/&gt;&lt;wsp:rsid wsp:val=&quot;00292604&quot;/&gt;&lt;wsp:rsid wsp:val=&quot;00292753&quot;/&gt;&lt;wsp:rsid wsp:val=&quot;00292CA7&quot;/&gt;&lt;wsp:rsid wsp:val=&quot;00292CB4&quot;/&gt;&lt;wsp:rsid wsp:val=&quot;00292E6B&quot;/&gt;&lt;wsp:rsid wsp:val=&quot;00292EAC&quot;/&gt;&lt;wsp:rsid wsp:val=&quot;00292ED1&quot;/&gt;&lt;wsp:rsid wsp:val=&quot;00292F7F&quot;/&gt;&lt;wsp:rsid wsp:val=&quot;002930C9&quot;/&gt;&lt;wsp:rsid wsp:val=&quot;00293173&quot;/&gt;&lt;wsp:rsid wsp:val=&quot;0029318A&quot;/&gt;&lt;wsp:rsid wsp:val=&quot;002931FD&quot;/&gt;&lt;wsp:rsid wsp:val=&quot;002932D7&quot;/&gt;&lt;wsp:rsid wsp:val=&quot;00293644&quot;/&gt;&lt;wsp:rsid wsp:val=&quot;002937B7&quot;/&gt;&lt;wsp:rsid wsp:val=&quot;00293BD0&quot;/&gt;&lt;wsp:rsid wsp:val=&quot;00293C68&quot;/&gt;&lt;wsp:rsid wsp:val=&quot;00293CB2&quot;/&gt;&lt;wsp:rsid wsp:val=&quot;00293D41&quot;/&gt;&lt;wsp:rsid wsp:val=&quot;00293D69&quot;/&gt;&lt;wsp:rsid wsp:val=&quot;00293D8A&quot;/&gt;&lt;wsp:rsid wsp:val=&quot;00293E18&quot;/&gt;&lt;wsp:rsid wsp:val=&quot;0029443D&quot;/&gt;&lt;wsp:rsid wsp:val=&quot;002945C8&quot;/&gt;&lt;wsp:rsid wsp:val=&quot;0029461E&quot;/&gt;&lt;wsp:rsid wsp:val=&quot;0029465A&quot;/&gt;&lt;wsp:rsid wsp:val=&quot;002946AB&quot;/&gt;&lt;wsp:rsid wsp:val=&quot;00294892&quot;/&gt;&lt;wsp:rsid wsp:val=&quot;00294936&quot;/&gt;&lt;wsp:rsid wsp:val=&quot;00294977&quot;/&gt;&lt;wsp:rsid wsp:val=&quot;00294989&quot;/&gt;&lt;wsp:rsid wsp:val=&quot;00294A84&quot;/&gt;&lt;wsp:rsid wsp:val=&quot;00294C0F&quot;/&gt;&lt;wsp:rsid wsp:val=&quot;00294C36&quot;/&gt;&lt;wsp:rsid wsp:val=&quot;00294C87&quot;/&gt;&lt;wsp:rsid wsp:val=&quot;00294DCB&quot;/&gt;&lt;wsp:rsid wsp:val=&quot;00294DFF&quot;/&gt;&lt;wsp:rsid wsp:val=&quot;00294E68&quot;/&gt;&lt;wsp:rsid wsp:val=&quot;00294F81&quot;/&gt;&lt;wsp:rsid wsp:val=&quot;00294F90&quot;/&gt;&lt;wsp:rsid wsp:val=&quot;0029544D&quot;/&gt;&lt;wsp:rsid wsp:val=&quot;00295583&quot;/&gt;&lt;wsp:rsid wsp:val=&quot;00295714&quot;/&gt;&lt;wsp:rsid wsp:val=&quot;00295743&quot;/&gt;&lt;wsp:rsid wsp:val=&quot;0029579A&quot;/&gt;&lt;wsp:rsid wsp:val=&quot;00295B00&quot;/&gt;&lt;wsp:rsid wsp:val=&quot;00295BC5&quot;/&gt;&lt;wsp:rsid wsp:val=&quot;00295C26&quot;/&gt;&lt;wsp:rsid wsp:val=&quot;0029607A&quot;/&gt;&lt;wsp:rsid wsp:val=&quot;00296087&quot;/&gt;&lt;wsp:rsid wsp:val=&quot;00296193&quot;/&gt;&lt;wsp:rsid wsp:val=&quot;00296396&quot;/&gt;&lt;wsp:rsid wsp:val=&quot;00296410&quot;/&gt;&lt;wsp:rsid wsp:val=&quot;00296704&quot;/&gt;&lt;wsp:rsid wsp:val=&quot;0029675C&quot;/&gt;&lt;wsp:rsid wsp:val=&quot;002968A7&quot;/&gt;&lt;wsp:rsid wsp:val=&quot;0029692B&quot;/&gt;&lt;wsp:rsid wsp:val=&quot;00296995&quot;/&gt;&lt;wsp:rsid wsp:val=&quot;00296A72&quot;/&gt;&lt;wsp:rsid wsp:val=&quot;00296AA2&quot;/&gt;&lt;wsp:rsid wsp:val=&quot;00296ACB&quot;/&gt;&lt;wsp:rsid wsp:val=&quot;00296B46&quot;/&gt;&lt;wsp:rsid wsp:val=&quot;00296CBB&quot;/&gt;&lt;wsp:rsid wsp:val=&quot;00297001&quot;/&gt;&lt;wsp:rsid wsp:val=&quot;00297265&quot;/&gt;&lt;wsp:rsid wsp:val=&quot;002973CF&quot;/&gt;&lt;wsp:rsid wsp:val=&quot;002975B0&quot;/&gt;&lt;wsp:rsid wsp:val=&quot;002975BE&quot;/&gt;&lt;wsp:rsid wsp:val=&quot;0029784C&quot;/&gt;&lt;wsp:rsid wsp:val=&quot;0029785F&quot;/&gt;&lt;wsp:rsid wsp:val=&quot;00297A89&quot;/&gt;&lt;wsp:rsid wsp:val=&quot;00297AB9&quot;/&gt;&lt;wsp:rsid wsp:val=&quot;00297BF1&quot;/&gt;&lt;wsp:rsid wsp:val=&quot;00297CE2&quot;/&gt;&lt;wsp:rsid wsp:val=&quot;00297E4C&quot;/&gt;&lt;wsp:rsid wsp:val=&quot;002A006D&quot;/&gt;&lt;wsp:rsid wsp:val=&quot;002A00B0&quot;/&gt;&lt;wsp:rsid wsp:val=&quot;002A01DA&quot;/&gt;&lt;wsp:rsid wsp:val=&quot;002A0233&quot;/&gt;&lt;wsp:rsid wsp:val=&quot;002A0350&quot;/&gt;&lt;wsp:rsid wsp:val=&quot;002A063B&quot;/&gt;&lt;wsp:rsid wsp:val=&quot;002A0832&quot;/&gt;&lt;wsp:rsid wsp:val=&quot;002A08C5&quot;/&gt;&lt;wsp:rsid wsp:val=&quot;002A0C48&quot;/&gt;&lt;wsp:rsid wsp:val=&quot;002A0C7E&quot;/&gt;&lt;wsp:rsid wsp:val=&quot;002A0F40&quot;/&gt;&lt;wsp:rsid wsp:val=&quot;002A11E8&quot;/&gt;&lt;wsp:rsid wsp:val=&quot;002A122F&quot;/&gt;&lt;wsp:rsid wsp:val=&quot;002A145C&quot;/&gt;&lt;wsp:rsid wsp:val=&quot;002A15A0&quot;/&gt;&lt;wsp:rsid wsp:val=&quot;002A16A2&quot;/&gt;&lt;wsp:rsid wsp:val=&quot;002A17C6&quot;/&gt;&lt;wsp:rsid wsp:val=&quot;002A17F3&quot;/&gt;&lt;wsp:rsid wsp:val=&quot;002A1A30&quot;/&gt;&lt;wsp:rsid wsp:val=&quot;002A1B6F&quot;/&gt;&lt;wsp:rsid wsp:val=&quot;002A1B7D&quot;/&gt;&lt;wsp:rsid wsp:val=&quot;002A1DAC&quot;/&gt;&lt;wsp:rsid wsp:val=&quot;002A1DFA&quot;/&gt;&lt;wsp:rsid wsp:val=&quot;002A1FC5&quot;/&gt;&lt;wsp:rsid wsp:val=&quot;002A2134&quot;/&gt;&lt;wsp:rsid wsp:val=&quot;002A25A3&quot;/&gt;&lt;wsp:rsid wsp:val=&quot;002A2694&quot;/&gt;&lt;wsp:rsid wsp:val=&quot;002A27B5&quot;/&gt;&lt;wsp:rsid wsp:val=&quot;002A2911&quot;/&gt;&lt;wsp:rsid wsp:val=&quot;002A291F&quot;/&gt;&lt;wsp:rsid wsp:val=&quot;002A2951&quot;/&gt;&lt;wsp:rsid wsp:val=&quot;002A2A7B&quot;/&gt;&lt;wsp:rsid wsp:val=&quot;002A2B18&quot;/&gt;&lt;wsp:rsid wsp:val=&quot;002A2BA9&quot;/&gt;&lt;wsp:rsid wsp:val=&quot;002A2CD4&quot;/&gt;&lt;wsp:rsid wsp:val=&quot;002A2FFA&quot;/&gt;&lt;wsp:rsid wsp:val=&quot;002A3001&quot;/&gt;&lt;wsp:rsid wsp:val=&quot;002A310A&quot;/&gt;&lt;wsp:rsid wsp:val=&quot;002A311A&quot;/&gt;&lt;wsp:rsid wsp:val=&quot;002A3170&quot;/&gt;&lt;wsp:rsid wsp:val=&quot;002A3437&quot;/&gt;&lt;wsp:rsid wsp:val=&quot;002A347C&quot;/&gt;&lt;wsp:rsid wsp:val=&quot;002A356C&quot;/&gt;&lt;wsp:rsid wsp:val=&quot;002A366D&quot;/&gt;&lt;wsp:rsid wsp:val=&quot;002A378F&quot;/&gt;&lt;wsp:rsid wsp:val=&quot;002A37C2&quot;/&gt;&lt;wsp:rsid wsp:val=&quot;002A387D&quot;/&gt;&lt;wsp:rsid wsp:val=&quot;002A3D00&quot;/&gt;&lt;wsp:rsid wsp:val=&quot;002A3DE9&quot;/&gt;&lt;wsp:rsid wsp:val=&quot;002A3E07&quot;/&gt;&lt;wsp:rsid wsp:val=&quot;002A4161&quot;/&gt;&lt;wsp:rsid wsp:val=&quot;002A4454&quot;/&gt;&lt;wsp:rsid wsp:val=&quot;002A4534&quot;/&gt;&lt;wsp:rsid wsp:val=&quot;002A47E3&quot;/&gt;&lt;wsp:rsid wsp:val=&quot;002A4AA9&quot;/&gt;&lt;wsp:rsid wsp:val=&quot;002A4E1D&quot;/&gt;&lt;wsp:rsid wsp:val=&quot;002A5069&quot;/&gt;&lt;wsp:rsid wsp:val=&quot;002A51F9&quot;/&gt;&lt;wsp:rsid wsp:val=&quot;002A52AD&quot;/&gt;&lt;wsp:rsid wsp:val=&quot;002A5321&quot;/&gt;&lt;wsp:rsid wsp:val=&quot;002A5352&quot;/&gt;&lt;wsp:rsid wsp:val=&quot;002A53B7&quot;/&gt;&lt;wsp:rsid wsp:val=&quot;002A5504&quot;/&gt;&lt;wsp:rsid wsp:val=&quot;002A55CE&quot;/&gt;&lt;wsp:rsid wsp:val=&quot;002A5D5F&quot;/&gt;&lt;wsp:rsid wsp:val=&quot;002A5F92&quot;/&gt;&lt;wsp:rsid wsp:val=&quot;002A5FA1&quot;/&gt;&lt;wsp:rsid wsp:val=&quot;002A614B&quot;/&gt;&lt;wsp:rsid wsp:val=&quot;002A6421&quot;/&gt;&lt;wsp:rsid wsp:val=&quot;002A650F&quot;/&gt;&lt;wsp:rsid wsp:val=&quot;002A67F2&quot;/&gt;&lt;wsp:rsid wsp:val=&quot;002A6833&quot;/&gt;&lt;wsp:rsid wsp:val=&quot;002A689D&quot;/&gt;&lt;wsp:rsid wsp:val=&quot;002A68D3&quot;/&gt;&lt;wsp:rsid wsp:val=&quot;002A6902&quot;/&gt;&lt;wsp:rsid wsp:val=&quot;002A6B30&quot;/&gt;&lt;wsp:rsid wsp:val=&quot;002A6D43&quot;/&gt;&lt;wsp:rsid wsp:val=&quot;002A6DCE&quot;/&gt;&lt;wsp:rsid wsp:val=&quot;002A6DD9&quot;/&gt;&lt;wsp:rsid wsp:val=&quot;002A6E23&quot;/&gt;&lt;wsp:rsid wsp:val=&quot;002A70AF&quot;/&gt;&lt;wsp:rsid wsp:val=&quot;002A716C&quot;/&gt;&lt;wsp:rsid wsp:val=&quot;002A7210&quot;/&gt;&lt;wsp:rsid wsp:val=&quot;002A742D&quot;/&gt;&lt;wsp:rsid wsp:val=&quot;002A74FF&quot;/&gt;&lt;wsp:rsid wsp:val=&quot;002A778C&quot;/&gt;&lt;wsp:rsid wsp:val=&quot;002A7881&quot;/&gt;&lt;wsp:rsid wsp:val=&quot;002A790C&quot;/&gt;&lt;wsp:rsid wsp:val=&quot;002A7A43&quot;/&gt;&lt;wsp:rsid wsp:val=&quot;002A7AB7&quot;/&gt;&lt;wsp:rsid wsp:val=&quot;002A7D94&quot;/&gt;&lt;wsp:rsid wsp:val=&quot;002A7F22&quot;/&gt;&lt;wsp:rsid wsp:val=&quot;002A7F2E&quot;/&gt;&lt;wsp:rsid wsp:val=&quot;002A7FFA&quot;/&gt;&lt;wsp:rsid wsp:val=&quot;002B034E&quot;/&gt;&lt;wsp:rsid wsp:val=&quot;002B0607&quot;/&gt;&lt;wsp:rsid wsp:val=&quot;002B0680&quot;/&gt;&lt;wsp:rsid wsp:val=&quot;002B06FF&quot;/&gt;&lt;wsp:rsid wsp:val=&quot;002B077D&quot;/&gt;&lt;wsp:rsid wsp:val=&quot;002B0790&quot;/&gt;&lt;wsp:rsid wsp:val=&quot;002B0943&quot;/&gt;&lt;wsp:rsid wsp:val=&quot;002B0A94&quot;/&gt;&lt;wsp:rsid wsp:val=&quot;002B0BFC&quot;/&gt;&lt;wsp:rsid wsp:val=&quot;002B0CB2&quot;/&gt;&lt;wsp:rsid wsp:val=&quot;002B0F50&quot;/&gt;&lt;wsp:rsid wsp:val=&quot;002B0F6A&quot;/&gt;&lt;wsp:rsid wsp:val=&quot;002B1086&quot;/&gt;&lt;wsp:rsid wsp:val=&quot;002B1110&quot;/&gt;&lt;wsp:rsid wsp:val=&quot;002B1119&quot;/&gt;&lt;wsp:rsid wsp:val=&quot;002B13A3&quot;/&gt;&lt;wsp:rsid wsp:val=&quot;002B15DB&quot;/&gt;&lt;wsp:rsid wsp:val=&quot;002B1705&quot;/&gt;&lt;wsp:rsid wsp:val=&quot;002B1950&quot;/&gt;&lt;wsp:rsid wsp:val=&quot;002B1C66&quot;/&gt;&lt;wsp:rsid wsp:val=&quot;002B1C8A&quot;/&gt;&lt;wsp:rsid wsp:val=&quot;002B1EB6&quot;/&gt;&lt;wsp:rsid wsp:val=&quot;002B1EEC&quot;/&gt;&lt;wsp:rsid wsp:val=&quot;002B1EF4&quot;/&gt;&lt;wsp:rsid wsp:val=&quot;002B212C&quot;/&gt;&lt;wsp:rsid wsp:val=&quot;002B2283&quot;/&gt;&lt;wsp:rsid wsp:val=&quot;002B2302&quot;/&gt;&lt;wsp:rsid wsp:val=&quot;002B247F&quot;/&gt;&lt;wsp:rsid wsp:val=&quot;002B25A6&quot;/&gt;&lt;wsp:rsid wsp:val=&quot;002B273C&quot;/&gt;&lt;wsp:rsid wsp:val=&quot;002B2BE7&quot;/&gt;&lt;wsp:rsid wsp:val=&quot;002B2C1C&quot;/&gt;&lt;wsp:rsid wsp:val=&quot;002B2D64&quot;/&gt;&lt;wsp:rsid wsp:val=&quot;002B2D88&quot;/&gt;&lt;wsp:rsid wsp:val=&quot;002B2D94&quot;/&gt;&lt;wsp:rsid wsp:val=&quot;002B2EC1&quot;/&gt;&lt;wsp:rsid wsp:val=&quot;002B2EDC&quot;/&gt;&lt;wsp:rsid wsp:val=&quot;002B2F01&quot;/&gt;&lt;wsp:rsid wsp:val=&quot;002B2F51&quot;/&gt;&lt;wsp:rsid wsp:val=&quot;002B30A2&quot;/&gt;&lt;wsp:rsid wsp:val=&quot;002B30DB&quot;/&gt;&lt;wsp:rsid wsp:val=&quot;002B3317&quot;/&gt;&lt;wsp:rsid wsp:val=&quot;002B35E6&quot;/&gt;&lt;wsp:rsid wsp:val=&quot;002B39C0&quot;/&gt;&lt;wsp:rsid wsp:val=&quot;002B39FA&quot;/&gt;&lt;wsp:rsid wsp:val=&quot;002B3B0A&quot;/&gt;&lt;wsp:rsid wsp:val=&quot;002B3C89&quot;/&gt;&lt;wsp:rsid wsp:val=&quot;002B400E&quot;/&gt;&lt;wsp:rsid wsp:val=&quot;002B4097&quot;/&gt;&lt;wsp:rsid wsp:val=&quot;002B412C&quot;/&gt;&lt;wsp:rsid wsp:val=&quot;002B41BF&quot;/&gt;&lt;wsp:rsid wsp:val=&quot;002B4219&quot;/&gt;&lt;wsp:rsid wsp:val=&quot;002B45D2&quot;/&gt;&lt;wsp:rsid wsp:val=&quot;002B4B8C&quot;/&gt;&lt;wsp:rsid wsp:val=&quot;002B4BD3&quot;/&gt;&lt;wsp:rsid wsp:val=&quot;002B4C15&quot;/&gt;&lt;wsp:rsid wsp:val=&quot;002B4F1C&quot;/&gt;&lt;wsp:rsid wsp:val=&quot;002B4FD9&quot;/&gt;&lt;wsp:rsid wsp:val=&quot;002B52CA&quot;/&gt;&lt;wsp:rsid wsp:val=&quot;002B5375&quot;/&gt;&lt;wsp:rsid wsp:val=&quot;002B54B1&quot;/&gt;&lt;wsp:rsid wsp:val=&quot;002B5626&quot;/&gt;&lt;wsp:rsid wsp:val=&quot;002B5745&quot;/&gt;&lt;wsp:rsid wsp:val=&quot;002B599D&quot;/&gt;&lt;wsp:rsid wsp:val=&quot;002B59DC&quot;/&gt;&lt;wsp:rsid wsp:val=&quot;002B5A59&quot;/&gt;&lt;wsp:rsid wsp:val=&quot;002B5C9E&quot;/&gt;&lt;wsp:rsid wsp:val=&quot;002B5DC8&quot;/&gt;&lt;wsp:rsid wsp:val=&quot;002B5F9F&quot;/&gt;&lt;wsp:rsid wsp:val=&quot;002B6043&quot;/&gt;&lt;wsp:rsid wsp:val=&quot;002B60D4&quot;/&gt;&lt;wsp:rsid wsp:val=&quot;002B613F&quot;/&gt;&lt;wsp:rsid wsp:val=&quot;002B626E&quot;/&gt;&lt;wsp:rsid wsp:val=&quot;002B6295&quot;/&gt;&lt;wsp:rsid wsp:val=&quot;002B631C&quot;/&gt;&lt;wsp:rsid wsp:val=&quot;002B6644&quot;/&gt;&lt;wsp:rsid wsp:val=&quot;002B6937&quot;/&gt;&lt;wsp:rsid wsp:val=&quot;002B6974&quot;/&gt;&lt;wsp:rsid wsp:val=&quot;002B7116&quot;/&gt;&lt;wsp:rsid wsp:val=&quot;002B7248&quot;/&gt;&lt;wsp:rsid wsp:val=&quot;002B7270&quot;/&gt;&lt;wsp:rsid wsp:val=&quot;002B769E&quot;/&gt;&lt;wsp:rsid wsp:val=&quot;002B78A8&quot;/&gt;&lt;wsp:rsid wsp:val=&quot;002B7935&quot;/&gt;&lt;wsp:rsid wsp:val=&quot;002B7A3C&quot;/&gt;&lt;wsp:rsid wsp:val=&quot;002B7EB4&quot;/&gt;&lt;wsp:rsid wsp:val=&quot;002C0172&quot;/&gt;&lt;wsp:rsid wsp:val=&quot;002C02BB&quot;/&gt;&lt;wsp:rsid wsp:val=&quot;002C061E&quot;/&gt;&lt;wsp:rsid wsp:val=&quot;002C065C&quot;/&gt;&lt;wsp:rsid wsp:val=&quot;002C0763&quot;/&gt;&lt;wsp:rsid wsp:val=&quot;002C0848&quot;/&gt;&lt;wsp:rsid wsp:val=&quot;002C088D&quot;/&gt;&lt;wsp:rsid wsp:val=&quot;002C0963&quot;/&gt;&lt;wsp:rsid wsp:val=&quot;002C09DC&quot;/&gt;&lt;wsp:rsid wsp:val=&quot;002C0DEA&quot;/&gt;&lt;wsp:rsid wsp:val=&quot;002C0E69&quot;/&gt;&lt;wsp:rsid wsp:val=&quot;002C0EB8&quot;/&gt;&lt;wsp:rsid wsp:val=&quot;002C0FE9&quot;/&gt;&lt;wsp:rsid wsp:val=&quot;002C100C&quot;/&gt;&lt;wsp:rsid wsp:val=&quot;002C1033&quot;/&gt;&lt;wsp:rsid wsp:val=&quot;002C14D2&quot;/&gt;&lt;wsp:rsid wsp:val=&quot;002C15CD&quot;/&gt;&lt;wsp:rsid wsp:val=&quot;002C15EE&quot;/&gt;&lt;wsp:rsid wsp:val=&quot;002C167D&quot;/&gt;&lt;wsp:rsid wsp:val=&quot;002C16DE&quot;/&gt;&lt;wsp:rsid wsp:val=&quot;002C1797&quot;/&gt;&lt;wsp:rsid wsp:val=&quot;002C1E4A&quot;/&gt;&lt;wsp:rsid wsp:val=&quot;002C2073&quot;/&gt;&lt;wsp:rsid wsp:val=&quot;002C2098&quot;/&gt;&lt;wsp:rsid wsp:val=&quot;002C214C&quot;/&gt;&lt;wsp:rsid wsp:val=&quot;002C2224&quot;/&gt;&lt;wsp:rsid wsp:val=&quot;002C22BE&quot;/&gt;&lt;wsp:rsid wsp:val=&quot;002C23E3&quot;/&gt;&lt;wsp:rsid wsp:val=&quot;002C240A&quot;/&gt;&lt;wsp:rsid wsp:val=&quot;002C2439&quot;/&gt;&lt;wsp:rsid wsp:val=&quot;002C262F&quot;/&gt;&lt;wsp:rsid wsp:val=&quot;002C26B8&quot;/&gt;&lt;wsp:rsid wsp:val=&quot;002C27E8&quot;/&gt;&lt;wsp:rsid wsp:val=&quot;002C2816&quot;/&gt;&lt;wsp:rsid wsp:val=&quot;002C2928&quot;/&gt;&lt;wsp:rsid wsp:val=&quot;002C2B6A&quot;/&gt;&lt;wsp:rsid wsp:val=&quot;002C2CBA&quot;/&gt;&lt;wsp:rsid wsp:val=&quot;002C2CFF&quot;/&gt;&lt;wsp:rsid wsp:val=&quot;002C2DB4&quot;/&gt;&lt;wsp:rsid wsp:val=&quot;002C30DA&quot;/&gt;&lt;wsp:rsid wsp:val=&quot;002C319C&quot;/&gt;&lt;wsp:rsid wsp:val=&quot;002C3398&quot;/&gt;&lt;wsp:rsid wsp:val=&quot;002C33F2&quot;/&gt;&lt;wsp:rsid wsp:val=&quot;002C35CF&quot;/&gt;&lt;wsp:rsid wsp:val=&quot;002C3689&quot;/&gt;&lt;wsp:rsid wsp:val=&quot;002C39B0&quot;/&gt;&lt;wsp:rsid wsp:val=&quot;002C3A35&quot;/&gt;&lt;wsp:rsid wsp:val=&quot;002C3E21&quot;/&gt;&lt;wsp:rsid wsp:val=&quot;002C3EFC&quot;/&gt;&lt;wsp:rsid wsp:val=&quot;002C3FEE&quot;/&gt;&lt;wsp:rsid wsp:val=&quot;002C4059&quot;/&gt;&lt;wsp:rsid wsp:val=&quot;002C44A9&quot;/&gt;&lt;wsp:rsid wsp:val=&quot;002C4533&quot;/&gt;&lt;wsp:rsid wsp:val=&quot;002C45C6&quot;/&gt;&lt;wsp:rsid wsp:val=&quot;002C470D&quot;/&gt;&lt;wsp:rsid wsp:val=&quot;002C4877&quot;/&gt;&lt;wsp:rsid wsp:val=&quot;002C491E&quot;/&gt;&lt;wsp:rsid wsp:val=&quot;002C4930&quot;/&gt;&lt;wsp:rsid wsp:val=&quot;002C4F66&quot;/&gt;&lt;wsp:rsid wsp:val=&quot;002C4FB6&quot;/&gt;&lt;wsp:rsid wsp:val=&quot;002C5103&quot;/&gt;&lt;wsp:rsid wsp:val=&quot;002C5323&quot;/&gt;&lt;wsp:rsid wsp:val=&quot;002C5399&quot;/&gt;&lt;wsp:rsid wsp:val=&quot;002C53AD&quot;/&gt;&lt;wsp:rsid wsp:val=&quot;002C571A&quot;/&gt;&lt;wsp:rsid wsp:val=&quot;002C5935&quot;/&gt;&lt;wsp:rsid wsp:val=&quot;002C5956&quot;/&gt;&lt;wsp:rsid wsp:val=&quot;002C5C26&quot;/&gt;&lt;wsp:rsid wsp:val=&quot;002C5D95&quot;/&gt;&lt;wsp:rsid wsp:val=&quot;002C5E24&quot;/&gt;&lt;wsp:rsid wsp:val=&quot;002C5EA4&quot;/&gt;&lt;wsp:rsid wsp:val=&quot;002C5FA0&quot;/&gt;&lt;wsp:rsid wsp:val=&quot;002C600E&quot;/&gt;&lt;wsp:rsid wsp:val=&quot;002C6022&quot;/&gt;&lt;wsp:rsid wsp:val=&quot;002C60A8&quot;/&gt;&lt;wsp:rsid wsp:val=&quot;002C6124&quot;/&gt;&lt;wsp:rsid wsp:val=&quot;002C6141&quot;/&gt;&lt;wsp:rsid wsp:val=&quot;002C6237&quot;/&gt;&lt;wsp:rsid wsp:val=&quot;002C6275&quot;/&gt;&lt;wsp:rsid wsp:val=&quot;002C6505&quot;/&gt;&lt;wsp:rsid wsp:val=&quot;002C657D&quot;/&gt;&lt;wsp:rsid wsp:val=&quot;002C661B&quot;/&gt;&lt;wsp:rsid wsp:val=&quot;002C6627&quot;/&gt;&lt;wsp:rsid wsp:val=&quot;002C667A&quot;/&gt;&lt;wsp:rsid wsp:val=&quot;002C6791&quot;/&gt;&lt;wsp:rsid wsp:val=&quot;002C696C&quot;/&gt;&lt;wsp:rsid wsp:val=&quot;002C6AF1&quot;/&gt;&lt;wsp:rsid wsp:val=&quot;002C6B36&quot;/&gt;&lt;wsp:rsid wsp:val=&quot;002C6BD2&quot;/&gt;&lt;wsp:rsid wsp:val=&quot;002C6CEA&quot;/&gt;&lt;wsp:rsid wsp:val=&quot;002C7055&quot;/&gt;&lt;wsp:rsid wsp:val=&quot;002C71AF&quot;/&gt;&lt;wsp:rsid wsp:val=&quot;002C7219&quot;/&gt;&lt;wsp:rsid wsp:val=&quot;002C72E6&quot;/&gt;&lt;wsp:rsid wsp:val=&quot;002C7448&quot;/&gt;&lt;wsp:rsid wsp:val=&quot;002C74C3&quot;/&gt;&lt;wsp:rsid wsp:val=&quot;002C764A&quot;/&gt;&lt;wsp:rsid wsp:val=&quot;002C7669&quot;/&gt;&lt;wsp:rsid wsp:val=&quot;002C78D8&quot;/&gt;&lt;wsp:rsid wsp:val=&quot;002C7B3D&quot;/&gt;&lt;wsp:rsid wsp:val=&quot;002C7CBE&quot;/&gt;&lt;wsp:rsid wsp:val=&quot;002C7E39&quot;/&gt;&lt;wsp:rsid wsp:val=&quot;002C7E40&quot;/&gt;&lt;wsp:rsid wsp:val=&quot;002C7F80&quot;/&gt;&lt;wsp:rsid wsp:val=&quot;002C7FE8&quot;/&gt;&lt;wsp:rsid wsp:val=&quot;002D00A8&quot;/&gt;&lt;wsp:rsid wsp:val=&quot;002D01CA&quot;/&gt;&lt;wsp:rsid wsp:val=&quot;002D02EA&quot;/&gt;&lt;wsp:rsid wsp:val=&quot;002D048F&quot;/&gt;&lt;wsp:rsid wsp:val=&quot;002D04E9&quot;/&gt;&lt;wsp:rsid wsp:val=&quot;002D08F7&quot;/&gt;&lt;wsp:rsid wsp:val=&quot;002D0958&quot;/&gt;&lt;wsp:rsid wsp:val=&quot;002D1335&quot;/&gt;&lt;wsp:rsid wsp:val=&quot;002D1385&quot;/&gt;&lt;wsp:rsid wsp:val=&quot;002D15B5&quot;/&gt;&lt;wsp:rsid wsp:val=&quot;002D18A3&quot;/&gt;&lt;wsp:rsid wsp:val=&quot;002D1935&quot;/&gt;&lt;wsp:rsid wsp:val=&quot;002D1A36&quot;/&gt;&lt;wsp:rsid wsp:val=&quot;002D1D14&quot;/&gt;&lt;wsp:rsid wsp:val=&quot;002D1F42&quot;/&gt;&lt;wsp:rsid wsp:val=&quot;002D2051&quot;/&gt;&lt;wsp:rsid wsp:val=&quot;002D20EA&quot;/&gt;&lt;wsp:rsid wsp:val=&quot;002D2293&quot;/&gt;&lt;wsp:rsid wsp:val=&quot;002D22CC&quot;/&gt;&lt;wsp:rsid wsp:val=&quot;002D233F&quot;/&gt;&lt;wsp:rsid wsp:val=&quot;002D2388&quot;/&gt;&lt;wsp:rsid wsp:val=&quot;002D26B8&quot;/&gt;&lt;wsp:rsid wsp:val=&quot;002D26C5&quot;/&gt;&lt;wsp:rsid wsp:val=&quot;002D2C1A&quot;/&gt;&lt;wsp:rsid wsp:val=&quot;002D2D23&quot;/&gt;&lt;wsp:rsid wsp:val=&quot;002D2D41&quot;/&gt;&lt;wsp:rsid wsp:val=&quot;002D2D8F&quot;/&gt;&lt;wsp:rsid wsp:val=&quot;002D2FE0&quot;/&gt;&lt;wsp:rsid wsp:val=&quot;002D31D9&quot;/&gt;&lt;wsp:rsid wsp:val=&quot;002D3309&quot;/&gt;&lt;wsp:rsid wsp:val=&quot;002D33EA&quot;/&gt;&lt;wsp:rsid wsp:val=&quot;002D34BC&quot;/&gt;&lt;wsp:rsid wsp:val=&quot;002D36BF&quot;/&gt;&lt;wsp:rsid wsp:val=&quot;002D38B6&quot;/&gt;&lt;wsp:rsid wsp:val=&quot;002D39BE&quot;/&gt;&lt;wsp:rsid wsp:val=&quot;002D39C2&quot;/&gt;&lt;wsp:rsid wsp:val=&quot;002D39C5&quot;/&gt;&lt;wsp:rsid wsp:val=&quot;002D3C95&quot;/&gt;&lt;wsp:rsid wsp:val=&quot;002D3DB4&quot;/&gt;&lt;wsp:rsid wsp:val=&quot;002D3F0A&quot;/&gt;&lt;wsp:rsid wsp:val=&quot;002D43B3&quot;/&gt;&lt;wsp:rsid wsp:val=&quot;002D45BF&quot;/&gt;&lt;wsp:rsid wsp:val=&quot;002D47BF&quot;/&gt;&lt;wsp:rsid wsp:val=&quot;002D47D6&quot;/&gt;&lt;wsp:rsid wsp:val=&quot;002D4A40&quot;/&gt;&lt;wsp:rsid wsp:val=&quot;002D4B52&quot;/&gt;&lt;wsp:rsid wsp:val=&quot;002D4B73&quot;/&gt;&lt;wsp:rsid wsp:val=&quot;002D4C5F&quot;/&gt;&lt;wsp:rsid wsp:val=&quot;002D4E5B&quot;/&gt;&lt;wsp:rsid wsp:val=&quot;002D5024&quot;/&gt;&lt;wsp:rsid wsp:val=&quot;002D53CD&quot;/&gt;&lt;wsp:rsid wsp:val=&quot;002D54A6&quot;/&gt;&lt;wsp:rsid wsp:val=&quot;002D5526&quot;/&gt;&lt;wsp:rsid wsp:val=&quot;002D564D&quot;/&gt;&lt;wsp:rsid wsp:val=&quot;002D574B&quot;/&gt;&lt;wsp:rsid wsp:val=&quot;002D59DA&quot;/&gt;&lt;wsp:rsid wsp:val=&quot;002D5BC7&quot;/&gt;&lt;wsp:rsid wsp:val=&quot;002D5C3D&quot;/&gt;&lt;wsp:rsid wsp:val=&quot;002D5C42&quot;/&gt;&lt;wsp:rsid wsp:val=&quot;002D5C62&quot;/&gt;&lt;wsp:rsid wsp:val=&quot;002D5E8E&quot;/&gt;&lt;wsp:rsid wsp:val=&quot;002D6031&quot;/&gt;&lt;wsp:rsid wsp:val=&quot;002D65C1&quot;/&gt;&lt;wsp:rsid wsp:val=&quot;002D68E3&quot;/&gt;&lt;wsp:rsid wsp:val=&quot;002D6A15&quot;/&gt;&lt;wsp:rsid wsp:val=&quot;002D6AA8&quot;/&gt;&lt;wsp:rsid wsp:val=&quot;002D6C12&quot;/&gt;&lt;wsp:rsid wsp:val=&quot;002D6D41&quot;/&gt;&lt;wsp:rsid wsp:val=&quot;002D6D42&quot;/&gt;&lt;wsp:rsid wsp:val=&quot;002D6F57&quot;/&gt;&lt;wsp:rsid wsp:val=&quot;002D6F61&quot;/&gt;&lt;wsp:rsid wsp:val=&quot;002D715D&quot;/&gt;&lt;wsp:rsid wsp:val=&quot;002D71DD&quot;/&gt;&lt;wsp:rsid wsp:val=&quot;002D749C&quot;/&gt;&lt;wsp:rsid wsp:val=&quot;002D7683&quot;/&gt;&lt;wsp:rsid wsp:val=&quot;002D77F8&quot;/&gt;&lt;wsp:rsid wsp:val=&quot;002D7CB1&quot;/&gt;&lt;wsp:rsid wsp:val=&quot;002D7DA5&quot;/&gt;&lt;wsp:rsid wsp:val=&quot;002D7F0E&quot;/&gt;&lt;wsp:rsid wsp:val=&quot;002E00A5&quot;/&gt;&lt;wsp:rsid wsp:val=&quot;002E02A6&quot;/&gt;&lt;wsp:rsid wsp:val=&quot;002E03DA&quot;/&gt;&lt;wsp:rsid wsp:val=&quot;002E04A9&quot;/&gt;&lt;wsp:rsid wsp:val=&quot;002E09F7&quot;/&gt;&lt;wsp:rsid wsp:val=&quot;002E0A9C&quot;/&gt;&lt;wsp:rsid wsp:val=&quot;002E0C4D&quot;/&gt;&lt;wsp:rsid wsp:val=&quot;002E0F1A&quot;/&gt;&lt;wsp:rsid wsp:val=&quot;002E1102&quot;/&gt;&lt;wsp:rsid wsp:val=&quot;002E1103&quot;/&gt;&lt;wsp:rsid wsp:val=&quot;002E12D9&quot;/&gt;&lt;wsp:rsid wsp:val=&quot;002E12FD&quot;/&gt;&lt;wsp:rsid wsp:val=&quot;002E13BD&quot;/&gt;&lt;wsp:rsid wsp:val=&quot;002E13DC&quot;/&gt;&lt;wsp:rsid wsp:val=&quot;002E14A0&quot;/&gt;&lt;wsp:rsid wsp:val=&quot;002E1607&quot;/&gt;&lt;wsp:rsid wsp:val=&quot;002E1634&quot;/&gt;&lt;wsp:rsid wsp:val=&quot;002E17B6&quot;/&gt;&lt;wsp:rsid wsp:val=&quot;002E1893&quot;/&gt;&lt;wsp:rsid wsp:val=&quot;002E199A&quot;/&gt;&lt;wsp:rsid wsp:val=&quot;002E19C8&quot;/&gt;&lt;wsp:rsid wsp:val=&quot;002E1D67&quot;/&gt;&lt;wsp:rsid wsp:val=&quot;002E2061&quot;/&gt;&lt;wsp:rsid wsp:val=&quot;002E216A&quot;/&gt;&lt;wsp:rsid wsp:val=&quot;002E225A&quot;/&gt;&lt;wsp:rsid wsp:val=&quot;002E24D5&quot;/&gt;&lt;wsp:rsid wsp:val=&quot;002E256C&quot;/&gt;&lt;wsp:rsid wsp:val=&quot;002E275B&quot;/&gt;&lt;wsp:rsid wsp:val=&quot;002E2B30&quot;/&gt;&lt;wsp:rsid wsp:val=&quot;002E2B9E&quot;/&gt;&lt;wsp:rsid wsp:val=&quot;002E2DD4&quot;/&gt;&lt;wsp:rsid wsp:val=&quot;002E2F56&quot;/&gt;&lt;wsp:rsid wsp:val=&quot;002E2F60&quot;/&gt;&lt;wsp:rsid wsp:val=&quot;002E3421&quot;/&gt;&lt;wsp:rsid wsp:val=&quot;002E356C&quot;/&gt;&lt;wsp:rsid wsp:val=&quot;002E36D2&quot;/&gt;&lt;wsp:rsid wsp:val=&quot;002E3C2A&quot;/&gt;&lt;wsp:rsid wsp:val=&quot;002E4226&quot;/&gt;&lt;wsp:rsid wsp:val=&quot;002E4247&quot;/&gt;&lt;wsp:rsid wsp:val=&quot;002E4475&quot;/&gt;&lt;wsp:rsid wsp:val=&quot;002E447C&quot;/&gt;&lt;wsp:rsid wsp:val=&quot;002E46C1&quot;/&gt;&lt;wsp:rsid wsp:val=&quot;002E4AB0&quot;/&gt;&lt;wsp:rsid wsp:val=&quot;002E4B57&quot;/&gt;&lt;wsp:rsid wsp:val=&quot;002E4BB4&quot;/&gt;&lt;wsp:rsid wsp:val=&quot;002E4CE7&quot;/&gt;&lt;wsp:rsid wsp:val=&quot;002E4F45&quot;/&gt;&lt;wsp:rsid wsp:val=&quot;002E5001&quot;/&gt;&lt;wsp:rsid wsp:val=&quot;002E54BF&quot;/&gt;&lt;wsp:rsid wsp:val=&quot;002E5798&quot;/&gt;&lt;wsp:rsid wsp:val=&quot;002E5B26&quot;/&gt;&lt;wsp:rsid wsp:val=&quot;002E5C4E&quot;/&gt;&lt;wsp:rsid wsp:val=&quot;002E5C62&quot;/&gt;&lt;wsp:rsid wsp:val=&quot;002E5E1C&quot;/&gt;&lt;wsp:rsid wsp:val=&quot;002E5EF9&quot;/&gt;&lt;wsp:rsid wsp:val=&quot;002E6070&quot;/&gt;&lt;wsp:rsid wsp:val=&quot;002E607A&quot;/&gt;&lt;wsp:rsid wsp:val=&quot;002E607D&quot;/&gt;&lt;wsp:rsid wsp:val=&quot;002E65E9&quot;/&gt;&lt;wsp:rsid wsp:val=&quot;002E6601&quot;/&gt;&lt;wsp:rsid wsp:val=&quot;002E6745&quot;/&gt;&lt;wsp:rsid wsp:val=&quot;002E6B33&quot;/&gt;&lt;wsp:rsid wsp:val=&quot;002E6BE6&quot;/&gt;&lt;wsp:rsid wsp:val=&quot;002E7689&quot;/&gt;&lt;wsp:rsid wsp:val=&quot;002E7820&quot;/&gt;&lt;wsp:rsid wsp:val=&quot;002E79F9&quot;/&gt;&lt;wsp:rsid wsp:val=&quot;002E7C06&quot;/&gt;&lt;wsp:rsid wsp:val=&quot;002E7D1B&quot;/&gt;&lt;wsp:rsid wsp:val=&quot;002E7EDA&quot;/&gt;&lt;wsp:rsid wsp:val=&quot;002E7F09&quot;/&gt;&lt;wsp:rsid wsp:val=&quot;002F0178&quot;/&gt;&lt;wsp:rsid wsp:val=&quot;002F0394&quot;/&gt;&lt;wsp:rsid wsp:val=&quot;002F03B0&quot;/&gt;&lt;wsp:rsid wsp:val=&quot;002F0556&quot;/&gt;&lt;wsp:rsid wsp:val=&quot;002F0697&quot;/&gt;&lt;wsp:rsid wsp:val=&quot;002F0767&quot;/&gt;&lt;wsp:rsid wsp:val=&quot;002F0846&quot;/&gt;&lt;wsp:rsid wsp:val=&quot;002F087B&quot;/&gt;&lt;wsp:rsid wsp:val=&quot;002F08C2&quot;/&gt;&lt;wsp:rsid wsp:val=&quot;002F0984&quot;/&gt;&lt;wsp:rsid wsp:val=&quot;002F0B9C&quot;/&gt;&lt;wsp:rsid wsp:val=&quot;002F0C3F&quot;/&gt;&lt;wsp:rsid wsp:val=&quot;002F0C5B&quot;/&gt;&lt;wsp:rsid wsp:val=&quot;002F1039&quot;/&gt;&lt;wsp:rsid wsp:val=&quot;002F1239&quot;/&gt;&lt;wsp:rsid wsp:val=&quot;002F149E&quot;/&gt;&lt;wsp:rsid wsp:val=&quot;002F1578&quot;/&gt;&lt;wsp:rsid wsp:val=&quot;002F1654&quot;/&gt;&lt;wsp:rsid wsp:val=&quot;002F1757&quot;/&gt;&lt;wsp:rsid wsp:val=&quot;002F18CD&quot;/&gt;&lt;wsp:rsid wsp:val=&quot;002F1A63&quot;/&gt;&lt;wsp:rsid wsp:val=&quot;002F1BA6&quot;/&gt;&lt;wsp:rsid wsp:val=&quot;002F1D15&quot;/&gt;&lt;wsp:rsid wsp:val=&quot;002F20E4&quot;/&gt;&lt;wsp:rsid wsp:val=&quot;002F230D&quot;/&gt;&lt;wsp:rsid wsp:val=&quot;002F2542&quot;/&gt;&lt;wsp:rsid wsp:val=&quot;002F2556&quot;/&gt;&lt;wsp:rsid wsp:val=&quot;002F25CA&quot;/&gt;&lt;wsp:rsid wsp:val=&quot;002F2717&quot;/&gt;&lt;wsp:rsid wsp:val=&quot;002F2782&quot;/&gt;&lt;wsp:rsid wsp:val=&quot;002F28D8&quot;/&gt;&lt;wsp:rsid wsp:val=&quot;002F2921&quot;/&gt;&lt;wsp:rsid wsp:val=&quot;002F2960&quot;/&gt;&lt;wsp:rsid wsp:val=&quot;002F2A92&quot;/&gt;&lt;wsp:rsid wsp:val=&quot;002F2A9F&quot;/&gt;&lt;wsp:rsid wsp:val=&quot;002F2C4F&quot;/&gt;&lt;wsp:rsid wsp:val=&quot;002F3121&quot;/&gt;&lt;wsp:rsid wsp:val=&quot;002F3300&quot;/&gt;&lt;wsp:rsid wsp:val=&quot;002F36AC&quot;/&gt;&lt;wsp:rsid wsp:val=&quot;002F38C5&quot;/&gt;&lt;wsp:rsid wsp:val=&quot;002F390F&quot;/&gt;&lt;wsp:rsid wsp:val=&quot;002F3B30&quot;/&gt;&lt;wsp:rsid wsp:val=&quot;002F3DD9&quot;/&gt;&lt;wsp:rsid wsp:val=&quot;002F3E40&quot;/&gt;&lt;wsp:rsid wsp:val=&quot;002F3E46&quot;/&gt;&lt;wsp:rsid wsp:val=&quot;002F3F1A&quot;/&gt;&lt;wsp:rsid wsp:val=&quot;002F4064&quot;/&gt;&lt;wsp:rsid wsp:val=&quot;002F4327&quot;/&gt;&lt;wsp:rsid wsp:val=&quot;002F432B&quot;/&gt;&lt;wsp:rsid wsp:val=&quot;002F4465&quot;/&gt;&lt;wsp:rsid wsp:val=&quot;002F4710&quot;/&gt;&lt;wsp:rsid wsp:val=&quot;002F489C&quot;/&gt;&lt;wsp:rsid wsp:val=&quot;002F4948&quot;/&gt;&lt;wsp:rsid wsp:val=&quot;002F4A59&quot;/&gt;&lt;wsp:rsid wsp:val=&quot;002F4A91&quot;/&gt;&lt;wsp:rsid wsp:val=&quot;002F4AC8&quot;/&gt;&lt;wsp:rsid wsp:val=&quot;002F4B40&quot;/&gt;&lt;wsp:rsid wsp:val=&quot;002F4BA6&quot;/&gt;&lt;wsp:rsid wsp:val=&quot;002F4DFB&quot;/&gt;&lt;wsp:rsid wsp:val=&quot;002F53CB&quot;/&gt;&lt;wsp:rsid wsp:val=&quot;002F5433&quot;/&gt;&lt;wsp:rsid wsp:val=&quot;002F55F4&quot;/&gt;&lt;wsp:rsid wsp:val=&quot;002F5636&quot;/&gt;&lt;wsp:rsid wsp:val=&quot;002F563B&quot;/&gt;&lt;wsp:rsid wsp:val=&quot;002F5765&quot;/&gt;&lt;wsp:rsid wsp:val=&quot;002F5A20&quot;/&gt;&lt;wsp:rsid wsp:val=&quot;002F5C65&quot;/&gt;&lt;wsp:rsid wsp:val=&quot;002F5E2F&quot;/&gt;&lt;wsp:rsid wsp:val=&quot;002F5FE0&quot;/&gt;&lt;wsp:rsid wsp:val=&quot;002F6175&quot;/&gt;&lt;wsp:rsid wsp:val=&quot;002F6233&quot;/&gt;&lt;wsp:rsid wsp:val=&quot;002F627A&quot;/&gt;&lt;wsp:rsid wsp:val=&quot;002F6446&quot;/&gt;&lt;wsp:rsid wsp:val=&quot;002F64D6&quot;/&gt;&lt;wsp:rsid wsp:val=&quot;002F656B&quot;/&gt;&lt;wsp:rsid wsp:val=&quot;002F6671&quot;/&gt;&lt;wsp:rsid wsp:val=&quot;002F6A7F&quot;/&gt;&lt;wsp:rsid wsp:val=&quot;002F6AC8&quot;/&gt;&lt;wsp:rsid wsp:val=&quot;002F6FED&quot;/&gt;&lt;wsp:rsid wsp:val=&quot;002F7040&quot;/&gt;&lt;wsp:rsid wsp:val=&quot;002F7134&quot;/&gt;&lt;wsp:rsid wsp:val=&quot;002F7305&quot;/&gt;&lt;wsp:rsid wsp:val=&quot;002F7391&quot;/&gt;&lt;wsp:rsid wsp:val=&quot;002F73C2&quot;/&gt;&lt;wsp:rsid wsp:val=&quot;002F73FC&quot;/&gt;&lt;wsp:rsid wsp:val=&quot;002F74E4&quot;/&gt;&lt;wsp:rsid wsp:val=&quot;002F7568&quot;/&gt;&lt;wsp:rsid wsp:val=&quot;002F7642&quot;/&gt;&lt;wsp:rsid wsp:val=&quot;002F7976&quot;/&gt;&lt;wsp:rsid wsp:val=&quot;002F7C51&quot;/&gt;&lt;wsp:rsid wsp:val=&quot;002F7CFD&quot;/&gt;&lt;wsp:rsid wsp:val=&quot;002F7DFA&quot;/&gt;&lt;wsp:rsid wsp:val=&quot;002F7FD9&quot;/&gt;&lt;wsp:rsid wsp:val=&quot;00300233&quot;/&gt;&lt;wsp:rsid wsp:val=&quot;00300319&quot;/&gt;&lt;wsp:rsid wsp:val=&quot;0030054B&quot;/&gt;&lt;wsp:rsid wsp:val=&quot;0030057B&quot;/&gt;&lt;wsp:rsid wsp:val=&quot;003005A3&quot;/&gt;&lt;wsp:rsid wsp:val=&quot;003006FD&quot;/&gt;&lt;wsp:rsid wsp:val=&quot;0030071E&quot;/&gt;&lt;wsp:rsid wsp:val=&quot;0030089F&quot;/&gt;&lt;wsp:rsid wsp:val=&quot;003009DD&quot;/&gt;&lt;wsp:rsid wsp:val=&quot;00300B33&quot;/&gt;&lt;wsp:rsid wsp:val=&quot;00300D2A&quot;/&gt;&lt;wsp:rsid wsp:val=&quot;00300D35&quot;/&gt;&lt;wsp:rsid wsp:val=&quot;00300F24&quot;/&gt;&lt;wsp:rsid wsp:val=&quot;003010A9&quot;/&gt;&lt;wsp:rsid wsp:val=&quot;0030118B&quot;/&gt;&lt;wsp:rsid wsp:val=&quot;00301265&quot;/&gt;&lt;wsp:rsid wsp:val=&quot;003012EA&quot;/&gt;&lt;wsp:rsid wsp:val=&quot;00301337&quot;/&gt;&lt;wsp:rsid wsp:val=&quot;00301421&quot;/&gt;&lt;wsp:rsid wsp:val=&quot;0030166D&quot;/&gt;&lt;wsp:rsid wsp:val=&quot;003018FA&quot;/&gt;&lt;wsp:rsid wsp:val=&quot;00301AF1&quot;/&gt;&lt;wsp:rsid wsp:val=&quot;00301B2F&quot;/&gt;&lt;wsp:rsid wsp:val=&quot;00301C5F&quot;/&gt;&lt;wsp:rsid wsp:val=&quot;00301E24&quot;/&gt;&lt;wsp:rsid wsp:val=&quot;00301EEF&quot;/&gt;&lt;wsp:rsid wsp:val=&quot;00301F7A&quot;/&gt;&lt;wsp:rsid wsp:val=&quot;00302373&quot;/&gt;&lt;wsp:rsid wsp:val=&quot;0030249D&quot;/&gt;&lt;wsp:rsid wsp:val=&quot;00302561&quot;/&gt;&lt;wsp:rsid wsp:val=&quot;00302659&quot;/&gt;&lt;wsp:rsid wsp:val=&quot;003028A8&quot;/&gt;&lt;wsp:rsid wsp:val=&quot;00302A0E&quot;/&gt;&lt;wsp:rsid wsp:val=&quot;00302AD2&quot;/&gt;&lt;wsp:rsid wsp:val=&quot;00302CA0&quot;/&gt;&lt;wsp:rsid wsp:val=&quot;00302CD0&quot;/&gt;&lt;wsp:rsid wsp:val=&quot;00302E55&quot;/&gt;&lt;wsp:rsid wsp:val=&quot;003030AF&quot;/&gt;&lt;wsp:rsid wsp:val=&quot;003030B1&quot;/&gt;&lt;wsp:rsid wsp:val=&quot;003030CD&quot;/&gt;&lt;wsp:rsid wsp:val=&quot;003030FF&quot;/&gt;&lt;wsp:rsid wsp:val=&quot;0030335E&quot;/&gt;&lt;wsp:rsid wsp:val=&quot;003033FA&quot;/&gt;&lt;wsp:rsid wsp:val=&quot;00303549&quot;/&gt;&lt;wsp:rsid wsp:val=&quot;003035B2&quot;/&gt;&lt;wsp:rsid wsp:val=&quot;0030365C&quot;/&gt;&lt;wsp:rsid wsp:val=&quot;00303781&quot;/&gt;&lt;wsp:rsid wsp:val=&quot;003037BD&quot;/&gt;&lt;wsp:rsid wsp:val=&quot;0030384A&quot;/&gt;&lt;wsp:rsid wsp:val=&quot;00303982&quot;/&gt;&lt;wsp:rsid wsp:val=&quot;00303B33&quot;/&gt;&lt;wsp:rsid wsp:val=&quot;00303DED&quot;/&gt;&lt;wsp:rsid wsp:val=&quot;0030415A&quot;/&gt;&lt;wsp:rsid wsp:val=&quot;00304202&quot;/&gt;&lt;wsp:rsid wsp:val=&quot;00304306&quot;/&gt;&lt;wsp:rsid wsp:val=&quot;00304652&quot;/&gt;&lt;wsp:rsid wsp:val=&quot;003046EE&quot;/&gt;&lt;wsp:rsid wsp:val=&quot;00304913&quot;/&gt;&lt;wsp:rsid wsp:val=&quot;00304A84&quot;/&gt;&lt;wsp:rsid wsp:val=&quot;00304BCC&quot;/&gt;&lt;wsp:rsid wsp:val=&quot;00304BDA&quot;/&gt;&lt;wsp:rsid wsp:val=&quot;00304C24&quot;/&gt;&lt;wsp:rsid wsp:val=&quot;003051E8&quot;/&gt;&lt;wsp:rsid wsp:val=&quot;00305357&quot;/&gt;&lt;wsp:rsid wsp:val=&quot;003053C2&quot;/&gt;&lt;wsp:rsid wsp:val=&quot;00305502&quot;/&gt;&lt;wsp:rsid wsp:val=&quot;0030551A&quot;/&gt;&lt;wsp:rsid wsp:val=&quot;003055F3&quot;/&gt;&lt;wsp:rsid wsp:val=&quot;00305637&quot;/&gt;&lt;wsp:rsid wsp:val=&quot;0030581E&quot;/&gt;&lt;wsp:rsid wsp:val=&quot;003059BB&quot;/&gt;&lt;wsp:rsid wsp:val=&quot;00305B06&quot;/&gt;&lt;wsp:rsid wsp:val=&quot;00305C39&quot;/&gt;&lt;wsp:rsid wsp:val=&quot;00305DB7&quot;/&gt;&lt;wsp:rsid wsp:val=&quot;0030608F&quot;/&gt;&lt;wsp:rsid wsp:val=&quot;003060B2&quot;/&gt;&lt;wsp:rsid wsp:val=&quot;003060DF&quot;/&gt;&lt;wsp:rsid wsp:val=&quot;00306317&quot;/&gt;&lt;wsp:rsid wsp:val=&quot;0030633D&quot;/&gt;&lt;wsp:rsid wsp:val=&quot;0030638F&quot;/&gt;&lt;wsp:rsid wsp:val=&quot;0030655E&quot;/&gt;&lt;wsp:rsid wsp:val=&quot;00306982&quot;/&gt;&lt;wsp:rsid wsp:val=&quot;003069F0&quot;/&gt;&lt;wsp:rsid wsp:val=&quot;00306BF6&quot;/&gt;&lt;wsp:rsid wsp:val=&quot;00306E10&quot;/&gt;&lt;wsp:rsid wsp:val=&quot;00306E8E&quot;/&gt;&lt;wsp:rsid wsp:val=&quot;00306FBB&quot;/&gt;&lt;wsp:rsid wsp:val=&quot;0030751A&quot;/&gt;&lt;wsp:rsid wsp:val=&quot;003075E5&quot;/&gt;&lt;wsp:rsid wsp:val=&quot;003077A9&quot;/&gt;&lt;wsp:rsid wsp:val=&quot;003078A4&quot;/&gt;&lt;wsp:rsid wsp:val=&quot;003079A0&quot;/&gt;&lt;wsp:rsid wsp:val=&quot;00307C69&quot;/&gt;&lt;wsp:rsid wsp:val=&quot;00307D7A&quot;/&gt;&lt;wsp:rsid wsp:val=&quot;00307D9A&quot;/&gt;&lt;wsp:rsid wsp:val=&quot;0031015F&quot;/&gt;&lt;wsp:rsid wsp:val=&quot;0031038F&quot;/&gt;&lt;wsp:rsid wsp:val=&quot;003103E5&quot;/&gt;&lt;wsp:rsid wsp:val=&quot;0031050A&quot;/&gt;&lt;wsp:rsid wsp:val=&quot;00310645&quot;/&gt;&lt;wsp:rsid wsp:val=&quot;00310827&quot;/&gt;&lt;wsp:rsid wsp:val=&quot;00310A9B&quot;/&gt;&lt;wsp:rsid wsp:val=&quot;00310AAF&quot;/&gt;&lt;wsp:rsid wsp:val=&quot;00310AB1&quot;/&gt;&lt;wsp:rsid wsp:val=&quot;00310C48&quot;/&gt;&lt;wsp:rsid wsp:val=&quot;00310ED8&quot;/&gt;&lt;wsp:rsid wsp:val=&quot;00311276&quot;/&gt;&lt;wsp:rsid wsp:val=&quot;003112BE&quot;/&gt;&lt;wsp:rsid wsp:val=&quot;003113BB&quot;/&gt;&lt;wsp:rsid wsp:val=&quot;00311776&quot;/&gt;&lt;wsp:rsid wsp:val=&quot;00311CDC&quot;/&gt;&lt;wsp:rsid wsp:val=&quot;00311E9F&quot;/&gt;&lt;wsp:rsid wsp:val=&quot;00312040&quot;/&gt;&lt;wsp:rsid wsp:val=&quot;0031217F&quot;/&gt;&lt;wsp:rsid wsp:val=&quot;00312190&quot;/&gt;&lt;wsp:rsid wsp:val=&quot;003121D6&quot;/&gt;&lt;wsp:rsid wsp:val=&quot;0031220D&quot;/&gt;&lt;wsp:rsid wsp:val=&quot;00312385&quot;/&gt;&lt;wsp:rsid wsp:val=&quot;0031238E&quot;/&gt;&lt;wsp:rsid wsp:val=&quot;0031239D&quot;/&gt;&lt;wsp:rsid wsp:val=&quot;00312761&quot;/&gt;&lt;wsp:rsid wsp:val=&quot;00313137&quot;/&gt;&lt;wsp:rsid wsp:val=&quot;0031324D&quot;/&gt;&lt;wsp:rsid wsp:val=&quot;003133B3&quot;/&gt;&lt;wsp:rsid wsp:val=&quot;0031340D&quot;/&gt;&lt;wsp:rsid wsp:val=&quot;00313454&quot;/&gt;&lt;wsp:rsid wsp:val=&quot;00313863&quot;/&gt;&lt;wsp:rsid wsp:val=&quot;0031406B&quot;/&gt;&lt;wsp:rsid wsp:val=&quot;00314431&quot;/&gt;&lt;wsp:rsid wsp:val=&quot;0031444B&quot;/&gt;&lt;wsp:rsid wsp:val=&quot;00314704&quot;/&gt;&lt;wsp:rsid wsp:val=&quot;00314783&quot;/&gt;&lt;wsp:rsid wsp:val=&quot;003147A9&quot;/&gt;&lt;wsp:rsid wsp:val=&quot;003147F5&quot;/&gt;&lt;wsp:rsid wsp:val=&quot;00314CC0&quot;/&gt;&lt;wsp:rsid wsp:val=&quot;003152F3&quot;/&gt;&lt;wsp:rsid wsp:val=&quot;00315527&quot;/&gt;&lt;wsp:rsid wsp:val=&quot;0031558C&quot;/&gt;&lt;wsp:rsid wsp:val=&quot;00315811&quot;/&gt;&lt;wsp:rsid wsp:val=&quot;00315948&quot;/&gt;&lt;wsp:rsid wsp:val=&quot;003159C5&quot;/&gt;&lt;wsp:rsid wsp:val=&quot;003159F2&quot;/&gt;&lt;wsp:rsid wsp:val=&quot;00315BBA&quot;/&gt;&lt;wsp:rsid wsp:val=&quot;00315C0B&quot;/&gt;&lt;wsp:rsid wsp:val=&quot;00315C7E&quot;/&gt;&lt;wsp:rsid wsp:val=&quot;00315CF5&quot;/&gt;&lt;wsp:rsid wsp:val=&quot;00315D1C&quot;/&gt;&lt;wsp:rsid wsp:val=&quot;00315E12&quot;/&gt;&lt;wsp:rsid wsp:val=&quot;00315EB0&quot;/&gt;&lt;wsp:rsid wsp:val=&quot;00315FF1&quot;/&gt;&lt;wsp:rsid wsp:val=&quot;00316012&quot;/&gt;&lt;wsp:rsid wsp:val=&quot;0031638B&quot;/&gt;&lt;wsp:rsid wsp:val=&quot;00316B03&quot;/&gt;&lt;wsp:rsid wsp:val=&quot;00316B6A&quot;/&gt;&lt;wsp:rsid wsp:val=&quot;00316E26&quot;/&gt;&lt;wsp:rsid wsp:val=&quot;00316E49&quot;/&gt;&lt;wsp:rsid wsp:val=&quot;00316FC3&quot;/&gt;&lt;wsp:rsid wsp:val=&quot;00317051&quot;/&gt;&lt;wsp:rsid wsp:val=&quot;003170AD&quot;/&gt;&lt;wsp:rsid wsp:val=&quot;0031710A&quot;/&gt;&lt;wsp:rsid wsp:val=&quot;003171FB&quot;/&gt;&lt;wsp:rsid wsp:val=&quot;0031727F&quot;/&gt;&lt;wsp:rsid wsp:val=&quot;0031748E&quot;/&gt;&lt;wsp:rsid wsp:val=&quot;003174CC&quot;/&gt;&lt;wsp:rsid wsp:val=&quot;0031752B&quot;/&gt;&lt;wsp:rsid wsp:val=&quot;00317538&quot;/&gt;&lt;wsp:rsid wsp:val=&quot;00317658&quot;/&gt;&lt;wsp:rsid wsp:val=&quot;003176F1&quot;/&gt;&lt;wsp:rsid wsp:val=&quot;003177EB&quot;/&gt;&lt;wsp:rsid wsp:val=&quot;003178FB&quot;/&gt;&lt;wsp:rsid wsp:val=&quot;00317C86&quot;/&gt;&lt;wsp:rsid wsp:val=&quot;00317FC0&quot;/&gt;&lt;wsp:rsid wsp:val=&quot;0032003B&quot;/&gt;&lt;wsp:rsid wsp:val=&quot;00320220&quot;/&gt;&lt;wsp:rsid wsp:val=&quot;00320312&quot;/&gt;&lt;wsp:rsid wsp:val=&quot;0032039D&quot;/&gt;&lt;wsp:rsid wsp:val=&quot;0032046B&quot;/&gt;&lt;wsp:rsid wsp:val=&quot;003205F0&quot;/&gt;&lt;wsp:rsid wsp:val=&quot;0032062F&quot;/&gt;&lt;wsp:rsid wsp:val=&quot;00320665&quot;/&gt;&lt;wsp:rsid wsp:val=&quot;003207A0&quot;/&gt;&lt;wsp:rsid wsp:val=&quot;003208C5&quot;/&gt;&lt;wsp:rsid wsp:val=&quot;00320A83&quot;/&gt;&lt;wsp:rsid wsp:val=&quot;00320AF3&quot;/&gt;&lt;wsp:rsid wsp:val=&quot;00320C00&quot;/&gt;&lt;wsp:rsid wsp:val=&quot;00320F72&quot;/&gt;&lt;wsp:rsid wsp:val=&quot;003213CF&quot;/&gt;&lt;wsp:rsid wsp:val=&quot;0032142C&quot;/&gt;&lt;wsp:rsid wsp:val=&quot;0032187D&quot;/&gt;&lt;wsp:rsid wsp:val=&quot;0032193B&quot;/&gt;&lt;wsp:rsid wsp:val=&quot;00321982&quot;/&gt;&lt;wsp:rsid wsp:val=&quot;00321A93&quot;/&gt;&lt;wsp:rsid wsp:val=&quot;00321BD8&quot;/&gt;&lt;wsp:rsid wsp:val=&quot;00321D0A&quot;/&gt;&lt;wsp:rsid wsp:val=&quot;00321D72&quot;/&gt;&lt;wsp:rsid wsp:val=&quot;00321DF7&quot;/&gt;&lt;wsp:rsid wsp:val=&quot;00321EC3&quot;/&gt;&lt;wsp:rsid wsp:val=&quot;00321F69&quot;/&gt;&lt;wsp:rsid wsp:val=&quot;0032203B&quot;/&gt;&lt;wsp:rsid wsp:val=&quot;00322046&quot;/&gt;&lt;wsp:rsid wsp:val=&quot;003221B3&quot;/&gt;&lt;wsp:rsid wsp:val=&quot;00322255&quot;/&gt;&lt;wsp:rsid wsp:val=&quot;0032228A&quot;/&gt;&lt;wsp:rsid wsp:val=&quot;00322852&quot;/&gt;&lt;wsp:rsid wsp:val=&quot;00322984&quot;/&gt;&lt;wsp:rsid wsp:val=&quot;00322B90&quot;/&gt;&lt;wsp:rsid wsp:val=&quot;00322ECF&quot;/&gt;&lt;wsp:rsid wsp:val=&quot;00322FDF&quot;/&gt;&lt;wsp:rsid wsp:val=&quot;0032312C&quot;/&gt;&lt;wsp:rsid wsp:val=&quot;00323550&quot;/&gt;&lt;wsp:rsid wsp:val=&quot;003235C7&quot;/&gt;&lt;wsp:rsid wsp:val=&quot;00323884&quot;/&gt;&lt;wsp:rsid wsp:val=&quot;003239A5&quot;/&gt;&lt;wsp:rsid wsp:val=&quot;003239E9&quot;/&gt;&lt;wsp:rsid wsp:val=&quot;00323B0C&quot;/&gt;&lt;wsp:rsid wsp:val=&quot;00323BB0&quot;/&gt;&lt;wsp:rsid wsp:val=&quot;00323BF7&quot;/&gt;&lt;wsp:rsid wsp:val=&quot;00323D62&quot;/&gt;&lt;wsp:rsid wsp:val=&quot;00323E52&quot;/&gt;&lt;wsp:rsid wsp:val=&quot;00323F83&quot;/&gt;&lt;wsp:rsid wsp:val=&quot;0032417C&quot;/&gt;&lt;wsp:rsid wsp:val=&quot;00324196&quot;/&gt;&lt;wsp:rsid wsp:val=&quot;00324211&quot;/&gt;&lt;wsp:rsid wsp:val=&quot;003242BD&quot;/&gt;&lt;wsp:rsid wsp:val=&quot;00324392&quot;/&gt;&lt;wsp:rsid wsp:val=&quot;00324431&quot;/&gt;&lt;wsp:rsid wsp:val=&quot;003244C4&quot;/&gt;&lt;wsp:rsid wsp:val=&quot;00324862&quot;/&gt;&lt;wsp:rsid wsp:val=&quot;00324BCE&quot;/&gt;&lt;wsp:rsid wsp:val=&quot;00324D0F&quot;/&gt;&lt;wsp:rsid wsp:val=&quot;00324D4E&quot;/&gt;&lt;wsp:rsid wsp:val=&quot;00324FE1&quot;/&gt;&lt;wsp:rsid wsp:val=&quot;00325339&quot;/&gt;&lt;wsp:rsid wsp:val=&quot;0032553C&quot;/&gt;&lt;wsp:rsid wsp:val=&quot;0032561C&quot;/&gt;&lt;wsp:rsid wsp:val=&quot;00325631&quot;/&gt;&lt;wsp:rsid wsp:val=&quot;00325A66&quot;/&gt;&lt;wsp:rsid wsp:val=&quot;00325BDF&quot;/&gt;&lt;wsp:rsid wsp:val=&quot;00325DD2&quot;/&gt;&lt;wsp:rsid wsp:val=&quot;00326103&quot;/&gt;&lt;wsp:rsid wsp:val=&quot;00326483&quot;/&gt;&lt;wsp:rsid wsp:val=&quot;003266BD&quot;/&gt;&lt;wsp:rsid wsp:val=&quot;0032676E&quot;/&gt;&lt;wsp:rsid wsp:val=&quot;00326B6B&quot;/&gt;&lt;wsp:rsid wsp:val=&quot;00326BE0&quot;/&gt;&lt;wsp:rsid wsp:val=&quot;00326DE5&quot;/&gt;&lt;wsp:rsid wsp:val=&quot;00326E41&quot;/&gt;&lt;wsp:rsid wsp:val=&quot;00326EF8&quot;/&gt;&lt;wsp:rsid wsp:val=&quot;00326F2C&quot;/&gt;&lt;wsp:rsid wsp:val=&quot;003270F6&quot;/&gt;&lt;wsp:rsid wsp:val=&quot;00327102&quot;/&gt;&lt;wsp:rsid wsp:val=&quot;0032712E&quot;/&gt;&lt;wsp:rsid wsp:val=&quot;003273E0&quot;/&gt;&lt;wsp:rsid wsp:val=&quot;003276B5&quot;/&gt;&lt;wsp:rsid wsp:val=&quot;0032775A&quot;/&gt;&lt;wsp:rsid wsp:val=&quot;003277CD&quot;/&gt;&lt;wsp:rsid wsp:val=&quot;003277EE&quot;/&gt;&lt;wsp:rsid wsp:val=&quot;00327A1C&quot;/&gt;&lt;wsp:rsid wsp:val=&quot;00327DA8&quot;/&gt;&lt;wsp:rsid wsp:val=&quot;00327E57&quot;/&gt;&lt;wsp:rsid wsp:val=&quot;00327EAC&quot;/&gt;&lt;wsp:rsid wsp:val=&quot;00330009&quot;/&gt;&lt;wsp:rsid wsp:val=&quot;003302BE&quot;/&gt;&lt;wsp:rsid wsp:val=&quot;003303FF&quot;/&gt;&lt;wsp:rsid wsp:val=&quot;003305A2&quot;/&gt;&lt;wsp:rsid wsp:val=&quot;00330678&quot;/&gt;&lt;wsp:rsid wsp:val=&quot;003307D3&quot;/&gt;&lt;wsp:rsid wsp:val=&quot;00330936&quot;/&gt;&lt;wsp:rsid wsp:val=&quot;0033095F&quot;/&gt;&lt;wsp:rsid wsp:val=&quot;00330FAA&quot;/&gt;&lt;wsp:rsid wsp:val=&quot;003310AF&quot;/&gt;&lt;wsp:rsid wsp:val=&quot;00331121&quot;/&gt;&lt;wsp:rsid wsp:val=&quot;0033117F&quot;/&gt;&lt;wsp:rsid wsp:val=&quot;00331247&quot;/&gt;&lt;wsp:rsid wsp:val=&quot;00331456&quot;/&gt;&lt;wsp:rsid wsp:val=&quot;00331477&quot;/&gt;&lt;wsp:rsid wsp:val=&quot;003314CA&quot;/&gt;&lt;wsp:rsid wsp:val=&quot;00331583&quot;/&gt;&lt;wsp:rsid wsp:val=&quot;00331791&quot;/&gt;&lt;wsp:rsid wsp:val=&quot;003317D9&quot;/&gt;&lt;wsp:rsid wsp:val=&quot;0033190B&quot;/&gt;&lt;wsp:rsid wsp:val=&quot;003319B5&quot;/&gt;&lt;wsp:rsid wsp:val=&quot;00331C73&quot;/&gt;&lt;wsp:rsid wsp:val=&quot;00331CBF&quot;/&gt;&lt;wsp:rsid wsp:val=&quot;00331D09&quot;/&gt;&lt;wsp:rsid wsp:val=&quot;00331D70&quot;/&gt;&lt;wsp:rsid wsp:val=&quot;0033234A&quot;/&gt;&lt;wsp:rsid wsp:val=&quot;00332404&quot;/&gt;&lt;wsp:rsid wsp:val=&quot;0033247E&quot;/&gt;&lt;wsp:rsid wsp:val=&quot;00332561&quot;/&gt;&lt;wsp:rsid wsp:val=&quot;0033259A&quot;/&gt;&lt;wsp:rsid wsp:val=&quot;00332626&quot;/&gt;&lt;wsp:rsid wsp:val=&quot;003326F7&quot;/&gt;&lt;wsp:rsid wsp:val=&quot;003327E5&quot;/&gt;&lt;wsp:rsid wsp:val=&quot;00332810&quot;/&gt;&lt;wsp:rsid wsp:val=&quot;00332ED3&quot;/&gt;&lt;wsp:rsid wsp:val=&quot;003331A2&quot;/&gt;&lt;wsp:rsid wsp:val=&quot;0033328A&quot;/&gt;&lt;wsp:rsid wsp:val=&quot;0033347D&quot;/&gt;&lt;wsp:rsid wsp:val=&quot;003335FF&quot;/&gt;&lt;wsp:rsid wsp:val=&quot;00333651&quot;/&gt;&lt;wsp:rsid wsp:val=&quot;00333720&quot;/&gt;&lt;wsp:rsid wsp:val=&quot;0033388D&quot;/&gt;&lt;wsp:rsid wsp:val=&quot;003338BC&quot;/&gt;&lt;wsp:rsid wsp:val=&quot;00333C16&quot;/&gt;&lt;wsp:rsid wsp:val=&quot;00333CF2&quot;/&gt;&lt;wsp:rsid wsp:val=&quot;003341DA&quot;/&gt;&lt;wsp:rsid wsp:val=&quot;00334349&quot;/&gt;&lt;wsp:rsid wsp:val=&quot;00334394&quot;/&gt;&lt;wsp:rsid wsp:val=&quot;00334414&quot;/&gt;&lt;wsp:rsid wsp:val=&quot;003345AB&quot;/&gt;&lt;wsp:rsid wsp:val=&quot;00334740&quot;/&gt;&lt;wsp:rsid wsp:val=&quot;003349EB&quot;/&gt;&lt;wsp:rsid wsp:val=&quot;00334E03&quot;/&gt;&lt;wsp:rsid wsp:val=&quot;00334E2C&quot;/&gt;&lt;wsp:rsid wsp:val=&quot;00334EF8&quot;/&gt;&lt;wsp:rsid wsp:val=&quot;0033500F&quot;/&gt;&lt;wsp:rsid wsp:val=&quot;00335051&quot;/&gt;&lt;wsp:rsid wsp:val=&quot;003350CB&quot;/&gt;&lt;wsp:rsid wsp:val=&quot;003351AC&quot;/&gt;&lt;wsp:rsid wsp:val=&quot;003351B9&quot;/&gt;&lt;wsp:rsid wsp:val=&quot;00335296&quot;/&gt;&lt;wsp:rsid wsp:val=&quot;00335446&quot;/&gt;&lt;wsp:rsid wsp:val=&quot;003354BE&quot;/&gt;&lt;wsp:rsid wsp:val=&quot;00335548&quot;/&gt;&lt;wsp:rsid wsp:val=&quot;003355F6&quot;/&gt;&lt;wsp:rsid wsp:val=&quot;0033564C&quot;/&gt;&lt;wsp:rsid wsp:val=&quot;0033578A&quot;/&gt;&lt;wsp:rsid wsp:val=&quot;00335809&quot;/&gt;&lt;wsp:rsid wsp:val=&quot;00335B47&quot;/&gt;&lt;wsp:rsid wsp:val=&quot;00335FA5&quot;/&gt;&lt;wsp:rsid wsp:val=&quot;00335FE9&quot;/&gt;&lt;wsp:rsid wsp:val=&quot;0033610E&quot;/&gt;&lt;wsp:rsid wsp:val=&quot;00336565&quot;/&gt;&lt;wsp:rsid wsp:val=&quot;003368F5&quot;/&gt;&lt;wsp:rsid wsp:val=&quot;00336CBE&quot;/&gt;&lt;wsp:rsid wsp:val=&quot;00336F96&quot;/&gt;&lt;wsp:rsid wsp:val=&quot;0033735D&quot;/&gt;&lt;wsp:rsid wsp:val=&quot;00337398&quot;/&gt;&lt;wsp:rsid wsp:val=&quot;00337700&quot;/&gt;&lt;wsp:rsid wsp:val=&quot;00337953&quot;/&gt;&lt;wsp:rsid wsp:val=&quot;00337ADB&quot;/&gt;&lt;wsp:rsid wsp:val=&quot;00337CBA&quot;/&gt;&lt;wsp:rsid wsp:val=&quot;00337D2D&quot;/&gt;&lt;wsp:rsid wsp:val=&quot;00337F45&quot;/&gt;&lt;wsp:rsid wsp:val=&quot;00340228&quot;/&gt;&lt;wsp:rsid wsp:val=&quot;00340275&quot;/&gt;&lt;wsp:rsid wsp:val=&quot;00340688&quot;/&gt;&lt;wsp:rsid wsp:val=&quot;003406C4&quot;/&gt;&lt;wsp:rsid wsp:val=&quot;003406D9&quot;/&gt;&lt;wsp:rsid wsp:val=&quot;003409BA&quot;/&gt;&lt;wsp:rsid wsp:val=&quot;00340A79&quot;/&gt;&lt;wsp:rsid wsp:val=&quot;00340BB9&quot;/&gt;&lt;wsp:rsid wsp:val=&quot;00341124&quot;/&gt;&lt;wsp:rsid wsp:val=&quot;0034113C&quot;/&gt;&lt;wsp:rsid wsp:val=&quot;00341420&quot;/&gt;&lt;wsp:rsid wsp:val=&quot;00341435&quot;/&gt;&lt;wsp:rsid wsp:val=&quot;0034146E&quot;/&gt;&lt;wsp:rsid wsp:val=&quot;00341860&quot;/&gt;&lt;wsp:rsid wsp:val=&quot;00341A08&quot;/&gt;&lt;wsp:rsid wsp:val=&quot;00341B93&quot;/&gt;&lt;wsp:rsid wsp:val=&quot;00341C33&quot;/&gt;&lt;wsp:rsid wsp:val=&quot;00341F57&quot;/&gt;&lt;wsp:rsid wsp:val=&quot;003427A5&quot;/&gt;&lt;wsp:rsid wsp:val=&quot;003427C7&quot;/&gt;&lt;wsp:rsid wsp:val=&quot;00342A0A&quot;/&gt;&lt;wsp:rsid wsp:val=&quot;00342A56&quot;/&gt;&lt;wsp:rsid wsp:val=&quot;00342A6A&quot;/&gt;&lt;wsp:rsid wsp:val=&quot;00342B42&quot;/&gt;&lt;wsp:rsid wsp:val=&quot;00342BB4&quot;/&gt;&lt;wsp:rsid wsp:val=&quot;00342D41&quot;/&gt;&lt;wsp:rsid wsp:val=&quot;00342DE4&quot;/&gt;&lt;wsp:rsid wsp:val=&quot;00342E37&quot;/&gt;&lt;wsp:rsid wsp:val=&quot;00342EEE&quot;/&gt;&lt;wsp:rsid wsp:val=&quot;003430E2&quot;/&gt;&lt;wsp:rsid wsp:val=&quot;003430F5&quot;/&gt;&lt;wsp:rsid wsp:val=&quot;00343189&quot;/&gt;&lt;wsp:rsid wsp:val=&quot;003431F1&quot;/&gt;&lt;wsp:rsid wsp:val=&quot;0034368A&quot;/&gt;&lt;wsp:rsid wsp:val=&quot;00343AA4&quot;/&gt;&lt;wsp:rsid wsp:val=&quot;00343BCE&quot;/&gt;&lt;wsp:rsid wsp:val=&quot;0034425E&quot;/&gt;&lt;wsp:rsid wsp:val=&quot;0034428D&quot;/&gt;&lt;wsp:rsid wsp:val=&quot;003442C6&quot;/&gt;&lt;wsp:rsid wsp:val=&quot;00344514&quot;/&gt;&lt;wsp:rsid wsp:val=&quot;00344774&quot;/&gt;&lt;wsp:rsid wsp:val=&quot;003448B4&quot;/&gt;&lt;wsp:rsid wsp:val=&quot;003448E9&quot;/&gt;&lt;wsp:rsid wsp:val=&quot;00344BD2&quot;/&gt;&lt;wsp:rsid wsp:val=&quot;0034526C&quot;/&gt;&lt;wsp:rsid wsp:val=&quot;003452D1&quot;/&gt;&lt;wsp:rsid wsp:val=&quot;00345380&quot;/&gt;&lt;wsp:rsid wsp:val=&quot;00345641&quot;/&gt;&lt;wsp:rsid wsp:val=&quot;00345805&quot;/&gt;&lt;wsp:rsid wsp:val=&quot;00345C4D&quot;/&gt;&lt;wsp:rsid wsp:val=&quot;00345CC5&quot;/&gt;&lt;wsp:rsid wsp:val=&quot;00345E06&quot;/&gt;&lt;wsp:rsid wsp:val=&quot;00345EDB&quot;/&gt;&lt;wsp:rsid wsp:val=&quot;00345F7C&quot;/&gt;&lt;wsp:rsid wsp:val=&quot;00345FB3&quot;/&gt;&lt;wsp:rsid wsp:val=&quot;00346002&quot;/&gt;&lt;wsp:rsid wsp:val=&quot;003460D3&quot;/&gt;&lt;wsp:rsid wsp:val=&quot;00346344&quot;/&gt;&lt;wsp:rsid wsp:val=&quot;00346A44&quot;/&gt;&lt;wsp:rsid wsp:val=&quot;00346B87&quot;/&gt;&lt;wsp:rsid wsp:val=&quot;00346DAE&quot;/&gt;&lt;wsp:rsid wsp:val=&quot;00346FAB&quot;/&gt;&lt;wsp:rsid wsp:val=&quot;0034703B&quot;/&gt;&lt;wsp:rsid wsp:val=&quot;0034708A&quot;/&gt;&lt;wsp:rsid wsp:val=&quot;00347481&quot;/&gt;&lt;wsp:rsid wsp:val=&quot;003474EE&quot;/&gt;&lt;wsp:rsid wsp:val=&quot;00347565&quot;/&gt;&lt;wsp:rsid wsp:val=&quot;00347734&quot;/&gt;&lt;wsp:rsid wsp:val=&quot;00347919&quot;/&gt;&lt;wsp:rsid wsp:val=&quot;00347AAA&quot;/&gt;&lt;wsp:rsid wsp:val=&quot;00347D80&quot;/&gt;&lt;wsp:rsid wsp:val=&quot;00347FE8&quot;/&gt;&lt;wsp:rsid wsp:val=&quot;00350011&quot;/&gt;&lt;wsp:rsid wsp:val=&quot;00350046&quot;/&gt;&lt;wsp:rsid wsp:val=&quot;00350075&quot;/&gt;&lt;wsp:rsid wsp:val=&quot;0035026E&quot;/&gt;&lt;wsp:rsid wsp:val=&quot;003502BC&quot;/&gt;&lt;wsp:rsid wsp:val=&quot;00350459&quot;/&gt;&lt;wsp:rsid wsp:val=&quot;003506D0&quot;/&gt;&lt;wsp:rsid wsp:val=&quot;003507CD&quot;/&gt;&lt;wsp:rsid wsp:val=&quot;0035082C&quot;/&gt;&lt;wsp:rsid wsp:val=&quot;00350A7F&quot;/&gt;&lt;wsp:rsid wsp:val=&quot;00350ABA&quot;/&gt;&lt;wsp:rsid wsp:val=&quot;00350CC5&quot;/&gt;&lt;wsp:rsid wsp:val=&quot;00350CE3&quot;/&gt;&lt;wsp:rsid wsp:val=&quot;00350D69&quot;/&gt;&lt;wsp:rsid wsp:val=&quot;00350D7A&quot;/&gt;&lt;wsp:rsid wsp:val=&quot;00351226&quot;/&gt;&lt;wsp:rsid wsp:val=&quot;00351236&quot;/&gt;&lt;wsp:rsid wsp:val=&quot;00351283&quot;/&gt;&lt;wsp:rsid wsp:val=&quot;00351382&quot;/&gt;&lt;wsp:rsid wsp:val=&quot;00351399&quot;/&gt;&lt;wsp:rsid wsp:val=&quot;0035189B&quot;/&gt;&lt;wsp:rsid wsp:val=&quot;00351C26&quot;/&gt;&lt;wsp:rsid wsp:val=&quot;00351D03&quot;/&gt;&lt;wsp:rsid wsp:val=&quot;00351D98&quot;/&gt;&lt;wsp:rsid wsp:val=&quot;00351D9F&quot;/&gt;&lt;wsp:rsid wsp:val=&quot;00351E09&quot;/&gt;&lt;wsp:rsid wsp:val=&quot;00351F28&quot;/&gt;&lt;wsp:rsid wsp:val=&quot;00351FDE&quot;/&gt;&lt;wsp:rsid wsp:val=&quot;003521AD&quot;/&gt;&lt;wsp:rsid wsp:val=&quot;003521CD&quot;/&gt;&lt;wsp:rsid wsp:val=&quot;0035225E&quot;/&gt;&lt;wsp:rsid wsp:val=&quot;00352528&quot;/&gt;&lt;wsp:rsid wsp:val=&quot;003528CB&quot;/&gt;&lt;wsp:rsid wsp:val=&quot;003528ED&quot;/&gt;&lt;wsp:rsid wsp:val=&quot;003529C0&quot;/&gt;&lt;wsp:rsid wsp:val=&quot;00352A0F&quot;/&gt;&lt;wsp:rsid wsp:val=&quot;00352D48&quot;/&gt;&lt;wsp:rsid wsp:val=&quot;00352E00&quot;/&gt;&lt;wsp:rsid wsp:val=&quot;00352EF0&quot;/&gt;&lt;wsp:rsid wsp:val=&quot;00353031&quot;/&gt;&lt;wsp:rsid wsp:val=&quot;003530CF&quot;/&gt;&lt;wsp:rsid wsp:val=&quot;00353186&quot;/&gt;&lt;wsp:rsid wsp:val=&quot;003531D8&quot;/&gt;&lt;wsp:rsid wsp:val=&quot;00353392&quot;/&gt;&lt;wsp:rsid wsp:val=&quot;0035382A&quot;/&gt;&lt;wsp:rsid wsp:val=&quot;00353836&quot;/&gt;&lt;wsp:rsid wsp:val=&quot;003539CB&quot;/&gt;&lt;wsp:rsid wsp:val=&quot;00353C7B&quot;/&gt;&lt;wsp:rsid wsp:val=&quot;00353D87&quot;/&gt;&lt;wsp:rsid wsp:val=&quot;00353DEB&quot;/&gt;&lt;wsp:rsid wsp:val=&quot;00353DFF&quot;/&gt;&lt;wsp:rsid wsp:val=&quot;00353E9D&quot;/&gt;&lt;wsp:rsid wsp:val=&quot;00354063&quot;/&gt;&lt;wsp:rsid wsp:val=&quot;0035449D&quot;/&gt;&lt;wsp:rsid wsp:val=&quot;00354523&quot;/&gt;&lt;wsp:rsid wsp:val=&quot;003545A9&quot;/&gt;&lt;wsp:rsid wsp:val=&quot;003546AA&quot;/&gt;&lt;wsp:rsid wsp:val=&quot;00354752&quot;/&gt;&lt;wsp:rsid wsp:val=&quot;00354A06&quot;/&gt;&lt;wsp:rsid wsp:val=&quot;00354E14&quot;/&gt;&lt;wsp:rsid wsp:val=&quot;00355818&quot;/&gt;&lt;wsp:rsid wsp:val=&quot;0035590C&quot;/&gt;&lt;wsp:rsid wsp:val=&quot;00355A66&quot;/&gt;&lt;wsp:rsid wsp:val=&quot;00355BAE&quot;/&gt;&lt;wsp:rsid wsp:val=&quot;00355D1D&quot;/&gt;&lt;wsp:rsid wsp:val=&quot;00355E84&quot;/&gt;&lt;wsp:rsid wsp:val=&quot;003560D2&quot;/&gt;&lt;wsp:rsid wsp:val=&quot;003560F7&quot;/&gt;&lt;wsp:rsid wsp:val=&quot;0035624A&quot;/&gt;&lt;wsp:rsid wsp:val=&quot;0035666E&quot;/&gt;&lt;wsp:rsid wsp:val=&quot;0035671C&quot;/&gt;&lt;wsp:rsid wsp:val=&quot;00356828&quot;/&gt;&lt;wsp:rsid wsp:val=&quot;00356A9A&quot;/&gt;&lt;wsp:rsid wsp:val=&quot;00356CD2&quot;/&gt;&lt;wsp:rsid wsp:val=&quot;00356CD4&quot;/&gt;&lt;wsp:rsid wsp:val=&quot;00356D18&quot;/&gt;&lt;wsp:rsid wsp:val=&quot;00356EBC&quot;/&gt;&lt;wsp:rsid wsp:val=&quot;00356F49&quot;/&gt;&lt;wsp:rsid wsp:val=&quot;00356F5D&quot;/&gt;&lt;wsp:rsid wsp:val=&quot;0035707B&quot;/&gt;&lt;wsp:rsid wsp:val=&quot;0035719F&quot;/&gt;&lt;wsp:rsid wsp:val=&quot;00357357&quot;/&gt;&lt;wsp:rsid wsp:val=&quot;003575F2&quot;/&gt;&lt;wsp:rsid wsp:val=&quot;003578F3&quot;/&gt;&lt;wsp:rsid wsp:val=&quot;0035796F&quot;/&gt;&lt;wsp:rsid wsp:val=&quot;00357979&quot;/&gt;&lt;wsp:rsid wsp:val=&quot;00360001&quot;/&gt;&lt;wsp:rsid wsp:val=&quot;0036001A&quot;/&gt;&lt;wsp:rsid wsp:val=&quot;00360301&quot;/&gt;&lt;wsp:rsid wsp:val=&quot;003605AA&quot;/&gt;&lt;wsp:rsid wsp:val=&quot;003606D3&quot;/&gt;&lt;wsp:rsid wsp:val=&quot;003607A3&quot;/&gt;&lt;wsp:rsid wsp:val=&quot;00360BEE&quot;/&gt;&lt;wsp:rsid wsp:val=&quot;00360DAA&quot;/&gt;&lt;wsp:rsid wsp:val=&quot;003612C7&quot;/&gt;&lt;wsp:rsid wsp:val=&quot;003616A7&quot;/&gt;&lt;wsp:rsid wsp:val=&quot;003617F5&quot;/&gt;&lt;wsp:rsid wsp:val=&quot;003618F5&quot;/&gt;&lt;wsp:rsid wsp:val=&quot;003619A9&quot;/&gt;&lt;wsp:rsid wsp:val=&quot;00361A5F&quot;/&gt;&lt;wsp:rsid wsp:val=&quot;00361C37&quot;/&gt;&lt;wsp:rsid wsp:val=&quot;00361CB7&quot;/&gt;&lt;wsp:rsid wsp:val=&quot;00361DCB&quot;/&gt;&lt;wsp:rsid wsp:val=&quot;00362083&quot;/&gt;&lt;wsp:rsid wsp:val=&quot;003621B9&quot;/&gt;&lt;wsp:rsid wsp:val=&quot;003622A2&quot;/&gt;&lt;wsp:rsid wsp:val=&quot;003622CD&quot;/&gt;&lt;wsp:rsid wsp:val=&quot;00362601&quot;/&gt;&lt;wsp:rsid wsp:val=&quot;003628BB&quot;/&gt;&lt;wsp:rsid wsp:val=&quot;003628CA&quot;/&gt;&lt;wsp:rsid wsp:val=&quot;00362B8B&quot;/&gt;&lt;wsp:rsid wsp:val=&quot;00362C55&quot;/&gt;&lt;wsp:rsid wsp:val=&quot;00362DF6&quot;/&gt;&lt;wsp:rsid wsp:val=&quot;00362E59&quot;/&gt;&lt;wsp:rsid wsp:val=&quot;0036310D&quot;/&gt;&lt;wsp:rsid wsp:val=&quot;0036334C&quot;/&gt;&lt;wsp:rsid wsp:val=&quot;00363423&quot;/&gt;&lt;wsp:rsid wsp:val=&quot;003635BD&quot;/&gt;&lt;wsp:rsid wsp:val=&quot;003635E9&quot;/&gt;&lt;wsp:rsid wsp:val=&quot;003635F8&quot;/&gt;&lt;wsp:rsid wsp:val=&quot;00363721&quot;/&gt;&lt;wsp:rsid wsp:val=&quot;0036374B&quot;/&gt;&lt;wsp:rsid wsp:val=&quot;003639F5&quot;/&gt;&lt;wsp:rsid wsp:val=&quot;00363D04&quot;/&gt;&lt;wsp:rsid wsp:val=&quot;00363E65&quot;/&gt;&lt;wsp:rsid wsp:val=&quot;00363FE3&quot;/&gt;&lt;wsp:rsid wsp:val=&quot;003640E5&quot;/&gt;&lt;wsp:rsid wsp:val=&quot;003646E8&quot;/&gt;&lt;wsp:rsid wsp:val=&quot;0036479B&quot;/&gt;&lt;wsp:rsid wsp:val=&quot;0036480B&quot;/&gt;&lt;wsp:rsid wsp:val=&quot;00364886&quot;/&gt;&lt;wsp:rsid wsp:val=&quot;00364AAE&quot;/&gt;&lt;wsp:rsid wsp:val=&quot;00364BA7&quot;/&gt;&lt;wsp:rsid wsp:val=&quot;00364BC9&quot;/&gt;&lt;wsp:rsid wsp:val=&quot;00364C4C&quot;/&gt;&lt;wsp:rsid wsp:val=&quot;003652E0&quot;/&gt;&lt;wsp:rsid wsp:val=&quot;003658B6&quot;/&gt;&lt;wsp:rsid wsp:val=&quot;003658E5&quot;/&gt;&lt;wsp:rsid wsp:val=&quot;00365909&quot;/&gt;&lt;wsp:rsid wsp:val=&quot;00365927&quot;/&gt;&lt;wsp:rsid wsp:val=&quot;00365CBC&quot;/&gt;&lt;wsp:rsid wsp:val=&quot;00365E06&quot;/&gt;&lt;wsp:rsid wsp:val=&quot;00365E4C&quot;/&gt;&lt;wsp:rsid wsp:val=&quot;00365F4F&quot;/&gt;&lt;wsp:rsid wsp:val=&quot;00365FAD&quot;/&gt;&lt;wsp:rsid wsp:val=&quot;00366217&quot;/&gt;&lt;wsp:rsid wsp:val=&quot;0036625C&quot;/&gt;&lt;wsp:rsid wsp:val=&quot;00366365&quot;/&gt;&lt;wsp:rsid wsp:val=&quot;0036661F&quot;/&gt;&lt;wsp:rsid wsp:val=&quot;00366659&quot;/&gt;&lt;wsp:rsid wsp:val=&quot;00366845&quot;/&gt;&lt;wsp:rsid wsp:val=&quot;0036689F&quot;/&gt;&lt;wsp:rsid wsp:val=&quot;00366A3E&quot;/&gt;&lt;wsp:rsid wsp:val=&quot;00366E19&quot;/&gt;&lt;wsp:rsid wsp:val=&quot;00366EAA&quot;/&gt;&lt;wsp:rsid wsp:val=&quot;00366FE1&quot;/&gt;&lt;wsp:rsid wsp:val=&quot;0036741A&quot;/&gt;&lt;wsp:rsid wsp:val=&quot;003674E8&quot;/&gt;&lt;wsp:rsid wsp:val=&quot;003676C5&quot;/&gt;&lt;wsp:rsid wsp:val=&quot;0036787A&quot;/&gt;&lt;wsp:rsid wsp:val=&quot;003678B1&quot;/&gt;&lt;wsp:rsid wsp:val=&quot;00367BD7&quot;/&gt;&lt;wsp:rsid wsp:val=&quot;00367F44&quot;/&gt;&lt;wsp:rsid wsp:val=&quot;00370319&quot;/&gt;&lt;wsp:rsid wsp:val=&quot;00370354&quot;/&gt;&lt;wsp:rsid wsp:val=&quot;003706A6&quot;/&gt;&lt;wsp:rsid wsp:val=&quot;0037073F&quot;/&gt;&lt;wsp:rsid wsp:val=&quot;003707B3&quot;/&gt;&lt;wsp:rsid wsp:val=&quot;003707DE&quot;/&gt;&lt;wsp:rsid wsp:val=&quot;003708B9&quot;/&gt;&lt;wsp:rsid wsp:val=&quot;003709A8&quot;/&gt;&lt;wsp:rsid wsp:val=&quot;00370D9E&quot;/&gt;&lt;wsp:rsid wsp:val=&quot;00370E80&quot;/&gt;&lt;wsp:rsid wsp:val=&quot;00370FED&quot;/&gt;&lt;wsp:rsid wsp:val=&quot;00371336&quot;/&gt;&lt;wsp:rsid wsp:val=&quot;0037142B&quot;/&gt;&lt;wsp:rsid wsp:val=&quot;0037189D&quot;/&gt;&lt;wsp:rsid wsp:val=&quot;00371B16&quot;/&gt;&lt;wsp:rsid wsp:val=&quot;00371BFE&quot;/&gt;&lt;wsp:rsid wsp:val=&quot;00371DFD&quot;/&gt;&lt;wsp:rsid wsp:val=&quot;00371EEB&quot;/&gt;&lt;wsp:rsid wsp:val=&quot;00371F07&quot;/&gt;&lt;wsp:rsid wsp:val=&quot;00371F27&quot;/&gt;&lt;wsp:rsid wsp:val=&quot;00372285&quot;/&gt;&lt;wsp:rsid wsp:val=&quot;003723BE&quot;/&gt;&lt;wsp:rsid wsp:val=&quot;003723D5&quot;/&gt;&lt;wsp:rsid wsp:val=&quot;003724A3&quot;/&gt;&lt;wsp:rsid wsp:val=&quot;00372855&quot;/&gt;&lt;wsp:rsid wsp:val=&quot;003728C8&quot;/&gt;&lt;wsp:rsid wsp:val=&quot;00372900&quot;/&gt;&lt;wsp:rsid wsp:val=&quot;0037295A&quot;/&gt;&lt;wsp:rsid wsp:val=&quot;003729F9&quot;/&gt;&lt;wsp:rsid wsp:val=&quot;00372A8E&quot;/&gt;&lt;wsp:rsid wsp:val=&quot;00372C46&quot;/&gt;&lt;wsp:rsid wsp:val=&quot;00372DAE&quot;/&gt;&lt;wsp:rsid wsp:val=&quot;00372DFF&quot;/&gt;&lt;wsp:rsid wsp:val=&quot;00373379&quot;/&gt;&lt;wsp:rsid wsp:val=&quot;0037342B&quot;/&gt;&lt;wsp:rsid wsp:val=&quot;00373472&quot;/&gt;&lt;wsp:rsid wsp:val=&quot;003734D0&quot;/&gt;&lt;wsp:rsid wsp:val=&quot;0037355B&quot;/&gt;&lt;wsp:rsid wsp:val=&quot;0037364E&quot;/&gt;&lt;wsp:rsid wsp:val=&quot;003736A5&quot;/&gt;&lt;wsp:rsid wsp:val=&quot;003739DC&quot;/&gt;&lt;wsp:rsid wsp:val=&quot;00373A2F&quot;/&gt;&lt;wsp:rsid wsp:val=&quot;00373BCB&quot;/&gt;&lt;wsp:rsid wsp:val=&quot;00373C79&quot;/&gt;&lt;wsp:rsid wsp:val=&quot;00373CD6&quot;/&gt;&lt;wsp:rsid wsp:val=&quot;00373D28&quot;/&gt;&lt;wsp:rsid wsp:val=&quot;00373D52&quot;/&gt;&lt;wsp:rsid wsp:val=&quot;003742F9&quot;/&gt;&lt;wsp:rsid wsp:val=&quot;0037457C&quot;/&gt;&lt;wsp:rsid wsp:val=&quot;00374DB9&quot;/&gt;&lt;wsp:rsid wsp:val=&quot;003752F1&quot;/&gt;&lt;wsp:rsid wsp:val=&quot;00375900&quot;/&gt;&lt;wsp:rsid wsp:val=&quot;00375B51&quot;/&gt;&lt;wsp:rsid wsp:val=&quot;00375DC6&quot;/&gt;&lt;wsp:rsid wsp:val=&quot;0037602A&quot;/&gt;&lt;wsp:rsid wsp:val=&quot;00376440&quot;/&gt;&lt;wsp:rsid wsp:val=&quot;00376568&quot;/&gt;&lt;wsp:rsid wsp:val=&quot;003766EA&quot;/&gt;&lt;wsp:rsid wsp:val=&quot;00376756&quot;/&gt;&lt;wsp:rsid wsp:val=&quot;00376836&quot;/&gt;&lt;wsp:rsid wsp:val=&quot;00376AF1&quot;/&gt;&lt;wsp:rsid wsp:val=&quot;00376BDA&quot;/&gt;&lt;wsp:rsid wsp:val=&quot;00376CA6&quot;/&gt;&lt;wsp:rsid wsp:val=&quot;00376FF0&quot;/&gt;&lt;wsp:rsid wsp:val=&quot;0037716F&quot;/&gt;&lt;wsp:rsid wsp:val=&quot;00377243&quot;/&gt;&lt;wsp:rsid wsp:val=&quot;00377369&quot;/&gt;&lt;wsp:rsid wsp:val=&quot;003773EB&quot;/&gt;&lt;wsp:rsid wsp:val=&quot;00377837&quot;/&gt;&lt;wsp:rsid wsp:val=&quot;003778A5&quot;/&gt;&lt;wsp:rsid wsp:val=&quot;00377927&quot;/&gt;&lt;wsp:rsid wsp:val=&quot;00377B32&quot;/&gt;&lt;wsp:rsid wsp:val=&quot;00377C09&quot;/&gt;&lt;wsp:rsid wsp:val=&quot;00377E9E&quot;/&gt;&lt;wsp:rsid wsp:val=&quot;00380108&quot;/&gt;&lt;wsp:rsid wsp:val=&quot;003801FB&quot;/&gt;&lt;wsp:rsid wsp:val=&quot;003802E3&quot;/&gt;&lt;wsp:rsid wsp:val=&quot;00380408&quot;/&gt;&lt;wsp:rsid wsp:val=&quot;003804B7&quot;/&gt;&lt;wsp:rsid wsp:val=&quot;0038081B&quot;/&gt;&lt;wsp:rsid wsp:val=&quot;00380AAA&quot;/&gt;&lt;wsp:rsid wsp:val=&quot;00380AF0&quot;/&gt;&lt;wsp:rsid wsp:val=&quot;00380DA4&quot;/&gt;&lt;wsp:rsid wsp:val=&quot;003810B2&quot;/&gt;&lt;wsp:rsid wsp:val=&quot;003810D6&quot;/&gt;&lt;wsp:rsid wsp:val=&quot;00381135&quot;/&gt;&lt;wsp:rsid wsp:val=&quot;0038120C&quot;/&gt;&lt;wsp:rsid wsp:val=&quot;00381221&quot;/&gt;&lt;wsp:rsid wsp:val=&quot;00381449&quot;/&gt;&lt;wsp:rsid wsp:val=&quot;003814CE&quot;/&gt;&lt;wsp:rsid wsp:val=&quot;00381598&quot;/&gt;&lt;wsp:rsid wsp:val=&quot;00381654&quot;/&gt;&lt;wsp:rsid wsp:val=&quot;00381737&quot;/&gt;&lt;wsp:rsid wsp:val=&quot;003817E9&quot;/&gt;&lt;wsp:rsid wsp:val=&quot;00381A1F&quot;/&gt;&lt;wsp:rsid wsp:val=&quot;00381A8B&quot;/&gt;&lt;wsp:rsid wsp:val=&quot;00381AC1&quot;/&gt;&lt;wsp:rsid wsp:val=&quot;00381B55&quot;/&gt;&lt;wsp:rsid wsp:val=&quot;00381B80&quot;/&gt;&lt;wsp:rsid wsp:val=&quot;0038222D&quot;/&gt;&lt;wsp:rsid wsp:val=&quot;0038224E&quot;/&gt;&lt;wsp:rsid wsp:val=&quot;003822D2&quot;/&gt;&lt;wsp:rsid wsp:val=&quot;00382422&quot;/&gt;&lt;wsp:rsid wsp:val=&quot;0038260F&quot;/&gt;&lt;wsp:rsid wsp:val=&quot;00382632&quot;/&gt;&lt;wsp:rsid wsp:val=&quot;003826A8&quot;/&gt;&lt;wsp:rsid wsp:val=&quot;003828B2&quot;/&gt;&lt;wsp:rsid wsp:val=&quot;00382996&quot;/&gt;&lt;wsp:rsid wsp:val=&quot;00382BF2&quot;/&gt;&lt;wsp:rsid wsp:val=&quot;00382CB0&quot;/&gt;&lt;wsp:rsid wsp:val=&quot;00382DB1&quot;/&gt;&lt;wsp:rsid wsp:val=&quot;00382DC4&quot;/&gt;&lt;wsp:rsid wsp:val=&quot;00382E3C&quot;/&gt;&lt;wsp:rsid wsp:val=&quot;00383146&quot;/&gt;&lt;wsp:rsid wsp:val=&quot;00383230&quot;/&gt;&lt;wsp:rsid wsp:val=&quot;003836C7&quot;/&gt;&lt;wsp:rsid wsp:val=&quot;00383898&quot;/&gt;&lt;wsp:rsid wsp:val=&quot;00383A22&quot;/&gt;&lt;wsp:rsid wsp:val=&quot;00383A40&quot;/&gt;&lt;wsp:rsid wsp:val=&quot;00383C4C&quot;/&gt;&lt;wsp:rsid wsp:val=&quot;00383D64&quot;/&gt;&lt;wsp:rsid wsp:val=&quot;00383DD0&quot;/&gt;&lt;wsp:rsid wsp:val=&quot;00383DDE&quot;/&gt;&lt;wsp:rsid wsp:val=&quot;00383EBD&quot;/&gt;&lt;wsp:rsid wsp:val=&quot;0038420F&quot;/&gt;&lt;wsp:rsid wsp:val=&quot;00384356&quot;/&gt;&lt;wsp:rsid wsp:val=&quot;003843E7&quot;/&gt;&lt;wsp:rsid wsp:val=&quot;0038443A&quot;/&gt;&lt;wsp:rsid wsp:val=&quot;00384840&quot;/&gt;&lt;wsp:rsid wsp:val=&quot;00384878&quot;/&gt;&lt;wsp:rsid wsp:val=&quot;00384A7D&quot;/&gt;&lt;wsp:rsid wsp:val=&quot;00384B39&quot;/&gt;&lt;wsp:rsid wsp:val=&quot;00384E39&quot;/&gt;&lt;wsp:rsid wsp:val=&quot;00384F4B&quot;/&gt;&lt;wsp:rsid wsp:val=&quot;00385053&quot;/&gt;&lt;wsp:rsid wsp:val=&quot;00385349&quot;/&gt;&lt;wsp:rsid wsp:val=&quot;003855F1&quot;/&gt;&lt;wsp:rsid wsp:val=&quot;00385772&quot;/&gt;&lt;wsp:rsid wsp:val=&quot;003857FF&quot;/&gt;&lt;wsp:rsid wsp:val=&quot;0038596D&quot;/&gt;&lt;wsp:rsid wsp:val=&quot;003859B1&quot;/&gt;&lt;wsp:rsid wsp:val=&quot;00385A6A&quot;/&gt;&lt;wsp:rsid wsp:val=&quot;00385DC2&quot;/&gt;&lt;wsp:rsid wsp:val=&quot;0038653E&quot;/&gt;&lt;wsp:rsid wsp:val=&quot;00386643&quot;/&gt;&lt;wsp:rsid wsp:val=&quot;0038679C&quot;/&gt;&lt;wsp:rsid wsp:val=&quot;00386853&quot;/&gt;&lt;wsp:rsid wsp:val=&quot;00386A0C&quot;/&gt;&lt;wsp:rsid wsp:val=&quot;00386ACE&quot;/&gt;&lt;wsp:rsid wsp:val=&quot;00386B8F&quot;/&gt;&lt;wsp:rsid wsp:val=&quot;00386D08&quot;/&gt;&lt;wsp:rsid wsp:val=&quot;00386D9A&quot;/&gt;&lt;wsp:rsid wsp:val=&quot;00387068&quot;/&gt;&lt;wsp:rsid wsp:val=&quot;00387077&quot;/&gt;&lt;wsp:rsid wsp:val=&quot;00387495&quot;/&gt;&lt;wsp:rsid wsp:val=&quot;003874B0&quot;/&gt;&lt;wsp:rsid wsp:val=&quot;00387967&quot;/&gt;&lt;wsp:rsid wsp:val=&quot;00387CB4&quot;/&gt;&lt;wsp:rsid wsp:val=&quot;00387E7C&quot;/&gt;&lt;wsp:rsid wsp:val=&quot;00387FDD&quot;/&gt;&lt;wsp:rsid wsp:val=&quot;00390201&quot;/&gt;&lt;wsp:rsid wsp:val=&quot;00390345&quot;/&gt;&lt;wsp:rsid wsp:val=&quot;003903AF&quot;/&gt;&lt;wsp:rsid wsp:val=&quot;0039054E&quot;/&gt;&lt;wsp:rsid wsp:val=&quot;003908D6&quot;/&gt;&lt;wsp:rsid wsp:val=&quot;00390A5D&quot;/&gt;&lt;wsp:rsid wsp:val=&quot;00390BAC&quot;/&gt;&lt;wsp:rsid wsp:val=&quot;00390D8F&quot;/&gt;&lt;wsp:rsid wsp:val=&quot;00390FFC&quot;/&gt;&lt;wsp:rsid wsp:val=&quot;003912BA&quot;/&gt;&lt;wsp:rsid wsp:val=&quot;00391429&quot;/&gt;&lt;wsp:rsid wsp:val=&quot;00391550&quot;/&gt;&lt;wsp:rsid wsp:val=&quot;003916FE&quot;/&gt;&lt;wsp:rsid wsp:val=&quot;003917E7&quot;/&gt;&lt;wsp:rsid wsp:val=&quot;00391AE5&quot;/&gt;&lt;wsp:rsid wsp:val=&quot;00391BED&quot;/&gt;&lt;wsp:rsid wsp:val=&quot;00391CFB&quot;/&gt;&lt;wsp:rsid wsp:val=&quot;00391E2E&quot;/&gt;&lt;wsp:rsid wsp:val=&quot;00392218&quot;/&gt;&lt;wsp:rsid wsp:val=&quot;003923F3&quot;/&gt;&lt;wsp:rsid wsp:val=&quot;003923FF&quot;/&gt;&lt;wsp:rsid wsp:val=&quot;00392479&quot;/&gt;&lt;wsp:rsid wsp:val=&quot;00392521&quot;/&gt;&lt;wsp:rsid wsp:val=&quot;00392526&quot;/&gt;&lt;wsp:rsid wsp:val=&quot;0039273A&quot;/&gt;&lt;wsp:rsid wsp:val=&quot;00392847&quot;/&gt;&lt;wsp:rsid wsp:val=&quot;00392948&quot;/&gt;&lt;wsp:rsid wsp:val=&quot;003929F1&quot;/&gt;&lt;wsp:rsid wsp:val=&quot;00392D66&quot;/&gt;&lt;wsp:rsid wsp:val=&quot;00392FE1&quot;/&gt;&lt;wsp:rsid wsp:val=&quot;0039327E&quot;/&gt;&lt;wsp:rsid wsp:val=&quot;00393395&quot;/&gt;&lt;wsp:rsid wsp:val=&quot;00393643&quot;/&gt;&lt;wsp:rsid wsp:val=&quot;003936DA&quot;/&gt;&lt;wsp:rsid wsp:val=&quot;00393B31&quot;/&gt;&lt;wsp:rsid wsp:val=&quot;00393C45&quot;/&gt;&lt;wsp:rsid wsp:val=&quot;00393C8A&quot;/&gt;&lt;wsp:rsid wsp:val=&quot;00393E1C&quot;/&gt;&lt;wsp:rsid wsp:val=&quot;00393F63&quot;/&gt;&lt;wsp:rsid wsp:val=&quot;00394077&quot;/&gt;&lt;wsp:rsid wsp:val=&quot;003941E9&quot;/&gt;&lt;wsp:rsid wsp:val=&quot;003942BB&quot;/&gt;&lt;wsp:rsid wsp:val=&quot;0039455D&quot;/&gt;&lt;wsp:rsid wsp:val=&quot;003945F0&quot;/&gt;&lt;wsp:rsid wsp:val=&quot;003945F2&quot;/&gt;&lt;wsp:rsid wsp:val=&quot;00394852&quot;/&gt;&lt;wsp:rsid wsp:val=&quot;003948EA&quot;/&gt;&lt;wsp:rsid wsp:val=&quot;0039491A&quot;/&gt;&lt;wsp:rsid wsp:val=&quot;00394ADF&quot;/&gt;&lt;wsp:rsid wsp:val=&quot;00394B85&quot;/&gt;&lt;wsp:rsid wsp:val=&quot;00394DC1&quot;/&gt;&lt;wsp:rsid wsp:val=&quot;003951FE&quot;/&gt;&lt;wsp:rsid wsp:val=&quot;00395269&quot;/&gt;&lt;wsp:rsid wsp:val=&quot;00395271&quot;/&gt;&lt;wsp:rsid wsp:val=&quot;0039528C&quot;/&gt;&lt;wsp:rsid wsp:val=&quot;003955CD&quot;/&gt;&lt;wsp:rsid wsp:val=&quot;00395674&quot;/&gt;&lt;wsp:rsid wsp:val=&quot;0039587A&quot;/&gt;&lt;wsp:rsid wsp:val=&quot;003959E3&quot;/&gt;&lt;wsp:rsid wsp:val=&quot;00395AC6&quot;/&gt;&lt;wsp:rsid wsp:val=&quot;00395C03&quot;/&gt;&lt;wsp:rsid wsp:val=&quot;00395C5B&quot;/&gt;&lt;wsp:rsid wsp:val=&quot;00395C91&quot;/&gt;&lt;wsp:rsid wsp:val=&quot;00395E52&quot;/&gt;&lt;wsp:rsid wsp:val=&quot;00395F77&quot;/&gt;&lt;wsp:rsid wsp:val=&quot;00396268&quot;/&gt;&lt;wsp:rsid wsp:val=&quot;00396667&quot;/&gt;&lt;wsp:rsid wsp:val=&quot;00396A23&quot;/&gt;&lt;wsp:rsid wsp:val=&quot;00396D9C&quot;/&gt;&lt;wsp:rsid wsp:val=&quot;00396DA3&quot;/&gt;&lt;wsp:rsid wsp:val=&quot;00396EFA&quot;/&gt;&lt;wsp:rsid wsp:val=&quot;0039700B&quot;/&gt;&lt;wsp:rsid wsp:val=&quot;00397060&quot;/&gt;&lt;wsp:rsid wsp:val=&quot;00397234&quot;/&gt;&lt;wsp:rsid wsp:val=&quot;003972A9&quot;/&gt;&lt;wsp:rsid wsp:val=&quot;00397789&quot;/&gt;&lt;wsp:rsid wsp:val=&quot;003978AE&quot;/&gt;&lt;wsp:rsid wsp:val=&quot;00397A52&quot;/&gt;&lt;wsp:rsid wsp:val=&quot;00397D09&quot;/&gt;&lt;wsp:rsid wsp:val=&quot;00397DE6&quot;/&gt;&lt;wsp:rsid wsp:val=&quot;00397DE9&quot;/&gt;&lt;wsp:rsid wsp:val=&quot;003A001B&quot;/&gt;&lt;wsp:rsid wsp:val=&quot;003A0087&quot;/&gt;&lt;wsp:rsid wsp:val=&quot;003A0161&quot;/&gt;&lt;wsp:rsid wsp:val=&quot;003A028C&quot;/&gt;&lt;wsp:rsid wsp:val=&quot;003A02F7&quot;/&gt;&lt;wsp:rsid wsp:val=&quot;003A03FB&quot;/&gt;&lt;wsp:rsid wsp:val=&quot;003A07CE&quot;/&gt;&lt;wsp:rsid wsp:val=&quot;003A0802&quot;/&gt;&lt;wsp:rsid wsp:val=&quot;003A08F1&quot;/&gt;&lt;wsp:rsid wsp:val=&quot;003A0936&quot;/&gt;&lt;wsp:rsid wsp:val=&quot;003A0A18&quot;/&gt;&lt;wsp:rsid wsp:val=&quot;003A0C70&quot;/&gt;&lt;wsp:rsid wsp:val=&quot;003A100D&quot;/&gt;&lt;wsp:rsid wsp:val=&quot;003A122F&quot;/&gt;&lt;wsp:rsid wsp:val=&quot;003A142A&quot;/&gt;&lt;wsp:rsid wsp:val=&quot;003A1442&quot;/&gt;&lt;wsp:rsid wsp:val=&quot;003A1510&quot;/&gt;&lt;wsp:rsid wsp:val=&quot;003A161B&quot;/&gt;&lt;wsp:rsid wsp:val=&quot;003A17FA&quot;/&gt;&lt;wsp:rsid wsp:val=&quot;003A1808&quot;/&gt;&lt;wsp:rsid wsp:val=&quot;003A1910&quot;/&gt;&lt;wsp:rsid wsp:val=&quot;003A1983&quot;/&gt;&lt;wsp:rsid wsp:val=&quot;003A1AE9&quot;/&gt;&lt;wsp:rsid wsp:val=&quot;003A1CEA&quot;/&gt;&lt;wsp:rsid wsp:val=&quot;003A1F7E&quot;/&gt;&lt;wsp:rsid wsp:val=&quot;003A219A&quot;/&gt;&lt;wsp:rsid wsp:val=&quot;003A2307&quot;/&gt;&lt;wsp:rsid wsp:val=&quot;003A247D&quot;/&gt;&lt;wsp:rsid wsp:val=&quot;003A2732&quot;/&gt;&lt;wsp:rsid wsp:val=&quot;003A27BC&quot;/&gt;&lt;wsp:rsid wsp:val=&quot;003A29ED&quot;/&gt;&lt;wsp:rsid wsp:val=&quot;003A2A34&quot;/&gt;&lt;wsp:rsid wsp:val=&quot;003A2AE1&quot;/&gt;&lt;wsp:rsid wsp:val=&quot;003A2C49&quot;/&gt;&lt;wsp:rsid wsp:val=&quot;003A2C6E&quot;/&gt;&lt;wsp:rsid wsp:val=&quot;003A2C8E&quot;/&gt;&lt;wsp:rsid wsp:val=&quot;003A2D45&quot;/&gt;&lt;wsp:rsid wsp:val=&quot;003A2E40&quot;/&gt;&lt;wsp:rsid wsp:val=&quot;003A2E68&quot;/&gt;&lt;wsp:rsid wsp:val=&quot;003A2F1E&quot;/&gt;&lt;wsp:rsid wsp:val=&quot;003A3258&quot;/&gt;&lt;wsp:rsid wsp:val=&quot;003A34A5&quot;/&gt;&lt;wsp:rsid wsp:val=&quot;003A374C&quot;/&gt;&lt;wsp:rsid wsp:val=&quot;003A3783&quot;/&gt;&lt;wsp:rsid wsp:val=&quot;003A38F1&quot;/&gt;&lt;wsp:rsid wsp:val=&quot;003A3FD2&quot;/&gt;&lt;wsp:rsid wsp:val=&quot;003A40BE&quot;/&gt;&lt;wsp:rsid wsp:val=&quot;003A42F0&quot;/&gt;&lt;wsp:rsid wsp:val=&quot;003A4348&quot;/&gt;&lt;wsp:rsid wsp:val=&quot;003A498D&quot;/&gt;&lt;wsp:rsid wsp:val=&quot;003A49FC&quot;/&gt;&lt;wsp:rsid wsp:val=&quot;003A4A21&quot;/&gt;&lt;wsp:rsid wsp:val=&quot;003A4AB5&quot;/&gt;&lt;wsp:rsid wsp:val=&quot;003A4BBD&quot;/&gt;&lt;wsp:rsid wsp:val=&quot;003A4D07&quot;/&gt;&lt;wsp:rsid wsp:val=&quot;003A4F12&quot;/&gt;&lt;wsp:rsid wsp:val=&quot;003A4F28&quot;/&gt;&lt;wsp:rsid wsp:val=&quot;003A5017&quot;/&gt;&lt;wsp:rsid wsp:val=&quot;003A5101&quot;/&gt;&lt;wsp:rsid wsp:val=&quot;003A52EC&quot;/&gt;&lt;wsp:rsid wsp:val=&quot;003A5586&quot;/&gt;&lt;wsp:rsid wsp:val=&quot;003A56DA&quot;/&gt;&lt;wsp:rsid wsp:val=&quot;003A588F&quot;/&gt;&lt;wsp:rsid wsp:val=&quot;003A5B1E&quot;/&gt;&lt;wsp:rsid wsp:val=&quot;003A5C48&quot;/&gt;&lt;wsp:rsid wsp:val=&quot;003A5D45&quot;/&gt;&lt;wsp:rsid wsp:val=&quot;003A5DBF&quot;/&gt;&lt;wsp:rsid wsp:val=&quot;003A6070&quot;/&gt;&lt;wsp:rsid wsp:val=&quot;003A61C1&quot;/&gt;&lt;wsp:rsid wsp:val=&quot;003A620B&quot;/&gt;&lt;wsp:rsid wsp:val=&quot;003A65B0&quot;/&gt;&lt;wsp:rsid wsp:val=&quot;003A6649&quot;/&gt;&lt;wsp:rsid wsp:val=&quot;003A669E&quot;/&gt;&lt;wsp:rsid wsp:val=&quot;003A66B8&quot;/&gt;&lt;wsp:rsid wsp:val=&quot;003A680F&quot;/&gt;&lt;wsp:rsid wsp:val=&quot;003A688F&quot;/&gt;&lt;wsp:rsid wsp:val=&quot;003A68F7&quot;/&gt;&lt;wsp:rsid wsp:val=&quot;003A6A4E&quot;/&gt;&lt;wsp:rsid wsp:val=&quot;003A6AAA&quot;/&gt;&lt;wsp:rsid wsp:val=&quot;003A6C46&quot;/&gt;&lt;wsp:rsid wsp:val=&quot;003A6D30&quot;/&gt;&lt;wsp:rsid wsp:val=&quot;003A6DDB&quot;/&gt;&lt;wsp:rsid wsp:val=&quot;003A6FC7&quot;/&gt;&lt;wsp:rsid wsp:val=&quot;003A723F&quot;/&gt;&lt;wsp:rsid wsp:val=&quot;003A73EA&quot;/&gt;&lt;wsp:rsid wsp:val=&quot;003A7A2F&quot;/&gt;&lt;wsp:rsid wsp:val=&quot;003A7AE2&quot;/&gt;&lt;wsp:rsid wsp:val=&quot;003A7C21&quot;/&gt;&lt;wsp:rsid wsp:val=&quot;003A7D5D&quot;/&gt;&lt;wsp:rsid wsp:val=&quot;003B04B6&quot;/&gt;&lt;wsp:rsid wsp:val=&quot;003B04BA&quot;/&gt;&lt;wsp:rsid wsp:val=&quot;003B0752&quot;/&gt;&lt;wsp:rsid wsp:val=&quot;003B075C&quot;/&gt;&lt;wsp:rsid wsp:val=&quot;003B0A3F&quot;/&gt;&lt;wsp:rsid wsp:val=&quot;003B0A6B&quot;/&gt;&lt;wsp:rsid wsp:val=&quot;003B0B21&quot;/&gt;&lt;wsp:rsid wsp:val=&quot;003B0D11&quot;/&gt;&lt;wsp:rsid wsp:val=&quot;003B0D32&quot;/&gt;&lt;wsp:rsid wsp:val=&quot;003B0DB9&quot;/&gt;&lt;wsp:rsid wsp:val=&quot;003B0FBB&quot;/&gt;&lt;wsp:rsid wsp:val=&quot;003B0FE7&quot;/&gt;&lt;wsp:rsid wsp:val=&quot;003B1066&quot;/&gt;&lt;wsp:rsid wsp:val=&quot;003B125B&quot;/&gt;&lt;wsp:rsid wsp:val=&quot;003B12EC&quot;/&gt;&lt;wsp:rsid wsp:val=&quot;003B1303&quot;/&gt;&lt;wsp:rsid wsp:val=&quot;003B1527&quot;/&gt;&lt;wsp:rsid wsp:val=&quot;003B1553&quot;/&gt;&lt;wsp:rsid wsp:val=&quot;003B17F9&quot;/&gt;&lt;wsp:rsid wsp:val=&quot;003B1916&quot;/&gt;&lt;wsp:rsid wsp:val=&quot;003B196C&quot;/&gt;&lt;wsp:rsid wsp:val=&quot;003B1CC0&quot;/&gt;&lt;wsp:rsid wsp:val=&quot;003B1D13&quot;/&gt;&lt;wsp:rsid wsp:val=&quot;003B1DF1&quot;/&gt;&lt;wsp:rsid wsp:val=&quot;003B219F&quot;/&gt;&lt;wsp:rsid wsp:val=&quot;003B22E0&quot;/&gt;&lt;wsp:rsid wsp:val=&quot;003B24D2&quot;/&gt;&lt;wsp:rsid wsp:val=&quot;003B2B0B&quot;/&gt;&lt;wsp:rsid wsp:val=&quot;003B2B41&quot;/&gt;&lt;wsp:rsid wsp:val=&quot;003B2D21&quot;/&gt;&lt;wsp:rsid wsp:val=&quot;003B2DCA&quot;/&gt;&lt;wsp:rsid wsp:val=&quot;003B3250&quot;/&gt;&lt;wsp:rsid wsp:val=&quot;003B326B&quot;/&gt;&lt;wsp:rsid wsp:val=&quot;003B32BC&quot;/&gt;&lt;wsp:rsid wsp:val=&quot;003B32E0&quot;/&gt;&lt;wsp:rsid wsp:val=&quot;003B3361&quot;/&gt;&lt;wsp:rsid wsp:val=&quot;003B3399&quot;/&gt;&lt;wsp:rsid wsp:val=&quot;003B34C7&quot;/&gt;&lt;wsp:rsid wsp:val=&quot;003B356E&quot;/&gt;&lt;wsp:rsid wsp:val=&quot;003B36B2&quot;/&gt;&lt;wsp:rsid wsp:val=&quot;003B36C0&quot;/&gt;&lt;wsp:rsid wsp:val=&quot;003B3970&quot;/&gt;&lt;wsp:rsid wsp:val=&quot;003B3A7B&quot;/&gt;&lt;wsp:rsid wsp:val=&quot;003B4177&quot;/&gt;&lt;wsp:rsid wsp:val=&quot;003B4273&quot;/&gt;&lt;wsp:rsid wsp:val=&quot;003B4455&quot;/&gt;&lt;wsp:rsid wsp:val=&quot;003B4656&quot;/&gt;&lt;wsp:rsid wsp:val=&quot;003B4695&quot;/&gt;&lt;wsp:rsid wsp:val=&quot;003B46D5&quot;/&gt;&lt;wsp:rsid wsp:val=&quot;003B4795&quot;/&gt;&lt;wsp:rsid wsp:val=&quot;003B47D2&quot;/&gt;&lt;wsp:rsid wsp:val=&quot;003B4DC1&quot;/&gt;&lt;wsp:rsid wsp:val=&quot;003B4F5B&quot;/&gt;&lt;wsp:rsid wsp:val=&quot;003B5023&quot;/&gt;&lt;wsp:rsid wsp:val=&quot;003B516F&quot;/&gt;&lt;wsp:rsid wsp:val=&quot;003B5425&quot;/&gt;&lt;wsp:rsid wsp:val=&quot;003B542A&quot;/&gt;&lt;wsp:rsid wsp:val=&quot;003B555B&quot;/&gt;&lt;wsp:rsid wsp:val=&quot;003B576B&quot;/&gt;&lt;wsp:rsid wsp:val=&quot;003B576C&quot;/&gt;&lt;wsp:rsid wsp:val=&quot;003B5A99&quot;/&gt;&lt;wsp:rsid wsp:val=&quot;003B5D04&quot;/&gt;&lt;wsp:rsid wsp:val=&quot;003B5D36&quot;/&gt;&lt;wsp:rsid wsp:val=&quot;003B5DC7&quot;/&gt;&lt;wsp:rsid wsp:val=&quot;003B5ED8&quot;/&gt;&lt;wsp:rsid wsp:val=&quot;003B6051&quot;/&gt;&lt;wsp:rsid wsp:val=&quot;003B63B7&quot;/&gt;&lt;wsp:rsid wsp:val=&quot;003B6629&quot;/&gt;&lt;wsp:rsid wsp:val=&quot;003B666F&quot;/&gt;&lt;wsp:rsid wsp:val=&quot;003B66A0&quot;/&gt;&lt;wsp:rsid wsp:val=&quot;003B68AC&quot;/&gt;&lt;wsp:rsid wsp:val=&quot;003B6B93&quot;/&gt;&lt;wsp:rsid wsp:val=&quot;003B6E90&quot;/&gt;&lt;wsp:rsid wsp:val=&quot;003B6F41&quot;/&gt;&lt;wsp:rsid wsp:val=&quot;003B7176&quot;/&gt;&lt;wsp:rsid wsp:val=&quot;003B786A&quot;/&gt;&lt;wsp:rsid wsp:val=&quot;003B7AC2&quot;/&gt;&lt;wsp:rsid wsp:val=&quot;003B7C10&quot;/&gt;&lt;wsp:rsid wsp:val=&quot;003B7CCE&quot;/&gt;&lt;wsp:rsid wsp:val=&quot;003B7E07&quot;/&gt;&lt;wsp:rsid wsp:val=&quot;003B7EF9&quot;/&gt;&lt;wsp:rsid wsp:val=&quot;003C04C5&quot;/&gt;&lt;wsp:rsid wsp:val=&quot;003C0618&quot;/&gt;&lt;wsp:rsid wsp:val=&quot;003C06AD&quot;/&gt;&lt;wsp:rsid wsp:val=&quot;003C0758&quot;/&gt;&lt;wsp:rsid wsp:val=&quot;003C081E&quot;/&gt;&lt;wsp:rsid wsp:val=&quot;003C0B16&quot;/&gt;&lt;wsp:rsid wsp:val=&quot;003C0B27&quot;/&gt;&lt;wsp:rsid wsp:val=&quot;003C0B84&quot;/&gt;&lt;wsp:rsid wsp:val=&quot;003C0BBF&quot;/&gt;&lt;wsp:rsid wsp:val=&quot;003C1280&quot;/&gt;&lt;wsp:rsid wsp:val=&quot;003C1352&quot;/&gt;&lt;wsp:rsid wsp:val=&quot;003C1390&quot;/&gt;&lt;wsp:rsid wsp:val=&quot;003C152D&quot;/&gt;&lt;wsp:rsid wsp:val=&quot;003C16A8&quot;/&gt;&lt;wsp:rsid wsp:val=&quot;003C16DE&quot;/&gt;&lt;wsp:rsid wsp:val=&quot;003C177E&quot;/&gt;&lt;wsp:rsid wsp:val=&quot;003C1834&quot;/&gt;&lt;wsp:rsid wsp:val=&quot;003C1852&quot;/&gt;&lt;wsp:rsid wsp:val=&quot;003C1A7E&quot;/&gt;&lt;wsp:rsid wsp:val=&quot;003C1A9A&quot;/&gt;&lt;wsp:rsid wsp:val=&quot;003C1B31&quot;/&gt;&lt;wsp:rsid wsp:val=&quot;003C1D07&quot;/&gt;&lt;wsp:rsid wsp:val=&quot;003C1DB7&quot;/&gt;&lt;wsp:rsid wsp:val=&quot;003C1E93&quot;/&gt;&lt;wsp:rsid wsp:val=&quot;003C1FDE&quot;/&gt;&lt;wsp:rsid wsp:val=&quot;003C2127&quot;/&gt;&lt;wsp:rsid wsp:val=&quot;003C2334&quot;/&gt;&lt;wsp:rsid wsp:val=&quot;003C2484&quot;/&gt;&lt;wsp:rsid wsp:val=&quot;003C25FD&quot;/&gt;&lt;wsp:rsid wsp:val=&quot;003C2608&quot;/&gt;&lt;wsp:rsid wsp:val=&quot;003C2641&quot;/&gt;&lt;wsp:rsid wsp:val=&quot;003C26FC&quot;/&gt;&lt;wsp:rsid wsp:val=&quot;003C2848&quot;/&gt;&lt;wsp:rsid wsp:val=&quot;003C29EC&quot;/&gt;&lt;wsp:rsid wsp:val=&quot;003C2A75&quot;/&gt;&lt;wsp:rsid wsp:val=&quot;003C2B34&quot;/&gt;&lt;wsp:rsid wsp:val=&quot;003C2C5B&quot;/&gt;&lt;wsp:rsid wsp:val=&quot;003C2D5B&quot;/&gt;&lt;wsp:rsid wsp:val=&quot;003C2DF3&quot;/&gt;&lt;wsp:rsid wsp:val=&quot;003C2DF8&quot;/&gt;&lt;wsp:rsid wsp:val=&quot;003C3004&quot;/&gt;&lt;wsp:rsid wsp:val=&quot;003C3175&quot;/&gt;&lt;wsp:rsid wsp:val=&quot;003C3228&quot;/&gt;&lt;wsp:rsid wsp:val=&quot;003C33A2&quot;/&gt;&lt;wsp:rsid wsp:val=&quot;003C3708&quot;/&gt;&lt;wsp:rsid wsp:val=&quot;003C374A&quot;/&gt;&lt;wsp:rsid wsp:val=&quot;003C37CA&quot;/&gt;&lt;wsp:rsid wsp:val=&quot;003C37F3&quot;/&gt;&lt;wsp:rsid wsp:val=&quot;003C39B8&quot;/&gt;&lt;wsp:rsid wsp:val=&quot;003C3A1E&quot;/&gt;&lt;wsp:rsid wsp:val=&quot;003C3C79&quot;/&gt;&lt;wsp:rsid wsp:val=&quot;003C3CD2&quot;/&gt;&lt;wsp:rsid wsp:val=&quot;003C3DC5&quot;/&gt;&lt;wsp:rsid wsp:val=&quot;003C3EAD&quot;/&gt;&lt;wsp:rsid wsp:val=&quot;003C3F90&quot;/&gt;&lt;wsp:rsid wsp:val=&quot;003C4464&quot;/&gt;&lt;wsp:rsid wsp:val=&quot;003C46B1&quot;/&gt;&lt;wsp:rsid wsp:val=&quot;003C46E6&quot;/&gt;&lt;wsp:rsid wsp:val=&quot;003C4876&quot;/&gt;&lt;wsp:rsid wsp:val=&quot;003C4908&quot;/&gt;&lt;wsp:rsid wsp:val=&quot;003C4D99&quot;/&gt;&lt;wsp:rsid wsp:val=&quot;003C4E85&quot;/&gt;&lt;wsp:rsid wsp:val=&quot;003C4F8B&quot;/&gt;&lt;wsp:rsid wsp:val=&quot;003C514C&quot;/&gt;&lt;wsp:rsid wsp:val=&quot;003C530E&quot;/&gt;&lt;wsp:rsid wsp:val=&quot;003C5504&quot;/&gt;&lt;wsp:rsid wsp:val=&quot;003C5523&quot;/&gt;&lt;wsp:rsid wsp:val=&quot;003C58A8&quot;/&gt;&lt;wsp:rsid wsp:val=&quot;003C5A29&quot;/&gt;&lt;wsp:rsid wsp:val=&quot;003C5C30&quot;/&gt;&lt;wsp:rsid wsp:val=&quot;003C5F30&quot;/&gt;&lt;wsp:rsid wsp:val=&quot;003C5F46&quot;/&gt;&lt;wsp:rsid wsp:val=&quot;003C5FDD&quot;/&gt;&lt;wsp:rsid wsp:val=&quot;003C630B&quot;/&gt;&lt;wsp:rsid wsp:val=&quot;003C64FC&quot;/&gt;&lt;wsp:rsid wsp:val=&quot;003C680D&quot;/&gt;&lt;wsp:rsid wsp:val=&quot;003C69A1&quot;/&gt;&lt;wsp:rsid wsp:val=&quot;003C69A2&quot;/&gt;&lt;wsp:rsid wsp:val=&quot;003C69EE&quot;/&gt;&lt;wsp:rsid wsp:val=&quot;003C6ACF&quot;/&gt;&lt;wsp:rsid wsp:val=&quot;003C6BBD&quot;/&gt;&lt;wsp:rsid wsp:val=&quot;003C6F97&quot;/&gt;&lt;wsp:rsid wsp:val=&quot;003C6FA5&quot;/&gt;&lt;wsp:rsid wsp:val=&quot;003C6FC1&quot;/&gt;&lt;wsp:rsid wsp:val=&quot;003C6FC7&quot;/&gt;&lt;wsp:rsid wsp:val=&quot;003C7278&quot;/&gt;&lt;wsp:rsid wsp:val=&quot;003C74F2&quot;/&gt;&lt;wsp:rsid wsp:val=&quot;003C751F&quot;/&gt;&lt;wsp:rsid wsp:val=&quot;003C75FE&quot;/&gt;&lt;wsp:rsid wsp:val=&quot;003C7617&quot;/&gt;&lt;wsp:rsid wsp:val=&quot;003C7856&quot;/&gt;&lt;wsp:rsid wsp:val=&quot;003C786E&quot;/&gt;&lt;wsp:rsid wsp:val=&quot;003C7AF5&quot;/&gt;&lt;wsp:rsid wsp:val=&quot;003C7BAC&quot;/&gt;&lt;wsp:rsid wsp:val=&quot;003C7D1C&quot;/&gt;&lt;wsp:rsid wsp:val=&quot;003C7DC7&quot;/&gt;&lt;wsp:rsid wsp:val=&quot;003C7E76&quot;/&gt;&lt;wsp:rsid wsp:val=&quot;003C7FFB&quot;/&gt;&lt;wsp:rsid wsp:val=&quot;003D0A11&quot;/&gt;&lt;wsp:rsid wsp:val=&quot;003D0C2D&quot;/&gt;&lt;wsp:rsid wsp:val=&quot;003D1068&quot;/&gt;&lt;wsp:rsid wsp:val=&quot;003D1090&quot;/&gt;&lt;wsp:rsid wsp:val=&quot;003D145F&quot;/&gt;&lt;wsp:rsid wsp:val=&quot;003D1751&quot;/&gt;&lt;wsp:rsid wsp:val=&quot;003D17C2&quot;/&gt;&lt;wsp:rsid wsp:val=&quot;003D1A23&quot;/&gt;&lt;wsp:rsid wsp:val=&quot;003D1AFA&quot;/&gt;&lt;wsp:rsid wsp:val=&quot;003D1B5E&quot;/&gt;&lt;wsp:rsid wsp:val=&quot;003D1CD7&quot;/&gt;&lt;wsp:rsid wsp:val=&quot;003D1D44&quot;/&gt;&lt;wsp:rsid wsp:val=&quot;003D1E1E&quot;/&gt;&lt;wsp:rsid wsp:val=&quot;003D1E8C&quot;/&gt;&lt;wsp:rsid wsp:val=&quot;003D2117&quot;/&gt;&lt;wsp:rsid wsp:val=&quot;003D2188&quot;/&gt;&lt;wsp:rsid wsp:val=&quot;003D24C9&quot;/&gt;&lt;wsp:rsid wsp:val=&quot;003D24EE&quot;/&gt;&lt;wsp:rsid wsp:val=&quot;003D2ADA&quot;/&gt;&lt;wsp:rsid wsp:val=&quot;003D2C7B&quot;/&gt;&lt;wsp:rsid wsp:val=&quot;003D2CD7&quot;/&gt;&lt;wsp:rsid wsp:val=&quot;003D2DCE&quot;/&gt;&lt;wsp:rsid wsp:val=&quot;003D2F66&quot;/&gt;&lt;wsp:rsid wsp:val=&quot;003D3147&quot;/&gt;&lt;wsp:rsid wsp:val=&quot;003D3208&quot;/&gt;&lt;wsp:rsid wsp:val=&quot;003D32F8&quot;/&gt;&lt;wsp:rsid wsp:val=&quot;003D3456&quot;/&gt;&lt;wsp:rsid wsp:val=&quot;003D34B4&quot;/&gt;&lt;wsp:rsid wsp:val=&quot;003D3665&quot;/&gt;&lt;wsp:rsid wsp:val=&quot;003D38C0&quot;/&gt;&lt;wsp:rsid wsp:val=&quot;003D3934&quot;/&gt;&lt;wsp:rsid wsp:val=&quot;003D3A39&quot;/&gt;&lt;wsp:rsid wsp:val=&quot;003D3C05&quot;/&gt;&lt;wsp:rsid wsp:val=&quot;003D3CC7&quot;/&gt;&lt;wsp:rsid wsp:val=&quot;003D3CD7&quot;/&gt;&lt;wsp:rsid wsp:val=&quot;003D3DA8&quot;/&gt;&lt;wsp:rsid wsp:val=&quot;003D3E1E&quot;/&gt;&lt;wsp:rsid wsp:val=&quot;003D3F42&quot;/&gt;&lt;wsp:rsid wsp:val=&quot;003D426C&quot;/&gt;&lt;wsp:rsid wsp:val=&quot;003D45B4&quot;/&gt;&lt;wsp:rsid wsp:val=&quot;003D45B6&quot;/&gt;&lt;wsp:rsid wsp:val=&quot;003D45CC&quot;/&gt;&lt;wsp:rsid wsp:val=&quot;003D4A09&quot;/&gt;&lt;wsp:rsid wsp:val=&quot;003D4B2C&quot;/&gt;&lt;wsp:rsid wsp:val=&quot;003D4E24&quot;/&gt;&lt;wsp:rsid wsp:val=&quot;003D5059&quot;/&gt;&lt;wsp:rsid wsp:val=&quot;003D541E&quot;/&gt;&lt;wsp:rsid wsp:val=&quot;003D54C4&quot;/&gt;&lt;wsp:rsid wsp:val=&quot;003D575B&quot;/&gt;&lt;wsp:rsid wsp:val=&quot;003D5879&quot;/&gt;&lt;wsp:rsid wsp:val=&quot;003D5BBF&quot;/&gt;&lt;wsp:rsid wsp:val=&quot;003D5C33&quot;/&gt;&lt;wsp:rsid wsp:val=&quot;003D5D61&quot;/&gt;&lt;wsp:rsid wsp:val=&quot;003D6076&quot;/&gt;&lt;wsp:rsid wsp:val=&quot;003D60D7&quot;/&gt;&lt;wsp:rsid wsp:val=&quot;003D62AE&quot;/&gt;&lt;wsp:rsid wsp:val=&quot;003D6455&quot;/&gt;&lt;wsp:rsid wsp:val=&quot;003D6512&quot;/&gt;&lt;wsp:rsid wsp:val=&quot;003D6826&quot;/&gt;&lt;wsp:rsid wsp:val=&quot;003D69BE&quot;/&gt;&lt;wsp:rsid wsp:val=&quot;003D6CBE&quot;/&gt;&lt;wsp:rsid wsp:val=&quot;003D6DC4&quot;/&gt;&lt;wsp:rsid wsp:val=&quot;003D6EE4&quot;/&gt;&lt;wsp:rsid wsp:val=&quot;003D6F4F&quot;/&gt;&lt;wsp:rsid wsp:val=&quot;003D7193&quot;/&gt;&lt;wsp:rsid wsp:val=&quot;003D7720&quot;/&gt;&lt;wsp:rsid wsp:val=&quot;003D7930&quot;/&gt;&lt;wsp:rsid wsp:val=&quot;003D7A51&quot;/&gt;&lt;wsp:rsid wsp:val=&quot;003D7BE7&quot;/&gt;&lt;wsp:rsid wsp:val=&quot;003D7C5C&quot;/&gt;&lt;wsp:rsid wsp:val=&quot;003D7F83&quot;/&gt;&lt;wsp:rsid wsp:val=&quot;003E009C&quot;/&gt;&lt;wsp:rsid wsp:val=&quot;003E01A6&quot;/&gt;&lt;wsp:rsid wsp:val=&quot;003E01E7&quot;/&gt;&lt;wsp:rsid wsp:val=&quot;003E03C0&quot;/&gt;&lt;wsp:rsid wsp:val=&quot;003E044F&quot;/&gt;&lt;wsp:rsid wsp:val=&quot;003E0462&quot;/&gt;&lt;wsp:rsid wsp:val=&quot;003E0522&quot;/&gt;&lt;wsp:rsid wsp:val=&quot;003E0691&quot;/&gt;&lt;wsp:rsid wsp:val=&quot;003E0853&quot;/&gt;&lt;wsp:rsid wsp:val=&quot;003E0A0B&quot;/&gt;&lt;wsp:rsid wsp:val=&quot;003E0B0D&quot;/&gt;&lt;wsp:rsid wsp:val=&quot;003E0D70&quot;/&gt;&lt;wsp:rsid wsp:val=&quot;003E0E4E&quot;/&gt;&lt;wsp:rsid wsp:val=&quot;003E0FEB&quot;/&gt;&lt;wsp:rsid wsp:val=&quot;003E120D&quot;/&gt;&lt;wsp:rsid wsp:val=&quot;003E15B8&quot;/&gt;&lt;wsp:rsid wsp:val=&quot;003E15E5&quot;/&gt;&lt;wsp:rsid wsp:val=&quot;003E16C8&quot;/&gt;&lt;wsp:rsid wsp:val=&quot;003E17DB&quot;/&gt;&lt;wsp:rsid wsp:val=&quot;003E1801&quot;/&gt;&lt;wsp:rsid wsp:val=&quot;003E184A&quot;/&gt;&lt;wsp:rsid wsp:val=&quot;003E18BD&quot;/&gt;&lt;wsp:rsid wsp:val=&quot;003E1CC8&quot;/&gt;&lt;wsp:rsid wsp:val=&quot;003E1DC6&quot;/&gt;&lt;wsp:rsid wsp:val=&quot;003E1F65&quot;/&gt;&lt;wsp:rsid wsp:val=&quot;003E1FA5&quot;/&gt;&lt;wsp:rsid wsp:val=&quot;003E206F&quot;/&gt;&lt;wsp:rsid wsp:val=&quot;003E21C1&quot;/&gt;&lt;wsp:rsid wsp:val=&quot;003E226A&quot;/&gt;&lt;wsp:rsid wsp:val=&quot;003E2547&quot;/&gt;&lt;wsp:rsid wsp:val=&quot;003E254F&quot;/&gt;&lt;wsp:rsid wsp:val=&quot;003E271C&quot;/&gt;&lt;wsp:rsid wsp:val=&quot;003E27E0&quot;/&gt;&lt;wsp:rsid wsp:val=&quot;003E2BC9&quot;/&gt;&lt;wsp:rsid wsp:val=&quot;003E2CC9&quot;/&gt;&lt;wsp:rsid wsp:val=&quot;003E2E49&quot;/&gt;&lt;wsp:rsid wsp:val=&quot;003E2EA9&quot;/&gt;&lt;wsp:rsid wsp:val=&quot;003E2EBB&quot;/&gt;&lt;wsp:rsid wsp:val=&quot;003E30C7&quot;/&gt;&lt;wsp:rsid wsp:val=&quot;003E3233&quot;/&gt;&lt;wsp:rsid wsp:val=&quot;003E32D2&quot;/&gt;&lt;wsp:rsid wsp:val=&quot;003E3677&quot;/&gt;&lt;wsp:rsid wsp:val=&quot;003E3856&quot;/&gt;&lt;wsp:rsid wsp:val=&quot;003E3A70&quot;/&gt;&lt;wsp:rsid wsp:val=&quot;003E3B3C&quot;/&gt;&lt;wsp:rsid wsp:val=&quot;003E3B67&quot;/&gt;&lt;wsp:rsid wsp:val=&quot;003E3B97&quot;/&gt;&lt;wsp:rsid wsp:val=&quot;003E3B9C&quot;/&gt;&lt;wsp:rsid wsp:val=&quot;003E3CFD&quot;/&gt;&lt;wsp:rsid wsp:val=&quot;003E3E62&quot;/&gt;&lt;wsp:rsid wsp:val=&quot;003E3F42&quot;/&gt;&lt;wsp:rsid wsp:val=&quot;003E3F5F&quot;/&gt;&lt;wsp:rsid wsp:val=&quot;003E42D9&quot;/&gt;&lt;wsp:rsid wsp:val=&quot;003E44D7&quot;/&gt;&lt;wsp:rsid wsp:val=&quot;003E4610&quot;/&gt;&lt;wsp:rsid wsp:val=&quot;003E478C&quot;/&gt;&lt;wsp:rsid wsp:val=&quot;003E4B6B&quot;/&gt;&lt;wsp:rsid wsp:val=&quot;003E4CD8&quot;/&gt;&lt;wsp:rsid wsp:val=&quot;003E4D00&quot;/&gt;&lt;wsp:rsid wsp:val=&quot;003E4D6C&quot;/&gt;&lt;wsp:rsid wsp:val=&quot;003E4DDD&quot;/&gt;&lt;wsp:rsid wsp:val=&quot;003E4E08&quot;/&gt;&lt;wsp:rsid wsp:val=&quot;003E4E9E&quot;/&gt;&lt;wsp:rsid wsp:val=&quot;003E50B2&quot;/&gt;&lt;wsp:rsid wsp:val=&quot;003E5251&quot;/&gt;&lt;wsp:rsid wsp:val=&quot;003E52C0&quot;/&gt;&lt;wsp:rsid wsp:val=&quot;003E532C&quot;/&gt;&lt;wsp:rsid wsp:val=&quot;003E538C&quot;/&gt;&lt;wsp:rsid wsp:val=&quot;003E53D4&quot;/&gt;&lt;wsp:rsid wsp:val=&quot;003E5472&quot;/&gt;&lt;wsp:rsid wsp:val=&quot;003E555D&quot;/&gt;&lt;wsp:rsid wsp:val=&quot;003E5962&quot;/&gt;&lt;wsp:rsid wsp:val=&quot;003E5AC7&quot;/&gt;&lt;wsp:rsid wsp:val=&quot;003E5B97&quot;/&gt;&lt;wsp:rsid wsp:val=&quot;003E5C2E&quot;/&gt;&lt;wsp:rsid wsp:val=&quot;003E5DF0&quot;/&gt;&lt;wsp:rsid wsp:val=&quot;003E5F06&quot;/&gt;&lt;wsp:rsid wsp:val=&quot;003E5F0F&quot;/&gt;&lt;wsp:rsid wsp:val=&quot;003E61E0&quot;/&gt;&lt;wsp:rsid wsp:val=&quot;003E621F&quot;/&gt;&lt;wsp:rsid wsp:val=&quot;003E6449&quot;/&gt;&lt;wsp:rsid wsp:val=&quot;003E6497&quot;/&gt;&lt;wsp:rsid wsp:val=&quot;003E64D5&quot;/&gt;&lt;wsp:rsid wsp:val=&quot;003E6533&quot;/&gt;&lt;wsp:rsid wsp:val=&quot;003E6560&quot;/&gt;&lt;wsp:rsid wsp:val=&quot;003E65F2&quot;/&gt;&lt;wsp:rsid wsp:val=&quot;003E66FA&quot;/&gt;&lt;wsp:rsid wsp:val=&quot;003E69D0&quot;/&gt;&lt;wsp:rsid wsp:val=&quot;003E6BCB&quot;/&gt;&lt;wsp:rsid wsp:val=&quot;003E6BD9&quot;/&gt;&lt;wsp:rsid wsp:val=&quot;003E6CB8&quot;/&gt;&lt;wsp:rsid wsp:val=&quot;003E6DB2&quot;/&gt;&lt;wsp:rsid wsp:val=&quot;003E6DDB&quot;/&gt;&lt;wsp:rsid wsp:val=&quot;003E6F51&quot;/&gt;&lt;wsp:rsid wsp:val=&quot;003E6FAA&quot;/&gt;&lt;wsp:rsid wsp:val=&quot;003E7070&quot;/&gt;&lt;wsp:rsid wsp:val=&quot;003E719A&quot;/&gt;&lt;wsp:rsid wsp:val=&quot;003E7270&quot;/&gt;&lt;wsp:rsid wsp:val=&quot;003E733E&quot;/&gt;&lt;wsp:rsid wsp:val=&quot;003E74AC&quot;/&gt;&lt;wsp:rsid wsp:val=&quot;003E7536&quot;/&gt;&lt;wsp:rsid wsp:val=&quot;003E753A&quot;/&gt;&lt;wsp:rsid wsp:val=&quot;003E7727&quot;/&gt;&lt;wsp:rsid wsp:val=&quot;003E78AA&quot;/&gt;&lt;wsp:rsid wsp:val=&quot;003E7AA3&quot;/&gt;&lt;wsp:rsid wsp:val=&quot;003E7B95&quot;/&gt;&lt;wsp:rsid wsp:val=&quot;003E7D1F&quot;/&gt;&lt;wsp:rsid wsp:val=&quot;003E7DDE&quot;/&gt;&lt;wsp:rsid wsp:val=&quot;003E7E1D&quot;/&gt;&lt;wsp:rsid wsp:val=&quot;003F02BD&quot;/&gt;&lt;wsp:rsid wsp:val=&quot;003F0410&quot;/&gt;&lt;wsp:rsid wsp:val=&quot;003F0448&quot;/&gt;&lt;wsp:rsid wsp:val=&quot;003F07DF&quot;/&gt;&lt;wsp:rsid wsp:val=&quot;003F0EDA&quot;/&gt;&lt;wsp:rsid wsp:val=&quot;003F0F95&quot;/&gt;&lt;wsp:rsid wsp:val=&quot;003F0F97&quot;/&gt;&lt;wsp:rsid wsp:val=&quot;003F0FB2&quot;/&gt;&lt;wsp:rsid wsp:val=&quot;003F12C1&quot;/&gt;&lt;wsp:rsid wsp:val=&quot;003F12E7&quot;/&gt;&lt;wsp:rsid wsp:val=&quot;003F13A4&quot;/&gt;&lt;wsp:rsid wsp:val=&quot;003F140D&quot;/&gt;&lt;wsp:rsid wsp:val=&quot;003F14AE&quot;/&gt;&lt;wsp:rsid wsp:val=&quot;003F175E&quot;/&gt;&lt;wsp:rsid wsp:val=&quot;003F1856&quot;/&gt;&lt;wsp:rsid wsp:val=&quot;003F1971&quot;/&gt;&lt;wsp:rsid wsp:val=&quot;003F1978&quot;/&gt;&lt;wsp:rsid wsp:val=&quot;003F1979&quot;/&gt;&lt;wsp:rsid wsp:val=&quot;003F1B3B&quot;/&gt;&lt;wsp:rsid wsp:val=&quot;003F1C15&quot;/&gt;&lt;wsp:rsid wsp:val=&quot;003F1C88&quot;/&gt;&lt;wsp:rsid wsp:val=&quot;003F1CCE&quot;/&gt;&lt;wsp:rsid wsp:val=&quot;003F1D0C&quot;/&gt;&lt;wsp:rsid wsp:val=&quot;003F1D8D&quot;/&gt;&lt;wsp:rsid wsp:val=&quot;003F1EEB&quot;/&gt;&lt;wsp:rsid wsp:val=&quot;003F1F62&quot;/&gt;&lt;wsp:rsid wsp:val=&quot;003F1FCE&quot;/&gt;&lt;wsp:rsid wsp:val=&quot;003F209A&quot;/&gt;&lt;wsp:rsid wsp:val=&quot;003F20F1&quot;/&gt;&lt;wsp:rsid wsp:val=&quot;003F22EA&quot;/&gt;&lt;wsp:rsid wsp:val=&quot;003F26FA&quot;/&gt;&lt;wsp:rsid wsp:val=&quot;003F2742&quot;/&gt;&lt;wsp:rsid wsp:val=&quot;003F2794&quot;/&gt;&lt;wsp:rsid wsp:val=&quot;003F28EE&quot;/&gt;&lt;wsp:rsid wsp:val=&quot;003F2A41&quot;/&gt;&lt;wsp:rsid wsp:val=&quot;003F2D57&quot;/&gt;&lt;wsp:rsid wsp:val=&quot;003F2EE5&quot;/&gt;&lt;wsp:rsid wsp:val=&quot;003F2F5C&quot;/&gt;&lt;wsp:rsid wsp:val=&quot;003F30EC&quot;/&gt;&lt;wsp:rsid wsp:val=&quot;003F340B&quot;/&gt;&lt;wsp:rsid wsp:val=&quot;003F3423&quot;/&gt;&lt;wsp:rsid wsp:val=&quot;003F3448&quot;/&gt;&lt;wsp:rsid wsp:val=&quot;003F34BC&quot;/&gt;&lt;wsp:rsid wsp:val=&quot;003F3550&quot;/&gt;&lt;wsp:rsid wsp:val=&quot;003F3566&quot;/&gt;&lt;wsp:rsid wsp:val=&quot;003F36A3&quot;/&gt;&lt;wsp:rsid wsp:val=&quot;003F370C&quot;/&gt;&lt;wsp:rsid wsp:val=&quot;003F38EF&quot;/&gt;&lt;wsp:rsid wsp:val=&quot;003F3986&quot;/&gt;&lt;wsp:rsid wsp:val=&quot;003F3DC8&quot;/&gt;&lt;wsp:rsid wsp:val=&quot;003F4088&quot;/&gt;&lt;wsp:rsid wsp:val=&quot;003F4189&quot;/&gt;&lt;wsp:rsid wsp:val=&quot;003F420E&quot;/&gt;&lt;wsp:rsid wsp:val=&quot;003F434D&quot;/&gt;&lt;wsp:rsid wsp:val=&quot;003F4445&quot;/&gt;&lt;wsp:rsid wsp:val=&quot;003F45A9&quot;/&gt;&lt;wsp:rsid wsp:val=&quot;003F45FC&quot;/&gt;&lt;wsp:rsid wsp:val=&quot;003F48AF&quot;/&gt;&lt;wsp:rsid wsp:val=&quot;003F4BC0&quot;/&gt;&lt;wsp:rsid wsp:val=&quot;003F4D7E&quot;/&gt;&lt;wsp:rsid wsp:val=&quot;003F4F2C&quot;/&gt;&lt;wsp:rsid wsp:val=&quot;003F4FD4&quot;/&gt;&lt;wsp:rsid wsp:val=&quot;003F51FE&quot;/&gt;&lt;wsp:rsid wsp:val=&quot;003F53FD&quot;/&gt;&lt;wsp:rsid wsp:val=&quot;003F553E&quot;/&gt;&lt;wsp:rsid wsp:val=&quot;003F5BDF&quot;/&gt;&lt;wsp:rsid wsp:val=&quot;003F5BFD&quot;/&gt;&lt;wsp:rsid wsp:val=&quot;003F5E2F&quot;/&gt;&lt;wsp:rsid wsp:val=&quot;003F5F2B&quot;/&gt;&lt;wsp:rsid wsp:val=&quot;003F5F94&quot;/&gt;&lt;wsp:rsid wsp:val=&quot;003F5FFC&quot;/&gt;&lt;wsp:rsid wsp:val=&quot;003F6312&quot;/&gt;&lt;wsp:rsid wsp:val=&quot;003F6345&quot;/&gt;&lt;wsp:rsid wsp:val=&quot;003F653B&quot;/&gt;&lt;wsp:rsid wsp:val=&quot;003F65AD&quot;/&gt;&lt;wsp:rsid wsp:val=&quot;003F667C&quot;/&gt;&lt;wsp:rsid wsp:val=&quot;003F6BD3&quot;/&gt;&lt;wsp:rsid wsp:val=&quot;003F6C8E&quot;/&gt;&lt;wsp:rsid wsp:val=&quot;003F6D65&quot;/&gt;&lt;wsp:rsid wsp:val=&quot;003F6E7D&quot;/&gt;&lt;wsp:rsid wsp:val=&quot;003F6F95&quot;/&gt;&lt;wsp:rsid wsp:val=&quot;003F73AE&quot;/&gt;&lt;wsp:rsid wsp:val=&quot;003F7662&quot;/&gt;&lt;wsp:rsid wsp:val=&quot;003F76BC&quot;/&gt;&lt;wsp:rsid wsp:val=&quot;003F771C&quot;/&gt;&lt;wsp:rsid wsp:val=&quot;003F7761&quot;/&gt;&lt;wsp:rsid wsp:val=&quot;003F7B43&quot;/&gt;&lt;wsp:rsid wsp:val=&quot;003F7B5F&quot;/&gt;&lt;wsp:rsid wsp:val=&quot;0040005A&quot;/&gt;&lt;wsp:rsid wsp:val=&quot;0040033E&quot;/&gt;&lt;wsp:rsid wsp:val=&quot;0040039E&quot;/&gt;&lt;wsp:rsid wsp:val=&quot;00400432&quot;/&gt;&lt;wsp:rsid wsp:val=&quot;004006A8&quot;/&gt;&lt;wsp:rsid wsp:val=&quot;0040075F&quot;/&gt;&lt;wsp:rsid wsp:val=&quot;004008A3&quot;/&gt;&lt;wsp:rsid wsp:val=&quot;004008C6&quot;/&gt;&lt;wsp:rsid wsp:val=&quot;00400B45&quot;/&gt;&lt;wsp:rsid wsp:val=&quot;00400D0C&quot;/&gt;&lt;wsp:rsid wsp:val=&quot;00400E42&quot;/&gt;&lt;wsp:rsid wsp:val=&quot;00400E8E&quot;/&gt;&lt;wsp:rsid wsp:val=&quot;00400FFC&quot;/&gt;&lt;wsp:rsid wsp:val=&quot;004010A0&quot;/&gt;&lt;wsp:rsid wsp:val=&quot;00401781&quot;/&gt;&lt;wsp:rsid wsp:val=&quot;00401A22&quot;/&gt;&lt;wsp:rsid wsp:val=&quot;00401B9C&quot;/&gt;&lt;wsp:rsid wsp:val=&quot;00401C2A&quot;/&gt;&lt;wsp:rsid wsp:val=&quot;00401F0F&quot;/&gt;&lt;wsp:rsid wsp:val=&quot;00401FEB&quot;/&gt;&lt;wsp:rsid wsp:val=&quot;00402081&quot;/&gt;&lt;wsp:rsid wsp:val=&quot;0040235B&quot;/&gt;&lt;wsp:rsid wsp:val=&quot;00402491&quot;/&gt;&lt;wsp:rsid wsp:val=&quot;004024A1&quot;/&gt;&lt;wsp:rsid wsp:val=&quot;004026F6&quot;/&gt;&lt;wsp:rsid wsp:val=&quot;0040289F&quot;/&gt;&lt;wsp:rsid wsp:val=&quot;00402A86&quot;/&gt;&lt;wsp:rsid wsp:val=&quot;00402AF4&quot;/&gt;&lt;wsp:rsid wsp:val=&quot;00402EA7&quot;/&gt;&lt;wsp:rsid wsp:val=&quot;00402EDE&quot;/&gt;&lt;wsp:rsid wsp:val=&quot;004031B2&quot;/&gt;&lt;wsp:rsid wsp:val=&quot;004033C8&quot;/&gt;&lt;wsp:rsid wsp:val=&quot;00403660&quot;/&gt;&lt;wsp:rsid wsp:val=&quot;004037A5&quot;/&gt;&lt;wsp:rsid wsp:val=&quot;004038BA&quot;/&gt;&lt;wsp:rsid wsp:val=&quot;00403A39&quot;/&gt;&lt;wsp:rsid wsp:val=&quot;00403C17&quot;/&gt;&lt;wsp:rsid wsp:val=&quot;00403D29&quot;/&gt;&lt;wsp:rsid wsp:val=&quot;00403DAE&quot;/&gt;&lt;wsp:rsid wsp:val=&quot;0040405B&quot;/&gt;&lt;wsp:rsid wsp:val=&quot;004040EA&quot;/&gt;&lt;wsp:rsid wsp:val=&quot;0040411C&quot;/&gt;&lt;wsp:rsid wsp:val=&quot;00404128&quot;/&gt;&lt;wsp:rsid wsp:val=&quot;0040413F&quot;/&gt;&lt;wsp:rsid wsp:val=&quot;00404211&quot;/&gt;&lt;wsp:rsid wsp:val=&quot;00404329&quot;/&gt;&lt;wsp:rsid wsp:val=&quot;004046FD&quot;/&gt;&lt;wsp:rsid wsp:val=&quot;0040472E&quot;/&gt;&lt;wsp:rsid wsp:val=&quot;004047F9&quot;/&gt;&lt;wsp:rsid wsp:val=&quot;00404811&quot;/&gt;&lt;wsp:rsid wsp:val=&quot;00404985&quot;/&gt;&lt;wsp:rsid wsp:val=&quot;00404EA1&quot;/&gt;&lt;wsp:rsid wsp:val=&quot;00404EC1&quot;/&gt;&lt;wsp:rsid wsp:val=&quot;00404EC5&quot;/&gt;&lt;wsp:rsid wsp:val=&quot;004050EC&quot;/&gt;&lt;wsp:rsid wsp:val=&quot;0040517C&quot;/&gt;&lt;wsp:rsid wsp:val=&quot;0040565C&quot;/&gt;&lt;wsp:rsid wsp:val=&quot;004058AF&quot;/&gt;&lt;wsp:rsid wsp:val=&quot;00405A10&quot;/&gt;&lt;wsp:rsid wsp:val=&quot;00405A3B&quot;/&gt;&lt;wsp:rsid wsp:val=&quot;00405A4E&quot;/&gt;&lt;wsp:rsid wsp:val=&quot;00405AA7&quot;/&gt;&lt;wsp:rsid wsp:val=&quot;00405CF3&quot;/&gt;&lt;wsp:rsid wsp:val=&quot;00405FE6&quot;/&gt;&lt;wsp:rsid wsp:val=&quot;004061AD&quot;/&gt;&lt;wsp:rsid wsp:val=&quot;00406219&quot;/&gt;&lt;wsp:rsid wsp:val=&quot;0040633D&quot;/&gt;&lt;wsp:rsid wsp:val=&quot;004064E5&quot;/&gt;&lt;wsp:rsid wsp:val=&quot;00406A5D&quot;/&gt;&lt;wsp:rsid wsp:val=&quot;00406B6B&quot;/&gt;&lt;wsp:rsid wsp:val=&quot;00406C18&quot;/&gt;&lt;wsp:rsid wsp:val=&quot;00406D1F&quot;/&gt;&lt;wsp:rsid wsp:val=&quot;00406DD4&quot;/&gt;&lt;wsp:rsid wsp:val=&quot;00406E7A&quot;/&gt;&lt;wsp:rsid wsp:val=&quot;00406FB8&quot;/&gt;&lt;wsp:rsid wsp:val=&quot;00407161&quot;/&gt;&lt;wsp:rsid wsp:val=&quot;00407516&quot;/&gt;&lt;wsp:rsid wsp:val=&quot;004078B5&quot;/&gt;&lt;wsp:rsid wsp:val=&quot;00407E62&quot;/&gt;&lt;wsp:rsid wsp:val=&quot;00407F8F&quot;/&gt;&lt;wsp:rsid wsp:val=&quot;00407FE5&quot;/&gt;&lt;wsp:rsid wsp:val=&quot;00410044&quot;/&gt;&lt;wsp:rsid wsp:val=&quot;004100F0&quot;/&gt;&lt;wsp:rsid wsp:val=&quot;004101A6&quot;/&gt;&lt;wsp:rsid wsp:val=&quot;00410292&quot;/&gt;&lt;wsp:rsid wsp:val=&quot;00410680&quot;/&gt;&lt;wsp:rsid wsp:val=&quot;0041072F&quot;/&gt;&lt;wsp:rsid wsp:val=&quot;004109FE&quot;/&gt;&lt;wsp:rsid wsp:val=&quot;00410A0C&quot;/&gt;&lt;wsp:rsid wsp:val=&quot;00410D79&quot;/&gt;&lt;wsp:rsid wsp:val=&quot;00410FD3&quot;/&gt;&lt;wsp:rsid wsp:val=&quot;004115A8&quot;/&gt;&lt;wsp:rsid wsp:val=&quot;0041163C&quot;/&gt;&lt;wsp:rsid wsp:val=&quot;00411658&quot;/&gt;&lt;wsp:rsid wsp:val=&quot;004116DC&quot;/&gt;&lt;wsp:rsid wsp:val=&quot;0041185D&quot;/&gt;&lt;wsp:rsid wsp:val=&quot;00411B50&quot;/&gt;&lt;wsp:rsid wsp:val=&quot;00411CA1&quot;/&gt;&lt;wsp:rsid wsp:val=&quot;004120D4&quot;/&gt;&lt;wsp:rsid wsp:val=&quot;004120F7&quot;/&gt;&lt;wsp:rsid wsp:val=&quot;004121DE&quot;/&gt;&lt;wsp:rsid wsp:val=&quot;004121ED&quot;/&gt;&lt;wsp:rsid wsp:val=&quot;004122E0&quot;/&gt;&lt;wsp:rsid wsp:val=&quot;0041233F&quot;/&gt;&lt;wsp:rsid wsp:val=&quot;004123F5&quot;/&gt;&lt;wsp:rsid wsp:val=&quot;004128C2&quot;/&gt;&lt;wsp:rsid wsp:val=&quot;004129AA&quot;/&gt;&lt;wsp:rsid wsp:val=&quot;00412A1C&quot;/&gt;&lt;wsp:rsid wsp:val=&quot;00412E1F&quot;/&gt;&lt;wsp:rsid wsp:val=&quot;0041311B&quot;/&gt;&lt;wsp:rsid wsp:val=&quot;0041331E&quot;/&gt;&lt;wsp:rsid wsp:val=&quot;00413479&quot;/&gt;&lt;wsp:rsid wsp:val=&quot;004135E3&quot;/&gt;&lt;wsp:rsid wsp:val=&quot;00413708&quot;/&gt;&lt;wsp:rsid wsp:val=&quot;00413933&quot;/&gt;&lt;wsp:rsid wsp:val=&quot;00413A73&quot;/&gt;&lt;wsp:rsid wsp:val=&quot;00413AE7&quot;/&gt;&lt;wsp:rsid wsp:val=&quot;00413B95&quot;/&gt;&lt;wsp:rsid wsp:val=&quot;00413CE2&quot;/&gt;&lt;wsp:rsid wsp:val=&quot;00413E25&quot;/&gt;&lt;wsp:rsid wsp:val=&quot;00413E9B&quot;/&gt;&lt;wsp:rsid wsp:val=&quot;00413F47&quot;/&gt;&lt;wsp:rsid wsp:val=&quot;0041407D&quot;/&gt;&lt;wsp:rsid wsp:val=&quot;00414139&quot;/&gt;&lt;wsp:rsid wsp:val=&quot;004144AF&quot;/&gt;&lt;wsp:rsid wsp:val=&quot;0041472D&quot;/&gt;&lt;wsp:rsid wsp:val=&quot;00414B45&quot;/&gt;&lt;wsp:rsid wsp:val=&quot;00414CC1&quot;/&gt;&lt;wsp:rsid wsp:val=&quot;00414DBF&quot;/&gt;&lt;wsp:rsid wsp:val=&quot;00414F7F&quot;/&gt;&lt;wsp:rsid wsp:val=&quot;00414FE3&quot;/&gt;&lt;wsp:rsid wsp:val=&quot;00415057&quot;/&gt;&lt;wsp:rsid wsp:val=&quot;004150EB&quot;/&gt;&lt;wsp:rsid wsp:val=&quot;00415266&quot;/&gt;&lt;wsp:rsid wsp:val=&quot;00415406&quot;/&gt;&lt;wsp:rsid wsp:val=&quot;0041553B&quot;/&gt;&lt;wsp:rsid wsp:val=&quot;00415560&quot;/&gt;&lt;wsp:rsid wsp:val=&quot;004155F9&quot;/&gt;&lt;wsp:rsid wsp:val=&quot;0041571B&quot;/&gt;&lt;wsp:rsid wsp:val=&quot;004159B4&quot;/&gt;&lt;wsp:rsid wsp:val=&quot;00415DA7&quot;/&gt;&lt;wsp:rsid wsp:val=&quot;00415EF2&quot;/&gt;&lt;wsp:rsid wsp:val=&quot;00416321&quot;/&gt;&lt;wsp:rsid wsp:val=&quot;00416455&quot;/&gt;&lt;wsp:rsid wsp:val=&quot;00416570&quot;/&gt;&lt;wsp:rsid wsp:val=&quot;00416622&quot;/&gt;&lt;wsp:rsid wsp:val=&quot;00416736&quot;/&gt;&lt;wsp:rsid wsp:val=&quot;0041684F&quot;/&gt;&lt;wsp:rsid wsp:val=&quot;00416B2D&quot;/&gt;&lt;wsp:rsid wsp:val=&quot;00416B2E&quot;/&gt;&lt;wsp:rsid wsp:val=&quot;00416C60&quot;/&gt;&lt;wsp:rsid wsp:val=&quot;004170DA&quot;/&gt;&lt;wsp:rsid wsp:val=&quot;004171C1&quot;/&gt;&lt;wsp:rsid wsp:val=&quot;00417306&quot;/&gt;&lt;wsp:rsid wsp:val=&quot;004173F7&quot;/&gt;&lt;wsp:rsid wsp:val=&quot;004174F6&quot;/&gt;&lt;wsp:rsid wsp:val=&quot;004177DB&quot;/&gt;&lt;wsp:rsid wsp:val=&quot;004179BD&quot;/&gt;&lt;wsp:rsid wsp:val=&quot;00417C10&quot;/&gt;&lt;wsp:rsid wsp:val=&quot;00417DCA&quot;/&gt;&lt;wsp:rsid wsp:val=&quot;00417EDF&quot;/&gt;&lt;wsp:rsid wsp:val=&quot;00420084&quot;/&gt;&lt;wsp:rsid wsp:val=&quot;004203F6&quot;/&gt;&lt;wsp:rsid wsp:val=&quot;00420469&quot;/&gt;&lt;wsp:rsid wsp:val=&quot;00420549&quot;/&gt;&lt;wsp:rsid wsp:val=&quot;00420992&quot;/&gt;&lt;wsp:rsid wsp:val=&quot;00420A1F&quot;/&gt;&lt;wsp:rsid wsp:val=&quot;00420A59&quot;/&gt;&lt;wsp:rsid wsp:val=&quot;00420CAC&quot;/&gt;&lt;wsp:rsid wsp:val=&quot;00420F8D&quot;/&gt;&lt;wsp:rsid wsp:val=&quot;00421051&quot;/&gt;&lt;wsp:rsid wsp:val=&quot;00421104&quot;/&gt;&lt;wsp:rsid wsp:val=&quot;0042117B&quot;/&gt;&lt;wsp:rsid wsp:val=&quot;0042125C&quot;/&gt;&lt;wsp:rsid wsp:val=&quot;004212FB&quot;/&gt;&lt;wsp:rsid wsp:val=&quot;0042139D&quot;/&gt;&lt;wsp:rsid wsp:val=&quot;004214A0&quot;/&gt;&lt;wsp:rsid wsp:val=&quot;0042152F&quot;/&gt;&lt;wsp:rsid wsp:val=&quot;004216C7&quot;/&gt;&lt;wsp:rsid wsp:val=&quot;00421805&quot;/&gt;&lt;wsp:rsid wsp:val=&quot;00421990&quot;/&gt;&lt;wsp:rsid wsp:val=&quot;004219BB&quot;/&gt;&lt;wsp:rsid wsp:val=&quot;00421A9B&quot;/&gt;&lt;wsp:rsid wsp:val=&quot;00421F86&quot;/&gt;&lt;wsp:rsid wsp:val=&quot;004222CC&quot;/&gt;&lt;wsp:rsid wsp:val=&quot;00422408&quot;/&gt;&lt;wsp:rsid wsp:val=&quot;00422474&quot;/&gt;&lt;wsp:rsid wsp:val=&quot;00422508&quot;/&gt;&lt;wsp:rsid wsp:val=&quot;00422586&quot;/&gt;&lt;wsp:rsid wsp:val=&quot;004227A6&quot;/&gt;&lt;wsp:rsid wsp:val=&quot;0042295B&quot;/&gt;&lt;wsp:rsid wsp:val=&quot;00422BE9&quot;/&gt;&lt;wsp:rsid wsp:val=&quot;00422DD4&quot;/&gt;&lt;wsp:rsid wsp:val=&quot;00422F66&quot;/&gt;&lt;wsp:rsid wsp:val=&quot;00423235&quot;/&gt;&lt;wsp:rsid wsp:val=&quot;004238A7&quot;/&gt;&lt;wsp:rsid wsp:val=&quot;004239E0&quot;/&gt;&lt;wsp:rsid wsp:val=&quot;0042403A&quot;/&gt;&lt;wsp:rsid wsp:val=&quot;004244D3&quot;/&gt;&lt;wsp:rsid wsp:val=&quot;0042479D&quot;/&gt;&lt;wsp:rsid wsp:val=&quot;0042486C&quot;/&gt;&lt;wsp:rsid wsp:val=&quot;00424987&quot;/&gt;&lt;wsp:rsid wsp:val=&quot;00424BAB&quot;/&gt;&lt;wsp:rsid wsp:val=&quot;00424C05&quot;/&gt;&lt;wsp:rsid wsp:val=&quot;00424DF2&quot;/&gt;&lt;wsp:rsid wsp:val=&quot;00424DF9&quot;/&gt;&lt;wsp:rsid wsp:val=&quot;004253C8&quot;/&gt;&lt;wsp:rsid wsp:val=&quot;00425669&quot;/&gt;&lt;wsp:rsid wsp:val=&quot;0042584C&quot;/&gt;&lt;wsp:rsid wsp:val=&quot;00425D4B&quot;/&gt;&lt;wsp:rsid wsp:val=&quot;0042600B&quot;/&gt;&lt;wsp:rsid wsp:val=&quot;00426029&quot;/&gt;&lt;wsp:rsid wsp:val=&quot;00426225&quot;/&gt;&lt;wsp:rsid wsp:val=&quot;004264BF&quot;/&gt;&lt;wsp:rsid wsp:val=&quot;0042654E&quot;/&gt;&lt;wsp:rsid wsp:val=&quot;004267E6&quot;/&gt;&lt;wsp:rsid wsp:val=&quot;00426D20&quot;/&gt;&lt;wsp:rsid wsp:val=&quot;00426D24&quot;/&gt;&lt;wsp:rsid wsp:val=&quot;00426D83&quot;/&gt;&lt;wsp:rsid wsp:val=&quot;00426DA8&quot;/&gt;&lt;wsp:rsid wsp:val=&quot;00426FD7&quot;/&gt;&lt;wsp:rsid wsp:val=&quot;00427030&quot;/&gt;&lt;wsp:rsid wsp:val=&quot;0042703B&quot;/&gt;&lt;wsp:rsid wsp:val=&quot;0042727F&quot;/&gt;&lt;wsp:rsid wsp:val=&quot;004272A0&quot;/&gt;&lt;wsp:rsid wsp:val=&quot;004272C5&quot;/&gt;&lt;wsp:rsid wsp:val=&quot;0042734C&quot;/&gt;&lt;wsp:rsid wsp:val=&quot;004273C2&quot;/&gt;&lt;wsp:rsid wsp:val=&quot;0042749A&quot;/&gt;&lt;wsp:rsid wsp:val=&quot;004274DD&quot;/&gt;&lt;wsp:rsid wsp:val=&quot;00427513&quot;/&gt;&lt;wsp:rsid wsp:val=&quot;00427592&quot;/&gt;&lt;wsp:rsid wsp:val=&quot;00427643&quot;/&gt;&lt;wsp:rsid wsp:val=&quot;004278F5&quot;/&gt;&lt;wsp:rsid wsp:val=&quot;00427DC6&quot;/&gt;&lt;wsp:rsid wsp:val=&quot;00427E22&quot;/&gt;&lt;wsp:rsid wsp:val=&quot;00427E54&quot;/&gt;&lt;wsp:rsid wsp:val=&quot;00427EC1&quot;/&gt;&lt;wsp:rsid wsp:val=&quot;00427F89&quot;/&gt;&lt;wsp:rsid wsp:val=&quot;00427F9E&quot;/&gt;&lt;wsp:rsid wsp:val=&quot;00427FA8&quot;/&gt;&lt;wsp:rsid wsp:val=&quot;004304FE&quot;/&gt;&lt;wsp:rsid wsp:val=&quot;00430557&quot;/&gt;&lt;wsp:rsid wsp:val=&quot;00430784&quot;/&gt;&lt;wsp:rsid wsp:val=&quot;0043078C&quot;/&gt;&lt;wsp:rsid wsp:val=&quot;004307F0&quot;/&gt;&lt;wsp:rsid wsp:val=&quot;00430F8A&quot;/&gt;&lt;wsp:rsid wsp:val=&quot;004311F1&quot;/&gt;&lt;wsp:rsid wsp:val=&quot;00431201&quot;/&gt;&lt;wsp:rsid wsp:val=&quot;0043161F&quot;/&gt;&lt;wsp:rsid wsp:val=&quot;004318E7&quot;/&gt;&lt;wsp:rsid wsp:val=&quot;00431B0B&quot;/&gt;&lt;wsp:rsid wsp:val=&quot;00431C08&quot;/&gt;&lt;wsp:rsid wsp:val=&quot;00431C9A&quot;/&gt;&lt;wsp:rsid wsp:val=&quot;004321D1&quot;/&gt;&lt;wsp:rsid wsp:val=&quot;004328B1&quot;/&gt;&lt;wsp:rsid wsp:val=&quot;004328D3&quot;/&gt;&lt;wsp:rsid wsp:val=&quot;00432AA3&quot;/&gt;&lt;wsp:rsid wsp:val=&quot;00432E9C&quot;/&gt;&lt;wsp:rsid wsp:val=&quot;00432ECB&quot;/&gt;&lt;wsp:rsid wsp:val=&quot;004330F0&quot;/&gt;&lt;wsp:rsid wsp:val=&quot;004331A8&quot;/&gt;&lt;wsp:rsid wsp:val=&quot;004331E6&quot;/&gt;&lt;wsp:rsid wsp:val=&quot;004331EA&quot;/&gt;&lt;wsp:rsid wsp:val=&quot;0043345C&quot;/&gt;&lt;wsp:rsid wsp:val=&quot;0043351B&quot;/&gt;&lt;wsp:rsid wsp:val=&quot;00433767&quot;/&gt;&lt;wsp:rsid wsp:val=&quot;004339BA&quot;/&gt;&lt;wsp:rsid wsp:val=&quot;00433D60&quot;/&gt;&lt;wsp:rsid wsp:val=&quot;00433E6F&quot;/&gt;&lt;wsp:rsid wsp:val=&quot;0043404C&quot;/&gt;&lt;wsp:rsid wsp:val=&quot;004343C1&quot;/&gt;&lt;wsp:rsid wsp:val=&quot;0043448D&quot;/&gt;&lt;wsp:rsid wsp:val=&quot;0043492C&quot;/&gt;&lt;wsp:rsid wsp:val=&quot;00434AFF&quot;/&gt;&lt;wsp:rsid wsp:val=&quot;00434E3D&quot;/&gt;&lt;wsp:rsid wsp:val=&quot;00435031&quot;/&gt;&lt;wsp:rsid wsp:val=&quot;0043535B&quot;/&gt;&lt;wsp:rsid wsp:val=&quot;004354C4&quot;/&gt;&lt;wsp:rsid wsp:val=&quot;004357BC&quot;/&gt;&lt;wsp:rsid wsp:val=&quot;004358DD&quot;/&gt;&lt;wsp:rsid wsp:val=&quot;00435DA4&quot;/&gt;&lt;wsp:rsid wsp:val=&quot;00435E2E&quot;/&gt;&lt;wsp:rsid wsp:val=&quot;00436100&quot;/&gt;&lt;wsp:rsid wsp:val=&quot;004361DF&quot;/&gt;&lt;wsp:rsid wsp:val=&quot;0043647D&quot;/&gt;&lt;wsp:rsid wsp:val=&quot;00436703&quot;/&gt;&lt;wsp:rsid wsp:val=&quot;0043681F&quot;/&gt;&lt;wsp:rsid wsp:val=&quot;00436AFC&quot;/&gt;&lt;wsp:rsid wsp:val=&quot;00436B4B&quot;/&gt;&lt;wsp:rsid wsp:val=&quot;00436D67&quot;/&gt;&lt;wsp:rsid wsp:val=&quot;00436EE9&quot;/&gt;&lt;wsp:rsid wsp:val=&quot;00437002&quot;/&gt;&lt;wsp:rsid wsp:val=&quot;00437060&quot;/&gt;&lt;wsp:rsid wsp:val=&quot;0043709A&quot;/&gt;&lt;wsp:rsid wsp:val=&quot;004370EA&quot;/&gt;&lt;wsp:rsid wsp:val=&quot;00437279&quot;/&gt;&lt;wsp:rsid wsp:val=&quot;0043728C&quot;/&gt;&lt;wsp:rsid wsp:val=&quot;004372BE&quot;/&gt;&lt;wsp:rsid wsp:val=&quot;004375A4&quot;/&gt;&lt;wsp:rsid wsp:val=&quot;00437C33&quot;/&gt;&lt;wsp:rsid wsp:val=&quot;00437C95&quot;/&gt;&lt;wsp:rsid wsp:val=&quot;00437CAE&quot;/&gt;&lt;wsp:rsid wsp:val=&quot;00437D1A&quot;/&gt;&lt;wsp:rsid wsp:val=&quot;004403B1&quot;/&gt;&lt;wsp:rsid wsp:val=&quot;004407BD&quot;/&gt;&lt;wsp:rsid wsp:val=&quot;004408A3&quot;/&gt;&lt;wsp:rsid wsp:val=&quot;00440956&quot;/&gt;&lt;wsp:rsid wsp:val=&quot;00440A08&quot;/&gt;&lt;wsp:rsid wsp:val=&quot;00440B27&quot;/&gt;&lt;wsp:rsid wsp:val=&quot;00440C0D&quot;/&gt;&lt;wsp:rsid wsp:val=&quot;00440E7B&quot;/&gt;&lt;wsp:rsid wsp:val=&quot;00440E97&quot;/&gt;&lt;wsp:rsid wsp:val=&quot;00440EBC&quot;/&gt;&lt;wsp:rsid wsp:val=&quot;00441182&quot;/&gt;&lt;wsp:rsid wsp:val=&quot;00441196&quot;/&gt;&lt;wsp:rsid wsp:val=&quot;004415C0&quot;/&gt;&lt;wsp:rsid wsp:val=&quot;00441670&quot;/&gt;&lt;wsp:rsid wsp:val=&quot;00441887&quot;/&gt;&lt;wsp:rsid wsp:val=&quot;00441A32&quot;/&gt;&lt;wsp:rsid wsp:val=&quot;00441AA3&quot;/&gt;&lt;wsp:rsid wsp:val=&quot;00441B0E&quot;/&gt;&lt;wsp:rsid wsp:val=&quot;00441B78&quot;/&gt;&lt;wsp:rsid wsp:val=&quot;00442254&quot;/&gt;&lt;wsp:rsid wsp:val=&quot;00442437&quot;/&gt;&lt;wsp:rsid wsp:val=&quot;00442874&quot;/&gt;&lt;wsp:rsid wsp:val=&quot;00442CCA&quot;/&gt;&lt;wsp:rsid wsp:val=&quot;00442E0C&quot;/&gt;&lt;wsp:rsid wsp:val=&quot;00443028&quot;/&gt;&lt;wsp:rsid wsp:val=&quot;004430E7&quot;/&gt;&lt;wsp:rsid wsp:val=&quot;0044311E&quot;/&gt;&lt;wsp:rsid wsp:val=&quot;004435E3&quot;/&gt;&lt;wsp:rsid wsp:val=&quot;004437C6&quot;/&gt;&lt;wsp:rsid wsp:val=&quot;00443877&quot;/&gt;&lt;wsp:rsid wsp:val=&quot;00443B41&quot;/&gt;&lt;wsp:rsid wsp:val=&quot;00443B63&quot;/&gt;&lt;wsp:rsid wsp:val=&quot;00443BDD&quot;/&gt;&lt;wsp:rsid wsp:val=&quot;00443E03&quot;/&gt;&lt;wsp:rsid wsp:val=&quot;00443E3F&quot;/&gt;&lt;wsp:rsid wsp:val=&quot;00443E80&quot;/&gt;&lt;wsp:rsid wsp:val=&quot;00444122&quot;/&gt;&lt;wsp:rsid wsp:val=&quot;00444179&quot;/&gt;&lt;wsp:rsid wsp:val=&quot;00444196&quot;/&gt;&lt;wsp:rsid wsp:val=&quot;004442B0&quot;/&gt;&lt;wsp:rsid wsp:val=&quot;004443D8&quot;/&gt;&lt;wsp:rsid wsp:val=&quot;0044449D&quot;/&gt;&lt;wsp:rsid wsp:val=&quot;0044455F&quot;/&gt;&lt;wsp:rsid wsp:val=&quot;004445F1&quot;/&gt;&lt;wsp:rsid wsp:val=&quot;00444902&quot;/&gt;&lt;wsp:rsid wsp:val=&quot;00444A8E&quot;/&gt;&lt;wsp:rsid wsp:val=&quot;00444AF5&quot;/&gt;&lt;wsp:rsid wsp:val=&quot;00444B85&quot;/&gt;&lt;wsp:rsid wsp:val=&quot;00444D96&quot;/&gt;&lt;wsp:rsid wsp:val=&quot;00444DF6&quot;/&gt;&lt;wsp:rsid wsp:val=&quot;004456C6&quot;/&gt;&lt;wsp:rsid wsp:val=&quot;0044589F&quot;/&gt;&lt;wsp:rsid wsp:val=&quot;004458DA&quot;/&gt;&lt;wsp:rsid wsp:val=&quot;00445ACC&quot;/&gt;&lt;wsp:rsid wsp:val=&quot;00445BC7&quot;/&gt;&lt;wsp:rsid wsp:val=&quot;00445E57&quot;/&gt;&lt;wsp:rsid wsp:val=&quot;00445E7A&quot;/&gt;&lt;wsp:rsid wsp:val=&quot;004460C5&quot;/&gt;&lt;wsp:rsid wsp:val=&quot;00446367&quot;/&gt;&lt;wsp:rsid wsp:val=&quot;004464A4&quot;/&gt;&lt;wsp:rsid wsp:val=&quot;00446511&quot;/&gt;&lt;wsp:rsid wsp:val=&quot;00446558&quot;/&gt;&lt;wsp:rsid wsp:val=&quot;004466C6&quot;/&gt;&lt;wsp:rsid wsp:val=&quot;0044678D&quot;/&gt;&lt;wsp:rsid wsp:val=&quot;00446825&quot;/&gt;&lt;wsp:rsid wsp:val=&quot;00446A57&quot;/&gt;&lt;wsp:rsid wsp:val=&quot;00446B3F&quot;/&gt;&lt;wsp:rsid wsp:val=&quot;0044702E&quot;/&gt;&lt;wsp:rsid wsp:val=&quot;004477B7&quot;/&gt;&lt;wsp:rsid wsp:val=&quot;004477E8&quot;/&gt;&lt;wsp:rsid wsp:val=&quot;00447BF1&quot;/&gt;&lt;wsp:rsid wsp:val=&quot;00447DAE&quot;/&gt;&lt;wsp:rsid wsp:val=&quot;00447DB5&quot;/&gt;&lt;wsp:rsid wsp:val=&quot;00447FAA&quot;/&gt;&lt;wsp:rsid wsp:val=&quot;00450291&quot;/&gt;&lt;wsp:rsid wsp:val=&quot;0045036C&quot;/&gt;&lt;wsp:rsid wsp:val=&quot;00450464&quot;/&gt;&lt;wsp:rsid wsp:val=&quot;004506DA&quot;/&gt;&lt;wsp:rsid wsp:val=&quot;004509B6&quot;/&gt;&lt;wsp:rsid wsp:val=&quot;004509EA&quot;/&gt;&lt;wsp:rsid wsp:val=&quot;00450B6E&quot;/&gt;&lt;wsp:rsid wsp:val=&quot;00451501&quot;/&gt;&lt;wsp:rsid wsp:val=&quot;0045167E&quot;/&gt;&lt;wsp:rsid wsp:val=&quot;00451784&quot;/&gt;&lt;wsp:rsid wsp:val=&quot;00451797&quot;/&gt;&lt;wsp:rsid wsp:val=&quot;00451AD2&quot;/&gt;&lt;wsp:rsid wsp:val=&quot;00451CD6&quot;/&gt;&lt;wsp:rsid wsp:val=&quot;00451E4F&quot;/&gt;&lt;wsp:rsid wsp:val=&quot;004520F8&quot;/&gt;&lt;wsp:rsid wsp:val=&quot;004524AE&quot;/&gt;&lt;wsp:rsid wsp:val=&quot;00452519&quot;/&gt;&lt;wsp:rsid wsp:val=&quot;004529BC&quot;/&gt;&lt;wsp:rsid wsp:val=&quot;00452A06&quot;/&gt;&lt;wsp:rsid wsp:val=&quot;00452A2D&quot;/&gt;&lt;wsp:rsid wsp:val=&quot;00452A35&quot;/&gt;&lt;wsp:rsid wsp:val=&quot;00452D32&quot;/&gt;&lt;wsp:rsid wsp:val=&quot;00453075&quot;/&gt;&lt;wsp:rsid wsp:val=&quot;0045309B&quot;/&gt;&lt;wsp:rsid wsp:val=&quot;0045329E&quot;/&gt;&lt;wsp:rsid wsp:val=&quot;004532F0&quot;/&gt;&lt;wsp:rsid wsp:val=&quot;0045366F&quot;/&gt;&lt;wsp:rsid wsp:val=&quot;00453AAA&quot;/&gt;&lt;wsp:rsid wsp:val=&quot;00454510&quot;/&gt;&lt;wsp:rsid wsp:val=&quot;00454649&quot;/&gt;&lt;wsp:rsid wsp:val=&quot;004546FC&quot;/&gt;&lt;wsp:rsid wsp:val=&quot;00454883&quot;/&gt;&lt;wsp:rsid wsp:val=&quot;004548DE&quot;/&gt;&lt;wsp:rsid wsp:val=&quot;00454A73&quot;/&gt;&lt;wsp:rsid wsp:val=&quot;00454B8B&quot;/&gt;&lt;wsp:rsid wsp:val=&quot;00454D3C&quot;/&gt;&lt;wsp:rsid wsp:val=&quot;00454E23&quot;/&gt;&lt;wsp:rsid wsp:val=&quot;00455057&quot;/&gt;&lt;wsp:rsid wsp:val=&quot;00455059&quot;/&gt;&lt;wsp:rsid wsp:val=&quot;0045542B&quot;/&gt;&lt;wsp:rsid wsp:val=&quot;00455468&quot;/&gt;&lt;wsp:rsid wsp:val=&quot;004554D9&quot;/&gt;&lt;wsp:rsid wsp:val=&quot;004555F8&quot;/&gt;&lt;wsp:rsid wsp:val=&quot;004556EE&quot;/&gt;&lt;wsp:rsid wsp:val=&quot;00455785&quot;/&gt;&lt;wsp:rsid wsp:val=&quot;00455AF8&quot;/&gt;&lt;wsp:rsid wsp:val=&quot;00455BAC&quot;/&gt;&lt;wsp:rsid wsp:val=&quot;00455C20&quot;/&gt;&lt;wsp:rsid wsp:val=&quot;004562BB&quot;/&gt;&lt;wsp:rsid wsp:val=&quot;00456483&quot;/&gt;&lt;wsp:rsid wsp:val=&quot;0045649D&quot;/&gt;&lt;wsp:rsid wsp:val=&quot;00456A67&quot;/&gt;&lt;wsp:rsid wsp:val=&quot;00456AE2&quot;/&gt;&lt;wsp:rsid wsp:val=&quot;00456D15&quot;/&gt;&lt;wsp:rsid wsp:val=&quot;00456F24&quot;/&gt;&lt;wsp:rsid wsp:val=&quot;0045738C&quot;/&gt;&lt;wsp:rsid wsp:val=&quot;004574C9&quot;/&gt;&lt;wsp:rsid wsp:val=&quot;004575C0&quot;/&gt;&lt;wsp:rsid wsp:val=&quot;0045763D&quot;/&gt;&lt;wsp:rsid wsp:val=&quot;004577EB&quot;/&gt;&lt;wsp:rsid wsp:val=&quot;00457B91&quot;/&gt;&lt;wsp:rsid wsp:val=&quot;004608D3&quot;/&gt;&lt;wsp:rsid wsp:val=&quot;00460F07&quot;/&gt;&lt;wsp:rsid wsp:val=&quot;00461165&quot;/&gt;&lt;wsp:rsid wsp:val=&quot;004613A4&quot;/&gt;&lt;wsp:rsid wsp:val=&quot;004615A7&quot;/&gt;&lt;wsp:rsid wsp:val=&quot;00461646&quot;/&gt;&lt;wsp:rsid wsp:val=&quot;00461904&quot;/&gt;&lt;wsp:rsid wsp:val=&quot;0046196B&quot;/&gt;&lt;wsp:rsid wsp:val=&quot;00461A18&quot;/&gt;&lt;wsp:rsid wsp:val=&quot;00461AEC&quot;/&gt;&lt;wsp:rsid wsp:val=&quot;00461B47&quot;/&gt;&lt;wsp:rsid wsp:val=&quot;00461BE1&quot;/&gt;&lt;wsp:rsid wsp:val=&quot;00461C15&quot;/&gt;&lt;wsp:rsid wsp:val=&quot;00461CEE&quot;/&gt;&lt;wsp:rsid wsp:val=&quot;00461DC5&quot;/&gt;&lt;wsp:rsid wsp:val=&quot;00461E65&quot;/&gt;&lt;wsp:rsid wsp:val=&quot;00461E8B&quot;/&gt;&lt;wsp:rsid wsp:val=&quot;004623D4&quot;/&gt;&lt;wsp:rsid wsp:val=&quot;0046241A&quot;/&gt;&lt;wsp:rsid wsp:val=&quot;0046241B&quot;/&gt;&lt;wsp:rsid wsp:val=&quot;0046246C&quot;/&gt;&lt;wsp:rsid wsp:val=&quot;004627EC&quot;/&gt;&lt;wsp:rsid wsp:val=&quot;00462804&quot;/&gt;&lt;wsp:rsid wsp:val=&quot;00462866&quot;/&gt;&lt;wsp:rsid wsp:val=&quot;0046298C&quot;/&gt;&lt;wsp:rsid wsp:val=&quot;00462ECC&quot;/&gt;&lt;wsp:rsid wsp:val=&quot;00462FBC&quot;/&gt;&lt;wsp:rsid wsp:val=&quot;00463095&quot;/&gt;&lt;wsp:rsid wsp:val=&quot;004630BB&quot;/&gt;&lt;wsp:rsid wsp:val=&quot;00463147&quot;/&gt;&lt;wsp:rsid wsp:val=&quot;0046318D&quot;/&gt;&lt;wsp:rsid wsp:val=&quot;004634D7&quot;/&gt;&lt;wsp:rsid wsp:val=&quot;00463714&quot;/&gt;&lt;wsp:rsid wsp:val=&quot;004637E9&quot;/&gt;&lt;wsp:rsid wsp:val=&quot;004638AC&quot;/&gt;&lt;wsp:rsid wsp:val=&quot;004639F9&quot;/&gt;&lt;wsp:rsid wsp:val=&quot;00463C72&quot;/&gt;&lt;wsp:rsid wsp:val=&quot;00464008&quot;/&gt;&lt;wsp:rsid wsp:val=&quot;00464115&quot;/&gt;&lt;wsp:rsid wsp:val=&quot;0046415A&quot;/&gt;&lt;wsp:rsid wsp:val=&quot;0046442D&quot;/&gt;&lt;wsp:rsid wsp:val=&quot;00464838&quot;/&gt;&lt;wsp:rsid wsp:val=&quot;00464C78&quot;/&gt;&lt;wsp:rsid wsp:val=&quot;00464DEE&quot;/&gt;&lt;wsp:rsid wsp:val=&quot;00464F69&quot;/&gt;&lt;wsp:rsid wsp:val=&quot;00465189&quot;/&gt;&lt;wsp:rsid wsp:val=&quot;00465434&quot;/&gt;&lt;wsp:rsid wsp:val=&quot;0046547F&quot;/&gt;&lt;wsp:rsid wsp:val=&quot;00465602&quot;/&gt;&lt;wsp:rsid wsp:val=&quot;00465B0E&quot;/&gt;&lt;wsp:rsid wsp:val=&quot;00465D03&quot;/&gt;&lt;wsp:rsid wsp:val=&quot;00465FEB&quot;/&gt;&lt;wsp:rsid wsp:val=&quot;00466057&quot;/&gt;&lt;wsp:rsid wsp:val=&quot;004661CA&quot;/&gt;&lt;wsp:rsid wsp:val=&quot;00466262&quot;/&gt;&lt;wsp:rsid wsp:val=&quot;004663BE&quot;/&gt;&lt;wsp:rsid wsp:val=&quot;00466507&quot;/&gt;&lt;wsp:rsid wsp:val=&quot;004667B6&quot;/&gt;&lt;wsp:rsid wsp:val=&quot;00466C20&quot;/&gt;&lt;wsp:rsid wsp:val=&quot;00466D3D&quot;/&gt;&lt;wsp:rsid wsp:val=&quot;00467096&quot;/&gt;&lt;wsp:rsid wsp:val=&quot;004670DC&quot;/&gt;&lt;wsp:rsid wsp:val=&quot;00467275&quot;/&gt;&lt;wsp:rsid wsp:val=&quot;00467298&quot;/&gt;&lt;wsp:rsid wsp:val=&quot;0046739C&quot;/&gt;&lt;wsp:rsid wsp:val=&quot;00467616&quot;/&gt;&lt;wsp:rsid wsp:val=&quot;00467629&quot;/&gt;&lt;wsp:rsid wsp:val=&quot;0046768F&quot;/&gt;&lt;wsp:rsid wsp:val=&quot;00467838&quot;/&gt;&lt;wsp:rsid wsp:val=&quot;00467A6C&quot;/&gt;&lt;wsp:rsid wsp:val=&quot;00467BA5&quot;/&gt;&lt;wsp:rsid wsp:val=&quot;00467D90&quot;/&gt;&lt;wsp:rsid wsp:val=&quot;00470090&quot;/&gt;&lt;wsp:rsid wsp:val=&quot;00470102&quot;/&gt;&lt;wsp:rsid wsp:val=&quot;0047023A&quot;/&gt;&lt;wsp:rsid wsp:val=&quot;004702C8&quot;/&gt;&lt;wsp:rsid wsp:val=&quot;0047043B&quot;/&gt;&lt;wsp:rsid wsp:val=&quot;004704FF&quot;/&gt;&lt;wsp:rsid wsp:val=&quot;00470514&quot;/&gt;&lt;wsp:rsid wsp:val=&quot;00470578&quot;/&gt;&lt;wsp:rsid wsp:val=&quot;004705CC&quot;/&gt;&lt;wsp:rsid wsp:val=&quot;004705FE&quot;/&gt;&lt;wsp:rsid wsp:val=&quot;004708AE&quot;/&gt;&lt;wsp:rsid wsp:val=&quot;00470D14&quot;/&gt;&lt;wsp:rsid wsp:val=&quot;00470D27&quot;/&gt;&lt;wsp:rsid wsp:val=&quot;0047101D&quot;/&gt;&lt;wsp:rsid wsp:val=&quot;004713FA&quot;/&gt;&lt;wsp:rsid wsp:val=&quot;004715B4&quot;/&gt;&lt;wsp:rsid wsp:val=&quot;004715DA&quot;/&gt;&lt;wsp:rsid wsp:val=&quot;00471899&quot;/&gt;&lt;wsp:rsid wsp:val=&quot;004718C3&quot;/&gt;&lt;wsp:rsid wsp:val=&quot;004719F8&quot;/&gt;&lt;wsp:rsid wsp:val=&quot;00471CF8&quot;/&gt;&lt;wsp:rsid wsp:val=&quot;00471DA5&quot;/&gt;&lt;wsp:rsid wsp:val=&quot;00471FF0&quot;/&gt;&lt;wsp:rsid wsp:val=&quot;00472068&quot;/&gt;&lt;wsp:rsid wsp:val=&quot;0047207F&quot;/&gt;&lt;wsp:rsid wsp:val=&quot;00472099&quot;/&gt;&lt;wsp:rsid wsp:val=&quot;004720CB&quot;/&gt;&lt;wsp:rsid wsp:val=&quot;0047231D&quot;/&gt;&lt;wsp:rsid wsp:val=&quot;00472550&quot;/&gt;&lt;wsp:rsid wsp:val=&quot;004728C9&quot;/&gt;&lt;wsp:rsid wsp:val=&quot;00472C0F&quot;/&gt;&lt;wsp:rsid wsp:val=&quot;00472D5F&quot;/&gt;&lt;wsp:rsid wsp:val=&quot;004730F3&quot;/&gt;&lt;wsp:rsid wsp:val=&quot;00473114&quot;/&gt;&lt;wsp:rsid wsp:val=&quot;004733FE&quot;/&gt;&lt;wsp:rsid wsp:val=&quot;004734A2&quot;/&gt;&lt;wsp:rsid wsp:val=&quot;004739D0&quot;/&gt;&lt;wsp:rsid wsp:val=&quot;00473AFB&quot;/&gt;&lt;wsp:rsid wsp:val=&quot;00473CFF&quot;/&gt;&lt;wsp:rsid wsp:val=&quot;00473F4A&quot;/&gt;&lt;wsp:rsid wsp:val=&quot;00474053&quot;/&gt;&lt;wsp:rsid wsp:val=&quot;00474101&quot;/&gt;&lt;wsp:rsid wsp:val=&quot;0047415A&quot;/&gt;&lt;wsp:rsid wsp:val=&quot;00474184&quot;/&gt;&lt;wsp:rsid wsp:val=&quot;00474213&quot;/&gt;&lt;wsp:rsid wsp:val=&quot;00474425&quot;/&gt;&lt;wsp:rsid wsp:val=&quot;004744FA&quot;/&gt;&lt;wsp:rsid wsp:val=&quot;0047461E&quot;/&gt;&lt;wsp:rsid wsp:val=&quot;00474653&quot;/&gt;&lt;wsp:rsid wsp:val=&quot;00474773&quot;/&gt;&lt;wsp:rsid wsp:val=&quot;004748EB&quot;/&gt;&lt;wsp:rsid wsp:val=&quot;00474B05&quot;/&gt;&lt;wsp:rsid wsp:val=&quot;00474E44&quot;/&gt;&lt;wsp:rsid wsp:val=&quot;00475132&quot;/&gt;&lt;wsp:rsid wsp:val=&quot;004753B4&quot;/&gt;&lt;wsp:rsid wsp:val=&quot;0047549B&quot;/&gt;&lt;wsp:rsid wsp:val=&quot;004755CF&quot;/&gt;&lt;wsp:rsid wsp:val=&quot;004755E3&quot;/&gt;&lt;wsp:rsid wsp:val=&quot;004757C9&quot;/&gt;&lt;wsp:rsid wsp:val=&quot;004759A5&quot;/&gt;&lt;wsp:rsid wsp:val=&quot;00475A83&quot;/&gt;&lt;wsp:rsid wsp:val=&quot;00475C9C&quot;/&gt;&lt;wsp:rsid wsp:val=&quot;004762DC&quot;/&gt;&lt;wsp:rsid wsp:val=&quot;00476766&quot;/&gt;&lt;wsp:rsid wsp:val=&quot;00476AF2&quot;/&gt;&lt;wsp:rsid wsp:val=&quot;00476BEC&quot;/&gt;&lt;wsp:rsid wsp:val=&quot;00476C2B&quot;/&gt;&lt;wsp:rsid wsp:val=&quot;00476C75&quot;/&gt;&lt;wsp:rsid wsp:val=&quot;00476D10&quot;/&gt;&lt;wsp:rsid wsp:val=&quot;00476E2A&quot;/&gt;&lt;wsp:rsid wsp:val=&quot;0047707A&quot;/&gt;&lt;wsp:rsid wsp:val=&quot;004777B4&quot;/&gt;&lt;wsp:rsid wsp:val=&quot;004777F2&quot;/&gt;&lt;wsp:rsid wsp:val=&quot;00477930&quot;/&gt;&lt;wsp:rsid wsp:val=&quot;00477DEF&quot;/&gt;&lt;wsp:rsid wsp:val=&quot;00477E81&quot;/&gt;&lt;wsp:rsid wsp:val=&quot;0048003E&quot;/&gt;&lt;wsp:rsid wsp:val=&quot;004800AA&quot;/&gt;&lt;wsp:rsid wsp:val=&quot;004801EE&quot;/&gt;&lt;wsp:rsid wsp:val=&quot;00480215&quot;/&gt;&lt;wsp:rsid wsp:val=&quot;00480245&quot;/&gt;&lt;wsp:rsid wsp:val=&quot;0048037E&quot;/&gt;&lt;wsp:rsid wsp:val=&quot;004804A8&quot;/&gt;&lt;wsp:rsid wsp:val=&quot;00480A0C&quot;/&gt;&lt;wsp:rsid wsp:val=&quot;00480A9B&quot;/&gt;&lt;wsp:rsid wsp:val=&quot;00480B9A&quot;/&gt;&lt;wsp:rsid wsp:val=&quot;00480C4C&quot;/&gt;&lt;wsp:rsid wsp:val=&quot;00480C6A&quot;/&gt;&lt;wsp:rsid wsp:val=&quot;0048109E&quot;/&gt;&lt;wsp:rsid wsp:val=&quot;004810BE&quot;/&gt;&lt;wsp:rsid wsp:val=&quot;004810EA&quot;/&gt;&lt;wsp:rsid wsp:val=&quot;00481162&quot;/&gt;&lt;wsp:rsid wsp:val=&quot;004811B5&quot;/&gt;&lt;wsp:rsid wsp:val=&quot;004811DF&quot;/&gt;&lt;wsp:rsid wsp:val=&quot;004812D4&quot;/&gt;&lt;wsp:rsid wsp:val=&quot;004814BA&quot;/&gt;&lt;wsp:rsid wsp:val=&quot;00481623&quot;/&gt;&lt;wsp:rsid wsp:val=&quot;0048182E&quot;/&gt;&lt;wsp:rsid wsp:val=&quot;00481862&quot;/&gt;&lt;wsp:rsid wsp:val=&quot;004818A8&quot;/&gt;&lt;wsp:rsid wsp:val=&quot;00481A2A&quot;/&gt;&lt;wsp:rsid wsp:val=&quot;00481B54&quot;/&gt;&lt;wsp:rsid wsp:val=&quot;00481DEB&quot;/&gt;&lt;wsp:rsid wsp:val=&quot;00481E04&quot;/&gt;&lt;wsp:rsid wsp:val=&quot;00481EAF&quot;/&gt;&lt;wsp:rsid wsp:val=&quot;0048244C&quot;/&gt;&lt;wsp:rsid wsp:val=&quot;004824AB&quot;/&gt;&lt;wsp:rsid wsp:val=&quot;00482537&quot;/&gt;&lt;wsp:rsid wsp:val=&quot;004825BF&quot;/&gt;&lt;wsp:rsid wsp:val=&quot;004825CB&quot;/&gt;&lt;wsp:rsid wsp:val=&quot;004826AF&quot;/&gt;&lt;wsp:rsid wsp:val=&quot;004829C1&quot;/&gt;&lt;wsp:rsid wsp:val=&quot;00482B1F&quot;/&gt;&lt;wsp:rsid wsp:val=&quot;00482F9B&quot;/&gt;&lt;wsp:rsid wsp:val=&quot;004830A1&quot;/&gt;&lt;wsp:rsid wsp:val=&quot;004834ED&quot;/&gt;&lt;wsp:rsid wsp:val=&quot;004835C0&quot;/&gt;&lt;wsp:rsid wsp:val=&quot;00483796&quot;/&gt;&lt;wsp:rsid wsp:val=&quot;0048381D&quot;/&gt;&lt;wsp:rsid wsp:val=&quot;00483918&quot;/&gt;&lt;wsp:rsid wsp:val=&quot;00483A52&quot;/&gt;&lt;wsp:rsid wsp:val=&quot;00483B71&quot;/&gt;&lt;wsp:rsid wsp:val=&quot;00483C60&quot;/&gt;&lt;wsp:rsid wsp:val=&quot;00483E49&quot;/&gt;&lt;wsp:rsid wsp:val=&quot;004841E1&quot;/&gt;&lt;wsp:rsid wsp:val=&quot;00484382&quot;/&gt;&lt;wsp:rsid wsp:val=&quot;00484459&quot;/&gt;&lt;wsp:rsid wsp:val=&quot;00484752&quot;/&gt;&lt;wsp:rsid wsp:val=&quot;004848D5&quot;/&gt;&lt;wsp:rsid wsp:val=&quot;004849D4&quot;/&gt;&lt;wsp:rsid wsp:val=&quot;00484A47&quot;/&gt;&lt;wsp:rsid wsp:val=&quot;00484A76&quot;/&gt;&lt;wsp:rsid wsp:val=&quot;00484B11&quot;/&gt;&lt;wsp:rsid wsp:val=&quot;00484B41&quot;/&gt;&lt;wsp:rsid wsp:val=&quot;00484B67&quot;/&gt;&lt;wsp:rsid wsp:val=&quot;00484BCA&quot;/&gt;&lt;wsp:rsid wsp:val=&quot;00484C27&quot;/&gt;&lt;wsp:rsid wsp:val=&quot;00485038&quot;/&gt;&lt;wsp:rsid wsp:val=&quot;00485359&quot;/&gt;&lt;wsp:rsid wsp:val=&quot;00485796&quot;/&gt;&lt;wsp:rsid wsp:val=&quot;00485799&quot;/&gt;&lt;wsp:rsid wsp:val=&quot;0048583F&quot;/&gt;&lt;wsp:rsid wsp:val=&quot;00485863&quot;/&gt;&lt;wsp:rsid wsp:val=&quot;00485868&quot;/&gt;&lt;wsp:rsid wsp:val=&quot;0048591D&quot;/&gt;&lt;wsp:rsid wsp:val=&quot;0048594C&quot;/&gt;&lt;wsp:rsid wsp:val=&quot;0048595D&quot;/&gt;&lt;wsp:rsid wsp:val=&quot;0048598E&quot;/&gt;&lt;wsp:rsid wsp:val=&quot;00485B58&quot;/&gt;&lt;wsp:rsid wsp:val=&quot;00485B78&quot;/&gt;&lt;wsp:rsid wsp:val=&quot;00485D48&quot;/&gt;&lt;wsp:rsid wsp:val=&quot;00485D64&quot;/&gt;&lt;wsp:rsid wsp:val=&quot;00485ED6&quot;/&gt;&lt;wsp:rsid wsp:val=&quot;0048602A&quot;/&gt;&lt;wsp:rsid wsp:val=&quot;00486097&quot;/&gt;&lt;wsp:rsid wsp:val=&quot;0048623E&quot;/&gt;&lt;wsp:rsid wsp:val=&quot;0048675B&quot;/&gt;&lt;wsp:rsid wsp:val=&quot;00486844&quot;/&gt;&lt;wsp:rsid wsp:val=&quot;0048697A&quot;/&gt;&lt;wsp:rsid wsp:val=&quot;00486B72&quot;/&gt;&lt;wsp:rsid wsp:val=&quot;00486BAA&quot;/&gt;&lt;wsp:rsid wsp:val=&quot;00486D8B&quot;/&gt;&lt;wsp:rsid wsp:val=&quot;00486F4D&quot;/&gt;&lt;wsp:rsid wsp:val=&quot;00486F9A&quot;/&gt;&lt;wsp:rsid wsp:val=&quot;00487638&quot;/&gt;&lt;wsp:rsid wsp:val=&quot;0048763F&quot;/&gt;&lt;wsp:rsid wsp:val=&quot;004876CE&quot;/&gt;&lt;wsp:rsid wsp:val=&quot;00487845&quot;/&gt;&lt;wsp:rsid wsp:val=&quot;0048792B&quot;/&gt;&lt;wsp:rsid wsp:val=&quot;00487965&quot;/&gt;&lt;wsp:rsid wsp:val=&quot;00487983&quot;/&gt;&lt;wsp:rsid wsp:val=&quot;00487AA7&quot;/&gt;&lt;wsp:rsid wsp:val=&quot;00487AB3&quot;/&gt;&lt;wsp:rsid wsp:val=&quot;00487DB7&quot;/&gt;&lt;wsp:rsid wsp:val=&quot;00490005&quot;/&gt;&lt;wsp:rsid wsp:val=&quot;00490051&quot;/&gt;&lt;wsp:rsid wsp:val=&quot;00490304&quot;/&gt;&lt;wsp:rsid wsp:val=&quot;004904D7&quot;/&gt;&lt;wsp:rsid wsp:val=&quot;004904F1&quot;/&gt;&lt;wsp:rsid wsp:val=&quot;0049070E&quot;/&gt;&lt;wsp:rsid wsp:val=&quot;00490744&quot;/&gt;&lt;wsp:rsid wsp:val=&quot;004907C6&quot;/&gt;&lt;wsp:rsid wsp:val=&quot;004908D5&quot;/&gt;&lt;wsp:rsid wsp:val=&quot;00490BBC&quot;/&gt;&lt;wsp:rsid wsp:val=&quot;00490BD2&quot;/&gt;&lt;wsp:rsid wsp:val=&quot;00490F72&quot;/&gt;&lt;wsp:rsid wsp:val=&quot;00490F9F&quot;/&gt;&lt;wsp:rsid wsp:val=&quot;0049109F&quot;/&gt;&lt;wsp:rsid wsp:val=&quot;0049147C&quot;/&gt;&lt;wsp:rsid wsp:val=&quot;004914F6&quot;/&gt;&lt;wsp:rsid wsp:val=&quot;0049153C&quot;/&gt;&lt;wsp:rsid wsp:val=&quot;00491740&quot;/&gt;&lt;wsp:rsid wsp:val=&quot;0049177C&quot;/&gt;&lt;wsp:rsid wsp:val=&quot;00491A12&quot;/&gt;&lt;wsp:rsid wsp:val=&quot;00491A3B&quot;/&gt;&lt;wsp:rsid wsp:val=&quot;00491B60&quot;/&gt;&lt;wsp:rsid wsp:val=&quot;00491BA7&quot;/&gt;&lt;wsp:rsid wsp:val=&quot;00492067&quot;/&gt;&lt;wsp:rsid wsp:val=&quot;00492DEA&quot;/&gt;&lt;wsp:rsid wsp:val=&quot;00492E5E&quot;/&gt;&lt;wsp:rsid wsp:val=&quot;00493112&quot;/&gt;&lt;wsp:rsid wsp:val=&quot;00493148&quot;/&gt;&lt;wsp:rsid wsp:val=&quot;00493594&quot;/&gt;&lt;wsp:rsid wsp:val=&quot;00493B7E&quot;/&gt;&lt;wsp:rsid wsp:val=&quot;00493C18&quot;/&gt;&lt;wsp:rsid wsp:val=&quot;00493CA3&quot;/&gt;&lt;wsp:rsid wsp:val=&quot;00493E1D&quot;/&gt;&lt;wsp:rsid wsp:val=&quot;00493E50&quot;/&gt;&lt;wsp:rsid wsp:val=&quot;00494013&quot;/&gt;&lt;wsp:rsid wsp:val=&quot;004940C2&quot;/&gt;&lt;wsp:rsid wsp:val=&quot;0049416F&quot;/&gt;&lt;wsp:rsid wsp:val=&quot;0049425D&quot;/&gt;&lt;wsp:rsid wsp:val=&quot;004943C6&quot;/&gt;&lt;wsp:rsid wsp:val=&quot;004944E4&quot;/&gt;&lt;wsp:rsid wsp:val=&quot;0049452A&quot;/&gt;&lt;wsp:rsid wsp:val=&quot;004945A8&quot;/&gt;&lt;wsp:rsid wsp:val=&quot;00494644&quot;/&gt;&lt;wsp:rsid wsp:val=&quot;004946B3&quot;/&gt;&lt;wsp:rsid wsp:val=&quot;00494D65&quot;/&gt;&lt;wsp:rsid wsp:val=&quot;00494E37&quot;/&gt;&lt;wsp:rsid wsp:val=&quot;00494F97&quot;/&gt;&lt;wsp:rsid wsp:val=&quot;00494FB5&quot;/&gt;&lt;wsp:rsid wsp:val=&quot;004951DF&quot;/&gt;&lt;wsp:rsid wsp:val=&quot;004951FB&quot;/&gt;&lt;wsp:rsid wsp:val=&quot;00495323&quot;/&gt;&lt;wsp:rsid wsp:val=&quot;0049560D&quot;/&gt;&lt;wsp:rsid wsp:val=&quot;00495BD1&quot;/&gt;&lt;wsp:rsid wsp:val=&quot;00495D55&quot;/&gt;&lt;wsp:rsid wsp:val=&quot;00496075&quot;/&gt;&lt;wsp:rsid wsp:val=&quot;0049619B&quot;/&gt;&lt;wsp:rsid wsp:val=&quot;0049625B&quot;/&gt;&lt;wsp:rsid wsp:val=&quot;00496303&quot;/&gt;&lt;wsp:rsid wsp:val=&quot;00496492&quot;/&gt;&lt;wsp:rsid wsp:val=&quot;004964CA&quot;/&gt;&lt;wsp:rsid wsp:val=&quot;00496553&quot;/&gt;&lt;wsp:rsid wsp:val=&quot;004965F6&quot;/&gt;&lt;wsp:rsid wsp:val=&quot;004967EC&quot;/&gt;&lt;wsp:rsid wsp:val=&quot;00496863&quot;/&gt;&lt;wsp:rsid wsp:val=&quot;004969E1&quot;/&gt;&lt;wsp:rsid wsp:val=&quot;00496ACB&quot;/&gt;&lt;wsp:rsid wsp:val=&quot;00496BE2&quot;/&gt;&lt;wsp:rsid wsp:val=&quot;00496DD2&quot;/&gt;&lt;wsp:rsid wsp:val=&quot;00496F6A&quot;/&gt;&lt;wsp:rsid wsp:val=&quot;00496F95&quot;/&gt;&lt;wsp:rsid wsp:val=&quot;00497174&quot;/&gt;&lt;wsp:rsid wsp:val=&quot;0049733E&quot;/&gt;&lt;wsp:rsid wsp:val=&quot;0049735F&quot;/&gt;&lt;wsp:rsid wsp:val=&quot;00497676&quot;/&gt;&lt;wsp:rsid wsp:val=&quot;004976DD&quot;/&gt;&lt;wsp:rsid wsp:val=&quot;004977EB&quot;/&gt;&lt;wsp:rsid wsp:val=&quot;004979AB&quot;/&gt;&lt;wsp:rsid wsp:val=&quot;00497CFC&quot;/&gt;&lt;wsp:rsid wsp:val=&quot;00497FEF&quot;/&gt;&lt;wsp:rsid wsp:val=&quot;004A0095&quot;/&gt;&lt;wsp:rsid wsp:val=&quot;004A0282&quot;/&gt;&lt;wsp:rsid wsp:val=&quot;004A0349&quot;/&gt;&lt;wsp:rsid wsp:val=&quot;004A034E&quot;/&gt;&lt;wsp:rsid wsp:val=&quot;004A0509&quot;/&gt;&lt;wsp:rsid wsp:val=&quot;004A05F0&quot;/&gt;&lt;wsp:rsid wsp:val=&quot;004A079B&quot;/&gt;&lt;wsp:rsid wsp:val=&quot;004A0868&quot;/&gt;&lt;wsp:rsid wsp:val=&quot;004A08A3&quot;/&gt;&lt;wsp:rsid wsp:val=&quot;004A0AA4&quot;/&gt;&lt;wsp:rsid wsp:val=&quot;004A0C44&quot;/&gt;&lt;wsp:rsid wsp:val=&quot;004A0D0A&quot;/&gt;&lt;wsp:rsid wsp:val=&quot;004A0D9E&quot;/&gt;&lt;wsp:rsid wsp:val=&quot;004A0F84&quot;/&gt;&lt;wsp:rsid wsp:val=&quot;004A0FAC&quot;/&gt;&lt;wsp:rsid wsp:val=&quot;004A0FD3&quot;/&gt;&lt;wsp:rsid wsp:val=&quot;004A0FFB&quot;/&gt;&lt;wsp:rsid wsp:val=&quot;004A1172&quot;/&gt;&lt;wsp:rsid wsp:val=&quot;004A12B2&quot;/&gt;&lt;wsp:rsid wsp:val=&quot;004A137A&quot;/&gt;&lt;wsp:rsid wsp:val=&quot;004A159A&quot;/&gt;&lt;wsp:rsid wsp:val=&quot;004A16F3&quot;/&gt;&lt;wsp:rsid wsp:val=&quot;004A1A04&quot;/&gt;&lt;wsp:rsid wsp:val=&quot;004A1C9E&quot;/&gt;&lt;wsp:rsid wsp:val=&quot;004A1E4B&quot;/&gt;&lt;wsp:rsid wsp:val=&quot;004A1EE3&quot;/&gt;&lt;wsp:rsid wsp:val=&quot;004A1FB6&quot;/&gt;&lt;wsp:rsid wsp:val=&quot;004A208A&quot;/&gt;&lt;wsp:rsid wsp:val=&quot;004A23CD&quot;/&gt;&lt;wsp:rsid wsp:val=&quot;004A2576&quot;/&gt;&lt;wsp:rsid wsp:val=&quot;004A2C67&quot;/&gt;&lt;wsp:rsid wsp:val=&quot;004A2CC0&quot;/&gt;&lt;wsp:rsid wsp:val=&quot;004A2F5B&quot;/&gt;&lt;wsp:rsid wsp:val=&quot;004A2FF0&quot;/&gt;&lt;wsp:rsid wsp:val=&quot;004A33F5&quot;/&gt;&lt;wsp:rsid wsp:val=&quot;004A3444&quot;/&gt;&lt;wsp:rsid wsp:val=&quot;004A34D7&quot;/&gt;&lt;wsp:rsid wsp:val=&quot;004A36F8&quot;/&gt;&lt;wsp:rsid wsp:val=&quot;004A3B02&quot;/&gt;&lt;wsp:rsid wsp:val=&quot;004A3B05&quot;/&gt;&lt;wsp:rsid wsp:val=&quot;004A3BFE&quot;/&gt;&lt;wsp:rsid wsp:val=&quot;004A3CFF&quot;/&gt;&lt;wsp:rsid wsp:val=&quot;004A3D29&quot;/&gt;&lt;wsp:rsid wsp:val=&quot;004A3EC5&quot;/&gt;&lt;wsp:rsid wsp:val=&quot;004A3F10&quot;/&gt;&lt;wsp:rsid wsp:val=&quot;004A4036&quot;/&gt;&lt;wsp:rsid wsp:val=&quot;004A40C0&quot;/&gt;&lt;wsp:rsid wsp:val=&quot;004A41CA&quot;/&gt;&lt;wsp:rsid wsp:val=&quot;004A46A5&quot;/&gt;&lt;wsp:rsid wsp:val=&quot;004A46E5&quot;/&gt;&lt;wsp:rsid wsp:val=&quot;004A4BEE&quot;/&gt;&lt;wsp:rsid wsp:val=&quot;004A4CE7&quot;/&gt;&lt;wsp:rsid wsp:val=&quot;004A4DC9&quot;/&gt;&lt;wsp:rsid wsp:val=&quot;004A4E37&quot;/&gt;&lt;wsp:rsid wsp:val=&quot;004A5093&quot;/&gt;&lt;wsp:rsid wsp:val=&quot;004A515A&quot;/&gt;&lt;wsp:rsid wsp:val=&quot;004A52B2&quot;/&gt;&lt;wsp:rsid wsp:val=&quot;004A5308&quot;/&gt;&lt;wsp:rsid wsp:val=&quot;004A54E3&quot;/&gt;&lt;wsp:rsid wsp:val=&quot;004A55B6&quot;/&gt;&lt;wsp:rsid wsp:val=&quot;004A5935&quot;/&gt;&lt;wsp:rsid wsp:val=&quot;004A5970&quot;/&gt;&lt;wsp:rsid wsp:val=&quot;004A59B1&quot;/&gt;&lt;wsp:rsid wsp:val=&quot;004A5A52&quot;/&gt;&lt;wsp:rsid wsp:val=&quot;004A5A8E&quot;/&gt;&lt;wsp:rsid wsp:val=&quot;004A64F6&quot;/&gt;&lt;wsp:rsid wsp:val=&quot;004A6893&quot;/&gt;&lt;wsp:rsid wsp:val=&quot;004A689F&quot;/&gt;&lt;wsp:rsid wsp:val=&quot;004A6999&quot;/&gt;&lt;wsp:rsid wsp:val=&quot;004A6CBD&quot;/&gt;&lt;wsp:rsid wsp:val=&quot;004A6D31&quot;/&gt;&lt;wsp:rsid wsp:val=&quot;004A6EBE&quot;/&gt;&lt;wsp:rsid wsp:val=&quot;004A6F97&quot;/&gt;&lt;wsp:rsid wsp:val=&quot;004A702A&quot;/&gt;&lt;wsp:rsid wsp:val=&quot;004A7051&quot;/&gt;&lt;wsp:rsid wsp:val=&quot;004A70EC&quot;/&gt;&lt;wsp:rsid wsp:val=&quot;004A7511&quot;/&gt;&lt;wsp:rsid wsp:val=&quot;004A7560&quot;/&gt;&lt;wsp:rsid wsp:val=&quot;004A767D&quot;/&gt;&lt;wsp:rsid wsp:val=&quot;004A76B8&quot;/&gt;&lt;wsp:rsid wsp:val=&quot;004A7896&quot;/&gt;&lt;wsp:rsid wsp:val=&quot;004A7F10&quot;/&gt;&lt;wsp:rsid wsp:val=&quot;004A7F22&quot;/&gt;&lt;wsp:rsid wsp:val=&quot;004B00DD&quot;/&gt;&lt;wsp:rsid wsp:val=&quot;004B0184&quot;/&gt;&lt;wsp:rsid wsp:val=&quot;004B0361&quot;/&gt;&lt;wsp:rsid wsp:val=&quot;004B072D&quot;/&gt;&lt;wsp:rsid wsp:val=&quot;004B095C&quot;/&gt;&lt;wsp:rsid wsp:val=&quot;004B097F&quot;/&gt;&lt;wsp:rsid wsp:val=&quot;004B0A26&quot;/&gt;&lt;wsp:rsid wsp:val=&quot;004B0C46&quot;/&gt;&lt;wsp:rsid wsp:val=&quot;004B0C5F&quot;/&gt;&lt;wsp:rsid wsp:val=&quot;004B0C63&quot;/&gt;&lt;wsp:rsid wsp:val=&quot;004B0E0A&quot;/&gt;&lt;wsp:rsid wsp:val=&quot;004B1048&quot;/&gt;&lt;wsp:rsid wsp:val=&quot;004B1219&quot;/&gt;&lt;wsp:rsid wsp:val=&quot;004B13CA&quot;/&gt;&lt;wsp:rsid wsp:val=&quot;004B16B9&quot;/&gt;&lt;wsp:rsid wsp:val=&quot;004B175A&quot;/&gt;&lt;wsp:rsid wsp:val=&quot;004B1E28&quot;/&gt;&lt;wsp:rsid wsp:val=&quot;004B1ECF&quot;/&gt;&lt;wsp:rsid wsp:val=&quot;004B204D&quot;/&gt;&lt;wsp:rsid wsp:val=&quot;004B23BA&quot;/&gt;&lt;wsp:rsid wsp:val=&quot;004B23CB&quot;/&gt;&lt;wsp:rsid wsp:val=&quot;004B272D&quot;/&gt;&lt;wsp:rsid wsp:val=&quot;004B2835&quot;/&gt;&lt;wsp:rsid wsp:val=&quot;004B28AD&quot;/&gt;&lt;wsp:rsid wsp:val=&quot;004B28B7&quot;/&gt;&lt;wsp:rsid wsp:val=&quot;004B28D4&quot;/&gt;&lt;wsp:rsid wsp:val=&quot;004B28FA&quot;/&gt;&lt;wsp:rsid wsp:val=&quot;004B2909&quot;/&gt;&lt;wsp:rsid wsp:val=&quot;004B2B47&quot;/&gt;&lt;wsp:rsid wsp:val=&quot;004B2C15&quot;/&gt;&lt;wsp:rsid wsp:val=&quot;004B2D5B&quot;/&gt;&lt;wsp:rsid wsp:val=&quot;004B2EEA&quot;/&gt;&lt;wsp:rsid wsp:val=&quot;004B2EFC&quot;/&gt;&lt;wsp:rsid wsp:val=&quot;004B2FC5&quot;/&gt;&lt;wsp:rsid wsp:val=&quot;004B3243&quot;/&gt;&lt;wsp:rsid wsp:val=&quot;004B330B&quot;/&gt;&lt;wsp:rsid wsp:val=&quot;004B3748&quot;/&gt;&lt;wsp:rsid wsp:val=&quot;004B379A&quot;/&gt;&lt;wsp:rsid wsp:val=&quot;004B3819&quot;/&gt;&lt;wsp:rsid wsp:val=&quot;004B3862&quot;/&gt;&lt;wsp:rsid wsp:val=&quot;004B3890&quot;/&gt;&lt;wsp:rsid wsp:val=&quot;004B3960&quot;/&gt;&lt;wsp:rsid wsp:val=&quot;004B3A46&quot;/&gt;&lt;wsp:rsid wsp:val=&quot;004B3AEF&quot;/&gt;&lt;wsp:rsid wsp:val=&quot;004B3CC0&quot;/&gt;&lt;wsp:rsid wsp:val=&quot;004B3E19&quot;/&gt;&lt;wsp:rsid wsp:val=&quot;004B3F13&quot;/&gt;&lt;wsp:rsid wsp:val=&quot;004B3F41&quot;/&gt;&lt;wsp:rsid wsp:val=&quot;004B3FBD&quot;/&gt;&lt;wsp:rsid wsp:val=&quot;004B4349&quot;/&gt;&lt;wsp:rsid wsp:val=&quot;004B43CC&quot;/&gt;&lt;wsp:rsid wsp:val=&quot;004B43F3&quot;/&gt;&lt;wsp:rsid wsp:val=&quot;004B441F&quot;/&gt;&lt;wsp:rsid wsp:val=&quot;004B44AD&quot;/&gt;&lt;wsp:rsid wsp:val=&quot;004B4564&quot;/&gt;&lt;wsp:rsid wsp:val=&quot;004B493E&quot;/&gt;&lt;wsp:rsid wsp:val=&quot;004B4D4F&quot;/&gt;&lt;wsp:rsid wsp:val=&quot;004B5140&quot;/&gt;&lt;wsp:rsid wsp:val=&quot;004B514A&quot;/&gt;&lt;wsp:rsid wsp:val=&quot;004B52E4&quot;/&gt;&lt;wsp:rsid wsp:val=&quot;004B54EA&quot;/&gt;&lt;wsp:rsid wsp:val=&quot;004B5759&quot;/&gt;&lt;wsp:rsid wsp:val=&quot;004B597E&quot;/&gt;&lt;wsp:rsid wsp:val=&quot;004B5E8F&quot;/&gt;&lt;wsp:rsid wsp:val=&quot;004B5EF0&quot;/&gt;&lt;wsp:rsid wsp:val=&quot;004B5F7F&quot;/&gt;&lt;wsp:rsid wsp:val=&quot;004B5FD5&quot;/&gt;&lt;wsp:rsid wsp:val=&quot;004B5FE9&quot;/&gt;&lt;wsp:rsid wsp:val=&quot;004B62E1&quot;/&gt;&lt;wsp:rsid wsp:val=&quot;004B63B8&quot;/&gt;&lt;wsp:rsid wsp:val=&quot;004B63BD&quot;/&gt;&lt;wsp:rsid wsp:val=&quot;004B65DF&quot;/&gt;&lt;wsp:rsid wsp:val=&quot;004B667E&quot;/&gt;&lt;wsp:rsid wsp:val=&quot;004B6A61&quot;/&gt;&lt;wsp:rsid wsp:val=&quot;004B6AC3&quot;/&gt;&lt;wsp:rsid wsp:val=&quot;004B6BB8&quot;/&gt;&lt;wsp:rsid wsp:val=&quot;004B6C27&quot;/&gt;&lt;wsp:rsid wsp:val=&quot;004B6F8E&quot;/&gt;&lt;wsp:rsid wsp:val=&quot;004B6FC3&quot;/&gt;&lt;wsp:rsid wsp:val=&quot;004B70F1&quot;/&gt;&lt;wsp:rsid wsp:val=&quot;004B722F&quot;/&gt;&lt;wsp:rsid wsp:val=&quot;004B7263&quot;/&gt;&lt;wsp:rsid wsp:val=&quot;004B735B&quot;/&gt;&lt;wsp:rsid wsp:val=&quot;004B78C2&quot;/&gt;&lt;wsp:rsid wsp:val=&quot;004B793B&quot;/&gt;&lt;wsp:rsid wsp:val=&quot;004B7977&quot;/&gt;&lt;wsp:rsid wsp:val=&quot;004B7A79&quot;/&gt;&lt;wsp:rsid wsp:val=&quot;004B7A89&quot;/&gt;&lt;wsp:rsid wsp:val=&quot;004B7BD7&quot;/&gt;&lt;wsp:rsid wsp:val=&quot;004B7C1D&quot;/&gt;&lt;wsp:rsid wsp:val=&quot;004B7D17&quot;/&gt;&lt;wsp:rsid wsp:val=&quot;004B7EF3&quot;/&gt;&lt;wsp:rsid wsp:val=&quot;004C01AA&quot;/&gt;&lt;wsp:rsid wsp:val=&quot;004C08C0&quot;/&gt;&lt;wsp:rsid wsp:val=&quot;004C0B50&quot;/&gt;&lt;wsp:rsid wsp:val=&quot;004C0DB9&quot;/&gt;&lt;wsp:rsid wsp:val=&quot;004C0E77&quot;/&gt;&lt;wsp:rsid wsp:val=&quot;004C0EDC&quot;/&gt;&lt;wsp:rsid wsp:val=&quot;004C0F82&quot;/&gt;&lt;wsp:rsid wsp:val=&quot;004C101C&quot;/&gt;&lt;wsp:rsid wsp:val=&quot;004C1213&quot;/&gt;&lt;wsp:rsid wsp:val=&quot;004C14F7&quot;/&gt;&lt;wsp:rsid wsp:val=&quot;004C167B&quot;/&gt;&lt;wsp:rsid wsp:val=&quot;004C1758&quot;/&gt;&lt;wsp:rsid wsp:val=&quot;004C1AA7&quot;/&gt;&lt;wsp:rsid wsp:val=&quot;004C1BEC&quot;/&gt;&lt;wsp:rsid wsp:val=&quot;004C20A9&quot;/&gt;&lt;wsp:rsid wsp:val=&quot;004C26E7&quot;/&gt;&lt;wsp:rsid wsp:val=&quot;004C2838&quot;/&gt;&lt;wsp:rsid wsp:val=&quot;004C29EA&quot;/&gt;&lt;wsp:rsid wsp:val=&quot;004C2C29&quot;/&gt;&lt;wsp:rsid wsp:val=&quot;004C2DF1&quot;/&gt;&lt;wsp:rsid wsp:val=&quot;004C2E29&quot;/&gt;&lt;wsp:rsid wsp:val=&quot;004C3226&quot;/&gt;&lt;wsp:rsid wsp:val=&quot;004C33A8&quot;/&gt;&lt;wsp:rsid wsp:val=&quot;004C3444&quot;/&gt;&lt;wsp:rsid wsp:val=&quot;004C35EC&quot;/&gt;&lt;wsp:rsid wsp:val=&quot;004C372E&quot;/&gt;&lt;wsp:rsid wsp:val=&quot;004C37D8&quot;/&gt;&lt;wsp:rsid wsp:val=&quot;004C3896&quot;/&gt;&lt;wsp:rsid wsp:val=&quot;004C3908&quot;/&gt;&lt;wsp:rsid wsp:val=&quot;004C3B4F&quot;/&gt;&lt;wsp:rsid wsp:val=&quot;004C4065&quot;/&gt;&lt;wsp:rsid wsp:val=&quot;004C4243&quot;/&gt;&lt;wsp:rsid wsp:val=&quot;004C4275&quot;/&gt;&lt;wsp:rsid wsp:val=&quot;004C42FA&quot;/&gt;&lt;wsp:rsid wsp:val=&quot;004C442F&quot;/&gt;&lt;wsp:rsid wsp:val=&quot;004C45BA&quot;/&gt;&lt;wsp:rsid wsp:val=&quot;004C47C8&quot;/&gt;&lt;wsp:rsid wsp:val=&quot;004C4963&quot;/&gt;&lt;wsp:rsid wsp:val=&quot;004C4CB3&quot;/&gt;&lt;wsp:rsid wsp:val=&quot;004C533F&quot;/&gt;&lt;wsp:rsid wsp:val=&quot;004C53F3&quot;/&gt;&lt;wsp:rsid wsp:val=&quot;004C5436&quot;/&gt;&lt;wsp:rsid wsp:val=&quot;004C5472&quot;/&gt;&lt;wsp:rsid wsp:val=&quot;004C5477&quot;/&gt;&lt;wsp:rsid wsp:val=&quot;004C5496&quot;/&gt;&lt;wsp:rsid wsp:val=&quot;004C55D1&quot;/&gt;&lt;wsp:rsid wsp:val=&quot;004C565D&quot;/&gt;&lt;wsp:rsid wsp:val=&quot;004C5C77&quot;/&gt;&lt;wsp:rsid wsp:val=&quot;004C5D97&quot;/&gt;&lt;wsp:rsid wsp:val=&quot;004C5DDB&quot;/&gt;&lt;wsp:rsid wsp:val=&quot;004C5F08&quot;/&gt;&lt;wsp:rsid wsp:val=&quot;004C6410&quot;/&gt;&lt;wsp:rsid wsp:val=&quot;004C6767&quot;/&gt;&lt;wsp:rsid wsp:val=&quot;004C67B3&quot;/&gt;&lt;wsp:rsid wsp:val=&quot;004C6ACD&quot;/&gt;&lt;wsp:rsid wsp:val=&quot;004C6DE4&quot;/&gt;&lt;wsp:rsid wsp:val=&quot;004C6FCB&quot;/&gt;&lt;wsp:rsid wsp:val=&quot;004C7366&quot;/&gt;&lt;wsp:rsid wsp:val=&quot;004C770F&quot;/&gt;&lt;wsp:rsid wsp:val=&quot;004C7841&quot;/&gt;&lt;wsp:rsid wsp:val=&quot;004C7B76&quot;/&gt;&lt;wsp:rsid wsp:val=&quot;004C7C49&quot;/&gt;&lt;wsp:rsid wsp:val=&quot;004C7F8E&quot;/&gt;&lt;wsp:rsid wsp:val=&quot;004D0002&quot;/&gt;&lt;wsp:rsid wsp:val=&quot;004D0163&quot;/&gt;&lt;wsp:rsid wsp:val=&quot;004D0331&quot;/&gt;&lt;wsp:rsid wsp:val=&quot;004D060B&quot;/&gt;&lt;wsp:rsid wsp:val=&quot;004D0764&quot;/&gt;&lt;wsp:rsid wsp:val=&quot;004D0804&quot;/&gt;&lt;wsp:rsid wsp:val=&quot;004D0AF0&quot;/&gt;&lt;wsp:rsid wsp:val=&quot;004D0C5D&quot;/&gt;&lt;wsp:rsid wsp:val=&quot;004D0C7C&quot;/&gt;&lt;wsp:rsid wsp:val=&quot;004D0D70&quot;/&gt;&lt;wsp:rsid wsp:val=&quot;004D0EE5&quot;/&gt;&lt;wsp:rsid wsp:val=&quot;004D0F81&quot;/&gt;&lt;wsp:rsid wsp:val=&quot;004D107B&quot;/&gt;&lt;wsp:rsid wsp:val=&quot;004D108B&quot;/&gt;&lt;wsp:rsid wsp:val=&quot;004D11E1&quot;/&gt;&lt;wsp:rsid wsp:val=&quot;004D140A&quot;/&gt;&lt;wsp:rsid wsp:val=&quot;004D16E0&quot;/&gt;&lt;wsp:rsid wsp:val=&quot;004D180E&quot;/&gt;&lt;wsp:rsid wsp:val=&quot;004D1820&quot;/&gt;&lt;wsp:rsid wsp:val=&quot;004D193E&quot;/&gt;&lt;wsp:rsid wsp:val=&quot;004D1941&quot;/&gt;&lt;wsp:rsid wsp:val=&quot;004D1AD2&quot;/&gt;&lt;wsp:rsid wsp:val=&quot;004D1C56&quot;/&gt;&lt;wsp:rsid wsp:val=&quot;004D1E45&quot;/&gt;&lt;wsp:rsid wsp:val=&quot;004D1F2F&quot;/&gt;&lt;wsp:rsid wsp:val=&quot;004D1F4E&quot;/&gt;&lt;wsp:rsid wsp:val=&quot;004D20BD&quot;/&gt;&lt;wsp:rsid wsp:val=&quot;004D2296&quot;/&gt;&lt;wsp:rsid wsp:val=&quot;004D230E&quot;/&gt;&lt;wsp:rsid wsp:val=&quot;004D238A&quot;/&gt;&lt;wsp:rsid wsp:val=&quot;004D23A5&quot;/&gt;&lt;wsp:rsid wsp:val=&quot;004D23D5&quot;/&gt;&lt;wsp:rsid wsp:val=&quot;004D25A1&quot;/&gt;&lt;wsp:rsid wsp:val=&quot;004D2745&quot;/&gt;&lt;wsp:rsid wsp:val=&quot;004D2AB8&quot;/&gt;&lt;wsp:rsid wsp:val=&quot;004D2B84&quot;/&gt;&lt;wsp:rsid wsp:val=&quot;004D2BF6&quot;/&gt;&lt;wsp:rsid wsp:val=&quot;004D2D6B&quot;/&gt;&lt;wsp:rsid wsp:val=&quot;004D301D&quot;/&gt;&lt;wsp:rsid wsp:val=&quot;004D3043&quot;/&gt;&lt;wsp:rsid wsp:val=&quot;004D31D0&quot;/&gt;&lt;wsp:rsid wsp:val=&quot;004D3316&quot;/&gt;&lt;wsp:rsid wsp:val=&quot;004D3377&quot;/&gt;&lt;wsp:rsid wsp:val=&quot;004D3873&quot;/&gt;&lt;wsp:rsid wsp:val=&quot;004D3CF6&quot;/&gt;&lt;wsp:rsid wsp:val=&quot;004D3D5D&quot;/&gt;&lt;wsp:rsid wsp:val=&quot;004D3F49&quot;/&gt;&lt;wsp:rsid wsp:val=&quot;004D3F72&quot;/&gt;&lt;wsp:rsid wsp:val=&quot;004D4207&quot;/&gt;&lt;wsp:rsid wsp:val=&quot;004D4557&quot;/&gt;&lt;wsp:rsid wsp:val=&quot;004D4BDF&quot;/&gt;&lt;wsp:rsid wsp:val=&quot;004D4DBD&quot;/&gt;&lt;wsp:rsid wsp:val=&quot;004D4EE2&quot;/&gt;&lt;wsp:rsid wsp:val=&quot;004D4FB5&quot;/&gt;&lt;wsp:rsid wsp:val=&quot;004D5148&quot;/&gt;&lt;wsp:rsid wsp:val=&quot;004D5154&quot;/&gt;&lt;wsp:rsid wsp:val=&quot;004D54F9&quot;/&gt;&lt;wsp:rsid wsp:val=&quot;004D5646&quot;/&gt;&lt;wsp:rsid wsp:val=&quot;004D5695&quot;/&gt;&lt;wsp:rsid wsp:val=&quot;004D58DC&quot;/&gt;&lt;wsp:rsid wsp:val=&quot;004D5CD4&quot;/&gt;&lt;wsp:rsid wsp:val=&quot;004D5E7B&quot;/&gt;&lt;wsp:rsid wsp:val=&quot;004D5E9C&quot;/&gt;&lt;wsp:rsid wsp:val=&quot;004D607A&quot;/&gt;&lt;wsp:rsid wsp:val=&quot;004D60A7&quot;/&gt;&lt;wsp:rsid wsp:val=&quot;004D60DD&quot;/&gt;&lt;wsp:rsid wsp:val=&quot;004D61DF&quot;/&gt;&lt;wsp:rsid wsp:val=&quot;004D65B1&quot;/&gt;&lt;wsp:rsid wsp:val=&quot;004D663D&quot;/&gt;&lt;wsp:rsid wsp:val=&quot;004D6769&quot;/&gt;&lt;wsp:rsid wsp:val=&quot;004D680B&quot;/&gt;&lt;wsp:rsid wsp:val=&quot;004D68A3&quot;/&gt;&lt;wsp:rsid wsp:val=&quot;004D6CDE&quot;/&gt;&lt;wsp:rsid wsp:val=&quot;004D6EC2&quot;/&gt;&lt;wsp:rsid wsp:val=&quot;004D6F8A&quot;/&gt;&lt;wsp:rsid wsp:val=&quot;004D722B&quot;/&gt;&lt;wsp:rsid wsp:val=&quot;004D7409&quot;/&gt;&lt;wsp:rsid wsp:val=&quot;004D741D&quot;/&gt;&lt;wsp:rsid wsp:val=&quot;004D7614&quot;/&gt;&lt;wsp:rsid wsp:val=&quot;004D780D&quot;/&gt;&lt;wsp:rsid wsp:val=&quot;004D7A0B&quot;/&gt;&lt;wsp:rsid wsp:val=&quot;004D7A0D&quot;/&gt;&lt;wsp:rsid wsp:val=&quot;004D7CCB&quot;/&gt;&lt;wsp:rsid wsp:val=&quot;004D7EB5&quot;/&gt;&lt;wsp:rsid wsp:val=&quot;004D7FC4&quot;/&gt;&lt;wsp:rsid wsp:val=&quot;004E002A&quot;/&gt;&lt;wsp:rsid wsp:val=&quot;004E036E&quot;/&gt;&lt;wsp:rsid wsp:val=&quot;004E0495&quot;/&gt;&lt;wsp:rsid wsp:val=&quot;004E054B&quot;/&gt;&lt;wsp:rsid wsp:val=&quot;004E064C&quot;/&gt;&lt;wsp:rsid wsp:val=&quot;004E09AD&quot;/&gt;&lt;wsp:rsid wsp:val=&quot;004E0A76&quot;/&gt;&lt;wsp:rsid wsp:val=&quot;004E0B76&quot;/&gt;&lt;wsp:rsid wsp:val=&quot;004E0BC9&quot;/&gt;&lt;wsp:rsid wsp:val=&quot;004E0DA5&quot;/&gt;&lt;wsp:rsid wsp:val=&quot;004E0F0A&quot;/&gt;&lt;wsp:rsid wsp:val=&quot;004E0F10&quot;/&gt;&lt;wsp:rsid wsp:val=&quot;004E1062&quot;/&gt;&lt;wsp:rsid wsp:val=&quot;004E1245&quot;/&gt;&lt;wsp:rsid wsp:val=&quot;004E1283&quot;/&gt;&lt;wsp:rsid wsp:val=&quot;004E12B1&quot;/&gt;&lt;wsp:rsid wsp:val=&quot;004E13C1&quot;/&gt;&lt;wsp:rsid wsp:val=&quot;004E1A22&quot;/&gt;&lt;wsp:rsid wsp:val=&quot;004E1A82&quot;/&gt;&lt;wsp:rsid wsp:val=&quot;004E1C7D&quot;/&gt;&lt;wsp:rsid wsp:val=&quot;004E1CB6&quot;/&gt;&lt;wsp:rsid wsp:val=&quot;004E202F&quot;/&gt;&lt;wsp:rsid wsp:val=&quot;004E25C1&quot;/&gt;&lt;wsp:rsid wsp:val=&quot;004E271E&quot;/&gt;&lt;wsp:rsid wsp:val=&quot;004E2E9E&quot;/&gt;&lt;wsp:rsid wsp:val=&quot;004E2EE6&quot;/&gt;&lt;wsp:rsid wsp:val=&quot;004E3095&quot;/&gt;&lt;wsp:rsid wsp:val=&quot;004E3115&quot;/&gt;&lt;wsp:rsid wsp:val=&quot;004E320C&quot;/&gt;&lt;wsp:rsid wsp:val=&quot;004E3513&quot;/&gt;&lt;wsp:rsid wsp:val=&quot;004E36E7&quot;/&gt;&lt;wsp:rsid wsp:val=&quot;004E372E&quot;/&gt;&lt;wsp:rsid wsp:val=&quot;004E3772&quot;/&gt;&lt;wsp:rsid wsp:val=&quot;004E3A38&quot;/&gt;&lt;wsp:rsid wsp:val=&quot;004E3B23&quot;/&gt;&lt;wsp:rsid wsp:val=&quot;004E3BA3&quot;/&gt;&lt;wsp:rsid wsp:val=&quot;004E3C1E&quot;/&gt;&lt;wsp:rsid wsp:val=&quot;004E3CBF&quot;/&gt;&lt;wsp:rsid wsp:val=&quot;004E3FB7&quot;/&gt;&lt;wsp:rsid wsp:val=&quot;004E4053&quot;/&gt;&lt;wsp:rsid wsp:val=&quot;004E40A9&quot;/&gt;&lt;wsp:rsid wsp:val=&quot;004E4233&quot;/&gt;&lt;wsp:rsid wsp:val=&quot;004E4292&quot;/&gt;&lt;wsp:rsid wsp:val=&quot;004E429F&quot;/&gt;&lt;wsp:rsid wsp:val=&quot;004E4427&quot;/&gt;&lt;wsp:rsid wsp:val=&quot;004E4565&quot;/&gt;&lt;wsp:rsid wsp:val=&quot;004E4C3B&quot;/&gt;&lt;wsp:rsid wsp:val=&quot;004E4CFB&quot;/&gt;&lt;wsp:rsid wsp:val=&quot;004E4D21&quot;/&gt;&lt;wsp:rsid wsp:val=&quot;004E4E27&quot;/&gt;&lt;wsp:rsid wsp:val=&quot;004E4E2B&quot;/&gt;&lt;wsp:rsid wsp:val=&quot;004E4EFA&quot;/&gt;&lt;wsp:rsid wsp:val=&quot;004E5168&quot;/&gt;&lt;wsp:rsid wsp:val=&quot;004E52A1&quot;/&gt;&lt;wsp:rsid wsp:val=&quot;004E5340&quot;/&gt;&lt;wsp:rsid wsp:val=&quot;004E53E3&quot;/&gt;&lt;wsp:rsid wsp:val=&quot;004E53FD&quot;/&gt;&lt;wsp:rsid wsp:val=&quot;004E59A4&quot;/&gt;&lt;wsp:rsid wsp:val=&quot;004E59CB&quot;/&gt;&lt;wsp:rsid wsp:val=&quot;004E5AB3&quot;/&gt;&lt;wsp:rsid wsp:val=&quot;004E5AF9&quot;/&gt;&lt;wsp:rsid wsp:val=&quot;004E5DEE&quot;/&gt;&lt;wsp:rsid wsp:val=&quot;004E5F8C&quot;/&gt;&lt;wsp:rsid wsp:val=&quot;004E60BA&quot;/&gt;&lt;wsp:rsid wsp:val=&quot;004E60CC&quot;/&gt;&lt;wsp:rsid wsp:val=&quot;004E6632&quot;/&gt;&lt;wsp:rsid wsp:val=&quot;004E66FA&quot;/&gt;&lt;wsp:rsid wsp:val=&quot;004E68B8&quot;/&gt;&lt;wsp:rsid wsp:val=&quot;004E6924&quot;/&gt;&lt;wsp:rsid wsp:val=&quot;004E6A20&quot;/&gt;&lt;wsp:rsid wsp:val=&quot;004E6AC1&quot;/&gt;&lt;wsp:rsid wsp:val=&quot;004E714B&quot;/&gt;&lt;wsp:rsid wsp:val=&quot;004E723C&quot;/&gt;&lt;wsp:rsid wsp:val=&quot;004E7288&quot;/&gt;&lt;wsp:rsid wsp:val=&quot;004E7342&quot;/&gt;&lt;wsp:rsid wsp:val=&quot;004E7469&quot;/&gt;&lt;wsp:rsid wsp:val=&quot;004E7470&quot;/&gt;&lt;wsp:rsid wsp:val=&quot;004E7732&quot;/&gt;&lt;wsp:rsid wsp:val=&quot;004E775C&quot;/&gt;&lt;wsp:rsid wsp:val=&quot;004E78C3&quot;/&gt;&lt;wsp:rsid wsp:val=&quot;004E7A8F&quot;/&gt;&lt;wsp:rsid wsp:val=&quot;004E7C06&quot;/&gt;&lt;wsp:rsid wsp:val=&quot;004F0094&quot;/&gt;&lt;wsp:rsid wsp:val=&quot;004F01F2&quot;/&gt;&lt;wsp:rsid wsp:val=&quot;004F02EF&quot;/&gt;&lt;wsp:rsid wsp:val=&quot;004F0413&quot;/&gt;&lt;wsp:rsid wsp:val=&quot;004F04E2&quot;/&gt;&lt;wsp:rsid wsp:val=&quot;004F0583&quot;/&gt;&lt;wsp:rsid wsp:val=&quot;004F0774&quot;/&gt;&lt;wsp:rsid wsp:val=&quot;004F07F6&quot;/&gt;&lt;wsp:rsid wsp:val=&quot;004F07FE&quot;/&gt;&lt;wsp:rsid wsp:val=&quot;004F09B1&quot;/&gt;&lt;wsp:rsid wsp:val=&quot;004F0AEE&quot;/&gt;&lt;wsp:rsid wsp:val=&quot;004F0CBF&quot;/&gt;&lt;wsp:rsid wsp:val=&quot;004F0D0D&quot;/&gt;&lt;wsp:rsid wsp:val=&quot;004F0DFA&quot;/&gt;&lt;wsp:rsid wsp:val=&quot;004F0E1F&quot;/&gt;&lt;wsp:rsid wsp:val=&quot;004F0EDD&quot;/&gt;&lt;wsp:rsid wsp:val=&quot;004F0EF4&quot;/&gt;&lt;wsp:rsid wsp:val=&quot;004F110A&quot;/&gt;&lt;wsp:rsid wsp:val=&quot;004F1198&quot;/&gt;&lt;wsp:rsid wsp:val=&quot;004F126B&quot;/&gt;&lt;wsp:rsid wsp:val=&quot;004F13A7&quot;/&gt;&lt;wsp:rsid wsp:val=&quot;004F1401&quot;/&gt;&lt;wsp:rsid wsp:val=&quot;004F162C&quot;/&gt;&lt;wsp:rsid wsp:val=&quot;004F16E7&quot;/&gt;&lt;wsp:rsid wsp:val=&quot;004F17DA&quot;/&gt;&lt;wsp:rsid wsp:val=&quot;004F1B1E&quot;/&gt;&lt;wsp:rsid wsp:val=&quot;004F1C26&quot;/&gt;&lt;wsp:rsid wsp:val=&quot;004F21B7&quot;/&gt;&lt;wsp:rsid wsp:val=&quot;004F226C&quot;/&gt;&lt;wsp:rsid wsp:val=&quot;004F23C0&quot;/&gt;&lt;wsp:rsid wsp:val=&quot;004F257B&quot;/&gt;&lt;wsp:rsid wsp:val=&quot;004F257F&quot;/&gt;&lt;wsp:rsid wsp:val=&quot;004F262F&quot;/&gt;&lt;wsp:rsid wsp:val=&quot;004F271F&quot;/&gt;&lt;wsp:rsid wsp:val=&quot;004F2994&quot;/&gt;&lt;wsp:rsid wsp:val=&quot;004F2A2B&quot;/&gt;&lt;wsp:rsid wsp:val=&quot;004F2BF2&quot;/&gt;&lt;wsp:rsid wsp:val=&quot;004F2CB8&quot;/&gt;&lt;wsp:rsid wsp:val=&quot;004F2E89&quot;/&gt;&lt;wsp:rsid wsp:val=&quot;004F2FB6&quot;/&gt;&lt;wsp:rsid wsp:val=&quot;004F3016&quot;/&gt;&lt;wsp:rsid wsp:val=&quot;004F311B&quot;/&gt;&lt;wsp:rsid wsp:val=&quot;004F3155&quot;/&gt;&lt;wsp:rsid wsp:val=&quot;004F3347&quot;/&gt;&lt;wsp:rsid wsp:val=&quot;004F336E&quot;/&gt;&lt;wsp:rsid wsp:val=&quot;004F3488&quot;/&gt;&lt;wsp:rsid wsp:val=&quot;004F34FA&quot;/&gt;&lt;wsp:rsid wsp:val=&quot;004F3B0F&quot;/&gt;&lt;wsp:rsid wsp:val=&quot;004F3B33&quot;/&gt;&lt;wsp:rsid wsp:val=&quot;004F3F44&quot;/&gt;&lt;wsp:rsid wsp:val=&quot;004F3F5B&quot;/&gt;&lt;wsp:rsid wsp:val=&quot;004F3F85&quot;/&gt;&lt;wsp:rsid wsp:val=&quot;004F4472&quot;/&gt;&lt;wsp:rsid wsp:val=&quot;004F4597&quot;/&gt;&lt;wsp:rsid wsp:val=&quot;004F47AA&quot;/&gt;&lt;wsp:rsid wsp:val=&quot;004F4875&quot;/&gt;&lt;wsp:rsid wsp:val=&quot;004F4A6F&quot;/&gt;&lt;wsp:rsid wsp:val=&quot;004F4B84&quot;/&gt;&lt;wsp:rsid wsp:val=&quot;004F4B95&quot;/&gt;&lt;wsp:rsid wsp:val=&quot;004F4D5A&quot;/&gt;&lt;wsp:rsid wsp:val=&quot;004F4E39&quot;/&gt;&lt;wsp:rsid wsp:val=&quot;004F567E&quot;/&gt;&lt;wsp:rsid wsp:val=&quot;004F59F2&quot;/&gt;&lt;wsp:rsid wsp:val=&quot;004F5B84&quot;/&gt;&lt;wsp:rsid wsp:val=&quot;004F5C26&quot;/&gt;&lt;wsp:rsid wsp:val=&quot;004F5E9A&quot;/&gt;&lt;wsp:rsid wsp:val=&quot;004F6148&quot;/&gt;&lt;wsp:rsid wsp:val=&quot;004F6488&quot;/&gt;&lt;wsp:rsid wsp:val=&quot;004F671A&quot;/&gt;&lt;wsp:rsid wsp:val=&quot;004F6886&quot;/&gt;&lt;wsp:rsid wsp:val=&quot;004F690B&quot;/&gt;&lt;wsp:rsid wsp:val=&quot;004F6B08&quot;/&gt;&lt;wsp:rsid wsp:val=&quot;004F6B6A&quot;/&gt;&lt;wsp:rsid wsp:val=&quot;004F6BBF&quot;/&gt;&lt;wsp:rsid wsp:val=&quot;004F6C28&quot;/&gt;&lt;wsp:rsid wsp:val=&quot;004F6D03&quot;/&gt;&lt;wsp:rsid wsp:val=&quot;004F6FC9&quot;/&gt;&lt;wsp:rsid wsp:val=&quot;004F7066&quot;/&gt;&lt;wsp:rsid wsp:val=&quot;004F7101&quot;/&gt;&lt;wsp:rsid wsp:val=&quot;004F7129&quot;/&gt;&lt;wsp:rsid wsp:val=&quot;004F7336&quot;/&gt;&lt;wsp:rsid wsp:val=&quot;004F73B2&quot;/&gt;&lt;wsp:rsid wsp:val=&quot;004F741F&quot;/&gt;&lt;wsp:rsid wsp:val=&quot;004F745A&quot;/&gt;&lt;wsp:rsid wsp:val=&quot;004F7849&quot;/&gt;&lt;wsp:rsid wsp:val=&quot;004F7B87&quot;/&gt;&lt;wsp:rsid wsp:val=&quot;004F7BDC&quot;/&gt;&lt;wsp:rsid wsp:val=&quot;004F7D7A&quot;/&gt;&lt;wsp:rsid wsp:val=&quot;00500264&quot;/&gt;&lt;wsp:rsid wsp:val=&quot;005002E4&quot;/&gt;&lt;wsp:rsid wsp:val=&quot;00500446&quot;/&gt;&lt;wsp:rsid wsp:val=&quot;0050045A&quot;/&gt;&lt;wsp:rsid wsp:val=&quot;00500545&quot;/&gt;&lt;wsp:rsid wsp:val=&quot;0050057F&quot;/&gt;&lt;wsp:rsid wsp:val=&quot;0050067C&quot;/&gt;&lt;wsp:rsid wsp:val=&quot;00500E51&quot;/&gt;&lt;wsp:rsid wsp:val=&quot;00500ECB&quot;/&gt;&lt;wsp:rsid wsp:val=&quot;0050101B&quot;/&gt;&lt;wsp:rsid wsp:val=&quot;00501174&quot;/&gt;&lt;wsp:rsid wsp:val=&quot;00501430&quot;/&gt;&lt;wsp:rsid wsp:val=&quot;0050183C&quot;/&gt;&lt;wsp:rsid wsp:val=&quot;005018F5&quot;/&gt;&lt;wsp:rsid wsp:val=&quot;00501932&quot;/&gt;&lt;wsp:rsid wsp:val=&quot;00501A5E&quot;/&gt;&lt;wsp:rsid wsp:val=&quot;00501B7C&quot;/&gt;&lt;wsp:rsid wsp:val=&quot;00501DF2&quot;/&gt;&lt;wsp:rsid wsp:val=&quot;00501E35&quot;/&gt;&lt;wsp:rsid wsp:val=&quot;00501FD3&quot;/&gt;&lt;wsp:rsid wsp:val=&quot;00502116&quot;/&gt;&lt;wsp:rsid wsp:val=&quot;0050218C&quot;/&gt;&lt;wsp:rsid wsp:val=&quot;0050261B&quot;/&gt;&lt;wsp:rsid wsp:val=&quot;00502753&quot;/&gt;&lt;wsp:rsid wsp:val=&quot;005027D0&quot;/&gt;&lt;wsp:rsid wsp:val=&quot;00502C1A&quot;/&gt;&lt;wsp:rsid wsp:val=&quot;00502DF1&quot;/&gt;&lt;wsp:rsid wsp:val=&quot;00502E35&quot;/&gt;&lt;wsp:rsid wsp:val=&quot;0050307A&quot;/&gt;&lt;wsp:rsid wsp:val=&quot;0050315E&quot;/&gt;&lt;wsp:rsid wsp:val=&quot;00503196&quot;/&gt;&lt;wsp:rsid wsp:val=&quot;005034C9&quot;/&gt;&lt;wsp:rsid wsp:val=&quot;00503821&quot;/&gt;&lt;wsp:rsid wsp:val=&quot;00503AF7&quot;/&gt;&lt;wsp:rsid wsp:val=&quot;00503EA6&quot;/&gt;&lt;wsp:rsid wsp:val=&quot;005044BE&quot;/&gt;&lt;wsp:rsid wsp:val=&quot;00504552&quot;/&gt;&lt;wsp:rsid wsp:val=&quot;00504633&quot;/&gt;&lt;wsp:rsid wsp:val=&quot;0050470C&quot;/&gt;&lt;wsp:rsid wsp:val=&quot;00504984&quot;/&gt;&lt;wsp:rsid wsp:val=&quot;00504EDC&quot;/&gt;&lt;wsp:rsid wsp:val=&quot;00504EF6&quot;/&gt;&lt;wsp:rsid wsp:val=&quot;00505098&quot;/&gt;&lt;wsp:rsid wsp:val=&quot;005050D8&quot;/&gt;&lt;wsp:rsid wsp:val=&quot;0050522B&quot;/&gt;&lt;wsp:rsid wsp:val=&quot;00505243&quot;/&gt;&lt;wsp:rsid wsp:val=&quot;0050539A&quot;/&gt;&lt;wsp:rsid wsp:val=&quot;005053C0&quot;/&gt;&lt;wsp:rsid wsp:val=&quot;005053D0&quot;/&gt;&lt;wsp:rsid wsp:val=&quot;00505432&quot;/&gt;&lt;wsp:rsid wsp:val=&quot;0050544A&quot;/&gt;&lt;wsp:rsid wsp:val=&quot;00505473&quot;/&gt;&lt;wsp:rsid wsp:val=&quot;005054A4&quot;/&gt;&lt;wsp:rsid wsp:val=&quot;005058AC&quot;/&gt;&lt;wsp:rsid wsp:val=&quot;005058D3&quot;/&gt;&lt;wsp:rsid wsp:val=&quot;00505915&quot;/&gt;&lt;wsp:rsid wsp:val=&quot;00505949&quot;/&gt;&lt;wsp:rsid wsp:val=&quot;005059AA&quot;/&gt;&lt;wsp:rsid wsp:val=&quot;005060BF&quot;/&gt;&lt;wsp:rsid wsp:val=&quot;005060C2&quot;/&gt;&lt;wsp:rsid wsp:val=&quot;00506261&quot;/&gt;&lt;wsp:rsid wsp:val=&quot;005062FA&quot;/&gt;&lt;wsp:rsid wsp:val=&quot;0050638B&quot;/&gt;&lt;wsp:rsid wsp:val=&quot;005066B1&quot;/&gt;&lt;wsp:rsid wsp:val=&quot;005067B7&quot;/&gt;&lt;wsp:rsid wsp:val=&quot;0050697D&quot;/&gt;&lt;wsp:rsid wsp:val=&quot;00506E27&quot;/&gt;&lt;wsp:rsid wsp:val=&quot;00506E32&quot;/&gt;&lt;wsp:rsid wsp:val=&quot;00506ECA&quot;/&gt;&lt;wsp:rsid wsp:val=&quot;0050701B&quot;/&gt;&lt;wsp:rsid wsp:val=&quot;005070B5&quot;/&gt;&lt;wsp:rsid wsp:val=&quot;00507139&quot;/&gt;&lt;wsp:rsid wsp:val=&quot;005071DA&quot;/&gt;&lt;wsp:rsid wsp:val=&quot;00507449&quot;/&gt;&lt;wsp:rsid wsp:val=&quot;00507695&quot;/&gt;&lt;wsp:rsid wsp:val=&quot;00507822&quot;/&gt;&lt;wsp:rsid wsp:val=&quot;00507899&quot;/&gt;&lt;wsp:rsid wsp:val=&quot;00507B7C&quot;/&gt;&lt;wsp:rsid wsp:val=&quot;00507D3E&quot;/&gt;&lt;wsp:rsid wsp:val=&quot;00510210&quot;/&gt;&lt;wsp:rsid wsp:val=&quot;00510438&quot;/&gt;&lt;wsp:rsid wsp:val=&quot;00510801&quot;/&gt;&lt;wsp:rsid wsp:val=&quot;00510A16&quot;/&gt;&lt;wsp:rsid wsp:val=&quot;00510B08&quot;/&gt;&lt;wsp:rsid wsp:val=&quot;00510BF7&quot;/&gt;&lt;wsp:rsid wsp:val=&quot;00510D07&quot;/&gt;&lt;wsp:rsid wsp:val=&quot;005110AD&quot;/&gt;&lt;wsp:rsid wsp:val=&quot;0051114D&quot;/&gt;&lt;wsp:rsid wsp:val=&quot;00511280&quot;/&gt;&lt;wsp:rsid wsp:val=&quot;0051131B&quot;/&gt;&lt;wsp:rsid wsp:val=&quot;00511509&quot;/&gt;&lt;wsp:rsid wsp:val=&quot;00511A0C&quot;/&gt;&lt;wsp:rsid wsp:val=&quot;00511AC6&quot;/&gt;&lt;wsp:rsid wsp:val=&quot;00511B7A&quot;/&gt;&lt;wsp:rsid wsp:val=&quot;0051207D&quot;/&gt;&lt;wsp:rsid wsp:val=&quot;005121EE&quot;/&gt;&lt;wsp:rsid wsp:val=&quot;0051224D&quot;/&gt;&lt;wsp:rsid wsp:val=&quot;0051240C&quot;/&gt;&lt;wsp:rsid wsp:val=&quot;005126ED&quot;/&gt;&lt;wsp:rsid wsp:val=&quot;005127CE&quot;/&gt;&lt;wsp:rsid wsp:val=&quot;0051298C&quot;/&gt;&lt;wsp:rsid wsp:val=&quot;00512B89&quot;/&gt;&lt;wsp:rsid wsp:val=&quot;00512C64&quot;/&gt;&lt;wsp:rsid wsp:val=&quot;00512CFF&quot;/&gt;&lt;wsp:rsid wsp:val=&quot;00512D38&quot;/&gt;&lt;wsp:rsid wsp:val=&quot;005135AA&quot;/&gt;&lt;wsp:rsid wsp:val=&quot;0051363E&quot;/&gt;&lt;wsp:rsid wsp:val=&quot;005136B5&quot;/&gt;&lt;wsp:rsid wsp:val=&quot;005137F2&quot;/&gt;&lt;wsp:rsid wsp:val=&quot;0051383E&quot;/&gt;&lt;wsp:rsid wsp:val=&quot;005138D6&quot;/&gt;&lt;wsp:rsid wsp:val=&quot;0051394D&quot;/&gt;&lt;wsp:rsid wsp:val=&quot;00513A4E&quot;/&gt;&lt;wsp:rsid wsp:val=&quot;00513AC7&quot;/&gt;&lt;wsp:rsid wsp:val=&quot;00513C95&quot;/&gt;&lt;wsp:rsid wsp:val=&quot;00513CD2&quot;/&gt;&lt;wsp:rsid wsp:val=&quot;00513ED1&quot;/&gt;&lt;wsp:rsid wsp:val=&quot;00513FB2&quot;/&gt;&lt;wsp:rsid wsp:val=&quot;00514053&quot;/&gt;&lt;wsp:rsid wsp:val=&quot;005140AE&quot;/&gt;&lt;wsp:rsid wsp:val=&quot;00514135&quot;/&gt;&lt;wsp:rsid wsp:val=&quot;0051418D&quot;/&gt;&lt;wsp:rsid wsp:val=&quot;0051437F&quot;/&gt;&lt;wsp:rsid wsp:val=&quot;0051441D&quot;/&gt;&lt;wsp:rsid wsp:val=&quot;005144EC&quot;/&gt;&lt;wsp:rsid wsp:val=&quot;00514622&quot;/&gt;&lt;wsp:rsid wsp:val=&quot;00514770&quot;/&gt;&lt;wsp:rsid wsp:val=&quot;005147F3&quot;/&gt;&lt;wsp:rsid wsp:val=&quot;005147FB&quot;/&gt;&lt;wsp:rsid wsp:val=&quot;0051483C&quot;/&gt;&lt;wsp:rsid wsp:val=&quot;00514B5F&quot;/&gt;&lt;wsp:rsid wsp:val=&quot;00514B65&quot;/&gt;&lt;wsp:rsid wsp:val=&quot;00514C39&quot;/&gt;&lt;wsp:rsid wsp:val=&quot;00514DCB&quot;/&gt;&lt;wsp:rsid wsp:val=&quot;00514DCF&quot;/&gt;&lt;wsp:rsid wsp:val=&quot;00514F1A&quot;/&gt;&lt;wsp:rsid wsp:val=&quot;00514F84&quot;/&gt;&lt;wsp:rsid wsp:val=&quot;00515005&quot;/&gt;&lt;wsp:rsid wsp:val=&quot;0051501E&quot;/&gt;&lt;wsp:rsid wsp:val=&quot;0051514B&quot;/&gt;&lt;wsp:rsid wsp:val=&quot;00515237&quot;/&gt;&lt;wsp:rsid wsp:val=&quot;00515274&quot;/&gt;&lt;wsp:rsid wsp:val=&quot;005152BD&quot;/&gt;&lt;wsp:rsid wsp:val=&quot;00515324&quot;/&gt;&lt;wsp:rsid wsp:val=&quot;00515393&quot;/&gt;&lt;wsp:rsid wsp:val=&quot;00515450&quot;/&gt;&lt;wsp:rsid wsp:val=&quot;00515460&quot;/&gt;&lt;wsp:rsid wsp:val=&quot;005154F5&quot;/&gt;&lt;wsp:rsid wsp:val=&quot;005155F0&quot;/&gt;&lt;wsp:rsid wsp:val=&quot;005158D6&quot;/&gt;&lt;wsp:rsid wsp:val=&quot;00515E75&quot;/&gt;&lt;wsp:rsid wsp:val=&quot;00516133&quot;/&gt;&lt;wsp:rsid wsp:val=&quot;00516280&quot;/&gt;&lt;wsp:rsid wsp:val=&quot;00516399&quot;/&gt;&lt;wsp:rsid wsp:val=&quot;00516473&quot;/&gt;&lt;wsp:rsid wsp:val=&quot;005165AA&quot;/&gt;&lt;wsp:rsid wsp:val=&quot;00516790&quot;/&gt;&lt;wsp:rsid wsp:val=&quot;00516BAB&quot;/&gt;&lt;wsp:rsid wsp:val=&quot;00516C32&quot;/&gt;&lt;wsp:rsid wsp:val=&quot;00516C4C&quot;/&gt;&lt;wsp:rsid wsp:val=&quot;00516D2E&quot;/&gt;&lt;wsp:rsid wsp:val=&quot;00516D80&quot;/&gt;&lt;wsp:rsid wsp:val=&quot;00516D91&quot;/&gt;&lt;wsp:rsid wsp:val=&quot;00516DD1&quot;/&gt;&lt;wsp:rsid wsp:val=&quot;00516DD2&quot;/&gt;&lt;wsp:rsid wsp:val=&quot;00516EB4&quot;/&gt;&lt;wsp:rsid wsp:val=&quot;00517002&quot;/&gt;&lt;wsp:rsid wsp:val=&quot;00517510&quot;/&gt;&lt;wsp:rsid wsp:val=&quot;00517772&quot;/&gt;&lt;wsp:rsid wsp:val=&quot;005177AC&quot;/&gt;&lt;wsp:rsid wsp:val=&quot;00517988&quot;/&gt;&lt;wsp:rsid wsp:val=&quot;0051798C&quot;/&gt;&lt;wsp:rsid wsp:val=&quot;00517B97&quot;/&gt;&lt;wsp:rsid wsp:val=&quot;00517D09&quot;/&gt;&lt;wsp:rsid wsp:val=&quot;00517EC1&quot;/&gt;&lt;wsp:rsid wsp:val=&quot;005203B1&quot;/&gt;&lt;wsp:rsid wsp:val=&quot;005205CD&quot;/&gt;&lt;wsp:rsid wsp:val=&quot;0052063D&quot;/&gt;&lt;wsp:rsid wsp:val=&quot;00520654&quot;/&gt;&lt;wsp:rsid wsp:val=&quot;005209D5&quot;/&gt;&lt;wsp:rsid wsp:val=&quot;005209EA&quot;/&gt;&lt;wsp:rsid wsp:val=&quot;00520A56&quot;/&gt;&lt;wsp:rsid wsp:val=&quot;00520B7A&quot;/&gt;&lt;wsp:rsid wsp:val=&quot;00520DB9&quot;/&gt;&lt;wsp:rsid wsp:val=&quot;00520F2A&quot;/&gt;&lt;wsp:rsid wsp:val=&quot;0052101C&quot;/&gt;&lt;wsp:rsid wsp:val=&quot;0052182C&quot;/&gt;&lt;wsp:rsid wsp:val=&quot;00521858&quot;/&gt;&lt;wsp:rsid wsp:val=&quot;00521D9A&quot;/&gt;&lt;wsp:rsid wsp:val=&quot;00521F3D&quot;/&gt;&lt;wsp:rsid wsp:val=&quot;00521F95&quot;/&gt;&lt;wsp:rsid wsp:val=&quot;00522009&quot;/&gt;&lt;wsp:rsid wsp:val=&quot;005220FC&quot;/&gt;&lt;wsp:rsid wsp:val=&quot;00522250&quot;/&gt;&lt;wsp:rsid wsp:val=&quot;005222BD&quot;/&gt;&lt;wsp:rsid wsp:val=&quot;005222E4&quot;/&gt;&lt;wsp:rsid wsp:val=&quot;005226C6&quot;/&gt;&lt;wsp:rsid wsp:val=&quot;00522773&quot;/&gt;&lt;wsp:rsid wsp:val=&quot;00522852&quot;/&gt;&lt;wsp:rsid wsp:val=&quot;00522A2A&quot;/&gt;&lt;wsp:rsid wsp:val=&quot;00522A37&quot;/&gt;&lt;wsp:rsid wsp:val=&quot;00522B00&quot;/&gt;&lt;wsp:rsid wsp:val=&quot;00522C83&quot;/&gt;&lt;wsp:rsid wsp:val=&quot;00522DD6&quot;/&gt;&lt;wsp:rsid wsp:val=&quot;00522E82&quot;/&gt;&lt;wsp:rsid wsp:val=&quot;00522EAC&quot;/&gt;&lt;wsp:rsid wsp:val=&quot;00522EB6&quot;/&gt;&lt;wsp:rsid wsp:val=&quot;00523126&quot;/&gt;&lt;wsp:rsid wsp:val=&quot;0052342E&quot;/&gt;&lt;wsp:rsid wsp:val=&quot;005234FB&quot;/&gt;&lt;wsp:rsid wsp:val=&quot;005237A4&quot;/&gt;&lt;wsp:rsid wsp:val=&quot;00523A74&quot;/&gt;&lt;wsp:rsid wsp:val=&quot;00523AAF&quot;/&gt;&lt;wsp:rsid wsp:val=&quot;00523BBB&quot;/&gt;&lt;wsp:rsid wsp:val=&quot;005241D9&quot;/&gt;&lt;wsp:rsid wsp:val=&quot;00524599&quot;/&gt;&lt;wsp:rsid wsp:val=&quot;005247B5&quot;/&gt;&lt;wsp:rsid wsp:val=&quot;00524A1E&quot;/&gt;&lt;wsp:rsid wsp:val=&quot;00524ABD&quot;/&gt;&lt;wsp:rsid wsp:val=&quot;00524AFD&quot;/&gt;&lt;wsp:rsid wsp:val=&quot;00524C95&quot;/&gt;&lt;wsp:rsid wsp:val=&quot;00524E32&quot;/&gt;&lt;wsp:rsid wsp:val=&quot;00524E34&quot;/&gt;&lt;wsp:rsid wsp:val=&quot;005251E5&quot;/&gt;&lt;wsp:rsid wsp:val=&quot;005251F0&quot;/&gt;&lt;wsp:rsid wsp:val=&quot;00525403&quot;/&gt;&lt;wsp:rsid wsp:val=&quot;005254B3&quot;/&gt;&lt;wsp:rsid wsp:val=&quot;00525749&quot;/&gt;&lt;wsp:rsid wsp:val=&quot;005257BE&quot;/&gt;&lt;wsp:rsid wsp:val=&quot;005257CB&quot;/&gt;&lt;wsp:rsid wsp:val=&quot;00525947&quot;/&gt;&lt;wsp:rsid wsp:val=&quot;00525A4F&quot;/&gt;&lt;wsp:rsid wsp:val=&quot;00525A56&quot;/&gt;&lt;wsp:rsid wsp:val=&quot;00525B4E&quot;/&gt;&lt;wsp:rsid wsp:val=&quot;00525D0D&quot;/&gt;&lt;wsp:rsid wsp:val=&quot;00525D50&quot;/&gt;&lt;wsp:rsid wsp:val=&quot;00525EF7&quot;/&gt;&lt;wsp:rsid wsp:val=&quot;00526120&quot;/&gt;&lt;wsp:rsid wsp:val=&quot;0052626A&quot;/&gt;&lt;wsp:rsid wsp:val=&quot;00526605&quot;/&gt;&lt;wsp:rsid wsp:val=&quot;0052686D&quot;/&gt;&lt;wsp:rsid wsp:val=&quot;00526B98&quot;/&gt;&lt;wsp:rsid wsp:val=&quot;00526D96&quot;/&gt;&lt;wsp:rsid wsp:val=&quot;005272FC&quot;/&gt;&lt;wsp:rsid wsp:val=&quot;00527429&quot;/&gt;&lt;wsp:rsid wsp:val=&quot;0052745D&quot;/&gt;&lt;wsp:rsid wsp:val=&quot;0052777C&quot;/&gt;&lt;wsp:rsid wsp:val=&quot;005277AD&quot;/&gt;&lt;wsp:rsid wsp:val=&quot;00527B82&quot;/&gt;&lt;wsp:rsid wsp:val=&quot;00527F9D&quot;/&gt;&lt;wsp:rsid wsp:val=&quot;00530053&quot;/&gt;&lt;wsp:rsid wsp:val=&quot;005301D4&quot;/&gt;&lt;wsp:rsid wsp:val=&quot;00530442&quot;/&gt;&lt;wsp:rsid wsp:val=&quot;0053045C&quot;/&gt;&lt;wsp:rsid wsp:val=&quot;0053058C&quot;/&gt;&lt;wsp:rsid wsp:val=&quot;00530642&quot;/&gt;&lt;wsp:rsid wsp:val=&quot;005306DA&quot;/&gt;&lt;wsp:rsid wsp:val=&quot;00530A1D&quot;/&gt;&lt;wsp:rsid wsp:val=&quot;00530FC8&quot;/&gt;&lt;wsp:rsid wsp:val=&quot;00531089&quot;/&gt;&lt;wsp:rsid wsp:val=&quot;00531302&quot;/&gt;&lt;wsp:rsid wsp:val=&quot;00531757&quot;/&gt;&lt;wsp:rsid wsp:val=&quot;00531808&quot;/&gt;&lt;wsp:rsid wsp:val=&quot;00531D36&quot;/&gt;&lt;wsp:rsid wsp:val=&quot;00532047&quot;/&gt;&lt;wsp:rsid wsp:val=&quot;005321BA&quot;/&gt;&lt;wsp:rsid wsp:val=&quot;005321FC&quot;/&gt;&lt;wsp:rsid wsp:val=&quot;005322BD&quot;/&gt;&lt;wsp:rsid wsp:val=&quot;00532425&quot;/&gt;&lt;wsp:rsid wsp:val=&quot;00532624&quot;/&gt;&lt;wsp:rsid wsp:val=&quot;00532A1E&quot;/&gt;&lt;wsp:rsid wsp:val=&quot;00532B6B&quot;/&gt;&lt;wsp:rsid wsp:val=&quot;00532F44&quot;/&gt;&lt;wsp:rsid wsp:val=&quot;00532F73&quot;/&gt;&lt;wsp:rsid wsp:val=&quot;00533009&quot;/&gt;&lt;wsp:rsid wsp:val=&quot;0053339F&quot;/&gt;&lt;wsp:rsid wsp:val=&quot;005335D6&quot;/&gt;&lt;wsp:rsid wsp:val=&quot;005336DF&quot;/&gt;&lt;wsp:rsid wsp:val=&quot;005337B4&quot;/&gt;&lt;wsp:rsid wsp:val=&quot;005337C7&quot;/&gt;&lt;wsp:rsid wsp:val=&quot;00533848&quot;/&gt;&lt;wsp:rsid wsp:val=&quot;00533A14&quot;/&gt;&lt;wsp:rsid wsp:val=&quot;00533A78&quot;/&gt;&lt;wsp:rsid wsp:val=&quot;00533B1C&quot;/&gt;&lt;wsp:rsid wsp:val=&quot;00533C4F&quot;/&gt;&lt;wsp:rsid wsp:val=&quot;00533CA8&quot;/&gt;&lt;wsp:rsid wsp:val=&quot;00533D26&quot;/&gt;&lt;wsp:rsid wsp:val=&quot;00533D3C&quot;/&gt;&lt;wsp:rsid wsp:val=&quot;00533EE1&quot;/&gt;&lt;wsp:rsid wsp:val=&quot;005340AD&quot;/&gt;&lt;wsp:rsid wsp:val=&quot;0053418F&quot;/&gt;&lt;wsp:rsid wsp:val=&quot;00534A22&quot;/&gt;&lt;wsp:rsid wsp:val=&quot;00534B46&quot;/&gt;&lt;wsp:rsid wsp:val=&quot;00534B5F&quot;/&gt;&lt;wsp:rsid wsp:val=&quot;00534BF1&quot;/&gt;&lt;wsp:rsid wsp:val=&quot;00534CB9&quot;/&gt;&lt;wsp:rsid wsp:val=&quot;00534F93&quot;/&gt;&lt;wsp:rsid wsp:val=&quot;005352B8&quot;/&gt;&lt;wsp:rsid wsp:val=&quot;00535332&quot;/&gt;&lt;wsp:rsid wsp:val=&quot;005353BC&quot;/&gt;&lt;wsp:rsid wsp:val=&quot;0053556A&quot;/&gt;&lt;wsp:rsid wsp:val=&quot;00535696&quot;/&gt;&lt;wsp:rsid wsp:val=&quot;0053579E&quot;/&gt;&lt;wsp:rsid wsp:val=&quot;005358AB&quot;/&gt;&lt;wsp:rsid wsp:val=&quot;00535A9C&quot;/&gt;&lt;wsp:rsid wsp:val=&quot;00535AE7&quot;/&gt;&lt;wsp:rsid wsp:val=&quot;00535B41&quot;/&gt;&lt;wsp:rsid wsp:val=&quot;00535E74&quot;/&gt;&lt;wsp:rsid wsp:val=&quot;00535E85&quot;/&gt;&lt;wsp:rsid wsp:val=&quot;00535F7A&quot;/&gt;&lt;wsp:rsid wsp:val=&quot;00535F8F&quot;/&gt;&lt;wsp:rsid wsp:val=&quot;00535F99&quot;/&gt;&lt;wsp:rsid wsp:val=&quot;005362D5&quot;/&gt;&lt;wsp:rsid wsp:val=&quot;0053668C&quot;/&gt;&lt;wsp:rsid wsp:val=&quot;00536765&quot;/&gt;&lt;wsp:rsid wsp:val=&quot;005368BA&quot;/&gt;&lt;wsp:rsid wsp:val=&quot;00536BDE&quot;/&gt;&lt;wsp:rsid wsp:val=&quot;00536ECC&quot;/&gt;&lt;wsp:rsid wsp:val=&quot;0053714E&quot;/&gt;&lt;wsp:rsid wsp:val=&quot;005372F0&quot;/&gt;&lt;wsp:rsid wsp:val=&quot;00537348&quot;/&gt;&lt;wsp:rsid wsp:val=&quot;005375B4&quot;/&gt;&lt;wsp:rsid wsp:val=&quot;00537624&quot;/&gt;&lt;wsp:rsid wsp:val=&quot;005376D9&quot;/&gt;&lt;wsp:rsid wsp:val=&quot;005376E0&quot;/&gt;&lt;wsp:rsid wsp:val=&quot;005376E5&quot;/&gt;&lt;wsp:rsid wsp:val=&quot;00537922&quot;/&gt;&lt;wsp:rsid wsp:val=&quot;005379FA&quot;/&gt;&lt;wsp:rsid wsp:val=&quot;00537BC4&quot;/&gt;&lt;wsp:rsid wsp:val=&quot;00537CB6&quot;/&gt;&lt;wsp:rsid wsp:val=&quot;00537CD7&quot;/&gt;&lt;wsp:rsid wsp:val=&quot;00537E2A&quot;/&gt;&lt;wsp:rsid wsp:val=&quot;00537E7F&quot;/&gt;&lt;wsp:rsid wsp:val=&quot;00537E8D&quot;/&gt;&lt;wsp:rsid wsp:val=&quot;00537F50&quot;/&gt;&lt;wsp:rsid wsp:val=&quot;00540515&quot;/&gt;&lt;wsp:rsid wsp:val=&quot;00540732&quot;/&gt;&lt;wsp:rsid wsp:val=&quot;00540760&quot;/&gt;&lt;wsp:rsid wsp:val=&quot;00540ADB&quot;/&gt;&lt;wsp:rsid wsp:val=&quot;00540B57&quot;/&gt;&lt;wsp:rsid wsp:val=&quot;00540C82&quot;/&gt;&lt;wsp:rsid wsp:val=&quot;005413A2&quot;/&gt;&lt;wsp:rsid wsp:val=&quot;005413AE&quot;/&gt;&lt;wsp:rsid wsp:val=&quot;005413CB&quot;/&gt;&lt;wsp:rsid wsp:val=&quot;00541785&quot;/&gt;&lt;wsp:rsid wsp:val=&quot;00541946&quot;/&gt;&lt;wsp:rsid wsp:val=&quot;00541950&quot;/&gt;&lt;wsp:rsid wsp:val=&quot;00541E5F&quot;/&gt;&lt;wsp:rsid wsp:val=&quot;00541FB6&quot;/&gt;&lt;wsp:rsid wsp:val=&quot;00542170&quot;/&gt;&lt;wsp:rsid wsp:val=&quot;00542196&quot;/&gt;&lt;wsp:rsid wsp:val=&quot;005422F2&quot;/&gt;&lt;wsp:rsid wsp:val=&quot;0054242E&quot;/&gt;&lt;wsp:rsid wsp:val=&quot;00542868&quot;/&gt;&lt;wsp:rsid wsp:val=&quot;005429E6&quot;/&gt;&lt;wsp:rsid wsp:val=&quot;005430A1&quot;/&gt;&lt;wsp:rsid wsp:val=&quot;0054331E&quot;/&gt;&lt;wsp:rsid wsp:val=&quot;0054339E&quot;/&gt;&lt;wsp:rsid wsp:val=&quot;0054345A&quot;/&gt;&lt;wsp:rsid wsp:val=&quot;005434AD&quot;/&gt;&lt;wsp:rsid wsp:val=&quot;005437F9&quot;/&gt;&lt;wsp:rsid wsp:val=&quot;00543A5F&quot;/&gt;&lt;wsp:rsid wsp:val=&quot;00543C03&quot;/&gt;&lt;wsp:rsid wsp:val=&quot;00543D0A&quot;/&gt;&lt;wsp:rsid wsp:val=&quot;00544289&quot;/&gt;&lt;wsp:rsid wsp:val=&quot;005443E8&quot;/&gt;&lt;wsp:rsid wsp:val=&quot;005446E0&quot;/&gt;&lt;wsp:rsid wsp:val=&quot;00544828&quot;/&gt;&lt;wsp:rsid wsp:val=&quot;00544838&quot;/&gt;&lt;wsp:rsid wsp:val=&quot;00544A2C&quot;/&gt;&lt;wsp:rsid wsp:val=&quot;00544A44&quot;/&gt;&lt;wsp:rsid wsp:val=&quot;00544A45&quot;/&gt;&lt;wsp:rsid wsp:val=&quot;005450AD&quot;/&gt;&lt;wsp:rsid wsp:val=&quot;00545113&quot;/&gt;&lt;wsp:rsid wsp:val=&quot;00545132&quot;/&gt;&lt;wsp:rsid wsp:val=&quot;0054523B&quot;/&gt;&lt;wsp:rsid wsp:val=&quot;005452BF&quot;/&gt;&lt;wsp:rsid wsp:val=&quot;005452EE&quot;/&gt;&lt;wsp:rsid wsp:val=&quot;00545391&quot;/&gt;&lt;wsp:rsid wsp:val=&quot;00545454&quot;/&gt;&lt;wsp:rsid wsp:val=&quot;00545569&quot;/&gt;&lt;wsp:rsid wsp:val=&quot;005457DD&quot;/&gt;&lt;wsp:rsid wsp:val=&quot;00545B55&quot;/&gt;&lt;wsp:rsid wsp:val=&quot;00545C8C&quot;/&gt;&lt;wsp:rsid wsp:val=&quot;00545D56&quot;/&gt;&lt;wsp:rsid wsp:val=&quot;00545D9D&quot;/&gt;&lt;wsp:rsid wsp:val=&quot;00545E8B&quot;/&gt;&lt;wsp:rsid wsp:val=&quot;005460E0&quot;/&gt;&lt;wsp:rsid wsp:val=&quot;00546203&quot;/&gt;&lt;wsp:rsid wsp:val=&quot;005462BB&quot;/&gt;&lt;wsp:rsid wsp:val=&quot;0054636B&quot;/&gt;&lt;wsp:rsid wsp:val=&quot;0054639F&quot;/&gt;&lt;wsp:rsid wsp:val=&quot;005463BB&quot;/&gt;&lt;wsp:rsid wsp:val=&quot;00546460&quot;/&gt;&lt;wsp:rsid wsp:val=&quot;005466D8&quot;/&gt;&lt;wsp:rsid wsp:val=&quot;00546CD7&quot;/&gt;&lt;wsp:rsid wsp:val=&quot;00546F58&quot;/&gt;&lt;wsp:rsid wsp:val=&quot;00546F75&quot;/&gt;&lt;wsp:rsid wsp:val=&quot;00546F95&quot;/&gt;&lt;wsp:rsid wsp:val=&quot;005472D8&quot;/&gt;&lt;wsp:rsid wsp:val=&quot;005478F0&quot;/&gt;&lt;wsp:rsid wsp:val=&quot;00547985&quot;/&gt;&lt;wsp:rsid wsp:val=&quot;00547AD8&quot;/&gt;&lt;wsp:rsid wsp:val=&quot;00547C07&quot;/&gt;&lt;wsp:rsid wsp:val=&quot;00547D47&quot;/&gt;&lt;wsp:rsid wsp:val=&quot;0055009F&quot;/&gt;&lt;wsp:rsid wsp:val=&quot;00550118&quot;/&gt;&lt;wsp:rsid wsp:val=&quot;00550428&quot;/&gt;&lt;wsp:rsid wsp:val=&quot;00550A77&quot;/&gt;&lt;wsp:rsid wsp:val=&quot;00550C4D&quot;/&gt;&lt;wsp:rsid wsp:val=&quot;00550E33&quot;/&gt;&lt;wsp:rsid wsp:val=&quot;00551032&quot;/&gt;&lt;wsp:rsid wsp:val=&quot;005510DD&quot;/&gt;&lt;wsp:rsid wsp:val=&quot;00551490&quot;/&gt;&lt;wsp:rsid wsp:val=&quot;0055153F&quot;/&gt;&lt;wsp:rsid wsp:val=&quot;0055155A&quot;/&gt;&lt;wsp:rsid wsp:val=&quot;0055162F&quot;/&gt;&lt;wsp:rsid wsp:val=&quot;005517C0&quot;/&gt;&lt;wsp:rsid wsp:val=&quot;005518EF&quot;/&gt;&lt;wsp:rsid wsp:val=&quot;00551A46&quot;/&gt;&lt;wsp:rsid wsp:val=&quot;00551B19&quot;/&gt;&lt;wsp:rsid wsp:val=&quot;00551C84&quot;/&gt;&lt;wsp:rsid wsp:val=&quot;00551F1D&quot;/&gt;&lt;wsp:rsid wsp:val=&quot;00551FBA&quot;/&gt;&lt;wsp:rsid wsp:val=&quot;00551FF2&quot;/&gt;&lt;wsp:rsid wsp:val=&quot;0055200E&quot;/&gt;&lt;wsp:rsid wsp:val=&quot;005524F2&quot;/&gt;&lt;wsp:rsid wsp:val=&quot;00552C52&quot;/&gt;&lt;wsp:rsid wsp:val=&quot;00552FF3&quot;/&gt;&lt;wsp:rsid wsp:val=&quot;0055303D&quot;/&gt;&lt;wsp:rsid wsp:val=&quot;005531B1&quot;/&gt;&lt;wsp:rsid wsp:val=&quot;00553246&quot;/&gt;&lt;wsp:rsid wsp:val=&quot;005532D9&quot;/&gt;&lt;wsp:rsid wsp:val=&quot;00553344&quot;/&gt;&lt;wsp:rsid wsp:val=&quot;005534A6&quot;/&gt;&lt;wsp:rsid wsp:val=&quot;005534DF&quot;/&gt;&lt;wsp:rsid wsp:val=&quot;00553728&quot;/&gt;&lt;wsp:rsid wsp:val=&quot;005537F3&quot;/&gt;&lt;wsp:rsid wsp:val=&quot;00553801&quot;/&gt;&lt;wsp:rsid wsp:val=&quot;005539CC&quot;/&gt;&lt;wsp:rsid wsp:val=&quot;00553B39&quot;/&gt;&lt;wsp:rsid wsp:val=&quot;00553B7F&quot;/&gt;&lt;wsp:rsid wsp:val=&quot;00553C48&quot;/&gt;&lt;wsp:rsid wsp:val=&quot;00553F80&quot;/&gt;&lt;wsp:rsid wsp:val=&quot;0055407F&quot;/&gt;&lt;wsp:rsid wsp:val=&quot;00554275&quot;/&gt;&lt;wsp:rsid wsp:val=&quot;00554352&quot;/&gt;&lt;wsp:rsid wsp:val=&quot;00554455&quot;/&gt;&lt;wsp:rsid wsp:val=&quot;005545E5&quot;/&gt;&lt;wsp:rsid wsp:val=&quot;005548B9&quot;/&gt;&lt;wsp:rsid wsp:val=&quot;005548C4&quot;/&gt;&lt;wsp:rsid wsp:val=&quot;00554B55&quot;/&gt;&lt;wsp:rsid wsp:val=&quot;00554B86&quot;/&gt;&lt;wsp:rsid wsp:val=&quot;00554C47&quot;/&gt;&lt;wsp:rsid wsp:val=&quot;00554C92&quot;/&gt;&lt;wsp:rsid wsp:val=&quot;00554CCE&quot;/&gt;&lt;wsp:rsid wsp:val=&quot;00554D83&quot;/&gt;&lt;wsp:rsid wsp:val=&quot;00554D91&quot;/&gt;&lt;wsp:rsid wsp:val=&quot;00554EB7&quot;/&gt;&lt;wsp:rsid wsp:val=&quot;00554F4A&quot;/&gt;&lt;wsp:rsid wsp:val=&quot;00554FCC&quot;/&gt;&lt;wsp:rsid wsp:val=&quot;00555004&quot;/&gt;&lt;wsp:rsid wsp:val=&quot;005554FE&quot;/&gt;&lt;wsp:rsid wsp:val=&quot;005555A7&quot;/&gt;&lt;wsp:rsid wsp:val=&quot;00555662&quot;/&gt;&lt;wsp:rsid wsp:val=&quot;0055580D&quot;/&gt;&lt;wsp:rsid wsp:val=&quot;00555892&quot;/&gt;&lt;wsp:rsid wsp:val=&quot;00555916&quot;/&gt;&lt;wsp:rsid wsp:val=&quot;00555A8C&quot;/&gt;&lt;wsp:rsid wsp:val=&quot;00555BC0&quot;/&gt;&lt;wsp:rsid wsp:val=&quot;00555BCE&quot;/&gt;&lt;wsp:rsid wsp:val=&quot;00555FEA&quot;/&gt;&lt;wsp:rsid wsp:val=&quot;00556306&quot;/&gt;&lt;wsp:rsid wsp:val=&quot;0055638A&quot;/&gt;&lt;wsp:rsid wsp:val=&quot;00556534&quot;/&gt;&lt;wsp:rsid wsp:val=&quot;00556633&quot;/&gt;&lt;wsp:rsid wsp:val=&quot;005566BA&quot;/&gt;&lt;wsp:rsid wsp:val=&quot;005567CB&quot;/&gt;&lt;wsp:rsid wsp:val=&quot;00556D3C&quot;/&gt;&lt;wsp:rsid wsp:val=&quot;00556F05&quot;/&gt;&lt;wsp:rsid wsp:val=&quot;00556FA2&quot;/&gt;&lt;wsp:rsid wsp:val=&quot;0055745A&quot;/&gt;&lt;wsp:rsid wsp:val=&quot;0055750C&quot;/&gt;&lt;wsp:rsid wsp:val=&quot;00557543&quot;/&gt;&lt;wsp:rsid wsp:val=&quot;005575E5&quot;/&gt;&lt;wsp:rsid wsp:val=&quot;00557914&quot;/&gt;&lt;wsp:rsid wsp:val=&quot;005579A1&quot;/&gt;&lt;wsp:rsid wsp:val=&quot;00557A28&quot;/&gt;&lt;wsp:rsid wsp:val=&quot;00557BFF&quot;/&gt;&lt;wsp:rsid wsp:val=&quot;00557D78&quot;/&gt;&lt;wsp:rsid wsp:val=&quot;00557E10&quot;/&gt;&lt;wsp:rsid wsp:val=&quot;00557F48&quot;/&gt;&lt;wsp:rsid wsp:val=&quot;00557F84&quot;/&gt;&lt;wsp:rsid wsp:val=&quot;00557FBB&quot;/&gt;&lt;wsp:rsid wsp:val=&quot;00560098&quot;/&gt;&lt;wsp:rsid wsp:val=&quot;005602B5&quot;/&gt;&lt;wsp:rsid wsp:val=&quot;005603F8&quot;/&gt;&lt;wsp:rsid wsp:val=&quot;005605B5&quot;/&gt;&lt;wsp:rsid wsp:val=&quot;005605B6&quot;/&gt;&lt;wsp:rsid wsp:val=&quot;0056068C&quot;/&gt;&lt;wsp:rsid wsp:val=&quot;0056096E&quot;/&gt;&lt;wsp:rsid wsp:val=&quot;00560A19&quot;/&gt;&lt;wsp:rsid wsp:val=&quot;00560B1F&quot;/&gt;&lt;wsp:rsid wsp:val=&quot;00560BCB&quot;/&gt;&lt;wsp:rsid wsp:val=&quot;00560C19&quot;/&gt;&lt;wsp:rsid wsp:val=&quot;00560DFD&quot;/&gt;&lt;wsp:rsid wsp:val=&quot;00560EB6&quot;/&gt;&lt;wsp:rsid wsp:val=&quot;00560EEB&quot;/&gt;&lt;wsp:rsid wsp:val=&quot;00561287&quot;/&gt;&lt;wsp:rsid wsp:val=&quot;005612B1&quot;/&gt;&lt;wsp:rsid wsp:val=&quot;00561400&quot;/&gt;&lt;wsp:rsid wsp:val=&quot;00561417&quot;/&gt;&lt;wsp:rsid wsp:val=&quot;0056191A&quot;/&gt;&lt;wsp:rsid wsp:val=&quot;00561BA5&quot;/&gt;&lt;wsp:rsid wsp:val=&quot;00561BB4&quot;/&gt;&lt;wsp:rsid wsp:val=&quot;005620EC&quot;/&gt;&lt;wsp:rsid wsp:val=&quot;00562193&quot;/&gt;&lt;wsp:rsid wsp:val=&quot;00562354&quot;/&gt;&lt;wsp:rsid wsp:val=&quot;0056247B&quot;/&gt;&lt;wsp:rsid wsp:val=&quot;0056259F&quot;/&gt;&lt;wsp:rsid wsp:val=&quot;00562867&quot;/&gt;&lt;wsp:rsid wsp:val=&quot;005629DE&quot;/&gt;&lt;wsp:rsid wsp:val=&quot;00562A93&quot;/&gt;&lt;wsp:rsid wsp:val=&quot;00562AB2&quot;/&gt;&lt;wsp:rsid wsp:val=&quot;00562D68&quot;/&gt;&lt;wsp:rsid wsp:val=&quot;00562F27&quot;/&gt;&lt;wsp:rsid wsp:val=&quot;00562F31&quot;/&gt;&lt;wsp:rsid wsp:val=&quot;005630AF&quot;/&gt;&lt;wsp:rsid wsp:val=&quot;00563223&quot;/&gt;&lt;wsp:rsid wsp:val=&quot;0056328B&quot;/&gt;&lt;wsp:rsid wsp:val=&quot;0056330F&quot;/&gt;&lt;wsp:rsid wsp:val=&quot;005633EE&quot;/&gt;&lt;wsp:rsid wsp:val=&quot;0056359A&quot;/&gt;&lt;wsp:rsid wsp:val=&quot;005636BD&quot;/&gt;&lt;wsp:rsid wsp:val=&quot;0056376B&quot;/&gt;&lt;wsp:rsid wsp:val=&quot;00563813&quot;/&gt;&lt;wsp:rsid wsp:val=&quot;0056390A&quot;/&gt;&lt;wsp:rsid wsp:val=&quot;00563A7D&quot;/&gt;&lt;wsp:rsid wsp:val=&quot;00563A9C&quot;/&gt;&lt;wsp:rsid wsp:val=&quot;00563B2F&quot;/&gt;&lt;wsp:rsid wsp:val=&quot;00563B82&quot;/&gt;&lt;wsp:rsid wsp:val=&quot;00563C35&quot;/&gt;&lt;wsp:rsid wsp:val=&quot;00563DEB&quot;/&gt;&lt;wsp:rsid wsp:val=&quot;00563F9F&quot;/&gt;&lt;wsp:rsid wsp:val=&quot;005644F0&quot;/&gt;&lt;wsp:rsid wsp:val=&quot;00564571&quot;/&gt;&lt;wsp:rsid wsp:val=&quot;00564A4B&quot;/&gt;&lt;wsp:rsid wsp:val=&quot;00564B61&quot;/&gt;&lt;wsp:rsid wsp:val=&quot;00564C60&quot;/&gt;&lt;wsp:rsid wsp:val=&quot;00564DEC&quot;/&gt;&lt;wsp:rsid wsp:val=&quot;00564E9E&quot;/&gt;&lt;wsp:rsid wsp:val=&quot;00564E9F&quot;/&gt;&lt;wsp:rsid wsp:val=&quot;00564FB1&quot;/&gt;&lt;wsp:rsid wsp:val=&quot;00564FED&quot;/&gt;&lt;wsp:rsid wsp:val=&quot;005650B2&quot;/&gt;&lt;wsp:rsid wsp:val=&quot;005650FC&quot;/&gt;&lt;wsp:rsid wsp:val=&quot;00565302&quot;/&gt;&lt;wsp:rsid wsp:val=&quot;00565415&quot;/&gt;&lt;wsp:rsid wsp:val=&quot;00565697&quot;/&gt;&lt;wsp:rsid wsp:val=&quot;005656E0&quot;/&gt;&lt;wsp:rsid wsp:val=&quot;00565833&quot;/&gt;&lt;wsp:rsid wsp:val=&quot;00565963&quot;/&gt;&lt;wsp:rsid wsp:val=&quot;00565AFC&quot;/&gt;&lt;wsp:rsid wsp:val=&quot;00565C92&quot;/&gt;&lt;wsp:rsid wsp:val=&quot;00565E0E&quot;/&gt;&lt;wsp:rsid wsp:val=&quot;00565E12&quot;/&gt;&lt;wsp:rsid wsp:val=&quot;00565EFC&quot;/&gt;&lt;wsp:rsid wsp:val=&quot;00565FC3&quot;/&gt;&lt;wsp:rsid wsp:val=&quot;00566104&quot;/&gt;&lt;wsp:rsid wsp:val=&quot;00566241&quot;/&gt;&lt;wsp:rsid wsp:val=&quot;005662A5&quot;/&gt;&lt;wsp:rsid wsp:val=&quot;00566468&quot;/&gt;&lt;wsp:rsid wsp:val=&quot;00566495&quot;/&gt;&lt;wsp:rsid wsp:val=&quot;0056661E&quot;/&gt;&lt;wsp:rsid wsp:val=&quot;005666A7&quot;/&gt;&lt;wsp:rsid wsp:val=&quot;00566792&quot;/&gt;&lt;wsp:rsid wsp:val=&quot;0056689B&quot;/&gt;&lt;wsp:rsid wsp:val=&quot;005669FC&quot;/&gt;&lt;wsp:rsid wsp:val=&quot;00566A8D&quot;/&gt;&lt;wsp:rsid wsp:val=&quot;00567317&quot;/&gt;&lt;wsp:rsid wsp:val=&quot;0056737B&quot;/&gt;&lt;wsp:rsid wsp:val=&quot;005674AD&quot;/&gt;&lt;wsp:rsid wsp:val=&quot;0056764D&quot;/&gt;&lt;wsp:rsid wsp:val=&quot;0056768C&quot;/&gt;&lt;wsp:rsid wsp:val=&quot;00567988&quot;/&gt;&lt;wsp:rsid wsp:val=&quot;00567A62&quot;/&gt;&lt;wsp:rsid wsp:val=&quot;00567B68&quot;/&gt;&lt;wsp:rsid wsp:val=&quot;00567BCF&quot;/&gt;&lt;wsp:rsid wsp:val=&quot;00567BD8&quot;/&gt;&lt;wsp:rsid wsp:val=&quot;00567C2A&quot;/&gt;&lt;wsp:rsid wsp:val=&quot;00567EF8&quot;/&gt;&lt;wsp:rsid wsp:val=&quot;00567FE1&quot;/&gt;&lt;wsp:rsid wsp:val=&quot;00570117&quot;/&gt;&lt;wsp:rsid wsp:val=&quot;0057014C&quot;/&gt;&lt;wsp:rsid wsp:val=&quot;005704A0&quot;/&gt;&lt;wsp:rsid wsp:val=&quot;00570573&quot;/&gt;&lt;wsp:rsid wsp:val=&quot;005705FA&quot;/&gt;&lt;wsp:rsid wsp:val=&quot;005707A6&quot;/&gt;&lt;wsp:rsid wsp:val=&quot;005707EF&quot;/&gt;&lt;wsp:rsid wsp:val=&quot;00570939&quot;/&gt;&lt;wsp:rsid wsp:val=&quot;00570A62&quot;/&gt;&lt;wsp:rsid wsp:val=&quot;00570DA5&quot;/&gt;&lt;wsp:rsid wsp:val=&quot;005710E5&quot;/&gt;&lt;wsp:rsid wsp:val=&quot;00571291&quot;/&gt;&lt;wsp:rsid wsp:val=&quot;0057130A&quot;/&gt;&lt;wsp:rsid wsp:val=&quot;00571507&quot;/&gt;&lt;wsp:rsid wsp:val=&quot;00571565&quot;/&gt;&lt;wsp:rsid wsp:val=&quot;005719CF&quot;/&gt;&lt;wsp:rsid wsp:val=&quot;005719D3&quot;/&gt;&lt;wsp:rsid wsp:val=&quot;00571A5E&quot;/&gt;&lt;wsp:rsid wsp:val=&quot;00571BBD&quot;/&gt;&lt;wsp:rsid wsp:val=&quot;00571C27&quot;/&gt;&lt;wsp:rsid wsp:val=&quot;00571D60&quot;/&gt;&lt;wsp:rsid wsp:val=&quot;00571EF1&quot;/&gt;&lt;wsp:rsid wsp:val=&quot;00572150&quot;/&gt;&lt;wsp:rsid wsp:val=&quot;0057221C&quot;/&gt;&lt;wsp:rsid wsp:val=&quot;005723BE&quot;/&gt;&lt;wsp:rsid wsp:val=&quot;005727EA&quot;/&gt;&lt;wsp:rsid wsp:val=&quot;00572833&quot;/&gt;&lt;wsp:rsid wsp:val=&quot;00572957&quot;/&gt;&lt;wsp:rsid wsp:val=&quot;005729F1&quot;/&gt;&lt;wsp:rsid wsp:val=&quot;00572E7A&quot;/&gt;&lt;wsp:rsid wsp:val=&quot;00572EF8&quot;/&gt;&lt;wsp:rsid wsp:val=&quot;00573085&quot;/&gt;&lt;wsp:rsid wsp:val=&quot;005730DD&quot;/&gt;&lt;wsp:rsid wsp:val=&quot;005736E0&quot;/&gt;&lt;wsp:rsid wsp:val=&quot;005737FC&quot;/&gt;&lt;wsp:rsid wsp:val=&quot;00573898&quot;/&gt;&lt;wsp:rsid wsp:val=&quot;00573AF3&quot;/&gt;&lt;wsp:rsid wsp:val=&quot;00573CB0&quot;/&gt;&lt;wsp:rsid wsp:val=&quot;00573CBE&quot;/&gt;&lt;wsp:rsid wsp:val=&quot;00573FFC&quot;/&gt;&lt;wsp:rsid wsp:val=&quot;005741A5&quot;/&gt;&lt;wsp:rsid wsp:val=&quot;005742B2&quot;/&gt;&lt;wsp:rsid wsp:val=&quot;005742C0&quot;/&gt;&lt;wsp:rsid wsp:val=&quot;00574320&quot;/&gt;&lt;wsp:rsid wsp:val=&quot;0057467D&quot;/&gt;&lt;wsp:rsid wsp:val=&quot;005746C3&quot;/&gt;&lt;wsp:rsid wsp:val=&quot;0057472B&quot;/&gt;&lt;wsp:rsid wsp:val=&quot;00574833&quot;/&gt;&lt;wsp:rsid wsp:val=&quot;005749F5&quot;/&gt;&lt;wsp:rsid wsp:val=&quot;00574A48&quot;/&gt;&lt;wsp:rsid wsp:val=&quot;00574C8C&quot;/&gt;&lt;wsp:rsid wsp:val=&quot;00574D64&quot;/&gt;&lt;wsp:rsid wsp:val=&quot;00574E5A&quot;/&gt;&lt;wsp:rsid wsp:val=&quot;00574F21&quot;/&gt;&lt;wsp:rsid wsp:val=&quot;0057505B&quot;/&gt;&lt;wsp:rsid wsp:val=&quot;005751BA&quot;/&gt;&lt;wsp:rsid wsp:val=&quot;005751DE&quot;/&gt;&lt;wsp:rsid wsp:val=&quot;0057535E&quot;/&gt;&lt;wsp:rsid wsp:val=&quot;005753D6&quot;/&gt;&lt;wsp:rsid wsp:val=&quot;00575831&quot;/&gt;&lt;wsp:rsid wsp:val=&quot;005758F8&quot;/&gt;&lt;wsp:rsid wsp:val=&quot;005759EF&quot;/&gt;&lt;wsp:rsid wsp:val=&quot;00575BC6&quot;/&gt;&lt;wsp:rsid wsp:val=&quot;00576214&quot;/&gt;&lt;wsp:rsid wsp:val=&quot;00576821&quot;/&gt;&lt;wsp:rsid wsp:val=&quot;00576827&quot;/&gt;&lt;wsp:rsid wsp:val=&quot;005769F0&quot;/&gt;&lt;wsp:rsid wsp:val=&quot;00576A64&quot;/&gt;&lt;wsp:rsid wsp:val=&quot;00576BC2&quot;/&gt;&lt;wsp:rsid wsp:val=&quot;005771E6&quot;/&gt;&lt;wsp:rsid wsp:val=&quot;005773FD&quot;/&gt;&lt;wsp:rsid wsp:val=&quot;00577405&quot;/&gt;&lt;wsp:rsid wsp:val=&quot;0057751D&quot;/&gt;&lt;wsp:rsid wsp:val=&quot;005778CE&quot;/&gt;&lt;wsp:rsid wsp:val=&quot;005779EE&quot;/&gt;&lt;wsp:rsid wsp:val=&quot;00577B5B&quot;/&gt;&lt;wsp:rsid wsp:val=&quot;00577E9E&quot;/&gt;&lt;wsp:rsid wsp:val=&quot;00580069&quot;/&gt;&lt;wsp:rsid wsp:val=&quot;0058026C&quot;/&gt;&lt;wsp:rsid wsp:val=&quot;00580285&quot;/&gt;&lt;wsp:rsid wsp:val=&quot;0058053C&quot;/&gt;&lt;wsp:rsid wsp:val=&quot;005806A4&quot;/&gt;&lt;wsp:rsid wsp:val=&quot;0058075E&quot;/&gt;&lt;wsp:rsid wsp:val=&quot;0058077F&quot;/&gt;&lt;wsp:rsid wsp:val=&quot;00580871&quot;/&gt;&lt;wsp:rsid wsp:val=&quot;005808ED&quot;/&gt;&lt;wsp:rsid wsp:val=&quot;005809CC&quot;/&gt;&lt;wsp:rsid wsp:val=&quot;00580AF4&quot;/&gt;&lt;wsp:rsid wsp:val=&quot;00580FF4&quot;/&gt;&lt;wsp:rsid wsp:val=&quot;005811B1&quot;/&gt;&lt;wsp:rsid wsp:val=&quot;00581278&quot;/&gt;&lt;wsp:rsid wsp:val=&quot;005813D0&quot;/&gt;&lt;wsp:rsid wsp:val=&quot;005815DF&quot;/&gt;&lt;wsp:rsid wsp:val=&quot;00581A0C&quot;/&gt;&lt;wsp:rsid wsp:val=&quot;00581A7F&quot;/&gt;&lt;wsp:rsid wsp:val=&quot;00581D1B&quot;/&gt;&lt;wsp:rsid wsp:val=&quot;00581E5A&quot;/&gt;&lt;wsp:rsid wsp:val=&quot;00581F03&quot;/&gt;&lt;wsp:rsid wsp:val=&quot;00581F6B&quot;/&gt;&lt;wsp:rsid wsp:val=&quot;005821A9&quot;/&gt;&lt;wsp:rsid wsp:val=&quot;005822AC&quot;/&gt;&lt;wsp:rsid wsp:val=&quot;005822E9&quot;/&gt;&lt;wsp:rsid wsp:val=&quot;005824BC&quot;/&gt;&lt;wsp:rsid wsp:val=&quot;0058253A&quot;/&gt;&lt;wsp:rsid wsp:val=&quot;00582797&quot;/&gt;&lt;wsp:rsid wsp:val=&quot;00582B12&quot;/&gt;&lt;wsp:rsid wsp:val=&quot;00582DC7&quot;/&gt;&lt;wsp:rsid wsp:val=&quot;005832F9&quot;/&gt;&lt;wsp:rsid wsp:val=&quot;005836DA&quot;/&gt;&lt;wsp:rsid wsp:val=&quot;00583A19&quot;/&gt;&lt;wsp:rsid wsp:val=&quot;00583A61&quot;/&gt;&lt;wsp:rsid wsp:val=&quot;00583FDD&quot;/&gt;&lt;wsp:rsid wsp:val=&quot;0058404A&quot;/&gt;&lt;wsp:rsid wsp:val=&quot;005840DE&quot;/&gt;&lt;wsp:rsid wsp:val=&quot;00584169&quot;/&gt;&lt;wsp:rsid wsp:val=&quot;0058416D&quot;/&gt;&lt;wsp:rsid wsp:val=&quot;00584174&quot;/&gt;&lt;wsp:rsid wsp:val=&quot;005841B3&quot;/&gt;&lt;wsp:rsid wsp:val=&quot;005841CC&quot;/&gt;&lt;wsp:rsid wsp:val=&quot;005842C4&quot;/&gt;&lt;wsp:rsid wsp:val=&quot;0058457F&quot;/&gt;&lt;wsp:rsid wsp:val=&quot;0058463E&quot;/&gt;&lt;wsp:rsid wsp:val=&quot;0058470B&quot;/&gt;&lt;wsp:rsid wsp:val=&quot;005847AE&quot;/&gt;&lt;wsp:rsid wsp:val=&quot;005849C3&quot;/&gt;&lt;wsp:rsid wsp:val=&quot;00584B65&quot;/&gt;&lt;wsp:rsid wsp:val=&quot;00584BD0&quot;/&gt;&lt;wsp:rsid wsp:val=&quot;00584CAA&quot;/&gt;&lt;wsp:rsid wsp:val=&quot;00584D84&quot;/&gt;&lt;wsp:rsid wsp:val=&quot;00584FB3&quot;/&gt;&lt;wsp:rsid wsp:val=&quot;005850A4&quot;/&gt;&lt;wsp:rsid wsp:val=&quot;005856E7&quot;/&gt;&lt;wsp:rsid wsp:val=&quot;005857FB&quot;/&gt;&lt;wsp:rsid wsp:val=&quot;00585833&quot;/&gt;&lt;wsp:rsid wsp:val=&quot;00585AF0&quot;/&gt;&lt;wsp:rsid wsp:val=&quot;00585B5C&quot;/&gt;&lt;wsp:rsid wsp:val=&quot;00585B61&quot;/&gt;&lt;wsp:rsid wsp:val=&quot;00585E1F&quot;/&gt;&lt;wsp:rsid wsp:val=&quot;00585F14&quot;/&gt;&lt;wsp:rsid wsp:val=&quot;00585F95&quot;/&gt;&lt;wsp:rsid wsp:val=&quot;00585FE0&quot;/&gt;&lt;wsp:rsid wsp:val=&quot;00585FFD&quot;/&gt;&lt;wsp:rsid wsp:val=&quot;005860DB&quot;/&gt;&lt;wsp:rsid wsp:val=&quot;005863EA&quot;/&gt;&lt;wsp:rsid wsp:val=&quot;00586666&quot;/&gt;&lt;wsp:rsid wsp:val=&quot;00586711&quot;/&gt;&lt;wsp:rsid wsp:val=&quot;00586758&quot;/&gt;&lt;wsp:rsid wsp:val=&quot;00586760&quot;/&gt;&lt;wsp:rsid wsp:val=&quot;005869D4&quot;/&gt;&lt;wsp:rsid wsp:val=&quot;00586AE4&quot;/&gt;&lt;wsp:rsid wsp:val=&quot;00586DD3&quot;/&gt;&lt;wsp:rsid wsp:val=&quot;00586E44&quot;/&gt;&lt;wsp:rsid wsp:val=&quot;00586F1D&quot;/&gt;&lt;wsp:rsid wsp:val=&quot;0058702B&quot;/&gt;&lt;wsp:rsid wsp:val=&quot;0058705E&quot;/&gt;&lt;wsp:rsid wsp:val=&quot;005870B4&quot;/&gt;&lt;wsp:rsid wsp:val=&quot;00587213&quot;/&gt;&lt;wsp:rsid wsp:val=&quot;005872F7&quot;/&gt;&lt;wsp:rsid wsp:val=&quot;00587885&quot;/&gt;&lt;wsp:rsid wsp:val=&quot;0058793F&quot;/&gt;&lt;wsp:rsid wsp:val=&quot;005879A2&quot;/&gt;&lt;wsp:rsid wsp:val=&quot;005879F3&quot;/&gt;&lt;wsp:rsid wsp:val=&quot;00587BC6&quot;/&gt;&lt;wsp:rsid wsp:val=&quot;00587C53&quot;/&gt;&lt;wsp:rsid wsp:val=&quot;00587C5D&quot;/&gt;&lt;wsp:rsid wsp:val=&quot;00587CCE&quot;/&gt;&lt;wsp:rsid wsp:val=&quot;00587D61&quot;/&gt;&lt;wsp:rsid wsp:val=&quot;00587D78&quot;/&gt;&lt;wsp:rsid wsp:val=&quot;00587DCA&quot;/&gt;&lt;wsp:rsid wsp:val=&quot;00590268&quot;/&gt;&lt;wsp:rsid wsp:val=&quot;005906CB&quot;/&gt;&lt;wsp:rsid wsp:val=&quot;005906FD&quot;/&gt;&lt;wsp:rsid wsp:val=&quot;00590854&quot;/&gt;&lt;wsp:rsid wsp:val=&quot;00590957&quot;/&gt;&lt;wsp:rsid wsp:val=&quot;00590A01&quot;/&gt;&lt;wsp:rsid wsp:val=&quot;00590A9F&quot;/&gt;&lt;wsp:rsid wsp:val=&quot;00590AF3&quot;/&gt;&lt;wsp:rsid wsp:val=&quot;00590E14&quot;/&gt;&lt;wsp:rsid wsp:val=&quot;00590E93&quot;/&gt;&lt;wsp:rsid wsp:val=&quot;00590E98&quot;/&gt;&lt;wsp:rsid wsp:val=&quot;00591051&quot;/&gt;&lt;wsp:rsid wsp:val=&quot;005910E0&quot;/&gt;&lt;wsp:rsid wsp:val=&quot;00591687&quot;/&gt;&lt;wsp:rsid wsp:val=&quot;005917D9&quot;/&gt;&lt;wsp:rsid wsp:val=&quot;00591922&quot;/&gt;&lt;wsp:rsid wsp:val=&quot;005919FF&quot;/&gt;&lt;wsp:rsid wsp:val=&quot;00591C8A&quot;/&gt;&lt;wsp:rsid wsp:val=&quot;00591D17&quot;/&gt;&lt;wsp:rsid wsp:val=&quot;00591DF5&quot;/&gt;&lt;wsp:rsid wsp:val=&quot;00591FB8&quot;/&gt;&lt;wsp:rsid wsp:val=&quot;00592442&quot;/&gt;&lt;wsp:rsid wsp:val=&quot;0059256F&quot;/&gt;&lt;wsp:rsid wsp:val=&quot;00592A56&quot;/&gt;&lt;wsp:rsid wsp:val=&quot;00592CF6&quot;/&gt;&lt;wsp:rsid wsp:val=&quot;00592D3B&quot;/&gt;&lt;wsp:rsid wsp:val=&quot;00592D92&quot;/&gt;&lt;wsp:rsid wsp:val=&quot;00592DA6&quot;/&gt;&lt;wsp:rsid wsp:val=&quot;00592DC7&quot;/&gt;&lt;wsp:rsid wsp:val=&quot;00592E3A&quot;/&gt;&lt;wsp:rsid wsp:val=&quot;00592E9C&quot;/&gt;&lt;wsp:rsid wsp:val=&quot;0059315C&quot;/&gt;&lt;wsp:rsid wsp:val=&quot;005933B9&quot;/&gt;&lt;wsp:rsid wsp:val=&quot;005933EE&quot;/&gt;&lt;wsp:rsid wsp:val=&quot;00593450&quot;/&gt;&lt;wsp:rsid wsp:val=&quot;005936EF&quot;/&gt;&lt;wsp:rsid wsp:val=&quot;00593FF6&quot;/&gt;&lt;wsp:rsid wsp:val=&quot;005940AC&quot;/&gt;&lt;wsp:rsid wsp:val=&quot;00594251&quot;/&gt;&lt;wsp:rsid wsp:val=&quot;005942E6&quot;/&gt;&lt;wsp:rsid wsp:val=&quot;005942FA&quot;/&gt;&lt;wsp:rsid wsp:val=&quot;00594370&quot;/&gt;&lt;wsp:rsid wsp:val=&quot;00594764&quot;/&gt;&lt;wsp:rsid wsp:val=&quot;00594863&quot;/&gt;&lt;wsp:rsid wsp:val=&quot;005948D4&quot;/&gt;&lt;wsp:rsid wsp:val=&quot;00594BF9&quot;/&gt;&lt;wsp:rsid wsp:val=&quot;00594E15&quot;/&gt;&lt;wsp:rsid wsp:val=&quot;00594F58&quot;/&gt;&lt;wsp:rsid wsp:val=&quot;00594F77&quot;/&gt;&lt;wsp:rsid wsp:val=&quot;00594FCC&quot;/&gt;&lt;wsp:rsid wsp:val=&quot;00595010&quot;/&gt;&lt;wsp:rsid wsp:val=&quot;00595270&quot;/&gt;&lt;wsp:rsid wsp:val=&quot;005952F8&quot;/&gt;&lt;wsp:rsid wsp:val=&quot;00595722&quot;/&gt;&lt;wsp:rsid wsp:val=&quot;00595798&quot;/&gt;&lt;wsp:rsid wsp:val=&quot;005957E9&quot;/&gt;&lt;wsp:rsid wsp:val=&quot;005957F3&quot;/&gt;&lt;wsp:rsid wsp:val=&quot;00595D90&quot;/&gt;&lt;wsp:rsid wsp:val=&quot;00595E29&quot;/&gt;&lt;wsp:rsid wsp:val=&quot;00595E3C&quot;/&gt;&lt;wsp:rsid wsp:val=&quot;00595FEE&quot;/&gt;&lt;wsp:rsid wsp:val=&quot;00596281&quot;/&gt;&lt;wsp:rsid wsp:val=&quot;00596398&quot;/&gt;&lt;wsp:rsid wsp:val=&quot;005963B3&quot;/&gt;&lt;wsp:rsid wsp:val=&quot;005963F0&quot;/&gt;&lt;wsp:rsid wsp:val=&quot;0059653B&quot;/&gt;&lt;wsp:rsid wsp:val=&quot;0059661B&quot;/&gt;&lt;wsp:rsid wsp:val=&quot;005966E6&quot;/&gt;&lt;wsp:rsid wsp:val=&quot;0059683E&quot;/&gt;&lt;wsp:rsid wsp:val=&quot;0059685C&quot;/&gt;&lt;wsp:rsid wsp:val=&quot;005969F5&quot;/&gt;&lt;wsp:rsid wsp:val=&quot;00596B22&quot;/&gt;&lt;wsp:rsid wsp:val=&quot;00596B51&quot;/&gt;&lt;wsp:rsid wsp:val=&quot;00596C6B&quot;/&gt;&lt;wsp:rsid wsp:val=&quot;00596D23&quot;/&gt;&lt;wsp:rsid wsp:val=&quot;00596EB6&quot;/&gt;&lt;wsp:rsid wsp:val=&quot;00596EEF&quot;/&gt;&lt;wsp:rsid wsp:val=&quot;00596F18&quot;/&gt;&lt;wsp:rsid wsp:val=&quot;005973DC&quot;/&gt;&lt;wsp:rsid wsp:val=&quot;005974CE&quot;/&gt;&lt;wsp:rsid wsp:val=&quot;00597561&quot;/&gt;&lt;wsp:rsid wsp:val=&quot;0059758C&quot;/&gt;&lt;wsp:rsid wsp:val=&quot;00597722&quot;/&gt;&lt;wsp:rsid wsp:val=&quot;00597768&quot;/&gt;&lt;wsp:rsid wsp:val=&quot;00597A3D&quot;/&gt;&lt;wsp:rsid wsp:val=&quot;00597A61&quot;/&gt;&lt;wsp:rsid wsp:val=&quot;00597D7E&quot;/&gt;&lt;wsp:rsid wsp:val=&quot;005A00BD&quot;/&gt;&lt;wsp:rsid wsp:val=&quot;005A00BE&quot;/&gt;&lt;wsp:rsid wsp:val=&quot;005A01D0&quot;/&gt;&lt;wsp:rsid wsp:val=&quot;005A01FC&quot;/&gt;&lt;wsp:rsid wsp:val=&quot;005A02BF&quot;/&gt;&lt;wsp:rsid wsp:val=&quot;005A0445&quot;/&gt;&lt;wsp:rsid wsp:val=&quot;005A0587&quot;/&gt;&lt;wsp:rsid wsp:val=&quot;005A0590&quot;/&gt;&lt;wsp:rsid wsp:val=&quot;005A09E2&quot;/&gt;&lt;wsp:rsid wsp:val=&quot;005A0C13&quot;/&gt;&lt;wsp:rsid wsp:val=&quot;005A0E08&quot;/&gt;&lt;wsp:rsid wsp:val=&quot;005A0E12&quot;/&gt;&lt;wsp:rsid wsp:val=&quot;005A0FC9&quot;/&gt;&lt;wsp:rsid wsp:val=&quot;005A1048&quot;/&gt;&lt;wsp:rsid wsp:val=&quot;005A13A2&quot;/&gt;&lt;wsp:rsid wsp:val=&quot;005A15AC&quot;/&gt;&lt;wsp:rsid wsp:val=&quot;005A1684&quot;/&gt;&lt;wsp:rsid wsp:val=&quot;005A1833&quot;/&gt;&lt;wsp:rsid wsp:val=&quot;005A1986&quot;/&gt;&lt;wsp:rsid wsp:val=&quot;005A19D0&quot;/&gt;&lt;wsp:rsid wsp:val=&quot;005A1C8A&quot;/&gt;&lt;wsp:rsid wsp:val=&quot;005A1D6F&quot;/&gt;&lt;wsp:rsid wsp:val=&quot;005A1E2B&quot;/&gt;&lt;wsp:rsid wsp:val=&quot;005A1E96&quot;/&gt;&lt;wsp:rsid wsp:val=&quot;005A1FE1&quot;/&gt;&lt;wsp:rsid wsp:val=&quot;005A20A5&quot;/&gt;&lt;wsp:rsid wsp:val=&quot;005A20C1&quot;/&gt;&lt;wsp:rsid wsp:val=&quot;005A22E8&quot;/&gt;&lt;wsp:rsid wsp:val=&quot;005A2343&quot;/&gt;&lt;wsp:rsid wsp:val=&quot;005A2380&quot;/&gt;&lt;wsp:rsid wsp:val=&quot;005A246C&quot;/&gt;&lt;wsp:rsid wsp:val=&quot;005A25FA&quot;/&gt;&lt;wsp:rsid wsp:val=&quot;005A2880&quot;/&gt;&lt;wsp:rsid wsp:val=&quot;005A2BFF&quot;/&gt;&lt;wsp:rsid wsp:val=&quot;005A2D72&quot;/&gt;&lt;wsp:rsid wsp:val=&quot;005A2DB3&quot;/&gt;&lt;wsp:rsid wsp:val=&quot;005A2F20&quot;/&gt;&lt;wsp:rsid wsp:val=&quot;005A2F94&quot;/&gt;&lt;wsp:rsid wsp:val=&quot;005A3153&quot;/&gt;&lt;wsp:rsid wsp:val=&quot;005A3405&quot;/&gt;&lt;wsp:rsid wsp:val=&quot;005A3427&quot;/&gt;&lt;wsp:rsid wsp:val=&quot;005A357D&quot;/&gt;&lt;wsp:rsid wsp:val=&quot;005A37F4&quot;/&gt;&lt;wsp:rsid wsp:val=&quot;005A38C0&quot;/&gt;&lt;wsp:rsid wsp:val=&quot;005A38CD&quot;/&gt;&lt;wsp:rsid wsp:val=&quot;005A39A7&quot;/&gt;&lt;wsp:rsid wsp:val=&quot;005A3A45&quot;/&gt;&lt;wsp:rsid wsp:val=&quot;005A3C17&quot;/&gt;&lt;wsp:rsid wsp:val=&quot;005A3CF2&quot;/&gt;&lt;wsp:rsid wsp:val=&quot;005A3D44&quot;/&gt;&lt;wsp:rsid wsp:val=&quot;005A4244&quot;/&gt;&lt;wsp:rsid wsp:val=&quot;005A4409&quot;/&gt;&lt;wsp:rsid wsp:val=&quot;005A449C&quot;/&gt;&lt;wsp:rsid wsp:val=&quot;005A44CF&quot;/&gt;&lt;wsp:rsid wsp:val=&quot;005A4514&quot;/&gt;&lt;wsp:rsid wsp:val=&quot;005A4606&quot;/&gt;&lt;wsp:rsid wsp:val=&quot;005A467D&quot;/&gt;&lt;wsp:rsid wsp:val=&quot;005A4689&quot;/&gt;&lt;wsp:rsid wsp:val=&quot;005A4A68&quot;/&gt;&lt;wsp:rsid wsp:val=&quot;005A4EFB&quot;/&gt;&lt;wsp:rsid wsp:val=&quot;005A4EFC&quot;/&gt;&lt;wsp:rsid wsp:val=&quot;005A5151&quot;/&gt;&lt;wsp:rsid wsp:val=&quot;005A521E&quot;/&gt;&lt;wsp:rsid wsp:val=&quot;005A5276&quot;/&gt;&lt;wsp:rsid wsp:val=&quot;005A5294&quot;/&gt;&lt;wsp:rsid wsp:val=&quot;005A5425&quot;/&gt;&lt;wsp:rsid wsp:val=&quot;005A561B&quot;/&gt;&lt;wsp:rsid wsp:val=&quot;005A56DD&quot;/&gt;&lt;wsp:rsid wsp:val=&quot;005A56F8&quot;/&gt;&lt;wsp:rsid wsp:val=&quot;005A585B&quot;/&gt;&lt;wsp:rsid wsp:val=&quot;005A588F&quot;/&gt;&lt;wsp:rsid wsp:val=&quot;005A5923&quot;/&gt;&lt;wsp:rsid wsp:val=&quot;005A5A61&quot;/&gt;&lt;wsp:rsid wsp:val=&quot;005A5D15&quot;/&gt;&lt;wsp:rsid wsp:val=&quot;005A61A9&quot;/&gt;&lt;wsp:rsid wsp:val=&quot;005A61F4&quot;/&gt;&lt;wsp:rsid wsp:val=&quot;005A62DC&quot;/&gt;&lt;wsp:rsid wsp:val=&quot;005A64AB&quot;/&gt;&lt;wsp:rsid wsp:val=&quot;005A65DD&quot;/&gt;&lt;wsp:rsid wsp:val=&quot;005A688F&quot;/&gt;&lt;wsp:rsid wsp:val=&quot;005A6914&quot;/&gt;&lt;wsp:rsid wsp:val=&quot;005A6CE3&quot;/&gt;&lt;wsp:rsid wsp:val=&quot;005A6F97&quot;/&gt;&lt;wsp:rsid wsp:val=&quot;005A6FD0&quot;/&gt;&lt;wsp:rsid wsp:val=&quot;005A71BE&quot;/&gt;&lt;wsp:rsid wsp:val=&quot;005A7356&quot;/&gt;&lt;wsp:rsid wsp:val=&quot;005A747B&quot;/&gt;&lt;wsp:rsid wsp:val=&quot;005A75D3&quot;/&gt;&lt;wsp:rsid wsp:val=&quot;005A7692&quot;/&gt;&lt;wsp:rsid wsp:val=&quot;005A7853&quot;/&gt;&lt;wsp:rsid wsp:val=&quot;005A7A08&quot;/&gt;&lt;wsp:rsid wsp:val=&quot;005A7B47&quot;/&gt;&lt;wsp:rsid wsp:val=&quot;005A7ECE&quot;/&gt;&lt;wsp:rsid wsp:val=&quot;005A7F43&quot;/&gt;&lt;wsp:rsid wsp:val=&quot;005B01BF&quot;/&gt;&lt;wsp:rsid wsp:val=&quot;005B0348&quot;/&gt;&lt;wsp:rsid wsp:val=&quot;005B03D4&quot;/&gt;&lt;wsp:rsid wsp:val=&quot;005B05DB&quot;/&gt;&lt;wsp:rsid wsp:val=&quot;005B061B&quot;/&gt;&lt;wsp:rsid wsp:val=&quot;005B0974&quot;/&gt;&lt;wsp:rsid wsp:val=&quot;005B0B5E&quot;/&gt;&lt;wsp:rsid wsp:val=&quot;005B0E71&quot;/&gt;&lt;wsp:rsid wsp:val=&quot;005B1033&quot;/&gt;&lt;wsp:rsid wsp:val=&quot;005B119F&quot;/&gt;&lt;wsp:rsid wsp:val=&quot;005B16D1&quot;/&gt;&lt;wsp:rsid wsp:val=&quot;005B1D13&quot;/&gt;&lt;wsp:rsid wsp:val=&quot;005B1E12&quot;/&gt;&lt;wsp:rsid wsp:val=&quot;005B1F8D&quot;/&gt;&lt;wsp:rsid wsp:val=&quot;005B23F2&quot;/&gt;&lt;wsp:rsid wsp:val=&quot;005B2431&quot;/&gt;&lt;wsp:rsid wsp:val=&quot;005B2473&quot;/&gt;&lt;wsp:rsid wsp:val=&quot;005B266C&quot;/&gt;&lt;wsp:rsid wsp:val=&quot;005B27DB&quot;/&gt;&lt;wsp:rsid wsp:val=&quot;005B2B15&quot;/&gt;&lt;wsp:rsid wsp:val=&quot;005B2C65&quot;/&gt;&lt;wsp:rsid wsp:val=&quot;005B2D9D&quot;/&gt;&lt;wsp:rsid wsp:val=&quot;005B3005&quot;/&gt;&lt;wsp:rsid wsp:val=&quot;005B30E5&quot;/&gt;&lt;wsp:rsid wsp:val=&quot;005B315E&quot;/&gt;&lt;wsp:rsid wsp:val=&quot;005B3391&quot;/&gt;&lt;wsp:rsid wsp:val=&quot;005B3526&quot;/&gt;&lt;wsp:rsid wsp:val=&quot;005B353F&quot;/&gt;&lt;wsp:rsid wsp:val=&quot;005B35B4&quot;/&gt;&lt;wsp:rsid wsp:val=&quot;005B35BC&quot;/&gt;&lt;wsp:rsid wsp:val=&quot;005B3648&quot;/&gt;&lt;wsp:rsid wsp:val=&quot;005B3728&quot;/&gt;&lt;wsp:rsid wsp:val=&quot;005B3888&quot;/&gt;&lt;wsp:rsid wsp:val=&quot;005B38D7&quot;/&gt;&lt;wsp:rsid wsp:val=&quot;005B3B4A&quot;/&gt;&lt;wsp:rsid wsp:val=&quot;005B3B5A&quot;/&gt;&lt;wsp:rsid wsp:val=&quot;005B3CEF&quot;/&gt;&lt;wsp:rsid wsp:val=&quot;005B3FF8&quot;/&gt;&lt;wsp:rsid wsp:val=&quot;005B429B&quot;/&gt;&lt;wsp:rsid wsp:val=&quot;005B42F3&quot;/&gt;&lt;wsp:rsid wsp:val=&quot;005B4880&quot;/&gt;&lt;wsp:rsid wsp:val=&quot;005B4B0A&quot;/&gt;&lt;wsp:rsid wsp:val=&quot;005B4BDD&quot;/&gt;&lt;wsp:rsid wsp:val=&quot;005B4F9A&quot;/&gt;&lt;wsp:rsid wsp:val=&quot;005B513A&quot;/&gt;&lt;wsp:rsid wsp:val=&quot;005B53E5&quot;/&gt;&lt;wsp:rsid wsp:val=&quot;005B551C&quot;/&gt;&lt;wsp:rsid wsp:val=&quot;005B55DF&quot;/&gt;&lt;wsp:rsid wsp:val=&quot;005B5987&quot;/&gt;&lt;wsp:rsid wsp:val=&quot;005B5A5D&quot;/&gt;&lt;wsp:rsid wsp:val=&quot;005B5AA7&quot;/&gt;&lt;wsp:rsid wsp:val=&quot;005B5DF7&quot;/&gt;&lt;wsp:rsid wsp:val=&quot;005B5EFB&quot;/&gt;&lt;wsp:rsid wsp:val=&quot;005B5F4D&quot;/&gt;&lt;wsp:rsid wsp:val=&quot;005B6078&quot;/&gt;&lt;wsp:rsid wsp:val=&quot;005B60AC&quot;/&gt;&lt;wsp:rsid wsp:val=&quot;005B62ED&quot;/&gt;&lt;wsp:rsid wsp:val=&quot;005B6530&quot;/&gt;&lt;wsp:rsid wsp:val=&quot;005B655B&quot;/&gt;&lt;wsp:rsid wsp:val=&quot;005B678E&quot;/&gt;&lt;wsp:rsid wsp:val=&quot;005B67A1&quot;/&gt;&lt;wsp:rsid wsp:val=&quot;005B6A91&quot;/&gt;&lt;wsp:rsid wsp:val=&quot;005B6C4D&quot;/&gt;&lt;wsp:rsid wsp:val=&quot;005B6EE2&quot;/&gt;&lt;wsp:rsid wsp:val=&quot;005B71CB&quot;/&gt;&lt;wsp:rsid wsp:val=&quot;005B7485&quot;/&gt;&lt;wsp:rsid wsp:val=&quot;005B756E&quot;/&gt;&lt;wsp:rsid wsp:val=&quot;005B763B&quot;/&gt;&lt;wsp:rsid wsp:val=&quot;005B78CF&quot;/&gt;&lt;wsp:rsid wsp:val=&quot;005B7942&quot;/&gt;&lt;wsp:rsid wsp:val=&quot;005B79BA&quot;/&gt;&lt;wsp:rsid wsp:val=&quot;005B7A80&quot;/&gt;&lt;wsp:rsid wsp:val=&quot;005B7A93&quot;/&gt;&lt;wsp:rsid wsp:val=&quot;005B7ACC&quot;/&gt;&lt;wsp:rsid wsp:val=&quot;005B7C03&quot;/&gt;&lt;wsp:rsid wsp:val=&quot;005C01AF&quot;/&gt;&lt;wsp:rsid wsp:val=&quot;005C020C&quot;/&gt;&lt;wsp:rsid wsp:val=&quot;005C040A&quot;/&gt;&lt;wsp:rsid wsp:val=&quot;005C04E3&quot;/&gt;&lt;wsp:rsid wsp:val=&quot;005C06FE&quot;/&gt;&lt;wsp:rsid wsp:val=&quot;005C091A&quot;/&gt;&lt;wsp:rsid wsp:val=&quot;005C09ED&quot;/&gt;&lt;wsp:rsid wsp:val=&quot;005C0BBC&quot;/&gt;&lt;wsp:rsid wsp:val=&quot;005C0F64&quot;/&gt;&lt;wsp:rsid wsp:val=&quot;005C123B&quot;/&gt;&lt;wsp:rsid wsp:val=&quot;005C138D&quot;/&gt;&lt;wsp:rsid wsp:val=&quot;005C13A2&quot;/&gt;&lt;wsp:rsid wsp:val=&quot;005C13BB&quot;/&gt;&lt;wsp:rsid wsp:val=&quot;005C1651&quot;/&gt;&lt;wsp:rsid wsp:val=&quot;005C165F&quot;/&gt;&lt;wsp:rsid wsp:val=&quot;005C1952&quot;/&gt;&lt;wsp:rsid wsp:val=&quot;005C1A56&quot;/&gt;&lt;wsp:rsid wsp:val=&quot;005C1AA5&quot;/&gt;&lt;wsp:rsid wsp:val=&quot;005C1C29&quot;/&gt;&lt;wsp:rsid wsp:val=&quot;005C1CAF&quot;/&gt;&lt;wsp:rsid wsp:val=&quot;005C1F79&quot;/&gt;&lt;wsp:rsid wsp:val=&quot;005C206C&quot;/&gt;&lt;wsp:rsid wsp:val=&quot;005C207B&quot;/&gt;&lt;wsp:rsid wsp:val=&quot;005C21C9&quot;/&gt;&lt;wsp:rsid wsp:val=&quot;005C2420&quot;/&gt;&lt;wsp:rsid wsp:val=&quot;005C24C5&quot;/&gt;&lt;wsp:rsid wsp:val=&quot;005C24D7&quot;/&gt;&lt;wsp:rsid wsp:val=&quot;005C256A&quot;/&gt;&lt;wsp:rsid wsp:val=&quot;005C2757&quot;/&gt;&lt;wsp:rsid wsp:val=&quot;005C2876&quot;/&gt;&lt;wsp:rsid wsp:val=&quot;005C291D&quot;/&gt;&lt;wsp:rsid wsp:val=&quot;005C2C8F&quot;/&gt;&lt;wsp:rsid wsp:val=&quot;005C2E65&quot;/&gt;&lt;wsp:rsid wsp:val=&quot;005C2EA4&quot;/&gt;&lt;wsp:rsid wsp:val=&quot;005C32FD&quot;/&gt;&lt;wsp:rsid wsp:val=&quot;005C3549&quot;/&gt;&lt;wsp:rsid wsp:val=&quot;005C36B3&quot;/&gt;&lt;wsp:rsid wsp:val=&quot;005C3964&quot;/&gt;&lt;wsp:rsid wsp:val=&quot;005C3A27&quot;/&gt;&lt;wsp:rsid wsp:val=&quot;005C3B8C&quot;/&gt;&lt;wsp:rsid wsp:val=&quot;005C412A&quot;/&gt;&lt;wsp:rsid wsp:val=&quot;005C4197&quot;/&gt;&lt;wsp:rsid wsp:val=&quot;005C4204&quot;/&gt;&lt;wsp:rsid wsp:val=&quot;005C4211&quot;/&gt;&lt;wsp:rsid wsp:val=&quot;005C42D5&quot;/&gt;&lt;wsp:rsid wsp:val=&quot;005C492A&quot;/&gt;&lt;wsp:rsid wsp:val=&quot;005C49C7&quot;/&gt;&lt;wsp:rsid wsp:val=&quot;005C4B2F&quot;/&gt;&lt;wsp:rsid wsp:val=&quot;005C4DFC&quot;/&gt;&lt;wsp:rsid wsp:val=&quot;005C4FD8&quot;/&gt;&lt;wsp:rsid wsp:val=&quot;005C50BA&quot;/&gt;&lt;wsp:rsid wsp:val=&quot;005C51A9&quot;/&gt;&lt;wsp:rsid wsp:val=&quot;005C51F3&quot;/&gt;&lt;wsp:rsid wsp:val=&quot;005C52A1&quot;/&gt;&lt;wsp:rsid wsp:val=&quot;005C5302&quot;/&gt;&lt;wsp:rsid wsp:val=&quot;005C57D2&quot;/&gt;&lt;wsp:rsid wsp:val=&quot;005C58CE&quot;/&gt;&lt;wsp:rsid wsp:val=&quot;005C5AEF&quot;/&gt;&lt;wsp:rsid wsp:val=&quot;005C5ED5&quot;/&gt;&lt;wsp:rsid wsp:val=&quot;005C6559&quot;/&gt;&lt;wsp:rsid wsp:val=&quot;005C65FC&quot;/&gt;&lt;wsp:rsid wsp:val=&quot;005C6A5C&quot;/&gt;&lt;wsp:rsid wsp:val=&quot;005C6B2D&quot;/&gt;&lt;wsp:rsid wsp:val=&quot;005C6C1A&quot;/&gt;&lt;wsp:rsid wsp:val=&quot;005C6DFD&quot;/&gt;&lt;wsp:rsid wsp:val=&quot;005C6E65&quot;/&gt;&lt;wsp:rsid wsp:val=&quot;005C71CC&quot;/&gt;&lt;wsp:rsid wsp:val=&quot;005C71FD&quot;/&gt;&lt;wsp:rsid wsp:val=&quot;005C730C&quot;/&gt;&lt;wsp:rsid wsp:val=&quot;005C73B9&quot;/&gt;&lt;wsp:rsid wsp:val=&quot;005C742F&quot;/&gt;&lt;wsp:rsid wsp:val=&quot;005C76CD&quot;/&gt;&lt;wsp:rsid wsp:val=&quot;005C7863&quot;/&gt;&lt;wsp:rsid wsp:val=&quot;005C795E&quot;/&gt;&lt;wsp:rsid wsp:val=&quot;005C7A16&quot;/&gt;&lt;wsp:rsid wsp:val=&quot;005C7A64&quot;/&gt;&lt;wsp:rsid wsp:val=&quot;005C7BB5&quot;/&gt;&lt;wsp:rsid wsp:val=&quot;005C7BE8&quot;/&gt;&lt;wsp:rsid wsp:val=&quot;005C7D01&quot;/&gt;&lt;wsp:rsid wsp:val=&quot;005C7D90&quot;/&gt;&lt;wsp:rsid wsp:val=&quot;005C7DE3&quot;/&gt;&lt;wsp:rsid wsp:val=&quot;005C7FBF&quot;/&gt;&lt;wsp:rsid wsp:val=&quot;005D0043&quot;/&gt;&lt;wsp:rsid wsp:val=&quot;005D008E&quot;/&gt;&lt;wsp:rsid wsp:val=&quot;005D0155&quot;/&gt;&lt;wsp:rsid wsp:val=&quot;005D017F&quot;/&gt;&lt;wsp:rsid wsp:val=&quot;005D05DD&quot;/&gt;&lt;wsp:rsid wsp:val=&quot;005D0695&quot;/&gt;&lt;wsp:rsid wsp:val=&quot;005D071F&quot;/&gt;&lt;wsp:rsid wsp:val=&quot;005D0903&quot;/&gt;&lt;wsp:rsid wsp:val=&quot;005D0A5B&quot;/&gt;&lt;wsp:rsid wsp:val=&quot;005D0F01&quot;/&gt;&lt;wsp:rsid wsp:val=&quot;005D10A4&quot;/&gt;&lt;wsp:rsid wsp:val=&quot;005D114B&quot;/&gt;&lt;wsp:rsid wsp:val=&quot;005D1336&quot;/&gt;&lt;wsp:rsid wsp:val=&quot;005D170B&quot;/&gt;&lt;wsp:rsid wsp:val=&quot;005D18DD&quot;/&gt;&lt;wsp:rsid wsp:val=&quot;005D1B08&quot;/&gt;&lt;wsp:rsid wsp:val=&quot;005D1BBC&quot;/&gt;&lt;wsp:rsid wsp:val=&quot;005D1C11&quot;/&gt;&lt;wsp:rsid wsp:val=&quot;005D1E48&quot;/&gt;&lt;wsp:rsid wsp:val=&quot;005D1F10&quot;/&gt;&lt;wsp:rsid wsp:val=&quot;005D1F64&quot;/&gt;&lt;wsp:rsid wsp:val=&quot;005D1FB4&quot;/&gt;&lt;wsp:rsid wsp:val=&quot;005D21D2&quot;/&gt;&lt;wsp:rsid wsp:val=&quot;005D2259&quot;/&gt;&lt;wsp:rsid wsp:val=&quot;005D26DB&quot;/&gt;&lt;wsp:rsid wsp:val=&quot;005D2858&quot;/&gt;&lt;wsp:rsid wsp:val=&quot;005D287A&quot;/&gt;&lt;wsp:rsid wsp:val=&quot;005D2B36&quot;/&gt;&lt;wsp:rsid wsp:val=&quot;005D2E43&quot;/&gt;&lt;wsp:rsid wsp:val=&quot;005D2EA1&quot;/&gt;&lt;wsp:rsid wsp:val=&quot;005D2FAA&quot;/&gt;&lt;wsp:rsid wsp:val=&quot;005D30CA&quot;/&gt;&lt;wsp:rsid wsp:val=&quot;005D319C&quot;/&gt;&lt;wsp:rsid wsp:val=&quot;005D321B&quot;/&gt;&lt;wsp:rsid wsp:val=&quot;005D327C&quot;/&gt;&lt;wsp:rsid wsp:val=&quot;005D32F7&quot;/&gt;&lt;wsp:rsid wsp:val=&quot;005D33BF&quot;/&gt;&lt;wsp:rsid wsp:val=&quot;005D33CB&quot;/&gt;&lt;wsp:rsid wsp:val=&quot;005D3414&quot;/&gt;&lt;wsp:rsid wsp:val=&quot;005D3568&quot;/&gt;&lt;wsp:rsid wsp:val=&quot;005D367F&quot;/&gt;&lt;wsp:rsid wsp:val=&quot;005D387C&quot;/&gt;&lt;wsp:rsid wsp:val=&quot;005D3A0F&quot;/&gt;&lt;wsp:rsid wsp:val=&quot;005D3CD9&quot;/&gt;&lt;wsp:rsid wsp:val=&quot;005D3E1C&quot;/&gt;&lt;wsp:rsid wsp:val=&quot;005D3FA4&quot;/&gt;&lt;wsp:rsid wsp:val=&quot;005D4190&quot;/&gt;&lt;wsp:rsid wsp:val=&quot;005D4259&quot;/&gt;&lt;wsp:rsid wsp:val=&quot;005D4350&quot;/&gt;&lt;wsp:rsid wsp:val=&quot;005D43FE&quot;/&gt;&lt;wsp:rsid wsp:val=&quot;005D48A8&quot;/&gt;&lt;wsp:rsid wsp:val=&quot;005D48B3&quot;/&gt;&lt;wsp:rsid wsp:val=&quot;005D499E&quot;/&gt;&lt;wsp:rsid wsp:val=&quot;005D49A4&quot;/&gt;&lt;wsp:rsid wsp:val=&quot;005D50AF&quot;/&gt;&lt;wsp:rsid wsp:val=&quot;005D5337&quot;/&gt;&lt;wsp:rsid wsp:val=&quot;005D57B0&quot;/&gt;&lt;wsp:rsid wsp:val=&quot;005D57F0&quot;/&gt;&lt;wsp:rsid wsp:val=&quot;005D5885&quot;/&gt;&lt;wsp:rsid wsp:val=&quot;005D5B1D&quot;/&gt;&lt;wsp:rsid wsp:val=&quot;005D5BE7&quot;/&gt;&lt;wsp:rsid wsp:val=&quot;005D5C76&quot;/&gt;&lt;wsp:rsid wsp:val=&quot;005D5C7C&quot;/&gt;&lt;wsp:rsid wsp:val=&quot;005D5CDD&quot;/&gt;&lt;wsp:rsid wsp:val=&quot;005D5F91&quot;/&gt;&lt;wsp:rsid wsp:val=&quot;005D5F98&quot;/&gt;&lt;wsp:rsid wsp:val=&quot;005D61B7&quot;/&gt;&lt;wsp:rsid wsp:val=&quot;005D621B&quot;/&gt;&lt;wsp:rsid wsp:val=&quot;005D64FE&quot;/&gt;&lt;wsp:rsid wsp:val=&quot;005D67F5&quot;/&gt;&lt;wsp:rsid wsp:val=&quot;005D6850&quot;/&gt;&lt;wsp:rsid wsp:val=&quot;005D68A6&quot;/&gt;&lt;wsp:rsid wsp:val=&quot;005D6A1F&quot;/&gt;&lt;wsp:rsid wsp:val=&quot;005D6A91&quot;/&gt;&lt;wsp:rsid wsp:val=&quot;005D6B6B&quot;/&gt;&lt;wsp:rsid wsp:val=&quot;005D6D82&quot;/&gt;&lt;wsp:rsid wsp:val=&quot;005D710D&quot;/&gt;&lt;wsp:rsid wsp:val=&quot;005D721B&quot;/&gt;&lt;wsp:rsid wsp:val=&quot;005D721F&quot;/&gt;&lt;wsp:rsid wsp:val=&quot;005D74D4&quot;/&gt;&lt;wsp:rsid wsp:val=&quot;005D74FC&quot;/&gt;&lt;wsp:rsid wsp:val=&quot;005D7566&quot;/&gt;&lt;wsp:rsid wsp:val=&quot;005D787E&quot;/&gt;&lt;wsp:rsid wsp:val=&quot;005D79B2&quot;/&gt;&lt;wsp:rsid wsp:val=&quot;005D7AF3&quot;/&gt;&lt;wsp:rsid wsp:val=&quot;005D7BB5&quot;/&gt;&lt;wsp:rsid wsp:val=&quot;005D7BBD&quot;/&gt;&lt;wsp:rsid wsp:val=&quot;005D7DBD&quot;/&gt;&lt;wsp:rsid wsp:val=&quot;005E009A&quot;/&gt;&lt;wsp:rsid wsp:val=&quot;005E00CE&quot;/&gt;&lt;wsp:rsid wsp:val=&quot;005E00FB&quot;/&gt;&lt;wsp:rsid wsp:val=&quot;005E0124&quot;/&gt;&lt;wsp:rsid wsp:val=&quot;005E0319&quot;/&gt;&lt;wsp:rsid wsp:val=&quot;005E03F4&quot;/&gt;&lt;wsp:rsid wsp:val=&quot;005E0510&quot;/&gt;&lt;wsp:rsid wsp:val=&quot;005E055B&quot;/&gt;&lt;wsp:rsid wsp:val=&quot;005E05B8&quot;/&gt;&lt;wsp:rsid wsp:val=&quot;005E0602&quot;/&gt;&lt;wsp:rsid wsp:val=&quot;005E07B9&quot;/&gt;&lt;wsp:rsid wsp:val=&quot;005E0897&quot;/&gt;&lt;wsp:rsid wsp:val=&quot;005E08AD&quot;/&gt;&lt;wsp:rsid wsp:val=&quot;005E0B34&quot;/&gt;&lt;wsp:rsid wsp:val=&quot;005E0B7B&quot;/&gt;&lt;wsp:rsid wsp:val=&quot;005E0C74&quot;/&gt;&lt;wsp:rsid wsp:val=&quot;005E0D4E&quot;/&gt;&lt;wsp:rsid wsp:val=&quot;005E0E5D&quot;/&gt;&lt;wsp:rsid wsp:val=&quot;005E0F6F&quot;/&gt;&lt;wsp:rsid wsp:val=&quot;005E12D9&quot;/&gt;&lt;wsp:rsid wsp:val=&quot;005E145C&quot;/&gt;&lt;wsp:rsid wsp:val=&quot;005E158D&quot;/&gt;&lt;wsp:rsid wsp:val=&quot;005E15F7&quot;/&gt;&lt;wsp:rsid wsp:val=&quot;005E1657&quot;/&gt;&lt;wsp:rsid wsp:val=&quot;005E177A&quot;/&gt;&lt;wsp:rsid wsp:val=&quot;005E17DE&quot;/&gt;&lt;wsp:rsid wsp:val=&quot;005E1A90&quot;/&gt;&lt;wsp:rsid wsp:val=&quot;005E1B66&quot;/&gt;&lt;wsp:rsid wsp:val=&quot;005E1E1A&quot;/&gt;&lt;wsp:rsid wsp:val=&quot;005E1FF0&quot;/&gt;&lt;wsp:rsid wsp:val=&quot;005E2051&quot;/&gt;&lt;wsp:rsid wsp:val=&quot;005E207D&quot;/&gt;&lt;wsp:rsid wsp:val=&quot;005E2579&quot;/&gt;&lt;wsp:rsid wsp:val=&quot;005E2582&quot;/&gt;&lt;wsp:rsid wsp:val=&quot;005E275A&quot;/&gt;&lt;wsp:rsid wsp:val=&quot;005E2AF4&quot;/&gt;&lt;wsp:rsid wsp:val=&quot;005E2BEB&quot;/&gt;&lt;wsp:rsid wsp:val=&quot;005E2FC9&quot;/&gt;&lt;wsp:rsid wsp:val=&quot;005E35E7&quot;/&gt;&lt;wsp:rsid wsp:val=&quot;005E3688&quot;/&gt;&lt;wsp:rsid wsp:val=&quot;005E3728&quot;/&gt;&lt;wsp:rsid wsp:val=&quot;005E3937&quot;/&gt;&lt;wsp:rsid wsp:val=&quot;005E3967&quot;/&gt;&lt;wsp:rsid wsp:val=&quot;005E3A39&quot;/&gt;&lt;wsp:rsid wsp:val=&quot;005E3BE4&quot;/&gt;&lt;wsp:rsid wsp:val=&quot;005E402E&quot;/&gt;&lt;wsp:rsid wsp:val=&quot;005E405D&quot;/&gt;&lt;wsp:rsid wsp:val=&quot;005E40E6&quot;/&gt;&lt;wsp:rsid wsp:val=&quot;005E4181&quot;/&gt;&lt;wsp:rsid wsp:val=&quot;005E43D4&quot;/&gt;&lt;wsp:rsid wsp:val=&quot;005E444C&quot;/&gt;&lt;wsp:rsid wsp:val=&quot;005E4522&quot;/&gt;&lt;wsp:rsid wsp:val=&quot;005E4538&quot;/&gt;&lt;wsp:rsid wsp:val=&quot;005E4550&quot;/&gt;&lt;wsp:rsid wsp:val=&quot;005E470D&quot;/&gt;&lt;wsp:rsid wsp:val=&quot;005E48F9&quot;/&gt;&lt;wsp:rsid wsp:val=&quot;005E49E1&quot;/&gt;&lt;wsp:rsid wsp:val=&quot;005E4C1D&quot;/&gt;&lt;wsp:rsid wsp:val=&quot;005E4CC1&quot;/&gt;&lt;wsp:rsid wsp:val=&quot;005E4D8C&quot;/&gt;&lt;wsp:rsid wsp:val=&quot;005E4E8E&quot;/&gt;&lt;wsp:rsid wsp:val=&quot;005E4F14&quot;/&gt;&lt;wsp:rsid wsp:val=&quot;005E5202&quot;/&gt;&lt;wsp:rsid wsp:val=&quot;005E535A&quot;/&gt;&lt;wsp:rsid wsp:val=&quot;005E5481&quot;/&gt;&lt;wsp:rsid wsp:val=&quot;005E5719&quot;/&gt;&lt;wsp:rsid wsp:val=&quot;005E5996&quot;/&gt;&lt;wsp:rsid wsp:val=&quot;005E5E22&quot;/&gt;&lt;wsp:rsid wsp:val=&quot;005E5F25&quot;/&gt;&lt;wsp:rsid wsp:val=&quot;005E60B4&quot;/&gt;&lt;wsp:rsid wsp:val=&quot;005E62BD&quot;/&gt;&lt;wsp:rsid wsp:val=&quot;005E64C5&quot;/&gt;&lt;wsp:rsid wsp:val=&quot;005E65BF&quot;/&gt;&lt;wsp:rsid wsp:val=&quot;005E6631&quot;/&gt;&lt;wsp:rsid wsp:val=&quot;005E674C&quot;/&gt;&lt;wsp:rsid wsp:val=&quot;005E6D96&quot;/&gt;&lt;wsp:rsid wsp:val=&quot;005E6EFC&quot;/&gt;&lt;wsp:rsid wsp:val=&quot;005E7110&quot;/&gt;&lt;wsp:rsid wsp:val=&quot;005E7481&quot;/&gt;&lt;wsp:rsid wsp:val=&quot;005E7489&quot;/&gt;&lt;wsp:rsid wsp:val=&quot;005E7765&quot;/&gt;&lt;wsp:rsid wsp:val=&quot;005E78C9&quot;/&gt;&lt;wsp:rsid wsp:val=&quot;005E792B&quot;/&gt;&lt;wsp:rsid wsp:val=&quot;005E79BF&quot;/&gt;&lt;wsp:rsid wsp:val=&quot;005E7ADE&quot;/&gt;&lt;wsp:rsid wsp:val=&quot;005E7AF7&quot;/&gt;&lt;wsp:rsid wsp:val=&quot;005E7BED&quot;/&gt;&lt;wsp:rsid wsp:val=&quot;005F00BE&quot;/&gt;&lt;wsp:rsid wsp:val=&quot;005F0106&quot;/&gt;&lt;wsp:rsid wsp:val=&quot;005F0615&quot;/&gt;&lt;wsp:rsid wsp:val=&quot;005F087C&quot;/&gt;&lt;wsp:rsid wsp:val=&quot;005F0B76&quot;/&gt;&lt;wsp:rsid wsp:val=&quot;005F0BFE&quot;/&gt;&lt;wsp:rsid wsp:val=&quot;005F0DCA&quot;/&gt;&lt;wsp:rsid wsp:val=&quot;005F12F5&quot;/&gt;&lt;wsp:rsid wsp:val=&quot;005F135E&quot;/&gt;&lt;wsp:rsid wsp:val=&quot;005F13A9&quot;/&gt;&lt;wsp:rsid wsp:val=&quot;005F1548&quot;/&gt;&lt;wsp:rsid wsp:val=&quot;005F1592&quot;/&gt;&lt;wsp:rsid wsp:val=&quot;005F1611&quot;/&gt;&lt;wsp:rsid wsp:val=&quot;005F1781&quot;/&gt;&lt;wsp:rsid wsp:val=&quot;005F1AD7&quot;/&gt;&lt;wsp:rsid wsp:val=&quot;005F1BA6&quot;/&gt;&lt;wsp:rsid wsp:val=&quot;005F1C32&quot;/&gt;&lt;wsp:rsid wsp:val=&quot;005F1DC5&quot;/&gt;&lt;wsp:rsid wsp:val=&quot;005F1F3D&quot;/&gt;&lt;wsp:rsid wsp:val=&quot;005F209E&quot;/&gt;&lt;wsp:rsid wsp:val=&quot;005F22A5&quot;/&gt;&lt;wsp:rsid wsp:val=&quot;005F233D&quot;/&gt;&lt;wsp:rsid wsp:val=&quot;005F2359&quot;/&gt;&lt;wsp:rsid wsp:val=&quot;005F24E5&quot;/&gt;&lt;wsp:rsid wsp:val=&quot;005F275D&quot;/&gt;&lt;wsp:rsid wsp:val=&quot;005F2812&quot;/&gt;&lt;wsp:rsid wsp:val=&quot;005F2D16&quot;/&gt;&lt;wsp:rsid wsp:val=&quot;005F2E11&quot;/&gt;&lt;wsp:rsid wsp:val=&quot;005F2F03&quot;/&gt;&lt;wsp:rsid wsp:val=&quot;005F2F88&quot;/&gt;&lt;wsp:rsid wsp:val=&quot;005F34B9&quot;/&gt;&lt;wsp:rsid wsp:val=&quot;005F35B0&quot;/&gt;&lt;wsp:rsid wsp:val=&quot;005F3685&quot;/&gt;&lt;wsp:rsid wsp:val=&quot;005F37DC&quot;/&gt;&lt;wsp:rsid wsp:val=&quot;005F3818&quot;/&gt;&lt;wsp:rsid wsp:val=&quot;005F3D7D&quot;/&gt;&lt;wsp:rsid wsp:val=&quot;005F3E96&quot;/&gt;&lt;wsp:rsid wsp:val=&quot;005F4097&quot;/&gt;&lt;wsp:rsid wsp:val=&quot;005F4126&quot;/&gt;&lt;wsp:rsid wsp:val=&quot;005F44D4&quot;/&gt;&lt;wsp:rsid wsp:val=&quot;005F475C&quot;/&gt;&lt;wsp:rsid wsp:val=&quot;005F49C5&quot;/&gt;&lt;wsp:rsid wsp:val=&quot;005F4B72&quot;/&gt;&lt;wsp:rsid wsp:val=&quot;005F5175&quot;/&gt;&lt;wsp:rsid wsp:val=&quot;005F5257&quot;/&gt;&lt;wsp:rsid wsp:val=&quot;005F54E2&quot;/&gt;&lt;wsp:rsid wsp:val=&quot;005F54FB&quot;/&gt;&lt;wsp:rsid wsp:val=&quot;005F5503&quot;/&gt;&lt;wsp:rsid wsp:val=&quot;005F5666&quot;/&gt;&lt;wsp:rsid wsp:val=&quot;005F5761&quot;/&gt;&lt;wsp:rsid wsp:val=&quot;005F57D6&quot;/&gt;&lt;wsp:rsid wsp:val=&quot;005F58FA&quot;/&gt;&lt;wsp:rsid wsp:val=&quot;005F5B6D&quot;/&gt;&lt;wsp:rsid wsp:val=&quot;005F5B9F&quot;/&gt;&lt;wsp:rsid wsp:val=&quot;005F5D78&quot;/&gt;&lt;wsp:rsid wsp:val=&quot;005F5E70&quot;/&gt;&lt;wsp:rsid wsp:val=&quot;005F6082&quot;/&gt;&lt;wsp:rsid wsp:val=&quot;005F627B&quot;/&gt;&lt;wsp:rsid wsp:val=&quot;005F63A0&quot;/&gt;&lt;wsp:rsid wsp:val=&quot;005F646B&quot;/&gt;&lt;wsp:rsid wsp:val=&quot;005F64AB&quot;/&gt;&lt;wsp:rsid wsp:val=&quot;005F66BB&quot;/&gt;&lt;wsp:rsid wsp:val=&quot;005F67B8&quot;/&gt;&lt;wsp:rsid wsp:val=&quot;005F67EB&quot;/&gt;&lt;wsp:rsid wsp:val=&quot;005F6BB9&quot;/&gt;&lt;wsp:rsid wsp:val=&quot;005F6C3E&quot;/&gt;&lt;wsp:rsid wsp:val=&quot;005F6CC3&quot;/&gt;&lt;wsp:rsid wsp:val=&quot;005F6CFA&quot;/&gt;&lt;wsp:rsid wsp:val=&quot;005F6E9B&quot;/&gt;&lt;wsp:rsid wsp:val=&quot;005F72C0&quot;/&gt;&lt;wsp:rsid wsp:val=&quot;005F748D&quot;/&gt;&lt;wsp:rsid wsp:val=&quot;005F74C9&quot;/&gt;&lt;wsp:rsid wsp:val=&quot;005F756C&quot;/&gt;&lt;wsp:rsid wsp:val=&quot;005F761D&quot;/&gt;&lt;wsp:rsid wsp:val=&quot;005F76B6&quot;/&gt;&lt;wsp:rsid wsp:val=&quot;005F76EF&quot;/&gt;&lt;wsp:rsid wsp:val=&quot;005F7719&quot;/&gt;&lt;wsp:rsid wsp:val=&quot;005F7892&quot;/&gt;&lt;wsp:rsid wsp:val=&quot;005F7A17&quot;/&gt;&lt;wsp:rsid wsp:val=&quot;005F7C0C&quot;/&gt;&lt;wsp:rsid wsp:val=&quot;00600167&quot;/&gt;&lt;wsp:rsid wsp:val=&quot;006001C5&quot;/&gt;&lt;wsp:rsid wsp:val=&quot;006001FC&quot;/&gt;&lt;wsp:rsid wsp:val=&quot;0060070D&quot;/&gt;&lt;wsp:rsid wsp:val=&quot;0060086E&quot;/&gt;&lt;wsp:rsid wsp:val=&quot;006008E8&quot;/&gt;&lt;wsp:rsid wsp:val=&quot;00600F32&quot;/&gt;&lt;wsp:rsid wsp:val=&quot;006010F3&quot;/&gt;&lt;wsp:rsid wsp:val=&quot;0060110A&quot;/&gt;&lt;wsp:rsid wsp:val=&quot;006013B2&quot;/&gt;&lt;wsp:rsid wsp:val=&quot;006013F2&quot;/&gt;&lt;wsp:rsid wsp:val=&quot;006017A7&quot;/&gt;&lt;wsp:rsid wsp:val=&quot;006018A2&quot;/&gt;&lt;wsp:rsid wsp:val=&quot;006019D2&quot;/&gt;&lt;wsp:rsid wsp:val=&quot;00601CA7&quot;/&gt;&lt;wsp:rsid wsp:val=&quot;00601D73&quot;/&gt;&lt;wsp:rsid wsp:val=&quot;00601DD0&quot;/&gt;&lt;wsp:rsid wsp:val=&quot;00602061&quot;/&gt;&lt;wsp:rsid wsp:val=&quot;006028D4&quot;/&gt;&lt;wsp:rsid wsp:val=&quot;00602C75&quot;/&gt;&lt;wsp:rsid wsp:val=&quot;00602CDB&quot;/&gt;&lt;wsp:rsid wsp:val=&quot;00602DDE&quot;/&gt;&lt;wsp:rsid wsp:val=&quot;00602F30&quot;/&gt;&lt;wsp:rsid wsp:val=&quot;0060308A&quot;/&gt;&lt;wsp:rsid wsp:val=&quot;0060313A&quot;/&gt;&lt;wsp:rsid wsp:val=&quot;00603688&quot;/&gt;&lt;wsp:rsid wsp:val=&quot;006036FB&quot;/&gt;&lt;wsp:rsid wsp:val=&quot;00603E75&quot;/&gt;&lt;wsp:rsid wsp:val=&quot;00603F43&quot;/&gt;&lt;wsp:rsid wsp:val=&quot;006045ED&quot;/&gt;&lt;wsp:rsid wsp:val=&quot;0060482D&quot;/&gt;&lt;wsp:rsid wsp:val=&quot;00604979&quot;/&gt;&lt;wsp:rsid wsp:val=&quot;00604CD0&quot;/&gt;&lt;wsp:rsid wsp:val=&quot;00604FC2&quot;/&gt;&lt;wsp:rsid wsp:val=&quot;00605099&quot;/&gt;&lt;wsp:rsid wsp:val=&quot;006051C9&quot;/&gt;&lt;wsp:rsid wsp:val=&quot;0060532A&quot;/&gt;&lt;wsp:rsid wsp:val=&quot;006055D4&quot;/&gt;&lt;wsp:rsid wsp:val=&quot;006055F3&quot;/&gt;&lt;wsp:rsid wsp:val=&quot;0060578B&quot;/&gt;&lt;wsp:rsid wsp:val=&quot;00605C37&quot;/&gt;&lt;wsp:rsid wsp:val=&quot;00605EAB&quot;/&gt;&lt;wsp:rsid wsp:val=&quot;00605FD1&quot;/&gt;&lt;wsp:rsid wsp:val=&quot;006062AC&quot;/&gt;&lt;wsp:rsid wsp:val=&quot;006065DE&quot;/&gt;&lt;wsp:rsid wsp:val=&quot;0060662A&quot;/&gt;&lt;wsp:rsid wsp:val=&quot;00606718&quot;/&gt;&lt;wsp:rsid wsp:val=&quot;006069B7&quot;/&gt;&lt;wsp:rsid wsp:val=&quot;00606B4B&quot;/&gt;&lt;wsp:rsid wsp:val=&quot;00606B73&quot;/&gt;&lt;wsp:rsid wsp:val=&quot;00606BA0&quot;/&gt;&lt;wsp:rsid wsp:val=&quot;006071F2&quot;/&gt;&lt;wsp:rsid wsp:val=&quot;006072D9&quot;/&gt;&lt;wsp:rsid wsp:val=&quot;00607571&quot;/&gt;&lt;wsp:rsid wsp:val=&quot;00607664&quot;/&gt;&lt;wsp:rsid wsp:val=&quot;006076F7&quot;/&gt;&lt;wsp:rsid wsp:val=&quot;0060778B&quot;/&gt;&lt;wsp:rsid wsp:val=&quot;0060799F&quot;/&gt;&lt;wsp:rsid wsp:val=&quot;00607AAF&quot;/&gt;&lt;wsp:rsid wsp:val=&quot;00607AF4&quot;/&gt;&lt;wsp:rsid wsp:val=&quot;00607BBC&quot;/&gt;&lt;wsp:rsid wsp:val=&quot;00607BFF&quot;/&gt;&lt;wsp:rsid wsp:val=&quot;00607CFF&quot;/&gt;&lt;wsp:rsid wsp:val=&quot;00607FD9&quot;/&gt;&lt;wsp:rsid wsp:val=&quot;0061020E&quot;/&gt;&lt;wsp:rsid wsp:val=&quot;00610260&quot;/&gt;&lt;wsp:rsid wsp:val=&quot;006104F7&quot;/&gt;&lt;wsp:rsid wsp:val=&quot;00610536&quot;/&gt;&lt;wsp:rsid wsp:val=&quot;006105DC&quot;/&gt;&lt;wsp:rsid wsp:val=&quot;00610747&quot;/&gt;&lt;wsp:rsid wsp:val=&quot;00610D14&quot;/&gt;&lt;wsp:rsid wsp:val=&quot;00610E7D&quot;/&gt;&lt;wsp:rsid wsp:val=&quot;0061110D&quot;/&gt;&lt;wsp:rsid wsp:val=&quot;006113FE&quot;/&gt;&lt;wsp:rsid wsp:val=&quot;00611515&quot;/&gt;&lt;wsp:rsid wsp:val=&quot;00611730&quot;/&gt;&lt;wsp:rsid wsp:val=&quot;00611900&quot;/&gt;&lt;wsp:rsid wsp:val=&quot;00611A1B&quot;/&gt;&lt;wsp:rsid wsp:val=&quot;00612053&quot;/&gt;&lt;wsp:rsid wsp:val=&quot;0061206B&quot;/&gt;&lt;wsp:rsid wsp:val=&quot;0061233A&quot;/&gt;&lt;wsp:rsid wsp:val=&quot;006126FF&quot;/&gt;&lt;wsp:rsid wsp:val=&quot;0061276A&quot;/&gt;&lt;wsp:rsid wsp:val=&quot;00612ABF&quot;/&gt;&lt;wsp:rsid wsp:val=&quot;00612C0F&quot;/&gt;&lt;wsp:rsid wsp:val=&quot;00612D15&quot;/&gt;&lt;wsp:rsid wsp:val=&quot;00612F1C&quot;/&gt;&lt;wsp:rsid wsp:val=&quot;0061309B&quot;/&gt;&lt;wsp:rsid wsp:val=&quot;00613151&quot;/&gt;&lt;wsp:rsid wsp:val=&quot;0061362A&quot;/&gt;&lt;wsp:rsid wsp:val=&quot;00613650&quot;/&gt;&lt;wsp:rsid wsp:val=&quot;006137F2&quot;/&gt;&lt;wsp:rsid wsp:val=&quot;00613E23&quot;/&gt;&lt;wsp:rsid wsp:val=&quot;00613E7F&quot;/&gt;&lt;wsp:rsid wsp:val=&quot;00613EF9&quot;/&gt;&lt;wsp:rsid wsp:val=&quot;00613FC4&quot;/&gt;&lt;wsp:rsid wsp:val=&quot;006141CD&quot;/&gt;&lt;wsp:rsid wsp:val=&quot;00614259&quot;/&gt;&lt;wsp:rsid wsp:val=&quot;00614283&quot;/&gt;&lt;wsp:rsid wsp:val=&quot;0061433B&quot;/&gt;&lt;wsp:rsid wsp:val=&quot;0061444B&quot;/&gt;&lt;wsp:rsid wsp:val=&quot;00614499&quot;/&gt;&lt;wsp:rsid wsp:val=&quot;00614A05&quot;/&gt;&lt;wsp:rsid wsp:val=&quot;00614D06&quot;/&gt;&lt;wsp:rsid wsp:val=&quot;00614F8C&quot;/&gt;&lt;wsp:rsid wsp:val=&quot;00615009&quot;/&gt;&lt;wsp:rsid wsp:val=&quot;00615102&quot;/&gt;&lt;wsp:rsid wsp:val=&quot;0061538C&quot;/&gt;&lt;wsp:rsid wsp:val=&quot;00615A9A&quot;/&gt;&lt;wsp:rsid wsp:val=&quot;00615F28&quot;/&gt;&lt;wsp:rsid wsp:val=&quot;00615FBB&quot;/&gt;&lt;wsp:rsid wsp:val=&quot;00615FCC&quot;/&gt;&lt;wsp:rsid wsp:val=&quot;0061601D&quot;/&gt;&lt;wsp:rsid wsp:val=&quot;006165E6&quot;/&gt;&lt;wsp:rsid wsp:val=&quot;0061684A&quot;/&gt;&lt;wsp:rsid wsp:val=&quot;00616949&quot;/&gt;&lt;wsp:rsid wsp:val=&quot;00616CAB&quot;/&gt;&lt;wsp:rsid wsp:val=&quot;00616EED&quot;/&gt;&lt;wsp:rsid wsp:val=&quot;0061709A&quot;/&gt;&lt;wsp:rsid wsp:val=&quot;006170C4&quot;/&gt;&lt;wsp:rsid wsp:val=&quot;0061714F&quot;/&gt;&lt;wsp:rsid wsp:val=&quot;00617282&quot;/&gt;&lt;wsp:rsid wsp:val=&quot;00617292&quot;/&gt;&lt;wsp:rsid wsp:val=&quot;006172FB&quot;/&gt;&lt;wsp:rsid wsp:val=&quot;00617561&quot;/&gt;&lt;wsp:rsid wsp:val=&quot;00617622&quot;/&gt;&lt;wsp:rsid wsp:val=&quot;00617705&quot;/&gt;&lt;wsp:rsid wsp:val=&quot;0061780A&quot;/&gt;&lt;wsp:rsid wsp:val=&quot;006179F2&quot;/&gt;&lt;wsp:rsid wsp:val=&quot;006179F9&quot;/&gt;&lt;wsp:rsid wsp:val=&quot;00617CDB&quot;/&gt;&lt;wsp:rsid wsp:val=&quot;00617CEA&quot;/&gt;&lt;wsp:rsid wsp:val=&quot;00617E5E&quot;/&gt;&lt;wsp:rsid wsp:val=&quot;0062004A&quot;/&gt;&lt;wsp:rsid wsp:val=&quot;00620174&quot;/&gt;&lt;wsp:rsid wsp:val=&quot;006202A0&quot;/&gt;&lt;wsp:rsid wsp:val=&quot;006207EF&quot;/&gt;&lt;wsp:rsid wsp:val=&quot;00620931&quot;/&gt;&lt;wsp:rsid wsp:val=&quot;00620960&quot;/&gt;&lt;wsp:rsid wsp:val=&quot;00620976&quot;/&gt;&lt;wsp:rsid wsp:val=&quot;00620C58&quot;/&gt;&lt;wsp:rsid wsp:val=&quot;00620D22&quot;/&gt;&lt;wsp:rsid wsp:val=&quot;00620D67&quot;/&gt;&lt;wsp:rsid wsp:val=&quot;00620E8F&quot;/&gt;&lt;wsp:rsid wsp:val=&quot;00620EC1&quot;/&gt;&lt;wsp:rsid wsp:val=&quot;00621010&quot;/&gt;&lt;wsp:rsid wsp:val=&quot;0062102D&quot;/&gt;&lt;wsp:rsid wsp:val=&quot;00621076&quot;/&gt;&lt;wsp:rsid wsp:val=&quot;006210D2&quot;/&gt;&lt;wsp:rsid wsp:val=&quot;00621129&quot;/&gt;&lt;wsp:rsid wsp:val=&quot;006211B6&quot;/&gt;&lt;wsp:rsid wsp:val=&quot;00621388&quot;/&gt;&lt;wsp:rsid wsp:val=&quot;006213F0&quot;/&gt;&lt;wsp:rsid wsp:val=&quot;006214BD&quot;/&gt;&lt;wsp:rsid wsp:val=&quot;006216A7&quot;/&gt;&lt;wsp:rsid wsp:val=&quot;00621945&quot;/&gt;&lt;wsp:rsid wsp:val=&quot;00621AFF&quot;/&gt;&lt;wsp:rsid wsp:val=&quot;00621BDE&quot;/&gt;&lt;wsp:rsid wsp:val=&quot;00621CDB&quot;/&gt;&lt;wsp:rsid wsp:val=&quot;00621DD2&quot;/&gt;&lt;wsp:rsid wsp:val=&quot;00621EB4&quot;/&gt;&lt;wsp:rsid wsp:val=&quot;00621FB3&quot;/&gt;&lt;wsp:rsid wsp:val=&quot;0062200F&quot;/&gt;&lt;wsp:rsid wsp:val=&quot;00622191&quot;/&gt;&lt;wsp:rsid wsp:val=&quot;006221A1&quot;/&gt;&lt;wsp:rsid wsp:val=&quot;006221CB&quot;/&gt;&lt;wsp:rsid wsp:val=&quot;00622310&quot;/&gt;&lt;wsp:rsid wsp:val=&quot;006223D7&quot;/&gt;&lt;wsp:rsid wsp:val=&quot;006224E5&quot;/&gt;&lt;wsp:rsid wsp:val=&quot;00622802&quot;/&gt;&lt;wsp:rsid wsp:val=&quot;00622ACF&quot;/&gt;&lt;wsp:rsid wsp:val=&quot;00622B31&quot;/&gt;&lt;wsp:rsid wsp:val=&quot;00622C94&quot;/&gt;&lt;wsp:rsid wsp:val=&quot;00622DFF&quot;/&gt;&lt;wsp:rsid wsp:val=&quot;00623007&quot;/&gt;&lt;wsp:rsid wsp:val=&quot;00623357&quot;/&gt;&lt;wsp:rsid wsp:val=&quot;00623A01&quot;/&gt;&lt;wsp:rsid wsp:val=&quot;00623B03&quot;/&gt;&lt;wsp:rsid wsp:val=&quot;00623C45&quot;/&gt;&lt;wsp:rsid wsp:val=&quot;00623CA2&quot;/&gt;&lt;wsp:rsid wsp:val=&quot;00623CD4&quot;/&gt;&lt;wsp:rsid wsp:val=&quot;00623E09&quot;/&gt;&lt;wsp:rsid wsp:val=&quot;00624015&quot;/&gt;&lt;wsp:rsid wsp:val=&quot;00624266&quot;/&gt;&lt;wsp:rsid wsp:val=&quot;0062429E&quot;/&gt;&lt;wsp:rsid wsp:val=&quot;006243A4&quot;/&gt;&lt;wsp:rsid wsp:val=&quot;006244DB&quot;/&gt;&lt;wsp:rsid wsp:val=&quot;006246E2&quot;/&gt;&lt;wsp:rsid wsp:val=&quot;00624705&quot;/&gt;&lt;wsp:rsid wsp:val=&quot;0062495D&quot;/&gt;&lt;wsp:rsid wsp:val=&quot;00624A07&quot;/&gt;&lt;wsp:rsid wsp:val=&quot;00624CB0&quot;/&gt;&lt;wsp:rsid wsp:val=&quot;00624D8D&quot;/&gt;&lt;wsp:rsid wsp:val=&quot;00624FB2&quot;/&gt;&lt;wsp:rsid wsp:val=&quot;00625027&quot;/&gt;&lt;wsp:rsid wsp:val=&quot;006253FF&quot;/&gt;&lt;wsp:rsid wsp:val=&quot;00625623&quot;/&gt;&lt;wsp:rsid wsp:val=&quot;0062563C&quot;/&gt;&lt;wsp:rsid wsp:val=&quot;006256DE&quot;/&gt;&lt;wsp:rsid wsp:val=&quot;0062584F&quot;/&gt;&lt;wsp:rsid wsp:val=&quot;006258FC&quot;/&gt;&lt;wsp:rsid wsp:val=&quot;00625AF1&quot;/&gt;&lt;wsp:rsid wsp:val=&quot;00625CDA&quot;/&gt;&lt;wsp:rsid wsp:val=&quot;00625D24&quot;/&gt;&lt;wsp:rsid wsp:val=&quot;00625E3A&quot;/&gt;&lt;wsp:rsid wsp:val=&quot;0062612D&quot;/&gt;&lt;wsp:rsid wsp:val=&quot;006261EF&quot;/&gt;&lt;wsp:rsid wsp:val=&quot;00626376&quot;/&gt;&lt;wsp:rsid wsp:val=&quot;00626427&quot;/&gt;&lt;wsp:rsid wsp:val=&quot;00626489&quot;/&gt;&lt;wsp:rsid wsp:val=&quot;006264B4&quot;/&gt;&lt;wsp:rsid wsp:val=&quot;006266D8&quot;/&gt;&lt;wsp:rsid wsp:val=&quot;006267D5&quot;/&gt;&lt;wsp:rsid wsp:val=&quot;0062690E&quot;/&gt;&lt;wsp:rsid wsp:val=&quot;00626A4C&quot;/&gt;&lt;wsp:rsid wsp:val=&quot;00626AFD&quot;/&gt;&lt;wsp:rsid wsp:val=&quot;00626DBD&quot;/&gt;&lt;wsp:rsid wsp:val=&quot;00626E95&quot;/&gt;&lt;wsp:rsid wsp:val=&quot;00627122&quot;/&gt;&lt;wsp:rsid wsp:val=&quot;0062742C&quot;/&gt;&lt;wsp:rsid wsp:val=&quot;0062755E&quot;/&gt;&lt;wsp:rsid wsp:val=&quot;00627629&quot;/&gt;&lt;wsp:rsid wsp:val=&quot;006277F5&quot;/&gt;&lt;wsp:rsid wsp:val=&quot;00627A93&quot;/&gt;&lt;wsp:rsid wsp:val=&quot;00627ACB&quot;/&gt;&lt;wsp:rsid wsp:val=&quot;0063000A&quot;/&gt;&lt;wsp:rsid wsp:val=&quot;0063008E&quot;/&gt;&lt;wsp:rsid wsp:val=&quot;006301D9&quot;/&gt;&lt;wsp:rsid wsp:val=&quot;0063032C&quot;/&gt;&lt;wsp:rsid wsp:val=&quot;00630618&quot;/&gt;&lt;wsp:rsid wsp:val=&quot;00630759&quot;/&gt;&lt;wsp:rsid wsp:val=&quot;00630856&quot;/&gt;&lt;wsp:rsid wsp:val=&quot;00630A8B&quot;/&gt;&lt;wsp:rsid wsp:val=&quot;00630AB3&quot;/&gt;&lt;wsp:rsid wsp:val=&quot;006316C2&quot;/&gt;&lt;wsp:rsid wsp:val=&quot;00631BFE&quot;/&gt;&lt;wsp:rsid wsp:val=&quot;00631CB7&quot;/&gt;&lt;wsp:rsid wsp:val=&quot;00631CFF&quot;/&gt;&lt;wsp:rsid wsp:val=&quot;00631D1C&quot;/&gt;&lt;wsp:rsid wsp:val=&quot;00631E0F&quot;/&gt;&lt;wsp:rsid wsp:val=&quot;0063219C&quot;/&gt;&lt;wsp:rsid wsp:val=&quot;0063241A&quot;/&gt;&lt;wsp:rsid wsp:val=&quot;0063268F&quot;/&gt;&lt;wsp:rsid wsp:val=&quot;0063281D&quot;/&gt;&lt;wsp:rsid wsp:val=&quot;00632AFC&quot;/&gt;&lt;wsp:rsid wsp:val=&quot;00632B17&quot;/&gt;&lt;wsp:rsid wsp:val=&quot;00632BD8&quot;/&gt;&lt;wsp:rsid wsp:val=&quot;00632F18&quot;/&gt;&lt;wsp:rsid wsp:val=&quot;006331AD&quot;/&gt;&lt;wsp:rsid wsp:val=&quot;006332E9&quot;/&gt;&lt;wsp:rsid wsp:val=&quot;006335E7&quot;/&gt;&lt;wsp:rsid wsp:val=&quot;006338FD&quot;/&gt;&lt;wsp:rsid wsp:val=&quot;006339DD&quot;/&gt;&lt;wsp:rsid wsp:val=&quot;006339FD&quot;/&gt;&lt;wsp:rsid wsp:val=&quot;00633E1C&quot;/&gt;&lt;wsp:rsid wsp:val=&quot;00634300&quot;/&gt;&lt;wsp:rsid wsp:val=&quot;00634309&quot;/&gt;&lt;wsp:rsid wsp:val=&quot;006344DD&quot;/&gt;&lt;wsp:rsid wsp:val=&quot;00634672&quot;/&gt;&lt;wsp:rsid wsp:val=&quot;00634736&quot;/&gt;&lt;wsp:rsid wsp:val=&quot;00634898&quot;/&gt;&lt;wsp:rsid wsp:val=&quot;00634A0C&quot;/&gt;&lt;wsp:rsid wsp:val=&quot;00634BBD&quot;/&gt;&lt;wsp:rsid wsp:val=&quot;00634C21&quot;/&gt;&lt;wsp:rsid wsp:val=&quot;00634E2F&quot;/&gt;&lt;wsp:rsid wsp:val=&quot;00634F2F&quot;/&gt;&lt;wsp:rsid wsp:val=&quot;00634F4B&quot;/&gt;&lt;wsp:rsid wsp:val=&quot;0063509A&quot;/&gt;&lt;wsp:rsid wsp:val=&quot;006350C6&quot;/&gt;&lt;wsp:rsid wsp:val=&quot;0063510C&quot;/&gt;&lt;wsp:rsid wsp:val=&quot;00635205&quot;/&gt;&lt;wsp:rsid wsp:val=&quot;0063520C&quot;/&gt;&lt;wsp:rsid wsp:val=&quot;0063527E&quot;/&gt;&lt;wsp:rsid wsp:val=&quot;006357C6&quot;/&gt;&lt;wsp:rsid wsp:val=&quot;006357D9&quot;/&gt;&lt;wsp:rsid wsp:val=&quot;00635A37&quot;/&gt;&lt;wsp:rsid wsp:val=&quot;00635D00&quot;/&gt;&lt;wsp:rsid wsp:val=&quot;00636470&quot;/&gt;&lt;wsp:rsid wsp:val=&quot;006365B6&quot;/&gt;&lt;wsp:rsid wsp:val=&quot;006369B2&quot;/&gt;&lt;wsp:rsid wsp:val=&quot;00636BFC&quot;/&gt;&lt;wsp:rsid wsp:val=&quot;00636C05&quot;/&gt;&lt;wsp:rsid wsp:val=&quot;00637038&quot;/&gt;&lt;wsp:rsid wsp:val=&quot;0063715E&quot;/&gt;&lt;wsp:rsid wsp:val=&quot;00637251&quot;/&gt;&lt;wsp:rsid wsp:val=&quot;0063746C&quot;/&gt;&lt;wsp:rsid wsp:val=&quot;006374E0&quot;/&gt;&lt;wsp:rsid wsp:val=&quot;006375DC&quot;/&gt;&lt;wsp:rsid wsp:val=&quot;0063763B&quot;/&gt;&lt;wsp:rsid wsp:val=&quot;006377A6&quot;/&gt;&lt;wsp:rsid wsp:val=&quot;00637931&quot;/&gt;&lt;wsp:rsid wsp:val=&quot;0063796E&quot;/&gt;&lt;wsp:rsid wsp:val=&quot;00637BBB&quot;/&gt;&lt;wsp:rsid wsp:val=&quot;00637C87&quot;/&gt;&lt;wsp:rsid wsp:val=&quot;00637CE9&quot;/&gt;&lt;wsp:rsid wsp:val=&quot;00637EC3&quot;/&gt;&lt;wsp:rsid wsp:val=&quot;00637FF4&quot;/&gt;&lt;wsp:rsid wsp:val=&quot;006400A9&quot;/&gt;&lt;wsp:rsid wsp:val=&quot;006401BE&quot;/&gt;&lt;wsp:rsid wsp:val=&quot;006404BA&quot;/&gt;&lt;wsp:rsid wsp:val=&quot;006404DB&quot;/&gt;&lt;wsp:rsid wsp:val=&quot;00640654&quot;/&gt;&lt;wsp:rsid wsp:val=&quot;00640727&quot;/&gt;&lt;wsp:rsid wsp:val=&quot;006407A5&quot;/&gt;&lt;wsp:rsid wsp:val=&quot;00640946&quot;/&gt;&lt;wsp:rsid wsp:val=&quot;00640B0B&quot;/&gt;&lt;wsp:rsid wsp:val=&quot;00640C94&quot;/&gt;&lt;wsp:rsid wsp:val=&quot;00640F3B&quot;/&gt;&lt;wsp:rsid wsp:val=&quot;0064113E&quot;/&gt;&lt;wsp:rsid wsp:val=&quot;00641313&quot;/&gt;&lt;wsp:rsid wsp:val=&quot;00641334&quot;/&gt;&lt;wsp:rsid wsp:val=&quot;006413B4&quot;/&gt;&lt;wsp:rsid wsp:val=&quot;00641424&quot;/&gt;&lt;wsp:rsid wsp:val=&quot;0064144A&quot;/&gt;&lt;wsp:rsid wsp:val=&quot;00641622&quot;/&gt;&lt;wsp:rsid wsp:val=&quot;00641879&quot;/&gt;&lt;wsp:rsid wsp:val=&quot;0064191E&quot;/&gt;&lt;wsp:rsid wsp:val=&quot;0064193B&quot;/&gt;&lt;wsp:rsid wsp:val=&quot;00641A2D&quot;/&gt;&lt;wsp:rsid wsp:val=&quot;00641A93&quot;/&gt;&lt;wsp:rsid wsp:val=&quot;00642166&quot;/&gt;&lt;wsp:rsid wsp:val=&quot;006421EE&quot;/&gt;&lt;wsp:rsid wsp:val=&quot;006421FB&quot;/&gt;&lt;wsp:rsid wsp:val=&quot;0064246A&quot;/&gt;&lt;wsp:rsid wsp:val=&quot;006425AC&quot;/&gt;&lt;wsp:rsid wsp:val=&quot;00642904&quot;/&gt;&lt;wsp:rsid wsp:val=&quot;00642A10&quot;/&gt;&lt;wsp:rsid wsp:val=&quot;00642A19&quot;/&gt;&lt;wsp:rsid wsp:val=&quot;00642B5B&quot;/&gt;&lt;wsp:rsid wsp:val=&quot;00642C3D&quot;/&gt;&lt;wsp:rsid wsp:val=&quot;00642F10&quot;/&gt;&lt;wsp:rsid wsp:val=&quot;00642FD8&quot;/&gt;&lt;wsp:rsid wsp:val=&quot;00642FE2&quot;/&gt;&lt;wsp:rsid wsp:val=&quot;006431E9&quot;/&gt;&lt;wsp:rsid wsp:val=&quot;0064320F&quot;/&gt;&lt;wsp:rsid wsp:val=&quot;00643421&quot;/&gt;&lt;wsp:rsid wsp:val=&quot;00643723&quot;/&gt;&lt;wsp:rsid wsp:val=&quot;00643799&quot;/&gt;&lt;wsp:rsid wsp:val=&quot;006438E1&quot;/&gt;&lt;wsp:rsid wsp:val=&quot;006439D5&quot;/&gt;&lt;wsp:rsid wsp:val=&quot;006439FC&quot;/&gt;&lt;wsp:rsid wsp:val=&quot;00643A5B&quot;/&gt;&lt;wsp:rsid wsp:val=&quot;00643A62&quot;/&gt;&lt;wsp:rsid wsp:val=&quot;00643CF4&quot;/&gt;&lt;wsp:rsid wsp:val=&quot;00643D42&quot;/&gt;&lt;wsp:rsid wsp:val=&quot;00643D93&quot;/&gt;&lt;wsp:rsid wsp:val=&quot;00643DC7&quot;/&gt;&lt;wsp:rsid wsp:val=&quot;006440B9&quot;/&gt;&lt;wsp:rsid wsp:val=&quot;006441D6&quot;/&gt;&lt;wsp:rsid wsp:val=&quot;006441DF&quot;/&gt;&lt;wsp:rsid wsp:val=&quot;006442F2&quot;/&gt;&lt;wsp:rsid wsp:val=&quot;00644410&quot;/&gt;&lt;wsp:rsid wsp:val=&quot;0064448D&quot;/&gt;&lt;wsp:rsid wsp:val=&quot;006446D8&quot;/&gt;&lt;wsp:rsid wsp:val=&quot;00644795&quot;/&gt;&lt;wsp:rsid wsp:val=&quot;0064485D&quot;/&gt;&lt;wsp:rsid wsp:val=&quot;00644CAB&quot;/&gt;&lt;wsp:rsid wsp:val=&quot;00644CC3&quot;/&gt;&lt;wsp:rsid wsp:val=&quot;00644DCE&quot;/&gt;&lt;wsp:rsid wsp:val=&quot;00644E67&quot;/&gt;&lt;wsp:rsid wsp:val=&quot;00644FE5&quot;/&gt;&lt;wsp:rsid wsp:val=&quot;00645040&quot;/&gt;&lt;wsp:rsid wsp:val=&quot;0064504F&quot;/&gt;&lt;wsp:rsid wsp:val=&quot;006450D1&quot;/&gt;&lt;wsp:rsid wsp:val=&quot;006453B4&quot;/&gt;&lt;wsp:rsid wsp:val=&quot;006455F5&quot;/&gt;&lt;wsp:rsid wsp:val=&quot;0064571B&quot;/&gt;&lt;wsp:rsid wsp:val=&quot;00645C54&quot;/&gt;&lt;wsp:rsid wsp:val=&quot;00645F0E&quot;/&gt;&lt;wsp:rsid wsp:val=&quot;006461BB&quot;/&gt;&lt;wsp:rsid wsp:val=&quot;0064622C&quot;/&gt;&lt;wsp:rsid wsp:val=&quot;00646990&quot;/&gt;&lt;wsp:rsid wsp:val=&quot;00646AFF&quot;/&gt;&lt;wsp:rsid wsp:val=&quot;00646B4B&quot;/&gt;&lt;wsp:rsid wsp:val=&quot;00646BDA&quot;/&gt;&lt;wsp:rsid wsp:val=&quot;00646C13&quot;/&gt;&lt;wsp:rsid wsp:val=&quot;00646C59&quot;/&gt;&lt;wsp:rsid wsp:val=&quot;00646D21&quot;/&gt;&lt;wsp:rsid wsp:val=&quot;00646F54&quot;/&gt;&lt;wsp:rsid wsp:val=&quot;00647081&quot;/&gt;&lt;wsp:rsid wsp:val=&quot;00647193&quot;/&gt;&lt;wsp:rsid wsp:val=&quot;006471A3&quot;/&gt;&lt;wsp:rsid wsp:val=&quot;006474AF&quot;/&gt;&lt;wsp:rsid wsp:val=&quot;0064759C&quot;/&gt;&lt;wsp:rsid wsp:val=&quot;006475A1&quot;/&gt;&lt;wsp:rsid wsp:val=&quot;00647723&quot;/&gt;&lt;wsp:rsid wsp:val=&quot;0064776E&quot;/&gt;&lt;wsp:rsid wsp:val=&quot;006478E8&quot;/&gt;&lt;wsp:rsid wsp:val=&quot;00647999&quot;/&gt;&lt;wsp:rsid wsp:val=&quot;006479A1&quot;/&gt;&lt;wsp:rsid wsp:val=&quot;00647A64&quot;/&gt;&lt;wsp:rsid wsp:val=&quot;00647EB1&quot;/&gt;&lt;wsp:rsid wsp:val=&quot;00647F11&quot;/&gt;&lt;wsp:rsid wsp:val=&quot;00647F44&quot;/&gt;&lt;wsp:rsid wsp:val=&quot;00647F9B&quot;/&gt;&lt;wsp:rsid wsp:val=&quot;00650061&quot;/&gt;&lt;wsp:rsid wsp:val=&quot;00650604&quot;/&gt;&lt;wsp:rsid wsp:val=&quot;006506B8&quot;/&gt;&lt;wsp:rsid wsp:val=&quot;006507A2&quot;/&gt;&lt;wsp:rsid wsp:val=&quot;00650829&quot;/&gt;&lt;wsp:rsid wsp:val=&quot;00650C46&quot;/&gt;&lt;wsp:rsid wsp:val=&quot;00651301&quot;/&gt;&lt;wsp:rsid wsp:val=&quot;00651377&quot;/&gt;&lt;wsp:rsid wsp:val=&quot;0065139F&quot;/&gt;&lt;wsp:rsid wsp:val=&quot;00651442&quot;/&gt;&lt;wsp:rsid wsp:val=&quot;006516B5&quot;/&gt;&lt;wsp:rsid wsp:val=&quot;00651A9F&quot;/&gt;&lt;wsp:rsid wsp:val=&quot;00651C24&quot;/&gt;&lt;wsp:rsid wsp:val=&quot;00651F59&quot;/&gt;&lt;wsp:rsid wsp:val=&quot;00652183&quot;/&gt;&lt;wsp:rsid wsp:val=&quot;00652191&quot;/&gt;&lt;wsp:rsid wsp:val=&quot;00652213&quot;/&gt;&lt;wsp:rsid wsp:val=&quot;00652468&quot;/&gt;&lt;wsp:rsid wsp:val=&quot;006524DA&quot;/&gt;&lt;wsp:rsid wsp:val=&quot;0065270A&quot;/&gt;&lt;wsp:rsid wsp:val=&quot;006527AC&quot;/&gt;&lt;wsp:rsid wsp:val=&quot;006527AE&quot;/&gt;&lt;wsp:rsid wsp:val=&quot;006527B1&quot;/&gt;&lt;wsp:rsid wsp:val=&quot;00652A82&quot;/&gt;&lt;wsp:rsid wsp:val=&quot;00652AF2&quot;/&gt;&lt;wsp:rsid wsp:val=&quot;00652C5D&quot;/&gt;&lt;wsp:rsid wsp:val=&quot;00652F4A&quot;/&gt;&lt;wsp:rsid wsp:val=&quot;00652F80&quot;/&gt;&lt;wsp:rsid wsp:val=&quot;00652FD7&quot;/&gt;&lt;wsp:rsid wsp:val=&quot;006530F3&quot;/&gt;&lt;wsp:rsid wsp:val=&quot;00653184&quot;/&gt;&lt;wsp:rsid wsp:val=&quot;006532F0&quot;/&gt;&lt;wsp:rsid wsp:val=&quot;00653314&quot;/&gt;&lt;wsp:rsid wsp:val=&quot;0065331D&quot;/&gt;&lt;wsp:rsid wsp:val=&quot;006535E8&quot;/&gt;&lt;wsp:rsid wsp:val=&quot;00653A9C&quot;/&gt;&lt;wsp:rsid wsp:val=&quot;00653D73&quot;/&gt;&lt;wsp:rsid wsp:val=&quot;00654054&quot;/&gt;&lt;wsp:rsid wsp:val=&quot;00654139&quot;/&gt;&lt;wsp:rsid wsp:val=&quot;00654538&quot;/&gt;&lt;wsp:rsid wsp:val=&quot;006545F1&quot;/&gt;&lt;wsp:rsid wsp:val=&quot;00654640&quot;/&gt;&lt;wsp:rsid wsp:val=&quot;006546F5&quot;/&gt;&lt;wsp:rsid wsp:val=&quot;0065488E&quot;/&gt;&lt;wsp:rsid wsp:val=&quot;00654944&quot;/&gt;&lt;wsp:rsid wsp:val=&quot;00654A5A&quot;/&gt;&lt;wsp:rsid wsp:val=&quot;00654AFF&quot;/&gt;&lt;wsp:rsid wsp:val=&quot;00654B5C&quot;/&gt;&lt;wsp:rsid wsp:val=&quot;00654C08&quot;/&gt;&lt;wsp:rsid wsp:val=&quot;00654D5E&quot;/&gt;&lt;wsp:rsid wsp:val=&quot;00654DF0&quot;/&gt;&lt;wsp:rsid wsp:val=&quot;00654FC6&quot;/&gt;&lt;wsp:rsid wsp:val=&quot;00655088&quot;/&gt;&lt;wsp:rsid wsp:val=&quot;0065518E&quot;/&gt;&lt;wsp:rsid wsp:val=&quot;006553E3&quot;/&gt;&lt;wsp:rsid wsp:val=&quot;00655A2F&quot;/&gt;&lt;wsp:rsid wsp:val=&quot;00655A6E&quot;/&gt;&lt;wsp:rsid wsp:val=&quot;00655E62&quot;/&gt;&lt;wsp:rsid wsp:val=&quot;00655E98&quot;/&gt;&lt;wsp:rsid wsp:val=&quot;00655FCD&quot;/&gt;&lt;wsp:rsid wsp:val=&quot;00656374&quot;/&gt;&lt;wsp:rsid wsp:val=&quot;006563F0&quot;/&gt;&lt;wsp:rsid wsp:val=&quot;00656553&quot;/&gt;&lt;wsp:rsid wsp:val=&quot;006565B8&quot;/&gt;&lt;wsp:rsid wsp:val=&quot;00656658&quot;/&gt;&lt;wsp:rsid wsp:val=&quot;006566C0&quot;/&gt;&lt;wsp:rsid wsp:val=&quot;00656797&quot;/&gt;&lt;wsp:rsid wsp:val=&quot;006568B2&quot;/&gt;&lt;wsp:rsid wsp:val=&quot;00656B25&quot;/&gt;&lt;wsp:rsid wsp:val=&quot;00656B64&quot;/&gt;&lt;wsp:rsid wsp:val=&quot;00656CC6&quot;/&gt;&lt;wsp:rsid wsp:val=&quot;00656EC5&quot;/&gt;&lt;wsp:rsid wsp:val=&quot;00656FEA&quot;/&gt;&lt;wsp:rsid wsp:val=&quot;006570F4&quot;/&gt;&lt;wsp:rsid wsp:val=&quot;006571DB&quot;/&gt;&lt;wsp:rsid wsp:val=&quot;0065733C&quot;/&gt;&lt;wsp:rsid wsp:val=&quot;00657404&quot;/&gt;&lt;wsp:rsid wsp:val=&quot;00657482&quot;/&gt;&lt;wsp:rsid wsp:val=&quot;00657690&quot;/&gt;&lt;wsp:rsid wsp:val=&quot;006577FE&quot;/&gt;&lt;wsp:rsid wsp:val=&quot;00657A99&quot;/&gt;&lt;wsp:rsid wsp:val=&quot;00657E49&quot;/&gt;&lt;wsp:rsid wsp:val=&quot;00657F3A&quot;/&gt;&lt;wsp:rsid wsp:val=&quot;0066050B&quot;/&gt;&lt;wsp:rsid wsp:val=&quot;006605B8&quot;/&gt;&lt;wsp:rsid wsp:val=&quot;006607CD&quot;/&gt;&lt;wsp:rsid wsp:val=&quot;00660881&quot;/&gt;&lt;wsp:rsid wsp:val=&quot;00660932&quot;/&gt;&lt;wsp:rsid wsp:val=&quot;00660AA3&quot;/&gt;&lt;wsp:rsid wsp:val=&quot;00660BBD&quot;/&gt;&lt;wsp:rsid wsp:val=&quot;00660C6D&quot;/&gt;&lt;wsp:rsid wsp:val=&quot;00660F98&quot;/&gt;&lt;wsp:rsid wsp:val=&quot;00661013&quot;/&gt;&lt;wsp:rsid wsp:val=&quot;00661241&quot;/&gt;&lt;wsp:rsid wsp:val=&quot;0066130D&quot;/&gt;&lt;wsp:rsid wsp:val=&quot;00661469&quot;/&gt;&lt;wsp:rsid wsp:val=&quot;006616F0&quot;/&gt;&lt;wsp:rsid wsp:val=&quot;0066172E&quot;/&gt;&lt;wsp:rsid wsp:val=&quot;006617AD&quot;/&gt;&lt;wsp:rsid wsp:val=&quot;00661B85&quot;/&gt;&lt;wsp:rsid wsp:val=&quot;00661EF0&quot;/&gt;&lt;wsp:rsid wsp:val=&quot;00662013&quot;/&gt;&lt;wsp:rsid wsp:val=&quot;006620C5&quot;/&gt;&lt;wsp:rsid wsp:val=&quot;006624C4&quot;/&gt;&lt;wsp:rsid wsp:val=&quot;00662673&quot;/&gt;&lt;wsp:rsid wsp:val=&quot;0066281C&quot;/&gt;&lt;wsp:rsid wsp:val=&quot;00662957&quot;/&gt;&lt;wsp:rsid wsp:val=&quot;00662A21&quot;/&gt;&lt;wsp:rsid wsp:val=&quot;00662B35&quot;/&gt;&lt;wsp:rsid wsp:val=&quot;00662CAA&quot;/&gt;&lt;wsp:rsid wsp:val=&quot;00662CEF&quot;/&gt;&lt;wsp:rsid wsp:val=&quot;00663337&quot;/&gt;&lt;wsp:rsid wsp:val=&quot;006635B4&quot;/&gt;&lt;wsp:rsid wsp:val=&quot;006635EC&quot;/&gt;&lt;wsp:rsid wsp:val=&quot;00663628&quot;/&gt;&lt;wsp:rsid wsp:val=&quot;00663673&quot;/&gt;&lt;wsp:rsid wsp:val=&quot;0066380A&quot;/&gt;&lt;wsp:rsid wsp:val=&quot;006639DE&quot;/&gt;&lt;wsp:rsid wsp:val=&quot;00663B0A&quot;/&gt;&lt;wsp:rsid wsp:val=&quot;00663B7D&quot;/&gt;&lt;wsp:rsid wsp:val=&quot;00663BC6&quot;/&gt;&lt;wsp:rsid wsp:val=&quot;00663E5D&quot;/&gt;&lt;wsp:rsid wsp:val=&quot;00663FA5&quot;/&gt;&lt;wsp:rsid wsp:val=&quot;00664159&quot;/&gt;&lt;wsp:rsid wsp:val=&quot;00664219&quot;/&gt;&lt;wsp:rsid wsp:val=&quot;00664232&quot;/&gt;&lt;wsp:rsid wsp:val=&quot;006649C2&quot;/&gt;&lt;wsp:rsid wsp:val=&quot;00664C68&quot;/&gt;&lt;wsp:rsid wsp:val=&quot;00664EC1&quot;/&gt;&lt;wsp:rsid wsp:val=&quot;0066507F&quot;/&gt;&lt;wsp:rsid wsp:val=&quot;00665355&quot;/&gt;&lt;wsp:rsid wsp:val=&quot;00665452&quot;/&gt;&lt;wsp:rsid wsp:val=&quot;0066554A&quot;/&gt;&lt;wsp:rsid wsp:val=&quot;006655B2&quot;/&gt;&lt;wsp:rsid wsp:val=&quot;006658B8&quot;/&gt;&lt;wsp:rsid wsp:val=&quot;006658FB&quot;/&gt;&lt;wsp:rsid wsp:val=&quot;006659B4&quot;/&gt;&lt;wsp:rsid wsp:val=&quot;00665AE0&quot;/&gt;&lt;wsp:rsid wsp:val=&quot;00665CE4&quot;/&gt;&lt;wsp:rsid wsp:val=&quot;00666273&quot;/&gt;&lt;wsp:rsid wsp:val=&quot;00666B67&quot;/&gt;&lt;wsp:rsid wsp:val=&quot;00666C7C&quot;/&gt;&lt;wsp:rsid wsp:val=&quot;00666DF3&quot;/&gt;&lt;wsp:rsid wsp:val=&quot;00666EFE&quot;/&gt;&lt;wsp:rsid wsp:val=&quot;0066711F&quot;/&gt;&lt;wsp:rsid wsp:val=&quot;006671F5&quot;/&gt;&lt;wsp:rsid wsp:val=&quot;0066745A&quot;/&gt;&lt;wsp:rsid wsp:val=&quot;00667471&quot;/&gt;&lt;wsp:rsid wsp:val=&quot;0066767E&quot;/&gt;&lt;wsp:rsid wsp:val=&quot;006679BF&quot;/&gt;&lt;wsp:rsid wsp:val=&quot;00667C9A&quot;/&gt;&lt;wsp:rsid wsp:val=&quot;00667CD7&quot;/&gt;&lt;wsp:rsid wsp:val=&quot;00667ED2&quot;/&gt;&lt;wsp:rsid wsp:val=&quot;006700EF&quot;/&gt;&lt;wsp:rsid wsp:val=&quot;006702B1&quot;/&gt;&lt;wsp:rsid wsp:val=&quot;006706F8&quot;/&gt;&lt;wsp:rsid wsp:val=&quot;00670B00&quot;/&gt;&lt;wsp:rsid wsp:val=&quot;00670CC2&quot;/&gt;&lt;wsp:rsid wsp:val=&quot;00670D35&quot;/&gt;&lt;wsp:rsid wsp:val=&quot;00670E8F&quot;/&gt;&lt;wsp:rsid wsp:val=&quot;00670ED5&quot;/&gt;&lt;wsp:rsid wsp:val=&quot;00671200&quot;/&gt;&lt;wsp:rsid wsp:val=&quot;00671351&quot;/&gt;&lt;wsp:rsid wsp:val=&quot;00671471&quot;/&gt;&lt;wsp:rsid wsp:val=&quot;006714A1&quot;/&gt;&lt;wsp:rsid wsp:val=&quot;0067156A&quot;/&gt;&lt;wsp:rsid wsp:val=&quot;006715B8&quot;/&gt;&lt;wsp:rsid wsp:val=&quot;006717C6&quot;/&gt;&lt;wsp:rsid wsp:val=&quot;00671972&quot;/&gt;&lt;wsp:rsid wsp:val=&quot;00671A07&quot;/&gt;&lt;wsp:rsid wsp:val=&quot;00671ABA&quot;/&gt;&lt;wsp:rsid wsp:val=&quot;00671D1E&quot;/&gt;&lt;wsp:rsid wsp:val=&quot;00671DE0&quot;/&gt;&lt;wsp:rsid wsp:val=&quot;00671F32&quot;/&gt;&lt;wsp:rsid wsp:val=&quot;00672215&quot;/&gt;&lt;wsp:rsid wsp:val=&quot;0067278C&quot;/&gt;&lt;wsp:rsid wsp:val=&quot;00672A09&quot;/&gt;&lt;wsp:rsid wsp:val=&quot;006730AB&quot;/&gt;&lt;wsp:rsid wsp:val=&quot;006734D1&quot;/&gt;&lt;wsp:rsid wsp:val=&quot;006734E4&quot;/&gt;&lt;wsp:rsid wsp:val=&quot;00673540&quot;/&gt;&lt;wsp:rsid wsp:val=&quot;0067354B&quot;/&gt;&lt;wsp:rsid wsp:val=&quot;006735E0&quot;/&gt;&lt;wsp:rsid wsp:val=&quot;006736DA&quot;/&gt;&lt;wsp:rsid wsp:val=&quot;006737CB&quot;/&gt;&lt;wsp:rsid wsp:val=&quot;0067384B&quot;/&gt;&lt;wsp:rsid wsp:val=&quot;00673966&quot;/&gt;&lt;wsp:rsid wsp:val=&quot;006739CC&quot;/&gt;&lt;wsp:rsid wsp:val=&quot;00673A7B&quot;/&gt;&lt;wsp:rsid wsp:val=&quot;00673B5B&quot;/&gt;&lt;wsp:rsid wsp:val=&quot;00673EC3&quot;/&gt;&lt;wsp:rsid wsp:val=&quot;00673F75&quot;/&gt;&lt;wsp:rsid wsp:val=&quot;00674154&quot;/&gt;&lt;wsp:rsid wsp:val=&quot;00674445&quot;/&gt;&lt;wsp:rsid wsp:val=&quot;00674537&quot;/&gt;&lt;wsp:rsid wsp:val=&quot;0067489C&quot;/&gt;&lt;wsp:rsid wsp:val=&quot;00674A44&quot;/&gt;&lt;wsp:rsid wsp:val=&quot;00674A9E&quot;/&gt;&lt;wsp:rsid wsp:val=&quot;00674C66&quot;/&gt;&lt;wsp:rsid wsp:val=&quot;00674D2B&quot;/&gt;&lt;wsp:rsid wsp:val=&quot;00674D2E&quot;/&gt;&lt;wsp:rsid wsp:val=&quot;00675108&quot;/&gt;&lt;wsp:rsid wsp:val=&quot;00675300&quot;/&gt;&lt;wsp:rsid wsp:val=&quot;00675457&quot;/&gt;&lt;wsp:rsid wsp:val=&quot;006755BF&quot;/&gt;&lt;wsp:rsid wsp:val=&quot;00675636&quot;/&gt;&lt;wsp:rsid wsp:val=&quot;00675798&quot;/&gt;&lt;wsp:rsid wsp:val=&quot;00675A0C&quot;/&gt;&lt;wsp:rsid wsp:val=&quot;00675AAE&quot;/&gt;&lt;wsp:rsid wsp:val=&quot;00675FD0&quot;/&gt;&lt;wsp:rsid wsp:val=&quot;00676081&quot;/&gt;&lt;wsp:rsid wsp:val=&quot;00676273&quot;/&gt;&lt;wsp:rsid wsp:val=&quot;006763E9&quot;/&gt;&lt;wsp:rsid wsp:val=&quot;00676452&quot;/&gt;&lt;wsp:rsid wsp:val=&quot;006765D8&quot;/&gt;&lt;wsp:rsid wsp:val=&quot;006768BD&quot;/&gt;&lt;wsp:rsid wsp:val=&quot;00676B87&quot;/&gt;&lt;wsp:rsid wsp:val=&quot;00677397&quot;/&gt;&lt;wsp:rsid wsp:val=&quot;006774CB&quot;/&gt;&lt;wsp:rsid wsp:val=&quot;0067793A&quot;/&gt;&lt;wsp:rsid wsp:val=&quot;00677968&quot;/&gt;&lt;wsp:rsid wsp:val=&quot;00677C6D&quot;/&gt;&lt;wsp:rsid wsp:val=&quot;00677DA5&quot;/&gt;&lt;wsp:rsid wsp:val=&quot;00677FBC&quot;/&gt;&lt;wsp:rsid wsp:val=&quot;0068032F&quot;/&gt;&lt;wsp:rsid wsp:val=&quot;00680395&quot;/&gt;&lt;wsp:rsid wsp:val=&quot;00680505&quot;/&gt;&lt;wsp:rsid wsp:val=&quot;00680709&quot;/&gt;&lt;wsp:rsid wsp:val=&quot;00680776&quot;/&gt;&lt;wsp:rsid wsp:val=&quot;00680797&quot;/&gt;&lt;wsp:rsid wsp:val=&quot;00680BC3&quot;/&gt;&lt;wsp:rsid wsp:val=&quot;00680C14&quot;/&gt;&lt;wsp:rsid wsp:val=&quot;00680CC7&quot;/&gt;&lt;wsp:rsid wsp:val=&quot;00680E05&quot;/&gt;&lt;wsp:rsid wsp:val=&quot;00680E74&quot;/&gt;&lt;wsp:rsid wsp:val=&quot;00680F74&quot;/&gt;&lt;wsp:rsid wsp:val=&quot;00681080&quot;/&gt;&lt;wsp:rsid wsp:val=&quot;00681178&quot;/&gt;&lt;wsp:rsid wsp:val=&quot;00681580&quot;/&gt;&lt;wsp:rsid wsp:val=&quot;00681789&quot;/&gt;&lt;wsp:rsid wsp:val=&quot;00681A96&quot;/&gt;&lt;wsp:rsid wsp:val=&quot;00681B12&quot;/&gt;&lt;wsp:rsid wsp:val=&quot;00681B71&quot;/&gt;&lt;wsp:rsid wsp:val=&quot;00681C0C&quot;/&gt;&lt;wsp:rsid wsp:val=&quot;00681E17&quot;/&gt;&lt;wsp:rsid wsp:val=&quot;00681F42&quot;/&gt;&lt;wsp:rsid wsp:val=&quot;00681F71&quot;/&gt;&lt;wsp:rsid wsp:val=&quot;00681FFF&quot;/&gt;&lt;wsp:rsid wsp:val=&quot;00682097&quot;/&gt;&lt;wsp:rsid wsp:val=&quot;00682129&quot;/&gt;&lt;wsp:rsid wsp:val=&quot;0068219D&quot;/&gt;&lt;wsp:rsid wsp:val=&quot;006822CF&quot;/&gt;&lt;wsp:rsid wsp:val=&quot;00682341&quot;/&gt;&lt;wsp:rsid wsp:val=&quot;006827E4&quot;/&gt;&lt;wsp:rsid wsp:val=&quot;00682A91&quot;/&gt;&lt;wsp:rsid wsp:val=&quot;00682BAB&quot;/&gt;&lt;wsp:rsid wsp:val=&quot;00682BE6&quot;/&gt;&lt;wsp:rsid wsp:val=&quot;006832FF&quot;/&gt;&lt;wsp:rsid wsp:val=&quot;0068338D&quot;/&gt;&lt;wsp:rsid wsp:val=&quot;00683459&quot;/&gt;&lt;wsp:rsid wsp:val=&quot;00683544&quot;/&gt;&lt;wsp:rsid wsp:val=&quot;00683574&quot;/&gt;&lt;wsp:rsid wsp:val=&quot;006837DF&quot;/&gt;&lt;wsp:rsid wsp:val=&quot;006837E1&quot;/&gt;&lt;wsp:rsid wsp:val=&quot;00683849&quot;/&gt;&lt;wsp:rsid wsp:val=&quot;006839AF&quot;/&gt;&lt;wsp:rsid wsp:val=&quot;00683C9B&quot;/&gt;&lt;wsp:rsid wsp:val=&quot;00683D0F&quot;/&gt;&lt;wsp:rsid wsp:val=&quot;00683D23&quot;/&gt;&lt;wsp:rsid wsp:val=&quot;00683D2C&quot;/&gt;&lt;wsp:rsid wsp:val=&quot;00683D9B&quot;/&gt;&lt;wsp:rsid wsp:val=&quot;0068404D&quot;/&gt;&lt;wsp:rsid wsp:val=&quot;006841D8&quot;/&gt;&lt;wsp:rsid wsp:val=&quot;006842D9&quot;/&gt;&lt;wsp:rsid wsp:val=&quot;006844FA&quot;/&gt;&lt;wsp:rsid wsp:val=&quot;00684765&quot;/&gt;&lt;wsp:rsid wsp:val=&quot;006847FD&quot;/&gt;&lt;wsp:rsid wsp:val=&quot;006848B5&quot;/&gt;&lt;wsp:rsid wsp:val=&quot;006849DE&quot;/&gt;&lt;wsp:rsid wsp:val=&quot;00684AC6&quot;/&gt;&lt;wsp:rsid wsp:val=&quot;00684B47&quot;/&gt;&lt;wsp:rsid wsp:val=&quot;00684C69&quot;/&gt;&lt;wsp:rsid wsp:val=&quot;00684D98&quot;/&gt;&lt;wsp:rsid wsp:val=&quot;00685280&quot;/&gt;&lt;wsp:rsid wsp:val=&quot;006856FA&quot;/&gt;&lt;wsp:rsid wsp:val=&quot;0068574B&quot;/&gt;&lt;wsp:rsid wsp:val=&quot;006858AB&quot;/&gt;&lt;wsp:rsid wsp:val=&quot;006858F9&quot;/&gt;&lt;wsp:rsid wsp:val=&quot;006859D0&quot;/&gt;&lt;wsp:rsid wsp:val=&quot;00685ABA&quot;/&gt;&lt;wsp:rsid wsp:val=&quot;00685E54&quot;/&gt;&lt;wsp:rsid wsp:val=&quot;0068601E&quot;/&gt;&lt;wsp:rsid wsp:val=&quot;00686230&quot;/&gt;&lt;wsp:rsid wsp:val=&quot;006862E7&quot;/&gt;&lt;wsp:rsid wsp:val=&quot;006864B9&quot;/&gt;&lt;wsp:rsid wsp:val=&quot;00686890&quot;/&gt;&lt;wsp:rsid wsp:val=&quot;006869C8&quot;/&gt;&lt;wsp:rsid wsp:val=&quot;00686A81&quot;/&gt;&lt;wsp:rsid wsp:val=&quot;00686C24&quot;/&gt;&lt;wsp:rsid wsp:val=&quot;00686EE5&quot;/&gt;&lt;wsp:rsid wsp:val=&quot;00686FCE&quot;/&gt;&lt;wsp:rsid wsp:val=&quot;00687087&quot;/&gt;&lt;wsp:rsid wsp:val=&quot;00687440&quot;/&gt;&lt;wsp:rsid wsp:val=&quot;006875B0&quot;/&gt;&lt;wsp:rsid wsp:val=&quot;0068772B&quot;/&gt;&lt;wsp:rsid wsp:val=&quot;00687C74&quot;/&gt;&lt;wsp:rsid wsp:val=&quot;00687D78&quot;/&gt;&lt;wsp:rsid wsp:val=&quot;006900C3&quot;/&gt;&lt;wsp:rsid wsp:val=&quot;006901A7&quot;/&gt;&lt;wsp:rsid wsp:val=&quot;006902AB&quot;/&gt;&lt;wsp:rsid wsp:val=&quot;006903F3&quot;/&gt;&lt;wsp:rsid wsp:val=&quot;00690965&quot;/&gt;&lt;wsp:rsid wsp:val=&quot;00690B9E&quot;/&gt;&lt;wsp:rsid wsp:val=&quot;00690CB9&quot;/&gt;&lt;wsp:rsid wsp:val=&quot;00691245&quot;/&gt;&lt;wsp:rsid wsp:val=&quot;00691519&quot;/&gt;&lt;wsp:rsid wsp:val=&quot;00691548&quot;/&gt;&lt;wsp:rsid wsp:val=&quot;00691635&quot;/&gt;&lt;wsp:rsid wsp:val=&quot;0069171B&quot;/&gt;&lt;wsp:rsid wsp:val=&quot;00691805&quot;/&gt;&lt;wsp:rsid wsp:val=&quot;006919C2&quot;/&gt;&lt;wsp:rsid wsp:val=&quot;00691A57&quot;/&gt;&lt;wsp:rsid wsp:val=&quot;00691C28&quot;/&gt;&lt;wsp:rsid wsp:val=&quot;00691C30&quot;/&gt;&lt;wsp:rsid wsp:val=&quot;00691CA0&quot;/&gt;&lt;wsp:rsid wsp:val=&quot;00691D8E&quot;/&gt;&lt;wsp:rsid wsp:val=&quot;00692670&quot;/&gt;&lt;wsp:rsid wsp:val=&quot;0069269E&quot;/&gt;&lt;wsp:rsid wsp:val=&quot;006926FB&quot;/&gt;&lt;wsp:rsid wsp:val=&quot;00692AC5&quot;/&gt;&lt;wsp:rsid wsp:val=&quot;00692C43&quot;/&gt;&lt;wsp:rsid wsp:val=&quot;00692CC4&quot;/&gt;&lt;wsp:rsid wsp:val=&quot;00692EA6&quot;/&gt;&lt;wsp:rsid wsp:val=&quot;00693322&quot;/&gt;&lt;wsp:rsid wsp:val=&quot;00693571&quot;/&gt;&lt;wsp:rsid wsp:val=&quot;006936C8&quot;/&gt;&lt;wsp:rsid wsp:val=&quot;00693917&quot;/&gt;&lt;wsp:rsid wsp:val=&quot;006939D3&quot;/&gt;&lt;wsp:rsid wsp:val=&quot;00693A29&quot;/&gt;&lt;wsp:rsid wsp:val=&quot;00693A3F&quot;/&gt;&lt;wsp:rsid wsp:val=&quot;00693BBC&quot;/&gt;&lt;wsp:rsid wsp:val=&quot;00693CF3&quot;/&gt;&lt;wsp:rsid wsp:val=&quot;00693D68&quot;/&gt;&lt;wsp:rsid wsp:val=&quot;0069407F&quot;/&gt;&lt;wsp:rsid wsp:val=&quot;006940DD&quot;/&gt;&lt;wsp:rsid wsp:val=&quot;006940FE&quot;/&gt;&lt;wsp:rsid wsp:val=&quot;0069413F&quot;/&gt;&lt;wsp:rsid wsp:val=&quot;0069425A&quot;/&gt;&lt;wsp:rsid wsp:val=&quot;006946BD&quot;/&gt;&lt;wsp:rsid wsp:val=&quot;00694A51&quot;/&gt;&lt;wsp:rsid wsp:val=&quot;00694A66&quot;/&gt;&lt;wsp:rsid wsp:val=&quot;00694ABD&quot;/&gt;&lt;wsp:rsid wsp:val=&quot;00694D53&quot;/&gt;&lt;wsp:rsid wsp:val=&quot;00694DA7&quot;/&gt;&lt;wsp:rsid wsp:val=&quot;00694E21&quot;/&gt;&lt;wsp:rsid wsp:val=&quot;00695405&quot;/&gt;&lt;wsp:rsid wsp:val=&quot;0069553D&quot;/&gt;&lt;wsp:rsid wsp:val=&quot;00695901&quot;/&gt;&lt;wsp:rsid wsp:val=&quot;00695B49&quot;/&gt;&lt;wsp:rsid wsp:val=&quot;00695C6D&quot;/&gt;&lt;wsp:rsid wsp:val=&quot;00695CB5&quot;/&gt;&lt;wsp:rsid wsp:val=&quot;00695CFB&quot;/&gt;&lt;wsp:rsid wsp:val=&quot;00695E9A&quot;/&gt;&lt;wsp:rsid wsp:val=&quot;00695FB3&quot;/&gt;&lt;wsp:rsid wsp:val=&quot;00695FEF&quot;/&gt;&lt;wsp:rsid wsp:val=&quot;0069603C&quot;/&gt;&lt;wsp:rsid wsp:val=&quot;006960A8&quot;/&gt;&lt;wsp:rsid wsp:val=&quot;0069667F&quot;/&gt;&lt;wsp:rsid wsp:val=&quot;006966B6&quot;/&gt;&lt;wsp:rsid wsp:val=&quot;0069696B&quot;/&gt;&lt;wsp:rsid wsp:val=&quot;00696A28&quot;/&gt;&lt;wsp:rsid wsp:val=&quot;00696F29&quot;/&gt;&lt;wsp:rsid wsp:val=&quot;00696FC3&quot;/&gt;&lt;wsp:rsid wsp:val=&quot;00697187&quot;/&gt;&lt;wsp:rsid wsp:val=&quot;006972AB&quot;/&gt;&lt;wsp:rsid wsp:val=&quot;006972C3&quot;/&gt;&lt;wsp:rsid wsp:val=&quot;006974E3&quot;/&gt;&lt;wsp:rsid wsp:val=&quot;006979B7&quot;/&gt;&lt;wsp:rsid wsp:val=&quot;006979F6&quot;/&gt;&lt;wsp:rsid wsp:val=&quot;00697A03&quot;/&gt;&lt;wsp:rsid wsp:val=&quot;00697B98&quot;/&gt;&lt;wsp:rsid wsp:val=&quot;00697D79&quot;/&gt;&lt;wsp:rsid wsp:val=&quot;00697E86&quot;/&gt;&lt;wsp:rsid wsp:val=&quot;006A011C&quot;/&gt;&lt;wsp:rsid wsp:val=&quot;006A0168&quot;/&gt;&lt;wsp:rsid wsp:val=&quot;006A02DD&quot;/&gt;&lt;wsp:rsid wsp:val=&quot;006A05C5&quot;/&gt;&lt;wsp:rsid wsp:val=&quot;006A078B&quot;/&gt;&lt;wsp:rsid wsp:val=&quot;006A0886&quot;/&gt;&lt;wsp:rsid wsp:val=&quot;006A09B6&quot;/&gt;&lt;wsp:rsid wsp:val=&quot;006A0C19&quot;/&gt;&lt;wsp:rsid wsp:val=&quot;006A0C63&quot;/&gt;&lt;wsp:rsid wsp:val=&quot;006A1117&quot;/&gt;&lt;wsp:rsid wsp:val=&quot;006A1136&quot;/&gt;&lt;wsp:rsid wsp:val=&quot;006A113C&quot;/&gt;&lt;wsp:rsid wsp:val=&quot;006A1333&quot;/&gt;&lt;wsp:rsid wsp:val=&quot;006A1452&quot;/&gt;&lt;wsp:rsid wsp:val=&quot;006A1469&quot;/&gt;&lt;wsp:rsid wsp:val=&quot;006A1524&quot;/&gt;&lt;wsp:rsid wsp:val=&quot;006A164F&quot;/&gt;&lt;wsp:rsid wsp:val=&quot;006A16F1&quot;/&gt;&lt;wsp:rsid wsp:val=&quot;006A196E&quot;/&gt;&lt;wsp:rsid wsp:val=&quot;006A1B1D&quot;/&gt;&lt;wsp:rsid wsp:val=&quot;006A1C32&quot;/&gt;&lt;wsp:rsid wsp:val=&quot;006A1C34&quot;/&gt;&lt;wsp:rsid wsp:val=&quot;006A1C60&quot;/&gt;&lt;wsp:rsid wsp:val=&quot;006A1C88&quot;/&gt;&lt;wsp:rsid wsp:val=&quot;006A1E9C&quot;/&gt;&lt;wsp:rsid wsp:val=&quot;006A1FAC&quot;/&gt;&lt;wsp:rsid wsp:val=&quot;006A2042&quot;/&gt;&lt;wsp:rsid wsp:val=&quot;006A2051&quot;/&gt;&lt;wsp:rsid wsp:val=&quot;006A22AA&quot;/&gt;&lt;wsp:rsid wsp:val=&quot;006A23AC&quot;/&gt;&lt;wsp:rsid wsp:val=&quot;006A247C&quot;/&gt;&lt;wsp:rsid wsp:val=&quot;006A2654&quot;/&gt;&lt;wsp:rsid wsp:val=&quot;006A2781&quot;/&gt;&lt;wsp:rsid wsp:val=&quot;006A27C6&quot;/&gt;&lt;wsp:rsid wsp:val=&quot;006A29AA&quot;/&gt;&lt;wsp:rsid wsp:val=&quot;006A29B3&quot;/&gt;&lt;wsp:rsid wsp:val=&quot;006A2C3E&quot;/&gt;&lt;wsp:rsid wsp:val=&quot;006A2DE2&quot;/&gt;&lt;wsp:rsid wsp:val=&quot;006A2E5A&quot;/&gt;&lt;wsp:rsid wsp:val=&quot;006A2F5C&quot;/&gt;&lt;wsp:rsid wsp:val=&quot;006A3096&quot;/&gt;&lt;wsp:rsid wsp:val=&quot;006A313B&quot;/&gt;&lt;wsp:rsid wsp:val=&quot;006A33E9&quot;/&gt;&lt;wsp:rsid wsp:val=&quot;006A33FF&quot;/&gt;&lt;wsp:rsid wsp:val=&quot;006A34F7&quot;/&gt;&lt;wsp:rsid wsp:val=&quot;006A353D&quot;/&gt;&lt;wsp:rsid wsp:val=&quot;006A35BC&quot;/&gt;&lt;wsp:rsid wsp:val=&quot;006A3672&quot;/&gt;&lt;wsp:rsid wsp:val=&quot;006A36A3&quot;/&gt;&lt;wsp:rsid wsp:val=&quot;006A371E&quot;/&gt;&lt;wsp:rsid wsp:val=&quot;006A38E4&quot;/&gt;&lt;wsp:rsid wsp:val=&quot;006A3B4C&quot;/&gt;&lt;wsp:rsid wsp:val=&quot;006A3BD3&quot;/&gt;&lt;wsp:rsid wsp:val=&quot;006A3C9C&quot;/&gt;&lt;wsp:rsid wsp:val=&quot;006A3EF5&quot;/&gt;&lt;wsp:rsid wsp:val=&quot;006A4073&quot;/&gt;&lt;wsp:rsid wsp:val=&quot;006A40B8&quot;/&gt;&lt;wsp:rsid wsp:val=&quot;006A42C4&quot;/&gt;&lt;wsp:rsid wsp:val=&quot;006A4428&quot;/&gt;&lt;wsp:rsid wsp:val=&quot;006A4486&quot;/&gt;&lt;wsp:rsid wsp:val=&quot;006A4816&quot;/&gt;&lt;wsp:rsid wsp:val=&quot;006A4A65&quot;/&gt;&lt;wsp:rsid wsp:val=&quot;006A4BB6&quot;/&gt;&lt;wsp:rsid wsp:val=&quot;006A4D23&quot;/&gt;&lt;wsp:rsid wsp:val=&quot;006A4DE9&quot;/&gt;&lt;wsp:rsid wsp:val=&quot;006A4EA4&quot;/&gt;&lt;wsp:rsid wsp:val=&quot;006A5337&quot;/&gt;&lt;wsp:rsid wsp:val=&quot;006A5341&quot;/&gt;&lt;wsp:rsid wsp:val=&quot;006A5349&quot;/&gt;&lt;wsp:rsid wsp:val=&quot;006A537E&quot;/&gt;&lt;wsp:rsid wsp:val=&quot;006A544D&quot;/&gt;&lt;wsp:rsid wsp:val=&quot;006A54EB&quot;/&gt;&lt;wsp:rsid wsp:val=&quot;006A5570&quot;/&gt;&lt;wsp:rsid wsp:val=&quot;006A56BD&quot;/&gt;&lt;wsp:rsid wsp:val=&quot;006A56C1&quot;/&gt;&lt;wsp:rsid wsp:val=&quot;006A572C&quot;/&gt;&lt;wsp:rsid wsp:val=&quot;006A574D&quot;/&gt;&lt;wsp:rsid wsp:val=&quot;006A5B92&quot;/&gt;&lt;wsp:rsid wsp:val=&quot;006A5D6C&quot;/&gt;&lt;wsp:rsid wsp:val=&quot;006A5F94&quot;/&gt;&lt;wsp:rsid wsp:val=&quot;006A601C&quot;/&gt;&lt;wsp:rsid wsp:val=&quot;006A6283&quot;/&gt;&lt;wsp:rsid wsp:val=&quot;006A62BC&quot;/&gt;&lt;wsp:rsid wsp:val=&quot;006A65AD&quot;/&gt;&lt;wsp:rsid wsp:val=&quot;006A66E2&quot;/&gt;&lt;wsp:rsid wsp:val=&quot;006A679A&quot;/&gt;&lt;wsp:rsid wsp:val=&quot;006A6A1B&quot;/&gt;&lt;wsp:rsid wsp:val=&quot;006A6A67&quot;/&gt;&lt;wsp:rsid wsp:val=&quot;006A6DF9&quot;/&gt;&lt;wsp:rsid wsp:val=&quot;006A6EB8&quot;/&gt;&lt;wsp:rsid wsp:val=&quot;006A6FFE&quot;/&gt;&lt;wsp:rsid wsp:val=&quot;006A709C&quot;/&gt;&lt;wsp:rsid wsp:val=&quot;006A735D&quot;/&gt;&lt;wsp:rsid wsp:val=&quot;006A780B&quot;/&gt;&lt;wsp:rsid wsp:val=&quot;006A791A&quot;/&gt;&lt;wsp:rsid wsp:val=&quot;006A79FD&quot;/&gt;&lt;wsp:rsid wsp:val=&quot;006B00BD&quot;/&gt;&lt;wsp:rsid wsp:val=&quot;006B0160&quot;/&gt;&lt;wsp:rsid wsp:val=&quot;006B023D&quot;/&gt;&lt;wsp:rsid wsp:val=&quot;006B0479&quot;/&gt;&lt;wsp:rsid wsp:val=&quot;006B069C&quot;/&gt;&lt;wsp:rsid wsp:val=&quot;006B070C&quot;/&gt;&lt;wsp:rsid wsp:val=&quot;006B0753&quot;/&gt;&lt;wsp:rsid wsp:val=&quot;006B07AA&quot;/&gt;&lt;wsp:rsid wsp:val=&quot;006B0818&quot;/&gt;&lt;wsp:rsid wsp:val=&quot;006B090B&quot;/&gt;&lt;wsp:rsid wsp:val=&quot;006B09F0&quot;/&gt;&lt;wsp:rsid wsp:val=&quot;006B0A02&quot;/&gt;&lt;wsp:rsid wsp:val=&quot;006B0BE2&quot;/&gt;&lt;wsp:rsid wsp:val=&quot;006B0BE9&quot;/&gt;&lt;wsp:rsid wsp:val=&quot;006B0BFF&quot;/&gt;&lt;wsp:rsid wsp:val=&quot;006B0D3B&quot;/&gt;&lt;wsp:rsid wsp:val=&quot;006B0D73&quot;/&gt;&lt;wsp:rsid wsp:val=&quot;006B0E31&quot;/&gt;&lt;wsp:rsid wsp:val=&quot;006B0EBC&quot;/&gt;&lt;wsp:rsid wsp:val=&quot;006B1164&quot;/&gt;&lt;wsp:rsid wsp:val=&quot;006B13D0&quot;/&gt;&lt;wsp:rsid wsp:val=&quot;006B16FB&quot;/&gt;&lt;wsp:rsid wsp:val=&quot;006B19F3&quot;/&gt;&lt;wsp:rsid wsp:val=&quot;006B1A9F&quot;/&gt;&lt;wsp:rsid wsp:val=&quot;006B1BBD&quot;/&gt;&lt;wsp:rsid wsp:val=&quot;006B1BD3&quot;/&gt;&lt;wsp:rsid wsp:val=&quot;006B1F91&quot;/&gt;&lt;wsp:rsid wsp:val=&quot;006B2018&quot;/&gt;&lt;wsp:rsid wsp:val=&quot;006B20F6&quot;/&gt;&lt;wsp:rsid wsp:val=&quot;006B218E&quot;/&gt;&lt;wsp:rsid wsp:val=&quot;006B2245&quot;/&gt;&lt;wsp:rsid wsp:val=&quot;006B2379&quot;/&gt;&lt;wsp:rsid wsp:val=&quot;006B23FF&quot;/&gt;&lt;wsp:rsid wsp:val=&quot;006B24A2&quot;/&gt;&lt;wsp:rsid wsp:val=&quot;006B2620&quot;/&gt;&lt;wsp:rsid wsp:val=&quot;006B2B10&quot;/&gt;&lt;wsp:rsid wsp:val=&quot;006B2B35&quot;/&gt;&lt;wsp:rsid wsp:val=&quot;006B2EF8&quot;/&gt;&lt;wsp:rsid wsp:val=&quot;006B3027&quot;/&gt;&lt;wsp:rsid wsp:val=&quot;006B3071&quot;/&gt;&lt;wsp:rsid wsp:val=&quot;006B31E6&quot;/&gt;&lt;wsp:rsid wsp:val=&quot;006B3344&quot;/&gt;&lt;wsp:rsid wsp:val=&quot;006B379D&quot;/&gt;&lt;wsp:rsid wsp:val=&quot;006B37E1&quot;/&gt;&lt;wsp:rsid wsp:val=&quot;006B3CC0&quot;/&gt;&lt;wsp:rsid wsp:val=&quot;006B3E2C&quot;/&gt;&lt;wsp:rsid wsp:val=&quot;006B3F02&quot;/&gt;&lt;wsp:rsid wsp:val=&quot;006B3F48&quot;/&gt;&lt;wsp:rsid wsp:val=&quot;006B3FD1&quot;/&gt;&lt;wsp:rsid wsp:val=&quot;006B41AE&quot;/&gt;&lt;wsp:rsid wsp:val=&quot;006B426B&quot;/&gt;&lt;wsp:rsid wsp:val=&quot;006B4556&quot;/&gt;&lt;wsp:rsid wsp:val=&quot;006B4759&quot;/&gt;&lt;wsp:rsid wsp:val=&quot;006B4BC5&quot;/&gt;&lt;wsp:rsid wsp:val=&quot;006B4CD1&quot;/&gt;&lt;wsp:rsid wsp:val=&quot;006B4DD5&quot;/&gt;&lt;wsp:rsid wsp:val=&quot;006B4E15&quot;/&gt;&lt;wsp:rsid wsp:val=&quot;006B4FB8&quot;/&gt;&lt;wsp:rsid wsp:val=&quot;006B4FEC&quot;/&gt;&lt;wsp:rsid wsp:val=&quot;006B51FF&quot;/&gt;&lt;wsp:rsid wsp:val=&quot;006B5285&quot;/&gt;&lt;wsp:rsid wsp:val=&quot;006B5447&quot;/&gt;&lt;wsp:rsid wsp:val=&quot;006B5608&quot;/&gt;&lt;wsp:rsid wsp:val=&quot;006B5746&quot;/&gt;&lt;wsp:rsid wsp:val=&quot;006B6017&quot;/&gt;&lt;wsp:rsid wsp:val=&quot;006B620F&quot;/&gt;&lt;wsp:rsid wsp:val=&quot;006B626D&quot;/&gt;&lt;wsp:rsid wsp:val=&quot;006B6273&quot;/&gt;&lt;wsp:rsid wsp:val=&quot;006B63D6&quot;/&gt;&lt;wsp:rsid wsp:val=&quot;006B65C9&quot;/&gt;&lt;wsp:rsid wsp:val=&quot;006B6628&quot;/&gt;&lt;wsp:rsid wsp:val=&quot;006B6665&quot;/&gt;&lt;wsp:rsid wsp:val=&quot;006B666D&quot;/&gt;&lt;wsp:rsid wsp:val=&quot;006B68F7&quot;/&gt;&lt;wsp:rsid wsp:val=&quot;006B6D24&quot;/&gt;&lt;wsp:rsid wsp:val=&quot;006B6E11&quot;/&gt;&lt;wsp:rsid wsp:val=&quot;006B706A&quot;/&gt;&lt;wsp:rsid wsp:val=&quot;006B7098&quot;/&gt;&lt;wsp:rsid wsp:val=&quot;006B71D0&quot;/&gt;&lt;wsp:rsid wsp:val=&quot;006B7235&quot;/&gt;&lt;wsp:rsid wsp:val=&quot;006B730B&quot;/&gt;&lt;wsp:rsid wsp:val=&quot;006B7C95&quot;/&gt;&lt;wsp:rsid wsp:val=&quot;006B7D2A&quot;/&gt;&lt;wsp:rsid wsp:val=&quot;006B7DFA&quot;/&gt;&lt;wsp:rsid wsp:val=&quot;006B7E62&quot;/&gt;&lt;wsp:rsid wsp:val=&quot;006C0267&quot;/&gt;&lt;wsp:rsid wsp:val=&quot;006C02E4&quot;/&gt;&lt;wsp:rsid wsp:val=&quot;006C0537&quot;/&gt;&lt;wsp:rsid wsp:val=&quot;006C0897&quot;/&gt;&lt;wsp:rsid wsp:val=&quot;006C08D4&quot;/&gt;&lt;wsp:rsid wsp:val=&quot;006C09E8&quot;/&gt;&lt;wsp:rsid wsp:val=&quot;006C0ADD&quot;/&gt;&lt;wsp:rsid wsp:val=&quot;006C0B93&quot;/&gt;&lt;wsp:rsid wsp:val=&quot;006C0C08&quot;/&gt;&lt;wsp:rsid wsp:val=&quot;006C0C70&quot;/&gt;&lt;wsp:rsid wsp:val=&quot;006C0F02&quot;/&gt;&lt;wsp:rsid wsp:val=&quot;006C1033&quot;/&gt;&lt;wsp:rsid wsp:val=&quot;006C1523&quot;/&gt;&lt;wsp:rsid wsp:val=&quot;006C175B&quot;/&gt;&lt;wsp:rsid wsp:val=&quot;006C1822&quot;/&gt;&lt;wsp:rsid wsp:val=&quot;006C19D8&quot;/&gt;&lt;wsp:rsid wsp:val=&quot;006C1A1D&quot;/&gt;&lt;wsp:rsid wsp:val=&quot;006C1B39&quot;/&gt;&lt;wsp:rsid wsp:val=&quot;006C1B5A&quot;/&gt;&lt;wsp:rsid wsp:val=&quot;006C1D14&quot;/&gt;&lt;wsp:rsid wsp:val=&quot;006C1D37&quot;/&gt;&lt;wsp:rsid wsp:val=&quot;006C1E1D&quot;/&gt;&lt;wsp:rsid wsp:val=&quot;006C1F17&quot;/&gt;&lt;wsp:rsid wsp:val=&quot;006C22E0&quot;/&gt;&lt;wsp:rsid wsp:val=&quot;006C2497&quot;/&gt;&lt;wsp:rsid wsp:val=&quot;006C2528&quot;/&gt;&lt;wsp:rsid wsp:val=&quot;006C28E0&quot;/&gt;&lt;wsp:rsid wsp:val=&quot;006C2AB6&quot;/&gt;&lt;wsp:rsid wsp:val=&quot;006C2D1A&quot;/&gt;&lt;wsp:rsid wsp:val=&quot;006C2D4C&quot;/&gt;&lt;wsp:rsid wsp:val=&quot;006C30F1&quot;/&gt;&lt;wsp:rsid wsp:val=&quot;006C31AE&quot;/&gt;&lt;wsp:rsid wsp:val=&quot;006C3456&quot;/&gt;&lt;wsp:rsid wsp:val=&quot;006C35E1&quot;/&gt;&lt;wsp:rsid wsp:val=&quot;006C3769&quot;/&gt;&lt;wsp:rsid wsp:val=&quot;006C37D4&quot;/&gt;&lt;wsp:rsid wsp:val=&quot;006C3869&quot;/&gt;&lt;wsp:rsid wsp:val=&quot;006C38BA&quot;/&gt;&lt;wsp:rsid wsp:val=&quot;006C392D&quot;/&gt;&lt;wsp:rsid wsp:val=&quot;006C398D&quot;/&gt;&lt;wsp:rsid wsp:val=&quot;006C39C8&quot;/&gt;&lt;wsp:rsid wsp:val=&quot;006C3A3D&quot;/&gt;&lt;wsp:rsid wsp:val=&quot;006C3A58&quot;/&gt;&lt;wsp:rsid wsp:val=&quot;006C3CE5&quot;/&gt;&lt;wsp:rsid wsp:val=&quot;006C3D40&quot;/&gt;&lt;wsp:rsid wsp:val=&quot;006C3F07&quot;/&gt;&lt;wsp:rsid wsp:val=&quot;006C3F2E&quot;/&gt;&lt;wsp:rsid wsp:val=&quot;006C4083&quot;/&gt;&lt;wsp:rsid wsp:val=&quot;006C413A&quot;/&gt;&lt;wsp:rsid wsp:val=&quot;006C417A&quot;/&gt;&lt;wsp:rsid wsp:val=&quot;006C41E5&quot;/&gt;&lt;wsp:rsid wsp:val=&quot;006C4299&quot;/&gt;&lt;wsp:rsid wsp:val=&quot;006C42DD&quot;/&gt;&lt;wsp:rsid wsp:val=&quot;006C4324&quot;/&gt;&lt;wsp:rsid wsp:val=&quot;006C451B&quot;/&gt;&lt;wsp:rsid wsp:val=&quot;006C461B&quot;/&gt;&lt;wsp:rsid wsp:val=&quot;006C4765&quot;/&gt;&lt;wsp:rsid wsp:val=&quot;006C4831&quot;/&gt;&lt;wsp:rsid wsp:val=&quot;006C495F&quot;/&gt;&lt;wsp:rsid wsp:val=&quot;006C4A1E&quot;/&gt;&lt;wsp:rsid wsp:val=&quot;006C4B6C&quot;/&gt;&lt;wsp:rsid wsp:val=&quot;006C4B7A&quot;/&gt;&lt;wsp:rsid wsp:val=&quot;006C4E2A&quot;/&gt;&lt;wsp:rsid wsp:val=&quot;006C4F10&quot;/&gt;&lt;wsp:rsid wsp:val=&quot;006C4F3A&quot;/&gt;&lt;wsp:rsid wsp:val=&quot;006C4F9F&quot;/&gt;&lt;wsp:rsid wsp:val=&quot;006C4FBC&quot;/&gt;&lt;wsp:rsid wsp:val=&quot;006C50AC&quot;/&gt;&lt;wsp:rsid wsp:val=&quot;006C515C&quot;/&gt;&lt;wsp:rsid wsp:val=&quot;006C51ED&quot;/&gt;&lt;wsp:rsid wsp:val=&quot;006C520C&quot;/&gt;&lt;wsp:rsid wsp:val=&quot;006C5297&quot;/&gt;&lt;wsp:rsid wsp:val=&quot;006C53D9&quot;/&gt;&lt;wsp:rsid wsp:val=&quot;006C564C&quot;/&gt;&lt;wsp:rsid wsp:val=&quot;006C5851&quot;/&gt;&lt;wsp:rsid wsp:val=&quot;006C58E5&quot;/&gt;&lt;wsp:rsid wsp:val=&quot;006C5D10&quot;/&gt;&lt;wsp:rsid wsp:val=&quot;006C5DF1&quot;/&gt;&lt;wsp:rsid wsp:val=&quot;006C5EAD&quot;/&gt;&lt;wsp:rsid wsp:val=&quot;006C5FD5&quot;/&gt;&lt;wsp:rsid wsp:val=&quot;006C626A&quot;/&gt;&lt;wsp:rsid wsp:val=&quot;006C64BC&quot;/&gt;&lt;wsp:rsid wsp:val=&quot;006C64DF&quot;/&gt;&lt;wsp:rsid wsp:val=&quot;006C659F&quot;/&gt;&lt;wsp:rsid wsp:val=&quot;006C6812&quot;/&gt;&lt;wsp:rsid wsp:val=&quot;006C6AFA&quot;/&gt;&lt;wsp:rsid wsp:val=&quot;006C6B39&quot;/&gt;&lt;wsp:rsid wsp:val=&quot;006C6E7A&quot;/&gt;&lt;wsp:rsid wsp:val=&quot;006C706A&quot;/&gt;&lt;wsp:rsid wsp:val=&quot;006C712F&quot;/&gt;&lt;wsp:rsid wsp:val=&quot;006C763F&quot;/&gt;&lt;wsp:rsid wsp:val=&quot;006C7728&quot;/&gt;&lt;wsp:rsid wsp:val=&quot;006C7959&quot;/&gt;&lt;wsp:rsid wsp:val=&quot;006C7B87&quot;/&gt;&lt;wsp:rsid wsp:val=&quot;006C7C46&quot;/&gt;&lt;wsp:rsid wsp:val=&quot;006C7CBC&quot;/&gt;&lt;wsp:rsid wsp:val=&quot;006C7DD0&quot;/&gt;&lt;wsp:rsid wsp:val=&quot;006C7E7E&quot;/&gt;&lt;wsp:rsid wsp:val=&quot;006D0537&quot;/&gt;&lt;wsp:rsid wsp:val=&quot;006D0588&quot;/&gt;&lt;wsp:rsid wsp:val=&quot;006D0A8A&quot;/&gt;&lt;wsp:rsid wsp:val=&quot;006D0C58&quot;/&gt;&lt;wsp:rsid wsp:val=&quot;006D0F2E&quot;/&gt;&lt;wsp:rsid wsp:val=&quot;006D0F33&quot;/&gt;&lt;wsp:rsid wsp:val=&quot;006D0F58&quot;/&gt;&lt;wsp:rsid wsp:val=&quot;006D10D9&quot;/&gt;&lt;wsp:rsid wsp:val=&quot;006D1222&quot;/&gt;&lt;wsp:rsid wsp:val=&quot;006D12B7&quot;/&gt;&lt;wsp:rsid wsp:val=&quot;006D136D&quot;/&gt;&lt;wsp:rsid wsp:val=&quot;006D1C43&quot;/&gt;&lt;wsp:rsid wsp:val=&quot;006D1C7D&quot;/&gt;&lt;wsp:rsid wsp:val=&quot;006D2013&quot;/&gt;&lt;wsp:rsid wsp:val=&quot;006D213A&quot;/&gt;&lt;wsp:rsid wsp:val=&quot;006D25EA&quot;/&gt;&lt;wsp:rsid wsp:val=&quot;006D2622&quot;/&gt;&lt;wsp:rsid wsp:val=&quot;006D26F3&quot;/&gt;&lt;wsp:rsid wsp:val=&quot;006D26F8&quot;/&gt;&lt;wsp:rsid wsp:val=&quot;006D27A5&quot;/&gt;&lt;wsp:rsid wsp:val=&quot;006D27EA&quot;/&gt;&lt;wsp:rsid wsp:val=&quot;006D2884&quot;/&gt;&lt;wsp:rsid wsp:val=&quot;006D2D1B&quot;/&gt;&lt;wsp:rsid wsp:val=&quot;006D2DB3&quot;/&gt;&lt;wsp:rsid wsp:val=&quot;006D2DC5&quot;/&gt;&lt;wsp:rsid wsp:val=&quot;006D2FFE&quot;/&gt;&lt;wsp:rsid wsp:val=&quot;006D3331&quot;/&gt;&lt;wsp:rsid wsp:val=&quot;006D3352&quot;/&gt;&lt;wsp:rsid wsp:val=&quot;006D3359&quot;/&gt;&lt;wsp:rsid wsp:val=&quot;006D3407&quot;/&gt;&lt;wsp:rsid wsp:val=&quot;006D356B&quot;/&gt;&lt;wsp:rsid wsp:val=&quot;006D3769&quot;/&gt;&lt;wsp:rsid wsp:val=&quot;006D3855&quot;/&gt;&lt;wsp:rsid wsp:val=&quot;006D38B0&quot;/&gt;&lt;wsp:rsid wsp:val=&quot;006D38F8&quot;/&gt;&lt;wsp:rsid wsp:val=&quot;006D3A16&quot;/&gt;&lt;wsp:rsid wsp:val=&quot;006D3A58&quot;/&gt;&lt;wsp:rsid wsp:val=&quot;006D3BE5&quot;/&gt;&lt;wsp:rsid wsp:val=&quot;006D3DED&quot;/&gt;&lt;wsp:rsid wsp:val=&quot;006D3EBC&quot;/&gt;&lt;wsp:rsid wsp:val=&quot;006D401B&quot;/&gt;&lt;wsp:rsid wsp:val=&quot;006D4081&quot;/&gt;&lt;wsp:rsid wsp:val=&quot;006D40A8&quot;/&gt;&lt;wsp:rsid wsp:val=&quot;006D4214&quot;/&gt;&lt;wsp:rsid wsp:val=&quot;006D42E3&quot;/&gt;&lt;wsp:rsid wsp:val=&quot;006D488E&quot;/&gt;&lt;wsp:rsid wsp:val=&quot;006D49A3&quot;/&gt;&lt;wsp:rsid wsp:val=&quot;006D4B66&quot;/&gt;&lt;wsp:rsid wsp:val=&quot;006D4E34&quot;/&gt;&lt;wsp:rsid wsp:val=&quot;006D4F3D&quot;/&gt;&lt;wsp:rsid wsp:val=&quot;006D5075&quot;/&gt;&lt;wsp:rsid wsp:val=&quot;006D509B&quot;/&gt;&lt;wsp:rsid wsp:val=&quot;006D50A8&quot;/&gt;&lt;wsp:rsid wsp:val=&quot;006D5213&quot;/&gt;&lt;wsp:rsid wsp:val=&quot;006D54BE&quot;/&gt;&lt;wsp:rsid wsp:val=&quot;006D5506&quot;/&gt;&lt;wsp:rsid wsp:val=&quot;006D5617&quot;/&gt;&lt;wsp:rsid wsp:val=&quot;006D56A4&quot;/&gt;&lt;wsp:rsid wsp:val=&quot;006D5BA5&quot;/&gt;&lt;wsp:rsid wsp:val=&quot;006D5C22&quot;/&gt;&lt;wsp:rsid wsp:val=&quot;006D5D21&quot;/&gt;&lt;wsp:rsid wsp:val=&quot;006D5DE5&quot;/&gt;&lt;wsp:rsid wsp:val=&quot;006D5E6C&quot;/&gt;&lt;wsp:rsid wsp:val=&quot;006D5ECC&quot;/&gt;&lt;wsp:rsid wsp:val=&quot;006D5F52&quot;/&gt;&lt;wsp:rsid wsp:val=&quot;006D628E&quot;/&gt;&lt;wsp:rsid wsp:val=&quot;006D62C9&quot;/&gt;&lt;wsp:rsid wsp:val=&quot;006D634E&quot;/&gt;&lt;wsp:rsid wsp:val=&quot;006D645C&quot;/&gt;&lt;wsp:rsid wsp:val=&quot;006D68D7&quot;/&gt;&lt;wsp:rsid wsp:val=&quot;006D6984&quot;/&gt;&lt;wsp:rsid wsp:val=&quot;006D6AE8&quot;/&gt;&lt;wsp:rsid wsp:val=&quot;006D6C42&quot;/&gt;&lt;wsp:rsid wsp:val=&quot;006D6DE6&quot;/&gt;&lt;wsp:rsid wsp:val=&quot;006D72A2&quot;/&gt;&lt;wsp:rsid wsp:val=&quot;006D72C9&quot;/&gt;&lt;wsp:rsid wsp:val=&quot;006D73ED&quot;/&gt;&lt;wsp:rsid wsp:val=&quot;006D7782&quot;/&gt;&lt;wsp:rsid wsp:val=&quot;006D7A5B&quot;/&gt;&lt;wsp:rsid wsp:val=&quot;006D7ACF&quot;/&gt;&lt;wsp:rsid wsp:val=&quot;006D7F6C&quot;/&gt;&lt;wsp:rsid wsp:val=&quot;006E00EE&quot;/&gt;&lt;wsp:rsid wsp:val=&quot;006E041E&quot;/&gt;&lt;wsp:rsid wsp:val=&quot;006E062F&quot;/&gt;&lt;wsp:rsid wsp:val=&quot;006E0860&quot;/&gt;&lt;wsp:rsid wsp:val=&quot;006E09F4&quot;/&gt;&lt;wsp:rsid wsp:val=&quot;006E1116&quot;/&gt;&lt;wsp:rsid wsp:val=&quot;006E1230&quot;/&gt;&lt;wsp:rsid wsp:val=&quot;006E1581&quot;/&gt;&lt;wsp:rsid wsp:val=&quot;006E1BAB&quot;/&gt;&lt;wsp:rsid wsp:val=&quot;006E1C8E&quot;/&gt;&lt;wsp:rsid wsp:val=&quot;006E201D&quot;/&gt;&lt;wsp:rsid wsp:val=&quot;006E2030&quot;/&gt;&lt;wsp:rsid wsp:val=&quot;006E206D&quot;/&gt;&lt;wsp:rsid wsp:val=&quot;006E20B1&quot;/&gt;&lt;wsp:rsid wsp:val=&quot;006E20F4&quot;/&gt;&lt;wsp:rsid wsp:val=&quot;006E2258&quot;/&gt;&lt;wsp:rsid wsp:val=&quot;006E2499&quot;/&gt;&lt;wsp:rsid wsp:val=&quot;006E2E1F&quot;/&gt;&lt;wsp:rsid wsp:val=&quot;006E2E70&quot;/&gt;&lt;wsp:rsid wsp:val=&quot;006E2E8E&quot;/&gt;&lt;wsp:rsid wsp:val=&quot;006E2ED7&quot;/&gt;&lt;wsp:rsid wsp:val=&quot;006E31FA&quot;/&gt;&lt;wsp:rsid wsp:val=&quot;006E32D1&quot;/&gt;&lt;wsp:rsid wsp:val=&quot;006E33A1&quot;/&gt;&lt;wsp:rsid wsp:val=&quot;006E33F4&quot;/&gt;&lt;wsp:rsid wsp:val=&quot;006E3409&quot;/&gt;&lt;wsp:rsid wsp:val=&quot;006E3489&quot;/&gt;&lt;wsp:rsid wsp:val=&quot;006E36C0&quot;/&gt;&lt;wsp:rsid wsp:val=&quot;006E3BD7&quot;/&gt;&lt;wsp:rsid wsp:val=&quot;006E3C73&quot;/&gt;&lt;wsp:rsid wsp:val=&quot;006E3E3D&quot;/&gt;&lt;wsp:rsid wsp:val=&quot;006E3FFF&quot;/&gt;&lt;wsp:rsid wsp:val=&quot;006E40C2&quot;/&gt;&lt;wsp:rsid wsp:val=&quot;006E41CD&quot;/&gt;&lt;wsp:rsid wsp:val=&quot;006E42E2&quot;/&gt;&lt;wsp:rsid wsp:val=&quot;006E450B&quot;/&gt;&lt;wsp:rsid wsp:val=&quot;006E4AAA&quot;/&gt;&lt;wsp:rsid wsp:val=&quot;006E4B1A&quot;/&gt;&lt;wsp:rsid wsp:val=&quot;006E52D0&quot;/&gt;&lt;wsp:rsid wsp:val=&quot;006E5530&quot;/&gt;&lt;wsp:rsid wsp:val=&quot;006E5532&quot;/&gt;&lt;wsp:rsid wsp:val=&quot;006E564C&quot;/&gt;&lt;wsp:rsid wsp:val=&quot;006E57DA&quot;/&gt;&lt;wsp:rsid wsp:val=&quot;006E5A41&quot;/&gt;&lt;wsp:rsid wsp:val=&quot;006E5AEC&quot;/&gt;&lt;wsp:rsid wsp:val=&quot;006E5FB5&quot;/&gt;&lt;wsp:rsid wsp:val=&quot;006E641A&quot;/&gt;&lt;wsp:rsid wsp:val=&quot;006E6611&quot;/&gt;&lt;wsp:rsid wsp:val=&quot;006E6870&quot;/&gt;&lt;wsp:rsid wsp:val=&quot;006E6894&quot;/&gt;&lt;wsp:rsid wsp:val=&quot;006E6987&quot;/&gt;&lt;wsp:rsid wsp:val=&quot;006E6A62&quot;/&gt;&lt;wsp:rsid wsp:val=&quot;006E6DC2&quot;/&gt;&lt;wsp:rsid wsp:val=&quot;006E6DD6&quot;/&gt;&lt;wsp:rsid wsp:val=&quot;006E6E82&quot;/&gt;&lt;wsp:rsid wsp:val=&quot;006E7116&quot;/&gt;&lt;wsp:rsid wsp:val=&quot;006E7174&quot;/&gt;&lt;wsp:rsid wsp:val=&quot;006E7414&quot;/&gt;&lt;wsp:rsid wsp:val=&quot;006E74C4&quot;/&gt;&lt;wsp:rsid wsp:val=&quot;006E75F9&quot;/&gt;&lt;wsp:rsid wsp:val=&quot;006E7666&quot;/&gt;&lt;wsp:rsid wsp:val=&quot;006E7936&quot;/&gt;&lt;wsp:rsid wsp:val=&quot;006E79DA&quot;/&gt;&lt;wsp:rsid wsp:val=&quot;006E7A1A&quot;/&gt;&lt;wsp:rsid wsp:val=&quot;006E7B73&quot;/&gt;&lt;wsp:rsid wsp:val=&quot;006E7D2E&quot;/&gt;&lt;wsp:rsid wsp:val=&quot;006E7D4F&quot;/&gt;&lt;wsp:rsid wsp:val=&quot;006E7DDA&quot;/&gt;&lt;wsp:rsid wsp:val=&quot;006E7F05&quot;/&gt;&lt;wsp:rsid wsp:val=&quot;006F0034&quot;/&gt;&lt;wsp:rsid wsp:val=&quot;006F0454&quot;/&gt;&lt;wsp:rsid wsp:val=&quot;006F04D4&quot;/&gt;&lt;wsp:rsid wsp:val=&quot;006F0676&quot;/&gt;&lt;wsp:rsid wsp:val=&quot;006F06A2&quot;/&gt;&lt;wsp:rsid wsp:val=&quot;006F06BA&quot;/&gt;&lt;wsp:rsid wsp:val=&quot;006F0755&quot;/&gt;&lt;wsp:rsid wsp:val=&quot;006F08CB&quot;/&gt;&lt;wsp:rsid wsp:val=&quot;006F0990&quot;/&gt;&lt;wsp:rsid wsp:val=&quot;006F09A4&quot;/&gt;&lt;wsp:rsid wsp:val=&quot;006F107A&quot;/&gt;&lt;wsp:rsid wsp:val=&quot;006F1363&quot;/&gt;&lt;wsp:rsid wsp:val=&quot;006F1659&quot;/&gt;&lt;wsp:rsid wsp:val=&quot;006F1736&quot;/&gt;&lt;wsp:rsid wsp:val=&quot;006F1852&quot;/&gt;&lt;wsp:rsid wsp:val=&quot;006F1D23&quot;/&gt;&lt;wsp:rsid wsp:val=&quot;006F1F37&quot;/&gt;&lt;wsp:rsid wsp:val=&quot;006F2040&quot;/&gt;&lt;wsp:rsid wsp:val=&quot;006F2091&quot;/&gt;&lt;wsp:rsid wsp:val=&quot;006F2263&quot;/&gt;&lt;wsp:rsid wsp:val=&quot;006F2582&quot;/&gt;&lt;wsp:rsid wsp:val=&quot;006F25AA&quot;/&gt;&lt;wsp:rsid wsp:val=&quot;006F25DD&quot;/&gt;&lt;wsp:rsid wsp:val=&quot;006F25F2&quot;/&gt;&lt;wsp:rsid wsp:val=&quot;006F2697&quot;/&gt;&lt;wsp:rsid wsp:val=&quot;006F27C0&quot;/&gt;&lt;wsp:rsid wsp:val=&quot;006F2932&quot;/&gt;&lt;wsp:rsid wsp:val=&quot;006F2ACD&quot;/&gt;&lt;wsp:rsid wsp:val=&quot;006F2B54&quot;/&gt;&lt;wsp:rsid wsp:val=&quot;006F2B7C&quot;/&gt;&lt;wsp:rsid wsp:val=&quot;006F2C9E&quot;/&gt;&lt;wsp:rsid wsp:val=&quot;006F2D4D&quot;/&gt;&lt;wsp:rsid wsp:val=&quot;006F2E4B&quot;/&gt;&lt;wsp:rsid wsp:val=&quot;006F2F79&quot;/&gt;&lt;wsp:rsid wsp:val=&quot;006F32F8&quot;/&gt;&lt;wsp:rsid wsp:val=&quot;006F3313&quot;/&gt;&lt;wsp:rsid wsp:val=&quot;006F3355&quot;/&gt;&lt;wsp:rsid wsp:val=&quot;006F364D&quot;/&gt;&lt;wsp:rsid wsp:val=&quot;006F3729&quot;/&gt;&lt;wsp:rsid wsp:val=&quot;006F378A&quot;/&gt;&lt;wsp:rsid wsp:val=&quot;006F37F9&quot;/&gt;&lt;wsp:rsid wsp:val=&quot;006F392C&quot;/&gt;&lt;wsp:rsid wsp:val=&quot;006F3B12&quot;/&gt;&lt;wsp:rsid wsp:val=&quot;006F3CC5&quot;/&gt;&lt;wsp:rsid wsp:val=&quot;006F42F9&quot;/&gt;&lt;wsp:rsid wsp:val=&quot;006F4352&quot;/&gt;&lt;wsp:rsid wsp:val=&quot;006F43EE&quot;/&gt;&lt;wsp:rsid wsp:val=&quot;006F453B&quot;/&gt;&lt;wsp:rsid wsp:val=&quot;006F4542&quot;/&gt;&lt;wsp:rsid wsp:val=&quot;006F4582&quot;/&gt;&lt;wsp:rsid wsp:val=&quot;006F45DC&quot;/&gt;&lt;wsp:rsid wsp:val=&quot;006F4703&quot;/&gt;&lt;wsp:rsid wsp:val=&quot;006F4D85&quot;/&gt;&lt;wsp:rsid wsp:val=&quot;006F4E26&quot;/&gt;&lt;wsp:rsid wsp:val=&quot;006F4E63&quot;/&gt;&lt;wsp:rsid wsp:val=&quot;006F4EEA&quot;/&gt;&lt;wsp:rsid wsp:val=&quot;006F50C4&quot;/&gt;&lt;wsp:rsid wsp:val=&quot;006F5488&quot;/&gt;&lt;wsp:rsid wsp:val=&quot;006F54D2&quot;/&gt;&lt;wsp:rsid wsp:val=&quot;006F54DE&quot;/&gt;&lt;wsp:rsid wsp:val=&quot;006F5866&quot;/&gt;&lt;wsp:rsid wsp:val=&quot;006F5AB0&quot;/&gt;&lt;wsp:rsid wsp:val=&quot;006F5C5F&quot;/&gt;&lt;wsp:rsid wsp:val=&quot;006F5DA1&quot;/&gt;&lt;wsp:rsid wsp:val=&quot;006F5F7D&quot;/&gt;&lt;wsp:rsid wsp:val=&quot;006F6060&quot;/&gt;&lt;wsp:rsid wsp:val=&quot;006F6073&quot;/&gt;&lt;wsp:rsid wsp:val=&quot;006F61B7&quot;/&gt;&lt;wsp:rsid wsp:val=&quot;006F644E&quot;/&gt;&lt;wsp:rsid wsp:val=&quot;006F64A4&quot;/&gt;&lt;wsp:rsid wsp:val=&quot;006F657C&quot;/&gt;&lt;wsp:rsid wsp:val=&quot;006F6610&quot;/&gt;&lt;wsp:rsid wsp:val=&quot;006F6844&quot;/&gt;&lt;wsp:rsid wsp:val=&quot;006F68ED&quot;/&gt;&lt;wsp:rsid wsp:val=&quot;006F6CD5&quot;/&gt;&lt;wsp:rsid wsp:val=&quot;006F6DE6&quot;/&gt;&lt;wsp:rsid wsp:val=&quot;006F6ECC&quot;/&gt;&lt;wsp:rsid wsp:val=&quot;006F6F92&quot;/&gt;&lt;wsp:rsid wsp:val=&quot;006F6FD3&quot;/&gt;&lt;wsp:rsid wsp:val=&quot;006F7020&quot;/&gt;&lt;wsp:rsid wsp:val=&quot;006F714F&quot;/&gt;&lt;wsp:rsid wsp:val=&quot;006F720B&quot;/&gt;&lt;wsp:rsid wsp:val=&quot;006F72AB&quot;/&gt;&lt;wsp:rsid wsp:val=&quot;006F7393&quot;/&gt;&lt;wsp:rsid wsp:val=&quot;006F742E&quot;/&gt;&lt;wsp:rsid wsp:val=&quot;006F76C2&quot;/&gt;&lt;wsp:rsid wsp:val=&quot;006F772B&quot;/&gt;&lt;wsp:rsid wsp:val=&quot;006F774F&quot;/&gt;&lt;wsp:rsid wsp:val=&quot;006F7889&quot;/&gt;&lt;wsp:rsid wsp:val=&quot;006F78A2&quot;/&gt;&lt;wsp:rsid wsp:val=&quot;006F7A88&quot;/&gt;&lt;wsp:rsid wsp:val=&quot;006F7AF1&quot;/&gt;&lt;wsp:rsid wsp:val=&quot;006F7B74&quot;/&gt;&lt;wsp:rsid wsp:val=&quot;006F7DC7&quot;/&gt;&lt;wsp:rsid wsp:val=&quot;006F7DD0&quot;/&gt;&lt;wsp:rsid wsp:val=&quot;006F7E26&quot;/&gt;&lt;wsp:rsid wsp:val=&quot;00700135&quot;/&gt;&lt;wsp:rsid wsp:val=&quot;007001BC&quot;/&gt;&lt;wsp:rsid wsp:val=&quot;007001DE&quot;/&gt;&lt;wsp:rsid wsp:val=&quot;007005C5&quot;/&gt;&lt;wsp:rsid wsp:val=&quot;007007A5&quot;/&gt;&lt;wsp:rsid wsp:val=&quot;00700C38&quot;/&gt;&lt;wsp:rsid wsp:val=&quot;00700C64&quot;/&gt;&lt;wsp:rsid wsp:val=&quot;00700CAA&quot;/&gt;&lt;wsp:rsid wsp:val=&quot;00700E1C&quot;/&gt;&lt;wsp:rsid wsp:val=&quot;00701020&quot;/&gt;&lt;wsp:rsid wsp:val=&quot;0070106C&quot;/&gt;&lt;wsp:rsid wsp:val=&quot;007010B7&quot;/&gt;&lt;wsp:rsid wsp:val=&quot;0070119B&quot;/&gt;&lt;wsp:rsid wsp:val=&quot;00701292&quot;/&gt;&lt;wsp:rsid wsp:val=&quot;00701409&quot;/&gt;&lt;wsp:rsid wsp:val=&quot;007014B1&quot;/&gt;&lt;wsp:rsid wsp:val=&quot;007014BE&quot;/&gt;&lt;wsp:rsid wsp:val=&quot;0070157A&quot;/&gt;&lt;wsp:rsid wsp:val=&quot;007018B7&quot;/&gt;&lt;wsp:rsid wsp:val=&quot;007018E3&quot;/&gt;&lt;wsp:rsid wsp:val=&quot;0070198E&quot;/&gt;&lt;wsp:rsid wsp:val=&quot;00701AAD&quot;/&gt;&lt;wsp:rsid wsp:val=&quot;00701D40&quot;/&gt;&lt;wsp:rsid wsp:val=&quot;00701E29&quot;/&gt;&lt;wsp:rsid wsp:val=&quot;00701E9B&quot;/&gt;&lt;wsp:rsid wsp:val=&quot;007022FD&quot;/&gt;&lt;wsp:rsid wsp:val=&quot;00702772&quot;/&gt;&lt;wsp:rsid wsp:val=&quot;00702C03&quot;/&gt;&lt;wsp:rsid wsp:val=&quot;00702C9F&quot;/&gt;&lt;wsp:rsid wsp:val=&quot;00702F71&quot;/&gt;&lt;wsp:rsid wsp:val=&quot;00702F9E&quot;/&gt;&lt;wsp:rsid wsp:val=&quot;00703274&quot;/&gt;&lt;wsp:rsid wsp:val=&quot;00703306&quot;/&gt;&lt;wsp:rsid wsp:val=&quot;0070341A&quot;/&gt;&lt;wsp:rsid wsp:val=&quot;00703584&quot;/&gt;&lt;wsp:rsid wsp:val=&quot;00703C82&quot;/&gt;&lt;wsp:rsid wsp:val=&quot;00703D12&quot;/&gt;&lt;wsp:rsid wsp:val=&quot;00703D6C&quot;/&gt;&lt;wsp:rsid wsp:val=&quot;00703FD3&quot;/&gt;&lt;wsp:rsid wsp:val=&quot;007042EF&quot;/&gt;&lt;wsp:rsid wsp:val=&quot;00704356&quot;/&gt;&lt;wsp:rsid wsp:val=&quot;007043C4&quot;/&gt;&lt;wsp:rsid wsp:val=&quot;00704506&quot;/&gt;&lt;wsp:rsid wsp:val=&quot;007048C8&quot;/&gt;&lt;wsp:rsid wsp:val=&quot;00704CB7&quot;/&gt;&lt;wsp:rsid wsp:val=&quot;00704D95&quot;/&gt;&lt;wsp:rsid wsp:val=&quot;00704DD9&quot;/&gt;&lt;wsp:rsid wsp:val=&quot;00704E52&quot;/&gt;&lt;wsp:rsid wsp:val=&quot;00705093&quot;/&gt;&lt;wsp:rsid wsp:val=&quot;007050FB&quot;/&gt;&lt;wsp:rsid wsp:val=&quot;007050FF&quot;/&gt;&lt;wsp:rsid wsp:val=&quot;00705140&quot;/&gt;&lt;wsp:rsid wsp:val=&quot;007051A5&quot;/&gt;&lt;wsp:rsid wsp:val=&quot;00705723&quot;/&gt;&lt;wsp:rsid wsp:val=&quot;00705795&quot;/&gt;&lt;wsp:rsid wsp:val=&quot;007057D3&quot;/&gt;&lt;wsp:rsid wsp:val=&quot;0070580D&quot;/&gt;&lt;wsp:rsid wsp:val=&quot;007058BB&quot;/&gt;&lt;wsp:rsid wsp:val=&quot;00705903&quot;/&gt;&lt;wsp:rsid wsp:val=&quot;00705A4A&quot;/&gt;&lt;wsp:rsid wsp:val=&quot;00705A8F&quot;/&gt;&lt;wsp:rsid wsp:val=&quot;00705C16&quot;/&gt;&lt;wsp:rsid wsp:val=&quot;00705C82&quot;/&gt;&lt;wsp:rsid wsp:val=&quot;00705DC8&quot;/&gt;&lt;wsp:rsid wsp:val=&quot;00705F88&quot;/&gt;&lt;wsp:rsid wsp:val=&quot;00705F99&quot;/&gt;&lt;wsp:rsid wsp:val=&quot;00705FB7&quot;/&gt;&lt;wsp:rsid wsp:val=&quot;00706097&quot;/&gt;&lt;wsp:rsid wsp:val=&quot;00706594&quot;/&gt;&lt;wsp:rsid wsp:val=&quot;0070669F&quot;/&gt;&lt;wsp:rsid wsp:val=&quot;007067C2&quot;/&gt;&lt;wsp:rsid wsp:val=&quot;007068A6&quot;/&gt;&lt;wsp:rsid wsp:val=&quot;00706AC7&quot;/&gt;&lt;wsp:rsid wsp:val=&quot;00706D71&quot;/&gt;&lt;wsp:rsid wsp:val=&quot;00706DA9&quot;/&gt;&lt;wsp:rsid wsp:val=&quot;00706FFC&quot;/&gt;&lt;wsp:rsid wsp:val=&quot;0070709D&quot;/&gt;&lt;wsp:rsid wsp:val=&quot;00707258&quot;/&gt;&lt;wsp:rsid wsp:val=&quot;007073D0&quot;/&gt;&lt;wsp:rsid wsp:val=&quot;00707406&quot;/&gt;&lt;wsp:rsid wsp:val=&quot;0070741E&quot;/&gt;&lt;wsp:rsid wsp:val=&quot;00707442&quot;/&gt;&lt;wsp:rsid wsp:val=&quot;00707576&quot;/&gt;&lt;wsp:rsid wsp:val=&quot;007076B9&quot;/&gt;&lt;wsp:rsid wsp:val=&quot;007078BC&quot;/&gt;&lt;wsp:rsid wsp:val=&quot;00707DCC&quot;/&gt;&lt;wsp:rsid wsp:val=&quot;00707DD2&quot;/&gt;&lt;wsp:rsid wsp:val=&quot;00707EC6&quot;/&gt;&lt;wsp:rsid wsp:val=&quot;00707F3A&quot;/&gt;&lt;wsp:rsid wsp:val=&quot;00707F45&quot;/&gt;&lt;wsp:rsid wsp:val=&quot;00710212&quot;/&gt;&lt;wsp:rsid wsp:val=&quot;00710235&quot;/&gt;&lt;wsp:rsid wsp:val=&quot;0071024A&quot;/&gt;&lt;wsp:rsid wsp:val=&quot;00710284&quot;/&gt;&lt;wsp:rsid wsp:val=&quot;007103AA&quot;/&gt;&lt;wsp:rsid wsp:val=&quot;0071051D&quot;/&gt;&lt;wsp:rsid wsp:val=&quot;00710582&quot;/&gt;&lt;wsp:rsid wsp:val=&quot;00710663&quot;/&gt;&lt;wsp:rsid wsp:val=&quot;007108EE&quot;/&gt;&lt;wsp:rsid wsp:val=&quot;00710957&quot;/&gt;&lt;wsp:rsid wsp:val=&quot;00710A27&quot;/&gt;&lt;wsp:rsid wsp:val=&quot;00710B0A&quot;/&gt;&lt;wsp:rsid wsp:val=&quot;00710B22&quot;/&gt;&lt;wsp:rsid wsp:val=&quot;00710E74&quot;/&gt;&lt;wsp:rsid wsp:val=&quot;00710E76&quot;/&gt;&lt;wsp:rsid wsp:val=&quot;007111E3&quot;/&gt;&lt;wsp:rsid wsp:val=&quot;007111F3&quot;/&gt;&lt;wsp:rsid wsp:val=&quot;0071137D&quot;/&gt;&lt;wsp:rsid wsp:val=&quot;00711455&quot;/&gt;&lt;wsp:rsid wsp:val=&quot;00711497&quot;/&gt;&lt;wsp:rsid wsp:val=&quot;007117A5&quot;/&gt;&lt;wsp:rsid wsp:val=&quot;007118DF&quot;/&gt;&lt;wsp:rsid wsp:val=&quot;00711A80&quot;/&gt;&lt;wsp:rsid wsp:val=&quot;00711C8D&quot;/&gt;&lt;wsp:rsid wsp:val=&quot;00711E0A&quot;/&gt;&lt;wsp:rsid wsp:val=&quot;00712128&quot;/&gt;&lt;wsp:rsid wsp:val=&quot;00712145&quot;/&gt;&lt;wsp:rsid wsp:val=&quot;0071229F&quot;/&gt;&lt;wsp:rsid wsp:val=&quot;007122EB&quot;/&gt;&lt;wsp:rsid wsp:val=&quot;00712314&quot;/&gt;&lt;wsp:rsid wsp:val=&quot;00712724&quot;/&gt;&lt;wsp:rsid wsp:val=&quot;007127F4&quot;/&gt;&lt;wsp:rsid wsp:val=&quot;00712958&quot;/&gt;&lt;wsp:rsid wsp:val=&quot;007129D3&quot;/&gt;&lt;wsp:rsid wsp:val=&quot;00712AA1&quot;/&gt;&lt;wsp:rsid wsp:val=&quot;00712BFC&quot;/&gt;&lt;wsp:rsid wsp:val=&quot;00712D4C&quot;/&gt;&lt;wsp:rsid wsp:val=&quot;00712FA1&quot;/&gt;&lt;wsp:rsid wsp:val=&quot;00712FB2&quot;/&gt;&lt;wsp:rsid wsp:val=&quot;007130C4&quot;/&gt;&lt;wsp:rsid wsp:val=&quot;007131B2&quot;/&gt;&lt;wsp:rsid wsp:val=&quot;007135D1&quot;/&gt;&lt;wsp:rsid wsp:val=&quot;0071389E&quot;/&gt;&lt;wsp:rsid wsp:val=&quot;00713A4F&quot;/&gt;&lt;wsp:rsid wsp:val=&quot;00713A5E&quot;/&gt;&lt;wsp:rsid wsp:val=&quot;00713D12&quot;/&gt;&lt;wsp:rsid wsp:val=&quot;00713E5A&quot;/&gt;&lt;wsp:rsid wsp:val=&quot;00713F31&quot;/&gt;&lt;wsp:rsid wsp:val=&quot;00714188&quot;/&gt;&lt;wsp:rsid wsp:val=&quot;00714296&quot;/&gt;&lt;wsp:rsid wsp:val=&quot;007142E2&quot;/&gt;&lt;wsp:rsid wsp:val=&quot;007143E0&quot;/&gt;&lt;wsp:rsid wsp:val=&quot;00714427&quot;/&gt;&lt;wsp:rsid wsp:val=&quot;007144CF&quot;/&gt;&lt;wsp:rsid wsp:val=&quot;007145BE&quot;/&gt;&lt;wsp:rsid wsp:val=&quot;007145F6&quot;/&gt;&lt;wsp:rsid wsp:val=&quot;0071477F&quot;/&gt;&lt;wsp:rsid wsp:val=&quot;007147C1&quot;/&gt;&lt;wsp:rsid wsp:val=&quot;0071480B&quot;/&gt;&lt;wsp:rsid wsp:val=&quot;0071491F&quot;/&gt;&lt;wsp:rsid wsp:val=&quot;00714B20&quot;/&gt;&lt;wsp:rsid wsp:val=&quot;00714BDB&quot;/&gt;&lt;wsp:rsid wsp:val=&quot;00714CDB&quot;/&gt;&lt;wsp:rsid wsp:val=&quot;00714CF2&quot;/&gt;&lt;wsp:rsid wsp:val=&quot;00714D39&quot;/&gt;&lt;wsp:rsid wsp:val=&quot;00714F32&quot;/&gt;&lt;wsp:rsid wsp:val=&quot;00715262&quot;/&gt;&lt;wsp:rsid wsp:val=&quot;007152D1&quot;/&gt;&lt;wsp:rsid wsp:val=&quot;0071536C&quot;/&gt;&lt;wsp:rsid wsp:val=&quot;00715538&quot;/&gt;&lt;wsp:rsid wsp:val=&quot;007156DE&quot;/&gt;&lt;wsp:rsid wsp:val=&quot;00715744&quot;/&gt;&lt;wsp:rsid wsp:val=&quot;007159B9&quot;/&gt;&lt;wsp:rsid wsp:val=&quot;00715AA3&quot;/&gt;&lt;wsp:rsid wsp:val=&quot;00715AA8&quot;/&gt;&lt;wsp:rsid wsp:val=&quot;00715DE8&quot;/&gt;&lt;wsp:rsid wsp:val=&quot;00715E2D&quot;/&gt;&lt;wsp:rsid wsp:val=&quot;00715EF5&quot;/&gt;&lt;wsp:rsid wsp:val=&quot;00715FAD&quot;/&gt;&lt;wsp:rsid wsp:val=&quot;00716074&quot;/&gt;&lt;wsp:rsid wsp:val=&quot;007163E1&quot;/&gt;&lt;wsp:rsid wsp:val=&quot;0071658C&quot;/&gt;&lt;wsp:rsid wsp:val=&quot;00716650&quot;/&gt;&lt;wsp:rsid wsp:val=&quot;00716730&quot;/&gt;&lt;wsp:rsid wsp:val=&quot;00716854&quot;/&gt;&lt;wsp:rsid wsp:val=&quot;00716DB8&quot;/&gt;&lt;wsp:rsid wsp:val=&quot;00716E97&quot;/&gt;&lt;wsp:rsid wsp:val=&quot;00717162&quot;/&gt;&lt;wsp:rsid wsp:val=&quot;0071736F&quot;/&gt;&lt;wsp:rsid wsp:val=&quot;007175F9&quot;/&gt;&lt;wsp:rsid wsp:val=&quot;00717662&quot;/&gt;&lt;wsp:rsid wsp:val=&quot;00717685&quot;/&gt;&lt;wsp:rsid wsp:val=&quot;00717789&quot;/&gt;&lt;wsp:rsid wsp:val=&quot;00717818&quot;/&gt;&lt;wsp:rsid wsp:val=&quot;00717821&quot;/&gt;&lt;wsp:rsid wsp:val=&quot;00717928&quot;/&gt;&lt;wsp:rsid wsp:val=&quot;00717BC7&quot;/&gt;&lt;wsp:rsid wsp:val=&quot;00717CEE&quot;/&gt;&lt;wsp:rsid wsp:val=&quot;00717D37&quot;/&gt;&lt;wsp:rsid wsp:val=&quot;00717EFE&quot;/&gt;&lt;wsp:rsid wsp:val=&quot;007201D1&quot;/&gt;&lt;wsp:rsid wsp:val=&quot;00720776&quot;/&gt;&lt;wsp:rsid wsp:val=&quot;007207BD&quot;/&gt;&lt;wsp:rsid wsp:val=&quot;007208C9&quot;/&gt;&lt;wsp:rsid wsp:val=&quot;00720BD4&quot;/&gt;&lt;wsp:rsid wsp:val=&quot;00720D27&quot;/&gt;&lt;wsp:rsid wsp:val=&quot;00720FE1&quot;/&gt;&lt;wsp:rsid wsp:val=&quot;00720FF2&quot;/&gt;&lt;wsp:rsid wsp:val=&quot;00721102&quot;/&gt;&lt;wsp:rsid wsp:val=&quot;00721225&quot;/&gt;&lt;wsp:rsid wsp:val=&quot;0072139A&quot;/&gt;&lt;wsp:rsid wsp:val=&quot;00721584&quot;/&gt;&lt;wsp:rsid wsp:val=&quot;00721595&quot;/&gt;&lt;wsp:rsid wsp:val=&quot;007217CF&quot;/&gt;&lt;wsp:rsid wsp:val=&quot;00721939&quot;/&gt;&lt;wsp:rsid wsp:val=&quot;00721CBE&quot;/&gt;&lt;wsp:rsid wsp:val=&quot;00721E8C&quot;/&gt;&lt;wsp:rsid wsp:val=&quot;00721EAA&quot;/&gt;&lt;wsp:rsid wsp:val=&quot;00721F42&quot;/&gt;&lt;wsp:rsid wsp:val=&quot;00721FD5&quot;/&gt;&lt;wsp:rsid wsp:val=&quot;00722010&quot;/&gt;&lt;wsp:rsid wsp:val=&quot;00722053&quot;/&gt;&lt;wsp:rsid wsp:val=&quot;00722086&quot;/&gt;&lt;wsp:rsid wsp:val=&quot;00722167&quot;/&gt;&lt;wsp:rsid wsp:val=&quot;0072216A&quot;/&gt;&lt;wsp:rsid wsp:val=&quot;0072222A&quot;/&gt;&lt;wsp:rsid wsp:val=&quot;007223C1&quot;/&gt;&lt;wsp:rsid wsp:val=&quot;00722467&quot;/&gt;&lt;wsp:rsid wsp:val=&quot;00722477&quot;/&gt;&lt;wsp:rsid wsp:val=&quot;007225ED&quot;/&gt;&lt;wsp:rsid wsp:val=&quot;0072276B&quot;/&gt;&lt;wsp:rsid wsp:val=&quot;0072278C&quot;/&gt;&lt;wsp:rsid wsp:val=&quot;00722A7D&quot;/&gt;&lt;wsp:rsid wsp:val=&quot;00722CEB&quot;/&gt;&lt;wsp:rsid wsp:val=&quot;00722D08&quot;/&gt;&lt;wsp:rsid wsp:val=&quot;00722D54&quot;/&gt;&lt;wsp:rsid wsp:val=&quot;00722DE7&quot;/&gt;&lt;wsp:rsid wsp:val=&quot;007230BC&quot;/&gt;&lt;wsp:rsid wsp:val=&quot;0072325F&quot;/&gt;&lt;wsp:rsid wsp:val=&quot;0072345B&quot;/&gt;&lt;wsp:rsid wsp:val=&quot;007234BE&quot;/&gt;&lt;wsp:rsid wsp:val=&quot;00723627&quot;/&gt;&lt;wsp:rsid wsp:val=&quot;007239E7&quot;/&gt;&lt;wsp:rsid wsp:val=&quot;00723ABE&quot;/&gt;&lt;wsp:rsid wsp:val=&quot;00723BE9&quot;/&gt;&lt;wsp:rsid wsp:val=&quot;00723FB5&quot;/&gt;&lt;wsp:rsid wsp:val=&quot;00723FD4&quot;/&gt;&lt;wsp:rsid wsp:val=&quot;0072403F&quot;/&gt;&lt;wsp:rsid wsp:val=&quot;00724225&quot;/&gt;&lt;wsp:rsid wsp:val=&quot;00724275&quot;/&gt;&lt;wsp:rsid wsp:val=&quot;007243C4&quot;/&gt;&lt;wsp:rsid wsp:val=&quot;007244CE&quot;/&gt;&lt;wsp:rsid wsp:val=&quot;007248E2&quot;/&gt;&lt;wsp:rsid wsp:val=&quot;00724EDE&quot;/&gt;&lt;wsp:rsid wsp:val=&quot;00724F64&quot;/&gt;&lt;wsp:rsid wsp:val=&quot;00724F69&quot;/&gt;&lt;wsp:rsid wsp:val=&quot;00725159&quot;/&gt;&lt;wsp:rsid wsp:val=&quot;0072517E&quot;/&gt;&lt;wsp:rsid wsp:val=&quot;007252F6&quot;/&gt;&lt;wsp:rsid wsp:val=&quot;007253D7&quot;/&gt;&lt;wsp:rsid wsp:val=&quot;00725705&quot;/&gt;&lt;wsp:rsid wsp:val=&quot;00725908&quot;/&gt;&lt;wsp:rsid wsp:val=&quot;00725982&quot;/&gt;&lt;wsp:rsid wsp:val=&quot;00725A9B&quot;/&gt;&lt;wsp:rsid wsp:val=&quot;00725D0D&quot;/&gt;&lt;wsp:rsid wsp:val=&quot;00725E72&quot;/&gt;&lt;wsp:rsid wsp:val=&quot;00726048&quot;/&gt;&lt;wsp:rsid wsp:val=&quot;007260AC&quot;/&gt;&lt;wsp:rsid wsp:val=&quot;00726172&quot;/&gt;&lt;wsp:rsid wsp:val=&quot;0072657B&quot;/&gt;&lt;wsp:rsid wsp:val=&quot;00726636&quot;/&gt;&lt;wsp:rsid wsp:val=&quot;0072677F&quot;/&gt;&lt;wsp:rsid wsp:val=&quot;00726936&quot;/&gt;&lt;wsp:rsid wsp:val=&quot;00726DAA&quot;/&gt;&lt;wsp:rsid wsp:val=&quot;00727294&quot;/&gt;&lt;wsp:rsid wsp:val=&quot;007272B1&quot;/&gt;&lt;wsp:rsid wsp:val=&quot;007275CD&quot;/&gt;&lt;wsp:rsid wsp:val=&quot;007276A6&quot;/&gt;&lt;wsp:rsid wsp:val=&quot;007279AA&quot;/&gt;&lt;wsp:rsid wsp:val=&quot;007279DC&quot;/&gt;&lt;wsp:rsid wsp:val=&quot;007279E5&quot;/&gt;&lt;wsp:rsid wsp:val=&quot;00727B8B&quot;/&gt;&lt;wsp:rsid wsp:val=&quot;00727BD9&quot;/&gt;&lt;wsp:rsid wsp:val=&quot;00727E0F&quot;/&gt;&lt;wsp:rsid wsp:val=&quot;00727E4A&quot;/&gt;&lt;wsp:rsid wsp:val=&quot;00727ED8&quot;/&gt;&lt;wsp:rsid wsp:val=&quot;007304B6&quot;/&gt;&lt;wsp:rsid wsp:val=&quot;0073075C&quot;/&gt;&lt;wsp:rsid wsp:val=&quot;0073080A&quot;/&gt;&lt;wsp:rsid wsp:val=&quot;00730860&quot;/&gt;&lt;wsp:rsid wsp:val=&quot;00730AEE&quot;/&gt;&lt;wsp:rsid wsp:val=&quot;00730BD7&quot;/&gt;&lt;wsp:rsid wsp:val=&quot;00730F10&quot;/&gt;&lt;wsp:rsid wsp:val=&quot;007310C3&quot;/&gt;&lt;wsp:rsid wsp:val=&quot;00731105&quot;/&gt;&lt;wsp:rsid wsp:val=&quot;0073151A&quot;/&gt;&lt;wsp:rsid wsp:val=&quot;00731806&quot;/&gt;&lt;wsp:rsid wsp:val=&quot;0073192A&quot;/&gt;&lt;wsp:rsid wsp:val=&quot;00731B24&quot;/&gt;&lt;wsp:rsid wsp:val=&quot;00731DCB&quot;/&gt;&lt;wsp:rsid wsp:val=&quot;00731E5C&quot;/&gt;&lt;wsp:rsid wsp:val=&quot;00731FB2&quot;/&gt;&lt;wsp:rsid wsp:val=&quot;007320B8&quot;/&gt;&lt;wsp:rsid wsp:val=&quot;00732141&quot;/&gt;&lt;wsp:rsid wsp:val=&quot;0073226D&quot;/&gt;&lt;wsp:rsid wsp:val=&quot;0073243C&quot;/&gt;&lt;wsp:rsid wsp:val=&quot;007326E5&quot;/&gt;&lt;wsp:rsid wsp:val=&quot;00732729&quot;/&gt;&lt;wsp:rsid wsp:val=&quot;00732839&quot;/&gt;&lt;wsp:rsid wsp:val=&quot;0073285D&quot;/&gt;&lt;wsp:rsid wsp:val=&quot;00732A0F&quot;/&gt;&lt;wsp:rsid wsp:val=&quot;00732B41&quot;/&gt;&lt;wsp:rsid wsp:val=&quot;00732CB9&quot;/&gt;&lt;wsp:rsid wsp:val=&quot;00732F6A&quot;/&gt;&lt;wsp:rsid wsp:val=&quot;00732FE3&quot;/&gt;&lt;wsp:rsid wsp:val=&quot;0073311D&quot;/&gt;&lt;wsp:rsid wsp:val=&quot;007331CF&quot;/&gt;&lt;wsp:rsid wsp:val=&quot;007335AD&quot;/&gt;&lt;wsp:rsid wsp:val=&quot;007335E3&quot;/&gt;&lt;wsp:rsid wsp:val=&quot;00733615&quot;/&gt;&lt;wsp:rsid wsp:val=&quot;00733731&quot;/&gt;&lt;wsp:rsid wsp:val=&quot;00733794&quot;/&gt;&lt;wsp:rsid wsp:val=&quot;0073382E&quot;/&gt;&lt;wsp:rsid wsp:val=&quot;00733899&quot;/&gt;&lt;wsp:rsid wsp:val=&quot;007338BB&quot;/&gt;&lt;wsp:rsid wsp:val=&quot;00733AFC&quot;/&gt;&lt;wsp:rsid wsp:val=&quot;00733DB0&quot;/&gt;&lt;wsp:rsid wsp:val=&quot;00733E21&quot;/&gt;&lt;wsp:rsid wsp:val=&quot;00733E5D&quot;/&gt;&lt;wsp:rsid wsp:val=&quot;00733EA4&quot;/&gt;&lt;wsp:rsid wsp:val=&quot;00733F7A&quot;/&gt;&lt;wsp:rsid wsp:val=&quot;007341EA&quot;/&gt;&lt;wsp:rsid wsp:val=&quot;007344EB&quot;/&gt;&lt;wsp:rsid wsp:val=&quot;007345BC&quot;/&gt;&lt;wsp:rsid wsp:val=&quot;0073499F&quot;/&gt;&lt;wsp:rsid wsp:val=&quot;00734A62&quot;/&gt;&lt;wsp:rsid wsp:val=&quot;00734D34&quot;/&gt;&lt;wsp:rsid wsp:val=&quot;00734DDB&quot;/&gt;&lt;wsp:rsid wsp:val=&quot;00734FC2&quot;/&gt;&lt;wsp:rsid wsp:val=&quot;0073570A&quot;/&gt;&lt;wsp:rsid wsp:val=&quot;00735998&quot;/&gt;&lt;wsp:rsid wsp:val=&quot;00735AD3&quot;/&gt;&lt;wsp:rsid wsp:val=&quot;00735B69&quot;/&gt;&lt;wsp:rsid wsp:val=&quot;00735BB0&quot;/&gt;&lt;wsp:rsid wsp:val=&quot;00735BB9&quot;/&gt;&lt;wsp:rsid wsp:val=&quot;00735E6F&quot;/&gt;&lt;wsp:rsid wsp:val=&quot;00735F34&quot;/&gt;&lt;wsp:rsid wsp:val=&quot;007361A6&quot;/&gt;&lt;wsp:rsid wsp:val=&quot;007362F7&quot;/&gt;&lt;wsp:rsid wsp:val=&quot;00736590&quot;/&gt;&lt;wsp:rsid wsp:val=&quot;00736839&quot;/&gt;&lt;wsp:rsid wsp:val=&quot;0073699E&quot;/&gt;&lt;wsp:rsid wsp:val=&quot;00736A5A&quot;/&gt;&lt;wsp:rsid wsp:val=&quot;00736AD3&quot;/&gt;&lt;wsp:rsid wsp:val=&quot;00736D1A&quot;/&gt;&lt;wsp:rsid wsp:val=&quot;00736D42&quot;/&gt;&lt;wsp:rsid wsp:val=&quot;00736E6F&quot;/&gt;&lt;wsp:rsid wsp:val=&quot;00736F7D&quot;/&gt;&lt;wsp:rsid wsp:val=&quot;007371C5&quot;/&gt;&lt;wsp:rsid wsp:val=&quot;007373EA&quot;/&gt;&lt;wsp:rsid wsp:val=&quot;007374F8&quot;/&gt;&lt;wsp:rsid wsp:val=&quot;0073768A&quot;/&gt;&lt;wsp:rsid wsp:val=&quot;0073768D&quot;/&gt;&lt;wsp:rsid wsp:val=&quot;00737920&quot;/&gt;&lt;wsp:rsid wsp:val=&quot;00737BBE&quot;/&gt;&lt;wsp:rsid wsp:val=&quot;00737D8D&quot;/&gt;&lt;wsp:rsid wsp:val=&quot;00737ED6&quot;/&gt;&lt;wsp:rsid wsp:val=&quot;0074010A&quot;/&gt;&lt;wsp:rsid wsp:val=&quot;007402E0&quot;/&gt;&lt;wsp:rsid wsp:val=&quot;0074041B&quot;/&gt;&lt;wsp:rsid wsp:val=&quot;00740486&quot;/&gt;&lt;wsp:rsid wsp:val=&quot;007405A2&quot;/&gt;&lt;wsp:rsid wsp:val=&quot;00740613&quot;/&gt;&lt;wsp:rsid wsp:val=&quot;0074082B&quot;/&gt;&lt;wsp:rsid wsp:val=&quot;00740BA9&quot;/&gt;&lt;wsp:rsid wsp:val=&quot;0074106A&quot;/&gt;&lt;wsp:rsid wsp:val=&quot;007410EC&quot;/&gt;&lt;wsp:rsid wsp:val=&quot;007411C7&quot;/&gt;&lt;wsp:rsid wsp:val=&quot;0074125B&quot;/&gt;&lt;wsp:rsid wsp:val=&quot;0074164C&quot;/&gt;&lt;wsp:rsid wsp:val=&quot;0074167B&quot;/&gt;&lt;wsp:rsid wsp:val=&quot;00741695&quot;/&gt;&lt;wsp:rsid wsp:val=&quot;007417C7&quot;/&gt;&lt;wsp:rsid wsp:val=&quot;00741893&quot;/&gt;&lt;wsp:rsid wsp:val=&quot;00741A34&quot;/&gt;&lt;wsp:rsid wsp:val=&quot;00741BFB&quot;/&gt;&lt;wsp:rsid wsp:val=&quot;00741CB1&quot;/&gt;&lt;wsp:rsid wsp:val=&quot;00741CDC&quot;/&gt;&lt;wsp:rsid wsp:val=&quot;00741D61&quot;/&gt;&lt;wsp:rsid wsp:val=&quot;00741D65&quot;/&gt;&lt;wsp:rsid wsp:val=&quot;00741DEA&quot;/&gt;&lt;wsp:rsid wsp:val=&quot;00742457&quot;/&gt;&lt;wsp:rsid wsp:val=&quot;007429DF&quot;/&gt;&lt;wsp:rsid wsp:val=&quot;00742C0D&quot;/&gt;&lt;wsp:rsid wsp:val=&quot;00742C68&quot;/&gt;&lt;wsp:rsid wsp:val=&quot;00742C7B&quot;/&gt;&lt;wsp:rsid wsp:val=&quot;00742D1D&quot;/&gt;&lt;wsp:rsid wsp:val=&quot;00742E07&quot;/&gt;&lt;wsp:rsid wsp:val=&quot;00742E74&quot;/&gt;&lt;wsp:rsid wsp:val=&quot;00743030&quot;/&gt;&lt;wsp:rsid wsp:val=&quot;007431E0&quot;/&gt;&lt;wsp:rsid wsp:val=&quot;007435EA&quot;/&gt;&lt;wsp:rsid wsp:val=&quot;00743672&quot;/&gt;&lt;wsp:rsid wsp:val=&quot;007436B9&quot;/&gt;&lt;wsp:rsid wsp:val=&quot;007436EA&quot;/&gt;&lt;wsp:rsid wsp:val=&quot;00743807&quot;/&gt;&lt;wsp:rsid wsp:val=&quot;00743B10&quot;/&gt;&lt;wsp:rsid wsp:val=&quot;00743E19&quot;/&gt;&lt;wsp:rsid wsp:val=&quot;00743E5D&quot;/&gt;&lt;wsp:rsid wsp:val=&quot;00743EDF&quot;/&gt;&lt;wsp:rsid wsp:val=&quot;00744109&quot;/&gt;&lt;wsp:rsid wsp:val=&quot;0074414E&quot;/&gt;&lt;wsp:rsid wsp:val=&quot;0074414F&quot;/&gt;&lt;wsp:rsid wsp:val=&quot;00744321&quot;/&gt;&lt;wsp:rsid wsp:val=&quot;0074435C&quot;/&gt;&lt;wsp:rsid wsp:val=&quot;00744635&quot;/&gt;&lt;wsp:rsid wsp:val=&quot;00744714&quot;/&gt;&lt;wsp:rsid wsp:val=&quot;00744731&quot;/&gt;&lt;wsp:rsid wsp:val=&quot;007447AE&quot;/&gt;&lt;wsp:rsid wsp:val=&quot;00744A15&quot;/&gt;&lt;wsp:rsid wsp:val=&quot;00744A71&quot;/&gt;&lt;wsp:rsid wsp:val=&quot;00744A7E&quot;/&gt;&lt;wsp:rsid wsp:val=&quot;00744AD4&quot;/&gt;&lt;wsp:rsid wsp:val=&quot;00744C15&quot;/&gt;&lt;wsp:rsid wsp:val=&quot;00744CD2&quot;/&gt;&lt;wsp:rsid wsp:val=&quot;00744EB6&quot;/&gt;&lt;wsp:rsid wsp:val=&quot;00744F9F&quot;/&gt;&lt;wsp:rsid wsp:val=&quot;0074517F&quot;/&gt;&lt;wsp:rsid wsp:val=&quot;007452F0&quot;/&gt;&lt;wsp:rsid wsp:val=&quot;00745585&quot;/&gt;&lt;wsp:rsid wsp:val=&quot;00745668&quot;/&gt;&lt;wsp:rsid wsp:val=&quot;0074583D&quot;/&gt;&lt;wsp:rsid wsp:val=&quot;00745C6F&quot;/&gt;&lt;wsp:rsid wsp:val=&quot;00745CF1&quot;/&gt;&lt;wsp:rsid wsp:val=&quot;00745E56&quot;/&gt;&lt;wsp:rsid wsp:val=&quot;007460E9&quot;/&gt;&lt;wsp:rsid wsp:val=&quot;00746123&quot;/&gt;&lt;wsp:rsid wsp:val=&quot;00746183&quot;/&gt;&lt;wsp:rsid wsp:val=&quot;00746370&quot;/&gt;&lt;wsp:rsid wsp:val=&quot;00746599&quot;/&gt;&lt;wsp:rsid wsp:val=&quot;0074688D&quot;/&gt;&lt;wsp:rsid wsp:val=&quot;007469CB&quot;/&gt;&lt;wsp:rsid wsp:val=&quot;00746A01&quot;/&gt;&lt;wsp:rsid wsp:val=&quot;00746A24&quot;/&gt;&lt;wsp:rsid wsp:val=&quot;00746BD7&quot;/&gt;&lt;wsp:rsid wsp:val=&quot;00746DE9&quot;/&gt;&lt;wsp:rsid wsp:val=&quot;00746FAF&quot;/&gt;&lt;wsp:rsid wsp:val=&quot;00746FB2&quot;/&gt;&lt;wsp:rsid wsp:val=&quot;00747046&quot;/&gt;&lt;wsp:rsid wsp:val=&quot;0074721F&quot;/&gt;&lt;wsp:rsid wsp:val=&quot;007472D5&quot;/&gt;&lt;wsp:rsid wsp:val=&quot;00747D7C&quot;/&gt;&lt;wsp:rsid wsp:val=&quot;00747E30&quot;/&gt;&lt;wsp:rsid wsp:val=&quot;00747EC8&quot;/&gt;&lt;wsp:rsid wsp:val=&quot;00750308&quot;/&gt;&lt;wsp:rsid wsp:val=&quot;00750374&quot;/&gt;&lt;wsp:rsid wsp:val=&quot;00750408&quot;/&gt;&lt;wsp:rsid wsp:val=&quot;0075067B&quot;/&gt;&lt;wsp:rsid wsp:val=&quot;0075073C&quot;/&gt;&lt;wsp:rsid wsp:val=&quot;0075090B&quot;/&gt;&lt;wsp:rsid wsp:val=&quot;007509E6&quot;/&gt;&lt;wsp:rsid wsp:val=&quot;00750A50&quot;/&gt;&lt;wsp:rsid wsp:val=&quot;00750C69&quot;/&gt;&lt;wsp:rsid wsp:val=&quot;00750C90&quot;/&gt;&lt;wsp:rsid wsp:val=&quot;00750D2B&quot;/&gt;&lt;wsp:rsid wsp:val=&quot;00750D75&quot;/&gt;&lt;wsp:rsid wsp:val=&quot;00750E68&quot;/&gt;&lt;wsp:rsid wsp:val=&quot;00750E71&quot;/&gt;&lt;wsp:rsid wsp:val=&quot;0075117C&quot;/&gt;&lt;wsp:rsid wsp:val=&quot;007511A6&quot;/&gt;&lt;wsp:rsid wsp:val=&quot;00751438&quot;/&gt;&lt;wsp:rsid wsp:val=&quot;00751599&quot;/&gt;&lt;wsp:rsid wsp:val=&quot;007517EC&quot;/&gt;&lt;wsp:rsid wsp:val=&quot;00751AEF&quot;/&gt;&lt;wsp:rsid wsp:val=&quot;00751C8D&quot;/&gt;&lt;wsp:rsid wsp:val=&quot;00751DA6&quot;/&gt;&lt;wsp:rsid wsp:val=&quot;0075203F&quot;/&gt;&lt;wsp:rsid wsp:val=&quot;007522CE&quot;/&gt;&lt;wsp:rsid wsp:val=&quot;007523DC&quot;/&gt;&lt;wsp:rsid wsp:val=&quot;00752414&quot;/&gt;&lt;wsp:rsid wsp:val=&quot;007524C5&quot;/&gt;&lt;wsp:rsid wsp:val=&quot;00752613&quot;/&gt;&lt;wsp:rsid wsp:val=&quot;0075280E&quot;/&gt;&lt;wsp:rsid wsp:val=&quot;00752CD9&quot;/&gt;&lt;wsp:rsid wsp:val=&quot;00752DC6&quot;/&gt;&lt;wsp:rsid wsp:val=&quot;00752F22&quot;/&gt;&lt;wsp:rsid wsp:val=&quot;007530F8&quot;/&gt;&lt;wsp:rsid wsp:val=&quot;00753121&quot;/&gt;&lt;wsp:rsid wsp:val=&quot;0075338A&quot;/&gt;&lt;wsp:rsid wsp:val=&quot;007533D7&quot;/&gt;&lt;wsp:rsid wsp:val=&quot;00753551&quot;/&gt;&lt;wsp:rsid wsp:val=&quot;007538F9&quot;/&gt;&lt;wsp:rsid wsp:val=&quot;007539DD&quot;/&gt;&lt;wsp:rsid wsp:val=&quot;00753AB3&quot;/&gt;&lt;wsp:rsid wsp:val=&quot;00753ACA&quot;/&gt;&lt;wsp:rsid wsp:val=&quot;00753BCC&quot;/&gt;&lt;wsp:rsid wsp:val=&quot;00753CDE&quot;/&gt;&lt;wsp:rsid wsp:val=&quot;00753D0E&quot;/&gt;&lt;wsp:rsid wsp:val=&quot;0075404F&quot;/&gt;&lt;wsp:rsid wsp:val=&quot;0075406F&quot;/&gt;&lt;wsp:rsid wsp:val=&quot;00754084&quot;/&gt;&lt;wsp:rsid wsp:val=&quot;00754298&quot;/&gt;&lt;wsp:rsid wsp:val=&quot;007542EE&quot;/&gt;&lt;wsp:rsid wsp:val=&quot;007543E4&quot;/&gt;&lt;wsp:rsid wsp:val=&quot;00754446&quot;/&gt;&lt;wsp:rsid wsp:val=&quot;0075445B&quot;/&gt;&lt;wsp:rsid wsp:val=&quot;007546DA&quot;/&gt;&lt;wsp:rsid wsp:val=&quot;00754929&quot;/&gt;&lt;wsp:rsid wsp:val=&quot;0075495C&quot;/&gt;&lt;wsp:rsid wsp:val=&quot;00754C90&quot;/&gt;&lt;wsp:rsid wsp:val=&quot;00755066&quot;/&gt;&lt;wsp:rsid wsp:val=&quot;007552F7&quot;/&gt;&lt;wsp:rsid wsp:val=&quot;007554CB&quot;/&gt;&lt;wsp:rsid wsp:val=&quot;007554D3&quot;/&gt;&lt;wsp:rsid wsp:val=&quot;007554E9&quot;/&gt;&lt;wsp:rsid wsp:val=&quot;007557C9&quot;/&gt;&lt;wsp:rsid wsp:val=&quot;00755831&quot;/&gt;&lt;wsp:rsid wsp:val=&quot;0075596B&quot;/&gt;&lt;wsp:rsid wsp:val=&quot;00755BF9&quot;/&gt;&lt;wsp:rsid wsp:val=&quot;00755F36&quot;/&gt;&lt;wsp:rsid wsp:val=&quot;007560BC&quot;/&gt;&lt;wsp:rsid wsp:val=&quot;0075626B&quot;/&gt;&lt;wsp:rsid wsp:val=&quot;007565A3&quot;/&gt;&lt;wsp:rsid wsp:val=&quot;0075670F&quot;/&gt;&lt;wsp:rsid wsp:val=&quot;00756873&quot;/&gt;&lt;wsp:rsid wsp:val=&quot;0075695E&quot;/&gt;&lt;wsp:rsid wsp:val=&quot;00756960&quot;/&gt;&lt;wsp:rsid wsp:val=&quot;00756BAC&quot;/&gt;&lt;wsp:rsid wsp:val=&quot;00756BB9&quot;/&gt;&lt;wsp:rsid wsp:val=&quot;00756E76&quot;/&gt;&lt;wsp:rsid wsp:val=&quot;00756ED0&quot;/&gt;&lt;wsp:rsid wsp:val=&quot;00756F02&quot;/&gt;&lt;wsp:rsid wsp:val=&quot;00756FB3&quot;/&gt;&lt;wsp:rsid wsp:val=&quot;007570F3&quot;/&gt;&lt;wsp:rsid wsp:val=&quot;00757126&quot;/&gt;&lt;wsp:rsid wsp:val=&quot;0075713C&quot;/&gt;&lt;wsp:rsid wsp:val=&quot;00757281&quot;/&gt;&lt;wsp:rsid wsp:val=&quot;007573E4&quot;/&gt;&lt;wsp:rsid wsp:val=&quot;00757684&quot;/&gt;&lt;wsp:rsid wsp:val=&quot;00757C2F&quot;/&gt;&lt;wsp:rsid wsp:val=&quot;00757C8C&quot;/&gt;&lt;wsp:rsid wsp:val=&quot;00757E18&quot;/&gt;&lt;wsp:rsid wsp:val=&quot;00757F05&quot;/&gt;&lt;wsp:rsid wsp:val=&quot;00757FF9&quot;/&gt;&lt;wsp:rsid wsp:val=&quot;0076018A&quot;/&gt;&lt;wsp:rsid wsp:val=&quot;007602BC&quot;/&gt;&lt;wsp:rsid wsp:val=&quot;00760404&quot;/&gt;&lt;wsp:rsid wsp:val=&quot;007607A2&quot;/&gt;&lt;wsp:rsid wsp:val=&quot;0076084E&quot;/&gt;&lt;wsp:rsid wsp:val=&quot;0076092A&quot;/&gt;&lt;wsp:rsid wsp:val=&quot;00760994&quot;/&gt;&lt;wsp:rsid wsp:val=&quot;00760B32&quot;/&gt;&lt;wsp:rsid wsp:val=&quot;00760DA2&quot;/&gt;&lt;wsp:rsid wsp:val=&quot;00760E44&quot;/&gt;&lt;wsp:rsid wsp:val=&quot;00760E85&quot;/&gt;&lt;wsp:rsid wsp:val=&quot;00760F32&quot;/&gt;&lt;wsp:rsid wsp:val=&quot;00760FCC&quot;/&gt;&lt;wsp:rsid wsp:val=&quot;007616F9&quot;/&gt;&lt;wsp:rsid wsp:val=&quot;00761925&quot;/&gt;&lt;wsp:rsid wsp:val=&quot;00761C1D&quot;/&gt;&lt;wsp:rsid wsp:val=&quot;00761D14&quot;/&gt;&lt;wsp:rsid wsp:val=&quot;00761F1E&quot;/&gt;&lt;wsp:rsid wsp:val=&quot;00761FFE&quot;/&gt;&lt;wsp:rsid wsp:val=&quot;00762369&quot;/&gt;&lt;wsp:rsid wsp:val=&quot;007624C9&quot;/&gt;&lt;wsp:rsid wsp:val=&quot;007628CE&quot;/&gt;&lt;wsp:rsid wsp:val=&quot;0076291D&quot;/&gt;&lt;wsp:rsid wsp:val=&quot;00762A11&quot;/&gt;&lt;wsp:rsid wsp:val=&quot;00762C1B&quot;/&gt;&lt;wsp:rsid wsp:val=&quot;00762CDC&quot;/&gt;&lt;wsp:rsid wsp:val=&quot;00762D47&quot;/&gt;&lt;wsp:rsid wsp:val=&quot;00762E92&quot;/&gt;&lt;wsp:rsid wsp:val=&quot;00762EEF&quot;/&gt;&lt;wsp:rsid wsp:val=&quot;00762F13&quot;/&gt;&lt;wsp:rsid wsp:val=&quot;0076304B&quot;/&gt;&lt;wsp:rsid wsp:val=&quot;00763176&quot;/&gt;&lt;wsp:rsid wsp:val=&quot;00763217&quot;/&gt;&lt;wsp:rsid wsp:val=&quot;0076329D&quot;/&gt;&lt;wsp:rsid wsp:val=&quot;00763302&quot;/&gt;&lt;wsp:rsid wsp:val=&quot;0076335D&quot;/&gt;&lt;wsp:rsid wsp:val=&quot;007639CF&quot;/&gt;&lt;wsp:rsid wsp:val=&quot;00763A92&quot;/&gt;&lt;wsp:rsid wsp:val=&quot;00763C29&quot;/&gt;&lt;wsp:rsid wsp:val=&quot;00763DB6&quot;/&gt;&lt;wsp:rsid wsp:val=&quot;00763E76&quot;/&gt;&lt;wsp:rsid wsp:val=&quot;00763FA9&quot;/&gt;&lt;wsp:rsid wsp:val=&quot;0076400C&quot;/&gt;&lt;wsp:rsid wsp:val=&quot;00764188&quot;/&gt;&lt;wsp:rsid wsp:val=&quot;007643D1&quot;/&gt;&lt;wsp:rsid wsp:val=&quot;0076440D&quot;/&gt;&lt;wsp:rsid wsp:val=&quot;0076445F&quot;/&gt;&lt;wsp:rsid wsp:val=&quot;007645BC&quot;/&gt;&lt;wsp:rsid wsp:val=&quot;007648B0&quot;/&gt;&lt;wsp:rsid wsp:val=&quot;00764D46&quot;/&gt;&lt;wsp:rsid wsp:val=&quot;00764DEF&quot;/&gt;&lt;wsp:rsid wsp:val=&quot;00764E1B&quot;/&gt;&lt;wsp:rsid wsp:val=&quot;00764FF5&quot;/&gt;&lt;wsp:rsid wsp:val=&quot;00765201&quot;/&gt;&lt;wsp:rsid wsp:val=&quot;007653BA&quot;/&gt;&lt;wsp:rsid wsp:val=&quot;00765479&quot;/&gt;&lt;wsp:rsid wsp:val=&quot;007659B0&quot;/&gt;&lt;wsp:rsid wsp:val=&quot;00765A4E&quot;/&gt;&lt;wsp:rsid wsp:val=&quot;00765B7F&quot;/&gt;&lt;wsp:rsid wsp:val=&quot;00765E49&quot;/&gt;&lt;wsp:rsid wsp:val=&quot;00765FE5&quot;/&gt;&lt;wsp:rsid wsp:val=&quot;007665D3&quot;/&gt;&lt;wsp:rsid wsp:val=&quot;007666A3&quot;/&gt;&lt;wsp:rsid wsp:val=&quot;00766A48&quot;/&gt;&lt;wsp:rsid wsp:val=&quot;00766B9B&quot;/&gt;&lt;wsp:rsid wsp:val=&quot;00766C48&quot;/&gt;&lt;wsp:rsid wsp:val=&quot;00766D3A&quot;/&gt;&lt;wsp:rsid wsp:val=&quot;00766D88&quot;/&gt;&lt;wsp:rsid wsp:val=&quot;00766E25&quot;/&gt;&lt;wsp:rsid wsp:val=&quot;00766E30&quot;/&gt;&lt;wsp:rsid wsp:val=&quot;00766F65&quot;/&gt;&lt;wsp:rsid wsp:val=&quot;007671AE&quot;/&gt;&lt;wsp:rsid wsp:val=&quot;00767260&quot;/&gt;&lt;wsp:rsid wsp:val=&quot;007672B7&quot;/&gt;&lt;wsp:rsid wsp:val=&quot;007672FF&quot;/&gt;&lt;wsp:rsid wsp:val=&quot;00767353&quot;/&gt;&lt;wsp:rsid wsp:val=&quot;007673C2&quot;/&gt;&lt;wsp:rsid wsp:val=&quot;00767762&quot;/&gt;&lt;wsp:rsid wsp:val=&quot;007677C4&quot;/&gt;&lt;wsp:rsid wsp:val=&quot;00767A42&quot;/&gt;&lt;wsp:rsid wsp:val=&quot;00767C4A&quot;/&gt;&lt;wsp:rsid wsp:val=&quot;00767DE5&quot;/&gt;&lt;wsp:rsid wsp:val=&quot;00767E68&quot;/&gt;&lt;wsp:rsid wsp:val=&quot;00767EC1&quot;/&gt;&lt;wsp:rsid wsp:val=&quot;00767F9B&quot;/&gt;&lt;wsp:rsid wsp:val=&quot;0077019D&quot;/&gt;&lt;wsp:rsid wsp:val=&quot;0077023D&quot;/&gt;&lt;wsp:rsid wsp:val=&quot;007702AA&quot;/&gt;&lt;wsp:rsid wsp:val=&quot;00770608&quot;/&gt;&lt;wsp:rsid wsp:val=&quot;0077061A&quot;/&gt;&lt;wsp:rsid wsp:val=&quot;00770667&quot;/&gt;&lt;wsp:rsid wsp:val=&quot;00770676&quot;/&gt;&lt;wsp:rsid wsp:val=&quot;0077074A&quot;/&gt;&lt;wsp:rsid wsp:val=&quot;007708B3&quot;/&gt;&lt;wsp:rsid wsp:val=&quot;00770B40&quot;/&gt;&lt;wsp:rsid wsp:val=&quot;00770B86&quot;/&gt;&lt;wsp:rsid wsp:val=&quot;00770C46&quot;/&gt;&lt;wsp:rsid wsp:val=&quot;00770C9C&quot;/&gt;&lt;wsp:rsid wsp:val=&quot;00770E65&quot;/&gt;&lt;wsp:rsid wsp:val=&quot;00771080&quot;/&gt;&lt;wsp:rsid wsp:val=&quot;00771365&quot;/&gt;&lt;wsp:rsid wsp:val=&quot;00771932&quot;/&gt;&lt;wsp:rsid wsp:val=&quot;00771A91&quot;/&gt;&lt;wsp:rsid wsp:val=&quot;00771A94&quot;/&gt;&lt;wsp:rsid wsp:val=&quot;00771B82&quot;/&gt;&lt;wsp:rsid wsp:val=&quot;00771CA6&quot;/&gt;&lt;wsp:rsid wsp:val=&quot;00771CE2&quot;/&gt;&lt;wsp:rsid wsp:val=&quot;00771EFF&quot;/&gt;&lt;wsp:rsid wsp:val=&quot;0077203D&quot;/&gt;&lt;wsp:rsid wsp:val=&quot;007720E5&quot;/&gt;&lt;wsp:rsid wsp:val=&quot;00772162&quot;/&gt;&lt;wsp:rsid wsp:val=&quot;007721E4&quot;/&gt;&lt;wsp:rsid wsp:val=&quot;0077224C&quot;/&gt;&lt;wsp:rsid wsp:val=&quot;007722A7&quot;/&gt;&lt;wsp:rsid wsp:val=&quot;007724DD&quot;/&gt;&lt;wsp:rsid wsp:val=&quot;00772552&quot;/&gt;&lt;wsp:rsid wsp:val=&quot;00772879&quot;/&gt;&lt;wsp:rsid wsp:val=&quot;00772A3D&quot;/&gt;&lt;wsp:rsid wsp:val=&quot;00772C1E&quot;/&gt;&lt;wsp:rsid wsp:val=&quot;00772CCF&quot;/&gt;&lt;wsp:rsid wsp:val=&quot;00772E03&quot;/&gt;&lt;wsp:rsid wsp:val=&quot;00772F25&quot;/&gt;&lt;wsp:rsid wsp:val=&quot;00773071&quot;/&gt;&lt;wsp:rsid wsp:val=&quot;0077310E&quot;/&gt;&lt;wsp:rsid wsp:val=&quot;00773154&quot;/&gt;&lt;wsp:rsid wsp:val=&quot;00773418&quot;/&gt;&lt;wsp:rsid wsp:val=&quot;007739DC&quot;/&gt;&lt;wsp:rsid wsp:val=&quot;00773A2C&quot;/&gt;&lt;wsp:rsid wsp:val=&quot;00773CE7&quot;/&gt;&lt;wsp:rsid wsp:val=&quot;00773FE5&quot;/&gt;&lt;wsp:rsid wsp:val=&quot;00774054&quot;/&gt;&lt;wsp:rsid wsp:val=&quot;007741BA&quot;/&gt;&lt;wsp:rsid wsp:val=&quot;00774460&quot;/&gt;&lt;wsp:rsid wsp:val=&quot;0077448E&quot;/&gt;&lt;wsp:rsid wsp:val=&quot;007744A2&quot;/&gt;&lt;wsp:rsid wsp:val=&quot;007745C5&quot;/&gt;&lt;wsp:rsid wsp:val=&quot;0077492E&quot;/&gt;&lt;wsp:rsid wsp:val=&quot;007749DC&quot;/&gt;&lt;wsp:rsid wsp:val=&quot;00774C6E&quot;/&gt;&lt;wsp:rsid wsp:val=&quot;00775060&quot;/&gt;&lt;wsp:rsid wsp:val=&quot;00775078&quot;/&gt;&lt;wsp:rsid wsp:val=&quot;007751C9&quot;/&gt;&lt;wsp:rsid wsp:val=&quot;00775289&quot;/&gt;&lt;wsp:rsid wsp:val=&quot;0077551A&quot;/&gt;&lt;wsp:rsid wsp:val=&quot;00775617&quot;/&gt;&lt;wsp:rsid wsp:val=&quot;00775865&quot;/&gt;&lt;wsp:rsid wsp:val=&quot;00775AE6&quot;/&gt;&lt;wsp:rsid wsp:val=&quot;00775B26&quot;/&gt;&lt;wsp:rsid wsp:val=&quot;00775D56&quot;/&gt;&lt;wsp:rsid wsp:val=&quot;00775E38&quot;/&gt;&lt;wsp:rsid wsp:val=&quot;00776554&quot;/&gt;&lt;wsp:rsid wsp:val=&quot;0077660A&quot;/&gt;&lt;wsp:rsid wsp:val=&quot;0077662B&quot;/&gt;&lt;wsp:rsid wsp:val=&quot;00776859&quot;/&gt;&lt;wsp:rsid wsp:val=&quot;007769BA&quot;/&gt;&lt;wsp:rsid wsp:val=&quot;00776AE0&quot;/&gt;&lt;wsp:rsid wsp:val=&quot;00776C26&quot;/&gt;&lt;wsp:rsid wsp:val=&quot;00776C4D&quot;/&gt;&lt;wsp:rsid wsp:val=&quot;00776C56&quot;/&gt;&lt;wsp:rsid wsp:val=&quot;00776CDD&quot;/&gt;&lt;wsp:rsid wsp:val=&quot;00776E32&quot;/&gt;&lt;wsp:rsid wsp:val=&quot;00777172&quot;/&gt;&lt;wsp:rsid wsp:val=&quot;007772B1&quot;/&gt;&lt;wsp:rsid wsp:val=&quot;007774BC&quot;/&gt;&lt;wsp:rsid wsp:val=&quot;0077751F&quot;/&gt;&lt;wsp:rsid wsp:val=&quot;00777561&quot;/&gt;&lt;wsp:rsid wsp:val=&quot;00777596&quot;/&gt;&lt;wsp:rsid wsp:val=&quot;0077778B&quot;/&gt;&lt;wsp:rsid wsp:val=&quot;0077778F&quot;/&gt;&lt;wsp:rsid wsp:val=&quot;00777BE0&quot;/&gt;&lt;wsp:rsid wsp:val=&quot;00777D1D&quot;/&gt;&lt;wsp:rsid wsp:val=&quot;00777D37&quot;/&gt;&lt;wsp:rsid wsp:val=&quot;00777FAA&quot;/&gt;&lt;wsp:rsid wsp:val=&quot;00780144&quot;/&gt;&lt;wsp:rsid wsp:val=&quot;007803F7&quot;/&gt;&lt;wsp:rsid wsp:val=&quot;00780428&quot;/&gt;&lt;wsp:rsid wsp:val=&quot;0078044B&quot;/&gt;&lt;wsp:rsid wsp:val=&quot;00780505&quot;/&gt;&lt;wsp:rsid wsp:val=&quot;00780646&quot;/&gt;&lt;wsp:rsid wsp:val=&quot;00780667&quot;/&gt;&lt;wsp:rsid wsp:val=&quot;0078067B&quot;/&gt;&lt;wsp:rsid wsp:val=&quot;007806DC&quot;/&gt;&lt;wsp:rsid wsp:val=&quot;007807D0&quot;/&gt;&lt;wsp:rsid wsp:val=&quot;00780879&quot;/&gt;&lt;wsp:rsid wsp:val=&quot;00780DF9&quot;/&gt;&lt;wsp:rsid wsp:val=&quot;00781044&quot;/&gt;&lt;wsp:rsid wsp:val=&quot;00781077&quot;/&gt;&lt;wsp:rsid wsp:val=&quot;00781086&quot;/&gt;&lt;wsp:rsid wsp:val=&quot;007810BD&quot;/&gt;&lt;wsp:rsid wsp:val=&quot;0078111D&quot;/&gt;&lt;wsp:rsid wsp:val=&quot;00781196&quot;/&gt;&lt;wsp:rsid wsp:val=&quot;0078142C&quot;/&gt;&lt;wsp:rsid wsp:val=&quot;00781609&quot;/&gt;&lt;wsp:rsid wsp:val=&quot;00781675&quot;/&gt;&lt;wsp:rsid wsp:val=&quot;00781815&quot;/&gt;&lt;wsp:rsid wsp:val=&quot;00781A22&quot;/&gt;&lt;wsp:rsid wsp:val=&quot;00781C09&quot;/&gt;&lt;wsp:rsid wsp:val=&quot;00781C44&quot;/&gt;&lt;wsp:rsid wsp:val=&quot;00781C46&quot;/&gt;&lt;wsp:rsid wsp:val=&quot;00782246&quot;/&gt;&lt;wsp:rsid wsp:val=&quot;007822B7&quot;/&gt;&lt;wsp:rsid wsp:val=&quot;00782552&quot;/&gt;&lt;wsp:rsid wsp:val=&quot;00782707&quot;/&gt;&lt;wsp:rsid wsp:val=&quot;00782C93&quot;/&gt;&lt;wsp:rsid wsp:val=&quot;00782E6B&quot;/&gt;&lt;wsp:rsid wsp:val=&quot;00782E8C&quot;/&gt;&lt;wsp:rsid wsp:val=&quot;0078302A&quot;/&gt;&lt;wsp:rsid wsp:val=&quot;0078304B&quot;/&gt;&lt;wsp:rsid wsp:val=&quot;00783132&quot;/&gt;&lt;wsp:rsid wsp:val=&quot;00783308&quot;/&gt;&lt;wsp:rsid wsp:val=&quot;00783412&quot;/&gt;&lt;wsp:rsid wsp:val=&quot;0078366A&quot;/&gt;&lt;wsp:rsid wsp:val=&quot;0078369D&quot;/&gt;&lt;wsp:rsid wsp:val=&quot;007837BE&quot;/&gt;&lt;wsp:rsid wsp:val=&quot;00783990&quot;/&gt;&lt;wsp:rsid wsp:val=&quot;00783D07&quot;/&gt;&lt;wsp:rsid wsp:val=&quot;00783F48&quot;/&gt;&lt;wsp:rsid wsp:val=&quot;00784043&quot;/&gt;&lt;wsp:rsid wsp:val=&quot;007840AF&quot;/&gt;&lt;wsp:rsid wsp:val=&quot;007843E1&quot;/&gt;&lt;wsp:rsid wsp:val=&quot;00784407&quot;/&gt;&lt;wsp:rsid wsp:val=&quot;00784421&quot;/&gt;&lt;wsp:rsid wsp:val=&quot;00784563&quot;/&gt;&lt;wsp:rsid wsp:val=&quot;00784A12&quot;/&gt;&lt;wsp:rsid wsp:val=&quot;00784AEC&quot;/&gt;&lt;wsp:rsid wsp:val=&quot;00784B10&quot;/&gt;&lt;wsp:rsid wsp:val=&quot;00784B52&quot;/&gt;&lt;wsp:rsid wsp:val=&quot;00784B83&quot;/&gt;&lt;wsp:rsid wsp:val=&quot;00784BCE&quot;/&gt;&lt;wsp:rsid wsp:val=&quot;00784C1D&quot;/&gt;&lt;wsp:rsid wsp:val=&quot;00784C27&quot;/&gt;&lt;wsp:rsid wsp:val=&quot;00784CB5&quot;/&gt;&lt;wsp:rsid wsp:val=&quot;00784E1E&quot;/&gt;&lt;wsp:rsid wsp:val=&quot;00784EBC&quot;/&gt;&lt;wsp:rsid wsp:val=&quot;00784ED9&quot;/&gt;&lt;wsp:rsid wsp:val=&quot;00784F8D&quot;/&gt;&lt;wsp:rsid wsp:val=&quot;0078508E&quot;/&gt;&lt;wsp:rsid wsp:val=&quot;00785387&quot;/&gt;&lt;wsp:rsid wsp:val=&quot;00785AAE&quot;/&gt;&lt;wsp:rsid wsp:val=&quot;00785B2C&quot;/&gt;&lt;wsp:rsid wsp:val=&quot;00785B7C&quot;/&gt;&lt;wsp:rsid wsp:val=&quot;00785D5F&quot;/&gt;&lt;wsp:rsid wsp:val=&quot;00785FC2&quot;/&gt;&lt;wsp:rsid wsp:val=&quot;00786173&quot;/&gt;&lt;wsp:rsid wsp:val=&quot;007862E2&quot;/&gt;&lt;wsp:rsid wsp:val=&quot;00786404&quot;/&gt;&lt;wsp:rsid wsp:val=&quot;0078643A&quot;/&gt;&lt;wsp:rsid wsp:val=&quot;007865AF&quot;/&gt;&lt;wsp:rsid wsp:val=&quot;007865E8&quot;/&gt;&lt;wsp:rsid wsp:val=&quot;007866FC&quot;/&gt;&lt;wsp:rsid wsp:val=&quot;0078685D&quot;/&gt;&lt;wsp:rsid wsp:val=&quot;00786864&quot;/&gt;&lt;wsp:rsid wsp:val=&quot;0078698F&quot;/&gt;&lt;wsp:rsid wsp:val=&quot;00786A27&quot;/&gt;&lt;wsp:rsid wsp:val=&quot;00786A87&quot;/&gt;&lt;wsp:rsid wsp:val=&quot;00786B5D&quot;/&gt;&lt;wsp:rsid wsp:val=&quot;00787024&quot;/&gt;&lt;wsp:rsid wsp:val=&quot;0078727D&quot;/&gt;&lt;wsp:rsid wsp:val=&quot;00787342&quot;/&gt;&lt;wsp:rsid wsp:val=&quot;007877DE&quot;/&gt;&lt;wsp:rsid wsp:val=&quot;007878D9&quot;/&gt;&lt;wsp:rsid wsp:val=&quot;00787DFD&quot;/&gt;&lt;wsp:rsid wsp:val=&quot;00787E20&quot;/&gt;&lt;wsp:rsid wsp:val=&quot;00787E33&quot;/&gt;&lt;wsp:rsid wsp:val=&quot;00787F1D&quot;/&gt;&lt;wsp:rsid wsp:val=&quot;00790202&quot;/&gt;&lt;wsp:rsid wsp:val=&quot;00790237&quot;/&gt;&lt;wsp:rsid wsp:val=&quot;0079035E&quot;/&gt;&lt;wsp:rsid wsp:val=&quot;0079071A&quot;/&gt;&lt;wsp:rsid wsp:val=&quot;0079072A&quot;/&gt;&lt;wsp:rsid wsp:val=&quot;00790732&quot;/&gt;&lt;wsp:rsid wsp:val=&quot;00790AA0&quot;/&gt;&lt;wsp:rsid wsp:val=&quot;00790DAC&quot;/&gt;&lt;wsp:rsid wsp:val=&quot;00790DBA&quot;/&gt;&lt;wsp:rsid wsp:val=&quot;00790FEE&quot;/&gt;&lt;wsp:rsid wsp:val=&quot;007911FD&quot;/&gt;&lt;wsp:rsid wsp:val=&quot;00791357&quot;/&gt;&lt;wsp:rsid wsp:val=&quot;0079152E&quot;/&gt;&lt;wsp:rsid wsp:val=&quot;0079159E&quot;/&gt;&lt;wsp:rsid wsp:val=&quot;00791639&quot;/&gt;&lt;wsp:rsid wsp:val=&quot;00791780&quot;/&gt;&lt;wsp:rsid wsp:val=&quot;00791A6A&quot;/&gt;&lt;wsp:rsid wsp:val=&quot;00791BF6&quot;/&gt;&lt;wsp:rsid wsp:val=&quot;00791D1C&quot;/&gt;&lt;wsp:rsid wsp:val=&quot;00791D46&quot;/&gt;&lt;wsp:rsid wsp:val=&quot;00791FDE&quot;/&gt;&lt;wsp:rsid wsp:val=&quot;0079206F&quot;/&gt;&lt;wsp:rsid wsp:val=&quot;007920EA&quot;/&gt;&lt;wsp:rsid wsp:val=&quot;0079214A&quot;/&gt;&lt;wsp:rsid wsp:val=&quot;00792293&quot;/&gt;&lt;wsp:rsid wsp:val=&quot;007923AC&quot;/&gt;&lt;wsp:rsid wsp:val=&quot;007923CF&quot;/&gt;&lt;wsp:rsid wsp:val=&quot;007924A1&quot;/&gt;&lt;wsp:rsid wsp:val=&quot;007925AB&quot;/&gt;&lt;wsp:rsid wsp:val=&quot;00792BF8&quot;/&gt;&lt;wsp:rsid wsp:val=&quot;00792EFD&quot;/&gt;&lt;wsp:rsid wsp:val=&quot;00792F10&quot;/&gt;&lt;wsp:rsid wsp:val=&quot;00792F20&quot;/&gt;&lt;wsp:rsid wsp:val=&quot;00792FB2&quot;/&gt;&lt;wsp:rsid wsp:val=&quot;007931C1&quot;/&gt;&lt;wsp:rsid wsp:val=&quot;0079335E&quot;/&gt;&lt;wsp:rsid wsp:val=&quot;0079353A&quot;/&gt;&lt;wsp:rsid wsp:val=&quot;00793736&quot;/&gt;&lt;wsp:rsid wsp:val=&quot;007940A0&quot;/&gt;&lt;wsp:rsid wsp:val=&quot;007940CE&quot;/&gt;&lt;wsp:rsid wsp:val=&quot;0079423C&quot;/&gt;&lt;wsp:rsid wsp:val=&quot;007943D3&quot;/&gt;&lt;wsp:rsid wsp:val=&quot;00794594&quot;/&gt;&lt;wsp:rsid wsp:val=&quot;007945F3&quot;/&gt;&lt;wsp:rsid wsp:val=&quot;00794630&quot;/&gt;&lt;wsp:rsid wsp:val=&quot;007946BA&quot;/&gt;&lt;wsp:rsid wsp:val=&quot;007947B2&quot;/&gt;&lt;wsp:rsid wsp:val=&quot;00794CB0&quot;/&gt;&lt;wsp:rsid wsp:val=&quot;00794D03&quot;/&gt;&lt;wsp:rsid wsp:val=&quot;00794DE9&quot;/&gt;&lt;wsp:rsid wsp:val=&quot;00794F7B&quot;/&gt;&lt;wsp:rsid wsp:val=&quot;0079501D&quot;/&gt;&lt;wsp:rsid wsp:val=&quot;00795209&quot;/&gt;&lt;wsp:rsid wsp:val=&quot;0079532A&quot;/&gt;&lt;wsp:rsid wsp:val=&quot;0079538A&quot;/&gt;&lt;wsp:rsid wsp:val=&quot;00795504&quot;/&gt;&lt;wsp:rsid wsp:val=&quot;00795863&quot;/&gt;&lt;wsp:rsid wsp:val=&quot;007958CB&quot;/&gt;&lt;wsp:rsid wsp:val=&quot;00795A44&quot;/&gt;&lt;wsp:rsid wsp:val=&quot;00795AB8&quot;/&gt;&lt;wsp:rsid wsp:val=&quot;00795BB7&quot;/&gt;&lt;wsp:rsid wsp:val=&quot;00795D07&quot;/&gt;&lt;wsp:rsid wsp:val=&quot;007960D3&quot;/&gt;&lt;wsp:rsid wsp:val=&quot;007962D4&quot;/&gt;&lt;wsp:rsid wsp:val=&quot;007965A8&quot;/&gt;&lt;wsp:rsid wsp:val=&quot;007965E3&quot;/&gt;&lt;wsp:rsid wsp:val=&quot;00796717&quot;/&gt;&lt;wsp:rsid wsp:val=&quot;0079671E&quot;/&gt;&lt;wsp:rsid wsp:val=&quot;00796B64&quot;/&gt;&lt;wsp:rsid wsp:val=&quot;00796BA5&quot;/&gt;&lt;wsp:rsid wsp:val=&quot;00796CBD&quot;/&gt;&lt;wsp:rsid wsp:val=&quot;00796CD4&quot;/&gt;&lt;wsp:rsid wsp:val=&quot;007972FF&quot;/&gt;&lt;wsp:rsid wsp:val=&quot;00797398&quot;/&gt;&lt;wsp:rsid wsp:val=&quot;007974EE&quot;/&gt;&lt;wsp:rsid wsp:val=&quot;0079753C&quot;/&gt;&lt;wsp:rsid wsp:val=&quot;00797570&quot;/&gt;&lt;wsp:rsid wsp:val=&quot;007977FA&quot;/&gt;&lt;wsp:rsid wsp:val=&quot;0079785B&quot;/&gt;&lt;wsp:rsid wsp:val=&quot;00797A21&quot;/&gt;&lt;wsp:rsid wsp:val=&quot;00797A6B&quot;/&gt;&lt;wsp:rsid wsp:val=&quot;00797AF9&quot;/&gt;&lt;wsp:rsid wsp:val=&quot;00797B87&quot;/&gt;&lt;wsp:rsid wsp:val=&quot;00797EC1&quot;/&gt;&lt;wsp:rsid wsp:val=&quot;007A013B&quot;/&gt;&lt;wsp:rsid wsp:val=&quot;007A01AD&quot;/&gt;&lt;wsp:rsid wsp:val=&quot;007A027F&quot;/&gt;&lt;wsp:rsid wsp:val=&quot;007A02D0&quot;/&gt;&lt;wsp:rsid wsp:val=&quot;007A0313&quot;/&gt;&lt;wsp:rsid wsp:val=&quot;007A049D&quot;/&gt;&lt;wsp:rsid wsp:val=&quot;007A04C6&quot;/&gt;&lt;wsp:rsid wsp:val=&quot;007A053D&quot;/&gt;&lt;wsp:rsid wsp:val=&quot;007A0651&quot;/&gt;&lt;wsp:rsid wsp:val=&quot;007A073D&quot;/&gt;&lt;wsp:rsid wsp:val=&quot;007A0B4E&quot;/&gt;&lt;wsp:rsid wsp:val=&quot;007A0EFD&quot;/&gt;&lt;wsp:rsid wsp:val=&quot;007A1183&quot;/&gt;&lt;wsp:rsid wsp:val=&quot;007A12D5&quot;/&gt;&lt;wsp:rsid wsp:val=&quot;007A131F&quot;/&gt;&lt;wsp:rsid wsp:val=&quot;007A1337&quot;/&gt;&lt;wsp:rsid wsp:val=&quot;007A13F5&quot;/&gt;&lt;wsp:rsid wsp:val=&quot;007A1428&quot;/&gt;&lt;wsp:rsid wsp:val=&quot;007A1488&quot;/&gt;&lt;wsp:rsid wsp:val=&quot;007A185E&quot;/&gt;&lt;wsp:rsid wsp:val=&quot;007A1B9D&quot;/&gt;&lt;wsp:rsid wsp:val=&quot;007A1D7F&quot;/&gt;&lt;wsp:rsid wsp:val=&quot;007A1DF5&quot;/&gt;&lt;wsp:rsid wsp:val=&quot;007A206E&quot;/&gt;&lt;wsp:rsid wsp:val=&quot;007A2235&quot;/&gt;&lt;wsp:rsid wsp:val=&quot;007A2267&quot;/&gt;&lt;wsp:rsid wsp:val=&quot;007A2566&quot;/&gt;&lt;wsp:rsid wsp:val=&quot;007A2997&quot;/&gt;&lt;wsp:rsid wsp:val=&quot;007A2D82&quot;/&gt;&lt;wsp:rsid wsp:val=&quot;007A2E8D&quot;/&gt;&lt;wsp:rsid wsp:val=&quot;007A2F8D&quot;/&gt;&lt;wsp:rsid wsp:val=&quot;007A300D&quot;/&gt;&lt;wsp:rsid wsp:val=&quot;007A303C&quot;/&gt;&lt;wsp:rsid wsp:val=&quot;007A3173&quot;/&gt;&lt;wsp:rsid wsp:val=&quot;007A335E&quot;/&gt;&lt;wsp:rsid wsp:val=&quot;007A34A5&quot;/&gt;&lt;wsp:rsid wsp:val=&quot;007A3535&quot;/&gt;&lt;wsp:rsid wsp:val=&quot;007A354A&quot;/&gt;&lt;wsp:rsid wsp:val=&quot;007A35A7&quot;/&gt;&lt;wsp:rsid wsp:val=&quot;007A3B04&quot;/&gt;&lt;wsp:rsid wsp:val=&quot;007A3D3E&quot;/&gt;&lt;wsp:rsid wsp:val=&quot;007A3D6D&quot;/&gt;&lt;wsp:rsid wsp:val=&quot;007A3FAF&quot;/&gt;&lt;wsp:rsid wsp:val=&quot;007A4364&quot;/&gt;&lt;wsp:rsid wsp:val=&quot;007A4377&quot;/&gt;&lt;wsp:rsid wsp:val=&quot;007A45EC&quot;/&gt;&lt;wsp:rsid wsp:val=&quot;007A45FE&quot;/&gt;&lt;wsp:rsid wsp:val=&quot;007A474D&quot;/&gt;&lt;wsp:rsid wsp:val=&quot;007A4911&quot;/&gt;&lt;wsp:rsid wsp:val=&quot;007A4ADF&quot;/&gt;&lt;wsp:rsid wsp:val=&quot;007A4E23&quot;/&gt;&lt;wsp:rsid wsp:val=&quot;007A4E80&quot;/&gt;&lt;wsp:rsid wsp:val=&quot;007A4F68&quot;/&gt;&lt;wsp:rsid wsp:val=&quot;007A5296&quot;/&gt;&lt;wsp:rsid wsp:val=&quot;007A5C48&quot;/&gt;&lt;wsp:rsid wsp:val=&quot;007A5C49&quot;/&gt;&lt;wsp:rsid wsp:val=&quot;007A5DF4&quot;/&gt;&lt;wsp:rsid wsp:val=&quot;007A5F95&quot;/&gt;&lt;wsp:rsid wsp:val=&quot;007A60F6&quot;/&gt;&lt;wsp:rsid wsp:val=&quot;007A6202&quot;/&gt;&lt;wsp:rsid wsp:val=&quot;007A635B&quot;/&gt;&lt;wsp:rsid wsp:val=&quot;007A652B&quot;/&gt;&lt;wsp:rsid wsp:val=&quot;007A668C&quot;/&gt;&lt;wsp:rsid wsp:val=&quot;007A67A4&quot;/&gt;&lt;wsp:rsid wsp:val=&quot;007A67AE&quot;/&gt;&lt;wsp:rsid wsp:val=&quot;007A67DB&quot;/&gt;&lt;wsp:rsid wsp:val=&quot;007A6A22&quot;/&gt;&lt;wsp:rsid wsp:val=&quot;007A6A98&quot;/&gt;&lt;wsp:rsid wsp:val=&quot;007A6C0A&quot;/&gt;&lt;wsp:rsid wsp:val=&quot;007A6C27&quot;/&gt;&lt;wsp:rsid wsp:val=&quot;007A6DE1&quot;/&gt;&lt;wsp:rsid wsp:val=&quot;007A6E12&quot;/&gt;&lt;wsp:rsid wsp:val=&quot;007A6E6F&quot;/&gt;&lt;wsp:rsid wsp:val=&quot;007A6F00&quot;/&gt;&lt;wsp:rsid wsp:val=&quot;007A6F17&quot;/&gt;&lt;wsp:rsid wsp:val=&quot;007A7030&quot;/&gt;&lt;wsp:rsid wsp:val=&quot;007A70F7&quot;/&gt;&lt;wsp:rsid wsp:val=&quot;007A725A&quot;/&gt;&lt;wsp:rsid wsp:val=&quot;007A72DB&quot;/&gt;&lt;wsp:rsid wsp:val=&quot;007A739B&quot;/&gt;&lt;wsp:rsid wsp:val=&quot;007A78E1&quot;/&gt;&lt;wsp:rsid wsp:val=&quot;007A7991&quot;/&gt;&lt;wsp:rsid wsp:val=&quot;007A7D04&quot;/&gt;&lt;wsp:rsid wsp:val=&quot;007A7F42&quot;/&gt;&lt;wsp:rsid wsp:val=&quot;007B0099&quot;/&gt;&lt;wsp:rsid wsp:val=&quot;007B00D6&quot;/&gt;&lt;wsp:rsid wsp:val=&quot;007B03A6&quot;/&gt;&lt;wsp:rsid wsp:val=&quot;007B03DD&quot;/&gt;&lt;wsp:rsid wsp:val=&quot;007B046F&quot;/&gt;&lt;wsp:rsid wsp:val=&quot;007B0940&quot;/&gt;&lt;wsp:rsid wsp:val=&quot;007B099F&quot;/&gt;&lt;wsp:rsid wsp:val=&quot;007B10EC&quot;/&gt;&lt;wsp:rsid wsp:val=&quot;007B129F&quot;/&gt;&lt;wsp:rsid wsp:val=&quot;007B12E9&quot;/&gt;&lt;wsp:rsid wsp:val=&quot;007B135F&quot;/&gt;&lt;wsp:rsid wsp:val=&quot;007B15BC&quot;/&gt;&lt;wsp:rsid wsp:val=&quot;007B165F&quot;/&gt;&lt;wsp:rsid wsp:val=&quot;007B1B51&quot;/&gt;&lt;wsp:rsid wsp:val=&quot;007B1CA3&quot;/&gt;&lt;wsp:rsid wsp:val=&quot;007B1D1F&quot;/&gt;&lt;wsp:rsid wsp:val=&quot;007B2084&quot;/&gt;&lt;wsp:rsid wsp:val=&quot;007B22BD&quot;/&gt;&lt;wsp:rsid wsp:val=&quot;007B25F3&quot;/&gt;&lt;wsp:rsid wsp:val=&quot;007B28CC&quot;/&gt;&lt;wsp:rsid wsp:val=&quot;007B298F&quot;/&gt;&lt;wsp:rsid wsp:val=&quot;007B2AAB&quot;/&gt;&lt;wsp:rsid wsp:val=&quot;007B2CC6&quot;/&gt;&lt;wsp:rsid wsp:val=&quot;007B2E4C&quot;/&gt;&lt;wsp:rsid wsp:val=&quot;007B2F2E&quot;/&gt;&lt;wsp:rsid wsp:val=&quot;007B2F66&quot;/&gt;&lt;wsp:rsid wsp:val=&quot;007B321B&quot;/&gt;&lt;wsp:rsid wsp:val=&quot;007B3266&quot;/&gt;&lt;wsp:rsid wsp:val=&quot;007B343F&quot;/&gt;&lt;wsp:rsid wsp:val=&quot;007B372A&quot;/&gt;&lt;wsp:rsid wsp:val=&quot;007B3BFB&quot;/&gt;&lt;wsp:rsid wsp:val=&quot;007B3D13&quot;/&gt;&lt;wsp:rsid wsp:val=&quot;007B3D91&quot;/&gt;&lt;wsp:rsid wsp:val=&quot;007B407C&quot;/&gt;&lt;wsp:rsid wsp:val=&quot;007B40E9&quot;/&gt;&lt;wsp:rsid wsp:val=&quot;007B412F&quot;/&gt;&lt;wsp:rsid wsp:val=&quot;007B41C3&quot;/&gt;&lt;wsp:rsid wsp:val=&quot;007B41C9&quot;/&gt;&lt;wsp:rsid wsp:val=&quot;007B431C&quot;/&gt;&lt;wsp:rsid wsp:val=&quot;007B4780&quot;/&gt;&lt;wsp:rsid wsp:val=&quot;007B524F&quot;/&gt;&lt;wsp:rsid wsp:val=&quot;007B535D&quot;/&gt;&lt;wsp:rsid wsp:val=&quot;007B541B&quot;/&gt;&lt;wsp:rsid wsp:val=&quot;007B566A&quot;/&gt;&lt;wsp:rsid wsp:val=&quot;007B5730&quot;/&gt;&lt;wsp:rsid wsp:val=&quot;007B58E4&quot;/&gt;&lt;wsp:rsid wsp:val=&quot;007B5AB2&quot;/&gt;&lt;wsp:rsid wsp:val=&quot;007B5ABF&quot;/&gt;&lt;wsp:rsid wsp:val=&quot;007B5DE6&quot;/&gt;&lt;wsp:rsid wsp:val=&quot;007B5EE3&quot;/&gt;&lt;wsp:rsid wsp:val=&quot;007B60E8&quot;/&gt;&lt;wsp:rsid wsp:val=&quot;007B6237&quot;/&gt;&lt;wsp:rsid wsp:val=&quot;007B6859&quot;/&gt;&lt;wsp:rsid wsp:val=&quot;007B6886&quot;/&gt;&lt;wsp:rsid wsp:val=&quot;007B6AEF&quot;/&gt;&lt;wsp:rsid wsp:val=&quot;007B6CBE&quot;/&gt;&lt;wsp:rsid wsp:val=&quot;007B6E22&quot;/&gt;&lt;wsp:rsid wsp:val=&quot;007B7040&quot;/&gt;&lt;wsp:rsid wsp:val=&quot;007B715A&quot;/&gt;&lt;wsp:rsid wsp:val=&quot;007B726F&quot;/&gt;&lt;wsp:rsid wsp:val=&quot;007B7310&quot;/&gt;&lt;wsp:rsid wsp:val=&quot;007B73AB&quot;/&gt;&lt;wsp:rsid wsp:val=&quot;007B7459&quot;/&gt;&lt;wsp:rsid wsp:val=&quot;007B74F5&quot;/&gt;&lt;wsp:rsid wsp:val=&quot;007B75D3&quot;/&gt;&lt;wsp:rsid wsp:val=&quot;007B75FE&quot;/&gt;&lt;wsp:rsid wsp:val=&quot;007B79CE&quot;/&gt;&lt;wsp:rsid wsp:val=&quot;007B7EBC&quot;/&gt;&lt;wsp:rsid wsp:val=&quot;007B7ED2&quot;/&gt;&lt;wsp:rsid wsp:val=&quot;007C05BC&quot;/&gt;&lt;wsp:rsid wsp:val=&quot;007C061C&quot;/&gt;&lt;wsp:rsid wsp:val=&quot;007C06D8&quot;/&gt;&lt;wsp:rsid wsp:val=&quot;007C0751&quot;/&gt;&lt;wsp:rsid wsp:val=&quot;007C0817&quot;/&gt;&lt;wsp:rsid wsp:val=&quot;007C0848&quot;/&gt;&lt;wsp:rsid wsp:val=&quot;007C08F5&quot;/&gt;&lt;wsp:rsid wsp:val=&quot;007C0964&quot;/&gt;&lt;wsp:rsid wsp:val=&quot;007C0F22&quot;/&gt;&lt;wsp:rsid wsp:val=&quot;007C0F3C&quot;/&gt;&lt;wsp:rsid wsp:val=&quot;007C1223&quot;/&gt;&lt;wsp:rsid wsp:val=&quot;007C137F&quot;/&gt;&lt;wsp:rsid wsp:val=&quot;007C13A3&quot;/&gt;&lt;wsp:rsid wsp:val=&quot;007C1466&quot;/&gt;&lt;wsp:rsid wsp:val=&quot;007C1527&quot;/&gt;&lt;wsp:rsid wsp:val=&quot;007C1995&quot;/&gt;&lt;wsp:rsid wsp:val=&quot;007C1A7F&quot;/&gt;&lt;wsp:rsid wsp:val=&quot;007C1B1A&quot;/&gt;&lt;wsp:rsid wsp:val=&quot;007C1BF8&quot;/&gt;&lt;wsp:rsid wsp:val=&quot;007C1D3A&quot;/&gt;&lt;wsp:rsid wsp:val=&quot;007C1E20&quot;/&gt;&lt;wsp:rsid wsp:val=&quot;007C1EC0&quot;/&gt;&lt;wsp:rsid wsp:val=&quot;007C1FEF&quot;/&gt;&lt;wsp:rsid wsp:val=&quot;007C2190&quot;/&gt;&lt;wsp:rsid wsp:val=&quot;007C2652&quot;/&gt;&lt;wsp:rsid wsp:val=&quot;007C29B7&quot;/&gt;&lt;wsp:rsid wsp:val=&quot;007C2A01&quot;/&gt;&lt;wsp:rsid wsp:val=&quot;007C2B11&quot;/&gt;&lt;wsp:rsid wsp:val=&quot;007C2C18&quot;/&gt;&lt;wsp:rsid wsp:val=&quot;007C2CD9&quot;/&gt;&lt;wsp:rsid wsp:val=&quot;007C2E4B&quot;/&gt;&lt;wsp:rsid wsp:val=&quot;007C2EBA&quot;/&gt;&lt;wsp:rsid wsp:val=&quot;007C3038&quot;/&gt;&lt;wsp:rsid wsp:val=&quot;007C3335&quot;/&gt;&lt;wsp:rsid wsp:val=&quot;007C33B5&quot;/&gt;&lt;wsp:rsid wsp:val=&quot;007C3416&quot;/&gt;&lt;wsp:rsid wsp:val=&quot;007C352C&quot;/&gt;&lt;wsp:rsid wsp:val=&quot;007C3615&quot;/&gt;&lt;wsp:rsid wsp:val=&quot;007C3637&quot;/&gt;&lt;wsp:rsid wsp:val=&quot;007C369C&quot;/&gt;&lt;wsp:rsid wsp:val=&quot;007C36D7&quot;/&gt;&lt;wsp:rsid wsp:val=&quot;007C3AC6&quot;/&gt;&lt;wsp:rsid wsp:val=&quot;007C3D2E&quot;/&gt;&lt;wsp:rsid wsp:val=&quot;007C3D44&quot;/&gt;&lt;wsp:rsid wsp:val=&quot;007C3D64&quot;/&gt;&lt;wsp:rsid wsp:val=&quot;007C402D&quot;/&gt;&lt;wsp:rsid wsp:val=&quot;007C40EE&quot;/&gt;&lt;wsp:rsid wsp:val=&quot;007C4142&quot;/&gt;&lt;wsp:rsid wsp:val=&quot;007C4400&quot;/&gt;&lt;wsp:rsid wsp:val=&quot;007C44F4&quot;/&gt;&lt;wsp:rsid wsp:val=&quot;007C44F5&quot;/&gt;&lt;wsp:rsid wsp:val=&quot;007C46D9&quot;/&gt;&lt;wsp:rsid wsp:val=&quot;007C47BE&quot;/&gt;&lt;wsp:rsid wsp:val=&quot;007C47EA&quot;/&gt;&lt;wsp:rsid wsp:val=&quot;007C49D0&quot;/&gt;&lt;wsp:rsid wsp:val=&quot;007C4A77&quot;/&gt;&lt;wsp:rsid wsp:val=&quot;007C4BF8&quot;/&gt;&lt;wsp:rsid wsp:val=&quot;007C4ECE&quot;/&gt;&lt;wsp:rsid wsp:val=&quot;007C4EFE&quot;/&gt;&lt;wsp:rsid wsp:val=&quot;007C518A&quot;/&gt;&lt;wsp:rsid wsp:val=&quot;007C5199&quot;/&gt;&lt;wsp:rsid wsp:val=&quot;007C51CE&quot;/&gt;&lt;wsp:rsid wsp:val=&quot;007C545A&quot;/&gt;&lt;wsp:rsid wsp:val=&quot;007C57A3&quot;/&gt;&lt;wsp:rsid wsp:val=&quot;007C58A7&quot;/&gt;&lt;wsp:rsid wsp:val=&quot;007C58B1&quot;/&gt;&lt;wsp:rsid wsp:val=&quot;007C59C6&quot;/&gt;&lt;wsp:rsid wsp:val=&quot;007C5F23&quot;/&gt;&lt;wsp:rsid wsp:val=&quot;007C62C6&quot;/&gt;&lt;wsp:rsid wsp:val=&quot;007C62E2&quot;/&gt;&lt;wsp:rsid wsp:val=&quot;007C65FE&quot;/&gt;&lt;wsp:rsid wsp:val=&quot;007C6702&quot;/&gt;&lt;wsp:rsid wsp:val=&quot;007C674D&quot;/&gt;&lt;wsp:rsid wsp:val=&quot;007C69C9&quot;/&gt;&lt;wsp:rsid wsp:val=&quot;007C6B85&quot;/&gt;&lt;wsp:rsid wsp:val=&quot;007C6E01&quot;/&gt;&lt;wsp:rsid wsp:val=&quot;007C6E08&quot;/&gt;&lt;wsp:rsid wsp:val=&quot;007C749A&quot;/&gt;&lt;wsp:rsid wsp:val=&quot;007C74A5&quot;/&gt;&lt;wsp:rsid wsp:val=&quot;007C75AD&quot;/&gt;&lt;wsp:rsid wsp:val=&quot;007C75F4&quot;/&gt;&lt;wsp:rsid wsp:val=&quot;007C771C&quot;/&gt;&lt;wsp:rsid wsp:val=&quot;007C7774&quot;/&gt;&lt;wsp:rsid wsp:val=&quot;007C783F&quot;/&gt;&lt;wsp:rsid wsp:val=&quot;007C7A09&quot;/&gt;&lt;wsp:rsid wsp:val=&quot;007C7A1A&quot;/&gt;&lt;wsp:rsid wsp:val=&quot;007C7AE7&quot;/&gt;&lt;wsp:rsid wsp:val=&quot;007C7EAA&quot;/&gt;&lt;wsp:rsid wsp:val=&quot;007C7F86&quot;/&gt;&lt;wsp:rsid wsp:val=&quot;007D01DE&quot;/&gt;&lt;wsp:rsid wsp:val=&quot;007D0352&quot;/&gt;&lt;wsp:rsid wsp:val=&quot;007D0550&quot;/&gt;&lt;wsp:rsid wsp:val=&quot;007D060E&quot;/&gt;&lt;wsp:rsid wsp:val=&quot;007D0714&quot;/&gt;&lt;wsp:rsid wsp:val=&quot;007D0836&quot;/&gt;&lt;wsp:rsid wsp:val=&quot;007D09C9&quot;/&gt;&lt;wsp:rsid wsp:val=&quot;007D0B90&quot;/&gt;&lt;wsp:rsid wsp:val=&quot;007D0D12&quot;/&gt;&lt;wsp:rsid wsp:val=&quot;007D0F2C&quot;/&gt;&lt;wsp:rsid wsp:val=&quot;007D12D0&quot;/&gt;&lt;wsp:rsid wsp:val=&quot;007D1388&quot;/&gt;&lt;wsp:rsid wsp:val=&quot;007D13B9&quot;/&gt;&lt;wsp:rsid wsp:val=&quot;007D142B&quot;/&gt;&lt;wsp:rsid wsp:val=&quot;007D1620&quot;/&gt;&lt;wsp:rsid wsp:val=&quot;007D187F&quot;/&gt;&lt;wsp:rsid wsp:val=&quot;007D18FD&quot;/&gt;&lt;wsp:rsid wsp:val=&quot;007D19CF&quot;/&gt;&lt;wsp:rsid wsp:val=&quot;007D1A4B&quot;/&gt;&lt;wsp:rsid wsp:val=&quot;007D1EA3&quot;/&gt;&lt;wsp:rsid wsp:val=&quot;007D2074&quot;/&gt;&lt;wsp:rsid wsp:val=&quot;007D20E3&quot;/&gt;&lt;wsp:rsid wsp:val=&quot;007D2372&quot;/&gt;&lt;wsp:rsid wsp:val=&quot;007D2404&quot;/&gt;&lt;wsp:rsid wsp:val=&quot;007D286F&quot;/&gt;&lt;wsp:rsid wsp:val=&quot;007D28EE&quot;/&gt;&lt;wsp:rsid wsp:val=&quot;007D2920&quot;/&gt;&lt;wsp:rsid wsp:val=&quot;007D2A74&quot;/&gt;&lt;wsp:rsid wsp:val=&quot;007D2A8D&quot;/&gt;&lt;wsp:rsid wsp:val=&quot;007D2C58&quot;/&gt;&lt;wsp:rsid wsp:val=&quot;007D2D85&quot;/&gt;&lt;wsp:rsid wsp:val=&quot;007D2E4F&quot;/&gt;&lt;wsp:rsid wsp:val=&quot;007D2F98&quot;/&gt;&lt;wsp:rsid wsp:val=&quot;007D31EB&quot;/&gt;&lt;wsp:rsid wsp:val=&quot;007D320F&quot;/&gt;&lt;wsp:rsid wsp:val=&quot;007D338F&quot;/&gt;&lt;wsp:rsid wsp:val=&quot;007D3583&quot;/&gt;&lt;wsp:rsid wsp:val=&quot;007D3729&quot;/&gt;&lt;wsp:rsid wsp:val=&quot;007D385F&quot;/&gt;&lt;wsp:rsid wsp:val=&quot;007D3B31&quot;/&gt;&lt;wsp:rsid wsp:val=&quot;007D3B53&quot;/&gt;&lt;wsp:rsid wsp:val=&quot;007D3BC1&quot;/&gt;&lt;wsp:rsid wsp:val=&quot;007D3D22&quot;/&gt;&lt;wsp:rsid wsp:val=&quot;007D3F1E&quot;/&gt;&lt;wsp:rsid wsp:val=&quot;007D42EF&quot;/&gt;&lt;wsp:rsid wsp:val=&quot;007D456B&quot;/&gt;&lt;wsp:rsid wsp:val=&quot;007D4758&quot;/&gt;&lt;wsp:rsid wsp:val=&quot;007D49D7&quot;/&gt;&lt;wsp:rsid wsp:val=&quot;007D4AD7&quot;/&gt;&lt;wsp:rsid wsp:val=&quot;007D4C04&quot;/&gt;&lt;wsp:rsid wsp:val=&quot;007D4DA8&quot;/&gt;&lt;wsp:rsid wsp:val=&quot;007D4F66&quot;/&gt;&lt;wsp:rsid wsp:val=&quot;007D4F6B&quot;/&gt;&lt;wsp:rsid wsp:val=&quot;007D4FD6&quot;/&gt;&lt;wsp:rsid wsp:val=&quot;007D5056&quot;/&gt;&lt;wsp:rsid wsp:val=&quot;007D506B&quot;/&gt;&lt;wsp:rsid wsp:val=&quot;007D5111&quot;/&gt;&lt;wsp:rsid wsp:val=&quot;007D51E5&quot;/&gt;&lt;wsp:rsid wsp:val=&quot;007D5639&quot;/&gt;&lt;wsp:rsid wsp:val=&quot;007D59A1&quot;/&gt;&lt;wsp:rsid wsp:val=&quot;007D5AD3&quot;/&gt;&lt;wsp:rsid wsp:val=&quot;007D5BB5&quot;/&gt;&lt;wsp:rsid wsp:val=&quot;007D5E63&quot;/&gt;&lt;wsp:rsid wsp:val=&quot;007D5F10&quot;/&gt;&lt;wsp:rsid wsp:val=&quot;007D5F79&quot;/&gt;&lt;wsp:rsid wsp:val=&quot;007D6109&quot;/&gt;&lt;wsp:rsid wsp:val=&quot;007D610B&quot;/&gt;&lt;wsp:rsid wsp:val=&quot;007D62A6&quot;/&gt;&lt;wsp:rsid wsp:val=&quot;007D635D&quot;/&gt;&lt;wsp:rsid wsp:val=&quot;007D636F&quot;/&gt;&lt;wsp:rsid wsp:val=&quot;007D645E&quot;/&gt;&lt;wsp:rsid wsp:val=&quot;007D6553&quot;/&gt;&lt;wsp:rsid wsp:val=&quot;007D655D&quot;/&gt;&lt;wsp:rsid wsp:val=&quot;007D6804&quot;/&gt;&lt;wsp:rsid wsp:val=&quot;007D68D9&quot;/&gt;&lt;wsp:rsid wsp:val=&quot;007D6AF0&quot;/&gt;&lt;wsp:rsid wsp:val=&quot;007D6DA9&quot;/&gt;&lt;wsp:rsid wsp:val=&quot;007D72FE&quot;/&gt;&lt;wsp:rsid wsp:val=&quot;007D75B4&quot;/&gt;&lt;wsp:rsid wsp:val=&quot;007D7858&quot;/&gt;&lt;wsp:rsid wsp:val=&quot;007D7937&quot;/&gt;&lt;wsp:rsid wsp:val=&quot;007D7B44&quot;/&gt;&lt;wsp:rsid wsp:val=&quot;007D7D45&quot;/&gt;&lt;wsp:rsid wsp:val=&quot;007D7DE6&quot;/&gt;&lt;wsp:rsid wsp:val=&quot;007D7EF4&quot;/&gt;&lt;wsp:rsid wsp:val=&quot;007E0046&quot;/&gt;&lt;wsp:rsid wsp:val=&quot;007E0163&quot;/&gt;&lt;wsp:rsid wsp:val=&quot;007E02F4&quot;/&gt;&lt;wsp:rsid wsp:val=&quot;007E038C&quot;/&gt;&lt;wsp:rsid wsp:val=&quot;007E07CE&quot;/&gt;&lt;wsp:rsid wsp:val=&quot;007E09DC&quot;/&gt;&lt;wsp:rsid wsp:val=&quot;007E0B9A&quot;/&gt;&lt;wsp:rsid wsp:val=&quot;007E0F19&quot;/&gt;&lt;wsp:rsid wsp:val=&quot;007E0F54&quot;/&gt;&lt;wsp:rsid wsp:val=&quot;007E0FF0&quot;/&gt;&lt;wsp:rsid wsp:val=&quot;007E11EF&quot;/&gt;&lt;wsp:rsid wsp:val=&quot;007E13DF&quot;/&gt;&lt;wsp:rsid wsp:val=&quot;007E14BC&quot;/&gt;&lt;wsp:rsid wsp:val=&quot;007E157F&quot;/&gt;&lt;wsp:rsid wsp:val=&quot;007E1628&quot;/&gt;&lt;wsp:rsid wsp:val=&quot;007E1BB6&quot;/&gt;&lt;wsp:rsid wsp:val=&quot;007E1D1D&quot;/&gt;&lt;wsp:rsid wsp:val=&quot;007E1D63&quot;/&gt;&lt;wsp:rsid wsp:val=&quot;007E1D80&quot;/&gt;&lt;wsp:rsid wsp:val=&quot;007E1DAC&quot;/&gt;&lt;wsp:rsid wsp:val=&quot;007E1FA6&quot;/&gt;&lt;wsp:rsid wsp:val=&quot;007E1FFF&quot;/&gt;&lt;wsp:rsid wsp:val=&quot;007E20AB&quot;/&gt;&lt;wsp:rsid wsp:val=&quot;007E20CC&quot;/&gt;&lt;wsp:rsid wsp:val=&quot;007E2322&quot;/&gt;&lt;wsp:rsid wsp:val=&quot;007E23EB&quot;/&gt;&lt;wsp:rsid wsp:val=&quot;007E2456&quot;/&gt;&lt;wsp:rsid wsp:val=&quot;007E28B5&quot;/&gt;&lt;wsp:rsid wsp:val=&quot;007E2D2A&quot;/&gt;&lt;wsp:rsid wsp:val=&quot;007E2D63&quot;/&gt;&lt;wsp:rsid wsp:val=&quot;007E3003&quot;/&gt;&lt;wsp:rsid wsp:val=&quot;007E3006&quot;/&gt;&lt;wsp:rsid wsp:val=&quot;007E3044&quot;/&gt;&lt;wsp:rsid wsp:val=&quot;007E305A&quot;/&gt;&lt;wsp:rsid wsp:val=&quot;007E3347&quot;/&gt;&lt;wsp:rsid wsp:val=&quot;007E33CA&quot;/&gt;&lt;wsp:rsid wsp:val=&quot;007E3435&quot;/&gt;&lt;wsp:rsid wsp:val=&quot;007E3713&quot;/&gt;&lt;wsp:rsid wsp:val=&quot;007E3885&quot;/&gt;&lt;wsp:rsid wsp:val=&quot;007E3974&quot;/&gt;&lt;wsp:rsid wsp:val=&quot;007E3B61&quot;/&gt;&lt;wsp:rsid wsp:val=&quot;007E3E0B&quot;/&gt;&lt;wsp:rsid wsp:val=&quot;007E3FCF&quot;/&gt;&lt;wsp:rsid wsp:val=&quot;007E40DA&quot;/&gt;&lt;wsp:rsid wsp:val=&quot;007E4325&quot;/&gt;&lt;wsp:rsid wsp:val=&quot;007E46C0&quot;/&gt;&lt;wsp:rsid wsp:val=&quot;007E4A63&quot;/&gt;&lt;wsp:rsid wsp:val=&quot;007E508E&quot;/&gt;&lt;wsp:rsid wsp:val=&quot;007E50A8&quot;/&gt;&lt;wsp:rsid wsp:val=&quot;007E513E&quot;/&gt;&lt;wsp:rsid wsp:val=&quot;007E5151&quot;/&gt;&lt;wsp:rsid wsp:val=&quot;007E517A&quot;/&gt;&lt;wsp:rsid wsp:val=&quot;007E5265&quot;/&gt;&lt;wsp:rsid wsp:val=&quot;007E52FA&quot;/&gt;&lt;wsp:rsid wsp:val=&quot;007E55E6&quot;/&gt;&lt;wsp:rsid wsp:val=&quot;007E56AF&quot;/&gt;&lt;wsp:rsid wsp:val=&quot;007E5751&quot;/&gt;&lt;wsp:rsid wsp:val=&quot;007E577B&quot;/&gt;&lt;wsp:rsid wsp:val=&quot;007E57EA&quot;/&gt;&lt;wsp:rsid wsp:val=&quot;007E581E&quot;/&gt;&lt;wsp:rsid wsp:val=&quot;007E5920&quot;/&gt;&lt;wsp:rsid wsp:val=&quot;007E599B&quot;/&gt;&lt;wsp:rsid wsp:val=&quot;007E5A31&quot;/&gt;&lt;wsp:rsid wsp:val=&quot;007E5B47&quot;/&gt;&lt;wsp:rsid wsp:val=&quot;007E5CCC&quot;/&gt;&lt;wsp:rsid wsp:val=&quot;007E5F2E&quot;/&gt;&lt;wsp:rsid wsp:val=&quot;007E623B&quot;/&gt;&lt;wsp:rsid wsp:val=&quot;007E6484&quot;/&gt;&lt;wsp:rsid wsp:val=&quot;007E6587&quot;/&gt;&lt;wsp:rsid wsp:val=&quot;007E6687&quot;/&gt;&lt;wsp:rsid wsp:val=&quot;007E69A0&quot;/&gt;&lt;wsp:rsid wsp:val=&quot;007E6A7A&quot;/&gt;&lt;wsp:rsid wsp:val=&quot;007E6AD2&quot;/&gt;&lt;wsp:rsid wsp:val=&quot;007E6AFD&quot;/&gt;&lt;wsp:rsid wsp:val=&quot;007E6CC0&quot;/&gt;&lt;wsp:rsid wsp:val=&quot;007E6D25&quot;/&gt;&lt;wsp:rsid wsp:val=&quot;007E70B4&quot;/&gt;&lt;wsp:rsid wsp:val=&quot;007E7176&quot;/&gt;&lt;wsp:rsid wsp:val=&quot;007E718A&quot;/&gt;&lt;wsp:rsid wsp:val=&quot;007E71A2&quot;/&gt;&lt;wsp:rsid wsp:val=&quot;007E71EA&quot;/&gt;&lt;wsp:rsid wsp:val=&quot;007E756E&quot;/&gt;&lt;wsp:rsid wsp:val=&quot;007E76D5&quot;/&gt;&lt;wsp:rsid wsp:val=&quot;007E77F8&quot;/&gt;&lt;wsp:rsid wsp:val=&quot;007E7A3F&quot;/&gt;&lt;wsp:rsid wsp:val=&quot;007E7AC3&quot;/&gt;&lt;wsp:rsid wsp:val=&quot;007E7CF2&quot;/&gt;&lt;wsp:rsid wsp:val=&quot;007F00C4&quot;/&gt;&lt;wsp:rsid wsp:val=&quot;007F0324&quot;/&gt;&lt;wsp:rsid wsp:val=&quot;007F04C6&quot;/&gt;&lt;wsp:rsid wsp:val=&quot;007F086A&quot;/&gt;&lt;wsp:rsid wsp:val=&quot;007F0C49&quot;/&gt;&lt;wsp:rsid wsp:val=&quot;007F12C1&quot;/&gt;&lt;wsp:rsid wsp:val=&quot;007F1846&quot;/&gt;&lt;wsp:rsid wsp:val=&quot;007F19C0&quot;/&gt;&lt;wsp:rsid wsp:val=&quot;007F1A8D&quot;/&gt;&lt;wsp:rsid wsp:val=&quot;007F1BE1&quot;/&gt;&lt;wsp:rsid wsp:val=&quot;007F1C11&quot;/&gt;&lt;wsp:rsid wsp:val=&quot;007F1D62&quot;/&gt;&lt;wsp:rsid wsp:val=&quot;007F1D7B&quot;/&gt;&lt;wsp:rsid wsp:val=&quot;007F2007&quot;/&gt;&lt;wsp:rsid wsp:val=&quot;007F23FB&quot;/&gt;&lt;wsp:rsid wsp:val=&quot;007F24E0&quot;/&gt;&lt;wsp:rsid wsp:val=&quot;007F2544&quot;/&gt;&lt;wsp:rsid wsp:val=&quot;007F25A6&quot;/&gt;&lt;wsp:rsid wsp:val=&quot;007F25AB&quot;/&gt;&lt;wsp:rsid wsp:val=&quot;007F278C&quot;/&gt;&lt;wsp:rsid wsp:val=&quot;007F2804&quot;/&gt;&lt;wsp:rsid wsp:val=&quot;007F287A&quot;/&gt;&lt;wsp:rsid wsp:val=&quot;007F2B42&quot;/&gt;&lt;wsp:rsid wsp:val=&quot;007F2CF9&quot;/&gt;&lt;wsp:rsid wsp:val=&quot;007F2D8A&quot;/&gt;&lt;wsp:rsid wsp:val=&quot;007F33B4&quot;/&gt;&lt;wsp:rsid wsp:val=&quot;007F340B&quot;/&gt;&lt;wsp:rsid wsp:val=&quot;007F35F2&quot;/&gt;&lt;wsp:rsid wsp:val=&quot;007F39D0&quot;/&gt;&lt;wsp:rsid wsp:val=&quot;007F3A5B&quot;/&gt;&lt;wsp:rsid wsp:val=&quot;007F3B8D&quot;/&gt;&lt;wsp:rsid wsp:val=&quot;007F3BD1&quot;/&gt;&lt;wsp:rsid wsp:val=&quot;007F3D57&quot;/&gt;&lt;wsp:rsid wsp:val=&quot;007F3F3F&quot;/&gt;&lt;wsp:rsid wsp:val=&quot;007F404B&quot;/&gt;&lt;wsp:rsid wsp:val=&quot;007F40D3&quot;/&gt;&lt;wsp:rsid wsp:val=&quot;007F43CE&quot;/&gt;&lt;wsp:rsid wsp:val=&quot;007F458D&quot;/&gt;&lt;wsp:rsid wsp:val=&quot;007F45E6&quot;/&gt;&lt;wsp:rsid wsp:val=&quot;007F467D&quot;/&gt;&lt;wsp:rsid wsp:val=&quot;007F46C2&quot;/&gt;&lt;wsp:rsid wsp:val=&quot;007F474C&quot;/&gt;&lt;wsp:rsid wsp:val=&quot;007F4862&quot;/&gt;&lt;wsp:rsid wsp:val=&quot;007F4AE9&quot;/&gt;&lt;wsp:rsid wsp:val=&quot;007F4B45&quot;/&gt;&lt;wsp:rsid wsp:val=&quot;007F4BBD&quot;/&gt;&lt;wsp:rsid wsp:val=&quot;007F4C99&quot;/&gt;&lt;wsp:rsid wsp:val=&quot;007F4FC5&quot;/&gt;&lt;wsp:rsid wsp:val=&quot;007F5196&quot;/&gt;&lt;wsp:rsid wsp:val=&quot;007F52CF&quot;/&gt;&lt;wsp:rsid wsp:val=&quot;007F5EC6&quot;/&gt;&lt;wsp:rsid wsp:val=&quot;007F600A&quot;/&gt;&lt;wsp:rsid wsp:val=&quot;007F6266&quot;/&gt;&lt;wsp:rsid wsp:val=&quot;007F6394&quot;/&gt;&lt;wsp:rsid wsp:val=&quot;007F65B5&quot;/&gt;&lt;wsp:rsid wsp:val=&quot;007F65C4&quot;/&gt;&lt;wsp:rsid wsp:val=&quot;007F68A6&quot;/&gt;&lt;wsp:rsid wsp:val=&quot;007F69C0&quot;/&gt;&lt;wsp:rsid wsp:val=&quot;007F6A12&quot;/&gt;&lt;wsp:rsid wsp:val=&quot;007F6DCA&quot;/&gt;&lt;wsp:rsid wsp:val=&quot;007F6E02&quot;/&gt;&lt;wsp:rsid wsp:val=&quot;007F7018&quot;/&gt;&lt;wsp:rsid wsp:val=&quot;007F70DA&quot;/&gt;&lt;wsp:rsid wsp:val=&quot;007F7307&quot;/&gt;&lt;wsp:rsid wsp:val=&quot;007F7595&quot;/&gt;&lt;wsp:rsid wsp:val=&quot;007F75C6&quot;/&gt;&lt;wsp:rsid wsp:val=&quot;007F75F4&quot;/&gt;&lt;wsp:rsid wsp:val=&quot;007F76F2&quot;/&gt;&lt;wsp:rsid wsp:val=&quot;007F7728&quot;/&gt;&lt;wsp:rsid wsp:val=&quot;007F7813&quot;/&gt;&lt;wsp:rsid wsp:val=&quot;007F7829&quot;/&gt;&lt;wsp:rsid wsp:val=&quot;007F78BD&quot;/&gt;&lt;wsp:rsid wsp:val=&quot;007F79C7&quot;/&gt;&lt;wsp:rsid wsp:val=&quot;007F7A96&quot;/&gt;&lt;wsp:rsid wsp:val=&quot;007F7D7D&quot;/&gt;&lt;wsp:rsid wsp:val=&quot;007F7FED&quot;/&gt;&lt;wsp:rsid wsp:val=&quot;0080019C&quot;/&gt;&lt;wsp:rsid wsp:val=&quot;0080021D&quot;/&gt;&lt;wsp:rsid wsp:val=&quot;00800281&quot;/&gt;&lt;wsp:rsid wsp:val=&quot;0080040B&quot;/&gt;&lt;wsp:rsid wsp:val=&quot;0080045A&quot;/&gt;&lt;wsp:rsid wsp:val=&quot;00800929&quot;/&gt;&lt;wsp:rsid wsp:val=&quot;00800957&quot;/&gt;&lt;wsp:rsid wsp:val=&quot;00800974&quot;/&gt;&lt;wsp:rsid wsp:val=&quot;00800FE3&quot;/&gt;&lt;wsp:rsid wsp:val=&quot;00800FE8&quot;/&gt;&lt;wsp:rsid wsp:val=&quot;008014DB&quot;/&gt;&lt;wsp:rsid wsp:val=&quot;00801727&quot;/&gt;&lt;wsp:rsid wsp:val=&quot;00801B65&quot;/&gt;&lt;wsp:rsid wsp:val=&quot;00801F86&quot;/&gt;&lt;wsp:rsid wsp:val=&quot;008020CA&quot;/&gt;&lt;wsp:rsid wsp:val=&quot;008021FA&quot;/&gt;&lt;wsp:rsid wsp:val=&quot;008021FB&quot;/&gt;&lt;wsp:rsid wsp:val=&quot;0080226F&quot;/&gt;&lt;wsp:rsid wsp:val=&quot;00802292&quot;/&gt;&lt;wsp:rsid wsp:val=&quot;00802308&quot;/&gt;&lt;wsp:rsid wsp:val=&quot;00802460&quot;/&gt;&lt;wsp:rsid wsp:val=&quot;00802480&quot;/&gt;&lt;wsp:rsid wsp:val=&quot;00802521&quot;/&gt;&lt;wsp:rsid wsp:val=&quot;008025B2&quot;/&gt;&lt;wsp:rsid wsp:val=&quot;008025BE&quot;/&gt;&lt;wsp:rsid wsp:val=&quot;0080284E&quot;/&gt;&lt;wsp:rsid wsp:val=&quot;00802978&quot;/&gt;&lt;wsp:rsid wsp:val=&quot;00802B2D&quot;/&gt;&lt;wsp:rsid wsp:val=&quot;00802CAF&quot;/&gt;&lt;wsp:rsid wsp:val=&quot;00802D5A&quot;/&gt;&lt;wsp:rsid wsp:val=&quot;00802D68&quot;/&gt;&lt;wsp:rsid wsp:val=&quot;00802E99&quot;/&gt;&lt;wsp:rsid wsp:val=&quot;0080317F&quot;/&gt;&lt;wsp:rsid wsp:val=&quot;00803476&quot;/&gt;&lt;wsp:rsid wsp:val=&quot;008034A4&quot;/&gt;&lt;wsp:rsid wsp:val=&quot;008034C4&quot;/&gt;&lt;wsp:rsid wsp:val=&quot;0080351F&quot;/&gt;&lt;wsp:rsid wsp:val=&quot;0080355B&quot;/&gt;&lt;wsp:rsid wsp:val=&quot;008035C5&quot;/&gt;&lt;wsp:rsid wsp:val=&quot;008035EE&quot;/&gt;&lt;wsp:rsid wsp:val=&quot;00803740&quot;/&gt;&lt;wsp:rsid wsp:val=&quot;00803784&quot;/&gt;&lt;wsp:rsid wsp:val=&quot;008039BA&quot;/&gt;&lt;wsp:rsid wsp:val=&quot;00803BBC&quot;/&gt;&lt;wsp:rsid wsp:val=&quot;00803C05&quot;/&gt;&lt;wsp:rsid wsp:val=&quot;00803D34&quot;/&gt;&lt;wsp:rsid wsp:val=&quot;00803DFA&quot;/&gt;&lt;wsp:rsid wsp:val=&quot;00803E89&quot;/&gt;&lt;wsp:rsid wsp:val=&quot;00804010&quot;/&gt;&lt;wsp:rsid wsp:val=&quot;00804129&quot;/&gt;&lt;wsp:rsid wsp:val=&quot;00804155&quot;/&gt;&lt;wsp:rsid wsp:val=&quot;00804189&quot;/&gt;&lt;wsp:rsid wsp:val=&quot;00804509&quot;/&gt;&lt;wsp:rsid wsp:val=&quot;00804616&quot;/&gt;&lt;wsp:rsid wsp:val=&quot;00804A1D&quot;/&gt;&lt;wsp:rsid wsp:val=&quot;00804A3E&quot;/&gt;&lt;wsp:rsid wsp:val=&quot;00804B0F&quot;/&gt;&lt;wsp:rsid wsp:val=&quot;00804C91&quot;/&gt;&lt;wsp:rsid wsp:val=&quot;00804E2C&quot;/&gt;&lt;wsp:rsid wsp:val=&quot;00805090&quot;/&gt;&lt;wsp:rsid wsp:val=&quot;00805308&quot;/&gt;&lt;wsp:rsid wsp:val=&quot;008053FC&quot;/&gt;&lt;wsp:rsid wsp:val=&quot;008056CC&quot;/&gt;&lt;wsp:rsid wsp:val=&quot;0080599D&quot;/&gt;&lt;wsp:rsid wsp:val=&quot;00805A31&quot;/&gt;&lt;wsp:rsid wsp:val=&quot;00805BA2&quot;/&gt;&lt;wsp:rsid wsp:val=&quot;00805CC7&quot;/&gt;&lt;wsp:rsid wsp:val=&quot;00805D1D&quot;/&gt;&lt;wsp:rsid wsp:val=&quot;00805D24&quot;/&gt;&lt;wsp:rsid wsp:val=&quot;00805DAC&quot;/&gt;&lt;wsp:rsid wsp:val=&quot;00806182&quot;/&gt;&lt;wsp:rsid wsp:val=&quot;00806257&quot;/&gt;&lt;wsp:rsid wsp:val=&quot;00806359&quot;/&gt;&lt;wsp:rsid wsp:val=&quot;0080670F&quot;/&gt;&lt;wsp:rsid wsp:val=&quot;008067FE&quot;/&gt;&lt;wsp:rsid wsp:val=&quot;0080690D&quot;/&gt;&lt;wsp:rsid wsp:val=&quot;00806D24&quot;/&gt;&lt;wsp:rsid wsp:val=&quot;00806F49&quot;/&gt;&lt;wsp:rsid wsp:val=&quot;00806F53&quot;/&gt;&lt;wsp:rsid wsp:val=&quot;00806F97&quot;/&gt;&lt;wsp:rsid wsp:val=&quot;0080703D&quot;/&gt;&lt;wsp:rsid wsp:val=&quot;00807112&quot;/&gt;&lt;wsp:rsid wsp:val=&quot;008071CB&quot;/&gt;&lt;wsp:rsid wsp:val=&quot;0080725B&quot;/&gt;&lt;wsp:rsid wsp:val=&quot;008072D6&quot;/&gt;&lt;wsp:rsid wsp:val=&quot;00807668&quot;/&gt;&lt;wsp:rsid wsp:val=&quot;00807A67&quot;/&gt;&lt;wsp:rsid wsp:val=&quot;00807AA6&quot;/&gt;&lt;wsp:rsid wsp:val=&quot;00807BBF&quot;/&gt;&lt;wsp:rsid wsp:val=&quot;00807C46&quot;/&gt;&lt;wsp:rsid wsp:val=&quot;00807F02&quot;/&gt;&lt;wsp:rsid wsp:val=&quot;008100A3&quot;/&gt;&lt;wsp:rsid wsp:val=&quot;00810118&quot;/&gt;&lt;wsp:rsid wsp:val=&quot;008104BA&quot;/&gt;&lt;wsp:rsid wsp:val=&quot;00810513&quot;/&gt;&lt;wsp:rsid wsp:val=&quot;0081052B&quot;/&gt;&lt;wsp:rsid wsp:val=&quot;008105A4&quot;/&gt;&lt;wsp:rsid wsp:val=&quot;00810A9C&quot;/&gt;&lt;wsp:rsid wsp:val=&quot;00810AA0&quot;/&gt;&lt;wsp:rsid wsp:val=&quot;00810ADB&quot;/&gt;&lt;wsp:rsid wsp:val=&quot;00810AEE&quot;/&gt;&lt;wsp:rsid wsp:val=&quot;00810BF7&quot;/&gt;&lt;wsp:rsid wsp:val=&quot;00810EDB&quot;/&gt;&lt;wsp:rsid wsp:val=&quot;00810FA8&quot;/&gt;&lt;wsp:rsid wsp:val=&quot;00811285&quot;/&gt;&lt;wsp:rsid wsp:val=&quot;0081129B&quot;/&gt;&lt;wsp:rsid wsp:val=&quot;00811303&quot;/&gt;&lt;wsp:rsid wsp:val=&quot;0081145B&quot;/&gt;&lt;wsp:rsid wsp:val=&quot;00811720&quot;/&gt;&lt;wsp:rsid wsp:val=&quot;00811DB6&quot;/&gt;&lt;wsp:rsid wsp:val=&quot;00811E9C&quot;/&gt;&lt;wsp:rsid wsp:val=&quot;00811FB7&quot;/&gt;&lt;wsp:rsid wsp:val=&quot;00812006&quot;/&gt;&lt;wsp:rsid wsp:val=&quot;00812009&quot;/&gt;&lt;wsp:rsid wsp:val=&quot;008120B0&quot;/&gt;&lt;wsp:rsid wsp:val=&quot;008121A0&quot;/&gt;&lt;wsp:rsid wsp:val=&quot;008121A9&quot;/&gt;&lt;wsp:rsid wsp:val=&quot;00812236&quot;/&gt;&lt;wsp:rsid wsp:val=&quot;0081232C&quot;/&gt;&lt;wsp:rsid wsp:val=&quot;008124A0&quot;/&gt;&lt;wsp:rsid wsp:val=&quot;00812683&quot;/&gt;&lt;wsp:rsid wsp:val=&quot;0081289E&quot;/&gt;&lt;wsp:rsid wsp:val=&quot;00812B29&quot;/&gt;&lt;wsp:rsid wsp:val=&quot;00812C53&quot;/&gt;&lt;wsp:rsid wsp:val=&quot;00812D27&quot;/&gt;&lt;wsp:rsid wsp:val=&quot;008130E3&quot;/&gt;&lt;wsp:rsid wsp:val=&quot;008130EB&quot;/&gt;&lt;wsp:rsid wsp:val=&quot;00813159&quot;/&gt;&lt;wsp:rsid wsp:val=&quot;008133D3&quot;/&gt;&lt;wsp:rsid wsp:val=&quot;008138D4&quot;/&gt;&lt;wsp:rsid wsp:val=&quot;00813B5F&quot;/&gt;&lt;wsp:rsid wsp:val=&quot;00813CC1&quot;/&gt;&lt;wsp:rsid wsp:val=&quot;00813CFE&quot;/&gt;&lt;wsp:rsid wsp:val=&quot;00813D0B&quot;/&gt;&lt;wsp:rsid wsp:val=&quot;00814068&quot;/&gt;&lt;wsp:rsid wsp:val=&quot;00814203&quot;/&gt;&lt;wsp:rsid wsp:val=&quot;00814309&quot;/&gt;&lt;wsp:rsid wsp:val=&quot;0081442E&quot;/&gt;&lt;wsp:rsid wsp:val=&quot;00814475&quot;/&gt;&lt;wsp:rsid wsp:val=&quot;008144DD&quot;/&gt;&lt;wsp:rsid wsp:val=&quot;00814831&quot;/&gt;&lt;wsp:rsid wsp:val=&quot;008149D9&quot;/&gt;&lt;wsp:rsid wsp:val=&quot;00815074&quot;/&gt;&lt;wsp:rsid wsp:val=&quot;00815D65&quot;/&gt;&lt;wsp:rsid wsp:val=&quot;00815DFB&quot;/&gt;&lt;wsp:rsid wsp:val=&quot;008161B1&quot;/&gt;&lt;wsp:rsid wsp:val=&quot;008161B8&quot;/&gt;&lt;wsp:rsid wsp:val=&quot;008162D4&quot;/&gt;&lt;wsp:rsid wsp:val=&quot;0081631F&quot;/&gt;&lt;wsp:rsid wsp:val=&quot;00816385&quot;/&gt;&lt;wsp:rsid wsp:val=&quot;0081657B&quot;/&gt;&lt;wsp:rsid wsp:val=&quot;0081659D&quot;/&gt;&lt;wsp:rsid wsp:val=&quot;0081684D&quot;/&gt;&lt;wsp:rsid wsp:val=&quot;00816D3E&quot;/&gt;&lt;wsp:rsid wsp:val=&quot;00816D6B&quot;/&gt;&lt;wsp:rsid wsp:val=&quot;00816F35&quot;/&gt;&lt;wsp:rsid wsp:val=&quot;0081703F&quot;/&gt;&lt;wsp:rsid wsp:val=&quot;00817570&quot;/&gt;&lt;wsp:rsid wsp:val=&quot;00817655&quot;/&gt;&lt;wsp:rsid wsp:val=&quot;00817816&quot;/&gt;&lt;wsp:rsid wsp:val=&quot;00817BE3&quot;/&gt;&lt;wsp:rsid wsp:val=&quot;008200BF&quot;/&gt;&lt;wsp:rsid wsp:val=&quot;008201D6&quot;/&gt;&lt;wsp:rsid wsp:val=&quot;00820271&quot;/&gt;&lt;wsp:rsid wsp:val=&quot;0082048A&quot;/&gt;&lt;wsp:rsid wsp:val=&quot;008204B9&quot;/&gt;&lt;wsp:rsid wsp:val=&quot;00820605&quot;/&gt;&lt;wsp:rsid wsp:val=&quot;0082063A&quot;/&gt;&lt;wsp:rsid wsp:val=&quot;00820738&quot;/&gt;&lt;wsp:rsid wsp:val=&quot;00820852&quot;/&gt;&lt;wsp:rsid wsp:val=&quot;00820884&quot;/&gt;&lt;wsp:rsid wsp:val=&quot;00820DC5&quot;/&gt;&lt;wsp:rsid wsp:val=&quot;00820E7A&quot;/&gt;&lt;wsp:rsid wsp:val=&quot;00820F86&quot;/&gt;&lt;wsp:rsid wsp:val=&quot;0082111A&quot;/&gt;&lt;wsp:rsid wsp:val=&quot;00821193&quot;/&gt;&lt;wsp:rsid wsp:val=&quot;008211A8&quot;/&gt;&lt;wsp:rsid wsp:val=&quot;0082126F&quot;/&gt;&lt;wsp:rsid wsp:val=&quot;0082135D&quot;/&gt;&lt;wsp:rsid wsp:val=&quot;008214D2&quot;/&gt;&lt;wsp:rsid wsp:val=&quot;00821564&quot;/&gt;&lt;wsp:rsid wsp:val=&quot;008216DE&quot;/&gt;&lt;wsp:rsid wsp:val=&quot;00821884&quot;/&gt;&lt;wsp:rsid wsp:val=&quot;00821981&quot;/&gt;&lt;wsp:rsid wsp:val=&quot;008219E7&quot;/&gt;&lt;wsp:rsid wsp:val=&quot;00821A04&quot;/&gt;&lt;wsp:rsid wsp:val=&quot;00821AC1&quot;/&gt;&lt;wsp:rsid wsp:val=&quot;00821BF5&quot;/&gt;&lt;wsp:rsid wsp:val=&quot;00821C27&quot;/&gt;&lt;wsp:rsid wsp:val=&quot;00821EE2&quot;/&gt;&lt;wsp:rsid wsp:val=&quot;0082207C&quot;/&gt;&lt;wsp:rsid wsp:val=&quot;00822275&quot;/&gt;&lt;wsp:rsid wsp:val=&quot;008223F9&quot;/&gt;&lt;wsp:rsid wsp:val=&quot;00822583&quot;/&gt;&lt;wsp:rsid wsp:val=&quot;0082299E&quot;/&gt;&lt;wsp:rsid wsp:val=&quot;00822CAA&quot;/&gt;&lt;wsp:rsid wsp:val=&quot;00822EDA&quot;/&gt;&lt;wsp:rsid wsp:val=&quot;00822F70&quot;/&gt;&lt;wsp:rsid wsp:val=&quot;00823113&quot;/&gt;&lt;wsp:rsid wsp:val=&quot;0082311A&quot;/&gt;&lt;wsp:rsid wsp:val=&quot;008233C9&quot;/&gt;&lt;wsp:rsid wsp:val=&quot;00823470&quot;/&gt;&lt;wsp:rsid wsp:val=&quot;008234AB&quot;/&gt;&lt;wsp:rsid wsp:val=&quot;008234CE&quot;/&gt;&lt;wsp:rsid wsp:val=&quot;00823740&quot;/&gt;&lt;wsp:rsid wsp:val=&quot;00823836&quot;/&gt;&lt;wsp:rsid wsp:val=&quot;00823894&quot;/&gt;&lt;wsp:rsid wsp:val=&quot;00823A16&quot;/&gt;&lt;wsp:rsid wsp:val=&quot;00823A1D&quot;/&gt;&lt;wsp:rsid wsp:val=&quot;00823A91&quot;/&gt;&lt;wsp:rsid wsp:val=&quot;00823AFD&quot;/&gt;&lt;wsp:rsid wsp:val=&quot;00823BEB&quot;/&gt;&lt;wsp:rsid wsp:val=&quot;00823CED&quot;/&gt;&lt;wsp:rsid wsp:val=&quot;00824054&quot;/&gt;&lt;wsp:rsid wsp:val=&quot;008241E0&quot;/&gt;&lt;wsp:rsid wsp:val=&quot;0082421F&quot;/&gt;&lt;wsp:rsid wsp:val=&quot;0082427E&quot;/&gt;&lt;wsp:rsid wsp:val=&quot;0082427F&quot;/&gt;&lt;wsp:rsid wsp:val=&quot;00824B94&quot;/&gt;&lt;wsp:rsid wsp:val=&quot;00824CA2&quot;/&gt;&lt;wsp:rsid wsp:val=&quot;00824CCE&quot;/&gt;&lt;wsp:rsid wsp:val=&quot;00824CD8&quot;/&gt;&lt;wsp:rsid wsp:val=&quot;0082500D&quot;/&gt;&lt;wsp:rsid wsp:val=&quot;00825032&quot;/&gt;&lt;wsp:rsid wsp:val=&quot;0082511A&quot;/&gt;&lt;wsp:rsid wsp:val=&quot;0082513E&quot;/&gt;&lt;wsp:rsid wsp:val=&quot;00825298&quot;/&gt;&lt;wsp:rsid wsp:val=&quot;008254B2&quot;/&gt;&lt;wsp:rsid wsp:val=&quot;00825805&quot;/&gt;&lt;wsp:rsid wsp:val=&quot;008258C7&quot;/&gt;&lt;wsp:rsid wsp:val=&quot;00825A44&quot;/&gt;&lt;wsp:rsid wsp:val=&quot;00825AF6&quot;/&gt;&lt;wsp:rsid wsp:val=&quot;00825AFA&quot;/&gt;&lt;wsp:rsid wsp:val=&quot;00825D5B&quot;/&gt;&lt;wsp:rsid wsp:val=&quot;00825FE6&quot;/&gt;&lt;wsp:rsid wsp:val=&quot;00826278&quot;/&gt;&lt;wsp:rsid wsp:val=&quot;008262A4&quot;/&gt;&lt;wsp:rsid wsp:val=&quot;0082658D&quot;/&gt;&lt;wsp:rsid wsp:val=&quot;00826734&quot;/&gt;&lt;wsp:rsid wsp:val=&quot;00826848&quot;/&gt;&lt;wsp:rsid wsp:val=&quot;008268A2&quot;/&gt;&lt;wsp:rsid wsp:val=&quot;008268DC&quot;/&gt;&lt;wsp:rsid wsp:val=&quot;00826B01&quot;/&gt;&lt;wsp:rsid wsp:val=&quot;00826BC9&quot;/&gt;&lt;wsp:rsid wsp:val=&quot;00826D76&quot;/&gt;&lt;wsp:rsid wsp:val=&quot;00826D95&quot;/&gt;&lt;wsp:rsid wsp:val=&quot;00826E9B&quot;/&gt;&lt;wsp:rsid wsp:val=&quot;00826EA8&quot;/&gt;&lt;wsp:rsid wsp:val=&quot;00826F87&quot;/&gt;&lt;wsp:rsid wsp:val=&quot;00826FDE&quot;/&gt;&lt;wsp:rsid wsp:val=&quot;0082713F&quot;/&gt;&lt;wsp:rsid wsp:val=&quot;008271EA&quot;/&gt;&lt;wsp:rsid wsp:val=&quot;00827690&quot;/&gt;&lt;wsp:rsid wsp:val=&quot;008277B4&quot;/&gt;&lt;wsp:rsid wsp:val=&quot;0082794A&quot;/&gt;&lt;wsp:rsid wsp:val=&quot;00827A40&quot;/&gt;&lt;wsp:rsid wsp:val=&quot;00827BCC&quot;/&gt;&lt;wsp:rsid wsp:val=&quot;00827D0C&quot;/&gt;&lt;wsp:rsid wsp:val=&quot;00827EE0&quot;/&gt;&lt;wsp:rsid wsp:val=&quot;00827F35&quot;/&gt;&lt;wsp:rsid wsp:val=&quot;008301A9&quot;/&gt;&lt;wsp:rsid wsp:val=&quot;008302E3&quot;/&gt;&lt;wsp:rsid wsp:val=&quot;0083058A&quot;/&gt;&lt;wsp:rsid wsp:val=&quot;00830839&quot;/&gt;&lt;wsp:rsid wsp:val=&quot;0083087B&quot;/&gt;&lt;wsp:rsid wsp:val=&quot;008308CD&quot;/&gt;&lt;wsp:rsid wsp:val=&quot;008308D5&quot;/&gt;&lt;wsp:rsid wsp:val=&quot;00830F3E&quot;/&gt;&lt;wsp:rsid wsp:val=&quot;00830FB1&quot;/&gt;&lt;wsp:rsid wsp:val=&quot;00831127&quot;/&gt;&lt;wsp:rsid wsp:val=&quot;00831172&quot;/&gt;&lt;wsp:rsid wsp:val=&quot;008314EB&quot;/&gt;&lt;wsp:rsid wsp:val=&quot;00831588&quot;/&gt;&lt;wsp:rsid wsp:val=&quot;0083159B&quot;/&gt;&lt;wsp:rsid wsp:val=&quot;00831648&quot;/&gt;&lt;wsp:rsid wsp:val=&quot;00831A54&quot;/&gt;&lt;wsp:rsid wsp:val=&quot;00831C79&quot;/&gt;&lt;wsp:rsid wsp:val=&quot;00831EDE&quot;/&gt;&lt;wsp:rsid wsp:val=&quot;00831F8F&quot;/&gt;&lt;wsp:rsid wsp:val=&quot;00831FCB&quot;/&gt;&lt;wsp:rsid wsp:val=&quot;00832091&quot;/&gt;&lt;wsp:rsid wsp:val=&quot;00832225&quot;/&gt;&lt;wsp:rsid wsp:val=&quot;00832447&quot;/&gt;&lt;wsp:rsid wsp:val=&quot;00832811&quot;/&gt;&lt;wsp:rsid wsp:val=&quot;0083286B&quot;/&gt;&lt;wsp:rsid wsp:val=&quot;00832B6D&quot;/&gt;&lt;wsp:rsid wsp:val=&quot;00832DCA&quot;/&gt;&lt;wsp:rsid wsp:val=&quot;0083306F&quot;/&gt;&lt;wsp:rsid wsp:val=&quot;008335B5&quot;/&gt;&lt;wsp:rsid wsp:val=&quot;0083366E&quot;/&gt;&lt;wsp:rsid wsp:val=&quot;008336AC&quot;/&gt;&lt;wsp:rsid wsp:val=&quot;00833A87&quot;/&gt;&lt;wsp:rsid wsp:val=&quot;00833AE5&quot;/&gt;&lt;wsp:rsid wsp:val=&quot;00833CA3&quot;/&gt;&lt;wsp:rsid wsp:val=&quot;00833DF5&quot;/&gt;&lt;wsp:rsid wsp:val=&quot;008343B6&quot;/&gt;&lt;wsp:rsid wsp:val=&quot;0083449D&quot;/&gt;&lt;wsp:rsid wsp:val=&quot;008345ED&quot;/&gt;&lt;wsp:rsid wsp:val=&quot;00834A02&quot;/&gt;&lt;wsp:rsid wsp:val=&quot;00834ADE&quot;/&gt;&lt;wsp:rsid wsp:val=&quot;00835130&quot;/&gt;&lt;wsp:rsid wsp:val=&quot;0083520A&quot;/&gt;&lt;wsp:rsid wsp:val=&quot;0083531B&quot;/&gt;&lt;wsp:rsid wsp:val=&quot;008353EE&quot;/&gt;&lt;wsp:rsid wsp:val=&quot;008354B7&quot;/&gt;&lt;wsp:rsid wsp:val=&quot;008356C0&quot;/&gt;&lt;wsp:rsid wsp:val=&quot;008356D3&quot;/&gt;&lt;wsp:rsid wsp:val=&quot;0083571A&quot;/&gt;&lt;wsp:rsid wsp:val=&quot;0083578A&quot;/&gt;&lt;wsp:rsid wsp:val=&quot;008357F2&quot;/&gt;&lt;wsp:rsid wsp:val=&quot;00835885&quot;/&gt;&lt;wsp:rsid wsp:val=&quot;0083590E&quot;/&gt;&lt;wsp:rsid wsp:val=&quot;00835A44&quot;/&gt;&lt;wsp:rsid wsp:val=&quot;00835C63&quot;/&gt;&lt;wsp:rsid wsp:val=&quot;00835D2E&quot;/&gt;&lt;wsp:rsid wsp:val=&quot;00835DA3&quot;/&gt;&lt;wsp:rsid wsp:val=&quot;00835E10&quot;/&gt;&lt;wsp:rsid wsp:val=&quot;00835FBE&quot;/&gt;&lt;wsp:rsid wsp:val=&quot;0083604D&quot;/&gt;&lt;wsp:rsid wsp:val=&quot;00836477&quot;/&gt;&lt;wsp:rsid wsp:val=&quot;00836482&quot;/&gt;&lt;wsp:rsid wsp:val=&quot;008366FA&quot;/&gt;&lt;wsp:rsid wsp:val=&quot;008367F7&quot;/&gt;&lt;wsp:rsid wsp:val=&quot;00836962&quot;/&gt;&lt;wsp:rsid wsp:val=&quot;00836B2D&quot;/&gt;&lt;wsp:rsid wsp:val=&quot;00836BB0&quot;/&gt;&lt;wsp:rsid wsp:val=&quot;00836C6D&quot;/&gt;&lt;wsp:rsid wsp:val=&quot;00836C9A&quot;/&gt;&lt;wsp:rsid wsp:val=&quot;00837173&quot;/&gt;&lt;wsp:rsid wsp:val=&quot;0083729A&quot;/&gt;&lt;wsp:rsid wsp:val=&quot;008372C6&quot;/&gt;&lt;wsp:rsid wsp:val=&quot;008374A9&quot;/&gt;&lt;wsp:rsid wsp:val=&quot;0083757B&quot;/&gt;&lt;wsp:rsid wsp:val=&quot;0083762A&quot;/&gt;&lt;wsp:rsid wsp:val=&quot;00837852&quot;/&gt;&lt;wsp:rsid wsp:val=&quot;00837BCA&quot;/&gt;&lt;wsp:rsid wsp:val=&quot;00840129&quot;/&gt;&lt;wsp:rsid wsp:val=&quot;00840271&quot;/&gt;&lt;wsp:rsid wsp:val=&quot;00840770&quot;/&gt;&lt;wsp:rsid wsp:val=&quot;008408D7&quot;/&gt;&lt;wsp:rsid wsp:val=&quot;00840BDD&quot;/&gt;&lt;wsp:rsid wsp:val=&quot;00840C07&quot;/&gt;&lt;wsp:rsid wsp:val=&quot;008411BA&quot;/&gt;&lt;wsp:rsid wsp:val=&quot;008413A2&quot;/&gt;&lt;wsp:rsid wsp:val=&quot;00841471&quot;/&gt;&lt;wsp:rsid wsp:val=&quot;00841556&quot;/&gt;&lt;wsp:rsid wsp:val=&quot;008418BF&quot;/&gt;&lt;wsp:rsid wsp:val=&quot;008419C8&quot;/&gt;&lt;wsp:rsid wsp:val=&quot;00841C55&quot;/&gt;&lt;wsp:rsid wsp:val=&quot;00842220&quot;/&gt;&lt;wsp:rsid wsp:val=&quot;008424A0&quot;/&gt;&lt;wsp:rsid wsp:val=&quot;0084251D&quot;/&gt;&lt;wsp:rsid wsp:val=&quot;00842897&quot;/&gt;&lt;wsp:rsid wsp:val=&quot;0084296E&quot;/&gt;&lt;wsp:rsid wsp:val=&quot;00842AC4&quot;/&gt;&lt;wsp:rsid wsp:val=&quot;00842AF8&quot;/&gt;&lt;wsp:rsid wsp:val=&quot;00842B2A&quot;/&gt;&lt;wsp:rsid wsp:val=&quot;00842B9C&quot;/&gt;&lt;wsp:rsid wsp:val=&quot;00842C1A&quot;/&gt;&lt;wsp:rsid wsp:val=&quot;00842EDE&quot;/&gt;&lt;wsp:rsid wsp:val=&quot;00842F2C&quot;/&gt;&lt;wsp:rsid wsp:val=&quot;00842F65&quot;/&gt;&lt;wsp:rsid wsp:val=&quot;00842FFB&quot;/&gt;&lt;wsp:rsid wsp:val=&quot;008438D6&quot;/&gt;&lt;wsp:rsid wsp:val=&quot;00843B10&quot;/&gt;&lt;wsp:rsid wsp:val=&quot;00844151&quot;/&gt;&lt;wsp:rsid wsp:val=&quot;008441D8&quot;/&gt;&lt;wsp:rsid wsp:val=&quot;00844287&quot;/&gt;&lt;wsp:rsid wsp:val=&quot;008443CB&quot;/&gt;&lt;wsp:rsid wsp:val=&quot;008443F8&quot;/&gt;&lt;wsp:rsid wsp:val=&quot;008444CA&quot;/&gt;&lt;wsp:rsid wsp:val=&quot;0084453F&quot;/&gt;&lt;wsp:rsid wsp:val=&quot;00844753&quot;/&gt;&lt;wsp:rsid wsp:val=&quot;00844871&quot;/&gt;&lt;wsp:rsid wsp:val=&quot;00844FBC&quot;/&gt;&lt;wsp:rsid wsp:val=&quot;00845292&quot;/&gt;&lt;wsp:rsid wsp:val=&quot;0084535A&quot;/&gt;&lt;wsp:rsid wsp:val=&quot;00845519&quot;/&gt;&lt;wsp:rsid wsp:val=&quot;00845617&quot;/&gt;&lt;wsp:rsid wsp:val=&quot;008456A0&quot;/&gt;&lt;wsp:rsid wsp:val=&quot;008457D2&quot;/&gt;&lt;wsp:rsid wsp:val=&quot;008459DD&quot;/&gt;&lt;wsp:rsid wsp:val=&quot;00845BBE&quot;/&gt;&lt;wsp:rsid wsp:val=&quot;00845D01&quot;/&gt;&lt;wsp:rsid wsp:val=&quot;00845DC6&quot;/&gt;&lt;wsp:rsid wsp:val=&quot;00845FEF&quot;/&gt;&lt;wsp:rsid wsp:val=&quot;00846198&quot;/&gt;&lt;wsp:rsid wsp:val=&quot;008461E3&quot;/&gt;&lt;wsp:rsid wsp:val=&quot;00846379&quot;/&gt;&lt;wsp:rsid wsp:val=&quot;0084640F&quot;/&gt;&lt;wsp:rsid wsp:val=&quot;008464BD&quot;/&gt;&lt;wsp:rsid wsp:val=&quot;008465C0&quot;/&gt;&lt;wsp:rsid wsp:val=&quot;008468CD&quot;/&gt;&lt;wsp:rsid wsp:val=&quot;00846977&quot;/&gt;&lt;wsp:rsid wsp:val=&quot;00846DAE&quot;/&gt;&lt;wsp:rsid wsp:val=&quot;00846E1B&quot;/&gt;&lt;wsp:rsid wsp:val=&quot;008470A4&quot;/&gt;&lt;wsp:rsid wsp:val=&quot;0084717B&quot;/&gt;&lt;wsp:rsid wsp:val=&quot;008471EB&quot;/&gt;&lt;wsp:rsid wsp:val=&quot;00847277&quot;/&gt;&lt;wsp:rsid wsp:val=&quot;008473B8&quot;/&gt;&lt;wsp:rsid wsp:val=&quot;008474B1&quot;/&gt;&lt;wsp:rsid wsp:val=&quot;0084754C&quot;/&gt;&lt;wsp:rsid wsp:val=&quot;00847787&quot;/&gt;&lt;wsp:rsid wsp:val=&quot;00847BA0&quot;/&gt;&lt;wsp:rsid wsp:val=&quot;00847D96&quot;/&gt;&lt;wsp:rsid wsp:val=&quot;00847E64&quot;/&gt;&lt;wsp:rsid wsp:val=&quot;00850012&quot;/&gt;&lt;wsp:rsid wsp:val=&quot;00850283&quot;/&gt;&lt;wsp:rsid wsp:val=&quot;00850529&quot;/&gt;&lt;wsp:rsid wsp:val=&quot;00850846&quot;/&gt;&lt;wsp:rsid wsp:val=&quot;008508E1&quot;/&gt;&lt;wsp:rsid wsp:val=&quot;00850913&quot;/&gt;&lt;wsp:rsid wsp:val=&quot;008509B3&quot;/&gt;&lt;wsp:rsid wsp:val=&quot;00850C43&quot;/&gt;&lt;wsp:rsid wsp:val=&quot;00850C7F&quot;/&gt;&lt;wsp:rsid wsp:val=&quot;00850E47&quot;/&gt;&lt;wsp:rsid wsp:val=&quot;00850EFE&quot;/&gt;&lt;wsp:rsid wsp:val=&quot;00850F90&quot;/&gt;&lt;wsp:rsid wsp:val=&quot;00851259&quot;/&gt;&lt;wsp:rsid wsp:val=&quot;008512EC&quot;/&gt;&lt;wsp:rsid wsp:val=&quot;00851434&quot;/&gt;&lt;wsp:rsid wsp:val=&quot;008514A3&quot;/&gt;&lt;wsp:rsid wsp:val=&quot;00851772&quot;/&gt;&lt;wsp:rsid wsp:val=&quot;00851787&quot;/&gt;&lt;wsp:rsid wsp:val=&quot;00851888&quot;/&gt;&lt;wsp:rsid wsp:val=&quot;00851A2C&quot;/&gt;&lt;wsp:rsid wsp:val=&quot;00851B0D&quot;/&gt;&lt;wsp:rsid wsp:val=&quot;00851B82&quot;/&gt;&lt;wsp:rsid wsp:val=&quot;00851CFC&quot;/&gt;&lt;wsp:rsid wsp:val=&quot;00851FC6&quot;/&gt;&lt;wsp:rsid wsp:val=&quot;008520AA&quot;/&gt;&lt;wsp:rsid wsp:val=&quot;008525EE&quot;/&gt;&lt;wsp:rsid wsp:val=&quot;00852696&quot;/&gt;&lt;wsp:rsid wsp:val=&quot;008527D9&quot;/&gt;&lt;wsp:rsid wsp:val=&quot;008527E6&quot;/&gt;&lt;wsp:rsid wsp:val=&quot;0085297C&quot;/&gt;&lt;wsp:rsid wsp:val=&quot;008529FA&quot;/&gt;&lt;wsp:rsid wsp:val=&quot;00852A9A&quot;/&gt;&lt;wsp:rsid wsp:val=&quot;00852B00&quot;/&gt;&lt;wsp:rsid wsp:val=&quot;00852C1A&quot;/&gt;&lt;wsp:rsid wsp:val=&quot;00852C70&quot;/&gt;&lt;wsp:rsid wsp:val=&quot;00852D15&quot;/&gt;&lt;wsp:rsid wsp:val=&quot;00852DCD&quot;/&gt;&lt;wsp:rsid wsp:val=&quot;00852E86&quot;/&gt;&lt;wsp:rsid wsp:val=&quot;00852E9C&quot;/&gt;&lt;wsp:rsid wsp:val=&quot;00852F25&quot;/&gt;&lt;wsp:rsid wsp:val=&quot;00853546&quot;/&gt;&lt;wsp:rsid wsp:val=&quot;00853973&quot;/&gt;&lt;wsp:rsid wsp:val=&quot;00853B78&quot;/&gt;&lt;wsp:rsid wsp:val=&quot;00853B79&quot;/&gt;&lt;wsp:rsid wsp:val=&quot;00853C2F&quot;/&gt;&lt;wsp:rsid wsp:val=&quot;00853D2C&quot;/&gt;&lt;wsp:rsid wsp:val=&quot;00853E3C&quot;/&gt;&lt;wsp:rsid wsp:val=&quot;00853FA2&quot;/&gt;&lt;wsp:rsid wsp:val=&quot;00853FC2&quot;/&gt;&lt;wsp:rsid wsp:val=&quot;00854026&quot;/&gt;&lt;wsp:rsid wsp:val=&quot;008543AF&quot;/&gt;&lt;wsp:rsid wsp:val=&quot;0085443E&quot;/&gt;&lt;wsp:rsid wsp:val=&quot;0085449A&quot;/&gt;&lt;wsp:rsid wsp:val=&quot;008544E0&quot;/&gt;&lt;wsp:rsid wsp:val=&quot;00854505&quot;/&gt;&lt;wsp:rsid wsp:val=&quot;00854564&quot;/&gt;&lt;wsp:rsid wsp:val=&quot;008545CB&quot;/&gt;&lt;wsp:rsid wsp:val=&quot;008548C1&quot;/&gt;&lt;wsp:rsid wsp:val=&quot;00854A30&quot;/&gt;&lt;wsp:rsid wsp:val=&quot;00854B8F&quot;/&gt;&lt;wsp:rsid wsp:val=&quot;00854C22&quot;/&gt;&lt;wsp:rsid wsp:val=&quot;00854FBD&quot;/&gt;&lt;wsp:rsid wsp:val=&quot;00854FDA&quot;/&gt;&lt;wsp:rsid wsp:val=&quot;0085529A&quot;/&gt;&lt;wsp:rsid wsp:val=&quot;00855386&quot;/&gt;&lt;wsp:rsid wsp:val=&quot;00855416&quot;/&gt;&lt;wsp:rsid wsp:val=&quot;0085559D&quot;/&gt;&lt;wsp:rsid wsp:val=&quot;00855616&quot;/&gt;&lt;wsp:rsid wsp:val=&quot;008556E4&quot;/&gt;&lt;wsp:rsid wsp:val=&quot;008557B7&quot;/&gt;&lt;wsp:rsid wsp:val=&quot;00855833&quot;/&gt;&lt;wsp:rsid wsp:val=&quot;00855BDB&quot;/&gt;&lt;wsp:rsid wsp:val=&quot;00855CA5&quot;/&gt;&lt;wsp:rsid wsp:val=&quot;00855D36&quot;/&gt;&lt;wsp:rsid wsp:val=&quot;00855EB5&quot;/&gt;&lt;wsp:rsid wsp:val=&quot;00855F4F&quot;/&gt;&lt;wsp:rsid wsp:val=&quot;008560E3&quot;/&gt;&lt;wsp:rsid wsp:val=&quot;00856192&quot;/&gt;&lt;wsp:rsid wsp:val=&quot;0085637E&quot;/&gt;&lt;wsp:rsid wsp:val=&quot;00856565&quot;/&gt;&lt;wsp:rsid wsp:val=&quot;00856DF2&quot;/&gt;&lt;wsp:rsid wsp:val=&quot;00857199&quot;/&gt;&lt;wsp:rsid wsp:val=&quot;0085727F&quot;/&gt;&lt;wsp:rsid wsp:val=&quot;008573D9&quot;/&gt;&lt;wsp:rsid wsp:val=&quot;008573EE&quot;/&gt;&lt;wsp:rsid wsp:val=&quot;0085778C&quot;/&gt;&lt;wsp:rsid wsp:val=&quot;00857850&quot;/&gt;&lt;wsp:rsid wsp:val=&quot;008578E1&quot;/&gt;&lt;wsp:rsid wsp:val=&quot;00857976&quot;/&gt;&lt;wsp:rsid wsp:val=&quot;00857BDC&quot;/&gt;&lt;wsp:rsid wsp:val=&quot;00857D1F&quot;/&gt;&lt;wsp:rsid wsp:val=&quot;0086027A&quot;/&gt;&lt;wsp:rsid wsp:val=&quot;0086032F&quot;/&gt;&lt;wsp:rsid wsp:val=&quot;00860562&quot;/&gt;&lt;wsp:rsid wsp:val=&quot;008606F6&quot;/&gt;&lt;wsp:rsid wsp:val=&quot;00860B16&quot;/&gt;&lt;wsp:rsid wsp:val=&quot;00860EBD&quot;/&gt;&lt;wsp:rsid wsp:val=&quot;00861031&quot;/&gt;&lt;wsp:rsid wsp:val=&quot;008610F7&quot;/&gt;&lt;wsp:rsid wsp:val=&quot;008611DE&quot;/&gt;&lt;wsp:rsid wsp:val=&quot;008612F8&quot;/&gt;&lt;wsp:rsid wsp:val=&quot;00861396&quot;/&gt;&lt;wsp:rsid wsp:val=&quot;0086146E&quot;/&gt;&lt;wsp:rsid wsp:val=&quot;008615B8&quot;/&gt;&lt;wsp:rsid wsp:val=&quot;00861615&quot;/&gt;&lt;wsp:rsid wsp:val=&quot;00861718&quot;/&gt;&lt;wsp:rsid wsp:val=&quot;0086173A&quot;/&gt;&lt;wsp:rsid wsp:val=&quot;008617A8&quot;/&gt;&lt;wsp:rsid wsp:val=&quot;00861851&quot;/&gt;&lt;wsp:rsid wsp:val=&quot;0086191A&quot;/&gt;&lt;wsp:rsid wsp:val=&quot;00861A4E&quot;/&gt;&lt;wsp:rsid wsp:val=&quot;00861B72&quot;/&gt;&lt;wsp:rsid wsp:val=&quot;00861C42&quot;/&gt;&lt;wsp:rsid wsp:val=&quot;00861C50&quot;/&gt;&lt;wsp:rsid wsp:val=&quot;00861EAB&quot;/&gt;&lt;wsp:rsid wsp:val=&quot;00861F87&quot;/&gt;&lt;wsp:rsid wsp:val=&quot;00861FD7&quot;/&gt;&lt;wsp:rsid wsp:val=&quot;0086219C&quot;/&gt;&lt;wsp:rsid wsp:val=&quot;008621D9&quot;/&gt;&lt;wsp:rsid wsp:val=&quot;008621DA&quot;/&gt;&lt;wsp:rsid wsp:val=&quot;008622B0&quot;/&gt;&lt;wsp:rsid wsp:val=&quot;00862402&quot;/&gt;&lt;wsp:rsid wsp:val=&quot;008624E0&quot;/&gt;&lt;wsp:rsid wsp:val=&quot;008628B8&quot;/&gt;&lt;wsp:rsid wsp:val=&quot;00862ADF&quot;/&gt;&lt;wsp:rsid wsp:val=&quot;00862C73&quot;/&gt;&lt;wsp:rsid wsp:val=&quot;00862D86&quot;/&gt;&lt;wsp:rsid wsp:val=&quot;00862F4E&quot;/&gt;&lt;wsp:rsid wsp:val=&quot;00862FC0&quot;/&gt;&lt;wsp:rsid wsp:val=&quot;00863630&quot;/&gt;&lt;wsp:rsid wsp:val=&quot;00863708&quot;/&gt;&lt;wsp:rsid wsp:val=&quot;0086375B&quot;/&gt;&lt;wsp:rsid wsp:val=&quot;00863832&quot;/&gt;&lt;wsp:rsid wsp:val=&quot;00863CD2&quot;/&gt;&lt;wsp:rsid wsp:val=&quot;008640E6&quot;/&gt;&lt;wsp:rsid wsp:val=&quot;00864143&quot;/&gt;&lt;wsp:rsid wsp:val=&quot;008642AB&quot;/&gt;&lt;wsp:rsid wsp:val=&quot;0086437C&quot;/&gt;&lt;wsp:rsid wsp:val=&quot;00864636&quot;/&gt;&lt;wsp:rsid wsp:val=&quot;008647C5&quot;/&gt;&lt;wsp:rsid wsp:val=&quot;008649FE&quot;/&gt;&lt;wsp:rsid wsp:val=&quot;00864BAE&quot;/&gt;&lt;wsp:rsid wsp:val=&quot;00864FF2&quot;/&gt;&lt;wsp:rsid wsp:val=&quot;00865017&quot;/&gt;&lt;wsp:rsid wsp:val=&quot;0086508B&quot;/&gt;&lt;wsp:rsid wsp:val=&quot;008650FE&quot;/&gt;&lt;wsp:rsid wsp:val=&quot;0086544A&quot;/&gt;&lt;wsp:rsid wsp:val=&quot;00865636&quot;/&gt;&lt;wsp:rsid wsp:val=&quot;0086574F&quot;/&gt;&lt;wsp:rsid wsp:val=&quot;008659F9&quot;/&gt;&lt;wsp:rsid wsp:val=&quot;00865C01&quot;/&gt;&lt;wsp:rsid wsp:val=&quot;00865C40&quot;/&gt;&lt;wsp:rsid wsp:val=&quot;00865C89&quot;/&gt;&lt;wsp:rsid wsp:val=&quot;00865D59&quot;/&gt;&lt;wsp:rsid wsp:val=&quot;00866186&quot;/&gt;&lt;wsp:rsid wsp:val=&quot;0086638B&quot;/&gt;&lt;wsp:rsid wsp:val=&quot;008664C5&quot;/&gt;&lt;wsp:rsid wsp:val=&quot;0086676B&quot;/&gt;&lt;wsp:rsid wsp:val=&quot;008668F4&quot;/&gt;&lt;wsp:rsid wsp:val=&quot;00866C0D&quot;/&gt;&lt;wsp:rsid wsp:val=&quot;00866C41&quot;/&gt;&lt;wsp:rsid wsp:val=&quot;00866D25&quot;/&gt;&lt;wsp:rsid wsp:val=&quot;00866F25&quot;/&gt;&lt;wsp:rsid wsp:val=&quot;00867037&quot;/&gt;&lt;wsp:rsid wsp:val=&quot;00867093&quot;/&gt;&lt;wsp:rsid wsp:val=&quot;008670AD&quot;/&gt;&lt;wsp:rsid wsp:val=&quot;00867174&quot;/&gt;&lt;wsp:rsid wsp:val=&quot;008673E6&quot;/&gt;&lt;wsp:rsid wsp:val=&quot;008673EA&quot;/&gt;&lt;wsp:rsid wsp:val=&quot;0086750F&quot;/&gt;&lt;wsp:rsid wsp:val=&quot;0086759C&quot;/&gt;&lt;wsp:rsid wsp:val=&quot;0086777F&quot;/&gt;&lt;wsp:rsid wsp:val=&quot;00867984&quot;/&gt;&lt;wsp:rsid wsp:val=&quot;008679AC&quot;/&gt;&lt;wsp:rsid wsp:val=&quot;008679D7&quot;/&gt;&lt;wsp:rsid wsp:val=&quot;00867DF7&quot;/&gt;&lt;wsp:rsid wsp:val=&quot;00867E63&quot;/&gt;&lt;wsp:rsid wsp:val=&quot;00867E71&quot;/&gt;&lt;wsp:rsid wsp:val=&quot;008704B9&quot;/&gt;&lt;wsp:rsid wsp:val=&quot;008707E7&quot;/&gt;&lt;wsp:rsid wsp:val=&quot;008708C0&quot;/&gt;&lt;wsp:rsid wsp:val=&quot;00870936&quot;/&gt;&lt;wsp:rsid wsp:val=&quot;00870B7E&quot;/&gt;&lt;wsp:rsid wsp:val=&quot;00870DF6&quot;/&gt;&lt;wsp:rsid wsp:val=&quot;00870EFB&quot;/&gt;&lt;wsp:rsid wsp:val=&quot;008711C0&quot;/&gt;&lt;wsp:rsid wsp:val=&quot;008712E2&quot;/&gt;&lt;wsp:rsid wsp:val=&quot;00871346&quot;/&gt;&lt;wsp:rsid wsp:val=&quot;008714D8&quot;/&gt;&lt;wsp:rsid wsp:val=&quot;008717E9&quot;/&gt;&lt;wsp:rsid wsp:val=&quot;00871821&quot;/&gt;&lt;wsp:rsid wsp:val=&quot;008719CE&quot;/&gt;&lt;wsp:rsid wsp:val=&quot;00871A7E&quot;/&gt;&lt;wsp:rsid wsp:val=&quot;008723A1&quot;/&gt;&lt;wsp:rsid wsp:val=&quot;0087263A&quot;/&gt;&lt;wsp:rsid wsp:val=&quot;0087288D&quot;/&gt;&lt;wsp:rsid wsp:val=&quot;008729A0&quot;/&gt;&lt;wsp:rsid wsp:val=&quot;00872B89&quot;/&gt;&lt;wsp:rsid wsp:val=&quot;00872CAA&quot;/&gt;&lt;wsp:rsid wsp:val=&quot;00872D0F&quot;/&gt;&lt;wsp:rsid wsp:val=&quot;00872FA5&quot;/&gt;&lt;wsp:rsid wsp:val=&quot;008730A3&quot;/&gt;&lt;wsp:rsid wsp:val=&quot;00873350&quot;/&gt;&lt;wsp:rsid wsp:val=&quot;0087338F&quot;/&gt;&lt;wsp:rsid wsp:val=&quot;00873676&quot;/&gt;&lt;wsp:rsid wsp:val=&quot;00873985&quot;/&gt;&lt;wsp:rsid wsp:val=&quot;00873BD1&quot;/&gt;&lt;wsp:rsid wsp:val=&quot;00873D81&quot;/&gt;&lt;wsp:rsid wsp:val=&quot;00873D9B&quot;/&gt;&lt;wsp:rsid wsp:val=&quot;00873F41&quot;/&gt;&lt;wsp:rsid wsp:val=&quot;0087429E&quot;/&gt;&lt;wsp:rsid wsp:val=&quot;00874300&quot;/&gt;&lt;wsp:rsid wsp:val=&quot;008743C1&quot;/&gt;&lt;wsp:rsid wsp:val=&quot;0087479D&quot;/&gt;&lt;wsp:rsid wsp:val=&quot;0087480F&quot;/&gt;&lt;wsp:rsid wsp:val=&quot;00874BDF&quot;/&gt;&lt;wsp:rsid wsp:val=&quot;00874CBD&quot;/&gt;&lt;wsp:rsid wsp:val=&quot;00874DEE&quot;/&gt;&lt;wsp:rsid wsp:val=&quot;00874E3E&quot;/&gt;&lt;wsp:rsid wsp:val=&quot;00874E84&quot;/&gt;&lt;wsp:rsid wsp:val=&quot;00874F17&quot;/&gt;&lt;wsp:rsid wsp:val=&quot;0087532A&quot;/&gt;&lt;wsp:rsid wsp:val=&quot;008754E5&quot;/&gt;&lt;wsp:rsid wsp:val=&quot;00875680&quot;/&gt;&lt;wsp:rsid wsp:val=&quot;0087597D&quot;/&gt;&lt;wsp:rsid wsp:val=&quot;008759C4&quot;/&gt;&lt;wsp:rsid wsp:val=&quot;008759D7&quot;/&gt;&lt;wsp:rsid wsp:val=&quot;00875A6D&quot;/&gt;&lt;wsp:rsid wsp:val=&quot;00875AFA&quot;/&gt;&lt;wsp:rsid wsp:val=&quot;00875B4D&quot;/&gt;&lt;wsp:rsid wsp:val=&quot;00875BBB&quot;/&gt;&lt;wsp:rsid wsp:val=&quot;00875CB3&quot;/&gt;&lt;wsp:rsid wsp:val=&quot;00875DD0&quot;/&gt;&lt;wsp:rsid wsp:val=&quot;00875DFC&quot;/&gt;&lt;wsp:rsid wsp:val=&quot;00875E26&quot;/&gt;&lt;wsp:rsid wsp:val=&quot;00875E46&quot;/&gt;&lt;wsp:rsid wsp:val=&quot;008760AB&quot;/&gt;&lt;wsp:rsid wsp:val=&quot;00876301&quot;/&gt;&lt;wsp:rsid wsp:val=&quot;0087634E&quot;/&gt;&lt;wsp:rsid wsp:val=&quot;00876494&quot;/&gt;&lt;wsp:rsid wsp:val=&quot;008766F5&quot;/&gt;&lt;wsp:rsid wsp:val=&quot;00876724&quot;/&gt;&lt;wsp:rsid wsp:val=&quot;00876A60&quot;/&gt;&lt;wsp:rsid wsp:val=&quot;00876E8E&quot;/&gt;&lt;wsp:rsid wsp:val=&quot;00876F19&quot;/&gt;&lt;wsp:rsid wsp:val=&quot;00876FA3&quot;/&gt;&lt;wsp:rsid wsp:val=&quot;0087711A&quot;/&gt;&lt;wsp:rsid wsp:val=&quot;00877126&quot;/&gt;&lt;wsp:rsid wsp:val=&quot;0087727E&quot;/&gt;&lt;wsp:rsid wsp:val=&quot;0087786B&quot;/&gt;&lt;wsp:rsid wsp:val=&quot;00877BB1&quot;/&gt;&lt;wsp:rsid wsp:val=&quot;00877ED3&quot;/&gt;&lt;wsp:rsid wsp:val=&quot;00877F64&quot;/&gt;&lt;wsp:rsid wsp:val=&quot;00877FF3&quot;/&gt;&lt;wsp:rsid wsp:val=&quot;00880075&quot;/&gt;&lt;wsp:rsid wsp:val=&quot;00880147&quot;/&gt;&lt;wsp:rsid wsp:val=&quot;008802FD&quot;/&gt;&lt;wsp:rsid wsp:val=&quot;00880311&quot;/&gt;&lt;wsp:rsid wsp:val=&quot;008807C6&quot;/&gt;&lt;wsp:rsid wsp:val=&quot;00880804&quot;/&gt;&lt;wsp:rsid wsp:val=&quot;00880829&quot;/&gt;&lt;wsp:rsid wsp:val=&quot;008808D8&quot;/&gt;&lt;wsp:rsid wsp:val=&quot;00880AA6&quot;/&gt;&lt;wsp:rsid wsp:val=&quot;00880D93&quot;/&gt;&lt;wsp:rsid wsp:val=&quot;00880F17&quot;/&gt;&lt;wsp:rsid wsp:val=&quot;00880F3A&quot;/&gt;&lt;wsp:rsid wsp:val=&quot;00880F8B&quot;/&gt;&lt;wsp:rsid wsp:val=&quot;00881194&quot;/&gt;&lt;wsp:rsid wsp:val=&quot;008812A7&quot;/&gt;&lt;wsp:rsid wsp:val=&quot;008814EB&quot;/&gt;&lt;wsp:rsid wsp:val=&quot;0088157F&quot;/&gt;&lt;wsp:rsid wsp:val=&quot;008817DA&quot;/&gt;&lt;wsp:rsid wsp:val=&quot;008819AC&quot;/&gt;&lt;wsp:rsid wsp:val=&quot;00881ACD&quot;/&gt;&lt;wsp:rsid wsp:val=&quot;00881BAB&quot;/&gt;&lt;wsp:rsid wsp:val=&quot;00881C5C&quot;/&gt;&lt;wsp:rsid wsp:val=&quot;00881CCC&quot;/&gt;&lt;wsp:rsid wsp:val=&quot;00881E53&quot;/&gt;&lt;wsp:rsid wsp:val=&quot;00881ECE&quot;/&gt;&lt;wsp:rsid wsp:val=&quot;0088232E&quot;/&gt;&lt;wsp:rsid wsp:val=&quot;00882569&quot;/&gt;&lt;wsp:rsid wsp:val=&quot;008829BF&quot;/&gt;&lt;wsp:rsid wsp:val=&quot;00882A59&quot;/&gt;&lt;wsp:rsid wsp:val=&quot;00882C6F&quot;/&gt;&lt;wsp:rsid wsp:val=&quot;00882D99&quot;/&gt;&lt;wsp:rsid wsp:val=&quot;00882F75&quot;/&gt;&lt;wsp:rsid wsp:val=&quot;00883285&quot;/&gt;&lt;wsp:rsid wsp:val=&quot;0088335B&quot;/&gt;&lt;wsp:rsid wsp:val=&quot;00883417&quot;/&gt;&lt;wsp:rsid wsp:val=&quot;008834C7&quot;/&gt;&lt;wsp:rsid wsp:val=&quot;008834CB&quot;/&gt;&lt;wsp:rsid wsp:val=&quot;00883528&quot;/&gt;&lt;wsp:rsid wsp:val=&quot;00883823&quot;/&gt;&lt;wsp:rsid wsp:val=&quot;008838BA&quot;/&gt;&lt;wsp:rsid wsp:val=&quot;008838F0&quot;/&gt;&lt;wsp:rsid wsp:val=&quot;008839B4&quot;/&gt;&lt;wsp:rsid wsp:val=&quot;00883D65&quot;/&gt;&lt;wsp:rsid wsp:val=&quot;00884376&quot;/&gt;&lt;wsp:rsid wsp:val=&quot;008844C7&quot;/&gt;&lt;wsp:rsid wsp:val=&quot;00884761&quot;/&gt;&lt;wsp:rsid wsp:val=&quot;008849C3&quot;/&gt;&lt;wsp:rsid wsp:val=&quot;00884C48&quot;/&gt;&lt;wsp:rsid wsp:val=&quot;00884DC3&quot;/&gt;&lt;wsp:rsid wsp:val=&quot;00884E34&quot;/&gt;&lt;wsp:rsid wsp:val=&quot;00884F36&quot;/&gt;&lt;wsp:rsid wsp:val=&quot;0088508B&quot;/&gt;&lt;wsp:rsid wsp:val=&quot;00885503&quot;/&gt;&lt;wsp:rsid wsp:val=&quot;008856F2&quot;/&gt;&lt;wsp:rsid wsp:val=&quot;00885B63&quot;/&gt;&lt;wsp:rsid wsp:val=&quot;00885BD1&quot;/&gt;&lt;wsp:rsid wsp:val=&quot;00885F4C&quot;/&gt;&lt;wsp:rsid wsp:val=&quot;0088631C&quot;/&gt;&lt;wsp:rsid wsp:val=&quot;0088670B&quot;/&gt;&lt;wsp:rsid wsp:val=&quot;008868CF&quot;/&gt;&lt;wsp:rsid wsp:val=&quot;00886AD3&quot;/&gt;&lt;wsp:rsid wsp:val=&quot;00886E55&quot;/&gt;&lt;wsp:rsid wsp:val=&quot;00886E8A&quot;/&gt;&lt;wsp:rsid wsp:val=&quot;00887208&quot;/&gt;&lt;wsp:rsid wsp:val=&quot;00887321&quot;/&gt;&lt;wsp:rsid wsp:val=&quot;008873F8&quot;/&gt;&lt;wsp:rsid wsp:val=&quot;00887464&quot;/&gt;&lt;wsp:rsid wsp:val=&quot;0088746A&quot;/&gt;&lt;wsp:rsid wsp:val=&quot;00887690&quot;/&gt;&lt;wsp:rsid wsp:val=&quot;00887A6D&quot;/&gt;&lt;wsp:rsid wsp:val=&quot;00887AB3&quot;/&gt;&lt;wsp:rsid wsp:val=&quot;00887D39&quot;/&gt;&lt;wsp:rsid wsp:val=&quot;00890196&quot;/&gt;&lt;wsp:rsid wsp:val=&quot;0089058A&quot;/&gt;&lt;wsp:rsid wsp:val=&quot;0089080B&quot;/&gt;&lt;wsp:rsid wsp:val=&quot;00890B01&quot;/&gt;&lt;wsp:rsid wsp:val=&quot;00890B34&quot;/&gt;&lt;wsp:rsid wsp:val=&quot;00890B4D&quot;/&gt;&lt;wsp:rsid wsp:val=&quot;00890CED&quot;/&gt;&lt;wsp:rsid wsp:val=&quot;00890D0D&quot;/&gt;&lt;wsp:rsid wsp:val=&quot;00890F57&quot;/&gt;&lt;wsp:rsid wsp:val=&quot;00891018&quot;/&gt;&lt;wsp:rsid wsp:val=&quot;00891290&quot;/&gt;&lt;wsp:rsid wsp:val=&quot;00891345&quot;/&gt;&lt;wsp:rsid wsp:val=&quot;0089167A&quot;/&gt;&lt;wsp:rsid wsp:val=&quot;00891740&quot;/&gt;&lt;wsp:rsid wsp:val=&quot;00891755&quot;/&gt;&lt;wsp:rsid wsp:val=&quot;00891797&quot;/&gt;&lt;wsp:rsid wsp:val=&quot;00891833&quot;/&gt;&lt;wsp:rsid wsp:val=&quot;00891C34&quot;/&gt;&lt;wsp:rsid wsp:val=&quot;00891E63&quot;/&gt;&lt;wsp:rsid wsp:val=&quot;00891EF2&quot;/&gt;&lt;wsp:rsid wsp:val=&quot;00892044&quot;/&gt;&lt;wsp:rsid wsp:val=&quot;0089218F&quot;/&gt;&lt;wsp:rsid wsp:val=&quot;008922D9&quot;/&gt;&lt;wsp:rsid wsp:val=&quot;00892387&quot;/&gt;&lt;wsp:rsid wsp:val=&quot;00892719&quot;/&gt;&lt;wsp:rsid wsp:val=&quot;00892758&quot;/&gt;&lt;wsp:rsid wsp:val=&quot;008927E2&quot;/&gt;&lt;wsp:rsid wsp:val=&quot;00892847&quot;/&gt;&lt;wsp:rsid wsp:val=&quot;0089289E&quot;/&gt;&lt;wsp:rsid wsp:val=&quot;00892B86&quot;/&gt;&lt;wsp:rsid wsp:val=&quot;00892E40&quot;/&gt;&lt;wsp:rsid wsp:val=&quot;00892F5C&quot;/&gt;&lt;wsp:rsid wsp:val=&quot;0089303E&quot;/&gt;&lt;wsp:rsid wsp:val=&quot;00893098&quot;/&gt;&lt;wsp:rsid wsp:val=&quot;008932F8&quot;/&gt;&lt;wsp:rsid wsp:val=&quot;00893332&quot;/&gt;&lt;wsp:rsid wsp:val=&quot;008933AC&quot;/&gt;&lt;wsp:rsid wsp:val=&quot;0089340C&quot;/&gt;&lt;wsp:rsid wsp:val=&quot;00893581&quot;/&gt;&lt;wsp:rsid wsp:val=&quot;008935AC&quot;/&gt;&lt;wsp:rsid wsp:val=&quot;0089361D&quot;/&gt;&lt;wsp:rsid wsp:val=&quot;00893996&quot;/&gt;&lt;wsp:rsid wsp:val=&quot;00893A2F&quot;/&gt;&lt;wsp:rsid wsp:val=&quot;00893A76&quot;/&gt;&lt;wsp:rsid wsp:val=&quot;00893B94&quot;/&gt;&lt;wsp:rsid wsp:val=&quot;00893BFF&quot;/&gt;&lt;wsp:rsid wsp:val=&quot;00893DFD&quot;/&gt;&lt;wsp:rsid wsp:val=&quot;00893FE8&quot;/&gt;&lt;wsp:rsid wsp:val=&quot;00893FF7&quot;/&gt;&lt;wsp:rsid wsp:val=&quot;00894182&quot;/&gt;&lt;wsp:rsid wsp:val=&quot;00894337&quot;/&gt;&lt;wsp:rsid wsp:val=&quot;00894359&quot;/&gt;&lt;wsp:rsid wsp:val=&quot;00894380&quot;/&gt;&lt;wsp:rsid wsp:val=&quot;00894435&quot;/&gt;&lt;wsp:rsid wsp:val=&quot;0089458D&quot;/&gt;&lt;wsp:rsid wsp:val=&quot;008946F6&quot;/&gt;&lt;wsp:rsid wsp:val=&quot;0089489A&quot;/&gt;&lt;wsp:rsid wsp:val=&quot;008948E6&quot;/&gt;&lt;wsp:rsid wsp:val=&quot;00894993&quot;/&gt;&lt;wsp:rsid wsp:val=&quot;008949FE&quot;/&gt;&lt;wsp:rsid wsp:val=&quot;00894DD5&quot;/&gt;&lt;wsp:rsid wsp:val=&quot;00895037&quot;/&gt;&lt;wsp:rsid wsp:val=&quot;00895568&quot;/&gt;&lt;wsp:rsid wsp:val=&quot;008956B7&quot;/&gt;&lt;wsp:rsid wsp:val=&quot;00895717&quot;/&gt;&lt;wsp:rsid wsp:val=&quot;00895878&quot;/&gt;&lt;wsp:rsid wsp:val=&quot;008959E7&quot;/&gt;&lt;wsp:rsid wsp:val=&quot;00895C57&quot;/&gt;&lt;wsp:rsid wsp:val=&quot;00895D3F&quot;/&gt;&lt;wsp:rsid wsp:val=&quot;00895DC9&quot;/&gt;&lt;wsp:rsid wsp:val=&quot;00895E7F&quot;/&gt;&lt;wsp:rsid wsp:val=&quot;0089657F&quot;/&gt;&lt;wsp:rsid wsp:val=&quot;00896651&quot;/&gt;&lt;wsp:rsid wsp:val=&quot;00896916&quot;/&gt;&lt;wsp:rsid wsp:val=&quot;00896EF4&quot;/&gt;&lt;wsp:rsid wsp:val=&quot;0089720D&quot;/&gt;&lt;wsp:rsid wsp:val=&quot;00897269&quot;/&gt;&lt;wsp:rsid wsp:val=&quot;0089769F&quot;/&gt;&lt;wsp:rsid wsp:val=&quot;008977B8&quot;/&gt;&lt;wsp:rsid wsp:val=&quot;0089797A&quot;/&gt;&lt;wsp:rsid wsp:val=&quot;00897AB7&quot;/&gt;&lt;wsp:rsid wsp:val=&quot;00897AD9&quot;/&gt;&lt;wsp:rsid wsp:val=&quot;00897B8E&quot;/&gt;&lt;wsp:rsid wsp:val=&quot;00897C52&quot;/&gt;&lt;wsp:rsid wsp:val=&quot;00897C7F&quot;/&gt;&lt;wsp:rsid wsp:val=&quot;00897E96&quot;/&gt;&lt;wsp:rsid wsp:val=&quot;008A016D&quot;/&gt;&lt;wsp:rsid wsp:val=&quot;008A020E&quot;/&gt;&lt;wsp:rsid wsp:val=&quot;008A0310&quot;/&gt;&lt;wsp:rsid wsp:val=&quot;008A0345&quot;/&gt;&lt;wsp:rsid wsp:val=&quot;008A0419&quot;/&gt;&lt;wsp:rsid wsp:val=&quot;008A0614&quot;/&gt;&lt;wsp:rsid wsp:val=&quot;008A070A&quot;/&gt;&lt;wsp:rsid wsp:val=&quot;008A07B5&quot;/&gt;&lt;wsp:rsid wsp:val=&quot;008A0959&quot;/&gt;&lt;wsp:rsid wsp:val=&quot;008A0B85&quot;/&gt;&lt;wsp:rsid wsp:val=&quot;008A0B8C&quot;/&gt;&lt;wsp:rsid wsp:val=&quot;008A0D60&quot;/&gt;&lt;wsp:rsid wsp:val=&quot;008A0E61&quot;/&gt;&lt;wsp:rsid wsp:val=&quot;008A111B&quot;/&gt;&lt;wsp:rsid wsp:val=&quot;008A1159&quot;/&gt;&lt;wsp:rsid wsp:val=&quot;008A11B6&quot;/&gt;&lt;wsp:rsid wsp:val=&quot;008A12B2&quot;/&gt;&lt;wsp:rsid wsp:val=&quot;008A13E1&quot;/&gt;&lt;wsp:rsid wsp:val=&quot;008A1456&quot;/&gt;&lt;wsp:rsid wsp:val=&quot;008A190C&quot;/&gt;&lt;wsp:rsid wsp:val=&quot;008A19E4&quot;/&gt;&lt;wsp:rsid wsp:val=&quot;008A1A86&quot;/&gt;&lt;wsp:rsid wsp:val=&quot;008A1E38&quot;/&gt;&lt;wsp:rsid wsp:val=&quot;008A206B&quot;/&gt;&lt;wsp:rsid wsp:val=&quot;008A2086&quot;/&gt;&lt;wsp:rsid wsp:val=&quot;008A20AF&quot;/&gt;&lt;wsp:rsid wsp:val=&quot;008A224A&quot;/&gt;&lt;wsp:rsid wsp:val=&quot;008A22D5&quot;/&gt;&lt;wsp:rsid wsp:val=&quot;008A2457&quot;/&gt;&lt;wsp:rsid wsp:val=&quot;008A257F&quot;/&gt;&lt;wsp:rsid wsp:val=&quot;008A25C6&quot;/&gt;&lt;wsp:rsid wsp:val=&quot;008A2978&quot;/&gt;&lt;wsp:rsid wsp:val=&quot;008A2A8F&quot;/&gt;&lt;wsp:rsid wsp:val=&quot;008A2CBA&quot;/&gt;&lt;wsp:rsid wsp:val=&quot;008A2D39&quot;/&gt;&lt;wsp:rsid wsp:val=&quot;008A2D5E&quot;/&gt;&lt;wsp:rsid wsp:val=&quot;008A2D98&quot;/&gt;&lt;wsp:rsid wsp:val=&quot;008A2E6C&quot;/&gt;&lt;wsp:rsid wsp:val=&quot;008A2FA3&quot;/&gt;&lt;wsp:rsid wsp:val=&quot;008A2FEC&quot;/&gt;&lt;wsp:rsid wsp:val=&quot;008A3352&quot;/&gt;&lt;wsp:rsid wsp:val=&quot;008A35BE&quot;/&gt;&lt;wsp:rsid wsp:val=&quot;008A3683&quot;/&gt;&lt;wsp:rsid wsp:val=&quot;008A36B6&quot;/&gt;&lt;wsp:rsid wsp:val=&quot;008A391B&quot;/&gt;&lt;wsp:rsid wsp:val=&quot;008A3AB5&quot;/&gt;&lt;wsp:rsid wsp:val=&quot;008A3B5D&quot;/&gt;&lt;wsp:rsid wsp:val=&quot;008A3D15&quot;/&gt;&lt;wsp:rsid wsp:val=&quot;008A3E6D&quot;/&gt;&lt;wsp:rsid wsp:val=&quot;008A3F21&quot;/&gt;&lt;wsp:rsid wsp:val=&quot;008A3FE2&quot;/&gt;&lt;wsp:rsid wsp:val=&quot;008A4061&quot;/&gt;&lt;wsp:rsid wsp:val=&quot;008A4223&quot;/&gt;&lt;wsp:rsid wsp:val=&quot;008A4553&quot;/&gt;&lt;wsp:rsid wsp:val=&quot;008A46DE&quot;/&gt;&lt;wsp:rsid wsp:val=&quot;008A4A34&quot;/&gt;&lt;wsp:rsid wsp:val=&quot;008A4AE8&quot;/&gt;&lt;wsp:rsid wsp:val=&quot;008A4C82&quot;/&gt;&lt;wsp:rsid wsp:val=&quot;008A4CDD&quot;/&gt;&lt;wsp:rsid wsp:val=&quot;008A502C&quot;/&gt;&lt;wsp:rsid wsp:val=&quot;008A51C1&quot;/&gt;&lt;wsp:rsid wsp:val=&quot;008A53CB&quot;/&gt;&lt;wsp:rsid wsp:val=&quot;008A5479&quot;/&gt;&lt;wsp:rsid wsp:val=&quot;008A54B6&quot;/&gt;&lt;wsp:rsid wsp:val=&quot;008A58BD&quot;/&gt;&lt;wsp:rsid wsp:val=&quot;008A58CC&quot;/&gt;&lt;wsp:rsid wsp:val=&quot;008A591E&quot;/&gt;&lt;wsp:rsid wsp:val=&quot;008A5ADC&quot;/&gt;&lt;wsp:rsid wsp:val=&quot;008A5BE6&quot;/&gt;&lt;wsp:rsid wsp:val=&quot;008A5DD1&quot;/&gt;&lt;wsp:rsid wsp:val=&quot;008A5E89&quot;/&gt;&lt;wsp:rsid wsp:val=&quot;008A61C5&quot;/&gt;&lt;wsp:rsid wsp:val=&quot;008A64C7&quot;/&gt;&lt;wsp:rsid wsp:val=&quot;008A6714&quot;/&gt;&lt;wsp:rsid wsp:val=&quot;008A67AD&quot;/&gt;&lt;wsp:rsid wsp:val=&quot;008A6B03&quot;/&gt;&lt;wsp:rsid wsp:val=&quot;008A6B65&quot;/&gt;&lt;wsp:rsid wsp:val=&quot;008A6C3E&quot;/&gt;&lt;wsp:rsid wsp:val=&quot;008A6EF7&quot;/&gt;&lt;wsp:rsid wsp:val=&quot;008A70F9&quot;/&gt;&lt;wsp:rsid wsp:val=&quot;008A7286&quot;/&gt;&lt;wsp:rsid wsp:val=&quot;008A748A&quot;/&gt;&lt;wsp:rsid wsp:val=&quot;008A777C&quot;/&gt;&lt;wsp:rsid wsp:val=&quot;008A77C5&quot;/&gt;&lt;wsp:rsid wsp:val=&quot;008A787F&quot;/&gt;&lt;wsp:rsid wsp:val=&quot;008A79F7&quot;/&gt;&lt;wsp:rsid wsp:val=&quot;008A7CB1&quot;/&gt;&lt;wsp:rsid wsp:val=&quot;008A7CB5&quot;/&gt;&lt;wsp:rsid wsp:val=&quot;008A7ED0&quot;/&gt;&lt;wsp:rsid wsp:val=&quot;008B0135&quot;/&gt;&lt;wsp:rsid wsp:val=&quot;008B0208&quot;/&gt;&lt;wsp:rsid wsp:val=&quot;008B0270&quot;/&gt;&lt;wsp:rsid wsp:val=&quot;008B027D&quot;/&gt;&lt;wsp:rsid wsp:val=&quot;008B0536&quot;/&gt;&lt;wsp:rsid wsp:val=&quot;008B05D0&quot;/&gt;&lt;wsp:rsid wsp:val=&quot;008B066E&quot;/&gt;&lt;wsp:rsid wsp:val=&quot;008B068B&quot;/&gt;&lt;wsp:rsid wsp:val=&quot;008B07D6&quot;/&gt;&lt;wsp:rsid wsp:val=&quot;008B1213&quot;/&gt;&lt;wsp:rsid wsp:val=&quot;008B123D&quot;/&gt;&lt;wsp:rsid wsp:val=&quot;008B13A5&quot;/&gt;&lt;wsp:rsid wsp:val=&quot;008B14B2&quot;/&gt;&lt;wsp:rsid wsp:val=&quot;008B16CE&quot;/&gt;&lt;wsp:rsid wsp:val=&quot;008B1964&quot;/&gt;&lt;wsp:rsid wsp:val=&quot;008B199C&quot;/&gt;&lt;wsp:rsid wsp:val=&quot;008B1A26&quot;/&gt;&lt;wsp:rsid wsp:val=&quot;008B1A9C&quot;/&gt;&lt;wsp:rsid wsp:val=&quot;008B1CE1&quot;/&gt;&lt;wsp:rsid wsp:val=&quot;008B1E8B&quot;/&gt;&lt;wsp:rsid wsp:val=&quot;008B243A&quot;/&gt;&lt;wsp:rsid wsp:val=&quot;008B2445&quot;/&gt;&lt;wsp:rsid wsp:val=&quot;008B252F&quot;/&gt;&lt;wsp:rsid wsp:val=&quot;008B25FC&quot;/&gt;&lt;wsp:rsid wsp:val=&quot;008B26CE&quot;/&gt;&lt;wsp:rsid wsp:val=&quot;008B2711&quot;/&gt;&lt;wsp:rsid wsp:val=&quot;008B27D6&quot;/&gt;&lt;wsp:rsid wsp:val=&quot;008B2949&quot;/&gt;&lt;wsp:rsid wsp:val=&quot;008B2DB1&quot;/&gt;&lt;wsp:rsid wsp:val=&quot;008B3041&quot;/&gt;&lt;wsp:rsid wsp:val=&quot;008B307D&quot;/&gt;&lt;wsp:rsid wsp:val=&quot;008B30EA&quot;/&gt;&lt;wsp:rsid wsp:val=&quot;008B30F2&quot;/&gt;&lt;wsp:rsid wsp:val=&quot;008B3285&quot;/&gt;&lt;wsp:rsid wsp:val=&quot;008B3540&quot;/&gt;&lt;wsp:rsid wsp:val=&quot;008B3550&quot;/&gt;&lt;wsp:rsid wsp:val=&quot;008B3912&quot;/&gt;&lt;wsp:rsid wsp:val=&quot;008B3A2E&quot;/&gt;&lt;wsp:rsid wsp:val=&quot;008B3B9E&quot;/&gt;&lt;wsp:rsid wsp:val=&quot;008B3CCD&quot;/&gt;&lt;wsp:rsid wsp:val=&quot;008B3F89&quot;/&gt;&lt;wsp:rsid wsp:val=&quot;008B426D&quot;/&gt;&lt;wsp:rsid wsp:val=&quot;008B4776&quot;/&gt;&lt;wsp:rsid wsp:val=&quot;008B4A84&quot;/&gt;&lt;wsp:rsid wsp:val=&quot;008B4C2D&quot;/&gt;&lt;wsp:rsid wsp:val=&quot;008B4ED6&quot;/&gt;&lt;wsp:rsid wsp:val=&quot;008B4F77&quot;/&gt;&lt;wsp:rsid wsp:val=&quot;008B4FB2&quot;/&gt;&lt;wsp:rsid wsp:val=&quot;008B55D3&quot;/&gt;&lt;wsp:rsid wsp:val=&quot;008B562B&quot;/&gt;&lt;wsp:rsid wsp:val=&quot;008B56DB&quot;/&gt;&lt;wsp:rsid wsp:val=&quot;008B5B3F&quot;/&gt;&lt;wsp:rsid wsp:val=&quot;008B5D3B&quot;/&gt;&lt;wsp:rsid wsp:val=&quot;008B5DA3&quot;/&gt;&lt;wsp:rsid wsp:val=&quot;008B5E2D&quot;/&gt;&lt;wsp:rsid wsp:val=&quot;008B5F31&quot;/&gt;&lt;wsp:rsid wsp:val=&quot;008B60A7&quot;/&gt;&lt;wsp:rsid wsp:val=&quot;008B6F80&quot;/&gt;&lt;wsp:rsid wsp:val=&quot;008B73D2&quot;/&gt;&lt;wsp:rsid wsp:val=&quot;008B7595&quot;/&gt;&lt;wsp:rsid wsp:val=&quot;008B772D&quot;/&gt;&lt;wsp:rsid wsp:val=&quot;008B797B&quot;/&gt;&lt;wsp:rsid wsp:val=&quot;008B7A19&quot;/&gt;&lt;wsp:rsid wsp:val=&quot;008B7D86&quot;/&gt;&lt;wsp:rsid wsp:val=&quot;008B7E27&quot;/&gt;&lt;wsp:rsid wsp:val=&quot;008B7E34&quot;/&gt;&lt;wsp:rsid wsp:val=&quot;008B7E97&quot;/&gt;&lt;wsp:rsid wsp:val=&quot;008C010C&quot;/&gt;&lt;wsp:rsid wsp:val=&quot;008C0147&quot;/&gt;&lt;wsp:rsid wsp:val=&quot;008C0255&quot;/&gt;&lt;wsp:rsid wsp:val=&quot;008C045A&quot;/&gt;&lt;wsp:rsid wsp:val=&quot;008C0B4F&quot;/&gt;&lt;wsp:rsid wsp:val=&quot;008C0EE4&quot;/&gt;&lt;wsp:rsid wsp:val=&quot;008C0F7D&quot;/&gt;&lt;wsp:rsid wsp:val=&quot;008C10F9&quot;/&gt;&lt;wsp:rsid wsp:val=&quot;008C12D3&quot;/&gt;&lt;wsp:rsid wsp:val=&quot;008C149D&quot;/&gt;&lt;wsp:rsid wsp:val=&quot;008C14A9&quot;/&gt;&lt;wsp:rsid wsp:val=&quot;008C1533&quot;/&gt;&lt;wsp:rsid wsp:val=&quot;008C1724&quot;/&gt;&lt;wsp:rsid wsp:val=&quot;008C185D&quot;/&gt;&lt;wsp:rsid wsp:val=&quot;008C188F&quot;/&gt;&lt;wsp:rsid wsp:val=&quot;008C19DF&quot;/&gt;&lt;wsp:rsid wsp:val=&quot;008C1BDD&quot;/&gt;&lt;wsp:rsid wsp:val=&quot;008C1EA3&quot;/&gt;&lt;wsp:rsid wsp:val=&quot;008C2205&quot;/&gt;&lt;wsp:rsid wsp:val=&quot;008C2300&quot;/&gt;&lt;wsp:rsid wsp:val=&quot;008C2467&quot;/&gt;&lt;wsp:rsid wsp:val=&quot;008C2595&quot;/&gt;&lt;wsp:rsid wsp:val=&quot;008C2779&quot;/&gt;&lt;wsp:rsid wsp:val=&quot;008C27E2&quot;/&gt;&lt;wsp:rsid wsp:val=&quot;008C2A69&quot;/&gt;&lt;wsp:rsid wsp:val=&quot;008C2AC4&quot;/&gt;&lt;wsp:rsid wsp:val=&quot;008C2B19&quot;/&gt;&lt;wsp:rsid wsp:val=&quot;008C2BF2&quot;/&gt;&lt;wsp:rsid wsp:val=&quot;008C2C4D&quot;/&gt;&lt;wsp:rsid wsp:val=&quot;008C2CA4&quot;/&gt;&lt;wsp:rsid wsp:val=&quot;008C2E2E&quot;/&gt;&lt;wsp:rsid wsp:val=&quot;008C2E83&quot;/&gt;&lt;wsp:rsid wsp:val=&quot;008C2EBA&quot;/&gt;&lt;wsp:rsid wsp:val=&quot;008C2F5F&quot;/&gt;&lt;wsp:rsid wsp:val=&quot;008C2FBF&quot;/&gt;&lt;wsp:rsid wsp:val=&quot;008C3360&quot;/&gt;&lt;wsp:rsid wsp:val=&quot;008C3B77&quot;/&gt;&lt;wsp:rsid wsp:val=&quot;008C3DB4&quot;/&gt;&lt;wsp:rsid wsp:val=&quot;008C3E24&quot;/&gt;&lt;wsp:rsid wsp:val=&quot;008C3E4F&quot;/&gt;&lt;wsp:rsid wsp:val=&quot;008C40BB&quot;/&gt;&lt;wsp:rsid wsp:val=&quot;008C45E8&quot;/&gt;&lt;wsp:rsid wsp:val=&quot;008C462A&quot;/&gt;&lt;wsp:rsid wsp:val=&quot;008C46BD&quot;/&gt;&lt;wsp:rsid wsp:val=&quot;008C4757&quot;/&gt;&lt;wsp:rsid wsp:val=&quot;008C47C9&quot;/&gt;&lt;wsp:rsid wsp:val=&quot;008C4853&quot;/&gt;&lt;wsp:rsid wsp:val=&quot;008C4A6B&quot;/&gt;&lt;wsp:rsid wsp:val=&quot;008C4B59&quot;/&gt;&lt;wsp:rsid wsp:val=&quot;008C4BDE&quot;/&gt;&lt;wsp:rsid wsp:val=&quot;008C50E1&quot;/&gt;&lt;wsp:rsid wsp:val=&quot;008C543E&quot;/&gt;&lt;wsp:rsid wsp:val=&quot;008C5656&quot;/&gt;&lt;wsp:rsid wsp:val=&quot;008C57F6&quot;/&gt;&lt;wsp:rsid wsp:val=&quot;008C58CD&quot;/&gt;&lt;wsp:rsid wsp:val=&quot;008C58E7&quot;/&gt;&lt;wsp:rsid wsp:val=&quot;008C5A00&quot;/&gt;&lt;wsp:rsid wsp:val=&quot;008C5C8A&quot;/&gt;&lt;wsp:rsid wsp:val=&quot;008C5CD0&quot;/&gt;&lt;wsp:rsid wsp:val=&quot;008C5D8F&quot;/&gt;&lt;wsp:rsid wsp:val=&quot;008C5E20&quot;/&gt;&lt;wsp:rsid wsp:val=&quot;008C60E1&quot;/&gt;&lt;wsp:rsid wsp:val=&quot;008C6224&quot;/&gt;&lt;wsp:rsid wsp:val=&quot;008C62B1&quot;/&gt;&lt;wsp:rsid wsp:val=&quot;008C6612&quot;/&gt;&lt;wsp:rsid wsp:val=&quot;008C6806&quot;/&gt;&lt;wsp:rsid wsp:val=&quot;008C68D7&quot;/&gt;&lt;wsp:rsid wsp:val=&quot;008C6907&quot;/&gt;&lt;wsp:rsid wsp:val=&quot;008C690F&quot;/&gt;&lt;wsp:rsid wsp:val=&quot;008C6E5D&quot;/&gt;&lt;wsp:rsid wsp:val=&quot;008C6EC4&quot;/&gt;&lt;wsp:rsid wsp:val=&quot;008C71CE&quot;/&gt;&lt;wsp:rsid wsp:val=&quot;008C7374&quot;/&gt;&lt;wsp:rsid wsp:val=&quot;008C740C&quot;/&gt;&lt;wsp:rsid wsp:val=&quot;008C74B4&quot;/&gt;&lt;wsp:rsid wsp:val=&quot;008C767E&quot;/&gt;&lt;wsp:rsid wsp:val=&quot;008C77D8&quot;/&gt;&lt;wsp:rsid wsp:val=&quot;008C7949&quot;/&gt;&lt;wsp:rsid wsp:val=&quot;008C7B38&quot;/&gt;&lt;wsp:rsid wsp:val=&quot;008C7D2E&quot;/&gt;&lt;wsp:rsid wsp:val=&quot;008C7DDF&quot;/&gt;&lt;wsp:rsid wsp:val=&quot;008C7E20&quot;/&gt;&lt;wsp:rsid wsp:val=&quot;008C7E6C&quot;/&gt;&lt;wsp:rsid wsp:val=&quot;008C7FDC&quot;/&gt;&lt;wsp:rsid wsp:val=&quot;008D014B&quot;/&gt;&lt;wsp:rsid wsp:val=&quot;008D034A&quot;/&gt;&lt;wsp:rsid wsp:val=&quot;008D0628&quot;/&gt;&lt;wsp:rsid wsp:val=&quot;008D0F9D&quot;/&gt;&lt;wsp:rsid wsp:val=&quot;008D109C&quot;/&gt;&lt;wsp:rsid wsp:val=&quot;008D1350&quot;/&gt;&lt;wsp:rsid wsp:val=&quot;008D14AA&quot;/&gt;&lt;wsp:rsid wsp:val=&quot;008D177E&quot;/&gt;&lt;wsp:rsid wsp:val=&quot;008D1966&quot;/&gt;&lt;wsp:rsid wsp:val=&quot;008D19EF&quot;/&gt;&lt;wsp:rsid wsp:val=&quot;008D1A33&quot;/&gt;&lt;wsp:rsid wsp:val=&quot;008D1B73&quot;/&gt;&lt;wsp:rsid wsp:val=&quot;008D1C21&quot;/&gt;&lt;wsp:rsid wsp:val=&quot;008D1E5B&quot;/&gt;&lt;wsp:rsid wsp:val=&quot;008D1F6B&quot;/&gt;&lt;wsp:rsid wsp:val=&quot;008D202D&quot;/&gt;&lt;wsp:rsid wsp:val=&quot;008D202E&quot;/&gt;&lt;wsp:rsid wsp:val=&quot;008D2295&quot;/&gt;&lt;wsp:rsid wsp:val=&quot;008D2324&quot;/&gt;&lt;wsp:rsid wsp:val=&quot;008D2422&quot;/&gt;&lt;wsp:rsid wsp:val=&quot;008D2738&quot;/&gt;&lt;wsp:rsid wsp:val=&quot;008D27E8&quot;/&gt;&lt;wsp:rsid wsp:val=&quot;008D2876&quot;/&gt;&lt;wsp:rsid wsp:val=&quot;008D28F5&quot;/&gt;&lt;wsp:rsid wsp:val=&quot;008D291F&quot;/&gt;&lt;wsp:rsid wsp:val=&quot;008D29F0&quot;/&gt;&lt;wsp:rsid wsp:val=&quot;008D2A28&quot;/&gt;&lt;wsp:rsid wsp:val=&quot;008D2A90&quot;/&gt;&lt;wsp:rsid wsp:val=&quot;008D2C15&quot;/&gt;&lt;wsp:rsid wsp:val=&quot;008D2E0B&quot;/&gt;&lt;wsp:rsid wsp:val=&quot;008D2FA4&quot;/&gt;&lt;wsp:rsid wsp:val=&quot;008D32C3&quot;/&gt;&lt;wsp:rsid wsp:val=&quot;008D34C7&quot;/&gt;&lt;wsp:rsid wsp:val=&quot;008D34CB&quot;/&gt;&lt;wsp:rsid wsp:val=&quot;008D3997&quot;/&gt;&lt;wsp:rsid wsp:val=&quot;008D3AE0&quot;/&gt;&lt;wsp:rsid wsp:val=&quot;008D3E2C&quot;/&gt;&lt;wsp:rsid wsp:val=&quot;008D3E94&quot;/&gt;&lt;wsp:rsid wsp:val=&quot;008D405E&quot;/&gt;&lt;wsp:rsid wsp:val=&quot;008D42B4&quot;/&gt;&lt;wsp:rsid wsp:val=&quot;008D4359&quot;/&gt;&lt;wsp:rsid wsp:val=&quot;008D46B6&quot;/&gt;&lt;wsp:rsid wsp:val=&quot;008D4811&quot;/&gt;&lt;wsp:rsid wsp:val=&quot;008D48CD&quot;/&gt;&lt;wsp:rsid wsp:val=&quot;008D493E&quot;/&gt;&lt;wsp:rsid wsp:val=&quot;008D4948&quot;/&gt;&lt;wsp:rsid wsp:val=&quot;008D4A29&quot;/&gt;&lt;wsp:rsid wsp:val=&quot;008D4D3E&quot;/&gt;&lt;wsp:rsid wsp:val=&quot;008D4ECA&quot;/&gt;&lt;wsp:rsid wsp:val=&quot;008D4FAE&quot;/&gt;&lt;wsp:rsid wsp:val=&quot;008D51C4&quot;/&gt;&lt;wsp:rsid wsp:val=&quot;008D5210&quot;/&gt;&lt;wsp:rsid wsp:val=&quot;008D5220&quot;/&gt;&lt;wsp:rsid wsp:val=&quot;008D5348&quot;/&gt;&lt;wsp:rsid wsp:val=&quot;008D53BC&quot;/&gt;&lt;wsp:rsid wsp:val=&quot;008D542A&quot;/&gt;&lt;wsp:rsid wsp:val=&quot;008D54B1&quot;/&gt;&lt;wsp:rsid wsp:val=&quot;008D54C0&quot;/&gt;&lt;wsp:rsid wsp:val=&quot;008D5658&quot;/&gt;&lt;wsp:rsid wsp:val=&quot;008D579E&quot;/&gt;&lt;wsp:rsid wsp:val=&quot;008D5849&quot;/&gt;&lt;wsp:rsid wsp:val=&quot;008D59D4&quot;/&gt;&lt;wsp:rsid wsp:val=&quot;008D5B9A&quot;/&gt;&lt;wsp:rsid wsp:val=&quot;008D60AB&quot;/&gt;&lt;wsp:rsid wsp:val=&quot;008D689F&quot;/&gt;&lt;wsp:rsid wsp:val=&quot;008D6BB8&quot;/&gt;&lt;wsp:rsid wsp:val=&quot;008D6CD3&quot;/&gt;&lt;wsp:rsid wsp:val=&quot;008D6D4C&quot;/&gt;&lt;wsp:rsid wsp:val=&quot;008D6EA2&quot;/&gt;&lt;wsp:rsid wsp:val=&quot;008D6F16&quot;/&gt;&lt;wsp:rsid wsp:val=&quot;008D6F45&quot;/&gt;&lt;wsp:rsid wsp:val=&quot;008D70A5&quot;/&gt;&lt;wsp:rsid wsp:val=&quot;008D713F&quot;/&gt;&lt;wsp:rsid wsp:val=&quot;008D7206&quot;/&gt;&lt;wsp:rsid wsp:val=&quot;008D720B&quot;/&gt;&lt;wsp:rsid wsp:val=&quot;008D7351&quot;/&gt;&lt;wsp:rsid wsp:val=&quot;008D73A7&quot;/&gt;&lt;wsp:rsid wsp:val=&quot;008D769D&quot;/&gt;&lt;wsp:rsid wsp:val=&quot;008D774A&quot;/&gt;&lt;wsp:rsid wsp:val=&quot;008D7840&quot;/&gt;&lt;wsp:rsid wsp:val=&quot;008D7F62&quot;/&gt;&lt;wsp:rsid wsp:val=&quot;008D7F9D&quot;/&gt;&lt;wsp:rsid wsp:val=&quot;008E028B&quot;/&gt;&lt;wsp:rsid wsp:val=&quot;008E02D2&quot;/&gt;&lt;wsp:rsid wsp:val=&quot;008E06F2&quot;/&gt;&lt;wsp:rsid wsp:val=&quot;008E0911&quot;/&gt;&lt;wsp:rsid wsp:val=&quot;008E0922&quot;/&gt;&lt;wsp:rsid wsp:val=&quot;008E0A19&quot;/&gt;&lt;wsp:rsid wsp:val=&quot;008E0B60&quot;/&gt;&lt;wsp:rsid wsp:val=&quot;008E0CFD&quot;/&gt;&lt;wsp:rsid wsp:val=&quot;008E1265&quot;/&gt;&lt;wsp:rsid wsp:val=&quot;008E12BA&quot;/&gt;&lt;wsp:rsid wsp:val=&quot;008E139F&quot;/&gt;&lt;wsp:rsid wsp:val=&quot;008E1547&quot;/&gt;&lt;wsp:rsid wsp:val=&quot;008E15EB&quot;/&gt;&lt;wsp:rsid wsp:val=&quot;008E1644&quot;/&gt;&lt;wsp:rsid wsp:val=&quot;008E1917&quot;/&gt;&lt;wsp:rsid wsp:val=&quot;008E1D93&quot;/&gt;&lt;wsp:rsid wsp:val=&quot;008E1F12&quot;/&gt;&lt;wsp:rsid wsp:val=&quot;008E1F99&quot;/&gt;&lt;wsp:rsid wsp:val=&quot;008E20BD&quot;/&gt;&lt;wsp:rsid wsp:val=&quot;008E23B7&quot;/&gt;&lt;wsp:rsid wsp:val=&quot;008E2545&quot;/&gt;&lt;wsp:rsid wsp:val=&quot;008E2767&quot;/&gt;&lt;wsp:rsid wsp:val=&quot;008E2CAE&quot;/&gt;&lt;wsp:rsid wsp:val=&quot;008E2E58&quot;/&gt;&lt;wsp:rsid wsp:val=&quot;008E31BA&quot;/&gt;&lt;wsp:rsid wsp:val=&quot;008E3401&quot;/&gt;&lt;wsp:rsid wsp:val=&quot;008E3483&quot;/&gt;&lt;wsp:rsid wsp:val=&quot;008E34FA&quot;/&gt;&lt;wsp:rsid wsp:val=&quot;008E35C9&quot;/&gt;&lt;wsp:rsid wsp:val=&quot;008E365B&quot;/&gt;&lt;wsp:rsid wsp:val=&quot;008E3714&quot;/&gt;&lt;wsp:rsid wsp:val=&quot;008E3B54&quot;/&gt;&lt;wsp:rsid wsp:val=&quot;008E3C19&quot;/&gt;&lt;wsp:rsid wsp:val=&quot;008E3DBC&quot;/&gt;&lt;wsp:rsid wsp:val=&quot;008E3F9B&quot;/&gt;&lt;wsp:rsid wsp:val=&quot;008E41D4&quot;/&gt;&lt;wsp:rsid wsp:val=&quot;008E42AA&quot;/&gt;&lt;wsp:rsid wsp:val=&quot;008E46AB&quot;/&gt;&lt;wsp:rsid wsp:val=&quot;008E49AE&quot;/&gt;&lt;wsp:rsid wsp:val=&quot;008E4BC7&quot;/&gt;&lt;wsp:rsid wsp:val=&quot;008E4BCB&quot;/&gt;&lt;wsp:rsid wsp:val=&quot;008E4CE7&quot;/&gt;&lt;wsp:rsid wsp:val=&quot;008E4DF1&quot;/&gt;&lt;wsp:rsid wsp:val=&quot;008E547F&quot;/&gt;&lt;wsp:rsid wsp:val=&quot;008E54B8&quot;/&gt;&lt;wsp:rsid wsp:val=&quot;008E5666&quot;/&gt;&lt;wsp:rsid wsp:val=&quot;008E56FD&quot;/&gt;&lt;wsp:rsid wsp:val=&quot;008E575E&quot;/&gt;&lt;wsp:rsid wsp:val=&quot;008E5B7B&quot;/&gt;&lt;wsp:rsid wsp:val=&quot;008E5F30&quot;/&gt;&lt;wsp:rsid wsp:val=&quot;008E61A4&quot;/&gt;&lt;wsp:rsid wsp:val=&quot;008E623F&quot;/&gt;&lt;wsp:rsid wsp:val=&quot;008E624A&quot;/&gt;&lt;wsp:rsid wsp:val=&quot;008E6317&quot;/&gt;&lt;wsp:rsid wsp:val=&quot;008E6489&quot;/&gt;&lt;wsp:rsid wsp:val=&quot;008E64D5&quot;/&gt;&lt;wsp:rsid wsp:val=&quot;008E6837&quot;/&gt;&lt;wsp:rsid wsp:val=&quot;008E69BC&quot;/&gt;&lt;wsp:rsid wsp:val=&quot;008E6EC6&quot;/&gt;&lt;wsp:rsid wsp:val=&quot;008E6EC8&quot;/&gt;&lt;wsp:rsid wsp:val=&quot;008E7010&quot;/&gt;&lt;wsp:rsid wsp:val=&quot;008E70FF&quot;/&gt;&lt;wsp:rsid wsp:val=&quot;008E7664&quot;/&gt;&lt;wsp:rsid wsp:val=&quot;008E7B6B&quot;/&gt;&lt;wsp:rsid wsp:val=&quot;008E7D72&quot;/&gt;&lt;wsp:rsid wsp:val=&quot;008F01D1&quot;/&gt;&lt;wsp:rsid wsp:val=&quot;008F0589&quot;/&gt;&lt;wsp:rsid wsp:val=&quot;008F05D4&quot;/&gt;&lt;wsp:rsid wsp:val=&quot;008F073A&quot;/&gt;&lt;wsp:rsid wsp:val=&quot;008F07D1&quot;/&gt;&lt;wsp:rsid wsp:val=&quot;008F093B&quot;/&gt;&lt;wsp:rsid wsp:val=&quot;008F0BA3&quot;/&gt;&lt;wsp:rsid wsp:val=&quot;008F0F8E&quot;/&gt;&lt;wsp:rsid wsp:val=&quot;008F104B&quot;/&gt;&lt;wsp:rsid wsp:val=&quot;008F10BB&quot;/&gt;&lt;wsp:rsid wsp:val=&quot;008F113A&quot;/&gt;&lt;wsp:rsid wsp:val=&quot;008F1235&quot;/&gt;&lt;wsp:rsid wsp:val=&quot;008F1274&quot;/&gt;&lt;wsp:rsid wsp:val=&quot;008F12DD&quot;/&gt;&lt;wsp:rsid wsp:val=&quot;008F138A&quot;/&gt;&lt;wsp:rsid wsp:val=&quot;008F1421&quot;/&gt;&lt;wsp:rsid wsp:val=&quot;008F142C&quot;/&gt;&lt;wsp:rsid wsp:val=&quot;008F144F&quot;/&gt;&lt;wsp:rsid wsp:val=&quot;008F14F1&quot;/&gt;&lt;wsp:rsid wsp:val=&quot;008F1554&quot;/&gt;&lt;wsp:rsid wsp:val=&quot;008F1588&quot;/&gt;&lt;wsp:rsid wsp:val=&quot;008F165D&quot;/&gt;&lt;wsp:rsid wsp:val=&quot;008F1931&quot;/&gt;&lt;wsp:rsid wsp:val=&quot;008F19EB&quot;/&gt;&lt;wsp:rsid wsp:val=&quot;008F1AAA&quot;/&gt;&lt;wsp:rsid wsp:val=&quot;008F1AE2&quot;/&gt;&lt;wsp:rsid wsp:val=&quot;008F1B21&quot;/&gt;&lt;wsp:rsid wsp:val=&quot;008F1E69&quot;/&gt;&lt;wsp:rsid wsp:val=&quot;008F22D4&quot;/&gt;&lt;wsp:rsid wsp:val=&quot;008F23BB&quot;/&gt;&lt;wsp:rsid wsp:val=&quot;008F24D2&quot;/&gt;&lt;wsp:rsid wsp:val=&quot;008F266D&quot;/&gt;&lt;wsp:rsid wsp:val=&quot;008F26B5&quot;/&gt;&lt;wsp:rsid wsp:val=&quot;008F2763&quot;/&gt;&lt;wsp:rsid wsp:val=&quot;008F27A0&quot;/&gt;&lt;wsp:rsid wsp:val=&quot;008F29C1&quot;/&gt;&lt;wsp:rsid wsp:val=&quot;008F2A04&quot;/&gt;&lt;wsp:rsid wsp:val=&quot;008F2A3A&quot;/&gt;&lt;wsp:rsid wsp:val=&quot;008F2A83&quot;/&gt;&lt;wsp:rsid wsp:val=&quot;008F2CA7&quot;/&gt;&lt;wsp:rsid wsp:val=&quot;008F2D03&quot;/&gt;&lt;wsp:rsid wsp:val=&quot;008F2D38&quot;/&gt;&lt;wsp:rsid wsp:val=&quot;008F2F63&quot;/&gt;&lt;wsp:rsid wsp:val=&quot;008F30C2&quot;/&gt;&lt;wsp:rsid wsp:val=&quot;008F32A4&quot;/&gt;&lt;wsp:rsid wsp:val=&quot;008F36C2&quot;/&gt;&lt;wsp:rsid wsp:val=&quot;008F3720&quot;/&gt;&lt;wsp:rsid wsp:val=&quot;008F3C58&quot;/&gt;&lt;wsp:rsid wsp:val=&quot;008F413F&quot;/&gt;&lt;wsp:rsid wsp:val=&quot;008F414F&quot;/&gt;&lt;wsp:rsid wsp:val=&quot;008F41C8&quot;/&gt;&lt;wsp:rsid wsp:val=&quot;008F462F&quot;/&gt;&lt;wsp:rsid wsp:val=&quot;008F4630&quot;/&gt;&lt;wsp:rsid wsp:val=&quot;008F4784&quot;/&gt;&lt;wsp:rsid wsp:val=&quot;008F4933&quot;/&gt;&lt;wsp:rsid wsp:val=&quot;008F4BDA&quot;/&gt;&lt;wsp:rsid wsp:val=&quot;008F4E77&quot;/&gt;&lt;wsp:rsid wsp:val=&quot;008F4E8C&quot;/&gt;&lt;wsp:rsid wsp:val=&quot;008F536F&quot;/&gt;&lt;wsp:rsid wsp:val=&quot;008F5466&quot;/&gt;&lt;wsp:rsid wsp:val=&quot;008F548E&quot;/&gt;&lt;wsp:rsid wsp:val=&quot;008F54EA&quot;/&gt;&lt;wsp:rsid wsp:val=&quot;008F5666&quot;/&gt;&lt;wsp:rsid wsp:val=&quot;008F56F5&quot;/&gt;&lt;wsp:rsid wsp:val=&quot;008F59D5&quot;/&gt;&lt;wsp:rsid wsp:val=&quot;008F5AD1&quot;/&gt;&lt;wsp:rsid wsp:val=&quot;008F5D42&quot;/&gt;&lt;wsp:rsid wsp:val=&quot;008F5E16&quot;/&gt;&lt;wsp:rsid wsp:val=&quot;008F5FDA&quot;/&gt;&lt;wsp:rsid wsp:val=&quot;008F60BB&quot;/&gt;&lt;wsp:rsid wsp:val=&quot;008F6272&quot;/&gt;&lt;wsp:rsid wsp:val=&quot;008F65A0&quot;/&gt;&lt;wsp:rsid wsp:val=&quot;008F6698&quot;/&gt;&lt;wsp:rsid wsp:val=&quot;008F67B7&quot;/&gt;&lt;wsp:rsid wsp:val=&quot;008F6B58&quot;/&gt;&lt;wsp:rsid wsp:val=&quot;008F6C69&quot;/&gt;&lt;wsp:rsid wsp:val=&quot;008F6E9A&quot;/&gt;&lt;wsp:rsid wsp:val=&quot;008F6EA6&quot;/&gt;&lt;wsp:rsid wsp:val=&quot;008F7191&quot;/&gt;&lt;wsp:rsid wsp:val=&quot;008F72BC&quot;/&gt;&lt;wsp:rsid wsp:val=&quot;008F75F1&quot;/&gt;&lt;wsp:rsid wsp:val=&quot;008F79A1&quot;/&gt;&lt;wsp:rsid wsp:val=&quot;008F79CE&quot;/&gt;&lt;wsp:rsid wsp:val=&quot;008F7CA9&quot;/&gt;&lt;wsp:rsid wsp:val=&quot;008F7D07&quot;/&gt;&lt;wsp:rsid wsp:val=&quot;008F7F46&quot;/&gt;&lt;wsp:rsid wsp:val=&quot;0090011C&quot;/&gt;&lt;wsp:rsid wsp:val=&quot;00900171&quot;/&gt;&lt;wsp:rsid wsp:val=&quot;0090017A&quot;/&gt;&lt;wsp:rsid wsp:val=&quot;0090024F&quot;/&gt;&lt;wsp:rsid wsp:val=&quot;009006F3&quot;/&gt;&lt;wsp:rsid wsp:val=&quot;00900711&quot;/&gt;&lt;wsp:rsid wsp:val=&quot;009009A1&quot;/&gt;&lt;wsp:rsid wsp:val=&quot;009009B7&quot;/&gt;&lt;wsp:rsid wsp:val=&quot;00900E08&quot;/&gt;&lt;wsp:rsid wsp:val=&quot;00900E9A&quot;/&gt;&lt;wsp:rsid wsp:val=&quot;00901135&quot;/&gt;&lt;wsp:rsid wsp:val=&quot;009017E0&quot;/&gt;&lt;wsp:rsid wsp:val=&quot;00901823&quot;/&gt;&lt;wsp:rsid wsp:val=&quot;009018C6&quot;/&gt;&lt;wsp:rsid wsp:val=&quot;0090190B&quot;/&gt;&lt;wsp:rsid wsp:val=&quot;009019A6&quot;/&gt;&lt;wsp:rsid wsp:val=&quot;00901C52&quot;/&gt;&lt;wsp:rsid wsp:val=&quot;00901E6C&quot;/&gt;&lt;wsp:rsid wsp:val=&quot;00901FA5&quot;/&gt;&lt;wsp:rsid wsp:val=&quot;00902000&quot;/&gt;&lt;wsp:rsid wsp:val=&quot;0090204C&quot;/&gt;&lt;wsp:rsid wsp:val=&quot;009021B7&quot;/&gt;&lt;wsp:rsid wsp:val=&quot;0090223C&quot;/&gt;&lt;wsp:rsid wsp:val=&quot;009023D5&quot;/&gt;&lt;wsp:rsid wsp:val=&quot;00902657&quot;/&gt;&lt;wsp:rsid wsp:val=&quot;00902746&quot;/&gt;&lt;wsp:rsid wsp:val=&quot;009027F9&quot;/&gt;&lt;wsp:rsid wsp:val=&quot;00902803&quot;/&gt;&lt;wsp:rsid wsp:val=&quot;00902BFD&quot;/&gt;&lt;wsp:rsid wsp:val=&quot;00902EB4&quot;/&gt;&lt;wsp:rsid wsp:val=&quot;00903013&quot;/&gt;&lt;wsp:rsid wsp:val=&quot;0090323A&quot;/&gt;&lt;wsp:rsid wsp:val=&quot;0090355C&quot;/&gt;&lt;wsp:rsid wsp:val=&quot;009035D1&quot;/&gt;&lt;wsp:rsid wsp:val=&quot;009037BA&quot;/&gt;&lt;wsp:rsid wsp:val=&quot;00903BD4&quot;/&gt;&lt;wsp:rsid wsp:val=&quot;00903DF3&quot;/&gt;&lt;wsp:rsid wsp:val=&quot;0090408A&quot;/&gt;&lt;wsp:rsid wsp:val=&quot;009043FB&quot;/&gt;&lt;wsp:rsid wsp:val=&quot;009044AA&quot;/&gt;&lt;wsp:rsid wsp:val=&quot;009044D4&quot;/&gt;&lt;wsp:rsid wsp:val=&quot;00904918&quot;/&gt;&lt;wsp:rsid wsp:val=&quot;0090498B&quot;/&gt;&lt;wsp:rsid wsp:val=&quot;009049F1&quot;/&gt;&lt;wsp:rsid wsp:val=&quot;00904CD6&quot;/&gt;&lt;wsp:rsid wsp:val=&quot;00904E0C&quot;/&gt;&lt;wsp:rsid wsp:val=&quot;00904EA6&quot;/&gt;&lt;wsp:rsid wsp:val=&quot;00904F49&quot;/&gt;&lt;wsp:rsid wsp:val=&quot;00904F74&quot;/&gt;&lt;wsp:rsid wsp:val=&quot;009050B0&quot;/&gt;&lt;wsp:rsid wsp:val=&quot;00905166&quot;/&gt;&lt;wsp:rsid wsp:val=&quot;009051E6&quot;/&gt;&lt;wsp:rsid wsp:val=&quot;009052CA&quot;/&gt;&lt;wsp:rsid wsp:val=&quot;0090539D&quot;/&gt;&lt;wsp:rsid wsp:val=&quot;00905503&quot;/&gt;&lt;wsp:rsid wsp:val=&quot;00905768&quot;/&gt;&lt;wsp:rsid wsp:val=&quot;009057BA&quot;/&gt;&lt;wsp:rsid wsp:val=&quot;00905C04&quot;/&gt;&lt;wsp:rsid wsp:val=&quot;00905F11&quot;/&gt;&lt;wsp:rsid wsp:val=&quot;00905F2D&quot;/&gt;&lt;wsp:rsid wsp:val=&quot;009060B8&quot;/&gt;&lt;wsp:rsid wsp:val=&quot;009060CA&quot;/&gt;&lt;wsp:rsid wsp:val=&quot;0090613B&quot;/&gt;&lt;wsp:rsid wsp:val=&quot;00906288&quot;/&gt;&lt;wsp:rsid wsp:val=&quot;0090643C&quot;/&gt;&lt;wsp:rsid wsp:val=&quot;00906457&quot;/&gt;&lt;wsp:rsid wsp:val=&quot;00906478&quot;/&gt;&lt;wsp:rsid wsp:val=&quot;009066F7&quot;/&gt;&lt;wsp:rsid wsp:val=&quot;009067A8&quot;/&gt;&lt;wsp:rsid wsp:val=&quot;009069A3&quot;/&gt;&lt;wsp:rsid wsp:val=&quot;00906A90&quot;/&gt;&lt;wsp:rsid wsp:val=&quot;00906AB3&quot;/&gt;&lt;wsp:rsid wsp:val=&quot;00906AF5&quot;/&gt;&lt;wsp:rsid wsp:val=&quot;00906B74&quot;/&gt;&lt;wsp:rsid wsp:val=&quot;00906C60&quot;/&gt;&lt;wsp:rsid wsp:val=&quot;00906DDA&quot;/&gt;&lt;wsp:rsid wsp:val=&quot;00906E0E&quot;/&gt;&lt;wsp:rsid wsp:val=&quot;00906E77&quot;/&gt;&lt;wsp:rsid wsp:val=&quot;00907025&quot;/&gt;&lt;wsp:rsid wsp:val=&quot;0090708E&quot;/&gt;&lt;wsp:rsid wsp:val=&quot;00907286&quot;/&gt;&lt;wsp:rsid wsp:val=&quot;0090736B&quot;/&gt;&lt;wsp:rsid wsp:val=&quot;00907391&quot;/&gt;&lt;wsp:rsid wsp:val=&quot;0090740A&quot;/&gt;&lt;wsp:rsid wsp:val=&quot;00907658&quot;/&gt;&lt;wsp:rsid wsp:val=&quot;00907848&quot;/&gt;&lt;wsp:rsid wsp:val=&quot;009079A9&quot;/&gt;&lt;wsp:rsid wsp:val=&quot;00907A70&quot;/&gt;&lt;wsp:rsid wsp:val=&quot;00907AD1&quot;/&gt;&lt;wsp:rsid wsp:val=&quot;00907C33&quot;/&gt;&lt;wsp:rsid wsp:val=&quot;00907CAB&quot;/&gt;&lt;wsp:rsid wsp:val=&quot;00907D4F&quot;/&gt;&lt;wsp:rsid wsp:val=&quot;0091027F&quot;/&gt;&lt;wsp:rsid wsp:val=&quot;009103A7&quot;/&gt;&lt;wsp:rsid wsp:val=&quot;00910441&quot;/&gt;&lt;wsp:rsid wsp:val=&quot;00910745&quot;/&gt;&lt;wsp:rsid wsp:val=&quot;009107AC&quot;/&gt;&lt;wsp:rsid wsp:val=&quot;00910810&quot;/&gt;&lt;wsp:rsid wsp:val=&quot;00910855&quot;/&gt;&lt;wsp:rsid wsp:val=&quot;00910D3C&quot;/&gt;&lt;wsp:rsid wsp:val=&quot;00910DC1&quot;/&gt;&lt;wsp:rsid wsp:val=&quot;00910DE4&quot;/&gt;&lt;wsp:rsid wsp:val=&quot;00910F48&quot;/&gt;&lt;wsp:rsid wsp:val=&quot;0091104D&quot;/&gt;&lt;wsp:rsid wsp:val=&quot;009110E6&quot;/&gt;&lt;wsp:rsid wsp:val=&quot;0091111F&quot;/&gt;&lt;wsp:rsid wsp:val=&quot;0091130F&quot;/&gt;&lt;wsp:rsid wsp:val=&quot;00911404&quot;/&gt;&lt;wsp:rsid wsp:val=&quot;00911417&quot;/&gt;&lt;wsp:rsid wsp:val=&quot;00911435&quot;/&gt;&lt;wsp:rsid wsp:val=&quot;009114E9&quot;/&gt;&lt;wsp:rsid wsp:val=&quot;00911538&quot;/&gt;&lt;wsp:rsid wsp:val=&quot;009118B2&quot;/&gt;&lt;wsp:rsid wsp:val=&quot;009118F2&quot;/&gt;&lt;wsp:rsid wsp:val=&quot;009119B0&quot;/&gt;&lt;wsp:rsid wsp:val=&quot;00911D18&quot;/&gt;&lt;wsp:rsid wsp:val=&quot;00912672&quot;/&gt;&lt;wsp:rsid wsp:val=&quot;009126E0&quot;/&gt;&lt;wsp:rsid wsp:val=&quot;009127BF&quot;/&gt;&lt;wsp:rsid wsp:val=&quot;00912937&quot;/&gt;&lt;wsp:rsid wsp:val=&quot;009129F7&quot;/&gt;&lt;wsp:rsid wsp:val=&quot;00912AC3&quot;/&gt;&lt;wsp:rsid wsp:val=&quot;00912C7A&quot;/&gt;&lt;wsp:rsid wsp:val=&quot;00913049&quot;/&gt;&lt;wsp:rsid wsp:val=&quot;00913066&quot;/&gt;&lt;wsp:rsid wsp:val=&quot;0091306B&quot;/&gt;&lt;wsp:rsid wsp:val=&quot;0091323B&quot;/&gt;&lt;wsp:rsid wsp:val=&quot;00913348&quot;/&gt;&lt;wsp:rsid wsp:val=&quot;009133AC&quot;/&gt;&lt;wsp:rsid wsp:val=&quot;009134E3&quot;/&gt;&lt;wsp:rsid wsp:val=&quot;00913629&quot;/&gt;&lt;wsp:rsid wsp:val=&quot;00913744&quot;/&gt;&lt;wsp:rsid wsp:val=&quot;009137EA&quot;/&gt;&lt;wsp:rsid wsp:val=&quot;00913A7C&quot;/&gt;&lt;wsp:rsid wsp:val=&quot;00913D8D&quot;/&gt;&lt;wsp:rsid wsp:val=&quot;00913F22&quot;/&gt;&lt;wsp:rsid wsp:val=&quot;00913F27&quot;/&gt;&lt;wsp:rsid wsp:val=&quot;00913F97&quot;/&gt;&lt;wsp:rsid wsp:val=&quot;00913FFF&quot;/&gt;&lt;wsp:rsid wsp:val=&quot;009143C2&quot;/&gt;&lt;wsp:rsid wsp:val=&quot;00914621&quot;/&gt;&lt;wsp:rsid wsp:val=&quot;00914673&quot;/&gt;&lt;wsp:rsid wsp:val=&quot;0091477A&quot;/&gt;&lt;wsp:rsid wsp:val=&quot;009147BF&quot;/&gt;&lt;wsp:rsid wsp:val=&quot;00914F31&quot;/&gt;&lt;wsp:rsid wsp:val=&quot;00915273&quot;/&gt;&lt;wsp:rsid wsp:val=&quot;009153E0&quot;/&gt;&lt;wsp:rsid wsp:val=&quot;0091547B&quot;/&gt;&lt;wsp:rsid wsp:val=&quot;00915542&quot;/&gt;&lt;wsp:rsid wsp:val=&quot;009156F4&quot;/&gt;&lt;wsp:rsid wsp:val=&quot;00915724&quot;/&gt;&lt;wsp:rsid wsp:val=&quot;009157B7&quot;/&gt;&lt;wsp:rsid wsp:val=&quot;009158C8&quot;/&gt;&lt;wsp:rsid wsp:val=&quot;00915BAE&quot;/&gt;&lt;wsp:rsid wsp:val=&quot;00915FB6&quot;/&gt;&lt;wsp:rsid wsp:val=&quot;00916013&quot;/&gt;&lt;wsp:rsid wsp:val=&quot;00916069&quot;/&gt;&lt;wsp:rsid wsp:val=&quot;009161FA&quot;/&gt;&lt;wsp:rsid wsp:val=&quot;009163F3&quot;/&gt;&lt;wsp:rsid wsp:val=&quot;0091647E&quot;/&gt;&lt;wsp:rsid wsp:val=&quot;00916578&quot;/&gt;&lt;wsp:rsid wsp:val=&quot;00916623&quot;/&gt;&lt;wsp:rsid wsp:val=&quot;00916656&quot;/&gt;&lt;wsp:rsid wsp:val=&quot;009167F3&quot;/&gt;&lt;wsp:rsid wsp:val=&quot;00916A41&quot;/&gt;&lt;wsp:rsid wsp:val=&quot;00916BB1&quot;/&gt;&lt;wsp:rsid wsp:val=&quot;00916F0A&quot;/&gt;&lt;wsp:rsid wsp:val=&quot;00916F77&quot;/&gt;&lt;wsp:rsid wsp:val=&quot;00917165&quot;/&gt;&lt;wsp:rsid wsp:val=&quot;009171A3&quot;/&gt;&lt;wsp:rsid wsp:val=&quot;009172F0&quot;/&gt;&lt;wsp:rsid wsp:val=&quot;00917696&quot;/&gt;&lt;wsp:rsid wsp:val=&quot;009176DA&quot;/&gt;&lt;wsp:rsid wsp:val=&quot;009178DC&quot;/&gt;&lt;wsp:rsid wsp:val=&quot;0091796C&quot;/&gt;&lt;wsp:rsid wsp:val=&quot;0091796D&quot;/&gt;&lt;wsp:rsid wsp:val=&quot;00917A66&quot;/&gt;&lt;wsp:rsid wsp:val=&quot;00917CC2&quot;/&gt;&lt;wsp:rsid wsp:val=&quot;00917D13&quot;/&gt;&lt;wsp:rsid wsp:val=&quot;00917F00&quot;/&gt;&lt;wsp:rsid wsp:val=&quot;00917F7C&quot;/&gt;&lt;wsp:rsid wsp:val=&quot;00920155&quot;/&gt;&lt;wsp:rsid wsp:val=&quot;009202A5&quot;/&gt;&lt;wsp:rsid wsp:val=&quot;0092078F&quot;/&gt;&lt;wsp:rsid wsp:val=&quot;00920A5E&quot;/&gt;&lt;wsp:rsid wsp:val=&quot;00920AA0&quot;/&gt;&lt;wsp:rsid wsp:val=&quot;00920CC9&quot;/&gt;&lt;wsp:rsid wsp:val=&quot;00920D70&quot;/&gt;&lt;wsp:rsid wsp:val=&quot;00921015&quot;/&gt;&lt;wsp:rsid wsp:val=&quot;009213E6&quot;/&gt;&lt;wsp:rsid wsp:val=&quot;00921482&quot;/&gt;&lt;wsp:rsid wsp:val=&quot;009214F0&quot;/&gt;&lt;wsp:rsid wsp:val=&quot;009215F0&quot;/&gt;&lt;wsp:rsid wsp:val=&quot;0092184A&quot;/&gt;&lt;wsp:rsid wsp:val=&quot;00921B50&quot;/&gt;&lt;wsp:rsid wsp:val=&quot;00921CA3&quot;/&gt;&lt;wsp:rsid wsp:val=&quot;00921DB2&quot;/&gt;&lt;wsp:rsid wsp:val=&quot;00921DF4&quot;/&gt;&lt;wsp:rsid wsp:val=&quot;00922152&quot;/&gt;&lt;wsp:rsid wsp:val=&quot;009221A2&quot;/&gt;&lt;wsp:rsid wsp:val=&quot;009221AD&quot;/&gt;&lt;wsp:rsid wsp:val=&quot;009222C8&quot;/&gt;&lt;wsp:rsid wsp:val=&quot;00922797&quot;/&gt;&lt;wsp:rsid wsp:val=&quot;00922973&quot;/&gt;&lt;wsp:rsid wsp:val=&quot;00922AA9&quot;/&gt;&lt;wsp:rsid wsp:val=&quot;00922B32&quot;/&gt;&lt;wsp:rsid wsp:val=&quot;0092366C&quot;/&gt;&lt;wsp:rsid wsp:val=&quot;009236F8&quot;/&gt;&lt;wsp:rsid wsp:val=&quot;0092377F&quot;/&gt;&lt;wsp:rsid wsp:val=&quot;00923827&quot;/&gt;&lt;wsp:rsid wsp:val=&quot;00923CA7&quot;/&gt;&lt;wsp:rsid wsp:val=&quot;00923FBF&quot;/&gt;&lt;wsp:rsid wsp:val=&quot;0092433B&quot;/&gt;&lt;wsp:rsid wsp:val=&quot;00924369&quot;/&gt;&lt;wsp:rsid wsp:val=&quot;009246F5&quot;/&gt;&lt;wsp:rsid wsp:val=&quot;00924789&quot;/&gt;&lt;wsp:rsid wsp:val=&quot;00924B9C&quot;/&gt;&lt;wsp:rsid wsp:val=&quot;00924C5E&quot;/&gt;&lt;wsp:rsid wsp:val=&quot;00924C99&quot;/&gt;&lt;wsp:rsid wsp:val=&quot;00924F98&quot;/&gt;&lt;wsp:rsid wsp:val=&quot;009250F5&quot;/&gt;&lt;wsp:rsid wsp:val=&quot;00925110&quot;/&gt;&lt;wsp:rsid wsp:val=&quot;009251BA&quot;/&gt;&lt;wsp:rsid wsp:val=&quot;009253EC&quot;/&gt;&lt;wsp:rsid wsp:val=&quot;00925543&quot;/&gt;&lt;wsp:rsid wsp:val=&quot;009255F4&quot;/&gt;&lt;wsp:rsid wsp:val=&quot;009256B9&quot;/&gt;&lt;wsp:rsid wsp:val=&quot;0092578E&quot;/&gt;&lt;wsp:rsid wsp:val=&quot;009259B8&quot;/&gt;&lt;wsp:rsid wsp:val=&quot;00925E44&quot;/&gt;&lt;wsp:rsid wsp:val=&quot;009260F5&quot;/&gt;&lt;wsp:rsid wsp:val=&quot;0092619C&quot;/&gt;&lt;wsp:rsid wsp:val=&quot;00926391&quot;/&gt;&lt;wsp:rsid wsp:val=&quot;00926401&quot;/&gt;&lt;wsp:rsid wsp:val=&quot;00926955&quot;/&gt;&lt;wsp:rsid wsp:val=&quot;00926A19&quot;/&gt;&lt;wsp:rsid wsp:val=&quot;00926CCD&quot;/&gt;&lt;wsp:rsid wsp:val=&quot;00926E93&quot;/&gt;&lt;wsp:rsid wsp:val=&quot;00926EFC&quot;/&gt;&lt;wsp:rsid wsp:val=&quot;00926F68&quot;/&gt;&lt;wsp:rsid wsp:val=&quot;0092739F&quot;/&gt;&lt;wsp:rsid wsp:val=&quot;00927780&quot;/&gt;&lt;wsp:rsid wsp:val=&quot;00927817&quot;/&gt;&lt;wsp:rsid wsp:val=&quot;0092781F&quot;/&gt;&lt;wsp:rsid wsp:val=&quot;00927869&quot;/&gt;&lt;wsp:rsid wsp:val=&quot;009279D2&quot;/&gt;&lt;wsp:rsid wsp:val=&quot;00927C73&quot;/&gt;&lt;wsp:rsid wsp:val=&quot;00927FCC&quot;/&gt;&lt;wsp:rsid wsp:val=&quot;0093007C&quot;/&gt;&lt;wsp:rsid wsp:val=&quot;009300B1&quot;/&gt;&lt;wsp:rsid wsp:val=&quot;00930157&quot;/&gt;&lt;wsp:rsid wsp:val=&quot;0093016F&quot;/&gt;&lt;wsp:rsid wsp:val=&quot;00930388&quot;/&gt;&lt;wsp:rsid wsp:val=&quot;009306EB&quot;/&gt;&lt;wsp:rsid wsp:val=&quot;00930DF7&quot;/&gt;&lt;wsp:rsid wsp:val=&quot;00931019&quot;/&gt;&lt;wsp:rsid wsp:val=&quot;00931185&quot;/&gt;&lt;wsp:rsid wsp:val=&quot;0093124B&quot;/&gt;&lt;wsp:rsid wsp:val=&quot;0093143A&quot;/&gt;&lt;wsp:rsid wsp:val=&quot;00931659&quot;/&gt;&lt;wsp:rsid wsp:val=&quot;0093193E&quot;/&gt;&lt;wsp:rsid wsp:val=&quot;00931A7D&quot;/&gt;&lt;wsp:rsid wsp:val=&quot;00931BCA&quot;/&gt;&lt;wsp:rsid wsp:val=&quot;00931C72&quot;/&gt;&lt;wsp:rsid wsp:val=&quot;00931D9F&quot;/&gt;&lt;wsp:rsid wsp:val=&quot;00931E28&quot;/&gt;&lt;wsp:rsid wsp:val=&quot;00931FFF&quot;/&gt;&lt;wsp:rsid wsp:val=&quot;00932136&quot;/&gt;&lt;wsp:rsid wsp:val=&quot;0093232B&quot;/&gt;&lt;wsp:rsid wsp:val=&quot;00932360&quot;/&gt;&lt;wsp:rsid wsp:val=&quot;009323D9&quot;/&gt;&lt;wsp:rsid wsp:val=&quot;009323EC&quot;/&gt;&lt;wsp:rsid wsp:val=&quot;00932446&quot;/&gt;&lt;wsp:rsid wsp:val=&quot;00932488&quot;/&gt;&lt;wsp:rsid wsp:val=&quot;0093255B&quot;/&gt;&lt;wsp:rsid wsp:val=&quot;009329C6&quot;/&gt;&lt;wsp:rsid wsp:val=&quot;00932A1B&quot;/&gt;&lt;wsp:rsid wsp:val=&quot;00932BE9&quot;/&gt;&lt;wsp:rsid wsp:val=&quot;00932C1D&quot;/&gt;&lt;wsp:rsid wsp:val=&quot;00932E39&quot;/&gt;&lt;wsp:rsid wsp:val=&quot;00932E4E&quot;/&gt;&lt;wsp:rsid wsp:val=&quot;00932E63&quot;/&gt;&lt;wsp:rsid wsp:val=&quot;00932EAD&quot;/&gt;&lt;wsp:rsid wsp:val=&quot;009330F9&quot;/&gt;&lt;wsp:rsid wsp:val=&quot;009331B9&quot;/&gt;&lt;wsp:rsid wsp:val=&quot;009331D7&quot;/&gt;&lt;wsp:rsid wsp:val=&quot;0093330A&quot;/&gt;&lt;wsp:rsid wsp:val=&quot;009334C3&quot;/&gt;&lt;wsp:rsid wsp:val=&quot;00933689&quot;/&gt;&lt;wsp:rsid wsp:val=&quot;00933D1A&quot;/&gt;&lt;wsp:rsid wsp:val=&quot;00934044&quot;/&gt;&lt;wsp:rsid wsp:val=&quot;00934107&quot;/&gt;&lt;wsp:rsid wsp:val=&quot;00934141&quot;/&gt;&lt;wsp:rsid wsp:val=&quot;00934215&quot;/&gt;&lt;wsp:rsid wsp:val=&quot;009342B1&quot;/&gt;&lt;wsp:rsid wsp:val=&quot;00934471&quot;/&gt;&lt;wsp:rsid wsp:val=&quot;00934660&quot;/&gt;&lt;wsp:rsid wsp:val=&quot;0093470E&quot;/&gt;&lt;wsp:rsid wsp:val=&quot;00934A4E&quot;/&gt;&lt;wsp:rsid wsp:val=&quot;00934ADD&quot;/&gt;&lt;wsp:rsid wsp:val=&quot;00934BED&quot;/&gt;&lt;wsp:rsid wsp:val=&quot;00934C66&quot;/&gt;&lt;wsp:rsid wsp:val=&quot;00934EA4&quot;/&gt;&lt;wsp:rsid wsp:val=&quot;00934F4B&quot;/&gt;&lt;wsp:rsid wsp:val=&quot;00934FF7&quot;/&gt;&lt;wsp:rsid wsp:val=&quot;00935106&quot;/&gt;&lt;wsp:rsid wsp:val=&quot;00935108&quot;/&gt;&lt;wsp:rsid wsp:val=&quot;00935433&quot;/&gt;&lt;wsp:rsid wsp:val=&quot;009355F3&quot;/&gt;&lt;wsp:rsid wsp:val=&quot;009359E8&quot;/&gt;&lt;wsp:rsid wsp:val=&quot;00935A33&quot;/&gt;&lt;wsp:rsid wsp:val=&quot;00935AE2&quot;/&gt;&lt;wsp:rsid wsp:val=&quot;00935BDF&quot;/&gt;&lt;wsp:rsid wsp:val=&quot;00935CA3&quot;/&gt;&lt;wsp:rsid wsp:val=&quot;00935D4B&quot;/&gt;&lt;wsp:rsid wsp:val=&quot;00935E74&quot;/&gt;&lt;wsp:rsid wsp:val=&quot;0093609D&quot;/&gt;&lt;wsp:rsid wsp:val=&quot;00936173&quot;/&gt;&lt;wsp:rsid wsp:val=&quot;0093619A&quot;/&gt;&lt;wsp:rsid wsp:val=&quot;00936585&quot;/&gt;&lt;wsp:rsid wsp:val=&quot;00936919&quot;/&gt;&lt;wsp:rsid wsp:val=&quot;00936955&quot;/&gt;&lt;wsp:rsid wsp:val=&quot;00936B69&quot;/&gt;&lt;wsp:rsid wsp:val=&quot;00937091&quot;/&gt;&lt;wsp:rsid wsp:val=&quot;00937221&quot;/&gt;&lt;wsp:rsid wsp:val=&quot;009376B9&quot;/&gt;&lt;wsp:rsid wsp:val=&quot;00937B70&quot;/&gt;&lt;wsp:rsid wsp:val=&quot;00937B90&quot;/&gt;&lt;wsp:rsid wsp:val=&quot;00937CA4&quot;/&gt;&lt;wsp:rsid wsp:val=&quot;00937DBF&quot;/&gt;&lt;wsp:rsid wsp:val=&quot;00937F0E&quot;/&gt;&lt;wsp:rsid wsp:val=&quot;00940219&quot;/&gt;&lt;wsp:rsid wsp:val=&quot;0094028E&quot;/&gt;&lt;wsp:rsid wsp:val=&quot;00940540&quot;/&gt;&lt;wsp:rsid wsp:val=&quot;009405FC&quot;/&gt;&lt;wsp:rsid wsp:val=&quot;009407CD&quot;/&gt;&lt;wsp:rsid wsp:val=&quot;009409AD&quot;/&gt;&lt;wsp:rsid wsp:val=&quot;00940CB7&quot;/&gt;&lt;wsp:rsid wsp:val=&quot;00940E1B&quot;/&gt;&lt;wsp:rsid wsp:val=&quot;00940EB6&quot;/&gt;&lt;wsp:rsid wsp:val=&quot;00941171&quot;/&gt;&lt;wsp:rsid wsp:val=&quot;00941312&quot;/&gt;&lt;wsp:rsid wsp:val=&quot;009413D2&quot;/&gt;&lt;wsp:rsid wsp:val=&quot;00941418&quot;/&gt;&lt;wsp:rsid wsp:val=&quot;0094141A&quot;/&gt;&lt;wsp:rsid wsp:val=&quot;00941AE7&quot;/&gt;&lt;wsp:rsid wsp:val=&quot;00941B15&quot;/&gt;&lt;wsp:rsid wsp:val=&quot;00941BD5&quot;/&gt;&lt;wsp:rsid wsp:val=&quot;00941E43&quot;/&gt;&lt;wsp:rsid wsp:val=&quot;00942112&quot;/&gt;&lt;wsp:rsid wsp:val=&quot;009421C5&quot;/&gt;&lt;wsp:rsid wsp:val=&quot;009421F7&quot;/&gt;&lt;wsp:rsid wsp:val=&quot;009423F1&quot;/&gt;&lt;wsp:rsid wsp:val=&quot;0094243D&quot;/&gt;&lt;wsp:rsid wsp:val=&quot;0094254F&quot;/&gt;&lt;wsp:rsid wsp:val=&quot;009426A2&quot;/&gt;&lt;wsp:rsid wsp:val=&quot;009426F9&quot;/&gt;&lt;wsp:rsid wsp:val=&quot;0094279C&quot;/&gt;&lt;wsp:rsid wsp:val=&quot;00942955&quot;/&gt;&lt;wsp:rsid wsp:val=&quot;00942968&quot;/&gt;&lt;wsp:rsid wsp:val=&quot;00942A9E&quot;/&gt;&lt;wsp:rsid wsp:val=&quot;00942AD3&quot;/&gt;&lt;wsp:rsid wsp:val=&quot;00942B97&quot;/&gt;&lt;wsp:rsid wsp:val=&quot;00942C29&quot;/&gt;&lt;wsp:rsid wsp:val=&quot;00942CB1&quot;/&gt;&lt;wsp:rsid wsp:val=&quot;00942CC5&quot;/&gt;&lt;wsp:rsid wsp:val=&quot;00942EAA&quot;/&gt;&lt;wsp:rsid wsp:val=&quot;00942EB1&quot;/&gt;&lt;wsp:rsid wsp:val=&quot;00942FC7&quot;/&gt;&lt;wsp:rsid wsp:val=&quot;009430AE&quot;/&gt;&lt;wsp:rsid wsp:val=&quot;00943170&quot;/&gt;&lt;wsp:rsid wsp:val=&quot;0094317C&quot;/&gt;&lt;wsp:rsid wsp:val=&quot;009433C5&quot;/&gt;&lt;wsp:rsid wsp:val=&quot;00943585&quot;/&gt;&lt;wsp:rsid wsp:val=&quot;009437A3&quot;/&gt;&lt;wsp:rsid wsp:val=&quot;009437FD&quot;/&gt;&lt;wsp:rsid wsp:val=&quot;009439A2&quot;/&gt;&lt;wsp:rsid wsp:val=&quot;00943BA3&quot;/&gt;&lt;wsp:rsid wsp:val=&quot;00943E04&quot;/&gt;&lt;wsp:rsid wsp:val=&quot;00943E29&quot;/&gt;&lt;wsp:rsid wsp:val=&quot;00943E52&quot;/&gt;&lt;wsp:rsid wsp:val=&quot;00943EB2&quot;/&gt;&lt;wsp:rsid wsp:val=&quot;00943F9A&quot;/&gt;&lt;wsp:rsid wsp:val=&quot;009441A8&quot;/&gt;&lt;wsp:rsid wsp:val=&quot;00944665&quot;/&gt;&lt;wsp:rsid wsp:val=&quot;00944979&quot;/&gt;&lt;wsp:rsid wsp:val=&quot;00944EBB&quot;/&gt;&lt;wsp:rsid wsp:val=&quot;00945264&quot;/&gt;&lt;wsp:rsid wsp:val=&quot;009452BF&quot;/&gt;&lt;wsp:rsid wsp:val=&quot;009452FA&quot;/&gt;&lt;wsp:rsid wsp:val=&quot;00945555&quot;/&gt;&lt;wsp:rsid wsp:val=&quot;0094566B&quot;/&gt;&lt;wsp:rsid wsp:val=&quot;00945742&quot;/&gt;&lt;wsp:rsid wsp:val=&quot;00945861&quot;/&gt;&lt;wsp:rsid wsp:val=&quot;0094599D&quot;/&gt;&lt;wsp:rsid wsp:val=&quot;00945A92&quot;/&gt;&lt;wsp:rsid wsp:val=&quot;00945B14&quot;/&gt;&lt;wsp:rsid wsp:val=&quot;00945C65&quot;/&gt;&lt;wsp:rsid wsp:val=&quot;00945CA4&quot;/&gt;&lt;wsp:rsid wsp:val=&quot;00945F89&quot;/&gt;&lt;wsp:rsid wsp:val=&quot;009461A1&quot;/&gt;&lt;wsp:rsid wsp:val=&quot;009461DB&quot;/&gt;&lt;wsp:rsid wsp:val=&quot;009462EA&quot;/&gt;&lt;wsp:rsid wsp:val=&quot;00946633&quot;/&gt;&lt;wsp:rsid wsp:val=&quot;009468D0&quot;/&gt;&lt;wsp:rsid wsp:val=&quot;00946AD3&quot;/&gt;&lt;wsp:rsid wsp:val=&quot;00946DE3&quot;/&gt;&lt;wsp:rsid wsp:val=&quot;00947187&quot;/&gt;&lt;wsp:rsid wsp:val=&quot;00947652&quot;/&gt;&lt;wsp:rsid wsp:val=&quot;009477F5&quot;/&gt;&lt;wsp:rsid wsp:val=&quot;009479FB&quot;/&gt;&lt;wsp:rsid wsp:val=&quot;00947B5D&quot;/&gt;&lt;wsp:rsid wsp:val=&quot;00947D32&quot;/&gt;&lt;wsp:rsid wsp:val=&quot;00947E5E&quot;/&gt;&lt;wsp:rsid wsp:val=&quot;00947EA8&quot;/&gt;&lt;wsp:rsid wsp:val=&quot;009500E4&quot;/&gt;&lt;wsp:rsid wsp:val=&quot;00950299&quot;/&gt;&lt;wsp:rsid wsp:val=&quot;00950333&quot;/&gt;&lt;wsp:rsid wsp:val=&quot;00950588&quot;/&gt;&lt;wsp:rsid wsp:val=&quot;009505F9&quot;/&gt;&lt;wsp:rsid wsp:val=&quot;009506A9&quot;/&gt;&lt;wsp:rsid wsp:val=&quot;0095073C&quot;/&gt;&lt;wsp:rsid wsp:val=&quot;00950761&quot;/&gt;&lt;wsp:rsid wsp:val=&quot;00950941&quot;/&gt;&lt;wsp:rsid wsp:val=&quot;00950BC9&quot;/&gt;&lt;wsp:rsid wsp:val=&quot;00950BE4&quot;/&gt;&lt;wsp:rsid wsp:val=&quot;00950BF4&quot;/&gt;&lt;wsp:rsid wsp:val=&quot;00950CD2&quot;/&gt;&lt;wsp:rsid wsp:val=&quot;00950E0F&quot;/&gt;&lt;wsp:rsid wsp:val=&quot;00950E13&quot;/&gt;&lt;wsp:rsid wsp:val=&quot;00950F47&quot;/&gt;&lt;wsp:rsid wsp:val=&quot;009511AD&quot;/&gt;&lt;wsp:rsid wsp:val=&quot;009514FC&quot;/&gt;&lt;wsp:rsid wsp:val=&quot;0095197B&quot;/&gt;&lt;wsp:rsid wsp:val=&quot;00951BF3&quot;/&gt;&lt;wsp:rsid wsp:val=&quot;00951F15&quot;/&gt;&lt;wsp:rsid wsp:val=&quot;00951F1D&quot;/&gt;&lt;wsp:rsid wsp:val=&quot;00952208&quot;/&gt;&lt;wsp:rsid wsp:val=&quot;00952298&quot;/&gt;&lt;wsp:rsid wsp:val=&quot;009524E7&quot;/&gt;&lt;wsp:rsid wsp:val=&quot;009525E0&quot;/&gt;&lt;wsp:rsid wsp:val=&quot;0095265C&quot;/&gt;&lt;wsp:rsid wsp:val=&quot;009529B1&quot;/&gt;&lt;wsp:rsid wsp:val=&quot;00952C0B&quot;/&gt;&lt;wsp:rsid wsp:val=&quot;00952FC3&quot;/&gt;&lt;wsp:rsid wsp:val=&quot;009535A5&quot;/&gt;&lt;wsp:rsid wsp:val=&quot;00953691&quot;/&gt;&lt;wsp:rsid wsp:val=&quot;009538F2&quot;/&gt;&lt;wsp:rsid wsp:val=&quot;00953A1A&quot;/&gt;&lt;wsp:rsid wsp:val=&quot;00953AE7&quot;/&gt;&lt;wsp:rsid wsp:val=&quot;00953BF8&quot;/&gt;&lt;wsp:rsid wsp:val=&quot;00953D39&quot;/&gt;&lt;wsp:rsid wsp:val=&quot;00953D94&quot;/&gt;&lt;wsp:rsid wsp:val=&quot;009540DD&quot;/&gt;&lt;wsp:rsid wsp:val=&quot;009540F7&quot;/&gt;&lt;wsp:rsid wsp:val=&quot;009542CD&quot;/&gt;&lt;wsp:rsid wsp:val=&quot;009542D9&quot;/&gt;&lt;wsp:rsid wsp:val=&quot;009543C1&quot;/&gt;&lt;wsp:rsid wsp:val=&quot;009545CA&quot;/&gt;&lt;wsp:rsid wsp:val=&quot;009546E6&quot;/&gt;&lt;wsp:rsid wsp:val=&quot;009547BB&quot;/&gt;&lt;wsp:rsid wsp:val=&quot;009549CD&quot;/&gt;&lt;wsp:rsid wsp:val=&quot;00954B4A&quot;/&gt;&lt;wsp:rsid wsp:val=&quot;00954B8C&quot;/&gt;&lt;wsp:rsid wsp:val=&quot;00954B9C&quot;/&gt;&lt;wsp:rsid wsp:val=&quot;00954CC4&quot;/&gt;&lt;wsp:rsid wsp:val=&quot;00954F05&quot;/&gt;&lt;wsp:rsid wsp:val=&quot;00954FC4&quot;/&gt;&lt;wsp:rsid wsp:val=&quot;00955505&quot;/&gt;&lt;wsp:rsid wsp:val=&quot;0095568A&quot;/&gt;&lt;wsp:rsid wsp:val=&quot;00955853&quot;/&gt;&lt;wsp:rsid wsp:val=&quot;00955C90&quot;/&gt;&lt;wsp:rsid wsp:val=&quot;00955F94&quot;/&gt;&lt;wsp:rsid wsp:val=&quot;0095606D&quot;/&gt;&lt;wsp:rsid wsp:val=&quot;00956615&quot;/&gt;&lt;wsp:rsid wsp:val=&quot;0095664D&quot;/&gt;&lt;wsp:rsid wsp:val=&quot;00956718&quot;/&gt;&lt;wsp:rsid wsp:val=&quot;009567C7&quot;/&gt;&lt;wsp:rsid wsp:val=&quot;009569BD&quot;/&gt;&lt;wsp:rsid wsp:val=&quot;009569D2&quot;/&gt;&lt;wsp:rsid wsp:val=&quot;00956AA3&quot;/&gt;&lt;wsp:rsid wsp:val=&quot;00956B8A&quot;/&gt;&lt;wsp:rsid wsp:val=&quot;00956E5F&quot;/&gt;&lt;wsp:rsid wsp:val=&quot;00956EB0&quot;/&gt;&lt;wsp:rsid wsp:val=&quot;00956EEF&quot;/&gt;&lt;wsp:rsid wsp:val=&quot;00956F3E&quot;/&gt;&lt;wsp:rsid wsp:val=&quot;009570E6&quot;/&gt;&lt;wsp:rsid wsp:val=&quot;0095723C&quot;/&gt;&lt;wsp:rsid wsp:val=&quot;00957257&quot;/&gt;&lt;wsp:rsid wsp:val=&quot;009572C4&quot;/&gt;&lt;wsp:rsid wsp:val=&quot;00957454&quot;/&gt;&lt;wsp:rsid wsp:val=&quot;009574BE&quot;/&gt;&lt;wsp:rsid wsp:val=&quot;00957574&quot;/&gt;&lt;wsp:rsid wsp:val=&quot;009575AF&quot;/&gt;&lt;wsp:rsid wsp:val=&quot;00957613&quot;/&gt;&lt;wsp:rsid wsp:val=&quot;0095777B&quot;/&gt;&lt;wsp:rsid wsp:val=&quot;009577F7&quot;/&gt;&lt;wsp:rsid wsp:val=&quot;00957870&quot;/&gt;&lt;wsp:rsid wsp:val=&quot;0095790D&quot;/&gt;&lt;wsp:rsid wsp:val=&quot;00957950&quot;/&gt;&lt;wsp:rsid wsp:val=&quot;0095796F&quot;/&gt;&lt;wsp:rsid wsp:val=&quot;00957AB3&quot;/&gt;&lt;wsp:rsid wsp:val=&quot;00957CF5&quot;/&gt;&lt;wsp:rsid wsp:val=&quot;0096000E&quot;/&gt;&lt;wsp:rsid wsp:val=&quot;00960245&quot;/&gt;&lt;wsp:rsid wsp:val=&quot;009603A8&quot;/&gt;&lt;wsp:rsid wsp:val=&quot;009605CB&quot;/&gt;&lt;wsp:rsid wsp:val=&quot;00960982&quot;/&gt;&lt;wsp:rsid wsp:val=&quot;009609A7&quot;/&gt;&lt;wsp:rsid wsp:val=&quot;00960E25&quot;/&gt;&lt;wsp:rsid wsp:val=&quot;00960EE8&quot;/&gt;&lt;wsp:rsid wsp:val=&quot;00960F10&quot;/&gt;&lt;wsp:rsid wsp:val=&quot;00960FBC&quot;/&gt;&lt;wsp:rsid wsp:val=&quot;00960FC6&quot;/&gt;&lt;wsp:rsid wsp:val=&quot;009616AB&quot;/&gt;&lt;wsp:rsid wsp:val=&quot;0096174C&quot;/&gt;&lt;wsp:rsid wsp:val=&quot;00961B8F&quot;/&gt;&lt;wsp:rsid wsp:val=&quot;00961C7D&quot;/&gt;&lt;wsp:rsid wsp:val=&quot;00961D38&quot;/&gt;&lt;wsp:rsid wsp:val=&quot;00961D9C&quot;/&gt;&lt;wsp:rsid wsp:val=&quot;00962013&quot;/&gt;&lt;wsp:rsid wsp:val=&quot;009620D8&quot;/&gt;&lt;wsp:rsid wsp:val=&quot;00962478&quot;/&gt;&lt;wsp:rsid wsp:val=&quot;009624F8&quot;/&gt;&lt;wsp:rsid wsp:val=&quot;0096259D&quot;/&gt;&lt;wsp:rsid wsp:val=&quot;009625A8&quot;/&gt;&lt;wsp:rsid wsp:val=&quot;009625E7&quot;/&gt;&lt;wsp:rsid wsp:val=&quot;00962631&quot;/&gt;&lt;wsp:rsid wsp:val=&quot;009629D7&quot;/&gt;&lt;wsp:rsid wsp:val=&quot;00962A9E&quot;/&gt;&lt;wsp:rsid wsp:val=&quot;00962ABE&quot;/&gt;&lt;wsp:rsid wsp:val=&quot;00962AFC&quot;/&gt;&lt;wsp:rsid wsp:val=&quot;00962B8A&quot;/&gt;&lt;wsp:rsid wsp:val=&quot;00962C04&quot;/&gt;&lt;wsp:rsid wsp:val=&quot;00962C86&quot;/&gt;&lt;wsp:rsid wsp:val=&quot;00962CD5&quot;/&gt;&lt;wsp:rsid wsp:val=&quot;00962E90&quot;/&gt;&lt;wsp:rsid wsp:val=&quot;0096321B&quot;/&gt;&lt;wsp:rsid wsp:val=&quot;00963529&quot;/&gt;&lt;wsp:rsid wsp:val=&quot;00963716&quot;/&gt;&lt;wsp:rsid wsp:val=&quot;00963769&quot;/&gt;&lt;wsp:rsid wsp:val=&quot;0096382D&quot;/&gt;&lt;wsp:rsid wsp:val=&quot;00963BC3&quot;/&gt;&lt;wsp:rsid wsp:val=&quot;00963C52&quot;/&gt;&lt;wsp:rsid wsp:val=&quot;00963DA9&quot;/&gt;&lt;wsp:rsid wsp:val=&quot;00963E07&quot;/&gt;&lt;wsp:rsid wsp:val=&quot;00963FF2&quot;/&gt;&lt;wsp:rsid wsp:val=&quot;0096401E&quot;/&gt;&lt;wsp:rsid wsp:val=&quot;00964097&quot;/&gt;&lt;wsp:rsid wsp:val=&quot;009640E7&quot;/&gt;&lt;wsp:rsid wsp:val=&quot;0096422A&quot;/&gt;&lt;wsp:rsid wsp:val=&quot;0096435C&quot;/&gt;&lt;wsp:rsid wsp:val=&quot;009644A0&quot;/&gt;&lt;wsp:rsid wsp:val=&quot;00964583&quot;/&gt;&lt;wsp:rsid wsp:val=&quot;00964801&quot;/&gt;&lt;wsp:rsid wsp:val=&quot;009649B0&quot;/&gt;&lt;wsp:rsid wsp:val=&quot;00964BAC&quot;/&gt;&lt;wsp:rsid wsp:val=&quot;00964F59&quot;/&gt;&lt;wsp:rsid wsp:val=&quot;0096521B&quot;/&gt;&lt;wsp:rsid wsp:val=&quot;009656CB&quot;/&gt;&lt;wsp:rsid wsp:val=&quot;00965786&quot;/&gt;&lt;wsp:rsid wsp:val=&quot;0096585C&quot;/&gt;&lt;wsp:rsid wsp:val=&quot;0096588D&quot;/&gt;&lt;wsp:rsid wsp:val=&quot;00965C50&quot;/&gt;&lt;wsp:rsid wsp:val=&quot;00965DB4&quot;/&gt;&lt;wsp:rsid wsp:val=&quot;00965E34&quot;/&gt;&lt;wsp:rsid wsp:val=&quot;009662D5&quot;/&gt;&lt;wsp:rsid wsp:val=&quot;00966346&quot;/&gt;&lt;wsp:rsid wsp:val=&quot;0096651E&quot;/&gt;&lt;wsp:rsid wsp:val=&quot;00966944&quot;/&gt;&lt;wsp:rsid wsp:val=&quot;00966ADA&quot;/&gt;&lt;wsp:rsid wsp:val=&quot;00966B96&quot;/&gt;&lt;wsp:rsid wsp:val=&quot;00966D31&quot;/&gt;&lt;wsp:rsid wsp:val=&quot;00966D8D&quot;/&gt;&lt;wsp:rsid wsp:val=&quot;00966E61&quot;/&gt;&lt;wsp:rsid wsp:val=&quot;00966F25&quot;/&gt;&lt;wsp:rsid wsp:val=&quot;009671EB&quot;/&gt;&lt;wsp:rsid wsp:val=&quot;00967474&quot;/&gt;&lt;wsp:rsid wsp:val=&quot;00967479&quot;/&gt;&lt;wsp:rsid wsp:val=&quot;009674F2&quot;/&gt;&lt;wsp:rsid wsp:val=&quot;00967981&quot;/&gt;&lt;wsp:rsid wsp:val=&quot;009679EF&quot;/&gt;&lt;wsp:rsid wsp:val=&quot;00967BB9&quot;/&gt;&lt;wsp:rsid wsp:val=&quot;00967DA1&quot;/&gt;&lt;wsp:rsid wsp:val=&quot;00967DED&quot;/&gt;&lt;wsp:rsid wsp:val=&quot;009700A3&quot;/&gt;&lt;wsp:rsid wsp:val=&quot;00970166&quot;/&gt;&lt;wsp:rsid wsp:val=&quot;009701C9&quot;/&gt;&lt;wsp:rsid wsp:val=&quot;009702D7&quot;/&gt;&lt;wsp:rsid wsp:val=&quot;00970409&quot;/&gt;&lt;wsp:rsid wsp:val=&quot;0097058D&quot;/&gt;&lt;wsp:rsid wsp:val=&quot;00970612&quot;/&gt;&lt;wsp:rsid wsp:val=&quot;0097067E&quot;/&gt;&lt;wsp:rsid wsp:val=&quot;009706E4&quot;/&gt;&lt;wsp:rsid wsp:val=&quot;0097098A&quot;/&gt;&lt;wsp:rsid wsp:val=&quot;00970A18&quot;/&gt;&lt;wsp:rsid wsp:val=&quot;00970B1B&quot;/&gt;&lt;wsp:rsid wsp:val=&quot;00970CF6&quot;/&gt;&lt;wsp:rsid wsp:val=&quot;00970D5F&quot;/&gt;&lt;wsp:rsid wsp:val=&quot;00970D8D&quot;/&gt;&lt;wsp:rsid wsp:val=&quot;00970E0A&quot;/&gt;&lt;wsp:rsid wsp:val=&quot;00970E46&quot;/&gt;&lt;wsp:rsid wsp:val=&quot;00970E75&quot;/&gt;&lt;wsp:rsid wsp:val=&quot;00971030&quot;/&gt;&lt;wsp:rsid wsp:val=&quot;009710F0&quot;/&gt;&lt;wsp:rsid wsp:val=&quot;00971207&quot;/&gt;&lt;wsp:rsid wsp:val=&quot;00971225&quot;/&gt;&lt;wsp:rsid wsp:val=&quot;00971233&quot;/&gt;&lt;wsp:rsid wsp:val=&quot;0097131A&quot;/&gt;&lt;wsp:rsid wsp:val=&quot;0097132A&quot;/&gt;&lt;wsp:rsid wsp:val=&quot;009714EA&quot;/&gt;&lt;wsp:rsid wsp:val=&quot;0097171A&quot;/&gt;&lt;wsp:rsid wsp:val=&quot;00971D30&quot;/&gt;&lt;wsp:rsid wsp:val=&quot;00971E15&quot;/&gt;&lt;wsp:rsid wsp:val=&quot;00971ED2&quot;/&gt;&lt;wsp:rsid wsp:val=&quot;00971F3E&quot;/&gt;&lt;wsp:rsid wsp:val=&quot;00972085&quot;/&gt;&lt;wsp:rsid wsp:val=&quot;0097252C&quot;/&gt;&lt;wsp:rsid wsp:val=&quot;00972A9C&quot;/&gt;&lt;wsp:rsid wsp:val=&quot;00972BA2&quot;/&gt;&lt;wsp:rsid wsp:val=&quot;00972CA3&quot;/&gt;&lt;wsp:rsid wsp:val=&quot;00972CB6&quot;/&gt;&lt;wsp:rsid wsp:val=&quot;00972E8E&quot;/&gt;&lt;wsp:rsid wsp:val=&quot;00972F7D&quot;/&gt;&lt;wsp:rsid wsp:val=&quot;00973001&quot;/&gt;&lt;wsp:rsid wsp:val=&quot;00973237&quot;/&gt;&lt;wsp:rsid wsp:val=&quot;00973522&quot;/&gt;&lt;wsp:rsid wsp:val=&quot;0097359B&quot;/&gt;&lt;wsp:rsid wsp:val=&quot;00973649&quot;/&gt;&lt;wsp:rsid wsp:val=&quot;00973676&quot;/&gt;&lt;wsp:rsid wsp:val=&quot;00973692&quot;/&gt;&lt;wsp:rsid wsp:val=&quot;00973784&quot;/&gt;&lt;wsp:rsid wsp:val=&quot;009737A3&quot;/&gt;&lt;wsp:rsid wsp:val=&quot;009739C5&quot;/&gt;&lt;wsp:rsid wsp:val=&quot;00973CDD&quot;/&gt;&lt;wsp:rsid wsp:val=&quot;00973D5F&quot;/&gt;&lt;wsp:rsid wsp:val=&quot;00973EBA&quot;/&gt;&lt;wsp:rsid wsp:val=&quot;00973F34&quot;/&gt;&lt;wsp:rsid wsp:val=&quot;00973F60&quot;/&gt;&lt;wsp:rsid wsp:val=&quot;00974116&quot;/&gt;&lt;wsp:rsid wsp:val=&quot;0097413E&quot;/&gt;&lt;wsp:rsid wsp:val=&quot;009742F2&quot;/&gt;&lt;wsp:rsid wsp:val=&quot;0097450F&quot;/&gt;&lt;wsp:rsid wsp:val=&quot;00974667&quot;/&gt;&lt;wsp:rsid wsp:val=&quot;009746D4&quot;/&gt;&lt;wsp:rsid wsp:val=&quot;00974A48&quot;/&gt;&lt;wsp:rsid wsp:val=&quot;00974C21&quot;/&gt;&lt;wsp:rsid wsp:val=&quot;00974E23&quot;/&gt;&lt;wsp:rsid wsp:val=&quot;00974EBF&quot;/&gt;&lt;wsp:rsid wsp:val=&quot;00974FC8&quot;/&gt;&lt;wsp:rsid wsp:val=&quot;00974FEB&quot;/&gt;&lt;wsp:rsid wsp:val=&quot;00975062&quot;/&gt;&lt;wsp:rsid wsp:val=&quot;00975357&quot;/&gt;&lt;wsp:rsid wsp:val=&quot;0097553D&quot;/&gt;&lt;wsp:rsid wsp:val=&quot;00975855&quot;/&gt;&lt;wsp:rsid wsp:val=&quot;009758E6&quot;/&gt;&lt;wsp:rsid wsp:val=&quot;00975A2E&quot;/&gt;&lt;wsp:rsid wsp:val=&quot;00975AFA&quot;/&gt;&lt;wsp:rsid wsp:val=&quot;00975E5C&quot;/&gt;&lt;wsp:rsid wsp:val=&quot;00976156&quot;/&gt;&lt;wsp:rsid wsp:val=&quot;00976175&quot;/&gt;&lt;wsp:rsid wsp:val=&quot;00976244&quot;/&gt;&lt;wsp:rsid wsp:val=&quot;00976266&quot;/&gt;&lt;wsp:rsid wsp:val=&quot;009768A3&quot;/&gt;&lt;wsp:rsid wsp:val=&quot;00976911&quot;/&gt;&lt;wsp:rsid wsp:val=&quot;00976BB0&quot;/&gt;&lt;wsp:rsid wsp:val=&quot;00976E38&quot;/&gt;&lt;wsp:rsid wsp:val=&quot;00976E71&quot;/&gt;&lt;wsp:rsid wsp:val=&quot;00976E87&quot;/&gt;&lt;wsp:rsid wsp:val=&quot;00976E95&quot;/&gt;&lt;wsp:rsid wsp:val=&quot;00977410&quot;/&gt;&lt;wsp:rsid wsp:val=&quot;009775ED&quot;/&gt;&lt;wsp:rsid wsp:val=&quot;00977775&quot;/&gt;&lt;wsp:rsid wsp:val=&quot;009777B1&quot;/&gt;&lt;wsp:rsid wsp:val=&quot;00977848&quot;/&gt;&lt;wsp:rsid wsp:val=&quot;00977879&quot;/&gt;&lt;wsp:rsid wsp:val=&quot;009779EE&quot;/&gt;&lt;wsp:rsid wsp:val=&quot;00977A42&quot;/&gt;&lt;wsp:rsid wsp:val=&quot;00977AD6&quot;/&gt;&lt;wsp:rsid wsp:val=&quot;00977BC2&quot;/&gt;&lt;wsp:rsid wsp:val=&quot;00977BED&quot;/&gt;&lt;wsp:rsid wsp:val=&quot;00977F99&quot;/&gt;&lt;wsp:rsid wsp:val=&quot;009802BB&quot;/&gt;&lt;wsp:rsid wsp:val=&quot;009804B9&quot;/&gt;&lt;wsp:rsid wsp:val=&quot;00980521&quot;/&gt;&lt;wsp:rsid wsp:val=&quot;00980523&quot;/&gt;&lt;wsp:rsid wsp:val=&quot;00980551&quot;/&gt;&lt;wsp:rsid wsp:val=&quot;00980723&quot;/&gt;&lt;wsp:rsid wsp:val=&quot;00980768&quot;/&gt;&lt;wsp:rsid wsp:val=&quot;009807D5&quot;/&gt;&lt;wsp:rsid wsp:val=&quot;00980805&quot;/&gt;&lt;wsp:rsid wsp:val=&quot;00980831&quot;/&gt;&lt;wsp:rsid wsp:val=&quot;009808F2&quot;/&gt;&lt;wsp:rsid wsp:val=&quot;00980B41&quot;/&gt;&lt;wsp:rsid wsp:val=&quot;00980BB9&quot;/&gt;&lt;wsp:rsid wsp:val=&quot;00980CA8&quot;/&gt;&lt;wsp:rsid wsp:val=&quot;00980E4B&quot;/&gt;&lt;wsp:rsid wsp:val=&quot;00980E90&quot;/&gt;&lt;wsp:rsid wsp:val=&quot;00980FC1&quot;/&gt;&lt;wsp:rsid wsp:val=&quot;0098102F&quot;/&gt;&lt;wsp:rsid wsp:val=&quot;009810DE&quot;/&gt;&lt;wsp:rsid wsp:val=&quot;0098127C&quot;/&gt;&lt;wsp:rsid wsp:val=&quot;00981297&quot;/&gt;&lt;wsp:rsid wsp:val=&quot;0098143E&quot;/&gt;&lt;wsp:rsid wsp:val=&quot;009815D0&quot;/&gt;&lt;wsp:rsid wsp:val=&quot;00981645&quot;/&gt;&lt;wsp:rsid wsp:val=&quot;00981693&quot;/&gt;&lt;wsp:rsid wsp:val=&quot;009816BA&quot;/&gt;&lt;wsp:rsid wsp:val=&quot;009816DF&quot;/&gt;&lt;wsp:rsid wsp:val=&quot;0098172D&quot;/&gt;&lt;wsp:rsid wsp:val=&quot;00981763&quot;/&gt;&lt;wsp:rsid wsp:val=&quot;009817F2&quot;/&gt;&lt;wsp:rsid wsp:val=&quot;00981A06&quot;/&gt;&lt;wsp:rsid wsp:val=&quot;00981BA3&quot;/&gt;&lt;wsp:rsid wsp:val=&quot;00981BCF&quot;/&gt;&lt;wsp:rsid wsp:val=&quot;00981D0B&quot;/&gt;&lt;wsp:rsid wsp:val=&quot;00981E15&quot;/&gt;&lt;wsp:rsid wsp:val=&quot;00981E7C&quot;/&gt;&lt;wsp:rsid wsp:val=&quot;00982167&quot;/&gt;&lt;wsp:rsid wsp:val=&quot;009822CF&quot;/&gt;&lt;wsp:rsid wsp:val=&quot;0098254A&quot;/&gt;&lt;wsp:rsid wsp:val=&quot;00982A75&quot;/&gt;&lt;wsp:rsid wsp:val=&quot;00982B28&quot;/&gt;&lt;wsp:rsid wsp:val=&quot;00982D43&quot;/&gt;&lt;wsp:rsid wsp:val=&quot;009833F2&quot;/&gt;&lt;wsp:rsid wsp:val=&quot;00983439&quot;/&gt;&lt;wsp:rsid wsp:val=&quot;00983632&quot;/&gt;&lt;wsp:rsid wsp:val=&quot;009836A1&quot;/&gt;&lt;wsp:rsid wsp:val=&quot;00983842&quot;/&gt;&lt;wsp:rsid wsp:val=&quot;0098391B&quot;/&gt;&lt;wsp:rsid wsp:val=&quot;00983B79&quot;/&gt;&lt;wsp:rsid wsp:val=&quot;00983B81&quot;/&gt;&lt;wsp:rsid wsp:val=&quot;00983D2B&quot;/&gt;&lt;wsp:rsid wsp:val=&quot;00983DBA&quot;/&gt;&lt;wsp:rsid wsp:val=&quot;00984029&quot;/&gt;&lt;wsp:rsid wsp:val=&quot;009845FD&quot;/&gt;&lt;wsp:rsid wsp:val=&quot;00984A1C&quot;/&gt;&lt;wsp:rsid wsp:val=&quot;00984A22&quot;/&gt;&lt;wsp:rsid wsp:val=&quot;00984B9D&quot;/&gt;&lt;wsp:rsid wsp:val=&quot;00984EAF&quot;/&gt;&lt;wsp:rsid wsp:val=&quot;00985080&quot;/&gt;&lt;wsp:rsid wsp:val=&quot;0098544A&quot;/&gt;&lt;wsp:rsid wsp:val=&quot;00985492&quot;/&gt;&lt;wsp:rsid wsp:val=&quot;0098550C&quot;/&gt;&lt;wsp:rsid wsp:val=&quot;00985791&quot;/&gt;&lt;wsp:rsid wsp:val=&quot;009857CA&quot;/&gt;&lt;wsp:rsid wsp:val=&quot;009858F5&quot;/&gt;&lt;wsp:rsid wsp:val=&quot;00985915&quot;/&gt;&lt;wsp:rsid wsp:val=&quot;00985AEA&quot;/&gt;&lt;wsp:rsid wsp:val=&quot;00985D5E&quot;/&gt;&lt;wsp:rsid wsp:val=&quot;00985DBA&quot;/&gt;&lt;wsp:rsid wsp:val=&quot;00985E0A&quot;/&gt;&lt;wsp:rsid wsp:val=&quot;00985EB2&quot;/&gt;&lt;wsp:rsid wsp:val=&quot;00985F06&quot;/&gt;&lt;wsp:rsid wsp:val=&quot;00986064&quot;/&gt;&lt;wsp:rsid wsp:val=&quot;0098628F&quot;/&gt;&lt;wsp:rsid wsp:val=&quot;0098644E&quot;/&gt;&lt;wsp:rsid wsp:val=&quot;009864E8&quot;/&gt;&lt;wsp:rsid wsp:val=&quot;00986519&quot;/&gt;&lt;wsp:rsid wsp:val=&quot;0098662E&quot;/&gt;&lt;wsp:rsid wsp:val=&quot;00986635&quot;/&gt;&lt;wsp:rsid wsp:val=&quot;00986727&quot;/&gt;&lt;wsp:rsid wsp:val=&quot;0098676E&quot;/&gt;&lt;wsp:rsid wsp:val=&quot;00986856&quot;/&gt;&lt;wsp:rsid wsp:val=&quot;009868BE&quot;/&gt;&lt;wsp:rsid wsp:val=&quot;0098696C&quot;/&gt;&lt;wsp:rsid wsp:val=&quot;009869EB&quot;/&gt;&lt;wsp:rsid wsp:val=&quot;00986A3F&quot;/&gt;&lt;wsp:rsid wsp:val=&quot;00986B24&quot;/&gt;&lt;wsp:rsid wsp:val=&quot;00986C69&quot;/&gt;&lt;wsp:rsid wsp:val=&quot;00986DEB&quot;/&gt;&lt;wsp:rsid wsp:val=&quot;00986E79&quot;/&gt;&lt;wsp:rsid wsp:val=&quot;00986E95&quot;/&gt;&lt;wsp:rsid wsp:val=&quot;00986FF7&quot;/&gt;&lt;wsp:rsid wsp:val=&quot;009874A4&quot;/&gt;&lt;wsp:rsid wsp:val=&quot;00987500&quot;/&gt;&lt;wsp:rsid wsp:val=&quot;00987650&quot;/&gt;&lt;wsp:rsid wsp:val=&quot;009877B6&quot;/&gt;&lt;wsp:rsid wsp:val=&quot;009877D2&quot;/&gt;&lt;wsp:rsid wsp:val=&quot;00987806&quot;/&gt;&lt;wsp:rsid wsp:val=&quot;009879C3&quot;/&gt;&lt;wsp:rsid wsp:val=&quot;00987AEE&quot;/&gt;&lt;wsp:rsid wsp:val=&quot;00987D41&quot;/&gt;&lt;wsp:rsid wsp:val=&quot;00990033&quot;/&gt;&lt;wsp:rsid wsp:val=&quot;009900A4&quot;/&gt;&lt;wsp:rsid wsp:val=&quot;00990154&quot;/&gt;&lt;wsp:rsid wsp:val=&quot;0099039B&quot;/&gt;&lt;wsp:rsid wsp:val=&quot;009904C6&quot;/&gt;&lt;wsp:rsid wsp:val=&quot;00990659&quot;/&gt;&lt;wsp:rsid wsp:val=&quot;009908EA&quot;/&gt;&lt;wsp:rsid wsp:val=&quot;00990B07&quot;/&gt;&lt;wsp:rsid wsp:val=&quot;00990BCE&quot;/&gt;&lt;wsp:rsid wsp:val=&quot;00990C1A&quot;/&gt;&lt;wsp:rsid wsp:val=&quot;00990CE0&quot;/&gt;&lt;wsp:rsid wsp:val=&quot;00990DBB&quot;/&gt;&lt;wsp:rsid wsp:val=&quot;00990E69&quot;/&gt;&lt;wsp:rsid wsp:val=&quot;00990E97&quot;/&gt;&lt;wsp:rsid wsp:val=&quot;00991050&quot;/&gt;&lt;wsp:rsid wsp:val=&quot;00991196&quot;/&gt;&lt;wsp:rsid wsp:val=&quot;0099126B&quot;/&gt;&lt;wsp:rsid wsp:val=&quot;0099128C&quot;/&gt;&lt;wsp:rsid wsp:val=&quot;009913F0&quot;/&gt;&lt;wsp:rsid wsp:val=&quot;00991503&quot;/&gt;&lt;wsp:rsid wsp:val=&quot;0099157F&quot;/&gt;&lt;wsp:rsid wsp:val=&quot;0099160E&quot;/&gt;&lt;wsp:rsid wsp:val=&quot;009918C9&quot;/&gt;&lt;wsp:rsid wsp:val=&quot;009918D8&quot;/&gt;&lt;wsp:rsid wsp:val=&quot;009922B7&quot;/&gt;&lt;wsp:rsid wsp:val=&quot;00992335&quot;/&gt;&lt;wsp:rsid wsp:val=&quot;009923F0&quot;/&gt;&lt;wsp:rsid wsp:val=&quot;00992459&quot;/&gt;&lt;wsp:rsid wsp:val=&quot;0099255E&quot;/&gt;&lt;wsp:rsid wsp:val=&quot;0099259E&quot;/&gt;&lt;wsp:rsid wsp:val=&quot;00992755&quot;/&gt;&lt;wsp:rsid wsp:val=&quot;00992865&quot;/&gt;&lt;wsp:rsid wsp:val=&quot;00992906&quot;/&gt;&lt;wsp:rsid wsp:val=&quot;0099292B&quot;/&gt;&lt;wsp:rsid wsp:val=&quot;009929F4&quot;/&gt;&lt;wsp:rsid wsp:val=&quot;00992A50&quot;/&gt;&lt;wsp:rsid wsp:val=&quot;00992AA0&quot;/&gt;&lt;wsp:rsid wsp:val=&quot;00992AE6&quot;/&gt;&lt;wsp:rsid wsp:val=&quot;00992C55&quot;/&gt;&lt;wsp:rsid wsp:val=&quot;00992CD5&quot;/&gt;&lt;wsp:rsid wsp:val=&quot;00992FE5&quot;/&gt;&lt;wsp:rsid wsp:val=&quot;00993249&quot;/&gt;&lt;wsp:rsid wsp:val=&quot;00993754&quot;/&gt;&lt;wsp:rsid wsp:val=&quot;00993874&quot;/&gt;&lt;wsp:rsid wsp:val=&quot;009938B3&quot;/&gt;&lt;wsp:rsid wsp:val=&quot;0099397B&quot;/&gt;&lt;wsp:rsid wsp:val=&quot;00993AE8&quot;/&gt;&lt;wsp:rsid wsp:val=&quot;00993D21&quot;/&gt;&lt;wsp:rsid wsp:val=&quot;00993DC5&quot;/&gt;&lt;wsp:rsid wsp:val=&quot;00993DD2&quot;/&gt;&lt;wsp:rsid wsp:val=&quot;00993E62&quot;/&gt;&lt;wsp:rsid wsp:val=&quot;00993EBD&quot;/&gt;&lt;wsp:rsid wsp:val=&quot;0099401B&quot;/&gt;&lt;wsp:rsid wsp:val=&quot;009947C2&quot;/&gt;&lt;wsp:rsid wsp:val=&quot;00994871&quot;/&gt;&lt;wsp:rsid wsp:val=&quot;00994917&quot;/&gt;&lt;wsp:rsid wsp:val=&quot;00994935&quot;/&gt;&lt;wsp:rsid wsp:val=&quot;00994A5E&quot;/&gt;&lt;wsp:rsid wsp:val=&quot;00994B3D&quot;/&gt;&lt;wsp:rsid wsp:val=&quot;00994B54&quot;/&gt;&lt;wsp:rsid wsp:val=&quot;009951E3&quot;/&gt;&lt;wsp:rsid wsp:val=&quot;00995309&quot;/&gt;&lt;wsp:rsid wsp:val=&quot;00995427&quot;/&gt;&lt;wsp:rsid wsp:val=&quot;00995545&quot;/&gt;&lt;wsp:rsid wsp:val=&quot;009955DC&quot;/&gt;&lt;wsp:rsid wsp:val=&quot;009959DF&quot;/&gt;&lt;wsp:rsid wsp:val=&quot;00995B8A&quot;/&gt;&lt;wsp:rsid wsp:val=&quot;00995B8F&quot;/&gt;&lt;wsp:rsid wsp:val=&quot;00995C77&quot;/&gt;&lt;wsp:rsid wsp:val=&quot;00995DF6&quot;/&gt;&lt;wsp:rsid wsp:val=&quot;00995F53&quot;/&gt;&lt;wsp:rsid wsp:val=&quot;009960B8&quot;/&gt;&lt;wsp:rsid wsp:val=&quot;009961F3&quot;/&gt;&lt;wsp:rsid wsp:val=&quot;0099627C&quot;/&gt;&lt;wsp:rsid wsp:val=&quot;0099654D&quot;/&gt;&lt;wsp:rsid wsp:val=&quot;00996C31&quot;/&gt;&lt;wsp:rsid wsp:val=&quot;00996E0A&quot;/&gt;&lt;wsp:rsid wsp:val=&quot;00996ECF&quot;/&gt;&lt;wsp:rsid wsp:val=&quot;00996FB1&quot;/&gt;&lt;wsp:rsid wsp:val=&quot;00997304&quot;/&gt;&lt;wsp:rsid wsp:val=&quot;009973C9&quot;/&gt;&lt;wsp:rsid wsp:val=&quot;009974D8&quot;/&gt;&lt;wsp:rsid wsp:val=&quot;0099751D&quot;/&gt;&lt;wsp:rsid wsp:val=&quot;00997633&quot;/&gt;&lt;wsp:rsid wsp:val=&quot;00997674&quot;/&gt;&lt;wsp:rsid wsp:val=&quot;00997699&quot;/&gt;&lt;wsp:rsid wsp:val=&quot;009978EA&quot;/&gt;&lt;wsp:rsid wsp:val=&quot;0099792A&quot;/&gt;&lt;wsp:rsid wsp:val=&quot;0099794E&quot;/&gt;&lt;wsp:rsid wsp:val=&quot;00997A6C&quot;/&gt;&lt;wsp:rsid wsp:val=&quot;00997AC8&quot;/&gt;&lt;wsp:rsid wsp:val=&quot;00997BA6&quot;/&gt;&lt;wsp:rsid wsp:val=&quot;00997DA8&quot;/&gt;&lt;wsp:rsid wsp:val=&quot;00997E56&quot;/&gt;&lt;wsp:rsid wsp:val=&quot;009A015B&quot;/&gt;&lt;wsp:rsid wsp:val=&quot;009A0259&quot;/&gt;&lt;wsp:rsid wsp:val=&quot;009A0292&quot;/&gt;&lt;wsp:rsid wsp:val=&quot;009A0635&quot;/&gt;&lt;wsp:rsid wsp:val=&quot;009A0652&quot;/&gt;&lt;wsp:rsid wsp:val=&quot;009A0653&quot;/&gt;&lt;wsp:rsid wsp:val=&quot;009A075D&quot;/&gt;&lt;wsp:rsid wsp:val=&quot;009A09DC&quot;/&gt;&lt;wsp:rsid wsp:val=&quot;009A0B90&quot;/&gt;&lt;wsp:rsid wsp:val=&quot;009A0C72&quot;/&gt;&lt;wsp:rsid wsp:val=&quot;009A0CF7&quot;/&gt;&lt;wsp:rsid wsp:val=&quot;009A0D75&quot;/&gt;&lt;wsp:rsid wsp:val=&quot;009A0DCF&quot;/&gt;&lt;wsp:rsid wsp:val=&quot;009A15AC&quot;/&gt;&lt;wsp:rsid wsp:val=&quot;009A1981&quot;/&gt;&lt;wsp:rsid wsp:val=&quot;009A19BF&quot;/&gt;&lt;wsp:rsid wsp:val=&quot;009A1B33&quot;/&gt;&lt;wsp:rsid wsp:val=&quot;009A1E20&quot;/&gt;&lt;wsp:rsid wsp:val=&quot;009A1E49&quot;/&gt;&lt;wsp:rsid wsp:val=&quot;009A1F17&quot;/&gt;&lt;wsp:rsid wsp:val=&quot;009A211D&quot;/&gt;&lt;wsp:rsid wsp:val=&quot;009A23C6&quot;/&gt;&lt;wsp:rsid wsp:val=&quot;009A24A7&quot;/&gt;&lt;wsp:rsid wsp:val=&quot;009A257B&quot;/&gt;&lt;wsp:rsid wsp:val=&quot;009A27B1&quot;/&gt;&lt;wsp:rsid wsp:val=&quot;009A2A21&quot;/&gt;&lt;wsp:rsid wsp:val=&quot;009A2A30&quot;/&gt;&lt;wsp:rsid wsp:val=&quot;009A2C29&quot;/&gt;&lt;wsp:rsid wsp:val=&quot;009A2DE2&quot;/&gt;&lt;wsp:rsid wsp:val=&quot;009A2DE8&quot;/&gt;&lt;wsp:rsid wsp:val=&quot;009A2F37&quot;/&gt;&lt;wsp:rsid wsp:val=&quot;009A2F78&quot;/&gt;&lt;wsp:rsid wsp:val=&quot;009A2FA3&quot;/&gt;&lt;wsp:rsid wsp:val=&quot;009A323D&quot;/&gt;&lt;wsp:rsid wsp:val=&quot;009A3419&quot;/&gt;&lt;wsp:rsid wsp:val=&quot;009A36FA&quot;/&gt;&lt;wsp:rsid wsp:val=&quot;009A39D1&quot;/&gt;&lt;wsp:rsid wsp:val=&quot;009A3A40&quot;/&gt;&lt;wsp:rsid wsp:val=&quot;009A3BAD&quot;/&gt;&lt;wsp:rsid wsp:val=&quot;009A3C31&quot;/&gt;&lt;wsp:rsid wsp:val=&quot;009A3C38&quot;/&gt;&lt;wsp:rsid wsp:val=&quot;009A3D46&quot;/&gt;&lt;wsp:rsid wsp:val=&quot;009A3E37&quot;/&gt;&lt;wsp:rsid wsp:val=&quot;009A3E7B&quot;/&gt;&lt;wsp:rsid wsp:val=&quot;009A4066&quot;/&gt;&lt;wsp:rsid wsp:val=&quot;009A41BE&quot;/&gt;&lt;wsp:rsid wsp:val=&quot;009A41EB&quot;/&gt;&lt;wsp:rsid wsp:val=&quot;009A4224&quot;/&gt;&lt;wsp:rsid wsp:val=&quot;009A4243&quot;/&gt;&lt;wsp:rsid wsp:val=&quot;009A42B0&quot;/&gt;&lt;wsp:rsid wsp:val=&quot;009A42D5&quot;/&gt;&lt;wsp:rsid wsp:val=&quot;009A43C4&quot;/&gt;&lt;wsp:rsid wsp:val=&quot;009A44F1&quot;/&gt;&lt;wsp:rsid wsp:val=&quot;009A45E8&quot;/&gt;&lt;wsp:rsid wsp:val=&quot;009A48E3&quot;/&gt;&lt;wsp:rsid wsp:val=&quot;009A49FB&quot;/&gt;&lt;wsp:rsid wsp:val=&quot;009A4AAB&quot;/&gt;&lt;wsp:rsid wsp:val=&quot;009A4AF7&quot;/&gt;&lt;wsp:rsid wsp:val=&quot;009A4E01&quot;/&gt;&lt;wsp:rsid wsp:val=&quot;009A4ECC&quot;/&gt;&lt;wsp:rsid wsp:val=&quot;009A4F2A&quot;/&gt;&lt;wsp:rsid wsp:val=&quot;009A4F2E&quot;/&gt;&lt;wsp:rsid wsp:val=&quot;009A500B&quot;/&gt;&lt;wsp:rsid wsp:val=&quot;009A50D8&quot;/&gt;&lt;wsp:rsid wsp:val=&quot;009A5176&quot;/&gt;&lt;wsp:rsid wsp:val=&quot;009A518E&quot;/&gt;&lt;wsp:rsid wsp:val=&quot;009A5489&quot;/&gt;&lt;wsp:rsid wsp:val=&quot;009A5526&quot;/&gt;&lt;wsp:rsid wsp:val=&quot;009A557F&quot;/&gt;&lt;wsp:rsid wsp:val=&quot;009A55D1&quot;/&gt;&lt;wsp:rsid wsp:val=&quot;009A57C3&quot;/&gt;&lt;wsp:rsid wsp:val=&quot;009A5A96&quot;/&gt;&lt;wsp:rsid wsp:val=&quot;009A5B37&quot;/&gt;&lt;wsp:rsid wsp:val=&quot;009A5D36&quot;/&gt;&lt;wsp:rsid wsp:val=&quot;009A5DD1&quot;/&gt;&lt;wsp:rsid wsp:val=&quot;009A5EBB&quot;/&gt;&lt;wsp:rsid wsp:val=&quot;009A6008&quot;/&gt;&lt;wsp:rsid wsp:val=&quot;009A6017&quot;/&gt;&lt;wsp:rsid wsp:val=&quot;009A601A&quot;/&gt;&lt;wsp:rsid wsp:val=&quot;009A610C&quot;/&gt;&lt;wsp:rsid wsp:val=&quot;009A6542&quot;/&gt;&lt;wsp:rsid wsp:val=&quot;009A65E2&quot;/&gt;&lt;wsp:rsid wsp:val=&quot;009A6BFF&quot;/&gt;&lt;wsp:rsid wsp:val=&quot;009A6C1C&quot;/&gt;&lt;wsp:rsid wsp:val=&quot;009A6C9B&quot;/&gt;&lt;wsp:rsid wsp:val=&quot;009A6E38&quot;/&gt;&lt;wsp:rsid wsp:val=&quot;009A6E6F&quot;/&gt;&lt;wsp:rsid wsp:val=&quot;009A6EA5&quot;/&gt;&lt;wsp:rsid wsp:val=&quot;009A6F2A&quot;/&gt;&lt;wsp:rsid wsp:val=&quot;009A70BE&quot;/&gt;&lt;wsp:rsid wsp:val=&quot;009A70DF&quot;/&gt;&lt;wsp:rsid wsp:val=&quot;009A70EB&quot;/&gt;&lt;wsp:rsid wsp:val=&quot;009A7142&quot;/&gt;&lt;wsp:rsid wsp:val=&quot;009A7269&quot;/&gt;&lt;wsp:rsid wsp:val=&quot;009A72B8&quot;/&gt;&lt;wsp:rsid wsp:val=&quot;009A74DB&quot;/&gt;&lt;wsp:rsid wsp:val=&quot;009A7670&quot;/&gt;&lt;wsp:rsid wsp:val=&quot;009A7AB3&quot;/&gt;&lt;wsp:rsid wsp:val=&quot;009A7AB5&quot;/&gt;&lt;wsp:rsid wsp:val=&quot;009A7C5F&quot;/&gt;&lt;wsp:rsid wsp:val=&quot;009A7CFC&quot;/&gt;&lt;wsp:rsid wsp:val=&quot;009A7D1E&quot;/&gt;&lt;wsp:rsid wsp:val=&quot;009A7E3E&quot;/&gt;&lt;wsp:rsid wsp:val=&quot;009B023B&quot;/&gt;&lt;wsp:rsid wsp:val=&quot;009B0244&quot;/&gt;&lt;wsp:rsid wsp:val=&quot;009B03BC&quot;/&gt;&lt;wsp:rsid wsp:val=&quot;009B0466&quot;/&gt;&lt;wsp:rsid wsp:val=&quot;009B0780&quot;/&gt;&lt;wsp:rsid wsp:val=&quot;009B09FB&quot;/&gt;&lt;wsp:rsid wsp:val=&quot;009B0AA9&quot;/&gt;&lt;wsp:rsid wsp:val=&quot;009B0F54&quot;/&gt;&lt;wsp:rsid wsp:val=&quot;009B0F84&quot;/&gt;&lt;wsp:rsid wsp:val=&quot;009B1307&quot;/&gt;&lt;wsp:rsid wsp:val=&quot;009B1357&quot;/&gt;&lt;wsp:rsid wsp:val=&quot;009B1373&quot;/&gt;&lt;wsp:rsid wsp:val=&quot;009B142E&quot;/&gt;&lt;wsp:rsid wsp:val=&quot;009B162F&quot;/&gt;&lt;wsp:rsid wsp:val=&quot;009B16B1&quot;/&gt;&lt;wsp:rsid wsp:val=&quot;009B1883&quot;/&gt;&lt;wsp:rsid wsp:val=&quot;009B1F6F&quot;/&gt;&lt;wsp:rsid wsp:val=&quot;009B1FB9&quot;/&gt;&lt;wsp:rsid wsp:val=&quot;009B1FDE&quot;/&gt;&lt;wsp:rsid wsp:val=&quot;009B20EF&quot;/&gt;&lt;wsp:rsid wsp:val=&quot;009B2106&quot;/&gt;&lt;wsp:rsid wsp:val=&quot;009B21BA&quot;/&gt;&lt;wsp:rsid wsp:val=&quot;009B22B0&quot;/&gt;&lt;wsp:rsid wsp:val=&quot;009B250C&quot;/&gt;&lt;wsp:rsid wsp:val=&quot;009B29EA&quot;/&gt;&lt;wsp:rsid wsp:val=&quot;009B29FB&quot;/&gt;&lt;wsp:rsid wsp:val=&quot;009B2A07&quot;/&gt;&lt;wsp:rsid wsp:val=&quot;009B2E5E&quot;/&gt;&lt;wsp:rsid wsp:val=&quot;009B310B&quot;/&gt;&lt;wsp:rsid wsp:val=&quot;009B33CF&quot;/&gt;&lt;wsp:rsid wsp:val=&quot;009B33E5&quot;/&gt;&lt;wsp:rsid wsp:val=&quot;009B3429&quot;/&gt;&lt;wsp:rsid wsp:val=&quot;009B3539&quot;/&gt;&lt;wsp:rsid wsp:val=&quot;009B3592&quot;/&gt;&lt;wsp:rsid wsp:val=&quot;009B36B8&quot;/&gt;&lt;wsp:rsid wsp:val=&quot;009B36F8&quot;/&gt;&lt;wsp:rsid wsp:val=&quot;009B3968&quot;/&gt;&lt;wsp:rsid wsp:val=&quot;009B39CE&quot;/&gt;&lt;wsp:rsid wsp:val=&quot;009B3ABB&quot;/&gt;&lt;wsp:rsid wsp:val=&quot;009B3D6E&quot;/&gt;&lt;wsp:rsid wsp:val=&quot;009B4183&quot;/&gt;&lt;wsp:rsid wsp:val=&quot;009B44B2&quot;/&gt;&lt;wsp:rsid wsp:val=&quot;009B4716&quot;/&gt;&lt;wsp:rsid wsp:val=&quot;009B472C&quot;/&gt;&lt;wsp:rsid wsp:val=&quot;009B48D8&quot;/&gt;&lt;wsp:rsid wsp:val=&quot;009B4A1B&quot;/&gt;&lt;wsp:rsid wsp:val=&quot;009B4B7A&quot;/&gt;&lt;wsp:rsid wsp:val=&quot;009B50FB&quot;/&gt;&lt;wsp:rsid wsp:val=&quot;009B5165&quot;/&gt;&lt;wsp:rsid wsp:val=&quot;009B52C3&quot;/&gt;&lt;wsp:rsid wsp:val=&quot;009B5383&quot;/&gt;&lt;wsp:rsid wsp:val=&quot;009B539C&quot;/&gt;&lt;wsp:rsid wsp:val=&quot;009B53AA&quot;/&gt;&lt;wsp:rsid wsp:val=&quot;009B5495&quot;/&gt;&lt;wsp:rsid wsp:val=&quot;009B54E3&quot;/&gt;&lt;wsp:rsid wsp:val=&quot;009B5730&quot;/&gt;&lt;wsp:rsid wsp:val=&quot;009B58F1&quot;/&gt;&lt;wsp:rsid wsp:val=&quot;009B5B6F&quot;/&gt;&lt;wsp:rsid wsp:val=&quot;009B5FBB&quot;/&gt;&lt;wsp:rsid wsp:val=&quot;009B6084&quot;/&gt;&lt;wsp:rsid wsp:val=&quot;009B61B8&quot;/&gt;&lt;wsp:rsid wsp:val=&quot;009B637D&quot;/&gt;&lt;wsp:rsid wsp:val=&quot;009B6427&quot;/&gt;&lt;wsp:rsid wsp:val=&quot;009B654A&quot;/&gt;&lt;wsp:rsid wsp:val=&quot;009B66ED&quot;/&gt;&lt;wsp:rsid wsp:val=&quot;009B6C6D&quot;/&gt;&lt;wsp:rsid wsp:val=&quot;009B6E32&quot;/&gt;&lt;wsp:rsid wsp:val=&quot;009B71AF&quot;/&gt;&lt;wsp:rsid wsp:val=&quot;009B71CC&quot;/&gt;&lt;wsp:rsid wsp:val=&quot;009B7201&quot;/&gt;&lt;wsp:rsid wsp:val=&quot;009B7436&quot;/&gt;&lt;wsp:rsid wsp:val=&quot;009B74FD&quot;/&gt;&lt;wsp:rsid wsp:val=&quot;009B7648&quot;/&gt;&lt;wsp:rsid wsp:val=&quot;009B77A5&quot;/&gt;&lt;wsp:rsid wsp:val=&quot;009B79F7&quot;/&gt;&lt;wsp:rsid wsp:val=&quot;009B7ECF&quot;/&gt;&lt;wsp:rsid wsp:val=&quot;009C0045&quot;/&gt;&lt;wsp:rsid wsp:val=&quot;009C008A&quot;/&gt;&lt;wsp:rsid wsp:val=&quot;009C00E6&quot;/&gt;&lt;wsp:rsid wsp:val=&quot;009C031C&quot;/&gt;&lt;wsp:rsid wsp:val=&quot;009C0428&quot;/&gt;&lt;wsp:rsid wsp:val=&quot;009C0530&quot;/&gt;&lt;wsp:rsid wsp:val=&quot;009C0796&quot;/&gt;&lt;wsp:rsid wsp:val=&quot;009C093D&quot;/&gt;&lt;wsp:rsid wsp:val=&quot;009C0988&quot;/&gt;&lt;wsp:rsid wsp:val=&quot;009C0EF7&quot;/&gt;&lt;wsp:rsid wsp:val=&quot;009C1326&quot;/&gt;&lt;wsp:rsid wsp:val=&quot;009C1349&quot;/&gt;&lt;wsp:rsid wsp:val=&quot;009C1417&quot;/&gt;&lt;wsp:rsid wsp:val=&quot;009C160B&quot;/&gt;&lt;wsp:rsid wsp:val=&quot;009C1646&quot;/&gt;&lt;wsp:rsid wsp:val=&quot;009C191B&quot;/&gt;&lt;wsp:rsid wsp:val=&quot;009C1988&quot;/&gt;&lt;wsp:rsid wsp:val=&quot;009C1AD2&quot;/&gt;&lt;wsp:rsid wsp:val=&quot;009C1AFE&quot;/&gt;&lt;wsp:rsid wsp:val=&quot;009C1B41&quot;/&gt;&lt;wsp:rsid wsp:val=&quot;009C1BE3&quot;/&gt;&lt;wsp:rsid wsp:val=&quot;009C1CFF&quot;/&gt;&lt;wsp:rsid wsp:val=&quot;009C1D07&quot;/&gt;&lt;wsp:rsid wsp:val=&quot;009C1EEC&quot;/&gt;&lt;wsp:rsid wsp:val=&quot;009C1FB6&quot;/&gt;&lt;wsp:rsid wsp:val=&quot;009C20A0&quot;/&gt;&lt;wsp:rsid wsp:val=&quot;009C20E1&quot;/&gt;&lt;wsp:rsid wsp:val=&quot;009C22E3&quot;/&gt;&lt;wsp:rsid wsp:val=&quot;009C2308&quot;/&gt;&lt;wsp:rsid wsp:val=&quot;009C232C&quot;/&gt;&lt;wsp:rsid wsp:val=&quot;009C273B&quot;/&gt;&lt;wsp:rsid wsp:val=&quot;009C2AE1&quot;/&gt;&lt;wsp:rsid wsp:val=&quot;009C2BC6&quot;/&gt;&lt;wsp:rsid wsp:val=&quot;009C32B7&quot;/&gt;&lt;wsp:rsid wsp:val=&quot;009C32E4&quot;/&gt;&lt;wsp:rsid wsp:val=&quot;009C3414&quot;/&gt;&lt;wsp:rsid wsp:val=&quot;009C37AA&quot;/&gt;&lt;wsp:rsid wsp:val=&quot;009C381B&quot;/&gt;&lt;wsp:rsid wsp:val=&quot;009C39D6&quot;/&gt;&lt;wsp:rsid wsp:val=&quot;009C3E92&quot;/&gt;&lt;wsp:rsid wsp:val=&quot;009C4138&quot;/&gt;&lt;wsp:rsid wsp:val=&quot;009C4168&quot;/&gt;&lt;wsp:rsid wsp:val=&quot;009C4418&quot;/&gt;&lt;wsp:rsid wsp:val=&quot;009C4500&quot;/&gt;&lt;wsp:rsid wsp:val=&quot;009C453C&quot;/&gt;&lt;wsp:rsid wsp:val=&quot;009C4627&quot;/&gt;&lt;wsp:rsid wsp:val=&quot;009C47EE&quot;/&gt;&lt;wsp:rsid wsp:val=&quot;009C4830&quot;/&gt;&lt;wsp:rsid wsp:val=&quot;009C484D&quot;/&gt;&lt;wsp:rsid wsp:val=&quot;009C4D0E&quot;/&gt;&lt;wsp:rsid wsp:val=&quot;009C4D3E&quot;/&gt;&lt;wsp:rsid wsp:val=&quot;009C4E8F&quot;/&gt;&lt;wsp:rsid wsp:val=&quot;009C4F13&quot;/&gt;&lt;wsp:rsid wsp:val=&quot;009C4FC8&quot;/&gt;&lt;wsp:rsid wsp:val=&quot;009C505E&quot;/&gt;&lt;wsp:rsid wsp:val=&quot;009C5198&quot;/&gt;&lt;wsp:rsid wsp:val=&quot;009C5359&quot;/&gt;&lt;wsp:rsid wsp:val=&quot;009C5497&quot;/&gt;&lt;wsp:rsid wsp:val=&quot;009C5498&quot;/&gt;&lt;wsp:rsid wsp:val=&quot;009C5820&quot;/&gt;&lt;wsp:rsid wsp:val=&quot;009C5969&quot;/&gt;&lt;wsp:rsid wsp:val=&quot;009C5A65&quot;/&gt;&lt;wsp:rsid wsp:val=&quot;009C5AA2&quot;/&gt;&lt;wsp:rsid wsp:val=&quot;009C5DC6&quot;/&gt;&lt;wsp:rsid wsp:val=&quot;009C5F6D&quot;/&gt;&lt;wsp:rsid wsp:val=&quot;009C615F&quot;/&gt;&lt;wsp:rsid wsp:val=&quot;009C633C&quot;/&gt;&lt;wsp:rsid wsp:val=&quot;009C639C&quot;/&gt;&lt;wsp:rsid wsp:val=&quot;009C6437&quot;/&gt;&lt;wsp:rsid wsp:val=&quot;009C64C1&quot;/&gt;&lt;wsp:rsid wsp:val=&quot;009C67DD&quot;/&gt;&lt;wsp:rsid wsp:val=&quot;009C6921&quot;/&gt;&lt;wsp:rsid wsp:val=&quot;009C6AED&quot;/&gt;&lt;wsp:rsid wsp:val=&quot;009C6B2D&quot;/&gt;&lt;wsp:rsid wsp:val=&quot;009C6F48&quot;/&gt;&lt;wsp:rsid wsp:val=&quot;009C6F75&quot;/&gt;&lt;wsp:rsid wsp:val=&quot;009C6FC0&quot;/&gt;&lt;wsp:rsid wsp:val=&quot;009C705F&quot;/&gt;&lt;wsp:rsid wsp:val=&quot;009C70B0&quot;/&gt;&lt;wsp:rsid wsp:val=&quot;009C7475&quot;/&gt;&lt;wsp:rsid wsp:val=&quot;009C7770&quot;/&gt;&lt;wsp:rsid wsp:val=&quot;009C79A2&quot;/&gt;&lt;wsp:rsid wsp:val=&quot;009C7B92&quot;/&gt;&lt;wsp:rsid wsp:val=&quot;009C7D10&quot;/&gt;&lt;wsp:rsid wsp:val=&quot;009C7D4E&quot;/&gt;&lt;wsp:rsid wsp:val=&quot;009C7EBB&quot;/&gt;&lt;wsp:rsid wsp:val=&quot;009C7F0A&quot;/&gt;&lt;wsp:rsid wsp:val=&quot;009D0011&quot;/&gt;&lt;wsp:rsid wsp:val=&quot;009D006A&quot;/&gt;&lt;wsp:rsid wsp:val=&quot;009D01F6&quot;/&gt;&lt;wsp:rsid wsp:val=&quot;009D0347&quot;/&gt;&lt;wsp:rsid wsp:val=&quot;009D035D&quot;/&gt;&lt;wsp:rsid wsp:val=&quot;009D0386&quot;/&gt;&lt;wsp:rsid wsp:val=&quot;009D04C3&quot;/&gt;&lt;wsp:rsid wsp:val=&quot;009D0663&quot;/&gt;&lt;wsp:rsid wsp:val=&quot;009D0A0E&quot;/&gt;&lt;wsp:rsid wsp:val=&quot;009D0BE4&quot;/&gt;&lt;wsp:rsid wsp:val=&quot;009D0E12&quot;/&gt;&lt;wsp:rsid wsp:val=&quot;009D0E31&quot;/&gt;&lt;wsp:rsid wsp:val=&quot;009D1289&quot;/&gt;&lt;wsp:rsid wsp:val=&quot;009D1778&quot;/&gt;&lt;wsp:rsid wsp:val=&quot;009D17B9&quot;/&gt;&lt;wsp:rsid wsp:val=&quot;009D18EC&quot;/&gt;&lt;wsp:rsid wsp:val=&quot;009D1981&quot;/&gt;&lt;wsp:rsid wsp:val=&quot;009D19AB&quot;/&gt;&lt;wsp:rsid wsp:val=&quot;009D1A33&quot;/&gt;&lt;wsp:rsid wsp:val=&quot;009D1B99&quot;/&gt;&lt;wsp:rsid wsp:val=&quot;009D1BAC&quot;/&gt;&lt;wsp:rsid wsp:val=&quot;009D1C46&quot;/&gt;&lt;wsp:rsid wsp:val=&quot;009D1D68&quot;/&gt;&lt;wsp:rsid wsp:val=&quot;009D1E49&quot;/&gt;&lt;wsp:rsid wsp:val=&quot;009D2053&quot;/&gt;&lt;wsp:rsid wsp:val=&quot;009D205F&quot;/&gt;&lt;wsp:rsid wsp:val=&quot;009D21D0&quot;/&gt;&lt;wsp:rsid wsp:val=&quot;009D2550&quot;/&gt;&lt;wsp:rsid wsp:val=&quot;009D2712&quot;/&gt;&lt;wsp:rsid wsp:val=&quot;009D2834&quot;/&gt;&lt;wsp:rsid wsp:val=&quot;009D2906&quot;/&gt;&lt;wsp:rsid wsp:val=&quot;009D2ADE&quot;/&gt;&lt;wsp:rsid wsp:val=&quot;009D2B21&quot;/&gt;&lt;wsp:rsid wsp:val=&quot;009D2B89&quot;/&gt;&lt;wsp:rsid wsp:val=&quot;009D2BF3&quot;/&gt;&lt;wsp:rsid wsp:val=&quot;009D2CE8&quot;/&gt;&lt;wsp:rsid wsp:val=&quot;009D2F58&quot;/&gt;&lt;wsp:rsid wsp:val=&quot;009D3243&quot;/&gt;&lt;wsp:rsid wsp:val=&quot;009D35A0&quot;/&gt;&lt;wsp:rsid wsp:val=&quot;009D362A&quot;/&gt;&lt;wsp:rsid wsp:val=&quot;009D39C0&quot;/&gt;&lt;wsp:rsid wsp:val=&quot;009D3A12&quot;/&gt;&lt;wsp:rsid wsp:val=&quot;009D3A44&quot;/&gt;&lt;wsp:rsid wsp:val=&quot;009D3A78&quot;/&gt;&lt;wsp:rsid wsp:val=&quot;009D3BC6&quot;/&gt;&lt;wsp:rsid wsp:val=&quot;009D3C07&quot;/&gt;&lt;wsp:rsid wsp:val=&quot;009D3D62&quot;/&gt;&lt;wsp:rsid wsp:val=&quot;009D3E29&quot;/&gt;&lt;wsp:rsid wsp:val=&quot;009D4256&quot;/&gt;&lt;wsp:rsid wsp:val=&quot;009D42D4&quot;/&gt;&lt;wsp:rsid wsp:val=&quot;009D43C6&quot;/&gt;&lt;wsp:rsid wsp:val=&quot;009D44B0&quot;/&gt;&lt;wsp:rsid wsp:val=&quot;009D45BC&quot;/&gt;&lt;wsp:rsid wsp:val=&quot;009D47BA&quot;/&gt;&lt;wsp:rsid wsp:val=&quot;009D4808&quot;/&gt;&lt;wsp:rsid wsp:val=&quot;009D49BC&quot;/&gt;&lt;wsp:rsid wsp:val=&quot;009D4BF6&quot;/&gt;&lt;wsp:rsid wsp:val=&quot;009D4F8A&quot;/&gt;&lt;wsp:rsid wsp:val=&quot;009D50D9&quot;/&gt;&lt;wsp:rsid wsp:val=&quot;009D5570&quot;/&gt;&lt;wsp:rsid wsp:val=&quot;009D56D8&quot;/&gt;&lt;wsp:rsid wsp:val=&quot;009D5895&quot;/&gt;&lt;wsp:rsid wsp:val=&quot;009D5C87&quot;/&gt;&lt;wsp:rsid wsp:val=&quot;009D5CB6&quot;/&gt;&lt;wsp:rsid wsp:val=&quot;009D5D79&quot;/&gt;&lt;wsp:rsid wsp:val=&quot;009D5DCB&quot;/&gt;&lt;wsp:rsid wsp:val=&quot;009D5EAE&quot;/&gt;&lt;wsp:rsid wsp:val=&quot;009D5EEC&quot;/&gt;&lt;wsp:rsid wsp:val=&quot;009D617B&quot;/&gt;&lt;wsp:rsid wsp:val=&quot;009D6424&quot;/&gt;&lt;wsp:rsid wsp:val=&quot;009D6712&quot;/&gt;&lt;wsp:rsid wsp:val=&quot;009D67A9&quot;/&gt;&lt;wsp:rsid wsp:val=&quot;009D6893&quot;/&gt;&lt;wsp:rsid wsp:val=&quot;009D6BE4&quot;/&gt;&lt;wsp:rsid wsp:val=&quot;009D6C26&quot;/&gt;&lt;wsp:rsid wsp:val=&quot;009D6D3F&quot;/&gt;&lt;wsp:rsid wsp:val=&quot;009D6D59&quot;/&gt;&lt;wsp:rsid wsp:val=&quot;009D6F9A&quot;/&gt;&lt;wsp:rsid wsp:val=&quot;009D6FCD&quot;/&gt;&lt;wsp:rsid wsp:val=&quot;009D70DA&quot;/&gt;&lt;wsp:rsid wsp:val=&quot;009D718F&quot;/&gt;&lt;wsp:rsid wsp:val=&quot;009D7436&quot;/&gt;&lt;wsp:rsid wsp:val=&quot;009D7787&quot;/&gt;&lt;wsp:rsid wsp:val=&quot;009D78BF&quot;/&gt;&lt;wsp:rsid wsp:val=&quot;009D7988&quot;/&gt;&lt;wsp:rsid wsp:val=&quot;009D7A32&quot;/&gt;&lt;wsp:rsid wsp:val=&quot;009D7BF9&quot;/&gt;&lt;wsp:rsid wsp:val=&quot;009D7C2E&quot;/&gt;&lt;wsp:rsid wsp:val=&quot;009D7D7D&quot;/&gt;&lt;wsp:rsid wsp:val=&quot;009D7F2C&quot;/&gt;&lt;wsp:rsid wsp:val=&quot;009D7F52&quot;/&gt;&lt;wsp:rsid wsp:val=&quot;009E03C3&quot;/&gt;&lt;wsp:rsid wsp:val=&quot;009E0515&quot;/&gt;&lt;wsp:rsid wsp:val=&quot;009E07BC&quot;/&gt;&lt;wsp:rsid wsp:val=&quot;009E0A44&quot;/&gt;&lt;wsp:rsid wsp:val=&quot;009E0C8D&quot;/&gt;&lt;wsp:rsid wsp:val=&quot;009E0D23&quot;/&gt;&lt;wsp:rsid wsp:val=&quot;009E0D9D&quot;/&gt;&lt;wsp:rsid wsp:val=&quot;009E0DDB&quot;/&gt;&lt;wsp:rsid wsp:val=&quot;009E0E29&quot;/&gt;&lt;wsp:rsid wsp:val=&quot;009E0EB3&quot;/&gt;&lt;wsp:rsid wsp:val=&quot;009E10D1&quot;/&gt;&lt;wsp:rsid wsp:val=&quot;009E1291&quot;/&gt;&lt;wsp:rsid wsp:val=&quot;009E1396&quot;/&gt;&lt;wsp:rsid wsp:val=&quot;009E16E9&quot;/&gt;&lt;wsp:rsid wsp:val=&quot;009E1781&quot;/&gt;&lt;wsp:rsid wsp:val=&quot;009E1990&quot;/&gt;&lt;wsp:rsid wsp:val=&quot;009E1A32&quot;/&gt;&lt;wsp:rsid wsp:val=&quot;009E1A41&quot;/&gt;&lt;wsp:rsid wsp:val=&quot;009E1BB6&quot;/&gt;&lt;wsp:rsid wsp:val=&quot;009E1D86&quot;/&gt;&lt;wsp:rsid wsp:val=&quot;009E1E90&quot;/&gt;&lt;wsp:rsid wsp:val=&quot;009E1F23&quot;/&gt;&lt;wsp:rsid wsp:val=&quot;009E1F6F&quot;/&gt;&lt;wsp:rsid wsp:val=&quot;009E1F9E&quot;/&gt;&lt;wsp:rsid wsp:val=&quot;009E20F2&quot;/&gt;&lt;wsp:rsid wsp:val=&quot;009E2167&quot;/&gt;&lt;wsp:rsid wsp:val=&quot;009E21C0&quot;/&gt;&lt;wsp:rsid wsp:val=&quot;009E224B&quot;/&gt;&lt;wsp:rsid wsp:val=&quot;009E2258&quot;/&gt;&lt;wsp:rsid wsp:val=&quot;009E2383&quot;/&gt;&lt;wsp:rsid wsp:val=&quot;009E25AD&quot;/&gt;&lt;wsp:rsid wsp:val=&quot;009E27C5&quot;/&gt;&lt;wsp:rsid wsp:val=&quot;009E289D&quot;/&gt;&lt;wsp:rsid wsp:val=&quot;009E2972&quot;/&gt;&lt;wsp:rsid wsp:val=&quot;009E2CFF&quot;/&gt;&lt;wsp:rsid wsp:val=&quot;009E2EB6&quot;/&gt;&lt;wsp:rsid wsp:val=&quot;009E31A3&quot;/&gt;&lt;wsp:rsid wsp:val=&quot;009E3376&quot;/&gt;&lt;wsp:rsid wsp:val=&quot;009E358B&quot;/&gt;&lt;wsp:rsid wsp:val=&quot;009E37C7&quot;/&gt;&lt;wsp:rsid wsp:val=&quot;009E3AA3&quot;/&gt;&lt;wsp:rsid wsp:val=&quot;009E3BC0&quot;/&gt;&lt;wsp:rsid wsp:val=&quot;009E3FC5&quot;/&gt;&lt;wsp:rsid wsp:val=&quot;009E4133&quot;/&gt;&lt;wsp:rsid wsp:val=&quot;009E416D&quot;/&gt;&lt;wsp:rsid wsp:val=&quot;009E454F&quot;/&gt;&lt;wsp:rsid wsp:val=&quot;009E475A&quot;/&gt;&lt;wsp:rsid wsp:val=&quot;009E48D7&quot;/&gt;&lt;wsp:rsid wsp:val=&quot;009E4966&quot;/&gt;&lt;wsp:rsid wsp:val=&quot;009E4B8E&quot;/&gt;&lt;wsp:rsid wsp:val=&quot;009E4C19&quot;/&gt;&lt;wsp:rsid wsp:val=&quot;009E4D22&quot;/&gt;&lt;wsp:rsid wsp:val=&quot;009E4D50&quot;/&gt;&lt;wsp:rsid wsp:val=&quot;009E4FEC&quot;/&gt;&lt;wsp:rsid wsp:val=&quot;009E50DA&quot;/&gt;&lt;wsp:rsid wsp:val=&quot;009E519A&quot;/&gt;&lt;wsp:rsid wsp:val=&quot;009E5311&quot;/&gt;&lt;wsp:rsid wsp:val=&quot;009E54F7&quot;/&gt;&lt;wsp:rsid wsp:val=&quot;009E5692&quot;/&gt;&lt;wsp:rsid wsp:val=&quot;009E5ECE&quot;/&gt;&lt;wsp:rsid wsp:val=&quot;009E6267&quot;/&gt;&lt;wsp:rsid wsp:val=&quot;009E66E9&quot;/&gt;&lt;wsp:rsid wsp:val=&quot;009E6763&quot;/&gt;&lt;wsp:rsid wsp:val=&quot;009E6B41&quot;/&gt;&lt;wsp:rsid wsp:val=&quot;009E6E33&quot;/&gt;&lt;wsp:rsid wsp:val=&quot;009E6E71&quot;/&gt;&lt;wsp:rsid wsp:val=&quot;009E6EA1&quot;/&gt;&lt;wsp:rsid wsp:val=&quot;009E7004&quot;/&gt;&lt;wsp:rsid wsp:val=&quot;009E7009&quot;/&gt;&lt;wsp:rsid wsp:val=&quot;009E7353&quot;/&gt;&lt;wsp:rsid wsp:val=&quot;009E73D9&quot;/&gt;&lt;wsp:rsid wsp:val=&quot;009E74AE&quot;/&gt;&lt;wsp:rsid wsp:val=&quot;009E773E&quot;/&gt;&lt;wsp:rsid wsp:val=&quot;009E78B2&quot;/&gt;&lt;wsp:rsid wsp:val=&quot;009E78BF&quot;/&gt;&lt;wsp:rsid wsp:val=&quot;009E7AA8&quot;/&gt;&lt;wsp:rsid wsp:val=&quot;009E7ADE&quot;/&gt;&lt;wsp:rsid wsp:val=&quot;009E7BBF&quot;/&gt;&lt;wsp:rsid wsp:val=&quot;009E7D07&quot;/&gt;&lt;wsp:rsid wsp:val=&quot;009F0199&quot;/&gt;&lt;wsp:rsid wsp:val=&quot;009F0200&quot;/&gt;&lt;wsp:rsid wsp:val=&quot;009F0279&quot;/&gt;&lt;wsp:rsid wsp:val=&quot;009F0313&quot;/&gt;&lt;wsp:rsid wsp:val=&quot;009F03EB&quot;/&gt;&lt;wsp:rsid wsp:val=&quot;009F0439&quot;/&gt;&lt;wsp:rsid wsp:val=&quot;009F04D1&quot;/&gt;&lt;wsp:rsid wsp:val=&quot;009F0503&quot;/&gt;&lt;wsp:rsid wsp:val=&quot;009F0593&quot;/&gt;&lt;wsp:rsid wsp:val=&quot;009F0753&quot;/&gt;&lt;wsp:rsid wsp:val=&quot;009F07B2&quot;/&gt;&lt;wsp:rsid wsp:val=&quot;009F07F6&quot;/&gt;&lt;wsp:rsid wsp:val=&quot;009F0844&quot;/&gt;&lt;wsp:rsid wsp:val=&quot;009F0A64&quot;/&gt;&lt;wsp:rsid wsp:val=&quot;009F0D67&quot;/&gt;&lt;wsp:rsid wsp:val=&quot;009F0D97&quot;/&gt;&lt;wsp:rsid wsp:val=&quot;009F114D&quot;/&gt;&lt;wsp:rsid wsp:val=&quot;009F11DD&quot;/&gt;&lt;wsp:rsid wsp:val=&quot;009F1290&quot;/&gt;&lt;wsp:rsid wsp:val=&quot;009F13D0&quot;/&gt;&lt;wsp:rsid wsp:val=&quot;009F15E7&quot;/&gt;&lt;wsp:rsid wsp:val=&quot;009F1992&quot;/&gt;&lt;wsp:rsid wsp:val=&quot;009F1B6A&quot;/&gt;&lt;wsp:rsid wsp:val=&quot;009F1DF0&quot;/&gt;&lt;wsp:rsid wsp:val=&quot;009F1E32&quot;/&gt;&lt;wsp:rsid wsp:val=&quot;009F1F64&quot;/&gt;&lt;wsp:rsid wsp:val=&quot;009F1F72&quot;/&gt;&lt;wsp:rsid wsp:val=&quot;009F22C0&quot;/&gt;&lt;wsp:rsid wsp:val=&quot;009F22D8&quot;/&gt;&lt;wsp:rsid wsp:val=&quot;009F233E&quot;/&gt;&lt;wsp:rsid wsp:val=&quot;009F2405&quot;/&gt;&lt;wsp:rsid wsp:val=&quot;009F2430&quot;/&gt;&lt;wsp:rsid wsp:val=&quot;009F253B&quot;/&gt;&lt;wsp:rsid wsp:val=&quot;009F25FB&quot;/&gt;&lt;wsp:rsid wsp:val=&quot;009F2937&quot;/&gt;&lt;wsp:rsid wsp:val=&quot;009F2A74&quot;/&gt;&lt;wsp:rsid wsp:val=&quot;009F2AAD&quot;/&gt;&lt;wsp:rsid wsp:val=&quot;009F2D1A&quot;/&gt;&lt;wsp:rsid wsp:val=&quot;009F2D4B&quot;/&gt;&lt;wsp:rsid wsp:val=&quot;009F2D5C&quot;/&gt;&lt;wsp:rsid wsp:val=&quot;009F2E39&quot;/&gt;&lt;wsp:rsid wsp:val=&quot;009F2F10&quot;/&gt;&lt;wsp:rsid wsp:val=&quot;009F2F50&quot;/&gt;&lt;wsp:rsid wsp:val=&quot;009F2F7B&quot;/&gt;&lt;wsp:rsid wsp:val=&quot;009F2FB8&quot;/&gt;&lt;wsp:rsid wsp:val=&quot;009F302D&quot;/&gt;&lt;wsp:rsid wsp:val=&quot;009F31E3&quot;/&gt;&lt;wsp:rsid wsp:val=&quot;009F324B&quot;/&gt;&lt;wsp:rsid wsp:val=&quot;009F32F9&quot;/&gt;&lt;wsp:rsid wsp:val=&quot;009F355E&quot;/&gt;&lt;wsp:rsid wsp:val=&quot;009F3979&quot;/&gt;&lt;wsp:rsid wsp:val=&quot;009F3995&quot;/&gt;&lt;wsp:rsid wsp:val=&quot;009F3AA4&quot;/&gt;&lt;wsp:rsid wsp:val=&quot;009F3CB1&quot;/&gt;&lt;wsp:rsid wsp:val=&quot;009F3D69&quot;/&gt;&lt;wsp:rsid wsp:val=&quot;009F3DB1&quot;/&gt;&lt;wsp:rsid wsp:val=&quot;009F3E47&quot;/&gt;&lt;wsp:rsid wsp:val=&quot;009F40E6&quot;/&gt;&lt;wsp:rsid wsp:val=&quot;009F4200&quot;/&gt;&lt;wsp:rsid wsp:val=&quot;009F421D&quot;/&gt;&lt;wsp:rsid wsp:val=&quot;009F4244&quot;/&gt;&lt;wsp:rsid wsp:val=&quot;009F42CA&quot;/&gt;&lt;wsp:rsid wsp:val=&quot;009F433D&quot;/&gt;&lt;wsp:rsid wsp:val=&quot;009F47DB&quot;/&gt;&lt;wsp:rsid wsp:val=&quot;009F561E&quot;/&gt;&lt;wsp:rsid wsp:val=&quot;009F57F6&quot;/&gt;&lt;wsp:rsid wsp:val=&quot;009F58FD&quot;/&gt;&lt;wsp:rsid wsp:val=&quot;009F5C0D&quot;/&gt;&lt;wsp:rsid wsp:val=&quot;009F5FFD&quot;/&gt;&lt;wsp:rsid wsp:val=&quot;009F622C&quot;/&gt;&lt;wsp:rsid wsp:val=&quot;009F628C&quot;/&gt;&lt;wsp:rsid wsp:val=&quot;009F63EC&quot;/&gt;&lt;wsp:rsid wsp:val=&quot;009F63F5&quot;/&gt;&lt;wsp:rsid wsp:val=&quot;009F646D&quot;/&gt;&lt;wsp:rsid wsp:val=&quot;009F6662&quot;/&gt;&lt;wsp:rsid wsp:val=&quot;009F6668&quot;/&gt;&lt;wsp:rsid wsp:val=&quot;009F6896&quot;/&gt;&lt;wsp:rsid wsp:val=&quot;009F6898&quot;/&gt;&lt;wsp:rsid wsp:val=&quot;009F68C7&quot;/&gt;&lt;wsp:rsid wsp:val=&quot;009F6B3F&quot;/&gt;&lt;wsp:rsid wsp:val=&quot;009F6BC3&quot;/&gt;&lt;wsp:rsid wsp:val=&quot;009F6DAA&quot;/&gt;&lt;wsp:rsid wsp:val=&quot;009F6F02&quot;/&gt;&lt;wsp:rsid wsp:val=&quot;009F7094&quot;/&gt;&lt;wsp:rsid wsp:val=&quot;009F71D2&quot;/&gt;&lt;wsp:rsid wsp:val=&quot;009F71E6&quot;/&gt;&lt;wsp:rsid wsp:val=&quot;009F72B4&quot;/&gt;&lt;wsp:rsid wsp:val=&quot;009F7731&quot;/&gt;&lt;wsp:rsid wsp:val=&quot;009F7834&quot;/&gt;&lt;wsp:rsid wsp:val=&quot;009F7A85&quot;/&gt;&lt;wsp:rsid wsp:val=&quot;009F7AFA&quot;/&gt;&lt;wsp:rsid wsp:val=&quot;009F7B39&quot;/&gt;&lt;wsp:rsid wsp:val=&quot;00A000D2&quot;/&gt;&lt;wsp:rsid wsp:val=&quot;00A00239&quot;/&gt;&lt;wsp:rsid wsp:val=&quot;00A00253&quot;/&gt;&lt;wsp:rsid wsp:val=&quot;00A004B4&quot;/&gt;&lt;wsp:rsid wsp:val=&quot;00A005AE&quot;/&gt;&lt;wsp:rsid wsp:val=&quot;00A005B4&quot;/&gt;&lt;wsp:rsid wsp:val=&quot;00A00BC0&quot;/&gt;&lt;wsp:rsid wsp:val=&quot;00A00C08&quot;/&gt;&lt;wsp:rsid wsp:val=&quot;00A00C52&quot;/&gt;&lt;wsp:rsid wsp:val=&quot;00A00ECC&quot;/&gt;&lt;wsp:rsid wsp:val=&quot;00A012E9&quot;/&gt;&lt;wsp:rsid wsp:val=&quot;00A01363&quot;/&gt;&lt;wsp:rsid wsp:val=&quot;00A013EB&quot;/&gt;&lt;wsp:rsid wsp:val=&quot;00A01592&quot;/&gt;&lt;wsp:rsid wsp:val=&quot;00A01692&quot;/&gt;&lt;wsp:rsid wsp:val=&quot;00A01741&quot;/&gt;&lt;wsp:rsid wsp:val=&quot;00A01AA4&quot;/&gt;&lt;wsp:rsid wsp:val=&quot;00A01B73&quot;/&gt;&lt;wsp:rsid wsp:val=&quot;00A01C41&quot;/&gt;&lt;wsp:rsid wsp:val=&quot;00A01E6C&quot;/&gt;&lt;wsp:rsid wsp:val=&quot;00A01EAF&quot;/&gt;&lt;wsp:rsid wsp:val=&quot;00A01F4B&quot;/&gt;&lt;wsp:rsid wsp:val=&quot;00A021C9&quot;/&gt;&lt;wsp:rsid wsp:val=&quot;00A0223C&quot;/&gt;&lt;wsp:rsid wsp:val=&quot;00A02398&quot;/&gt;&lt;wsp:rsid wsp:val=&quot;00A02703&quot;/&gt;&lt;wsp:rsid wsp:val=&quot;00A02719&quot;/&gt;&lt;wsp:rsid wsp:val=&quot;00A0272B&quot;/&gt;&lt;wsp:rsid wsp:val=&quot;00A02783&quot;/&gt;&lt;wsp:rsid wsp:val=&quot;00A0290D&quot;/&gt;&lt;wsp:rsid wsp:val=&quot;00A03024&quot;/&gt;&lt;wsp:rsid wsp:val=&quot;00A03061&quot;/&gt;&lt;wsp:rsid wsp:val=&quot;00A0357C&quot;/&gt;&lt;wsp:rsid wsp:val=&quot;00A035A0&quot;/&gt;&lt;wsp:rsid wsp:val=&quot;00A0369F&quot;/&gt;&lt;wsp:rsid wsp:val=&quot;00A0375B&quot;/&gt;&lt;wsp:rsid wsp:val=&quot;00A037E7&quot;/&gt;&lt;wsp:rsid wsp:val=&quot;00A0381F&quot;/&gt;&lt;wsp:rsid wsp:val=&quot;00A03AA5&quot;/&gt;&lt;wsp:rsid wsp:val=&quot;00A03C22&quot;/&gt;&lt;wsp:rsid wsp:val=&quot;00A03CD1&quot;/&gt;&lt;wsp:rsid wsp:val=&quot;00A03EDE&quot;/&gt;&lt;wsp:rsid wsp:val=&quot;00A041DA&quot;/&gt;&lt;wsp:rsid wsp:val=&quot;00A0421F&quot;/&gt;&lt;wsp:rsid wsp:val=&quot;00A042AB&quot;/&gt;&lt;wsp:rsid wsp:val=&quot;00A043CD&quot;/&gt;&lt;wsp:rsid wsp:val=&quot;00A047A8&quot;/&gt;&lt;wsp:rsid wsp:val=&quot;00A049BB&quot;/&gt;&lt;wsp:rsid wsp:val=&quot;00A04BF3&quot;/&gt;&lt;wsp:rsid wsp:val=&quot;00A04C03&quot;/&gt;&lt;wsp:rsid wsp:val=&quot;00A04C15&quot;/&gt;&lt;wsp:rsid wsp:val=&quot;00A04F24&quot;/&gt;&lt;wsp:rsid wsp:val=&quot;00A0505A&quot;/&gt;&lt;wsp:rsid wsp:val=&quot;00A05282&quot;/&gt;&lt;wsp:rsid wsp:val=&quot;00A052E8&quot;/&gt;&lt;wsp:rsid wsp:val=&quot;00A053A3&quot;/&gt;&lt;wsp:rsid wsp:val=&quot;00A05529&quot;/&gt;&lt;wsp:rsid wsp:val=&quot;00A059A2&quot;/&gt;&lt;wsp:rsid wsp:val=&quot;00A05D49&quot;/&gt;&lt;wsp:rsid wsp:val=&quot;00A05FC2&quot;/&gt;&lt;wsp:rsid wsp:val=&quot;00A061BD&quot;/&gt;&lt;wsp:rsid wsp:val=&quot;00A06324&quot;/&gt;&lt;wsp:rsid wsp:val=&quot;00A063A0&quot;/&gt;&lt;wsp:rsid wsp:val=&quot;00A064F9&quot;/&gt;&lt;wsp:rsid wsp:val=&quot;00A065C7&quot;/&gt;&lt;wsp:rsid wsp:val=&quot;00A06890&quot;/&gt;&lt;wsp:rsid wsp:val=&quot;00A06938&quot;/&gt;&lt;wsp:rsid wsp:val=&quot;00A06A35&quot;/&gt;&lt;wsp:rsid wsp:val=&quot;00A06C7F&quot;/&gt;&lt;wsp:rsid wsp:val=&quot;00A06DCC&quot;/&gt;&lt;wsp:rsid wsp:val=&quot;00A07177&quot;/&gt;&lt;wsp:rsid wsp:val=&quot;00A07236&quot;/&gt;&lt;wsp:rsid wsp:val=&quot;00A07431&quot;/&gt;&lt;wsp:rsid wsp:val=&quot;00A075C1&quot;/&gt;&lt;wsp:rsid wsp:val=&quot;00A077D4&quot;/&gt;&lt;wsp:rsid wsp:val=&quot;00A07AEB&quot;/&gt;&lt;wsp:rsid wsp:val=&quot;00A07B14&quot;/&gt;&lt;wsp:rsid wsp:val=&quot;00A07DCD&quot;/&gt;&lt;wsp:rsid wsp:val=&quot;00A07F0D&quot;/&gt;&lt;wsp:rsid wsp:val=&quot;00A10216&quot;/&gt;&lt;wsp:rsid wsp:val=&quot;00A1022F&quot;/&gt;&lt;wsp:rsid wsp:val=&quot;00A102A7&quot;/&gt;&lt;wsp:rsid wsp:val=&quot;00A1038D&quot;/&gt;&lt;wsp:rsid wsp:val=&quot;00A1042E&quot;/&gt;&lt;wsp:rsid wsp:val=&quot;00A10487&quot;/&gt;&lt;wsp:rsid wsp:val=&quot;00A105E1&quot;/&gt;&lt;wsp:rsid wsp:val=&quot;00A10835&quot;/&gt;&lt;wsp:rsid wsp:val=&quot;00A10843&quot;/&gt;&lt;wsp:rsid wsp:val=&quot;00A10C40&quot;/&gt;&lt;wsp:rsid wsp:val=&quot;00A10CA6&quot;/&gt;&lt;wsp:rsid wsp:val=&quot;00A10E59&quot;/&gt;&lt;wsp:rsid wsp:val=&quot;00A11037&quot;/&gt;&lt;wsp:rsid wsp:val=&quot;00A11165&quot;/&gt;&lt;wsp:rsid wsp:val=&quot;00A111C5&quot;/&gt;&lt;wsp:rsid wsp:val=&quot;00A11253&quot;/&gt;&lt;wsp:rsid wsp:val=&quot;00A113A3&quot;/&gt;&lt;wsp:rsid wsp:val=&quot;00A1150D&quot;/&gt;&lt;wsp:rsid wsp:val=&quot;00A11705&quot;/&gt;&lt;wsp:rsid wsp:val=&quot;00A11734&quot;/&gt;&lt;wsp:rsid wsp:val=&quot;00A11BD7&quot;/&gt;&lt;wsp:rsid wsp:val=&quot;00A11C03&quot;/&gt;&lt;wsp:rsid wsp:val=&quot;00A11E3B&quot;/&gt;&lt;wsp:rsid wsp:val=&quot;00A11EDF&quot;/&gt;&lt;wsp:rsid wsp:val=&quot;00A1212C&quot;/&gt;&lt;wsp:rsid wsp:val=&quot;00A1218E&quot;/&gt;&lt;wsp:rsid wsp:val=&quot;00A122C2&quot;/&gt;&lt;wsp:rsid wsp:val=&quot;00A125F0&quot;/&gt;&lt;wsp:rsid wsp:val=&quot;00A126B4&quot;/&gt;&lt;wsp:rsid wsp:val=&quot;00A126F2&quot;/&gt;&lt;wsp:rsid wsp:val=&quot;00A1272C&quot;/&gt;&lt;wsp:rsid wsp:val=&quot;00A127AA&quot;/&gt;&lt;wsp:rsid wsp:val=&quot;00A12D22&quot;/&gt;&lt;wsp:rsid wsp:val=&quot;00A13235&quot;/&gt;&lt;wsp:rsid wsp:val=&quot;00A13274&quot;/&gt;&lt;wsp:rsid wsp:val=&quot;00A132F3&quot;/&gt;&lt;wsp:rsid wsp:val=&quot;00A13385&quot;/&gt;&lt;wsp:rsid wsp:val=&quot;00A13532&quot;/&gt;&lt;wsp:rsid wsp:val=&quot;00A13555&quot;/&gt;&lt;wsp:rsid wsp:val=&quot;00A13624&quot;/&gt;&lt;wsp:rsid wsp:val=&quot;00A1377F&quot;/&gt;&lt;wsp:rsid wsp:val=&quot;00A139EF&quot;/&gt;&lt;wsp:rsid wsp:val=&quot;00A13B12&quot;/&gt;&lt;wsp:rsid wsp:val=&quot;00A13C0A&quot;/&gt;&lt;wsp:rsid wsp:val=&quot;00A13DEA&quot;/&gt;&lt;wsp:rsid wsp:val=&quot;00A13F75&quot;/&gt;&lt;wsp:rsid wsp:val=&quot;00A13F7C&quot;/&gt;&lt;wsp:rsid wsp:val=&quot;00A14194&quot;/&gt;&lt;wsp:rsid wsp:val=&quot;00A141FF&quot;/&gt;&lt;wsp:rsid wsp:val=&quot;00A143BB&quot;/&gt;&lt;wsp:rsid wsp:val=&quot;00A144CE&quot;/&gt;&lt;wsp:rsid wsp:val=&quot;00A14777&quot;/&gt;&lt;wsp:rsid wsp:val=&quot;00A14A30&quot;/&gt;&lt;wsp:rsid wsp:val=&quot;00A14A3C&quot;/&gt;&lt;wsp:rsid wsp:val=&quot;00A14A9E&quot;/&gt;&lt;wsp:rsid wsp:val=&quot;00A14AA1&quot;/&gt;&lt;wsp:rsid wsp:val=&quot;00A14ACE&quot;/&gt;&lt;wsp:rsid wsp:val=&quot;00A14BA5&quot;/&gt;&lt;wsp:rsid wsp:val=&quot;00A14D04&quot;/&gt;&lt;wsp:rsid wsp:val=&quot;00A14DAD&quot;/&gt;&lt;wsp:rsid wsp:val=&quot;00A15010&quot;/&gt;&lt;wsp:rsid wsp:val=&quot;00A15042&quot;/&gt;&lt;wsp:rsid wsp:val=&quot;00A15124&quot;/&gt;&lt;wsp:rsid wsp:val=&quot;00A15531&quot;/&gt;&lt;wsp:rsid wsp:val=&quot;00A157EF&quot;/&gt;&lt;wsp:rsid wsp:val=&quot;00A15874&quot;/&gt;&lt;wsp:rsid wsp:val=&quot;00A158EE&quot;/&gt;&lt;wsp:rsid wsp:val=&quot;00A15962&quot;/&gt;&lt;wsp:rsid wsp:val=&quot;00A159D7&quot;/&gt;&lt;wsp:rsid wsp:val=&quot;00A15A13&quot;/&gt;&lt;wsp:rsid wsp:val=&quot;00A15CCB&quot;/&gt;&lt;wsp:rsid wsp:val=&quot;00A15E21&quot;/&gt;&lt;wsp:rsid wsp:val=&quot;00A15E3C&quot;/&gt;&lt;wsp:rsid wsp:val=&quot;00A15EFC&quot;/&gt;&lt;wsp:rsid wsp:val=&quot;00A15FF6&quot;/&gt;&lt;wsp:rsid wsp:val=&quot;00A16200&quot;/&gt;&lt;wsp:rsid wsp:val=&quot;00A162EC&quot;/&gt;&lt;wsp:rsid wsp:val=&quot;00A16371&quot;/&gt;&lt;wsp:rsid wsp:val=&quot;00A1638A&quot;/&gt;&lt;wsp:rsid wsp:val=&quot;00A1640D&quot;/&gt;&lt;wsp:rsid wsp:val=&quot;00A164D0&quot;/&gt;&lt;wsp:rsid wsp:val=&quot;00A16678&quot;/&gt;&lt;wsp:rsid wsp:val=&quot;00A168B0&quot;/&gt;&lt;wsp:rsid wsp:val=&quot;00A168E0&quot;/&gt;&lt;wsp:rsid wsp:val=&quot;00A16A40&quot;/&gt;&lt;wsp:rsid wsp:val=&quot;00A16A84&quot;/&gt;&lt;wsp:rsid wsp:val=&quot;00A16AAD&quot;/&gt;&lt;wsp:rsid wsp:val=&quot;00A16B2D&quot;/&gt;&lt;wsp:rsid wsp:val=&quot;00A16B65&quot;/&gt;&lt;wsp:rsid wsp:val=&quot;00A16E10&quot;/&gt;&lt;wsp:rsid wsp:val=&quot;00A17051&quot;/&gt;&lt;wsp:rsid wsp:val=&quot;00A1706C&quot;/&gt;&lt;wsp:rsid wsp:val=&quot;00A171E4&quot;/&gt;&lt;wsp:rsid wsp:val=&quot;00A172D4&quot;/&gt;&lt;wsp:rsid wsp:val=&quot;00A17357&quot;/&gt;&lt;wsp:rsid wsp:val=&quot;00A174D2&quot;/&gt;&lt;wsp:rsid wsp:val=&quot;00A177D5&quot;/&gt;&lt;wsp:rsid wsp:val=&quot;00A1789D&quot;/&gt;&lt;wsp:rsid wsp:val=&quot;00A178F9&quot;/&gt;&lt;wsp:rsid wsp:val=&quot;00A179A8&quot;/&gt;&lt;wsp:rsid wsp:val=&quot;00A17A8F&quot;/&gt;&lt;wsp:rsid wsp:val=&quot;00A17C09&quot;/&gt;&lt;wsp:rsid wsp:val=&quot;00A17CFC&quot;/&gt;&lt;wsp:rsid wsp:val=&quot;00A17E09&quot;/&gt;&lt;wsp:rsid wsp:val=&quot;00A17E79&quot;/&gt;&lt;wsp:rsid wsp:val=&quot;00A17EAA&quot;/&gt;&lt;wsp:rsid wsp:val=&quot;00A17FC2&quot;/&gt;&lt;wsp:rsid wsp:val=&quot;00A17FD3&quot;/&gt;&lt;wsp:rsid wsp:val=&quot;00A201A9&quot;/&gt;&lt;wsp:rsid wsp:val=&quot;00A201DB&quot;/&gt;&lt;wsp:rsid wsp:val=&quot;00A201E8&quot;/&gt;&lt;wsp:rsid wsp:val=&quot;00A20255&quot;/&gt;&lt;wsp:rsid wsp:val=&quot;00A203BB&quot;/&gt;&lt;wsp:rsid wsp:val=&quot;00A203E4&quot;/&gt;&lt;wsp:rsid wsp:val=&quot;00A205B9&quot;/&gt;&lt;wsp:rsid wsp:val=&quot;00A206D6&quot;/&gt;&lt;wsp:rsid wsp:val=&quot;00A2085D&quot;/&gt;&lt;wsp:rsid wsp:val=&quot;00A20887&quot;/&gt;&lt;wsp:rsid wsp:val=&quot;00A2099C&quot;/&gt;&lt;wsp:rsid wsp:val=&quot;00A20A85&quot;/&gt;&lt;wsp:rsid wsp:val=&quot;00A20D22&quot;/&gt;&lt;wsp:rsid wsp:val=&quot;00A20D50&quot;/&gt;&lt;wsp:rsid wsp:val=&quot;00A20EEC&quot;/&gt;&lt;wsp:rsid wsp:val=&quot;00A20EF2&quot;/&gt;&lt;wsp:rsid wsp:val=&quot;00A2118A&quot;/&gt;&lt;wsp:rsid wsp:val=&quot;00A2122A&quot;/&gt;&lt;wsp:rsid wsp:val=&quot;00A21375&quot;/&gt;&lt;wsp:rsid wsp:val=&quot;00A213D9&quot;/&gt;&lt;wsp:rsid wsp:val=&quot;00A2142C&quot;/&gt;&lt;wsp:rsid wsp:val=&quot;00A21533&quot;/&gt;&lt;wsp:rsid wsp:val=&quot;00A217F2&quot;/&gt;&lt;wsp:rsid wsp:val=&quot;00A21813&quot;/&gt;&lt;wsp:rsid wsp:val=&quot;00A21AB6&quot;/&gt;&lt;wsp:rsid wsp:val=&quot;00A21CC2&quot;/&gt;&lt;wsp:rsid wsp:val=&quot;00A21D25&quot;/&gt;&lt;wsp:rsid wsp:val=&quot;00A21D4B&quot;/&gt;&lt;wsp:rsid wsp:val=&quot;00A21E3C&quot;/&gt;&lt;wsp:rsid wsp:val=&quot;00A21FD8&quot;/&gt;&lt;wsp:rsid wsp:val=&quot;00A22174&quot;/&gt;&lt;wsp:rsid wsp:val=&quot;00A223FC&quot;/&gt;&lt;wsp:rsid wsp:val=&quot;00A224DC&quot;/&gt;&lt;wsp:rsid wsp:val=&quot;00A22906&quot;/&gt;&lt;wsp:rsid wsp:val=&quot;00A22BB4&quot;/&gt;&lt;wsp:rsid wsp:val=&quot;00A22CC6&quot;/&gt;&lt;wsp:rsid wsp:val=&quot;00A22CDA&quot;/&gt;&lt;wsp:rsid wsp:val=&quot;00A22E85&quot;/&gt;&lt;wsp:rsid wsp:val=&quot;00A231E0&quot;/&gt;&lt;wsp:rsid wsp:val=&quot;00A235FF&quot;/&gt;&lt;wsp:rsid wsp:val=&quot;00A23630&quot;/&gt;&lt;wsp:rsid wsp:val=&quot;00A23778&quot;/&gt;&lt;wsp:rsid wsp:val=&quot;00A238FA&quot;/&gt;&lt;wsp:rsid wsp:val=&quot;00A2394E&quot;/&gt;&lt;wsp:rsid wsp:val=&quot;00A23A5D&quot;/&gt;&lt;wsp:rsid wsp:val=&quot;00A23AB7&quot;/&gt;&lt;wsp:rsid wsp:val=&quot;00A23CAC&quot;/&gt;&lt;wsp:rsid wsp:val=&quot;00A23FBB&quot;/&gt;&lt;wsp:rsid wsp:val=&quot;00A23FD5&quot;/&gt;&lt;wsp:rsid wsp:val=&quot;00A240C1&quot;/&gt;&lt;wsp:rsid wsp:val=&quot;00A24162&quot;/&gt;&lt;wsp:rsid wsp:val=&quot;00A24177&quot;/&gt;&lt;wsp:rsid wsp:val=&quot;00A241CE&quot;/&gt;&lt;wsp:rsid wsp:val=&quot;00A24398&quot;/&gt;&lt;wsp:rsid wsp:val=&quot;00A243AB&quot;/&gt;&lt;wsp:rsid wsp:val=&quot;00A2442E&quot;/&gt;&lt;wsp:rsid wsp:val=&quot;00A24445&quot;/&gt;&lt;wsp:rsid wsp:val=&quot;00A24628&quot;/&gt;&lt;wsp:rsid wsp:val=&quot;00A24700&quot;/&gt;&lt;wsp:rsid wsp:val=&quot;00A247E5&quot;/&gt;&lt;wsp:rsid wsp:val=&quot;00A24838&quot;/&gt;&lt;wsp:rsid wsp:val=&quot;00A24AAE&quot;/&gt;&lt;wsp:rsid wsp:val=&quot;00A24CBD&quot;/&gt;&lt;wsp:rsid wsp:val=&quot;00A25078&quot;/&gt;&lt;wsp:rsid wsp:val=&quot;00A25204&quot;/&gt;&lt;wsp:rsid wsp:val=&quot;00A2535A&quot;/&gt;&lt;wsp:rsid wsp:val=&quot;00A2537D&quot;/&gt;&lt;wsp:rsid wsp:val=&quot;00A256E2&quot;/&gt;&lt;wsp:rsid wsp:val=&quot;00A258D8&quot;/&gt;&lt;wsp:rsid wsp:val=&quot;00A25942&quot;/&gt;&lt;wsp:rsid wsp:val=&quot;00A25A3A&quot;/&gt;&lt;wsp:rsid wsp:val=&quot;00A25DF3&quot;/&gt;&lt;wsp:rsid wsp:val=&quot;00A261F8&quot;/&gt;&lt;wsp:rsid wsp:val=&quot;00A26217&quot;/&gt;&lt;wsp:rsid wsp:val=&quot;00A262EA&quot;/&gt;&lt;wsp:rsid wsp:val=&quot;00A26324&quot;/&gt;&lt;wsp:rsid wsp:val=&quot;00A263C2&quot;/&gt;&lt;wsp:rsid wsp:val=&quot;00A266C2&quot;/&gt;&lt;wsp:rsid wsp:val=&quot;00A26768&quot;/&gt;&lt;wsp:rsid wsp:val=&quot;00A267D4&quot;/&gt;&lt;wsp:rsid wsp:val=&quot;00A2695E&quot;/&gt;&lt;wsp:rsid wsp:val=&quot;00A26C3E&quot;/&gt;&lt;wsp:rsid wsp:val=&quot;00A26C97&quot;/&gt;&lt;wsp:rsid wsp:val=&quot;00A26E6D&quot;/&gt;&lt;wsp:rsid wsp:val=&quot;00A273E4&quot;/&gt;&lt;wsp:rsid wsp:val=&quot;00A27426&quot;/&gt;&lt;wsp:rsid wsp:val=&quot;00A2742B&quot;/&gt;&lt;wsp:rsid wsp:val=&quot;00A27461&quot;/&gt;&lt;wsp:rsid wsp:val=&quot;00A2754E&quot;/&gt;&lt;wsp:rsid wsp:val=&quot;00A27798&quot;/&gt;&lt;wsp:rsid wsp:val=&quot;00A27819&quot;/&gt;&lt;wsp:rsid wsp:val=&quot;00A27821&quot;/&gt;&lt;wsp:rsid wsp:val=&quot;00A27996&quot;/&gt;&lt;wsp:rsid wsp:val=&quot;00A27D72&quot;/&gt;&lt;wsp:rsid wsp:val=&quot;00A27E2A&quot;/&gt;&lt;wsp:rsid wsp:val=&quot;00A27E36&quot;/&gt;&lt;wsp:rsid wsp:val=&quot;00A27F8A&quot;/&gt;&lt;wsp:rsid wsp:val=&quot;00A27FAF&quot;/&gt;&lt;wsp:rsid wsp:val=&quot;00A30126&quot;/&gt;&lt;wsp:rsid wsp:val=&quot;00A301AA&quot;/&gt;&lt;wsp:rsid wsp:val=&quot;00A301C9&quot;/&gt;&lt;wsp:rsid wsp:val=&quot;00A3020D&quot;/&gt;&lt;wsp:rsid wsp:val=&quot;00A302F1&quot;/&gt;&lt;wsp:rsid wsp:val=&quot;00A30511&quot;/&gt;&lt;wsp:rsid wsp:val=&quot;00A30532&quot;/&gt;&lt;wsp:rsid wsp:val=&quot;00A306DB&quot;/&gt;&lt;wsp:rsid wsp:val=&quot;00A307AF&quot;/&gt;&lt;wsp:rsid wsp:val=&quot;00A307D5&quot;/&gt;&lt;wsp:rsid wsp:val=&quot;00A30961&quot;/&gt;&lt;wsp:rsid wsp:val=&quot;00A30D46&quot;/&gt;&lt;wsp:rsid wsp:val=&quot;00A30E08&quot;/&gt;&lt;wsp:rsid wsp:val=&quot;00A311C4&quot;/&gt;&lt;wsp:rsid wsp:val=&quot;00A312DE&quot;/&gt;&lt;wsp:rsid wsp:val=&quot;00A31544&quot;/&gt;&lt;wsp:rsid wsp:val=&quot;00A31B31&quot;/&gt;&lt;wsp:rsid wsp:val=&quot;00A31D86&quot;/&gt;&lt;wsp:rsid wsp:val=&quot;00A31DD0&quot;/&gt;&lt;wsp:rsid wsp:val=&quot;00A31E44&quot;/&gt;&lt;wsp:rsid wsp:val=&quot;00A31EA1&quot;/&gt;&lt;wsp:rsid wsp:val=&quot;00A32197&quot;/&gt;&lt;wsp:rsid wsp:val=&quot;00A321BE&quot;/&gt;&lt;wsp:rsid wsp:val=&quot;00A3224E&quot;/&gt;&lt;wsp:rsid wsp:val=&quot;00A324B9&quot;/&gt;&lt;wsp:rsid wsp:val=&quot;00A32620&quot;/&gt;&lt;wsp:rsid wsp:val=&quot;00A327EE&quot;/&gt;&lt;wsp:rsid wsp:val=&quot;00A329A5&quot;/&gt;&lt;wsp:rsid wsp:val=&quot;00A32A80&quot;/&gt;&lt;wsp:rsid wsp:val=&quot;00A32A8B&quot;/&gt;&lt;wsp:rsid wsp:val=&quot;00A32AB3&quot;/&gt;&lt;wsp:rsid wsp:val=&quot;00A32D51&quot;/&gt;&lt;wsp:rsid wsp:val=&quot;00A33044&quot;/&gt;&lt;wsp:rsid wsp:val=&quot;00A33251&quot;/&gt;&lt;wsp:rsid wsp:val=&quot;00A3346F&quot;/&gt;&lt;wsp:rsid wsp:val=&quot;00A33593&quot;/&gt;&lt;wsp:rsid wsp:val=&quot;00A335C8&quot;/&gt;&lt;wsp:rsid wsp:val=&quot;00A336A3&quot;/&gt;&lt;wsp:rsid wsp:val=&quot;00A336FF&quot;/&gt;&lt;wsp:rsid wsp:val=&quot;00A33BEB&quot;/&gt;&lt;wsp:rsid wsp:val=&quot;00A34131&quot;/&gt;&lt;wsp:rsid wsp:val=&quot;00A34212&quot;/&gt;&lt;wsp:rsid wsp:val=&quot;00A3424F&quot;/&gt;&lt;wsp:rsid wsp:val=&quot;00A34288&quot;/&gt;&lt;wsp:rsid wsp:val=&quot;00A342AF&quot;/&gt;&lt;wsp:rsid wsp:val=&quot;00A342DE&quot;/&gt;&lt;wsp:rsid wsp:val=&quot;00A343BC&quot;/&gt;&lt;wsp:rsid wsp:val=&quot;00A344C0&quot;/&gt;&lt;wsp:rsid wsp:val=&quot;00A3485C&quot;/&gt;&lt;wsp:rsid wsp:val=&quot;00A34B45&quot;/&gt;&lt;wsp:rsid wsp:val=&quot;00A34C6D&quot;/&gt;&lt;wsp:rsid wsp:val=&quot;00A34E78&quot;/&gt;&lt;wsp:rsid wsp:val=&quot;00A34EC9&quot;/&gt;&lt;wsp:rsid wsp:val=&quot;00A350AC&quot;/&gt;&lt;wsp:rsid wsp:val=&quot;00A351BA&quot;/&gt;&lt;wsp:rsid wsp:val=&quot;00A35204&quot;/&gt;&lt;wsp:rsid wsp:val=&quot;00A35351&quot;/&gt;&lt;wsp:rsid wsp:val=&quot;00A353A9&quot;/&gt;&lt;wsp:rsid wsp:val=&quot;00A35822&quot;/&gt;&lt;wsp:rsid wsp:val=&quot;00A35881&quot;/&gt;&lt;wsp:rsid wsp:val=&quot;00A358B1&quot;/&gt;&lt;wsp:rsid wsp:val=&quot;00A358D1&quot;/&gt;&lt;wsp:rsid wsp:val=&quot;00A35928&quot;/&gt;&lt;wsp:rsid wsp:val=&quot;00A359F6&quot;/&gt;&lt;wsp:rsid wsp:val=&quot;00A35AB6&quot;/&gt;&lt;wsp:rsid wsp:val=&quot;00A35B21&quot;/&gt;&lt;wsp:rsid wsp:val=&quot;00A35B4C&quot;/&gt;&lt;wsp:rsid wsp:val=&quot;00A35C45&quot;/&gt;&lt;wsp:rsid wsp:val=&quot;00A35E8F&quot;/&gt;&lt;wsp:rsid wsp:val=&quot;00A36232&quot;/&gt;&lt;wsp:rsid wsp:val=&quot;00A363A7&quot;/&gt;&lt;wsp:rsid wsp:val=&quot;00A3681E&quot;/&gt;&lt;wsp:rsid wsp:val=&quot;00A36A52&quot;/&gt;&lt;wsp:rsid wsp:val=&quot;00A36D0B&quot;/&gt;&lt;wsp:rsid wsp:val=&quot;00A37028&quot;/&gt;&lt;wsp:rsid wsp:val=&quot;00A37217&quot;/&gt;&lt;wsp:rsid wsp:val=&quot;00A37269&quot;/&gt;&lt;wsp:rsid wsp:val=&quot;00A37428&quot;/&gt;&lt;wsp:rsid wsp:val=&quot;00A3760D&quot;/&gt;&lt;wsp:rsid wsp:val=&quot;00A37A16&quot;/&gt;&lt;wsp:rsid wsp:val=&quot;00A37BA0&quot;/&gt;&lt;wsp:rsid wsp:val=&quot;00A37D7D&quot;/&gt;&lt;wsp:rsid wsp:val=&quot;00A37DED&quot;/&gt;&lt;wsp:rsid wsp:val=&quot;00A37F27&quot;/&gt;&lt;wsp:rsid wsp:val=&quot;00A37F92&quot;/&gt;&lt;wsp:rsid wsp:val=&quot;00A37FB2&quot;/&gt;&lt;wsp:rsid wsp:val=&quot;00A40335&quot;/&gt;&lt;wsp:rsid wsp:val=&quot;00A403B0&quot;/&gt;&lt;wsp:rsid wsp:val=&quot;00A40454&quot;/&gt;&lt;wsp:rsid wsp:val=&quot;00A404BC&quot;/&gt;&lt;wsp:rsid wsp:val=&quot;00A40591&quot;/&gt;&lt;wsp:rsid wsp:val=&quot;00A406FD&quot;/&gt;&lt;wsp:rsid wsp:val=&quot;00A4095D&quot;/&gt;&lt;wsp:rsid wsp:val=&quot;00A40A15&quot;/&gt;&lt;wsp:rsid wsp:val=&quot;00A40AA7&quot;/&gt;&lt;wsp:rsid wsp:val=&quot;00A40E58&quot;/&gt;&lt;wsp:rsid wsp:val=&quot;00A4109E&quot;/&gt;&lt;wsp:rsid wsp:val=&quot;00A41130&quot;/&gt;&lt;wsp:rsid wsp:val=&quot;00A412DA&quot;/&gt;&lt;wsp:rsid wsp:val=&quot;00A41453&quot;/&gt;&lt;wsp:rsid wsp:val=&quot;00A416DE&quot;/&gt;&lt;wsp:rsid wsp:val=&quot;00A4193C&quot;/&gt;&lt;wsp:rsid wsp:val=&quot;00A4199D&quot;/&gt;&lt;wsp:rsid wsp:val=&quot;00A419CB&quot;/&gt;&lt;wsp:rsid wsp:val=&quot;00A41AAF&quot;/&gt;&lt;wsp:rsid wsp:val=&quot;00A41F90&quot;/&gt;&lt;wsp:rsid wsp:val=&quot;00A4249D&quot;/&gt;&lt;wsp:rsid wsp:val=&quot;00A424C6&quot;/&gt;&lt;wsp:rsid wsp:val=&quot;00A425BB&quot;/&gt;&lt;wsp:rsid wsp:val=&quot;00A425CF&quot;/&gt;&lt;wsp:rsid wsp:val=&quot;00A4268C&quot;/&gt;&lt;wsp:rsid wsp:val=&quot;00A42764&quot;/&gt;&lt;wsp:rsid wsp:val=&quot;00A4287F&quot;/&gt;&lt;wsp:rsid wsp:val=&quot;00A429BA&quot;/&gt;&lt;wsp:rsid wsp:val=&quot;00A42A9E&quot;/&gt;&lt;wsp:rsid wsp:val=&quot;00A42BA2&quot;/&gt;&lt;wsp:rsid wsp:val=&quot;00A42BBF&quot;/&gt;&lt;wsp:rsid wsp:val=&quot;00A42BEE&quot;/&gt;&lt;wsp:rsid wsp:val=&quot;00A42E68&quot;/&gt;&lt;wsp:rsid wsp:val=&quot;00A42EC8&quot;/&gt;&lt;wsp:rsid wsp:val=&quot;00A42F3F&quot;/&gt;&lt;wsp:rsid wsp:val=&quot;00A43190&quot;/&gt;&lt;wsp:rsid wsp:val=&quot;00A433E5&quot;/&gt;&lt;wsp:rsid wsp:val=&quot;00A435F8&quot;/&gt;&lt;wsp:rsid wsp:val=&quot;00A43724&quot;/&gt;&lt;wsp:rsid wsp:val=&quot;00A43A51&quot;/&gt;&lt;wsp:rsid wsp:val=&quot;00A43CB0&quot;/&gt;&lt;wsp:rsid wsp:val=&quot;00A43CB6&quot;/&gt;&lt;wsp:rsid wsp:val=&quot;00A43E5F&quot;/&gt;&lt;wsp:rsid wsp:val=&quot;00A43EF7&quot;/&gt;&lt;wsp:rsid wsp:val=&quot;00A43F21&quot;/&gt;&lt;wsp:rsid wsp:val=&quot;00A443C2&quot;/&gt;&lt;wsp:rsid wsp:val=&quot;00A4457D&quot;/&gt;&lt;wsp:rsid wsp:val=&quot;00A445B8&quot;/&gt;&lt;wsp:rsid wsp:val=&quot;00A44623&quot;/&gt;&lt;wsp:rsid wsp:val=&quot;00A44727&quot;/&gt;&lt;wsp:rsid wsp:val=&quot;00A447FE&quot;/&gt;&lt;wsp:rsid wsp:val=&quot;00A44804&quot;/&gt;&lt;wsp:rsid wsp:val=&quot;00A449D1&quot;/&gt;&lt;wsp:rsid wsp:val=&quot;00A44D06&quot;/&gt;&lt;wsp:rsid wsp:val=&quot;00A44E28&quot;/&gt;&lt;wsp:rsid wsp:val=&quot;00A45135&quot;/&gt;&lt;wsp:rsid wsp:val=&quot;00A45437&quot;/&gt;&lt;wsp:rsid wsp:val=&quot;00A45773&quot;/&gt;&lt;wsp:rsid wsp:val=&quot;00A4579C&quot;/&gt;&lt;wsp:rsid wsp:val=&quot;00A45A92&quot;/&gt;&lt;wsp:rsid wsp:val=&quot;00A45D56&quot;/&gt;&lt;wsp:rsid wsp:val=&quot;00A45F24&quot;/&gt;&lt;wsp:rsid wsp:val=&quot;00A4607C&quot;/&gt;&lt;wsp:rsid wsp:val=&quot;00A463DB&quot;/&gt;&lt;wsp:rsid wsp:val=&quot;00A4660F&quot;/&gt;&lt;wsp:rsid wsp:val=&quot;00A46838&quot;/&gt;&lt;wsp:rsid wsp:val=&quot;00A46B9E&quot;/&gt;&lt;wsp:rsid wsp:val=&quot;00A46C7B&quot;/&gt;&lt;wsp:rsid wsp:val=&quot;00A46E31&quot;/&gt;&lt;wsp:rsid wsp:val=&quot;00A46E5A&quot;/&gt;&lt;wsp:rsid wsp:val=&quot;00A46E81&quot;/&gt;&lt;wsp:rsid wsp:val=&quot;00A46ED6&quot;/&gt;&lt;wsp:rsid wsp:val=&quot;00A47011&quot;/&gt;&lt;wsp:rsid wsp:val=&quot;00A4720A&quot;/&gt;&lt;wsp:rsid wsp:val=&quot;00A47391&quot;/&gt;&lt;wsp:rsid wsp:val=&quot;00A473B1&quot;/&gt;&lt;wsp:rsid wsp:val=&quot;00A4748D&quot;/&gt;&lt;wsp:rsid wsp:val=&quot;00A4753B&quot;/&gt;&lt;wsp:rsid wsp:val=&quot;00A4756B&quot;/&gt;&lt;wsp:rsid wsp:val=&quot;00A47714&quot;/&gt;&lt;wsp:rsid wsp:val=&quot;00A477F1&quot;/&gt;&lt;wsp:rsid wsp:val=&quot;00A478AC&quot;/&gt;&lt;wsp:rsid wsp:val=&quot;00A47996&quot;/&gt;&lt;wsp:rsid wsp:val=&quot;00A47ADD&quot;/&gt;&lt;wsp:rsid wsp:val=&quot;00A47C27&quot;/&gt;&lt;wsp:rsid wsp:val=&quot;00A47F68&quot;/&gt;&lt;wsp:rsid wsp:val=&quot;00A47F89&quot;/&gt;&lt;wsp:rsid wsp:val=&quot;00A50033&quot;/&gt;&lt;wsp:rsid wsp:val=&quot;00A50175&quot;/&gt;&lt;wsp:rsid wsp:val=&quot;00A504D3&quot;/&gt;&lt;wsp:rsid wsp:val=&quot;00A505B0&quot;/&gt;&lt;wsp:rsid wsp:val=&quot;00A5073C&quot;/&gt;&lt;wsp:rsid wsp:val=&quot;00A50818&quot;/&gt;&lt;wsp:rsid wsp:val=&quot;00A508FB&quot;/&gt;&lt;wsp:rsid wsp:val=&quot;00A50C5A&quot;/&gt;&lt;wsp:rsid wsp:val=&quot;00A50D63&quot;/&gt;&lt;wsp:rsid wsp:val=&quot;00A511C5&quot;/&gt;&lt;wsp:rsid wsp:val=&quot;00A511FD&quot;/&gt;&lt;wsp:rsid wsp:val=&quot;00A512B4&quot;/&gt;&lt;wsp:rsid wsp:val=&quot;00A5144B&quot;/&gt;&lt;wsp:rsid wsp:val=&quot;00A514D7&quot;/&gt;&lt;wsp:rsid wsp:val=&quot;00A51510&quot;/&gt;&lt;wsp:rsid wsp:val=&quot;00A51592&quot;/&gt;&lt;wsp:rsid wsp:val=&quot;00A515AE&quot;/&gt;&lt;wsp:rsid wsp:val=&quot;00A517E8&quot;/&gt;&lt;wsp:rsid wsp:val=&quot;00A5196B&quot;/&gt;&lt;wsp:rsid wsp:val=&quot;00A519CA&quot;/&gt;&lt;wsp:rsid wsp:val=&quot;00A51E2D&quot;/&gt;&lt;wsp:rsid wsp:val=&quot;00A52142&quot;/&gt;&lt;wsp:rsid wsp:val=&quot;00A521A4&quot;/&gt;&lt;wsp:rsid wsp:val=&quot;00A521E2&quot;/&gt;&lt;wsp:rsid wsp:val=&quot;00A5224A&quot;/&gt;&lt;wsp:rsid wsp:val=&quot;00A5229D&quot;/&gt;&lt;wsp:rsid wsp:val=&quot;00A522F3&quot;/&gt;&lt;wsp:rsid wsp:val=&quot;00A524B2&quot;/&gt;&lt;wsp:rsid wsp:val=&quot;00A5259C&quot;/&gt;&lt;wsp:rsid wsp:val=&quot;00A526D9&quot;/&gt;&lt;wsp:rsid wsp:val=&quot;00A528CA&quot;/&gt;&lt;wsp:rsid wsp:val=&quot;00A52929&quot;/&gt;&lt;wsp:rsid wsp:val=&quot;00A52CE2&quot;/&gt;&lt;wsp:rsid wsp:val=&quot;00A52D5F&quot;/&gt;&lt;wsp:rsid wsp:val=&quot;00A52E03&quot;/&gt;&lt;wsp:rsid wsp:val=&quot;00A52FDC&quot;/&gt;&lt;wsp:rsid wsp:val=&quot;00A53303&quot;/&gt;&lt;wsp:rsid wsp:val=&quot;00A536E3&quot;/&gt;&lt;wsp:rsid wsp:val=&quot;00A5373C&quot;/&gt;&lt;wsp:rsid wsp:val=&quot;00A53797&quot;/&gt;&lt;wsp:rsid wsp:val=&quot;00A5385F&quot;/&gt;&lt;wsp:rsid wsp:val=&quot;00A5388E&quot;/&gt;&lt;wsp:rsid wsp:val=&quot;00A538D4&quot;/&gt;&lt;wsp:rsid wsp:val=&quot;00A53AAD&quot;/&gt;&lt;wsp:rsid wsp:val=&quot;00A53BC6&quot;/&gt;&lt;wsp:rsid wsp:val=&quot;00A53F79&quot;/&gt;&lt;wsp:rsid wsp:val=&quot;00A542F3&quot;/&gt;&lt;wsp:rsid wsp:val=&quot;00A5446C&quot;/&gt;&lt;wsp:rsid wsp:val=&quot;00A545D4&quot;/&gt;&lt;wsp:rsid wsp:val=&quot;00A54717&quot;/&gt;&lt;wsp:rsid wsp:val=&quot;00A5471F&quot;/&gt;&lt;wsp:rsid wsp:val=&quot;00A54AC2&quot;/&gt;&lt;wsp:rsid wsp:val=&quot;00A54C5E&quot;/&gt;&lt;wsp:rsid wsp:val=&quot;00A54FC1&quot;/&gt;&lt;wsp:rsid wsp:val=&quot;00A55163&quot;/&gt;&lt;wsp:rsid wsp:val=&quot;00A55169&quot;/&gt;&lt;wsp:rsid wsp:val=&quot;00A55213&quot;/&gt;&lt;wsp:rsid wsp:val=&quot;00A553DB&quot;/&gt;&lt;wsp:rsid wsp:val=&quot;00A554B7&quot;/&gt;&lt;wsp:rsid wsp:val=&quot;00A5551E&quot;/&gt;&lt;wsp:rsid wsp:val=&quot;00A5553A&quot;/&gt;&lt;wsp:rsid wsp:val=&quot;00A5559C&quot;/&gt;&lt;wsp:rsid wsp:val=&quot;00A555F6&quot;/&gt;&lt;wsp:rsid wsp:val=&quot;00A558CE&quot;/&gt;&lt;wsp:rsid wsp:val=&quot;00A55926&quot;/&gt;&lt;wsp:rsid wsp:val=&quot;00A559C9&quot;/&gt;&lt;wsp:rsid wsp:val=&quot;00A55A12&quot;/&gt;&lt;wsp:rsid wsp:val=&quot;00A55A4D&quot;/&gt;&lt;wsp:rsid wsp:val=&quot;00A55B6D&quot;/&gt;&lt;wsp:rsid wsp:val=&quot;00A55DFF&quot;/&gt;&lt;wsp:rsid wsp:val=&quot;00A56097&quot;/&gt;&lt;wsp:rsid wsp:val=&quot;00A564E0&quot;/&gt;&lt;wsp:rsid wsp:val=&quot;00A5650D&quot;/&gt;&lt;wsp:rsid wsp:val=&quot;00A5652E&quot;/&gt;&lt;wsp:rsid wsp:val=&quot;00A56939&quot;/&gt;&lt;wsp:rsid wsp:val=&quot;00A569DF&quot;/&gt;&lt;wsp:rsid wsp:val=&quot;00A56B2B&quot;/&gt;&lt;wsp:rsid wsp:val=&quot;00A5705A&quot;/&gt;&lt;wsp:rsid wsp:val=&quot;00A57252&quot;/&gt;&lt;wsp:rsid wsp:val=&quot;00A572E7&quot;/&gt;&lt;wsp:rsid wsp:val=&quot;00A573C3&quot;/&gt;&lt;wsp:rsid wsp:val=&quot;00A5748A&quot;/&gt;&lt;wsp:rsid wsp:val=&quot;00A57672&quot;/&gt;&lt;wsp:rsid wsp:val=&quot;00A579F2&quot;/&gt;&lt;wsp:rsid wsp:val=&quot;00A57AD2&quot;/&gt;&lt;wsp:rsid wsp:val=&quot;00A57AF1&quot;/&gt;&lt;wsp:rsid wsp:val=&quot;00A57C03&quot;/&gt;&lt;wsp:rsid wsp:val=&quot;00A57C6D&quot;/&gt;&lt;wsp:rsid wsp:val=&quot;00A57DB3&quot;/&gt;&lt;wsp:rsid wsp:val=&quot;00A57DD2&quot;/&gt;&lt;wsp:rsid wsp:val=&quot;00A57F81&quot;/&gt;&lt;wsp:rsid wsp:val=&quot;00A600CF&quot;/&gt;&lt;wsp:rsid wsp:val=&quot;00A600EA&quot;/&gt;&lt;wsp:rsid wsp:val=&quot;00A600F8&quot;/&gt;&lt;wsp:rsid wsp:val=&quot;00A60692&quot;/&gt;&lt;wsp:rsid wsp:val=&quot;00A6071A&quot;/&gt;&lt;wsp:rsid wsp:val=&quot;00A60749&quot;/&gt;&lt;wsp:rsid wsp:val=&quot;00A60C30&quot;/&gt;&lt;wsp:rsid wsp:val=&quot;00A60E02&quot;/&gt;&lt;wsp:rsid wsp:val=&quot;00A60E67&quot;/&gt;&lt;wsp:rsid wsp:val=&quot;00A61246&quot;/&gt;&lt;wsp:rsid wsp:val=&quot;00A612B6&quot;/&gt;&lt;wsp:rsid wsp:val=&quot;00A61622&quot;/&gt;&lt;wsp:rsid wsp:val=&quot;00A617C8&quot;/&gt;&lt;wsp:rsid wsp:val=&quot;00A617D3&quot;/&gt;&lt;wsp:rsid wsp:val=&quot;00A61900&quot;/&gt;&lt;wsp:rsid wsp:val=&quot;00A61A95&quot;/&gt;&lt;wsp:rsid wsp:val=&quot;00A61B0D&quot;/&gt;&lt;wsp:rsid wsp:val=&quot;00A61B7A&quot;/&gt;&lt;wsp:rsid wsp:val=&quot;00A61D50&quot;/&gt;&lt;wsp:rsid wsp:val=&quot;00A61DC2&quot;/&gt;&lt;wsp:rsid wsp:val=&quot;00A62261&quot;/&gt;&lt;wsp:rsid wsp:val=&quot;00A62466&quot;/&gt;&lt;wsp:rsid wsp:val=&quot;00A6247D&quot;/&gt;&lt;wsp:rsid wsp:val=&quot;00A62703&quot;/&gt;&lt;wsp:rsid wsp:val=&quot;00A627C6&quot;/&gt;&lt;wsp:rsid wsp:val=&quot;00A629AA&quot;/&gt;&lt;wsp:rsid wsp:val=&quot;00A62A13&quot;/&gt;&lt;wsp:rsid wsp:val=&quot;00A62C61&quot;/&gt;&lt;wsp:rsid wsp:val=&quot;00A6308C&quot;/&gt;&lt;wsp:rsid wsp:val=&quot;00A63163&quot;/&gt;&lt;wsp:rsid wsp:val=&quot;00A633F5&quot;/&gt;&lt;wsp:rsid wsp:val=&quot;00A634A0&quot;/&gt;&lt;wsp:rsid wsp:val=&quot;00A63502&quot;/&gt;&lt;wsp:rsid wsp:val=&quot;00A6358A&quot;/&gt;&lt;wsp:rsid wsp:val=&quot;00A63AB8&quot;/&gt;&lt;wsp:rsid wsp:val=&quot;00A63AFC&quot;/&gt;&lt;wsp:rsid wsp:val=&quot;00A63C76&quot;/&gt;&lt;wsp:rsid wsp:val=&quot;00A63CC4&quot;/&gt;&lt;wsp:rsid wsp:val=&quot;00A63D54&quot;/&gt;&lt;wsp:rsid wsp:val=&quot;00A63E44&quot;/&gt;&lt;wsp:rsid wsp:val=&quot;00A643F6&quot;/&gt;&lt;wsp:rsid wsp:val=&quot;00A64540&quot;/&gt;&lt;wsp:rsid wsp:val=&quot;00A6455A&quot;/&gt;&lt;wsp:rsid wsp:val=&quot;00A64615&quot;/&gt;&lt;wsp:rsid wsp:val=&quot;00A6482B&quot;/&gt;&lt;wsp:rsid wsp:val=&quot;00A648C7&quot;/&gt;&lt;wsp:rsid wsp:val=&quot;00A64A9E&quot;/&gt;&lt;wsp:rsid wsp:val=&quot;00A64B3D&quot;/&gt;&lt;wsp:rsid wsp:val=&quot;00A64BB7&quot;/&gt;&lt;wsp:rsid wsp:val=&quot;00A64D08&quot;/&gt;&lt;wsp:rsid wsp:val=&quot;00A64DE5&quot;/&gt;&lt;wsp:rsid wsp:val=&quot;00A64E05&quot;/&gt;&lt;wsp:rsid wsp:val=&quot;00A64FA1&quot;/&gt;&lt;wsp:rsid wsp:val=&quot;00A6506B&quot;/&gt;&lt;wsp:rsid wsp:val=&quot;00A65145&quot;/&gt;&lt;wsp:rsid wsp:val=&quot;00A6519E&quot;/&gt;&lt;wsp:rsid wsp:val=&quot;00A65347&quot;/&gt;&lt;wsp:rsid wsp:val=&quot;00A6536E&quot;/&gt;&lt;wsp:rsid wsp:val=&quot;00A655C6&quot;/&gt;&lt;wsp:rsid wsp:val=&quot;00A6574C&quot;/&gt;&lt;wsp:rsid wsp:val=&quot;00A658F1&quot;/&gt;&lt;wsp:rsid wsp:val=&quot;00A65A14&quot;/&gt;&lt;wsp:rsid wsp:val=&quot;00A65BEB&quot;/&gt;&lt;wsp:rsid wsp:val=&quot;00A65D2A&quot;/&gt;&lt;wsp:rsid wsp:val=&quot;00A663F6&quot;/&gt;&lt;wsp:rsid wsp:val=&quot;00A664B4&quot;/&gt;&lt;wsp:rsid wsp:val=&quot;00A666B6&quot;/&gt;&lt;wsp:rsid wsp:val=&quot;00A667FD&quot;/&gt;&lt;wsp:rsid wsp:val=&quot;00A66906&quot;/&gt;&lt;wsp:rsid wsp:val=&quot;00A66D3B&quot;/&gt;&lt;wsp:rsid wsp:val=&quot;00A66D70&quot;/&gt;&lt;wsp:rsid wsp:val=&quot;00A66D71&quot;/&gt;&lt;wsp:rsid wsp:val=&quot;00A67077&quot;/&gt;&lt;wsp:rsid wsp:val=&quot;00A67112&quot;/&gt;&lt;wsp:rsid wsp:val=&quot;00A671DA&quot;/&gt;&lt;wsp:rsid wsp:val=&quot;00A67326&quot;/&gt;&lt;wsp:rsid wsp:val=&quot;00A6752C&quot;/&gt;&lt;wsp:rsid wsp:val=&quot;00A678E7&quot;/&gt;&lt;wsp:rsid wsp:val=&quot;00A678EC&quot;/&gt;&lt;wsp:rsid wsp:val=&quot;00A679FF&quot;/&gt;&lt;wsp:rsid wsp:val=&quot;00A67A63&quot;/&gt;&lt;wsp:rsid wsp:val=&quot;00A67D8D&quot;/&gt;&lt;wsp:rsid wsp:val=&quot;00A70248&quot;/&gt;&lt;wsp:rsid wsp:val=&quot;00A7039A&quot;/&gt;&lt;wsp:rsid wsp:val=&quot;00A7048A&quot;/&gt;&lt;wsp:rsid wsp:val=&quot;00A705C2&quot;/&gt;&lt;wsp:rsid wsp:val=&quot;00A7083B&quot;/&gt;&lt;wsp:rsid wsp:val=&quot;00A70879&quot;/&gt;&lt;wsp:rsid wsp:val=&quot;00A70BE1&quot;/&gt;&lt;wsp:rsid wsp:val=&quot;00A70E9F&quot;/&gt;&lt;wsp:rsid wsp:val=&quot;00A71058&quot;/&gt;&lt;wsp:rsid wsp:val=&quot;00A7107C&quot;/&gt;&lt;wsp:rsid wsp:val=&quot;00A715C1&quot;/&gt;&lt;wsp:rsid wsp:val=&quot;00A7160B&quot;/&gt;&lt;wsp:rsid wsp:val=&quot;00A71960&quot;/&gt;&lt;wsp:rsid wsp:val=&quot;00A71BE1&quot;/&gt;&lt;wsp:rsid wsp:val=&quot;00A71C8E&quot;/&gt;&lt;wsp:rsid wsp:val=&quot;00A71FCA&quot;/&gt;&lt;wsp:rsid wsp:val=&quot;00A721AE&quot;/&gt;&lt;wsp:rsid wsp:val=&quot;00A721C3&quot;/&gt;&lt;wsp:rsid wsp:val=&quot;00A72363&quot;/&gt;&lt;wsp:rsid wsp:val=&quot;00A72566&quot;/&gt;&lt;wsp:rsid wsp:val=&quot;00A72784&quot;/&gt;&lt;wsp:rsid wsp:val=&quot;00A72A3C&quot;/&gt;&lt;wsp:rsid wsp:val=&quot;00A72FB2&quot;/&gt;&lt;wsp:rsid wsp:val=&quot;00A7305B&quot;/&gt;&lt;wsp:rsid wsp:val=&quot;00A7319D&quot;/&gt;&lt;wsp:rsid wsp:val=&quot;00A73514&quot;/&gt;&lt;wsp:rsid wsp:val=&quot;00A7354D&quot;/&gt;&lt;wsp:rsid wsp:val=&quot;00A7355F&quot;/&gt;&lt;wsp:rsid wsp:val=&quot;00A7364D&quot;/&gt;&lt;wsp:rsid wsp:val=&quot;00A7385C&quot;/&gt;&lt;wsp:rsid wsp:val=&quot;00A73974&quot;/&gt;&lt;wsp:rsid wsp:val=&quot;00A739A3&quot;/&gt;&lt;wsp:rsid wsp:val=&quot;00A73A69&quot;/&gt;&lt;wsp:rsid wsp:val=&quot;00A73BF9&quot;/&gt;&lt;wsp:rsid wsp:val=&quot;00A73ED6&quot;/&gt;&lt;wsp:rsid wsp:val=&quot;00A73FFD&quot;/&gt;&lt;wsp:rsid wsp:val=&quot;00A7409F&quot;/&gt;&lt;wsp:rsid wsp:val=&quot;00A74160&quot;/&gt;&lt;wsp:rsid wsp:val=&quot;00A741A8&quot;/&gt;&lt;wsp:rsid wsp:val=&quot;00A741D1&quot;/&gt;&lt;wsp:rsid wsp:val=&quot;00A7425A&quot;/&gt;&lt;wsp:rsid wsp:val=&quot;00A742AE&quot;/&gt;&lt;wsp:rsid wsp:val=&quot;00A7445B&quot;/&gt;&lt;wsp:rsid wsp:val=&quot;00A744B9&quot;/&gt;&lt;wsp:rsid wsp:val=&quot;00A745D5&quot;/&gt;&lt;wsp:rsid wsp:val=&quot;00A745EB&quot;/&gt;&lt;wsp:rsid wsp:val=&quot;00A747BE&quot;/&gt;&lt;wsp:rsid wsp:val=&quot;00A747C3&quot;/&gt;&lt;wsp:rsid wsp:val=&quot;00A749A0&quot;/&gt;&lt;wsp:rsid wsp:val=&quot;00A749B0&quot;/&gt;&lt;wsp:rsid wsp:val=&quot;00A74A01&quot;/&gt;&lt;wsp:rsid wsp:val=&quot;00A74A04&quot;/&gt;&lt;wsp:rsid wsp:val=&quot;00A74B96&quot;/&gt;&lt;wsp:rsid wsp:val=&quot;00A74CA1&quot;/&gt;&lt;wsp:rsid wsp:val=&quot;00A74CD5&quot;/&gt;&lt;wsp:rsid wsp:val=&quot;00A74E78&quot;/&gt;&lt;wsp:rsid wsp:val=&quot;00A74FC3&quot;/&gt;&lt;wsp:rsid wsp:val=&quot;00A7509B&quot;/&gt;&lt;wsp:rsid wsp:val=&quot;00A75259&quot;/&gt;&lt;wsp:rsid wsp:val=&quot;00A7531D&quot;/&gt;&lt;wsp:rsid wsp:val=&quot;00A75349&quot;/&gt;&lt;wsp:rsid wsp:val=&quot;00A75492&quot;/&gt;&lt;wsp:rsid wsp:val=&quot;00A75725&quot;/&gt;&lt;wsp:rsid wsp:val=&quot;00A75903&quot;/&gt;&lt;wsp:rsid wsp:val=&quot;00A75AA0&quot;/&gt;&lt;wsp:rsid wsp:val=&quot;00A75B87&quot;/&gt;&lt;wsp:rsid wsp:val=&quot;00A76269&quot;/&gt;&lt;wsp:rsid wsp:val=&quot;00A7626C&quot;/&gt;&lt;wsp:rsid wsp:val=&quot;00A76773&quot;/&gt;&lt;wsp:rsid wsp:val=&quot;00A767C8&quot;/&gt;&lt;wsp:rsid wsp:val=&quot;00A769F6&quot;/&gt;&lt;wsp:rsid wsp:val=&quot;00A76AF8&quot;/&gt;&lt;wsp:rsid wsp:val=&quot;00A76EF7&quot;/&gt;&lt;wsp:rsid wsp:val=&quot;00A76F87&quot;/&gt;&lt;wsp:rsid wsp:val=&quot;00A77020&quot;/&gt;&lt;wsp:rsid wsp:val=&quot;00A77098&quot;/&gt;&lt;wsp:rsid wsp:val=&quot;00A77402&quot;/&gt;&lt;wsp:rsid wsp:val=&quot;00A77752&quot;/&gt;&lt;wsp:rsid wsp:val=&quot;00A779E0&quot;/&gt;&lt;wsp:rsid wsp:val=&quot;00A77BAB&quot;/&gt;&lt;wsp:rsid wsp:val=&quot;00A8001E&quot;/&gt;&lt;wsp:rsid wsp:val=&quot;00A801C3&quot;/&gt;&lt;wsp:rsid wsp:val=&quot;00A8022B&quot;/&gt;&lt;wsp:rsid wsp:val=&quot;00A80334&quot;/&gt;&lt;wsp:rsid wsp:val=&quot;00A8065C&quot;/&gt;&lt;wsp:rsid wsp:val=&quot;00A808EF&quot;/&gt;&lt;wsp:rsid wsp:val=&quot;00A80928&quot;/&gt;&lt;wsp:rsid wsp:val=&quot;00A80A23&quot;/&gt;&lt;wsp:rsid wsp:val=&quot;00A80C18&quot;/&gt;&lt;wsp:rsid wsp:val=&quot;00A80CF0&quot;/&gt;&lt;wsp:rsid wsp:val=&quot;00A80E68&quot;/&gt;&lt;wsp:rsid wsp:val=&quot;00A80EEC&quot;/&gt;&lt;wsp:rsid wsp:val=&quot;00A80F9C&quot;/&gt;&lt;wsp:rsid wsp:val=&quot;00A8109E&quot;/&gt;&lt;wsp:rsid wsp:val=&quot;00A81205&quot;/&gt;&lt;wsp:rsid wsp:val=&quot;00A81285&quot;/&gt;&lt;wsp:rsid wsp:val=&quot;00A81AC4&quot;/&gt;&lt;wsp:rsid wsp:val=&quot;00A81B83&quot;/&gt;&lt;wsp:rsid wsp:val=&quot;00A81CB9&quot;/&gt;&lt;wsp:rsid wsp:val=&quot;00A81D59&quot;/&gt;&lt;wsp:rsid wsp:val=&quot;00A81E3F&quot;/&gt;&lt;wsp:rsid wsp:val=&quot;00A820F9&quot;/&gt;&lt;wsp:rsid wsp:val=&quot;00A823B9&quot;/&gt;&lt;wsp:rsid wsp:val=&quot;00A82446&quot;/&gt;&lt;wsp:rsid wsp:val=&quot;00A825E4&quot;/&gt;&lt;wsp:rsid wsp:val=&quot;00A82697&quot;/&gt;&lt;wsp:rsid wsp:val=&quot;00A826BA&quot;/&gt;&lt;wsp:rsid wsp:val=&quot;00A826BE&quot;/&gt;&lt;wsp:rsid wsp:val=&quot;00A8274E&quot;/&gt;&lt;wsp:rsid wsp:val=&quot;00A82979&quot;/&gt;&lt;wsp:rsid wsp:val=&quot;00A82A26&quot;/&gt;&lt;wsp:rsid wsp:val=&quot;00A82A4F&quot;/&gt;&lt;wsp:rsid wsp:val=&quot;00A82AAB&quot;/&gt;&lt;wsp:rsid wsp:val=&quot;00A82B68&quot;/&gt;&lt;wsp:rsid wsp:val=&quot;00A82D7B&quot;/&gt;&lt;wsp:rsid wsp:val=&quot;00A82D83&quot;/&gt;&lt;wsp:rsid wsp:val=&quot;00A82E6F&quot;/&gt;&lt;wsp:rsid wsp:val=&quot;00A82E73&quot;/&gt;&lt;wsp:rsid wsp:val=&quot;00A82E83&quot;/&gt;&lt;wsp:rsid wsp:val=&quot;00A82F46&quot;/&gt;&lt;wsp:rsid wsp:val=&quot;00A83107&quot;/&gt;&lt;wsp:rsid wsp:val=&quot;00A831FF&quot;/&gt;&lt;wsp:rsid wsp:val=&quot;00A83213&quot;/&gt;&lt;wsp:rsid wsp:val=&quot;00A832EA&quot;/&gt;&lt;wsp:rsid wsp:val=&quot;00A8378A&quot;/&gt;&lt;wsp:rsid wsp:val=&quot;00A8386B&quot;/&gt;&lt;wsp:rsid wsp:val=&quot;00A83AA9&quot;/&gt;&lt;wsp:rsid wsp:val=&quot;00A83B3A&quot;/&gt;&lt;wsp:rsid wsp:val=&quot;00A83E09&quot;/&gt;&lt;wsp:rsid wsp:val=&quot;00A84252&quot;/&gt;&lt;wsp:rsid wsp:val=&quot;00A842BE&quot;/&gt;&lt;wsp:rsid wsp:val=&quot;00A84512&quot;/&gt;&lt;wsp:rsid wsp:val=&quot;00A84530&quot;/&gt;&lt;wsp:rsid wsp:val=&quot;00A84668&quot;/&gt;&lt;wsp:rsid wsp:val=&quot;00A846FA&quot;/&gt;&lt;wsp:rsid wsp:val=&quot;00A84708&quot;/&gt;&lt;wsp:rsid wsp:val=&quot;00A84947&quot;/&gt;&lt;wsp:rsid wsp:val=&quot;00A84978&quot;/&gt;&lt;wsp:rsid wsp:val=&quot;00A84C4C&quot;/&gt;&lt;wsp:rsid wsp:val=&quot;00A84E0B&quot;/&gt;&lt;wsp:rsid wsp:val=&quot;00A85108&quot;/&gt;&lt;wsp:rsid wsp:val=&quot;00A851B9&quot;/&gt;&lt;wsp:rsid wsp:val=&quot;00A851D2&quot;/&gt;&lt;wsp:rsid wsp:val=&quot;00A854EB&quot;/&gt;&lt;wsp:rsid wsp:val=&quot;00A855E5&quot;/&gt;&lt;wsp:rsid wsp:val=&quot;00A8567A&quot;/&gt;&lt;wsp:rsid wsp:val=&quot;00A8588C&quot;/&gt;&lt;wsp:rsid wsp:val=&quot;00A85AD2&quot;/&gt;&lt;wsp:rsid wsp:val=&quot;00A85AE3&quot;/&gt;&lt;wsp:rsid wsp:val=&quot;00A85CF7&quot;/&gt;&lt;wsp:rsid wsp:val=&quot;00A85E12&quot;/&gt;&lt;wsp:rsid wsp:val=&quot;00A85E1B&quot;/&gt;&lt;wsp:rsid wsp:val=&quot;00A85EB2&quot;/&gt;&lt;wsp:rsid wsp:val=&quot;00A8628D&quot;/&gt;&lt;wsp:rsid wsp:val=&quot;00A864CF&quot;/&gt;&lt;wsp:rsid wsp:val=&quot;00A86A86&quot;/&gt;&lt;wsp:rsid wsp:val=&quot;00A86B0E&quot;/&gt;&lt;wsp:rsid wsp:val=&quot;00A86BB2&quot;/&gt;&lt;wsp:rsid wsp:val=&quot;00A86BD8&quot;/&gt;&lt;wsp:rsid wsp:val=&quot;00A86C99&quot;/&gt;&lt;wsp:rsid wsp:val=&quot;00A8704C&quot;/&gt;&lt;wsp:rsid wsp:val=&quot;00A8706F&quot;/&gt;&lt;wsp:rsid wsp:val=&quot;00A87088&quot;/&gt;&lt;wsp:rsid wsp:val=&quot;00A87108&quot;/&gt;&lt;wsp:rsid wsp:val=&quot;00A8715D&quot;/&gt;&lt;wsp:rsid wsp:val=&quot;00A873CA&quot;/&gt;&lt;wsp:rsid wsp:val=&quot;00A8746C&quot;/&gt;&lt;wsp:rsid wsp:val=&quot;00A8770F&quot;/&gt;&lt;wsp:rsid wsp:val=&quot;00A878FE&quot;/&gt;&lt;wsp:rsid wsp:val=&quot;00A87A56&quot;/&gt;&lt;wsp:rsid wsp:val=&quot;00A87A6B&quot;/&gt;&lt;wsp:rsid wsp:val=&quot;00A87C5F&quot;/&gt;&lt;wsp:rsid wsp:val=&quot;00A87CAA&quot;/&gt;&lt;wsp:rsid wsp:val=&quot;00A87EDA&quot;/&gt;&lt;wsp:rsid wsp:val=&quot;00A901F0&quot;/&gt;&lt;wsp:rsid wsp:val=&quot;00A9032C&quot;/&gt;&lt;wsp:rsid wsp:val=&quot;00A904FB&quot;/&gt;&lt;wsp:rsid wsp:val=&quot;00A908C6&quot;/&gt;&lt;wsp:rsid wsp:val=&quot;00A908E0&quot;/&gt;&lt;wsp:rsid wsp:val=&quot;00A90A63&quot;/&gt;&lt;wsp:rsid wsp:val=&quot;00A90C3E&quot;/&gt;&lt;wsp:rsid wsp:val=&quot;00A90C44&quot;/&gt;&lt;wsp:rsid wsp:val=&quot;00A90CB4&quot;/&gt;&lt;wsp:rsid wsp:val=&quot;00A90E73&quot;/&gt;&lt;wsp:rsid wsp:val=&quot;00A9108A&quot;/&gt;&lt;wsp:rsid wsp:val=&quot;00A91220&quot;/&gt;&lt;wsp:rsid wsp:val=&quot;00A918EC&quot;/&gt;&lt;wsp:rsid wsp:val=&quot;00A919B2&quot;/&gt;&lt;wsp:rsid wsp:val=&quot;00A91AF4&quot;/&gt;&lt;wsp:rsid wsp:val=&quot;00A91D7F&quot;/&gt;&lt;wsp:rsid wsp:val=&quot;00A91DD9&quot;/&gt;&lt;wsp:rsid wsp:val=&quot;00A91E6E&quot;/&gt;&lt;wsp:rsid wsp:val=&quot;00A91F6A&quot;/&gt;&lt;wsp:rsid wsp:val=&quot;00A92003&quot;/&gt;&lt;wsp:rsid wsp:val=&quot;00A92122&quot;/&gt;&lt;wsp:rsid wsp:val=&quot;00A922D4&quot;/&gt;&lt;wsp:rsid wsp:val=&quot;00A925EE&quot;/&gt;&lt;wsp:rsid wsp:val=&quot;00A92795&quot;/&gt;&lt;wsp:rsid wsp:val=&quot;00A92A17&quot;/&gt;&lt;wsp:rsid wsp:val=&quot;00A92A4B&quot;/&gt;&lt;wsp:rsid wsp:val=&quot;00A92AE1&quot;/&gt;&lt;wsp:rsid wsp:val=&quot;00A92F4A&quot;/&gt;&lt;wsp:rsid wsp:val=&quot;00A9329D&quot;/&gt;&lt;wsp:rsid wsp:val=&quot;00A93561&quot;/&gt;&lt;wsp:rsid wsp:val=&quot;00A935D8&quot;/&gt;&lt;wsp:rsid wsp:val=&quot;00A93689&quot;/&gt;&lt;wsp:rsid wsp:val=&quot;00A939EF&quot;/&gt;&lt;wsp:rsid wsp:val=&quot;00A93AD4&quot;/&gt;&lt;wsp:rsid wsp:val=&quot;00A93B37&quot;/&gt;&lt;wsp:rsid wsp:val=&quot;00A93CDC&quot;/&gt;&lt;wsp:rsid wsp:val=&quot;00A9402C&quot;/&gt;&lt;wsp:rsid wsp:val=&quot;00A941CE&quot;/&gt;&lt;wsp:rsid wsp:val=&quot;00A94389&quot;/&gt;&lt;wsp:rsid wsp:val=&quot;00A94996&quot;/&gt;&lt;wsp:rsid wsp:val=&quot;00A94A28&quot;/&gt;&lt;wsp:rsid wsp:val=&quot;00A94B47&quot;/&gt;&lt;wsp:rsid wsp:val=&quot;00A94CC8&quot;/&gt;&lt;wsp:rsid wsp:val=&quot;00A94FD4&quot;/&gt;&lt;wsp:rsid wsp:val=&quot;00A95085&quot;/&gt;&lt;wsp:rsid wsp:val=&quot;00A951B6&quot;/&gt;&lt;wsp:rsid wsp:val=&quot;00A954D1&quot;/&gt;&lt;wsp:rsid wsp:val=&quot;00A95543&quot;/&gt;&lt;wsp:rsid wsp:val=&quot;00A955DF&quot;/&gt;&lt;wsp:rsid wsp:val=&quot;00A9581A&quot;/&gt;&lt;wsp:rsid wsp:val=&quot;00A95900&quot;/&gt;&lt;wsp:rsid wsp:val=&quot;00A95B6F&quot;/&gt;&lt;wsp:rsid wsp:val=&quot;00A95E3E&quot;/&gt;&lt;wsp:rsid wsp:val=&quot;00A960C7&quot;/&gt;&lt;wsp:rsid wsp:val=&quot;00A96205&quot;/&gt;&lt;wsp:rsid wsp:val=&quot;00A96364&quot;/&gt;&lt;wsp:rsid wsp:val=&quot;00A964CC&quot;/&gt;&lt;wsp:rsid wsp:val=&quot;00A9660B&quot;/&gt;&lt;wsp:rsid wsp:val=&quot;00A9662B&quot;/&gt;&lt;wsp:rsid wsp:val=&quot;00A96B7F&quot;/&gt;&lt;wsp:rsid wsp:val=&quot;00A96BE7&quot;/&gt;&lt;wsp:rsid wsp:val=&quot;00A96C9D&quot;/&gt;&lt;wsp:rsid wsp:val=&quot;00A96E54&quot;/&gt;&lt;wsp:rsid wsp:val=&quot;00A97040&quot;/&gt;&lt;wsp:rsid wsp:val=&quot;00A9709A&quot;/&gt;&lt;wsp:rsid wsp:val=&quot;00A972B6&quot;/&gt;&lt;wsp:rsid wsp:val=&quot;00A977DF&quot;/&gt;&lt;wsp:rsid wsp:val=&quot;00A97803&quot;/&gt;&lt;wsp:rsid wsp:val=&quot;00A9790E&quot;/&gt;&lt;wsp:rsid wsp:val=&quot;00A97BDC&quot;/&gt;&lt;wsp:rsid wsp:val=&quot;00A97D0B&quot;/&gt;&lt;wsp:rsid wsp:val=&quot;00A97F91&quot;/&gt;&lt;wsp:rsid wsp:val=&quot;00AA06B0&quot;/&gt;&lt;wsp:rsid wsp:val=&quot;00AA0BF3&quot;/&gt;&lt;wsp:rsid wsp:val=&quot;00AA105F&quot;/&gt;&lt;wsp:rsid wsp:val=&quot;00AA11BB&quot;/&gt;&lt;wsp:rsid wsp:val=&quot;00AA134C&quot;/&gt;&lt;wsp:rsid wsp:val=&quot;00AA13C8&quot;/&gt;&lt;wsp:rsid wsp:val=&quot;00AA185C&quot;/&gt;&lt;wsp:rsid wsp:val=&quot;00AA1C95&quot;/&gt;&lt;wsp:rsid wsp:val=&quot;00AA1D47&quot;/&gt;&lt;wsp:rsid wsp:val=&quot;00AA2367&quot;/&gt;&lt;wsp:rsid wsp:val=&quot;00AA23F6&quot;/&gt;&lt;wsp:rsid wsp:val=&quot;00AA2460&quot;/&gt;&lt;wsp:rsid wsp:val=&quot;00AA2495&quot;/&gt;&lt;wsp:rsid wsp:val=&quot;00AA261A&quot;/&gt;&lt;wsp:rsid wsp:val=&quot;00AA2681&quot;/&gt;&lt;wsp:rsid wsp:val=&quot;00AA26C2&quot;/&gt;&lt;wsp:rsid wsp:val=&quot;00AA28B8&quot;/&gt;&lt;wsp:rsid wsp:val=&quot;00AA28BE&quot;/&gt;&lt;wsp:rsid wsp:val=&quot;00AA297D&quot;/&gt;&lt;wsp:rsid wsp:val=&quot;00AA297E&quot;/&gt;&lt;wsp:rsid wsp:val=&quot;00AA2980&quot;/&gt;&lt;wsp:rsid wsp:val=&quot;00AA2AFF&quot;/&gt;&lt;wsp:rsid wsp:val=&quot;00AA2B58&quot;/&gt;&lt;wsp:rsid wsp:val=&quot;00AA2B98&quot;/&gt;&lt;wsp:rsid wsp:val=&quot;00AA2BA7&quot;/&gt;&lt;wsp:rsid wsp:val=&quot;00AA2E44&quot;/&gt;&lt;wsp:rsid wsp:val=&quot;00AA3030&quot;/&gt;&lt;wsp:rsid wsp:val=&quot;00AA32B0&quot;/&gt;&lt;wsp:rsid wsp:val=&quot;00AA33FB&quot;/&gt;&lt;wsp:rsid wsp:val=&quot;00AA34EC&quot;/&gt;&lt;wsp:rsid wsp:val=&quot;00AA35A1&quot;/&gt;&lt;wsp:rsid wsp:val=&quot;00AA36B5&quot;/&gt;&lt;wsp:rsid wsp:val=&quot;00AA38E2&quot;/&gt;&lt;wsp:rsid wsp:val=&quot;00AA3A01&quot;/&gt;&lt;wsp:rsid wsp:val=&quot;00AA3AAC&quot;/&gt;&lt;wsp:rsid wsp:val=&quot;00AA3AE8&quot;/&gt;&lt;wsp:rsid wsp:val=&quot;00AA3D35&quot;/&gt;&lt;wsp:rsid wsp:val=&quot;00AA3D7D&quot;/&gt;&lt;wsp:rsid wsp:val=&quot;00AA3DFB&quot;/&gt;&lt;wsp:rsid wsp:val=&quot;00AA409A&quot;/&gt;&lt;wsp:rsid wsp:val=&quot;00AA4201&quot;/&gt;&lt;wsp:rsid wsp:val=&quot;00AA423C&quot;/&gt;&lt;wsp:rsid wsp:val=&quot;00AA4524&quot;/&gt;&lt;wsp:rsid wsp:val=&quot;00AA4629&quot;/&gt;&lt;wsp:rsid wsp:val=&quot;00AA4658&quot;/&gt;&lt;wsp:rsid wsp:val=&quot;00AA4843&quot;/&gt;&lt;wsp:rsid wsp:val=&quot;00AA48DE&quot;/&gt;&lt;wsp:rsid wsp:val=&quot;00AA4911&quot;/&gt;&lt;wsp:rsid wsp:val=&quot;00AA4921&quot;/&gt;&lt;wsp:rsid wsp:val=&quot;00AA4A2B&quot;/&gt;&lt;wsp:rsid wsp:val=&quot;00AA4BDD&quot;/&gt;&lt;wsp:rsid wsp:val=&quot;00AA4E89&quot;/&gt;&lt;wsp:rsid wsp:val=&quot;00AA542E&quot;/&gt;&lt;wsp:rsid wsp:val=&quot;00AA5494&quot;/&gt;&lt;wsp:rsid wsp:val=&quot;00AA54A3&quot;/&gt;&lt;wsp:rsid wsp:val=&quot;00AA5619&quot;/&gt;&lt;wsp:rsid wsp:val=&quot;00AA56AF&quot;/&gt;&lt;wsp:rsid wsp:val=&quot;00AA57E5&quot;/&gt;&lt;wsp:rsid wsp:val=&quot;00AA5817&quot;/&gt;&lt;wsp:rsid wsp:val=&quot;00AA592D&quot;/&gt;&lt;wsp:rsid wsp:val=&quot;00AA5D54&quot;/&gt;&lt;wsp:rsid wsp:val=&quot;00AA5D6F&quot;/&gt;&lt;wsp:rsid wsp:val=&quot;00AA5FF8&quot;/&gt;&lt;wsp:rsid wsp:val=&quot;00AA61FA&quot;/&gt;&lt;wsp:rsid wsp:val=&quot;00AA641D&quot;/&gt;&lt;wsp:rsid wsp:val=&quot;00AA6471&quot;/&gt;&lt;wsp:rsid wsp:val=&quot;00AA6618&quot;/&gt;&lt;wsp:rsid wsp:val=&quot;00AA675A&quot;/&gt;&lt;wsp:rsid wsp:val=&quot;00AA68E5&quot;/&gt;&lt;wsp:rsid wsp:val=&quot;00AA6A18&quot;/&gt;&lt;wsp:rsid wsp:val=&quot;00AA6BBD&quot;/&gt;&lt;wsp:rsid wsp:val=&quot;00AA6BC5&quot;/&gt;&lt;wsp:rsid wsp:val=&quot;00AA6C6C&quot;/&gt;&lt;wsp:rsid wsp:val=&quot;00AA6C6F&quot;/&gt;&lt;wsp:rsid wsp:val=&quot;00AA6D50&quot;/&gt;&lt;wsp:rsid wsp:val=&quot;00AA6D8C&quot;/&gt;&lt;wsp:rsid wsp:val=&quot;00AA6DC8&quot;/&gt;&lt;wsp:rsid wsp:val=&quot;00AA7041&quot;/&gt;&lt;wsp:rsid wsp:val=&quot;00AA7315&quot;/&gt;&lt;wsp:rsid wsp:val=&quot;00AA7333&quot;/&gt;&lt;wsp:rsid wsp:val=&quot;00AA73BB&quot;/&gt;&lt;wsp:rsid wsp:val=&quot;00AA7503&quot;/&gt;&lt;wsp:rsid wsp:val=&quot;00AA7882&quot;/&gt;&lt;wsp:rsid wsp:val=&quot;00AA7897&quot;/&gt;&lt;wsp:rsid wsp:val=&quot;00AA790E&quot;/&gt;&lt;wsp:rsid wsp:val=&quot;00AA7A75&quot;/&gt;&lt;wsp:rsid wsp:val=&quot;00AA7BC9&quot;/&gt;&lt;wsp:rsid wsp:val=&quot;00AA7E71&quot;/&gt;&lt;wsp:rsid wsp:val=&quot;00AB0014&quot;/&gt;&lt;wsp:rsid wsp:val=&quot;00AB0080&quot;/&gt;&lt;wsp:rsid wsp:val=&quot;00AB00BC&quot;/&gt;&lt;wsp:rsid wsp:val=&quot;00AB01AB&quot;/&gt;&lt;wsp:rsid wsp:val=&quot;00AB0258&quot;/&gt;&lt;wsp:rsid wsp:val=&quot;00AB040B&quot;/&gt;&lt;wsp:rsid wsp:val=&quot;00AB04B0&quot;/&gt;&lt;wsp:rsid wsp:val=&quot;00AB04E4&quot;/&gt;&lt;wsp:rsid wsp:val=&quot;00AB0764&quot;/&gt;&lt;wsp:rsid wsp:val=&quot;00AB07FE&quot;/&gt;&lt;wsp:rsid wsp:val=&quot;00AB09F1&quot;/&gt;&lt;wsp:rsid wsp:val=&quot;00AB0A0F&quot;/&gt;&lt;wsp:rsid wsp:val=&quot;00AB0A36&quot;/&gt;&lt;wsp:rsid wsp:val=&quot;00AB0C83&quot;/&gt;&lt;wsp:rsid wsp:val=&quot;00AB0E8D&quot;/&gt;&lt;wsp:rsid wsp:val=&quot;00AB14CA&quot;/&gt;&lt;wsp:rsid wsp:val=&quot;00AB1664&quot;/&gt;&lt;wsp:rsid wsp:val=&quot;00AB1850&quot;/&gt;&lt;wsp:rsid wsp:val=&quot;00AB1899&quot;/&gt;&lt;wsp:rsid wsp:val=&quot;00AB18DD&quot;/&gt;&lt;wsp:rsid wsp:val=&quot;00AB1B7C&quot;/&gt;&lt;wsp:rsid wsp:val=&quot;00AB1D8B&quot;/&gt;&lt;wsp:rsid wsp:val=&quot;00AB2077&quot;/&gt;&lt;wsp:rsid wsp:val=&quot;00AB20E7&quot;/&gt;&lt;wsp:rsid wsp:val=&quot;00AB27F5&quot;/&gt;&lt;wsp:rsid wsp:val=&quot;00AB289F&quot;/&gt;&lt;wsp:rsid wsp:val=&quot;00AB2BB6&quot;/&gt;&lt;wsp:rsid wsp:val=&quot;00AB30F6&quot;/&gt;&lt;wsp:rsid wsp:val=&quot;00AB31DC&quot;/&gt;&lt;wsp:rsid wsp:val=&quot;00AB33DA&quot;/&gt;&lt;wsp:rsid wsp:val=&quot;00AB340E&quot;/&gt;&lt;wsp:rsid wsp:val=&quot;00AB3444&quot;/&gt;&lt;wsp:rsid wsp:val=&quot;00AB3494&quot;/&gt;&lt;wsp:rsid wsp:val=&quot;00AB37A4&quot;/&gt;&lt;wsp:rsid wsp:val=&quot;00AB38BD&quot;/&gt;&lt;wsp:rsid wsp:val=&quot;00AB3B01&quot;/&gt;&lt;wsp:rsid wsp:val=&quot;00AB3B78&quot;/&gt;&lt;wsp:rsid wsp:val=&quot;00AB3C9E&quot;/&gt;&lt;wsp:rsid wsp:val=&quot;00AB3CB0&quot;/&gt;&lt;wsp:rsid wsp:val=&quot;00AB3D52&quot;/&gt;&lt;wsp:rsid wsp:val=&quot;00AB3D87&quot;/&gt;&lt;wsp:rsid wsp:val=&quot;00AB3D95&quot;/&gt;&lt;wsp:rsid wsp:val=&quot;00AB3DE8&quot;/&gt;&lt;wsp:rsid wsp:val=&quot;00AB4571&quot;/&gt;&lt;wsp:rsid wsp:val=&quot;00AB45C1&quot;/&gt;&lt;wsp:rsid wsp:val=&quot;00AB45CC&quot;/&gt;&lt;wsp:rsid wsp:val=&quot;00AB4835&quot;/&gt;&lt;wsp:rsid wsp:val=&quot;00AB4AEC&quot;/&gt;&lt;wsp:rsid wsp:val=&quot;00AB4C0A&quot;/&gt;&lt;wsp:rsid wsp:val=&quot;00AB4DA8&quot;/&gt;&lt;wsp:rsid wsp:val=&quot;00AB4E8C&quot;/&gt;&lt;wsp:rsid wsp:val=&quot;00AB5034&quot;/&gt;&lt;wsp:rsid wsp:val=&quot;00AB5082&quot;/&gt;&lt;wsp:rsid wsp:val=&quot;00AB5096&quot;/&gt;&lt;wsp:rsid wsp:val=&quot;00AB53B5&quot;/&gt;&lt;wsp:rsid wsp:val=&quot;00AB5695&quot;/&gt;&lt;wsp:rsid wsp:val=&quot;00AB5843&quot;/&gt;&lt;wsp:rsid wsp:val=&quot;00AB588B&quot;/&gt;&lt;wsp:rsid wsp:val=&quot;00AB58C0&quot;/&gt;&lt;wsp:rsid wsp:val=&quot;00AB59EE&quot;/&gt;&lt;wsp:rsid wsp:val=&quot;00AB5AD3&quot;/&gt;&lt;wsp:rsid wsp:val=&quot;00AB5CA9&quot;/&gt;&lt;wsp:rsid wsp:val=&quot;00AB624C&quot;/&gt;&lt;wsp:rsid wsp:val=&quot;00AB63CD&quot;/&gt;&lt;wsp:rsid wsp:val=&quot;00AB68A5&quot;/&gt;&lt;wsp:rsid wsp:val=&quot;00AB6903&quot;/&gt;&lt;wsp:rsid wsp:val=&quot;00AB692F&quot;/&gt;&lt;wsp:rsid wsp:val=&quot;00AB69BF&quot;/&gt;&lt;wsp:rsid wsp:val=&quot;00AB6CF8&quot;/&gt;&lt;wsp:rsid wsp:val=&quot;00AB6E07&quot;/&gt;&lt;wsp:rsid wsp:val=&quot;00AB6E7D&quot;/&gt;&lt;wsp:rsid wsp:val=&quot;00AB715F&quot;/&gt;&lt;wsp:rsid wsp:val=&quot;00AB7482&quot;/&gt;&lt;wsp:rsid wsp:val=&quot;00AB7633&quot;/&gt;&lt;wsp:rsid wsp:val=&quot;00AB76B1&quot;/&gt;&lt;wsp:rsid wsp:val=&quot;00AB7743&quot;/&gt;&lt;wsp:rsid wsp:val=&quot;00AB7B33&quot;/&gt;&lt;wsp:rsid wsp:val=&quot;00AB7B53&quot;/&gt;&lt;wsp:rsid wsp:val=&quot;00AB7C35&quot;/&gt;&lt;wsp:rsid wsp:val=&quot;00AB7D25&quot;/&gt;&lt;wsp:rsid wsp:val=&quot;00AB7D7E&quot;/&gt;&lt;wsp:rsid wsp:val=&quot;00AB7DB2&quot;/&gt;&lt;wsp:rsid wsp:val=&quot;00AB7E0A&quot;/&gt;&lt;wsp:rsid wsp:val=&quot;00AB7EA5&quot;/&gt;&lt;wsp:rsid wsp:val=&quot;00AB7F59&quot;/&gt;&lt;wsp:rsid wsp:val=&quot;00AC0012&quot;/&gt;&lt;wsp:rsid wsp:val=&quot;00AC0085&quot;/&gt;&lt;wsp:rsid wsp:val=&quot;00AC01E5&quot;/&gt;&lt;wsp:rsid wsp:val=&quot;00AC0241&quot;/&gt;&lt;wsp:rsid wsp:val=&quot;00AC0471&quot;/&gt;&lt;wsp:rsid wsp:val=&quot;00AC0720&quot;/&gt;&lt;wsp:rsid wsp:val=&quot;00AC09BF&quot;/&gt;&lt;wsp:rsid wsp:val=&quot;00AC0A06&quot;/&gt;&lt;wsp:rsid wsp:val=&quot;00AC0C75&quot;/&gt;&lt;wsp:rsid wsp:val=&quot;00AC0C7E&quot;/&gt;&lt;wsp:rsid wsp:val=&quot;00AC0DEC&quot;/&gt;&lt;wsp:rsid wsp:val=&quot;00AC0E13&quot;/&gt;&lt;wsp:rsid wsp:val=&quot;00AC10A0&quot;/&gt;&lt;wsp:rsid wsp:val=&quot;00AC1264&quot;/&gt;&lt;wsp:rsid wsp:val=&quot;00AC134E&quot;/&gt;&lt;wsp:rsid wsp:val=&quot;00AC14C2&quot;/&gt;&lt;wsp:rsid wsp:val=&quot;00AC14DF&quot;/&gt;&lt;wsp:rsid wsp:val=&quot;00AC1508&quot;/&gt;&lt;wsp:rsid wsp:val=&quot;00AC1531&quot;/&gt;&lt;wsp:rsid wsp:val=&quot;00AC17FB&quot;/&gt;&lt;wsp:rsid wsp:val=&quot;00AC18DF&quot;/&gt;&lt;wsp:rsid wsp:val=&quot;00AC198F&quot;/&gt;&lt;wsp:rsid wsp:val=&quot;00AC1A7C&quot;/&gt;&lt;wsp:rsid wsp:val=&quot;00AC1AF1&quot;/&gt;&lt;wsp:rsid wsp:val=&quot;00AC1F58&quot;/&gt;&lt;wsp:rsid wsp:val=&quot;00AC211C&quot;/&gt;&lt;wsp:rsid wsp:val=&quot;00AC21BF&quot;/&gt;&lt;wsp:rsid wsp:val=&quot;00AC22DB&quot;/&gt;&lt;wsp:rsid wsp:val=&quot;00AC237E&quot;/&gt;&lt;wsp:rsid wsp:val=&quot;00AC262B&quot;/&gt;&lt;wsp:rsid wsp:val=&quot;00AC289E&quot;/&gt;&lt;wsp:rsid wsp:val=&quot;00AC294E&quot;/&gt;&lt;wsp:rsid wsp:val=&quot;00AC2C32&quot;/&gt;&lt;wsp:rsid wsp:val=&quot;00AC2F56&quot;/&gt;&lt;wsp:rsid wsp:val=&quot;00AC2FD3&quot;/&gt;&lt;wsp:rsid wsp:val=&quot;00AC306E&quot;/&gt;&lt;wsp:rsid wsp:val=&quot;00AC3251&quot;/&gt;&lt;wsp:rsid wsp:val=&quot;00AC3544&quot;/&gt;&lt;wsp:rsid wsp:val=&quot;00AC3547&quot;/&gt;&lt;wsp:rsid wsp:val=&quot;00AC3693&quot;/&gt;&lt;wsp:rsid wsp:val=&quot;00AC37CC&quot;/&gt;&lt;wsp:rsid wsp:val=&quot;00AC38DA&quot;/&gt;&lt;wsp:rsid wsp:val=&quot;00AC3902&quot;/&gt;&lt;wsp:rsid wsp:val=&quot;00AC394A&quot;/&gt;&lt;wsp:rsid wsp:val=&quot;00AC3A22&quot;/&gt;&lt;wsp:rsid wsp:val=&quot;00AC3A5F&quot;/&gt;&lt;wsp:rsid wsp:val=&quot;00AC3DEA&quot;/&gt;&lt;wsp:rsid wsp:val=&quot;00AC3E98&quot;/&gt;&lt;wsp:rsid wsp:val=&quot;00AC4016&quot;/&gt;&lt;wsp:rsid wsp:val=&quot;00AC4202&quot;/&gt;&lt;wsp:rsid wsp:val=&quot;00AC44D1&quot;/&gt;&lt;wsp:rsid wsp:val=&quot;00AC454A&quot;/&gt;&lt;wsp:rsid wsp:val=&quot;00AC46A0&quot;/&gt;&lt;wsp:rsid wsp:val=&quot;00AC471F&quot;/&gt;&lt;wsp:rsid wsp:val=&quot;00AC48AD&quot;/&gt;&lt;wsp:rsid wsp:val=&quot;00AC4903&quot;/&gt;&lt;wsp:rsid wsp:val=&quot;00AC4A10&quot;/&gt;&lt;wsp:rsid wsp:val=&quot;00AC4A28&quot;/&gt;&lt;wsp:rsid wsp:val=&quot;00AC4B64&quot;/&gt;&lt;wsp:rsid wsp:val=&quot;00AC4DB9&quot;/&gt;&lt;wsp:rsid wsp:val=&quot;00AC5052&quot;/&gt;&lt;wsp:rsid wsp:val=&quot;00AC545D&quot;/&gt;&lt;wsp:rsid wsp:val=&quot;00AC55DD&quot;/&gt;&lt;wsp:rsid wsp:val=&quot;00AC568B&quot;/&gt;&lt;wsp:rsid wsp:val=&quot;00AC5A11&quot;/&gt;&lt;wsp:rsid wsp:val=&quot;00AC5DB4&quot;/&gt;&lt;wsp:rsid wsp:val=&quot;00AC5F0C&quot;/&gt;&lt;wsp:rsid wsp:val=&quot;00AC62E7&quot;/&gt;&lt;wsp:rsid wsp:val=&quot;00AC63AC&quot;/&gt;&lt;wsp:rsid wsp:val=&quot;00AC644C&quot;/&gt;&lt;wsp:rsid wsp:val=&quot;00AC64F6&quot;/&gt;&lt;wsp:rsid wsp:val=&quot;00AC64FB&quot;/&gt;&lt;wsp:rsid wsp:val=&quot;00AC6679&quot;/&gt;&lt;wsp:rsid wsp:val=&quot;00AC674E&quot;/&gt;&lt;wsp:rsid wsp:val=&quot;00AC6856&quot;/&gt;&lt;wsp:rsid wsp:val=&quot;00AC6A15&quot;/&gt;&lt;wsp:rsid wsp:val=&quot;00AC6A70&quot;/&gt;&lt;wsp:rsid wsp:val=&quot;00AC6AD0&quot;/&gt;&lt;wsp:rsid wsp:val=&quot;00AC6B75&quot;/&gt;&lt;wsp:rsid wsp:val=&quot;00AC6C6F&quot;/&gt;&lt;wsp:rsid wsp:val=&quot;00AC6C95&quot;/&gt;&lt;wsp:rsid wsp:val=&quot;00AC6CB5&quot;/&gt;&lt;wsp:rsid wsp:val=&quot;00AC6E2D&quot;/&gt;&lt;wsp:rsid wsp:val=&quot;00AC7145&quot;/&gt;&lt;wsp:rsid wsp:val=&quot;00AC716C&quot;/&gt;&lt;wsp:rsid wsp:val=&quot;00AC7341&quot;/&gt;&lt;wsp:rsid wsp:val=&quot;00AC7370&quot;/&gt;&lt;wsp:rsid wsp:val=&quot;00AC7B51&quot;/&gt;&lt;wsp:rsid wsp:val=&quot;00AC7C5F&quot;/&gt;&lt;wsp:rsid wsp:val=&quot;00AC7CE7&quot;/&gt;&lt;wsp:rsid wsp:val=&quot;00AC7DC1&quot;/&gt;&lt;wsp:rsid wsp:val=&quot;00AC7FF2&quot;/&gt;&lt;wsp:rsid wsp:val=&quot;00AD0022&quot;/&gt;&lt;wsp:rsid wsp:val=&quot;00AD00D2&quot;/&gt;&lt;wsp:rsid wsp:val=&quot;00AD00D6&quot;/&gt;&lt;wsp:rsid wsp:val=&quot;00AD0118&quot;/&gt;&lt;wsp:rsid wsp:val=&quot;00AD02E5&quot;/&gt;&lt;wsp:rsid wsp:val=&quot;00AD02F7&quot;/&gt;&lt;wsp:rsid wsp:val=&quot;00AD046D&quot;/&gt;&lt;wsp:rsid wsp:val=&quot;00AD05BB&quot;/&gt;&lt;wsp:rsid wsp:val=&quot;00AD0664&quot;/&gt;&lt;wsp:rsid wsp:val=&quot;00AD06EF&quot;/&gt;&lt;wsp:rsid wsp:val=&quot;00AD0733&quot;/&gt;&lt;wsp:rsid wsp:val=&quot;00AD08B2&quot;/&gt;&lt;wsp:rsid wsp:val=&quot;00AD0D0F&quot;/&gt;&lt;wsp:rsid wsp:val=&quot;00AD0D9F&quot;/&gt;&lt;wsp:rsid wsp:val=&quot;00AD1032&quot;/&gt;&lt;wsp:rsid wsp:val=&quot;00AD1063&quot;/&gt;&lt;wsp:rsid wsp:val=&quot;00AD1185&quot;/&gt;&lt;wsp:rsid wsp:val=&quot;00AD120B&quot;/&gt;&lt;wsp:rsid wsp:val=&quot;00AD13F7&quot;/&gt;&lt;wsp:rsid wsp:val=&quot;00AD1529&quot;/&gt;&lt;wsp:rsid wsp:val=&quot;00AD166D&quot;/&gt;&lt;wsp:rsid wsp:val=&quot;00AD1CC5&quot;/&gt;&lt;wsp:rsid wsp:val=&quot;00AD2090&quot;/&gt;&lt;wsp:rsid wsp:val=&quot;00AD20C2&quot;/&gt;&lt;wsp:rsid wsp:val=&quot;00AD224F&quot;/&gt;&lt;wsp:rsid wsp:val=&quot;00AD2293&quot;/&gt;&lt;wsp:rsid wsp:val=&quot;00AD241E&quot;/&gt;&lt;wsp:rsid wsp:val=&quot;00AD2562&quot;/&gt;&lt;wsp:rsid wsp:val=&quot;00AD26DF&quot;/&gt;&lt;wsp:rsid wsp:val=&quot;00AD2889&quot;/&gt;&lt;wsp:rsid wsp:val=&quot;00AD2A48&quot;/&gt;&lt;wsp:rsid wsp:val=&quot;00AD2D4B&quot;/&gt;&lt;wsp:rsid wsp:val=&quot;00AD2F6C&quot;/&gt;&lt;wsp:rsid wsp:val=&quot;00AD35CD&quot;/&gt;&lt;wsp:rsid wsp:val=&quot;00AD37A2&quot;/&gt;&lt;wsp:rsid wsp:val=&quot;00AD385D&quot;/&gt;&lt;wsp:rsid wsp:val=&quot;00AD3A67&quot;/&gt;&lt;wsp:rsid wsp:val=&quot;00AD3BFD&quot;/&gt;&lt;wsp:rsid wsp:val=&quot;00AD3C9A&quot;/&gt;&lt;wsp:rsid wsp:val=&quot;00AD3CB9&quot;/&gt;&lt;wsp:rsid wsp:val=&quot;00AD3E33&quot;/&gt;&lt;wsp:rsid wsp:val=&quot;00AD427F&quot;/&gt;&lt;wsp:rsid wsp:val=&quot;00AD435C&quot;/&gt;&lt;wsp:rsid wsp:val=&quot;00AD457C&quot;/&gt;&lt;wsp:rsid wsp:val=&quot;00AD493F&quot;/&gt;&lt;wsp:rsid wsp:val=&quot;00AD4A7D&quot;/&gt;&lt;wsp:rsid wsp:val=&quot;00AD4B43&quot;/&gt;&lt;wsp:rsid wsp:val=&quot;00AD4C6E&quot;/&gt;&lt;wsp:rsid wsp:val=&quot;00AD4CED&quot;/&gt;&lt;wsp:rsid wsp:val=&quot;00AD4E13&quot;/&gt;&lt;wsp:rsid wsp:val=&quot;00AD4F44&quot;/&gt;&lt;wsp:rsid wsp:val=&quot;00AD5058&quot;/&gt;&lt;wsp:rsid wsp:val=&quot;00AD512D&quot;/&gt;&lt;wsp:rsid wsp:val=&quot;00AD51B6&quot;/&gt;&lt;wsp:rsid wsp:val=&quot;00AD51D8&quot;/&gt;&lt;wsp:rsid wsp:val=&quot;00AD5415&quot;/&gt;&lt;wsp:rsid wsp:val=&quot;00AD554D&quot;/&gt;&lt;wsp:rsid wsp:val=&quot;00AD589A&quot;/&gt;&lt;wsp:rsid wsp:val=&quot;00AD5B68&quot;/&gt;&lt;wsp:rsid wsp:val=&quot;00AD5CAA&quot;/&gt;&lt;wsp:rsid wsp:val=&quot;00AD5D2B&quot;/&gt;&lt;wsp:rsid wsp:val=&quot;00AD5DD7&quot;/&gt;&lt;wsp:rsid wsp:val=&quot;00AD5E7B&quot;/&gt;&lt;wsp:rsid wsp:val=&quot;00AD5F13&quot;/&gt;&lt;wsp:rsid wsp:val=&quot;00AD5F47&quot;/&gt;&lt;wsp:rsid wsp:val=&quot;00AD5F7A&quot;/&gt;&lt;wsp:rsid wsp:val=&quot;00AD6056&quot;/&gt;&lt;wsp:rsid wsp:val=&quot;00AD60A6&quot;/&gt;&lt;wsp:rsid wsp:val=&quot;00AD6327&quot;/&gt;&lt;wsp:rsid wsp:val=&quot;00AD66B2&quot;/&gt;&lt;wsp:rsid wsp:val=&quot;00AD681D&quot;/&gt;&lt;wsp:rsid wsp:val=&quot;00AD6AC5&quot;/&gt;&lt;wsp:rsid wsp:val=&quot;00AD6DDD&quot;/&gt;&lt;wsp:rsid wsp:val=&quot;00AD7358&quot;/&gt;&lt;wsp:rsid wsp:val=&quot;00AD7375&quot;/&gt;&lt;wsp:rsid wsp:val=&quot;00AD7387&quot;/&gt;&lt;wsp:rsid wsp:val=&quot;00AD7485&quot;/&gt;&lt;wsp:rsid wsp:val=&quot;00AD76A3&quot;/&gt;&lt;wsp:rsid wsp:val=&quot;00AD7701&quot;/&gt;&lt;wsp:rsid wsp:val=&quot;00AD7940&quot;/&gt;&lt;wsp:rsid wsp:val=&quot;00AD79EA&quot;/&gt;&lt;wsp:rsid wsp:val=&quot;00AD7ACE&quot;/&gt;&lt;wsp:rsid wsp:val=&quot;00AD7DAF&quot;/&gt;&lt;wsp:rsid wsp:val=&quot;00AD7FD3&quot;/&gt;&lt;wsp:rsid wsp:val=&quot;00AE005A&quot;/&gt;&lt;wsp:rsid wsp:val=&quot;00AE01B3&quot;/&gt;&lt;wsp:rsid wsp:val=&quot;00AE0212&quot;/&gt;&lt;wsp:rsid wsp:val=&quot;00AE02A9&quot;/&gt;&lt;wsp:rsid wsp:val=&quot;00AE02FF&quot;/&gt;&lt;wsp:rsid wsp:val=&quot;00AE066B&quot;/&gt;&lt;wsp:rsid wsp:val=&quot;00AE0888&quot;/&gt;&lt;wsp:rsid wsp:val=&quot;00AE0A2A&quot;/&gt;&lt;wsp:rsid wsp:val=&quot;00AE0A44&quot;/&gt;&lt;wsp:rsid wsp:val=&quot;00AE0CAB&quot;/&gt;&lt;wsp:rsid wsp:val=&quot;00AE0EAB&quot;/&gt;&lt;wsp:rsid wsp:val=&quot;00AE0F72&quot;/&gt;&lt;wsp:rsid wsp:val=&quot;00AE107C&quot;/&gt;&lt;wsp:rsid wsp:val=&quot;00AE10BF&quot;/&gt;&lt;wsp:rsid wsp:val=&quot;00AE119A&quot;/&gt;&lt;wsp:rsid wsp:val=&quot;00AE11C2&quot;/&gt;&lt;wsp:rsid wsp:val=&quot;00AE1266&quot;/&gt;&lt;wsp:rsid wsp:val=&quot;00AE12BD&quot;/&gt;&lt;wsp:rsid wsp:val=&quot;00AE14BC&quot;/&gt;&lt;wsp:rsid wsp:val=&quot;00AE157B&quot;/&gt;&lt;wsp:rsid wsp:val=&quot;00AE15AB&quot;/&gt;&lt;wsp:rsid wsp:val=&quot;00AE17B4&quot;/&gt;&lt;wsp:rsid wsp:val=&quot;00AE1952&quot;/&gt;&lt;wsp:rsid wsp:val=&quot;00AE19D2&quot;/&gt;&lt;wsp:rsid wsp:val=&quot;00AE1A44&quot;/&gt;&lt;wsp:rsid wsp:val=&quot;00AE1BED&quot;/&gt;&lt;wsp:rsid wsp:val=&quot;00AE1D81&quot;/&gt;&lt;wsp:rsid wsp:val=&quot;00AE211C&quot;/&gt;&lt;wsp:rsid wsp:val=&quot;00AE21B1&quot;/&gt;&lt;wsp:rsid wsp:val=&quot;00AE21FA&quot;/&gt;&lt;wsp:rsid wsp:val=&quot;00AE233F&quot;/&gt;&lt;wsp:rsid wsp:val=&quot;00AE237A&quot;/&gt;&lt;wsp:rsid wsp:val=&quot;00AE23FD&quot;/&gt;&lt;wsp:rsid wsp:val=&quot;00AE240C&quot;/&gt;&lt;wsp:rsid wsp:val=&quot;00AE244C&quot;/&gt;&lt;wsp:rsid wsp:val=&quot;00AE24AD&quot;/&gt;&lt;wsp:rsid wsp:val=&quot;00AE2501&quot;/&gt;&lt;wsp:rsid wsp:val=&quot;00AE2816&quot;/&gt;&lt;wsp:rsid wsp:val=&quot;00AE285B&quot;/&gt;&lt;wsp:rsid wsp:val=&quot;00AE29F4&quot;/&gt;&lt;wsp:rsid wsp:val=&quot;00AE2B2D&quot;/&gt;&lt;wsp:rsid wsp:val=&quot;00AE2EF7&quot;/&gt;&lt;wsp:rsid wsp:val=&quot;00AE30B2&quot;/&gt;&lt;wsp:rsid wsp:val=&quot;00AE3570&quot;/&gt;&lt;wsp:rsid wsp:val=&quot;00AE35AE&quot;/&gt;&lt;wsp:rsid wsp:val=&quot;00AE35B5&quot;/&gt;&lt;wsp:rsid wsp:val=&quot;00AE35B9&quot;/&gt;&lt;wsp:rsid wsp:val=&quot;00AE3663&quot;/&gt;&lt;wsp:rsid wsp:val=&quot;00AE37D5&quot;/&gt;&lt;wsp:rsid wsp:val=&quot;00AE38BB&quot;/&gt;&lt;wsp:rsid wsp:val=&quot;00AE3B83&quot;/&gt;&lt;wsp:rsid wsp:val=&quot;00AE3B94&quot;/&gt;&lt;wsp:rsid wsp:val=&quot;00AE3B99&quot;/&gt;&lt;wsp:rsid wsp:val=&quot;00AE3D46&quot;/&gt;&lt;wsp:rsid wsp:val=&quot;00AE3E2C&quot;/&gt;&lt;wsp:rsid wsp:val=&quot;00AE410A&quot;/&gt;&lt;wsp:rsid wsp:val=&quot;00AE429B&quot;/&gt;&lt;wsp:rsid wsp:val=&quot;00AE4524&quot;/&gt;&lt;wsp:rsid wsp:val=&quot;00AE4672&quot;/&gt;&lt;wsp:rsid wsp:val=&quot;00AE4828&quot;/&gt;&lt;wsp:rsid wsp:val=&quot;00AE48A1&quot;/&gt;&lt;wsp:rsid wsp:val=&quot;00AE48F8&quot;/&gt;&lt;wsp:rsid wsp:val=&quot;00AE4939&quot;/&gt;&lt;wsp:rsid wsp:val=&quot;00AE4A0D&quot;/&gt;&lt;wsp:rsid wsp:val=&quot;00AE4C40&quot;/&gt;&lt;wsp:rsid wsp:val=&quot;00AE4E55&quot;/&gt;&lt;wsp:rsid wsp:val=&quot;00AE506D&quot;/&gt;&lt;wsp:rsid wsp:val=&quot;00AE510A&quot;/&gt;&lt;wsp:rsid wsp:val=&quot;00AE53F6&quot;/&gt;&lt;wsp:rsid wsp:val=&quot;00AE5783&quot;/&gt;&lt;wsp:rsid wsp:val=&quot;00AE5873&quot;/&gt;&lt;wsp:rsid wsp:val=&quot;00AE58DC&quot;/&gt;&lt;wsp:rsid wsp:val=&quot;00AE593A&quot;/&gt;&lt;wsp:rsid wsp:val=&quot;00AE5A4B&quot;/&gt;&lt;wsp:rsid wsp:val=&quot;00AE5B41&quot;/&gt;&lt;wsp:rsid wsp:val=&quot;00AE5B5A&quot;/&gt;&lt;wsp:rsid wsp:val=&quot;00AE5B82&quot;/&gt;&lt;wsp:rsid wsp:val=&quot;00AE5B8C&quot;/&gt;&lt;wsp:rsid wsp:val=&quot;00AE5D31&quot;/&gt;&lt;wsp:rsid wsp:val=&quot;00AE5E35&quot;/&gt;&lt;wsp:rsid wsp:val=&quot;00AE5EEB&quot;/&gt;&lt;wsp:rsid wsp:val=&quot;00AE617F&quot;/&gt;&lt;wsp:rsid wsp:val=&quot;00AE62A4&quot;/&gt;&lt;wsp:rsid wsp:val=&quot;00AE6340&quot;/&gt;&lt;wsp:rsid wsp:val=&quot;00AE6990&quot;/&gt;&lt;wsp:rsid wsp:val=&quot;00AE6C0C&quot;/&gt;&lt;wsp:rsid wsp:val=&quot;00AE6C8D&quot;/&gt;&lt;wsp:rsid wsp:val=&quot;00AE70CC&quot;/&gt;&lt;wsp:rsid wsp:val=&quot;00AE7229&quot;/&gt;&lt;wsp:rsid wsp:val=&quot;00AE7454&quot;/&gt;&lt;wsp:rsid wsp:val=&quot;00AE748B&quot;/&gt;&lt;wsp:rsid wsp:val=&quot;00AE777A&quot;/&gt;&lt;wsp:rsid wsp:val=&quot;00AE7800&quot;/&gt;&lt;wsp:rsid wsp:val=&quot;00AE79F3&quot;/&gt;&lt;wsp:rsid wsp:val=&quot;00AE7A07&quot;/&gt;&lt;wsp:rsid wsp:val=&quot;00AE7A36&quot;/&gt;&lt;wsp:rsid wsp:val=&quot;00AE7BE4&quot;/&gt;&lt;wsp:rsid wsp:val=&quot;00AE7F27&quot;/&gt;&lt;wsp:rsid wsp:val=&quot;00AF00AC&quot;/&gt;&lt;wsp:rsid wsp:val=&quot;00AF00D4&quot;/&gt;&lt;wsp:rsid wsp:val=&quot;00AF0114&quot;/&gt;&lt;wsp:rsid wsp:val=&quot;00AF0130&quot;/&gt;&lt;wsp:rsid wsp:val=&quot;00AF01C4&quot;/&gt;&lt;wsp:rsid wsp:val=&quot;00AF02B1&quot;/&gt;&lt;wsp:rsid wsp:val=&quot;00AF034D&quot;/&gt;&lt;wsp:rsid wsp:val=&quot;00AF036F&quot;/&gt;&lt;wsp:rsid wsp:val=&quot;00AF0550&quot;/&gt;&lt;wsp:rsid wsp:val=&quot;00AF05C4&quot;/&gt;&lt;wsp:rsid wsp:val=&quot;00AF0C2F&quot;/&gt;&lt;wsp:rsid wsp:val=&quot;00AF0C32&quot;/&gt;&lt;wsp:rsid wsp:val=&quot;00AF0F62&quot;/&gt;&lt;wsp:rsid wsp:val=&quot;00AF11C3&quot;/&gt;&lt;wsp:rsid wsp:val=&quot;00AF1614&quot;/&gt;&lt;wsp:rsid wsp:val=&quot;00AF1681&quot;/&gt;&lt;wsp:rsid wsp:val=&quot;00AF16BF&quot;/&gt;&lt;wsp:rsid wsp:val=&quot;00AF1859&quot;/&gt;&lt;wsp:rsid wsp:val=&quot;00AF1905&quot;/&gt;&lt;wsp:rsid wsp:val=&quot;00AF1D33&quot;/&gt;&lt;wsp:rsid wsp:val=&quot;00AF1DE7&quot;/&gt;&lt;wsp:rsid wsp:val=&quot;00AF1E84&quot;/&gt;&lt;wsp:rsid wsp:val=&quot;00AF1F79&quot;/&gt;&lt;wsp:rsid wsp:val=&quot;00AF2073&quot;/&gt;&lt;wsp:rsid wsp:val=&quot;00AF232E&quot;/&gt;&lt;wsp:rsid wsp:val=&quot;00AF3102&quot;/&gt;&lt;wsp:rsid wsp:val=&quot;00AF3199&quot;/&gt;&lt;wsp:rsid wsp:val=&quot;00AF326A&quot;/&gt;&lt;wsp:rsid wsp:val=&quot;00AF38CC&quot;/&gt;&lt;wsp:rsid wsp:val=&quot;00AF397E&quot;/&gt;&lt;wsp:rsid wsp:val=&quot;00AF3BED&quot;/&gt;&lt;wsp:rsid wsp:val=&quot;00AF3BF1&quot;/&gt;&lt;wsp:rsid wsp:val=&quot;00AF3D7C&quot;/&gt;&lt;wsp:rsid wsp:val=&quot;00AF3E3F&quot;/&gt;&lt;wsp:rsid wsp:val=&quot;00AF3FD0&quot;/&gt;&lt;wsp:rsid wsp:val=&quot;00AF44B4&quot;/&gt;&lt;wsp:rsid wsp:val=&quot;00AF4680&quot;/&gt;&lt;wsp:rsid wsp:val=&quot;00AF4783&quot;/&gt;&lt;wsp:rsid wsp:val=&quot;00AF4850&quot;/&gt;&lt;wsp:rsid wsp:val=&quot;00AF4951&quot;/&gt;&lt;wsp:rsid wsp:val=&quot;00AF4B69&quot;/&gt;&lt;wsp:rsid wsp:val=&quot;00AF4B75&quot;/&gt;&lt;wsp:rsid wsp:val=&quot;00AF4C37&quot;/&gt;&lt;wsp:rsid wsp:val=&quot;00AF4D48&quot;/&gt;&lt;wsp:rsid wsp:val=&quot;00AF4F24&quot;/&gt;&lt;wsp:rsid wsp:val=&quot;00AF5000&quot;/&gt;&lt;wsp:rsid wsp:val=&quot;00AF5023&quot;/&gt;&lt;wsp:rsid wsp:val=&quot;00AF50F7&quot;/&gt;&lt;wsp:rsid wsp:val=&quot;00AF5122&quot;/&gt;&lt;wsp:rsid wsp:val=&quot;00AF5268&quot;/&gt;&lt;wsp:rsid wsp:val=&quot;00AF5353&quot;/&gt;&lt;wsp:rsid wsp:val=&quot;00AF5402&quot;/&gt;&lt;wsp:rsid wsp:val=&quot;00AF55B4&quot;/&gt;&lt;wsp:rsid wsp:val=&quot;00AF564D&quot;/&gt;&lt;wsp:rsid wsp:val=&quot;00AF572F&quot;/&gt;&lt;wsp:rsid wsp:val=&quot;00AF5781&quot;/&gt;&lt;wsp:rsid wsp:val=&quot;00AF57F3&quot;/&gt;&lt;wsp:rsid wsp:val=&quot;00AF5A76&quot;/&gt;&lt;wsp:rsid wsp:val=&quot;00AF5AB3&quot;/&gt;&lt;wsp:rsid wsp:val=&quot;00AF5B81&quot;/&gt;&lt;wsp:rsid wsp:val=&quot;00AF5CA9&quot;/&gt;&lt;wsp:rsid wsp:val=&quot;00AF5EBD&quot;/&gt;&lt;wsp:rsid wsp:val=&quot;00AF5ED1&quot;/&gt;&lt;wsp:rsid wsp:val=&quot;00AF6012&quot;/&gt;&lt;wsp:rsid wsp:val=&quot;00AF610F&quot;/&gt;&lt;wsp:rsid wsp:val=&quot;00AF61F8&quot;/&gt;&lt;wsp:rsid wsp:val=&quot;00AF6273&quot;/&gt;&lt;wsp:rsid wsp:val=&quot;00AF6552&quot;/&gt;&lt;wsp:rsid wsp:val=&quot;00AF66B0&quot;/&gt;&lt;wsp:rsid wsp:val=&quot;00AF6777&quot;/&gt;&lt;wsp:rsid wsp:val=&quot;00AF6B45&quot;/&gt;&lt;wsp:rsid wsp:val=&quot;00AF6CA5&quot;/&gt;&lt;wsp:rsid wsp:val=&quot;00AF70CA&quot;/&gt;&lt;wsp:rsid wsp:val=&quot;00AF7127&quot;/&gt;&lt;wsp:rsid wsp:val=&quot;00AF7184&quot;/&gt;&lt;wsp:rsid wsp:val=&quot;00AF7254&quot;/&gt;&lt;wsp:rsid wsp:val=&quot;00AF732F&quot;/&gt;&lt;wsp:rsid wsp:val=&quot;00AF751A&quot;/&gt;&lt;wsp:rsid wsp:val=&quot;00AF773A&quot;/&gt;&lt;wsp:rsid wsp:val=&quot;00AF79F6&quot;/&gt;&lt;wsp:rsid wsp:val=&quot;00AF7EAA&quot;/&gt;&lt;wsp:rsid wsp:val=&quot;00B0005E&quot;/&gt;&lt;wsp:rsid wsp:val=&quot;00B00180&quot;/&gt;&lt;wsp:rsid wsp:val=&quot;00B00196&quot;/&gt;&lt;wsp:rsid wsp:val=&quot;00B001A2&quot;/&gt;&lt;wsp:rsid wsp:val=&quot;00B004C7&quot;/&gt;&lt;wsp:rsid wsp:val=&quot;00B004D6&quot;/&gt;&lt;wsp:rsid wsp:val=&quot;00B00888&quot;/&gt;&lt;wsp:rsid wsp:val=&quot;00B00A9B&quot;/&gt;&lt;wsp:rsid wsp:val=&quot;00B00AAE&quot;/&gt;&lt;wsp:rsid wsp:val=&quot;00B00C86&quot;/&gt;&lt;wsp:rsid wsp:val=&quot;00B00D47&quot;/&gt;&lt;wsp:rsid wsp:val=&quot;00B00DA5&quot;/&gt;&lt;wsp:rsid wsp:val=&quot;00B00F19&quot;/&gt;&lt;wsp:rsid wsp:val=&quot;00B00F51&quot;/&gt;&lt;wsp:rsid wsp:val=&quot;00B01164&quot;/&gt;&lt;wsp:rsid wsp:val=&quot;00B012A8&quot;/&gt;&lt;wsp:rsid wsp:val=&quot;00B012D4&quot;/&gt;&lt;wsp:rsid wsp:val=&quot;00B013A7&quot;/&gt;&lt;wsp:rsid wsp:val=&quot;00B01594&quot;/&gt;&lt;wsp:rsid wsp:val=&quot;00B0160B&quot;/&gt;&lt;wsp:rsid wsp:val=&quot;00B01845&quot;/&gt;&lt;wsp:rsid wsp:val=&quot;00B01A02&quot;/&gt;&lt;wsp:rsid wsp:val=&quot;00B01B76&quot;/&gt;&lt;wsp:rsid wsp:val=&quot;00B0205D&quot;/&gt;&lt;wsp:rsid wsp:val=&quot;00B020DC&quot;/&gt;&lt;wsp:rsid wsp:val=&quot;00B02162&quot;/&gt;&lt;wsp:rsid wsp:val=&quot;00B02346&quot;/&gt;&lt;wsp:rsid wsp:val=&quot;00B023EC&quot;/&gt;&lt;wsp:rsid wsp:val=&quot;00B0255F&quot;/&gt;&lt;wsp:rsid wsp:val=&quot;00B025A4&quot;/&gt;&lt;wsp:rsid wsp:val=&quot;00B026CF&quot;/&gt;&lt;wsp:rsid wsp:val=&quot;00B02964&quot;/&gt;&lt;wsp:rsid wsp:val=&quot;00B02AF5&quot;/&gt;&lt;wsp:rsid wsp:val=&quot;00B02BFF&quot;/&gt;&lt;wsp:rsid wsp:val=&quot;00B02DEF&quot;/&gt;&lt;wsp:rsid wsp:val=&quot;00B0309E&quot;/&gt;&lt;wsp:rsid wsp:val=&quot;00B031ED&quot;/&gt;&lt;wsp:rsid wsp:val=&quot;00B034E4&quot;/&gt;&lt;wsp:rsid wsp:val=&quot;00B03551&quot;/&gt;&lt;wsp:rsid wsp:val=&quot;00B035FD&quot;/&gt;&lt;wsp:rsid wsp:val=&quot;00B0360B&quot;/&gt;&lt;wsp:rsid wsp:val=&quot;00B036FB&quot;/&gt;&lt;wsp:rsid wsp:val=&quot;00B03A09&quot;/&gt;&lt;wsp:rsid wsp:val=&quot;00B03AAB&quot;/&gt;&lt;wsp:rsid wsp:val=&quot;00B03CEF&quot;/&gt;&lt;wsp:rsid wsp:val=&quot;00B03ED3&quot;/&gt;&lt;wsp:rsid wsp:val=&quot;00B04200&quot;/&gt;&lt;wsp:rsid wsp:val=&quot;00B04537&quot;/&gt;&lt;wsp:rsid wsp:val=&quot;00B04540&quot;/&gt;&lt;wsp:rsid wsp:val=&quot;00B045C4&quot;/&gt;&lt;wsp:rsid wsp:val=&quot;00B048F5&quot;/&gt;&lt;wsp:rsid wsp:val=&quot;00B04D1D&quot;/&gt;&lt;wsp:rsid wsp:val=&quot;00B04E00&quot;/&gt;&lt;wsp:rsid wsp:val=&quot;00B04E5F&quot;/&gt;&lt;wsp:rsid wsp:val=&quot;00B04F24&quot;/&gt;&lt;wsp:rsid wsp:val=&quot;00B0506E&quot;/&gt;&lt;wsp:rsid wsp:val=&quot;00B051D3&quot;/&gt;&lt;wsp:rsid wsp:val=&quot;00B0535A&quot;/&gt;&lt;wsp:rsid wsp:val=&quot;00B0546D&quot;/&gt;&lt;wsp:rsid wsp:val=&quot;00B055EF&quot;/&gt;&lt;wsp:rsid wsp:val=&quot;00B05A2B&quot;/&gt;&lt;wsp:rsid wsp:val=&quot;00B05A4B&quot;/&gt;&lt;wsp:rsid wsp:val=&quot;00B05BB2&quot;/&gt;&lt;wsp:rsid wsp:val=&quot;00B05D33&quot;/&gt;&lt;wsp:rsid wsp:val=&quot;00B05DBE&quot;/&gt;&lt;wsp:rsid wsp:val=&quot;00B060CB&quot;/&gt;&lt;wsp:rsid wsp:val=&quot;00B06354&quot;/&gt;&lt;wsp:rsid wsp:val=&quot;00B0635D&quot;/&gt;&lt;wsp:rsid wsp:val=&quot;00B06495&quot;/&gt;&lt;wsp:rsid wsp:val=&quot;00B06612&quot;/&gt;&lt;wsp:rsid wsp:val=&quot;00B06D92&quot;/&gt;&lt;wsp:rsid wsp:val=&quot;00B06EAE&quot;/&gt;&lt;wsp:rsid wsp:val=&quot;00B06F85&quot;/&gt;&lt;wsp:rsid wsp:val=&quot;00B071C2&quot;/&gt;&lt;wsp:rsid wsp:val=&quot;00B072BC&quot;/&gt;&lt;wsp:rsid wsp:val=&quot;00B0763D&quot;/&gt;&lt;wsp:rsid wsp:val=&quot;00B07818&quot;/&gt;&lt;wsp:rsid wsp:val=&quot;00B0784F&quot;/&gt;&lt;wsp:rsid wsp:val=&quot;00B07870&quot;/&gt;&lt;wsp:rsid wsp:val=&quot;00B07908&quot;/&gt;&lt;wsp:rsid wsp:val=&quot;00B07A4E&quot;/&gt;&lt;wsp:rsid wsp:val=&quot;00B07AE6&quot;/&gt;&lt;wsp:rsid wsp:val=&quot;00B07EDB&quot;/&gt;&lt;wsp:rsid wsp:val=&quot;00B1042A&quot;/&gt;&lt;wsp:rsid wsp:val=&quot;00B10603&quot;/&gt;&lt;wsp:rsid wsp:val=&quot;00B107A2&quot;/&gt;&lt;wsp:rsid wsp:val=&quot;00B107B0&quot;/&gt;&lt;wsp:rsid wsp:val=&quot;00B108AB&quot;/&gt;&lt;wsp:rsid wsp:val=&quot;00B10926&quot;/&gt;&lt;wsp:rsid wsp:val=&quot;00B109D3&quot;/&gt;&lt;wsp:rsid wsp:val=&quot;00B10D56&quot;/&gt;&lt;wsp:rsid wsp:val=&quot;00B10E42&quot;/&gt;&lt;wsp:rsid wsp:val=&quot;00B10E9D&quot;/&gt;&lt;wsp:rsid wsp:val=&quot;00B10FA2&quot;/&gt;&lt;wsp:rsid wsp:val=&quot;00B11418&quot;/&gt;&lt;wsp:rsid wsp:val=&quot;00B114FF&quot;/&gt;&lt;wsp:rsid wsp:val=&quot;00B1154D&quot;/&gt;&lt;wsp:rsid wsp:val=&quot;00B11A16&quot;/&gt;&lt;wsp:rsid wsp:val=&quot;00B11A2B&quot;/&gt;&lt;wsp:rsid wsp:val=&quot;00B11D0C&quot;/&gt;&lt;wsp:rsid wsp:val=&quot;00B11EA2&quot;/&gt;&lt;wsp:rsid wsp:val=&quot;00B11F9B&quot;/&gt;&lt;wsp:rsid wsp:val=&quot;00B12640&quot;/&gt;&lt;wsp:rsid wsp:val=&quot;00B12887&quot;/&gt;&lt;wsp:rsid wsp:val=&quot;00B12B56&quot;/&gt;&lt;wsp:rsid wsp:val=&quot;00B12F27&quot;/&gt;&lt;wsp:rsid wsp:val=&quot;00B1305B&quot;/&gt;&lt;wsp:rsid wsp:val=&quot;00B131E8&quot;/&gt;&lt;wsp:rsid wsp:val=&quot;00B13289&quot;/&gt;&lt;wsp:rsid wsp:val=&quot;00B1348D&quot;/&gt;&lt;wsp:rsid wsp:val=&quot;00B135C3&quot;/&gt;&lt;wsp:rsid wsp:val=&quot;00B138B0&quot;/&gt;&lt;wsp:rsid wsp:val=&quot;00B13A09&quot;/&gt;&lt;wsp:rsid wsp:val=&quot;00B13B9F&quot;/&gt;&lt;wsp:rsid wsp:val=&quot;00B13D25&quot;/&gt;&lt;wsp:rsid wsp:val=&quot;00B13EAE&quot;/&gt;&lt;wsp:rsid wsp:val=&quot;00B14073&quot;/&gt;&lt;wsp:rsid wsp:val=&quot;00B141F4&quot;/&gt;&lt;wsp:rsid wsp:val=&quot;00B1426D&quot;/&gt;&lt;wsp:rsid wsp:val=&quot;00B1442F&quot;/&gt;&lt;wsp:rsid wsp:val=&quot;00B144B2&quot;/&gt;&lt;wsp:rsid wsp:val=&quot;00B146C2&quot;/&gt;&lt;wsp:rsid wsp:val=&quot;00B149C3&quot;/&gt;&lt;wsp:rsid wsp:val=&quot;00B14BA1&quot;/&gt;&lt;wsp:rsid wsp:val=&quot;00B14C30&quot;/&gt;&lt;wsp:rsid wsp:val=&quot;00B14E08&quot;/&gt;&lt;wsp:rsid wsp:val=&quot;00B14ED2&quot;/&gt;&lt;wsp:rsid wsp:val=&quot;00B14F3A&quot;/&gt;&lt;wsp:rsid wsp:val=&quot;00B1518B&quot;/&gt;&lt;wsp:rsid wsp:val=&quot;00B15262&quot;/&gt;&lt;wsp:rsid wsp:val=&quot;00B15602&quot;/&gt;&lt;wsp:rsid wsp:val=&quot;00B1564F&quot;/&gt;&lt;wsp:rsid wsp:val=&quot;00B1566F&quot;/&gt;&lt;wsp:rsid wsp:val=&quot;00B15959&quot;/&gt;&lt;wsp:rsid wsp:val=&quot;00B15B7A&quot;/&gt;&lt;wsp:rsid wsp:val=&quot;00B15BC4&quot;/&gt;&lt;wsp:rsid wsp:val=&quot;00B15BF5&quot;/&gt;&lt;wsp:rsid wsp:val=&quot;00B15D02&quot;/&gt;&lt;wsp:rsid wsp:val=&quot;00B15E93&quot;/&gt;&lt;wsp:rsid wsp:val=&quot;00B1615E&quot;/&gt;&lt;wsp:rsid wsp:val=&quot;00B161CD&quot;/&gt;&lt;wsp:rsid wsp:val=&quot;00B1658C&quot;/&gt;&lt;wsp:rsid wsp:val=&quot;00B16615&quot;/&gt;&lt;wsp:rsid wsp:val=&quot;00B1664B&quot;/&gt;&lt;wsp:rsid wsp:val=&quot;00B16705&quot;/&gt;&lt;wsp:rsid wsp:val=&quot;00B1679C&quot;/&gt;&lt;wsp:rsid wsp:val=&quot;00B16B6B&quot;/&gt;&lt;wsp:rsid wsp:val=&quot;00B16F8F&quot;/&gt;&lt;wsp:rsid wsp:val=&quot;00B17130&quot;/&gt;&lt;wsp:rsid wsp:val=&quot;00B17191&quot;/&gt;&lt;wsp:rsid wsp:val=&quot;00B173F2&quot;/&gt;&lt;wsp:rsid wsp:val=&quot;00B1745F&quot;/&gt;&lt;wsp:rsid wsp:val=&quot;00B175DD&quot;/&gt;&lt;wsp:rsid wsp:val=&quot;00B17746&quot;/&gt;&lt;wsp:rsid wsp:val=&quot;00B1780F&quot;/&gt;&lt;wsp:rsid wsp:val=&quot;00B17978&quot;/&gt;&lt;wsp:rsid wsp:val=&quot;00B179C3&quot;/&gt;&lt;wsp:rsid wsp:val=&quot;00B17B19&quot;/&gt;&lt;wsp:rsid wsp:val=&quot;00B17B21&quot;/&gt;&lt;wsp:rsid wsp:val=&quot;00B17D33&quot;/&gt;&lt;wsp:rsid wsp:val=&quot;00B17F4C&quot;/&gt;&lt;wsp:rsid wsp:val=&quot;00B2001A&quot;/&gt;&lt;wsp:rsid wsp:val=&quot;00B20641&quot;/&gt;&lt;wsp:rsid wsp:val=&quot;00B2090A&quot;/&gt;&lt;wsp:rsid wsp:val=&quot;00B2095F&quot;/&gt;&lt;wsp:rsid wsp:val=&quot;00B20A88&quot;/&gt;&lt;wsp:rsid wsp:val=&quot;00B20AFF&quot;/&gt;&lt;wsp:rsid wsp:val=&quot;00B20C12&quot;/&gt;&lt;wsp:rsid wsp:val=&quot;00B20F05&quot;/&gt;&lt;wsp:rsid wsp:val=&quot;00B2113A&quot;/&gt;&lt;wsp:rsid wsp:val=&quot;00B211DD&quot;/&gt;&lt;wsp:rsid wsp:val=&quot;00B211DE&quot;/&gt;&lt;wsp:rsid wsp:val=&quot;00B211FB&quot;/&gt;&lt;wsp:rsid wsp:val=&quot;00B2147F&quot;/&gt;&lt;wsp:rsid wsp:val=&quot;00B21504&quot;/&gt;&lt;wsp:rsid wsp:val=&quot;00B21665&quot;/&gt;&lt;wsp:rsid wsp:val=&quot;00B217F3&quot;/&gt;&lt;wsp:rsid wsp:val=&quot;00B218C0&quot;/&gt;&lt;wsp:rsid wsp:val=&quot;00B21979&quot;/&gt;&lt;wsp:rsid wsp:val=&quot;00B21A6B&quot;/&gt;&lt;wsp:rsid wsp:val=&quot;00B21B68&quot;/&gt;&lt;wsp:rsid wsp:val=&quot;00B21C3C&quot;/&gt;&lt;wsp:rsid wsp:val=&quot;00B21EAA&quot;/&gt;&lt;wsp:rsid wsp:val=&quot;00B21FE6&quot;/&gt;&lt;wsp:rsid wsp:val=&quot;00B22376&quot;/&gt;&lt;wsp:rsid wsp:val=&quot;00B22479&quot;/&gt;&lt;wsp:rsid wsp:val=&quot;00B2249D&quot;/&gt;&lt;wsp:rsid wsp:val=&quot;00B22568&quot;/&gt;&lt;wsp:rsid wsp:val=&quot;00B22953&quot;/&gt;&lt;wsp:rsid wsp:val=&quot;00B22A21&quot;/&gt;&lt;wsp:rsid wsp:val=&quot;00B22B32&quot;/&gt;&lt;wsp:rsid wsp:val=&quot;00B22B43&quot;/&gt;&lt;wsp:rsid wsp:val=&quot;00B22BD2&quot;/&gt;&lt;wsp:rsid wsp:val=&quot;00B22C7C&quot;/&gt;&lt;wsp:rsid wsp:val=&quot;00B22D2F&quot;/&gt;&lt;wsp:rsid wsp:val=&quot;00B22F29&quot;/&gt;&lt;wsp:rsid wsp:val=&quot;00B22F8B&quot;/&gt;&lt;wsp:rsid wsp:val=&quot;00B22FE4&quot;/&gt;&lt;wsp:rsid wsp:val=&quot;00B2322B&quot;/&gt;&lt;wsp:rsid wsp:val=&quot;00B23376&quot;/&gt;&lt;wsp:rsid wsp:val=&quot;00B23511&quot;/&gt;&lt;wsp:rsid wsp:val=&quot;00B23828&quot;/&gt;&lt;wsp:rsid wsp:val=&quot;00B23938&quot;/&gt;&lt;wsp:rsid wsp:val=&quot;00B239C8&quot;/&gt;&lt;wsp:rsid wsp:val=&quot;00B23A62&quot;/&gt;&lt;wsp:rsid wsp:val=&quot;00B23C51&quot;/&gt;&lt;wsp:rsid wsp:val=&quot;00B23D60&quot;/&gt;&lt;wsp:rsid wsp:val=&quot;00B2401A&quot;/&gt;&lt;wsp:rsid wsp:val=&quot;00B2409E&quot;/&gt;&lt;wsp:rsid wsp:val=&quot;00B243AE&quot;/&gt;&lt;wsp:rsid wsp:val=&quot;00B243D0&quot;/&gt;&lt;wsp:rsid wsp:val=&quot;00B24476&quot;/&gt;&lt;wsp:rsid wsp:val=&quot;00B244B5&quot;/&gt;&lt;wsp:rsid wsp:val=&quot;00B245FF&quot;/&gt;&lt;wsp:rsid wsp:val=&quot;00B24798&quot;/&gt;&lt;wsp:rsid wsp:val=&quot;00B247E1&quot;/&gt;&lt;wsp:rsid wsp:val=&quot;00B24AEE&quot;/&gt;&lt;wsp:rsid wsp:val=&quot;00B25063&quot;/&gt;&lt;wsp:rsid wsp:val=&quot;00B25094&quot;/&gt;&lt;wsp:rsid wsp:val=&quot;00B251B2&quot;/&gt;&lt;wsp:rsid wsp:val=&quot;00B252CE&quot;/&gt;&lt;wsp:rsid wsp:val=&quot;00B25307&quot;/&gt;&lt;wsp:rsid wsp:val=&quot;00B2539D&quot;/&gt;&lt;wsp:rsid wsp:val=&quot;00B257DB&quot;/&gt;&lt;wsp:rsid wsp:val=&quot;00B259F6&quot;/&gt;&lt;wsp:rsid wsp:val=&quot;00B25B8B&quot;/&gt;&lt;wsp:rsid wsp:val=&quot;00B25DAA&quot;/&gt;&lt;wsp:rsid wsp:val=&quot;00B2606D&quot;/&gt;&lt;wsp:rsid wsp:val=&quot;00B26225&quot;/&gt;&lt;wsp:rsid wsp:val=&quot;00B26366&quot;/&gt;&lt;wsp:rsid wsp:val=&quot;00B2641A&quot;/&gt;&lt;wsp:rsid wsp:val=&quot;00B26578&quot;/&gt;&lt;wsp:rsid wsp:val=&quot;00B2658E&quot;/&gt;&lt;wsp:rsid wsp:val=&quot;00B265B3&quot;/&gt;&lt;wsp:rsid wsp:val=&quot;00B268B4&quot;/&gt;&lt;wsp:rsid wsp:val=&quot;00B26906&quot;/&gt;&lt;wsp:rsid wsp:val=&quot;00B269B0&quot;/&gt;&lt;wsp:rsid wsp:val=&quot;00B269DF&quot;/&gt;&lt;wsp:rsid wsp:val=&quot;00B26ACC&quot;/&gt;&lt;wsp:rsid wsp:val=&quot;00B26D11&quot;/&gt;&lt;wsp:rsid wsp:val=&quot;00B26DED&quot;/&gt;&lt;wsp:rsid wsp:val=&quot;00B27133&quot;/&gt;&lt;wsp:rsid wsp:val=&quot;00B271EC&quot;/&gt;&lt;wsp:rsid wsp:val=&quot;00B27A80&quot;/&gt;&lt;wsp:rsid wsp:val=&quot;00B27C7E&quot;/&gt;&lt;wsp:rsid wsp:val=&quot;00B27EA4&quot;/&gt;&lt;wsp:rsid wsp:val=&quot;00B301E4&quot;/&gt;&lt;wsp:rsid wsp:val=&quot;00B302CC&quot;/&gt;&lt;wsp:rsid wsp:val=&quot;00B302EA&quot;/&gt;&lt;wsp:rsid wsp:val=&quot;00B30394&quot;/&gt;&lt;wsp:rsid wsp:val=&quot;00B30468&quot;/&gt;&lt;wsp:rsid wsp:val=&quot;00B30A4E&quot;/&gt;&lt;wsp:rsid wsp:val=&quot;00B30B80&quot;/&gt;&lt;wsp:rsid wsp:val=&quot;00B30C85&quot;/&gt;&lt;wsp:rsid wsp:val=&quot;00B30DF2&quot;/&gt;&lt;wsp:rsid wsp:val=&quot;00B30F14&quot;/&gt;&lt;wsp:rsid wsp:val=&quot;00B31005&quot;/&gt;&lt;wsp:rsid wsp:val=&quot;00B311A0&quot;/&gt;&lt;wsp:rsid wsp:val=&quot;00B31271&quot;/&gt;&lt;wsp:rsid wsp:val=&quot;00B31544&quot;/&gt;&lt;wsp:rsid wsp:val=&quot;00B3158C&quot;/&gt;&lt;wsp:rsid wsp:val=&quot;00B315AF&quot;/&gt;&lt;wsp:rsid wsp:val=&quot;00B315B1&quot;/&gt;&lt;wsp:rsid wsp:val=&quot;00B317D5&quot;/&gt;&lt;wsp:rsid wsp:val=&quot;00B31B00&quot;/&gt;&lt;wsp:rsid wsp:val=&quot;00B31D42&quot;/&gt;&lt;wsp:rsid wsp:val=&quot;00B31E32&quot;/&gt;&lt;wsp:rsid wsp:val=&quot;00B31F9E&quot;/&gt;&lt;wsp:rsid wsp:val=&quot;00B3209F&quot;/&gt;&lt;wsp:rsid wsp:val=&quot;00B32442&quot;/&gt;&lt;wsp:rsid wsp:val=&quot;00B32514&quot;/&gt;&lt;wsp:rsid wsp:val=&quot;00B3255E&quot;/&gt;&lt;wsp:rsid wsp:val=&quot;00B327ED&quot;/&gt;&lt;wsp:rsid wsp:val=&quot;00B3299C&quot;/&gt;&lt;wsp:rsid wsp:val=&quot;00B32E56&quot;/&gt;&lt;wsp:rsid wsp:val=&quot;00B32EC4&quot;/&gt;&lt;wsp:rsid wsp:val=&quot;00B32FC3&quot;/&gt;&lt;wsp:rsid wsp:val=&quot;00B33100&quot;/&gt;&lt;wsp:rsid wsp:val=&quot;00B3317C&quot;/&gt;&lt;wsp:rsid wsp:val=&quot;00B3369B&quot;/&gt;&lt;wsp:rsid wsp:val=&quot;00B336A6&quot;/&gt;&lt;wsp:rsid wsp:val=&quot;00B33725&quot;/&gt;&lt;wsp:rsid wsp:val=&quot;00B338C8&quot;/&gt;&lt;wsp:rsid wsp:val=&quot;00B338D0&quot;/&gt;&lt;wsp:rsid wsp:val=&quot;00B33932&quot;/&gt;&lt;wsp:rsid wsp:val=&quot;00B33F44&quot;/&gt;&lt;wsp:rsid wsp:val=&quot;00B33FDD&quot;/&gt;&lt;wsp:rsid wsp:val=&quot;00B33FDE&quot;/&gt;&lt;wsp:rsid wsp:val=&quot;00B34140&quot;/&gt;&lt;wsp:rsid wsp:val=&quot;00B341DA&quot;/&gt;&lt;wsp:rsid wsp:val=&quot;00B34208&quot;/&gt;&lt;wsp:rsid wsp:val=&quot;00B343EB&quot;/&gt;&lt;wsp:rsid wsp:val=&quot;00B3444D&quot;/&gt;&lt;wsp:rsid wsp:val=&quot;00B3462F&quot;/&gt;&lt;wsp:rsid wsp:val=&quot;00B34AB8&quot;/&gt;&lt;wsp:rsid wsp:val=&quot;00B34AFB&quot;/&gt;&lt;wsp:rsid wsp:val=&quot;00B34C66&quot;/&gt;&lt;wsp:rsid wsp:val=&quot;00B34D8F&quot;/&gt;&lt;wsp:rsid wsp:val=&quot;00B34D94&quot;/&gt;&lt;wsp:rsid wsp:val=&quot;00B34DAE&quot;/&gt;&lt;wsp:rsid wsp:val=&quot;00B34DB6&quot;/&gt;&lt;wsp:rsid wsp:val=&quot;00B35119&quot;/&gt;&lt;wsp:rsid wsp:val=&quot;00B35155&quot;/&gt;&lt;wsp:rsid wsp:val=&quot;00B3523A&quot;/&gt;&lt;wsp:rsid wsp:val=&quot;00B3577E&quot;/&gt;&lt;wsp:rsid wsp:val=&quot;00B357E0&quot;/&gt;&lt;wsp:rsid wsp:val=&quot;00B35958&quot;/&gt;&lt;wsp:rsid wsp:val=&quot;00B359B1&quot;/&gt;&lt;wsp:rsid wsp:val=&quot;00B35A66&quot;/&gt;&lt;wsp:rsid wsp:val=&quot;00B36083&quot;/&gt;&lt;wsp:rsid wsp:val=&quot;00B36413&quot;/&gt;&lt;wsp:rsid wsp:val=&quot;00B36489&quot;/&gt;&lt;wsp:rsid wsp:val=&quot;00B366D4&quot;/&gt;&lt;wsp:rsid wsp:val=&quot;00B36BC0&quot;/&gt;&lt;wsp:rsid wsp:val=&quot;00B36BF5&quot;/&gt;&lt;wsp:rsid wsp:val=&quot;00B36F34&quot;/&gt;&lt;wsp:rsid wsp:val=&quot;00B36FB8&quot;/&gt;&lt;wsp:rsid wsp:val=&quot;00B3764A&quot;/&gt;&lt;wsp:rsid wsp:val=&quot;00B3792E&quot;/&gt;&lt;wsp:rsid wsp:val=&quot;00B379F5&quot;/&gt;&lt;wsp:rsid wsp:val=&quot;00B40031&quot;/&gt;&lt;wsp:rsid wsp:val=&quot;00B40187&quot;/&gt;&lt;wsp:rsid wsp:val=&quot;00B4024A&quot;/&gt;&lt;wsp:rsid wsp:val=&quot;00B40555&quot;/&gt;&lt;wsp:rsid wsp:val=&quot;00B405EB&quot;/&gt;&lt;wsp:rsid wsp:val=&quot;00B40610&quot;/&gt;&lt;wsp:rsid wsp:val=&quot;00B407A9&quot;/&gt;&lt;wsp:rsid wsp:val=&quot;00B40836&quot;/&gt;&lt;wsp:rsid wsp:val=&quot;00B408F6&quot;/&gt;&lt;wsp:rsid wsp:val=&quot;00B40AAC&quot;/&gt;&lt;wsp:rsid wsp:val=&quot;00B40CFB&quot;/&gt;&lt;wsp:rsid wsp:val=&quot;00B40D6B&quot;/&gt;&lt;wsp:rsid wsp:val=&quot;00B410A7&quot;/&gt;&lt;wsp:rsid wsp:val=&quot;00B41103&quot;/&gt;&lt;wsp:rsid wsp:val=&quot;00B41293&quot;/&gt;&lt;wsp:rsid wsp:val=&quot;00B41375&quot;/&gt;&lt;wsp:rsid wsp:val=&quot;00B4164C&quot;/&gt;&lt;wsp:rsid wsp:val=&quot;00B41822&quot;/&gt;&lt;wsp:rsid wsp:val=&quot;00B4199A&quot;/&gt;&lt;wsp:rsid wsp:val=&quot;00B41A98&quot;/&gt;&lt;wsp:rsid wsp:val=&quot;00B41CE3&quot;/&gt;&lt;wsp:rsid wsp:val=&quot;00B41DE5&quot;/&gt;&lt;wsp:rsid wsp:val=&quot;00B42090&quot;/&gt;&lt;wsp:rsid wsp:val=&quot;00B42100&quot;/&gt;&lt;wsp:rsid wsp:val=&quot;00B42233&quot;/&gt;&lt;wsp:rsid wsp:val=&quot;00B4224E&quot;/&gt;&lt;wsp:rsid wsp:val=&quot;00B4225F&quot;/&gt;&lt;wsp:rsid wsp:val=&quot;00B42263&quot;/&gt;&lt;wsp:rsid wsp:val=&quot;00B42274&quot;/&gt;&lt;wsp:rsid wsp:val=&quot;00B42469&quot;/&gt;&lt;wsp:rsid wsp:val=&quot;00B425FA&quot;/&gt;&lt;wsp:rsid wsp:val=&quot;00B42686&quot;/&gt;&lt;wsp:rsid wsp:val=&quot;00B42773&quot;/&gt;&lt;wsp:rsid wsp:val=&quot;00B42871&quot;/&gt;&lt;wsp:rsid wsp:val=&quot;00B4291A&quot;/&gt;&lt;wsp:rsid wsp:val=&quot;00B42948&quot;/&gt;&lt;wsp:rsid wsp:val=&quot;00B42A09&quot;/&gt;&lt;wsp:rsid wsp:val=&quot;00B42B26&quot;/&gt;&lt;wsp:rsid wsp:val=&quot;00B42C38&quot;/&gt;&lt;wsp:rsid wsp:val=&quot;00B42CC2&quot;/&gt;&lt;wsp:rsid wsp:val=&quot;00B42E54&quot;/&gt;&lt;wsp:rsid wsp:val=&quot;00B43086&quot;/&gt;&lt;wsp:rsid wsp:val=&quot;00B43130&quot;/&gt;&lt;wsp:rsid wsp:val=&quot;00B4314C&quot;/&gt;&lt;wsp:rsid wsp:val=&quot;00B43203&quot;/&gt;&lt;wsp:rsid wsp:val=&quot;00B4344E&quot;/&gt;&lt;wsp:rsid wsp:val=&quot;00B4349D&quot;/&gt;&lt;wsp:rsid wsp:val=&quot;00B434C6&quot;/&gt;&lt;wsp:rsid wsp:val=&quot;00B434E8&quot;/&gt;&lt;wsp:rsid wsp:val=&quot;00B43715&quot;/&gt;&lt;wsp:rsid wsp:val=&quot;00B43818&quot;/&gt;&lt;wsp:rsid wsp:val=&quot;00B43851&quot;/&gt;&lt;wsp:rsid wsp:val=&quot;00B4388A&quot;/&gt;&lt;wsp:rsid wsp:val=&quot;00B43898&quot;/&gt;&lt;wsp:rsid wsp:val=&quot;00B439A4&quot;/&gt;&lt;wsp:rsid wsp:val=&quot;00B43C01&quot;/&gt;&lt;wsp:rsid wsp:val=&quot;00B43F1F&quot;/&gt;&lt;wsp:rsid wsp:val=&quot;00B43F6D&quot;/&gt;&lt;wsp:rsid wsp:val=&quot;00B440AF&quot;/&gt;&lt;wsp:rsid wsp:val=&quot;00B440BE&quot;/&gt;&lt;wsp:rsid wsp:val=&quot;00B4414B&quot;/&gt;&lt;wsp:rsid wsp:val=&quot;00B44174&quot;/&gt;&lt;wsp:rsid wsp:val=&quot;00B44378&quot;/&gt;&lt;wsp:rsid wsp:val=&quot;00B4440D&quot;/&gt;&lt;wsp:rsid wsp:val=&quot;00B4441D&quot;/&gt;&lt;wsp:rsid wsp:val=&quot;00B44509&quot;/&gt;&lt;wsp:rsid wsp:val=&quot;00B4456E&quot;/&gt;&lt;wsp:rsid wsp:val=&quot;00B44B9E&quot;/&gt;&lt;wsp:rsid wsp:val=&quot;00B44D86&quot;/&gt;&lt;wsp:rsid wsp:val=&quot;00B44DB9&quot;/&gt;&lt;wsp:rsid wsp:val=&quot;00B44E4C&quot;/&gt;&lt;wsp:rsid wsp:val=&quot;00B45013&quot;/&gt;&lt;wsp:rsid wsp:val=&quot;00B45074&quot;/&gt;&lt;wsp:rsid wsp:val=&quot;00B4511E&quot;/&gt;&lt;wsp:rsid wsp:val=&quot;00B45225&quot;/&gt;&lt;wsp:rsid wsp:val=&quot;00B4546D&quot;/&gt;&lt;wsp:rsid wsp:val=&quot;00B45612&quot;/&gt;&lt;wsp:rsid wsp:val=&quot;00B457F5&quot;/&gt;&lt;wsp:rsid wsp:val=&quot;00B45B6D&quot;/&gt;&lt;wsp:rsid wsp:val=&quot;00B45D2C&quot;/&gt;&lt;wsp:rsid wsp:val=&quot;00B45FF0&quot;/&gt;&lt;wsp:rsid wsp:val=&quot;00B46040&quot;/&gt;&lt;wsp:rsid wsp:val=&quot;00B46294&quot;/&gt;&lt;wsp:rsid wsp:val=&quot;00B463A7&quot;/&gt;&lt;wsp:rsid wsp:val=&quot;00B46424&quot;/&gt;&lt;wsp:rsid wsp:val=&quot;00B4642C&quot;/&gt;&lt;wsp:rsid wsp:val=&quot;00B4655E&quot;/&gt;&lt;wsp:rsid wsp:val=&quot;00B46573&quot;/&gt;&lt;wsp:rsid wsp:val=&quot;00B46637&quot;/&gt;&lt;wsp:rsid wsp:val=&quot;00B46836&quot;/&gt;&lt;wsp:rsid wsp:val=&quot;00B46BA7&quot;/&gt;&lt;wsp:rsid wsp:val=&quot;00B46BD2&quot;/&gt;&lt;wsp:rsid wsp:val=&quot;00B46C10&quot;/&gt;&lt;wsp:rsid wsp:val=&quot;00B46E2E&quot;/&gt;&lt;wsp:rsid wsp:val=&quot;00B46EB4&quot;/&gt;&lt;wsp:rsid wsp:val=&quot;00B46F52&quot;/&gt;&lt;wsp:rsid wsp:val=&quot;00B47132&quot;/&gt;&lt;wsp:rsid wsp:val=&quot;00B471AB&quot;/&gt;&lt;wsp:rsid wsp:val=&quot;00B4790F&quot;/&gt;&lt;wsp:rsid wsp:val=&quot;00B47958&quot;/&gt;&lt;wsp:rsid wsp:val=&quot;00B47A41&quot;/&gt;&lt;wsp:rsid wsp:val=&quot;00B47AB7&quot;/&gt;&lt;wsp:rsid wsp:val=&quot;00B47AE5&quot;/&gt;&lt;wsp:rsid wsp:val=&quot;00B47CD0&quot;/&gt;&lt;wsp:rsid wsp:val=&quot;00B501DD&quot;/&gt;&lt;wsp:rsid wsp:val=&quot;00B50531&quot;/&gt;&lt;wsp:rsid wsp:val=&quot;00B50562&quot;/&gt;&lt;wsp:rsid wsp:val=&quot;00B50744&quot;/&gt;&lt;wsp:rsid wsp:val=&quot;00B5076B&quot;/&gt;&lt;wsp:rsid wsp:val=&quot;00B50AA8&quot;/&gt;&lt;wsp:rsid wsp:val=&quot;00B50B9A&quot;/&gt;&lt;wsp:rsid wsp:val=&quot;00B50C8A&quot;/&gt;&lt;wsp:rsid wsp:val=&quot;00B50D41&quot;/&gt;&lt;wsp:rsid wsp:val=&quot;00B50F1B&quot;/&gt;&lt;wsp:rsid wsp:val=&quot;00B50F52&quot;/&gt;&lt;wsp:rsid wsp:val=&quot;00B5119B&quot;/&gt;&lt;wsp:rsid wsp:val=&quot;00B51420&quot;/&gt;&lt;wsp:rsid wsp:val=&quot;00B51694&quot;/&gt;&lt;wsp:rsid wsp:val=&quot;00B516BD&quot;/&gt;&lt;wsp:rsid wsp:val=&quot;00B517F7&quot;/&gt;&lt;wsp:rsid wsp:val=&quot;00B5190A&quot;/&gt;&lt;wsp:rsid wsp:val=&quot;00B51957&quot;/&gt;&lt;wsp:rsid wsp:val=&quot;00B51AD0&quot;/&gt;&lt;wsp:rsid wsp:val=&quot;00B51C75&quot;/&gt;&lt;wsp:rsid wsp:val=&quot;00B51EFD&quot;/&gt;&lt;wsp:rsid wsp:val=&quot;00B51FC9&quot;/&gt;&lt;wsp:rsid wsp:val=&quot;00B5258C&quot;/&gt;&lt;wsp:rsid wsp:val=&quot;00B528B2&quot;/&gt;&lt;wsp:rsid wsp:val=&quot;00B52E68&quot;/&gt;&lt;wsp:rsid wsp:val=&quot;00B52F39&quot;/&gt;&lt;wsp:rsid wsp:val=&quot;00B53265&quot;/&gt;&lt;wsp:rsid wsp:val=&quot;00B53339&quot;/&gt;&lt;wsp:rsid wsp:val=&quot;00B53351&quot;/&gt;&lt;wsp:rsid wsp:val=&quot;00B53455&quot;/&gt;&lt;wsp:rsid wsp:val=&quot;00B53706&quot;/&gt;&lt;wsp:rsid wsp:val=&quot;00B5375A&quot;/&gt;&lt;wsp:rsid wsp:val=&quot;00B53AE5&quot;/&gt;&lt;wsp:rsid wsp:val=&quot;00B53F56&quot;/&gt;&lt;wsp:rsid wsp:val=&quot;00B542CA&quot;/&gt;&lt;wsp:rsid wsp:val=&quot;00B543B6&quot;/&gt;&lt;wsp:rsid wsp:val=&quot;00B545FB&quot;/&gt;&lt;wsp:rsid wsp:val=&quot;00B54B09&quot;/&gt;&lt;wsp:rsid wsp:val=&quot;00B54C2D&quot;/&gt;&lt;wsp:rsid wsp:val=&quot;00B54C6F&quot;/&gt;&lt;wsp:rsid wsp:val=&quot;00B54C8D&quot;/&gt;&lt;wsp:rsid wsp:val=&quot;00B54C90&quot;/&gt;&lt;wsp:rsid wsp:val=&quot;00B54CC3&quot;/&gt;&lt;wsp:rsid wsp:val=&quot;00B54DD8&quot;/&gt;&lt;wsp:rsid wsp:val=&quot;00B54EDC&quot;/&gt;&lt;wsp:rsid wsp:val=&quot;00B55008&quot;/&gt;&lt;wsp:rsid wsp:val=&quot;00B5500C&quot;/&gt;&lt;wsp:rsid wsp:val=&quot;00B551F7&quot;/&gt;&lt;wsp:rsid wsp:val=&quot;00B5528C&quot;/&gt;&lt;wsp:rsid wsp:val=&quot;00B55680&quot;/&gt;&lt;wsp:rsid wsp:val=&quot;00B5586B&quot;/&gt;&lt;wsp:rsid wsp:val=&quot;00B559D8&quot;/&gt;&lt;wsp:rsid wsp:val=&quot;00B55A1B&quot;/&gt;&lt;wsp:rsid wsp:val=&quot;00B55C90&quot;/&gt;&lt;wsp:rsid wsp:val=&quot;00B55FDB&quot;/&gt;&lt;wsp:rsid wsp:val=&quot;00B55FF7&quot;/&gt;&lt;wsp:rsid wsp:val=&quot;00B56070&quot;/&gt;&lt;wsp:rsid wsp:val=&quot;00B560EF&quot;/&gt;&lt;wsp:rsid wsp:val=&quot;00B56163&quot;/&gt;&lt;wsp:rsid wsp:val=&quot;00B56321&quot;/&gt;&lt;wsp:rsid wsp:val=&quot;00B565C8&quot;/&gt;&lt;wsp:rsid wsp:val=&quot;00B566A4&quot;/&gt;&lt;wsp:rsid wsp:val=&quot;00B56754&quot;/&gt;&lt;wsp:rsid wsp:val=&quot;00B567A5&quot;/&gt;&lt;wsp:rsid wsp:val=&quot;00B56E9F&quot;/&gt;&lt;wsp:rsid wsp:val=&quot;00B56F3B&quot;/&gt;&lt;wsp:rsid wsp:val=&quot;00B572C0&quot;/&gt;&lt;wsp:rsid wsp:val=&quot;00B572E6&quot;/&gt;&lt;wsp:rsid wsp:val=&quot;00B57318&quot;/&gt;&lt;wsp:rsid wsp:val=&quot;00B57898&quot;/&gt;&lt;wsp:rsid wsp:val=&quot;00B57A85&quot;/&gt;&lt;wsp:rsid wsp:val=&quot;00B57C3D&quot;/&gt;&lt;wsp:rsid wsp:val=&quot;00B6011F&quot;/&gt;&lt;wsp:rsid wsp:val=&quot;00B60223&quot;/&gt;&lt;wsp:rsid wsp:val=&quot;00B6026D&quot;/&gt;&lt;wsp:rsid wsp:val=&quot;00B60432&quot;/&gt;&lt;wsp:rsid wsp:val=&quot;00B604A4&quot;/&gt;&lt;wsp:rsid wsp:val=&quot;00B60686&quot;/&gt;&lt;wsp:rsid wsp:val=&quot;00B60852&quot;/&gt;&lt;wsp:rsid wsp:val=&quot;00B60E22&quot;/&gt;&lt;wsp:rsid wsp:val=&quot;00B6107C&quot;/&gt;&lt;wsp:rsid wsp:val=&quot;00B610C8&quot;/&gt;&lt;wsp:rsid wsp:val=&quot;00B613E9&quot;/&gt;&lt;wsp:rsid wsp:val=&quot;00B61929&quot;/&gt;&lt;wsp:rsid wsp:val=&quot;00B61934&quot;/&gt;&lt;wsp:rsid wsp:val=&quot;00B61A6F&quot;/&gt;&lt;wsp:rsid wsp:val=&quot;00B61BE2&quot;/&gt;&lt;wsp:rsid wsp:val=&quot;00B61C61&quot;/&gt;&lt;wsp:rsid wsp:val=&quot;00B61CEF&quot;/&gt;&lt;wsp:rsid wsp:val=&quot;00B61D60&quot;/&gt;&lt;wsp:rsid wsp:val=&quot;00B61D68&quot;/&gt;&lt;wsp:rsid wsp:val=&quot;00B61D9F&quot;/&gt;&lt;wsp:rsid wsp:val=&quot;00B620D8&quot;/&gt;&lt;wsp:rsid wsp:val=&quot;00B6216E&quot;/&gt;&lt;wsp:rsid wsp:val=&quot;00B62345&quot;/&gt;&lt;wsp:rsid wsp:val=&quot;00B62414&quot;/&gt;&lt;wsp:rsid wsp:val=&quot;00B62746&quot;/&gt;&lt;wsp:rsid wsp:val=&quot;00B627CF&quot;/&gt;&lt;wsp:rsid wsp:val=&quot;00B627D6&quot;/&gt;&lt;wsp:rsid wsp:val=&quot;00B6296C&quot;/&gt;&lt;wsp:rsid wsp:val=&quot;00B62ABF&quot;/&gt;&lt;wsp:rsid wsp:val=&quot;00B62B71&quot;/&gt;&lt;wsp:rsid wsp:val=&quot;00B62C7B&quot;/&gt;&lt;wsp:rsid wsp:val=&quot;00B62CEC&quot;/&gt;&lt;wsp:rsid wsp:val=&quot;00B62D7C&quot;/&gt;&lt;wsp:rsid wsp:val=&quot;00B62E20&quot;/&gt;&lt;wsp:rsid wsp:val=&quot;00B62E3F&quot;/&gt;&lt;wsp:rsid wsp:val=&quot;00B62E51&quot;/&gt;&lt;wsp:rsid wsp:val=&quot;00B62EBA&quot;/&gt;&lt;wsp:rsid wsp:val=&quot;00B630C2&quot;/&gt;&lt;wsp:rsid wsp:val=&quot;00B631DE&quot;/&gt;&lt;wsp:rsid wsp:val=&quot;00B63496&quot;/&gt;&lt;wsp:rsid wsp:val=&quot;00B634AD&quot;/&gt;&lt;wsp:rsid wsp:val=&quot;00B63572&quot;/&gt;&lt;wsp:rsid wsp:val=&quot;00B635D2&quot;/&gt;&lt;wsp:rsid wsp:val=&quot;00B636A6&quot;/&gt;&lt;wsp:rsid wsp:val=&quot;00B63B3A&quot;/&gt;&lt;wsp:rsid wsp:val=&quot;00B63BFA&quot;/&gt;&lt;wsp:rsid wsp:val=&quot;00B63DEA&quot;/&gt;&lt;wsp:rsid wsp:val=&quot;00B63E64&quot;/&gt;&lt;wsp:rsid wsp:val=&quot;00B63F5F&quot;/&gt;&lt;wsp:rsid wsp:val=&quot;00B6437D&quot;/&gt;&lt;wsp:rsid wsp:val=&quot;00B643E2&quot;/&gt;&lt;wsp:rsid wsp:val=&quot;00B64781&quot;/&gt;&lt;wsp:rsid wsp:val=&quot;00B64782&quot;/&gt;&lt;wsp:rsid wsp:val=&quot;00B64B34&quot;/&gt;&lt;wsp:rsid wsp:val=&quot;00B64B88&quot;/&gt;&lt;wsp:rsid wsp:val=&quot;00B64D6B&quot;/&gt;&lt;wsp:rsid wsp:val=&quot;00B64F66&quot;/&gt;&lt;wsp:rsid wsp:val=&quot;00B64FA1&quot;/&gt;&lt;wsp:rsid wsp:val=&quot;00B64FA4&quot;/&gt;&lt;wsp:rsid wsp:val=&quot;00B6503D&quot;/&gt;&lt;wsp:rsid wsp:val=&quot;00B650F4&quot;/&gt;&lt;wsp:rsid wsp:val=&quot;00B65154&quot;/&gt;&lt;wsp:rsid wsp:val=&quot;00B654E6&quot;/&gt;&lt;wsp:rsid wsp:val=&quot;00B65546&quot;/&gt;&lt;wsp:rsid wsp:val=&quot;00B657F2&quot;/&gt;&lt;wsp:rsid wsp:val=&quot;00B659FE&quot;/&gt;&lt;wsp:rsid wsp:val=&quot;00B65C51&quot;/&gt;&lt;wsp:rsid wsp:val=&quot;00B65D15&quot;/&gt;&lt;wsp:rsid wsp:val=&quot;00B65E99&quot;/&gt;&lt;wsp:rsid wsp:val=&quot;00B65FFF&quot;/&gt;&lt;wsp:rsid wsp:val=&quot;00B66006&quot;/&gt;&lt;wsp:rsid wsp:val=&quot;00B6601A&quot;/&gt;&lt;wsp:rsid wsp:val=&quot;00B66184&quot;/&gt;&lt;wsp:rsid wsp:val=&quot;00B6628A&quot;/&gt;&lt;wsp:rsid wsp:val=&quot;00B663FF&quot;/&gt;&lt;wsp:rsid wsp:val=&quot;00B666AF&quot;/&gt;&lt;wsp:rsid wsp:val=&quot;00B666B9&quot;/&gt;&lt;wsp:rsid wsp:val=&quot;00B66817&quot;/&gt;&lt;wsp:rsid wsp:val=&quot;00B66C40&quot;/&gt;&lt;wsp:rsid wsp:val=&quot;00B66D21&quot;/&gt;&lt;wsp:rsid wsp:val=&quot;00B66DAD&quot;/&gt;&lt;wsp:rsid wsp:val=&quot;00B66DE0&quot;/&gt;&lt;wsp:rsid wsp:val=&quot;00B66E82&quot;/&gt;&lt;wsp:rsid wsp:val=&quot;00B671ED&quot;/&gt;&lt;wsp:rsid wsp:val=&quot;00B67270&quot;/&gt;&lt;wsp:rsid wsp:val=&quot;00B674FD&quot;/&gt;&lt;wsp:rsid wsp:val=&quot;00B6760F&quot;/&gt;&lt;wsp:rsid wsp:val=&quot;00B67792&quot;/&gt;&lt;wsp:rsid wsp:val=&quot;00B6785C&quot;/&gt;&lt;wsp:rsid wsp:val=&quot;00B67C3C&quot;/&gt;&lt;wsp:rsid wsp:val=&quot;00B67D6D&quot;/&gt;&lt;wsp:rsid wsp:val=&quot;00B7011B&quot;/&gt;&lt;wsp:rsid wsp:val=&quot;00B7012D&quot;/&gt;&lt;wsp:rsid wsp:val=&quot;00B70276&quot;/&gt;&lt;wsp:rsid wsp:val=&quot;00B70292&quot;/&gt;&lt;wsp:rsid wsp:val=&quot;00B70301&quot;/&gt;&lt;wsp:rsid wsp:val=&quot;00B70485&quot;/&gt;&lt;wsp:rsid wsp:val=&quot;00B704B3&quot;/&gt;&lt;wsp:rsid wsp:val=&quot;00B704C8&quot;/&gt;&lt;wsp:rsid wsp:val=&quot;00B706F1&quot;/&gt;&lt;wsp:rsid wsp:val=&quot;00B70877&quot;/&gt;&lt;wsp:rsid wsp:val=&quot;00B70A1F&quot;/&gt;&lt;wsp:rsid wsp:val=&quot;00B70C75&quot;/&gt;&lt;wsp:rsid wsp:val=&quot;00B70EBE&quot;/&gt;&lt;wsp:rsid wsp:val=&quot;00B70FA1&quot;/&gt;&lt;wsp:rsid wsp:val=&quot;00B71164&quot;/&gt;&lt;wsp:rsid wsp:val=&quot;00B7126F&quot;/&gt;&lt;wsp:rsid wsp:val=&quot;00B71769&quot;/&gt;&lt;wsp:rsid wsp:val=&quot;00B71798&quot;/&gt;&lt;wsp:rsid wsp:val=&quot;00B717A2&quot;/&gt;&lt;wsp:rsid wsp:val=&quot;00B71833&quot;/&gt;&lt;wsp:rsid wsp:val=&quot;00B71842&quot;/&gt;&lt;wsp:rsid wsp:val=&quot;00B71AD9&quot;/&gt;&lt;wsp:rsid wsp:val=&quot;00B71C92&quot;/&gt;&lt;wsp:rsid wsp:val=&quot;00B71D8E&quot;/&gt;&lt;wsp:rsid wsp:val=&quot;00B71EE0&quot;/&gt;&lt;wsp:rsid wsp:val=&quot;00B7210B&quot;/&gt;&lt;wsp:rsid wsp:val=&quot;00B7224F&quot;/&gt;&lt;wsp:rsid wsp:val=&quot;00B72373&quot;/&gt;&lt;wsp:rsid wsp:val=&quot;00B72392&quot;/&gt;&lt;wsp:rsid wsp:val=&quot;00B72419&quot;/&gt;&lt;wsp:rsid wsp:val=&quot;00B72455&quot;/&gt;&lt;wsp:rsid wsp:val=&quot;00B72549&quot;/&gt;&lt;wsp:rsid wsp:val=&quot;00B72720&quot;/&gt;&lt;wsp:rsid wsp:val=&quot;00B72776&quot;/&gt;&lt;wsp:rsid wsp:val=&quot;00B728A2&quot;/&gt;&lt;wsp:rsid wsp:val=&quot;00B72AE7&quot;/&gt;&lt;wsp:rsid wsp:val=&quot;00B72C8B&quot;/&gt;&lt;wsp:rsid wsp:val=&quot;00B72CCD&quot;/&gt;&lt;wsp:rsid wsp:val=&quot;00B72CF8&quot;/&gt;&lt;wsp:rsid wsp:val=&quot;00B72FDD&quot;/&gt;&lt;wsp:rsid wsp:val=&quot;00B73059&quot;/&gt;&lt;wsp:rsid wsp:val=&quot;00B7341F&quot;/&gt;&lt;wsp:rsid wsp:val=&quot;00B73476&quot;/&gt;&lt;wsp:rsid wsp:val=&quot;00B73484&quot;/&gt;&lt;wsp:rsid wsp:val=&quot;00B73507&quot;/&gt;&lt;wsp:rsid wsp:val=&quot;00B73555&quot;/&gt;&lt;wsp:rsid wsp:val=&quot;00B73608&quot;/&gt;&lt;wsp:rsid wsp:val=&quot;00B7377E&quot;/&gt;&lt;wsp:rsid wsp:val=&quot;00B73A2E&quot;/&gt;&lt;wsp:rsid wsp:val=&quot;00B73AD4&quot;/&gt;&lt;wsp:rsid wsp:val=&quot;00B73ADF&quot;/&gt;&lt;wsp:rsid wsp:val=&quot;00B7405B&quot;/&gt;&lt;wsp:rsid wsp:val=&quot;00B74178&quot;/&gt;&lt;wsp:rsid wsp:val=&quot;00B741AD&quot;/&gt;&lt;wsp:rsid wsp:val=&quot;00B74312&quot;/&gt;&lt;wsp:rsid wsp:val=&quot;00B74380&quot;/&gt;&lt;wsp:rsid wsp:val=&quot;00B745BD&quot;/&gt;&lt;wsp:rsid wsp:val=&quot;00B74675&quot;/&gt;&lt;wsp:rsid wsp:val=&quot;00B74722&quot;/&gt;&lt;wsp:rsid wsp:val=&quot;00B74723&quot;/&gt;&lt;wsp:rsid wsp:val=&quot;00B747B0&quot;/&gt;&lt;wsp:rsid wsp:val=&quot;00B749F2&quot;/&gt;&lt;wsp:rsid wsp:val=&quot;00B74A33&quot;/&gt;&lt;wsp:rsid wsp:val=&quot;00B74A87&quot;/&gt;&lt;wsp:rsid wsp:val=&quot;00B74B05&quot;/&gt;&lt;wsp:rsid wsp:val=&quot;00B74B79&quot;/&gt;&lt;wsp:rsid wsp:val=&quot;00B74CBE&quot;/&gt;&lt;wsp:rsid wsp:val=&quot;00B74CE1&quot;/&gt;&lt;wsp:rsid wsp:val=&quot;00B7506A&quot;/&gt;&lt;wsp:rsid wsp:val=&quot;00B75085&quot;/&gt;&lt;wsp:rsid wsp:val=&quot;00B7509C&quot;/&gt;&lt;wsp:rsid wsp:val=&quot;00B75113&quot;/&gt;&lt;wsp:rsid wsp:val=&quot;00B751E0&quot;/&gt;&lt;wsp:rsid wsp:val=&quot;00B75446&quot;/&gt;&lt;wsp:rsid wsp:val=&quot;00B7561C&quot;/&gt;&lt;wsp:rsid wsp:val=&quot;00B756C0&quot;/&gt;&lt;wsp:rsid wsp:val=&quot;00B75757&quot;/&gt;&lt;wsp:rsid wsp:val=&quot;00B7587B&quot;/&gt;&lt;wsp:rsid wsp:val=&quot;00B7593D&quot;/&gt;&lt;wsp:rsid wsp:val=&quot;00B75FF5&quot;/&gt;&lt;wsp:rsid wsp:val=&quot;00B764CF&quot;/&gt;&lt;wsp:rsid wsp:val=&quot;00B76664&quot;/&gt;&lt;wsp:rsid wsp:val=&quot;00B76671&quot;/&gt;&lt;wsp:rsid wsp:val=&quot;00B7681F&quot;/&gt;&lt;wsp:rsid wsp:val=&quot;00B76887&quot;/&gt;&lt;wsp:rsid wsp:val=&quot;00B76908&quot;/&gt;&lt;wsp:rsid wsp:val=&quot;00B7695E&quot;/&gt;&lt;wsp:rsid wsp:val=&quot;00B76AF2&quot;/&gt;&lt;wsp:rsid wsp:val=&quot;00B76D2B&quot;/&gt;&lt;wsp:rsid wsp:val=&quot;00B76E9C&quot;/&gt;&lt;wsp:rsid wsp:val=&quot;00B77084&quot;/&gt;&lt;wsp:rsid wsp:val=&quot;00B771C9&quot;/&gt;&lt;wsp:rsid wsp:val=&quot;00B774C7&quot;/&gt;&lt;wsp:rsid wsp:val=&quot;00B774ED&quot;/&gt;&lt;wsp:rsid wsp:val=&quot;00B77853&quot;/&gt;&lt;wsp:rsid wsp:val=&quot;00B7785C&quot;/&gt;&lt;wsp:rsid wsp:val=&quot;00B7792D&quot;/&gt;&lt;wsp:rsid wsp:val=&quot;00B77973&quot;/&gt;&lt;wsp:rsid wsp:val=&quot;00B77D77&quot;/&gt;&lt;wsp:rsid wsp:val=&quot;00B77DC4&quot;/&gt;&lt;wsp:rsid wsp:val=&quot;00B77E79&quot;/&gt;&lt;wsp:rsid wsp:val=&quot;00B80064&quot;/&gt;&lt;wsp:rsid wsp:val=&quot;00B800C2&quot;/&gt;&lt;wsp:rsid wsp:val=&quot;00B80185&quot;/&gt;&lt;wsp:rsid wsp:val=&quot;00B806B3&quot;/&gt;&lt;wsp:rsid wsp:val=&quot;00B80AA4&quot;/&gt;&lt;wsp:rsid wsp:val=&quot;00B80C66&quot;/&gt;&lt;wsp:rsid wsp:val=&quot;00B80CBC&quot;/&gt;&lt;wsp:rsid wsp:val=&quot;00B80E83&quot;/&gt;&lt;wsp:rsid wsp:val=&quot;00B81202&quot;/&gt;&lt;wsp:rsid wsp:val=&quot;00B81425&quot;/&gt;&lt;wsp:rsid wsp:val=&quot;00B8146A&quot;/&gt;&lt;wsp:rsid wsp:val=&quot;00B81655&quot;/&gt;&lt;wsp:rsid wsp:val=&quot;00B816C9&quot;/&gt;&lt;wsp:rsid wsp:val=&quot;00B81702&quot;/&gt;&lt;wsp:rsid wsp:val=&quot;00B81746&quot;/&gt;&lt;wsp:rsid wsp:val=&quot;00B817E2&quot;/&gt;&lt;wsp:rsid wsp:val=&quot;00B81B37&quot;/&gt;&lt;wsp:rsid wsp:val=&quot;00B81FFC&quot;/&gt;&lt;wsp:rsid wsp:val=&quot;00B82144&quot;/&gt;&lt;wsp:rsid wsp:val=&quot;00B8248E&quot;/&gt;&lt;wsp:rsid wsp:val=&quot;00B82557&quot;/&gt;&lt;wsp:rsid wsp:val=&quot;00B8269E&quot;/&gt;&lt;wsp:rsid wsp:val=&quot;00B82790&quot;/&gt;&lt;wsp:rsid wsp:val=&quot;00B829EB&quot;/&gt;&lt;wsp:rsid wsp:val=&quot;00B82D79&quot;/&gt;&lt;wsp:rsid wsp:val=&quot;00B831AE&quot;/&gt;&lt;wsp:rsid wsp:val=&quot;00B836BE&quot;/&gt;&lt;wsp:rsid wsp:val=&quot;00B83AE6&quot;/&gt;&lt;wsp:rsid wsp:val=&quot;00B83BB3&quot;/&gt;&lt;wsp:rsid wsp:val=&quot;00B83DCF&quot;/&gt;&lt;wsp:rsid wsp:val=&quot;00B83F09&quot;/&gt;&lt;wsp:rsid wsp:val=&quot;00B8408C&quot;/&gt;&lt;wsp:rsid wsp:val=&quot;00B84106&quot;/&gt;&lt;wsp:rsid wsp:val=&quot;00B842AB&quot;/&gt;&lt;wsp:rsid wsp:val=&quot;00B8436C&quot;/&gt;&lt;wsp:rsid wsp:val=&quot;00B845AA&quot;/&gt;&lt;wsp:rsid wsp:val=&quot;00B8466A&quot;/&gt;&lt;wsp:rsid wsp:val=&quot;00B84791&quot;/&gt;&lt;wsp:rsid wsp:val=&quot;00B84A70&quot;/&gt;&lt;wsp:rsid wsp:val=&quot;00B84D34&quot;/&gt;&lt;wsp:rsid wsp:val=&quot;00B84D71&quot;/&gt;&lt;wsp:rsid wsp:val=&quot;00B84DA5&quot;/&gt;&lt;wsp:rsid wsp:val=&quot;00B84EE1&quot;/&gt;&lt;wsp:rsid wsp:val=&quot;00B84F20&quot;/&gt;&lt;wsp:rsid wsp:val=&quot;00B85069&quot;/&gt;&lt;wsp:rsid wsp:val=&quot;00B8517D&quot;/&gt;&lt;wsp:rsid wsp:val=&quot;00B851EA&quot;/&gt;&lt;wsp:rsid wsp:val=&quot;00B852D6&quot;/&gt;&lt;wsp:rsid wsp:val=&quot;00B856A4&quot;/&gt;&lt;wsp:rsid wsp:val=&quot;00B85A1D&quot;/&gt;&lt;wsp:rsid wsp:val=&quot;00B85A93&quot;/&gt;&lt;wsp:rsid wsp:val=&quot;00B85C0D&quot;/&gt;&lt;wsp:rsid wsp:val=&quot;00B8601D&quot;/&gt;&lt;wsp:rsid wsp:val=&quot;00B86077&quot;/&gt;&lt;wsp:rsid wsp:val=&quot;00B86494&quot;/&gt;&lt;wsp:rsid wsp:val=&quot;00B86507&quot;/&gt;&lt;wsp:rsid wsp:val=&quot;00B8673A&quot;/&gt;&lt;wsp:rsid wsp:val=&quot;00B86960&quot;/&gt;&lt;wsp:rsid wsp:val=&quot;00B869B8&quot;/&gt;&lt;wsp:rsid wsp:val=&quot;00B869C0&quot;/&gt;&lt;wsp:rsid wsp:val=&quot;00B86ABA&quot;/&gt;&lt;wsp:rsid wsp:val=&quot;00B86AD4&quot;/&gt;&lt;wsp:rsid wsp:val=&quot;00B86AE4&quot;/&gt;&lt;wsp:rsid wsp:val=&quot;00B86B14&quot;/&gt;&lt;wsp:rsid wsp:val=&quot;00B86C71&quot;/&gt;&lt;wsp:rsid wsp:val=&quot;00B86CD3&quot;/&gt;&lt;wsp:rsid wsp:val=&quot;00B86E92&quot;/&gt;&lt;wsp:rsid wsp:val=&quot;00B86FCD&quot;/&gt;&lt;wsp:rsid wsp:val=&quot;00B870CD&quot;/&gt;&lt;wsp:rsid wsp:val=&quot;00B87125&quot;/&gt;&lt;wsp:rsid wsp:val=&quot;00B8745B&quot;/&gt;&lt;wsp:rsid wsp:val=&quot;00B8791D&quot;/&gt;&lt;wsp:rsid wsp:val=&quot;00B87CA9&quot;/&gt;&lt;wsp:rsid wsp:val=&quot;00B9039B&quot;/&gt;&lt;wsp:rsid wsp:val=&quot;00B90460&quot;/&gt;&lt;wsp:rsid wsp:val=&quot;00B904CF&quot;/&gt;&lt;wsp:rsid wsp:val=&quot;00B90845&quot;/&gt;&lt;wsp:rsid wsp:val=&quot;00B90A10&quot;/&gt;&lt;wsp:rsid wsp:val=&quot;00B90B34&quot;/&gt;&lt;wsp:rsid wsp:val=&quot;00B90BEA&quot;/&gt;&lt;wsp:rsid wsp:val=&quot;00B90D30&quot;/&gt;&lt;wsp:rsid wsp:val=&quot;00B90D4C&quot;/&gt;&lt;wsp:rsid wsp:val=&quot;00B90D77&quot;/&gt;&lt;wsp:rsid wsp:val=&quot;00B90F8F&quot;/&gt;&lt;wsp:rsid wsp:val=&quot;00B91084&quot;/&gt;&lt;wsp:rsid wsp:val=&quot;00B913A8&quot;/&gt;&lt;wsp:rsid wsp:val=&quot;00B91429&quot;/&gt;&lt;wsp:rsid wsp:val=&quot;00B91490&quot;/&gt;&lt;wsp:rsid wsp:val=&quot;00B9160D&quot;/&gt;&lt;wsp:rsid wsp:val=&quot;00B91B9A&quot;/&gt;&lt;wsp:rsid wsp:val=&quot;00B91CC7&quot;/&gt;&lt;wsp:rsid wsp:val=&quot;00B91D4B&quot;/&gt;&lt;wsp:rsid wsp:val=&quot;00B91FBC&quot;/&gt;&lt;wsp:rsid wsp:val=&quot;00B92006&quot;/&gt;&lt;wsp:rsid wsp:val=&quot;00B92484&quot;/&gt;&lt;wsp:rsid wsp:val=&quot;00B92726&quot;/&gt;&lt;wsp:rsid wsp:val=&quot;00B927A1&quot;/&gt;&lt;wsp:rsid wsp:val=&quot;00B927A5&quot;/&gt;&lt;wsp:rsid wsp:val=&quot;00B930A0&quot;/&gt;&lt;wsp:rsid wsp:val=&quot;00B93184&quot;/&gt;&lt;wsp:rsid wsp:val=&quot;00B93582&quot;/&gt;&lt;wsp:rsid wsp:val=&quot;00B935F3&quot;/&gt;&lt;wsp:rsid wsp:val=&quot;00B93809&quot;/&gt;&lt;wsp:rsid wsp:val=&quot;00B938B3&quot;/&gt;&lt;wsp:rsid wsp:val=&quot;00B93A41&quot;/&gt;&lt;wsp:rsid wsp:val=&quot;00B93D00&quot;/&gt;&lt;wsp:rsid wsp:val=&quot;00B93D7E&quot;/&gt;&lt;wsp:rsid wsp:val=&quot;00B93DFE&quot;/&gt;&lt;wsp:rsid wsp:val=&quot;00B93E14&quot;/&gt;&lt;wsp:rsid wsp:val=&quot;00B93ECF&quot;/&gt;&lt;wsp:rsid wsp:val=&quot;00B93F09&quot;/&gt;&lt;wsp:rsid wsp:val=&quot;00B9403C&quot;/&gt;&lt;wsp:rsid wsp:val=&quot;00B94045&quot;/&gt;&lt;wsp:rsid wsp:val=&quot;00B9416A&quot;/&gt;&lt;wsp:rsid wsp:val=&quot;00B943EB&quot;/&gt;&lt;wsp:rsid wsp:val=&quot;00B944FD&quot;/&gt;&lt;wsp:rsid wsp:val=&quot;00B947A4&quot;/&gt;&lt;wsp:rsid wsp:val=&quot;00B948DF&quot;/&gt;&lt;wsp:rsid wsp:val=&quot;00B94AE6&quot;/&gt;&lt;wsp:rsid wsp:val=&quot;00B94C1A&quot;/&gt;&lt;wsp:rsid wsp:val=&quot;00B94D47&quot;/&gt;&lt;wsp:rsid wsp:val=&quot;00B94DBA&quot;/&gt;&lt;wsp:rsid wsp:val=&quot;00B94E08&quot;/&gt;&lt;wsp:rsid wsp:val=&quot;00B9502C&quot;/&gt;&lt;wsp:rsid wsp:val=&quot;00B95078&quot;/&gt;&lt;wsp:rsid wsp:val=&quot;00B951A8&quot;/&gt;&lt;wsp:rsid wsp:val=&quot;00B951C1&quot;/&gt;&lt;wsp:rsid wsp:val=&quot;00B95288&quot;/&gt;&lt;wsp:rsid wsp:val=&quot;00B952AE&quot;/&gt;&lt;wsp:rsid wsp:val=&quot;00B95348&quot;/&gt;&lt;wsp:rsid wsp:val=&quot;00B95629&quot;/&gt;&lt;wsp:rsid wsp:val=&quot;00B956D3&quot;/&gt;&lt;wsp:rsid wsp:val=&quot;00B95767&quot;/&gt;&lt;wsp:rsid wsp:val=&quot;00B958D3&quot;/&gt;&lt;wsp:rsid wsp:val=&quot;00B959DA&quot;/&gt;&lt;wsp:rsid wsp:val=&quot;00B95B24&quot;/&gt;&lt;wsp:rsid wsp:val=&quot;00B96139&quot;/&gt;&lt;wsp:rsid wsp:val=&quot;00B9616C&quot;/&gt;&lt;wsp:rsid wsp:val=&quot;00B96374&quot;/&gt;&lt;wsp:rsid wsp:val=&quot;00B963E8&quot;/&gt;&lt;wsp:rsid wsp:val=&quot;00B96445&quot;/&gt;&lt;wsp:rsid wsp:val=&quot;00B9647B&quot;/&gt;&lt;wsp:rsid wsp:val=&quot;00B96553&quot;/&gt;&lt;wsp:rsid wsp:val=&quot;00B9658D&quot;/&gt;&lt;wsp:rsid wsp:val=&quot;00B9697B&quot;/&gt;&lt;wsp:rsid wsp:val=&quot;00B96AF7&quot;/&gt;&lt;wsp:rsid wsp:val=&quot;00B96CD4&quot;/&gt;&lt;wsp:rsid wsp:val=&quot;00B96D07&quot;/&gt;&lt;wsp:rsid wsp:val=&quot;00B96E26&quot;/&gt;&lt;wsp:rsid wsp:val=&quot;00B96E40&quot;/&gt;&lt;wsp:rsid wsp:val=&quot;00B96FBB&quot;/&gt;&lt;wsp:rsid wsp:val=&quot;00B9712B&quot;/&gt;&lt;wsp:rsid wsp:val=&quot;00B97173&quot;/&gt;&lt;wsp:rsid wsp:val=&quot;00B971A0&quot;/&gt;&lt;wsp:rsid wsp:val=&quot;00B971AA&quot;/&gt;&lt;wsp:rsid wsp:val=&quot;00B971AD&quot;/&gt;&lt;wsp:rsid wsp:val=&quot;00B972E4&quot;/&gt;&lt;wsp:rsid wsp:val=&quot;00B97447&quot;/&gt;&lt;wsp:rsid wsp:val=&quot;00B9745F&quot;/&gt;&lt;wsp:rsid wsp:val=&quot;00B97632&quot;/&gt;&lt;wsp:rsid wsp:val=&quot;00B97677&quot;/&gt;&lt;wsp:rsid wsp:val=&quot;00B97819&quot;/&gt;&lt;wsp:rsid wsp:val=&quot;00B978BA&quot;/&gt;&lt;wsp:rsid wsp:val=&quot;00B979C7&quot;/&gt;&lt;wsp:rsid wsp:val=&quot;00B97C08&quot;/&gt;&lt;wsp:rsid wsp:val=&quot;00B97F7C&quot;/&gt;&lt;wsp:rsid wsp:val=&quot;00B97F9F&quot;/&gt;&lt;wsp:rsid wsp:val=&quot;00BA006B&quot;/&gt;&lt;wsp:rsid wsp:val=&quot;00BA01A3&quot;/&gt;&lt;wsp:rsid wsp:val=&quot;00BA0470&quot;/&gt;&lt;wsp:rsid wsp:val=&quot;00BA05D0&quot;/&gt;&lt;wsp:rsid wsp:val=&quot;00BA0704&quot;/&gt;&lt;wsp:rsid wsp:val=&quot;00BA07CB&quot;/&gt;&lt;wsp:rsid wsp:val=&quot;00BA084D&quot;/&gt;&lt;wsp:rsid wsp:val=&quot;00BA08B3&quot;/&gt;&lt;wsp:rsid wsp:val=&quot;00BA0A6E&quot;/&gt;&lt;wsp:rsid wsp:val=&quot;00BA0BEB&quot;/&gt;&lt;wsp:rsid wsp:val=&quot;00BA0D73&quot;/&gt;&lt;wsp:rsid wsp:val=&quot;00BA0E82&quot;/&gt;&lt;wsp:rsid wsp:val=&quot;00BA11BF&quot;/&gt;&lt;wsp:rsid wsp:val=&quot;00BA12A2&quot;/&gt;&lt;wsp:rsid wsp:val=&quot;00BA142F&quot;/&gt;&lt;wsp:rsid wsp:val=&quot;00BA147C&quot;/&gt;&lt;wsp:rsid wsp:val=&quot;00BA17C6&quot;/&gt;&lt;wsp:rsid wsp:val=&quot;00BA18F3&quot;/&gt;&lt;wsp:rsid wsp:val=&quot;00BA1F89&quot;/&gt;&lt;wsp:rsid wsp:val=&quot;00BA20CE&quot;/&gt;&lt;wsp:rsid wsp:val=&quot;00BA2376&quot;/&gt;&lt;wsp:rsid wsp:val=&quot;00BA23E2&quot;/&gt;&lt;wsp:rsid wsp:val=&quot;00BA24BF&quot;/&gt;&lt;wsp:rsid wsp:val=&quot;00BA2594&quot;/&gt;&lt;wsp:rsid wsp:val=&quot;00BA27C5&quot;/&gt;&lt;wsp:rsid wsp:val=&quot;00BA289A&quot;/&gt;&lt;wsp:rsid wsp:val=&quot;00BA2B78&quot;/&gt;&lt;wsp:rsid wsp:val=&quot;00BA2DF6&quot;/&gt;&lt;wsp:rsid wsp:val=&quot;00BA2F5C&quot;/&gt;&lt;wsp:rsid wsp:val=&quot;00BA30B7&quot;/&gt;&lt;wsp:rsid wsp:val=&quot;00BA3148&quot;/&gt;&lt;wsp:rsid wsp:val=&quot;00BA335B&quot;/&gt;&lt;wsp:rsid wsp:val=&quot;00BA347A&quot;/&gt;&lt;wsp:rsid wsp:val=&quot;00BA370C&quot;/&gt;&lt;wsp:rsid wsp:val=&quot;00BA3759&quot;/&gt;&lt;wsp:rsid wsp:val=&quot;00BA37EC&quot;/&gt;&lt;wsp:rsid wsp:val=&quot;00BA3AEC&quot;/&gt;&lt;wsp:rsid wsp:val=&quot;00BA3D71&quot;/&gt;&lt;wsp:rsid wsp:val=&quot;00BA3D7A&quot;/&gt;&lt;wsp:rsid wsp:val=&quot;00BA3D7B&quot;/&gt;&lt;wsp:rsid wsp:val=&quot;00BA3DE1&quot;/&gt;&lt;wsp:rsid wsp:val=&quot;00BA3E55&quot;/&gt;&lt;wsp:rsid wsp:val=&quot;00BA4248&quot;/&gt;&lt;wsp:rsid wsp:val=&quot;00BA432F&quot;/&gt;&lt;wsp:rsid wsp:val=&quot;00BA44BB&quot;/&gt;&lt;wsp:rsid wsp:val=&quot;00BA4664&quot;/&gt;&lt;wsp:rsid wsp:val=&quot;00BA48A3&quot;/&gt;&lt;wsp:rsid wsp:val=&quot;00BA4A46&quot;/&gt;&lt;wsp:rsid wsp:val=&quot;00BA4A86&quot;/&gt;&lt;wsp:rsid wsp:val=&quot;00BA4B2F&quot;/&gt;&lt;wsp:rsid wsp:val=&quot;00BA4C1D&quot;/&gt;&lt;wsp:rsid wsp:val=&quot;00BA4E92&quot;/&gt;&lt;wsp:rsid wsp:val=&quot;00BA5340&quot;/&gt;&lt;wsp:rsid wsp:val=&quot;00BA536D&quot;/&gt;&lt;wsp:rsid wsp:val=&quot;00BA5382&quot;/&gt;&lt;wsp:rsid wsp:val=&quot;00BA53E4&quot;/&gt;&lt;wsp:rsid wsp:val=&quot;00BA53E7&quot;/&gt;&lt;wsp:rsid wsp:val=&quot;00BA5624&quot;/&gt;&lt;wsp:rsid wsp:val=&quot;00BA5772&quot;/&gt;&lt;wsp:rsid wsp:val=&quot;00BA5785&quot;/&gt;&lt;wsp:rsid wsp:val=&quot;00BA5787&quot;/&gt;&lt;wsp:rsid wsp:val=&quot;00BA57B8&quot;/&gt;&lt;wsp:rsid wsp:val=&quot;00BA58CC&quot;/&gt;&lt;wsp:rsid wsp:val=&quot;00BA59D0&quot;/&gt;&lt;wsp:rsid wsp:val=&quot;00BA5ABF&quot;/&gt;&lt;wsp:rsid wsp:val=&quot;00BA5B3D&quot;/&gt;&lt;wsp:rsid wsp:val=&quot;00BA5BA6&quot;/&gt;&lt;wsp:rsid wsp:val=&quot;00BA5BF6&quot;/&gt;&lt;wsp:rsid wsp:val=&quot;00BA5DD4&quot;/&gt;&lt;wsp:rsid wsp:val=&quot;00BA5E53&quot;/&gt;&lt;wsp:rsid wsp:val=&quot;00BA614B&quot;/&gt;&lt;wsp:rsid wsp:val=&quot;00BA6317&quot;/&gt;&lt;wsp:rsid wsp:val=&quot;00BA693C&quot;/&gt;&lt;wsp:rsid wsp:val=&quot;00BA69F1&quot;/&gt;&lt;wsp:rsid wsp:val=&quot;00BA6C50&quot;/&gt;&lt;wsp:rsid wsp:val=&quot;00BA6C5D&quot;/&gt;&lt;wsp:rsid wsp:val=&quot;00BA6DDD&quot;/&gt;&lt;wsp:rsid wsp:val=&quot;00BA7024&quot;/&gt;&lt;wsp:rsid wsp:val=&quot;00BA7326&quot;/&gt;&lt;wsp:rsid wsp:val=&quot;00BA75A1&quot;/&gt;&lt;wsp:rsid wsp:val=&quot;00BA7623&quot;/&gt;&lt;wsp:rsid wsp:val=&quot;00BA76D1&quot;/&gt;&lt;wsp:rsid wsp:val=&quot;00BA76E5&quot;/&gt;&lt;wsp:rsid wsp:val=&quot;00BA7A4B&quot;/&gt;&lt;wsp:rsid wsp:val=&quot;00BA7A7F&quot;/&gt;&lt;wsp:rsid wsp:val=&quot;00BA7B57&quot;/&gt;&lt;wsp:rsid wsp:val=&quot;00BA7C8F&quot;/&gt;&lt;wsp:rsid wsp:val=&quot;00BA7D89&quot;/&gt;&lt;wsp:rsid wsp:val=&quot;00BA7F5B&quot;/&gt;&lt;wsp:rsid wsp:val=&quot;00BA7F79&quot;/&gt;&lt;wsp:rsid wsp:val=&quot;00BB0362&quot;/&gt;&lt;wsp:rsid wsp:val=&quot;00BB036D&quot;/&gt;&lt;wsp:rsid wsp:val=&quot;00BB03AA&quot;/&gt;&lt;wsp:rsid wsp:val=&quot;00BB04FB&quot;/&gt;&lt;wsp:rsid wsp:val=&quot;00BB0508&quot;/&gt;&lt;wsp:rsid wsp:val=&quot;00BB0558&quot;/&gt;&lt;wsp:rsid wsp:val=&quot;00BB057D&quot;/&gt;&lt;wsp:rsid wsp:val=&quot;00BB07E1&quot;/&gt;&lt;wsp:rsid wsp:val=&quot;00BB0CAB&quot;/&gt;&lt;wsp:rsid wsp:val=&quot;00BB0D4E&quot;/&gt;&lt;wsp:rsid wsp:val=&quot;00BB0D5B&quot;/&gt;&lt;wsp:rsid wsp:val=&quot;00BB0D60&quot;/&gt;&lt;wsp:rsid wsp:val=&quot;00BB0DBB&quot;/&gt;&lt;wsp:rsid wsp:val=&quot;00BB0F01&quot;/&gt;&lt;wsp:rsid wsp:val=&quot;00BB0F70&quot;/&gt;&lt;wsp:rsid wsp:val=&quot;00BB1123&quot;/&gt;&lt;wsp:rsid wsp:val=&quot;00BB1317&quot;/&gt;&lt;wsp:rsid wsp:val=&quot;00BB1400&quot;/&gt;&lt;wsp:rsid wsp:val=&quot;00BB1792&quot;/&gt;&lt;wsp:rsid wsp:val=&quot;00BB18C8&quot;/&gt;&lt;wsp:rsid wsp:val=&quot;00BB1901&quot;/&gt;&lt;wsp:rsid wsp:val=&quot;00BB1A2B&quot;/&gt;&lt;wsp:rsid wsp:val=&quot;00BB1A9D&quot;/&gt;&lt;wsp:rsid wsp:val=&quot;00BB1EB6&quot;/&gt;&lt;wsp:rsid wsp:val=&quot;00BB1FCB&quot;/&gt;&lt;wsp:rsid wsp:val=&quot;00BB2169&quot;/&gt;&lt;wsp:rsid wsp:val=&quot;00BB21B7&quot;/&gt;&lt;wsp:rsid wsp:val=&quot;00BB232B&quot;/&gt;&lt;wsp:rsid wsp:val=&quot;00BB235F&quot;/&gt;&lt;wsp:rsid wsp:val=&quot;00BB2367&quot;/&gt;&lt;wsp:rsid wsp:val=&quot;00BB245C&quot;/&gt;&lt;wsp:rsid wsp:val=&quot;00BB24EB&quot;/&gt;&lt;wsp:rsid wsp:val=&quot;00BB25F6&quot;/&gt;&lt;wsp:rsid wsp:val=&quot;00BB2655&quot;/&gt;&lt;wsp:rsid wsp:val=&quot;00BB266E&quot;/&gt;&lt;wsp:rsid wsp:val=&quot;00BB2979&quot;/&gt;&lt;wsp:rsid wsp:val=&quot;00BB2BEA&quot;/&gt;&lt;wsp:rsid wsp:val=&quot;00BB2EE0&quot;/&gt;&lt;wsp:rsid wsp:val=&quot;00BB2F76&quot;/&gt;&lt;wsp:rsid wsp:val=&quot;00BB30A7&quot;/&gt;&lt;wsp:rsid wsp:val=&quot;00BB3224&quot;/&gt;&lt;wsp:rsid wsp:val=&quot;00BB327D&quot;/&gt;&lt;wsp:rsid wsp:val=&quot;00BB3374&quot;/&gt;&lt;wsp:rsid wsp:val=&quot;00BB3477&quot;/&gt;&lt;wsp:rsid wsp:val=&quot;00BB3545&quot;/&gt;&lt;wsp:rsid wsp:val=&quot;00BB393D&quot;/&gt;&lt;wsp:rsid wsp:val=&quot;00BB3AE6&quot;/&gt;&lt;wsp:rsid wsp:val=&quot;00BB3B86&quot;/&gt;&lt;wsp:rsid wsp:val=&quot;00BB3D5B&quot;/&gt;&lt;wsp:rsid wsp:val=&quot;00BB3DAC&quot;/&gt;&lt;wsp:rsid wsp:val=&quot;00BB3EA2&quot;/&gt;&lt;wsp:rsid wsp:val=&quot;00BB3EAC&quot;/&gt;&lt;wsp:rsid wsp:val=&quot;00BB3FF5&quot;/&gt;&lt;wsp:rsid wsp:val=&quot;00BB42B6&quot;/&gt;&lt;wsp:rsid wsp:val=&quot;00BB444A&quot;/&gt;&lt;wsp:rsid wsp:val=&quot;00BB444D&quot;/&gt;&lt;wsp:rsid wsp:val=&quot;00BB47D5&quot;/&gt;&lt;wsp:rsid wsp:val=&quot;00BB48E9&quot;/&gt;&lt;wsp:rsid wsp:val=&quot;00BB4A45&quot;/&gt;&lt;wsp:rsid wsp:val=&quot;00BB4ACB&quot;/&gt;&lt;wsp:rsid wsp:val=&quot;00BB4B8B&quot;/&gt;&lt;wsp:rsid wsp:val=&quot;00BB4C92&quot;/&gt;&lt;wsp:rsid wsp:val=&quot;00BB4D75&quot;/&gt;&lt;wsp:rsid wsp:val=&quot;00BB4ED1&quot;/&gt;&lt;wsp:rsid wsp:val=&quot;00BB4F80&quot;/&gt;&lt;wsp:rsid wsp:val=&quot;00BB5156&quot;/&gt;&lt;wsp:rsid wsp:val=&quot;00BB5214&quot;/&gt;&lt;wsp:rsid wsp:val=&quot;00BB52C9&quot;/&gt;&lt;wsp:rsid wsp:val=&quot;00BB55AE&quot;/&gt;&lt;wsp:rsid wsp:val=&quot;00BB56AB&quot;/&gt;&lt;wsp:rsid wsp:val=&quot;00BB5700&quot;/&gt;&lt;wsp:rsid wsp:val=&quot;00BB5A8D&quot;/&gt;&lt;wsp:rsid wsp:val=&quot;00BB5B03&quot;/&gt;&lt;wsp:rsid wsp:val=&quot;00BB5D00&quot;/&gt;&lt;wsp:rsid wsp:val=&quot;00BB6276&quot;/&gt;&lt;wsp:rsid wsp:val=&quot;00BB6869&quot;/&gt;&lt;wsp:rsid wsp:val=&quot;00BB698C&quot;/&gt;&lt;wsp:rsid wsp:val=&quot;00BB69DC&quot;/&gt;&lt;wsp:rsid wsp:val=&quot;00BB6A53&quot;/&gt;&lt;wsp:rsid wsp:val=&quot;00BB6AE1&quot;/&gt;&lt;wsp:rsid wsp:val=&quot;00BB6D67&quot;/&gt;&lt;wsp:rsid wsp:val=&quot;00BB6E14&quot;/&gt;&lt;wsp:rsid wsp:val=&quot;00BB7040&quot;/&gt;&lt;wsp:rsid wsp:val=&quot;00BB7155&quot;/&gt;&lt;wsp:rsid wsp:val=&quot;00BB73F8&quot;/&gt;&lt;wsp:rsid wsp:val=&quot;00BB7699&quot;/&gt;&lt;wsp:rsid wsp:val=&quot;00BB7A9A&quot;/&gt;&lt;wsp:rsid wsp:val=&quot;00BB7AEB&quot;/&gt;&lt;wsp:rsid wsp:val=&quot;00BB7C08&quot;/&gt;&lt;wsp:rsid wsp:val=&quot;00BB7CE7&quot;/&gt;&lt;wsp:rsid wsp:val=&quot;00BB7E2D&quot;/&gt;&lt;wsp:rsid wsp:val=&quot;00BB7E49&quot;/&gt;&lt;wsp:rsid wsp:val=&quot;00BB7EC4&quot;/&gt;&lt;wsp:rsid wsp:val=&quot;00BB7EF6&quot;/&gt;&lt;wsp:rsid wsp:val=&quot;00BB7EFA&quot;/&gt;&lt;wsp:rsid wsp:val=&quot;00BC00BB&quot;/&gt;&lt;wsp:rsid wsp:val=&quot;00BC0186&quot;/&gt;&lt;wsp:rsid wsp:val=&quot;00BC04CA&quot;/&gt;&lt;wsp:rsid wsp:val=&quot;00BC05AE&quot;/&gt;&lt;wsp:rsid wsp:val=&quot;00BC09DB&quot;/&gt;&lt;wsp:rsid wsp:val=&quot;00BC0ACB&quot;/&gt;&lt;wsp:rsid wsp:val=&quot;00BC0BE3&quot;/&gt;&lt;wsp:rsid wsp:val=&quot;00BC0F45&quot;/&gt;&lt;wsp:rsid wsp:val=&quot;00BC0F91&quot;/&gt;&lt;wsp:rsid wsp:val=&quot;00BC110C&quot;/&gt;&lt;wsp:rsid wsp:val=&quot;00BC1252&quot;/&gt;&lt;wsp:rsid wsp:val=&quot;00BC1274&quot;/&gt;&lt;wsp:rsid wsp:val=&quot;00BC135C&quot;/&gt;&lt;wsp:rsid wsp:val=&quot;00BC1410&quot;/&gt;&lt;wsp:rsid wsp:val=&quot;00BC14AC&quot;/&gt;&lt;wsp:rsid wsp:val=&quot;00BC1734&quot;/&gt;&lt;wsp:rsid wsp:val=&quot;00BC174A&quot;/&gt;&lt;wsp:rsid wsp:val=&quot;00BC18A4&quot;/&gt;&lt;wsp:rsid wsp:val=&quot;00BC19DA&quot;/&gt;&lt;wsp:rsid wsp:val=&quot;00BC1AB0&quot;/&gt;&lt;wsp:rsid wsp:val=&quot;00BC1B4B&quot;/&gt;&lt;wsp:rsid wsp:val=&quot;00BC2002&quot;/&gt;&lt;wsp:rsid wsp:val=&quot;00BC20F5&quot;/&gt;&lt;wsp:rsid wsp:val=&quot;00BC21C7&quot;/&gt;&lt;wsp:rsid wsp:val=&quot;00BC233A&quot;/&gt;&lt;wsp:rsid wsp:val=&quot;00BC2712&quot;/&gt;&lt;wsp:rsid wsp:val=&quot;00BC2A82&quot;/&gt;&lt;wsp:rsid wsp:val=&quot;00BC2AF8&quot;/&gt;&lt;wsp:rsid wsp:val=&quot;00BC2D26&quot;/&gt;&lt;wsp:rsid wsp:val=&quot;00BC2D88&quot;/&gt;&lt;wsp:rsid wsp:val=&quot;00BC2DCC&quot;/&gt;&lt;wsp:rsid wsp:val=&quot;00BC2FAE&quot;/&gt;&lt;wsp:rsid wsp:val=&quot;00BC30AC&quot;/&gt;&lt;wsp:rsid wsp:val=&quot;00BC31B7&quot;/&gt;&lt;wsp:rsid wsp:val=&quot;00BC326A&quot;/&gt;&lt;wsp:rsid wsp:val=&quot;00BC34A7&quot;/&gt;&lt;wsp:rsid wsp:val=&quot;00BC3583&quot;/&gt;&lt;wsp:rsid wsp:val=&quot;00BC35FB&quot;/&gt;&lt;wsp:rsid wsp:val=&quot;00BC3918&quot;/&gt;&lt;wsp:rsid wsp:val=&quot;00BC3A49&quot;/&gt;&lt;wsp:rsid wsp:val=&quot;00BC3AD3&quot;/&gt;&lt;wsp:rsid wsp:val=&quot;00BC3B3E&quot;/&gt;&lt;wsp:rsid wsp:val=&quot;00BC3BC8&quot;/&gt;&lt;wsp:rsid wsp:val=&quot;00BC3C85&quot;/&gt;&lt;wsp:rsid wsp:val=&quot;00BC41E6&quot;/&gt;&lt;wsp:rsid wsp:val=&quot;00BC4304&quot;/&gt;&lt;wsp:rsid wsp:val=&quot;00BC446E&quot;/&gt;&lt;wsp:rsid wsp:val=&quot;00BC48F5&quot;/&gt;&lt;wsp:rsid wsp:val=&quot;00BC49A1&quot;/&gt;&lt;wsp:rsid wsp:val=&quot;00BC49B0&quot;/&gt;&lt;wsp:rsid wsp:val=&quot;00BC4A23&quot;/&gt;&lt;wsp:rsid wsp:val=&quot;00BC4FC4&quot;/&gt;&lt;wsp:rsid wsp:val=&quot;00BC5178&quot;/&gt;&lt;wsp:rsid wsp:val=&quot;00BC51E3&quot;/&gt;&lt;wsp:rsid wsp:val=&quot;00BC540A&quot;/&gt;&lt;wsp:rsid wsp:val=&quot;00BC5525&quot;/&gt;&lt;wsp:rsid wsp:val=&quot;00BC5BB5&quot;/&gt;&lt;wsp:rsid wsp:val=&quot;00BC5CDA&quot;/&gt;&lt;wsp:rsid wsp:val=&quot;00BC5E60&quot;/&gt;&lt;wsp:rsid wsp:val=&quot;00BC61B5&quot;/&gt;&lt;wsp:rsid wsp:val=&quot;00BC6280&quot;/&gt;&lt;wsp:rsid wsp:val=&quot;00BC6282&quot;/&gt;&lt;wsp:rsid wsp:val=&quot;00BC6601&quot;/&gt;&lt;wsp:rsid wsp:val=&quot;00BC66F4&quot;/&gt;&lt;wsp:rsid wsp:val=&quot;00BC6774&quot;/&gt;&lt;wsp:rsid wsp:val=&quot;00BC6A6B&quot;/&gt;&lt;wsp:rsid wsp:val=&quot;00BC6D70&quot;/&gt;&lt;wsp:rsid wsp:val=&quot;00BC6F1C&quot;/&gt;&lt;wsp:rsid wsp:val=&quot;00BC6F6E&quot;/&gt;&lt;wsp:rsid wsp:val=&quot;00BC6F87&quot;/&gt;&lt;wsp:rsid wsp:val=&quot;00BC6F89&quot;/&gt;&lt;wsp:rsid wsp:val=&quot;00BC7162&quot;/&gt;&lt;wsp:rsid wsp:val=&quot;00BC7324&quot;/&gt;&lt;wsp:rsid wsp:val=&quot;00BC76D7&quot;/&gt;&lt;wsp:rsid wsp:val=&quot;00BC77F9&quot;/&gt;&lt;wsp:rsid wsp:val=&quot;00BC789A&quot;/&gt;&lt;wsp:rsid wsp:val=&quot;00BC7932&quot;/&gt;&lt;wsp:rsid wsp:val=&quot;00BC7980&quot;/&gt;&lt;wsp:rsid wsp:val=&quot;00BC7A0B&quot;/&gt;&lt;wsp:rsid wsp:val=&quot;00BC7AD0&quot;/&gt;&lt;wsp:rsid wsp:val=&quot;00BC7B05&quot;/&gt;&lt;wsp:rsid wsp:val=&quot;00BC7DE0&quot;/&gt;&lt;wsp:rsid wsp:val=&quot;00BC7EE3&quot;/&gt;&lt;wsp:rsid wsp:val=&quot;00BD0183&quot;/&gt;&lt;wsp:rsid wsp:val=&quot;00BD0186&quot;/&gt;&lt;wsp:rsid wsp:val=&quot;00BD0199&quot;/&gt;&lt;wsp:rsid wsp:val=&quot;00BD023A&quot;/&gt;&lt;wsp:rsid wsp:val=&quot;00BD04CA&quot;/&gt;&lt;wsp:rsid wsp:val=&quot;00BD053E&quot;/&gt;&lt;wsp:rsid wsp:val=&quot;00BD05A8&quot;/&gt;&lt;wsp:rsid wsp:val=&quot;00BD0839&quot;/&gt;&lt;wsp:rsid wsp:val=&quot;00BD09CE&quot;/&gt;&lt;wsp:rsid wsp:val=&quot;00BD0A7C&quot;/&gt;&lt;wsp:rsid wsp:val=&quot;00BD0C0F&quot;/&gt;&lt;wsp:rsid wsp:val=&quot;00BD0CDF&quot;/&gt;&lt;wsp:rsid wsp:val=&quot;00BD0D1A&quot;/&gt;&lt;wsp:rsid wsp:val=&quot;00BD0E0C&quot;/&gt;&lt;wsp:rsid wsp:val=&quot;00BD10B9&quot;/&gt;&lt;wsp:rsid wsp:val=&quot;00BD114A&quot;/&gt;&lt;wsp:rsid wsp:val=&quot;00BD1158&quot;/&gt;&lt;wsp:rsid wsp:val=&quot;00BD11FD&quot;/&gt;&lt;wsp:rsid wsp:val=&quot;00BD13C1&quot;/&gt;&lt;wsp:rsid wsp:val=&quot;00BD13EA&quot;/&gt;&lt;wsp:rsid wsp:val=&quot;00BD1458&quot;/&gt;&lt;wsp:rsid wsp:val=&quot;00BD1717&quot;/&gt;&lt;wsp:rsid wsp:val=&quot;00BD1951&quot;/&gt;&lt;wsp:rsid wsp:val=&quot;00BD1A29&quot;/&gt;&lt;wsp:rsid wsp:val=&quot;00BD1CC7&quot;/&gt;&lt;wsp:rsid wsp:val=&quot;00BD1F44&quot;/&gt;&lt;wsp:rsid wsp:val=&quot;00BD1F8E&quot;/&gt;&lt;wsp:rsid wsp:val=&quot;00BD2665&quot;/&gt;&lt;wsp:rsid wsp:val=&quot;00BD2907&quot;/&gt;&lt;wsp:rsid wsp:val=&quot;00BD29D3&quot;/&gt;&lt;wsp:rsid wsp:val=&quot;00BD2D28&quot;/&gt;&lt;wsp:rsid wsp:val=&quot;00BD2FA6&quot;/&gt;&lt;wsp:rsid wsp:val=&quot;00BD3430&quot;/&gt;&lt;wsp:rsid wsp:val=&quot;00BD3523&quot;/&gt;&lt;wsp:rsid wsp:val=&quot;00BD373F&quot;/&gt;&lt;wsp:rsid wsp:val=&quot;00BD37CC&quot;/&gt;&lt;wsp:rsid wsp:val=&quot;00BD3CFE&quot;/&gt;&lt;wsp:rsid wsp:val=&quot;00BD4036&quot;/&gt;&lt;wsp:rsid wsp:val=&quot;00BD4422&quot;/&gt;&lt;wsp:rsid wsp:val=&quot;00BD4494&quot;/&gt;&lt;wsp:rsid wsp:val=&quot;00BD44ED&quot;/&gt;&lt;wsp:rsid wsp:val=&quot;00BD45B5&quot;/&gt;&lt;wsp:rsid wsp:val=&quot;00BD45C3&quot;/&gt;&lt;wsp:rsid wsp:val=&quot;00BD4792&quot;/&gt;&lt;wsp:rsid wsp:val=&quot;00BD47F1&quot;/&gt;&lt;wsp:rsid wsp:val=&quot;00BD48A1&quot;/&gt;&lt;wsp:rsid wsp:val=&quot;00BD4B69&quot;/&gt;&lt;wsp:rsid wsp:val=&quot;00BD4BEE&quot;/&gt;&lt;wsp:rsid wsp:val=&quot;00BD4C28&quot;/&gt;&lt;wsp:rsid wsp:val=&quot;00BD4E26&quot;/&gt;&lt;wsp:rsid wsp:val=&quot;00BD5030&quot;/&gt;&lt;wsp:rsid wsp:val=&quot;00BD5245&quot;/&gt;&lt;wsp:rsid wsp:val=&quot;00BD53D3&quot;/&gt;&lt;wsp:rsid wsp:val=&quot;00BD5956&quot;/&gt;&lt;wsp:rsid wsp:val=&quot;00BD5A44&quot;/&gt;&lt;wsp:rsid wsp:val=&quot;00BD5B53&quot;/&gt;&lt;wsp:rsid wsp:val=&quot;00BD5BEB&quot;/&gt;&lt;wsp:rsid wsp:val=&quot;00BD5C98&quot;/&gt;&lt;wsp:rsid wsp:val=&quot;00BD5D59&quot;/&gt;&lt;wsp:rsid wsp:val=&quot;00BD5DA1&quot;/&gt;&lt;wsp:rsid wsp:val=&quot;00BD62B5&quot;/&gt;&lt;wsp:rsid wsp:val=&quot;00BD63F9&quot;/&gt;&lt;wsp:rsid wsp:val=&quot;00BD67E3&quot;/&gt;&lt;wsp:rsid wsp:val=&quot;00BD6B1F&quot;/&gt;&lt;wsp:rsid wsp:val=&quot;00BD6B72&quot;/&gt;&lt;wsp:rsid wsp:val=&quot;00BD6D9D&quot;/&gt;&lt;wsp:rsid wsp:val=&quot;00BD70DB&quot;/&gt;&lt;wsp:rsid wsp:val=&quot;00BD725E&quot;/&gt;&lt;wsp:rsid wsp:val=&quot;00BD72C6&quot;/&gt;&lt;wsp:rsid wsp:val=&quot;00BD740D&quot;/&gt;&lt;wsp:rsid wsp:val=&quot;00BD7418&quot;/&gt;&lt;wsp:rsid wsp:val=&quot;00BD76C6&quot;/&gt;&lt;wsp:rsid wsp:val=&quot;00BD76EC&quot;/&gt;&lt;wsp:rsid wsp:val=&quot;00BD77A8&quot;/&gt;&lt;wsp:rsid wsp:val=&quot;00BD7827&quot;/&gt;&lt;wsp:rsid wsp:val=&quot;00BD7980&quot;/&gt;&lt;wsp:rsid wsp:val=&quot;00BD7A99&quot;/&gt;&lt;wsp:rsid wsp:val=&quot;00BD7AE5&quot;/&gt;&lt;wsp:rsid wsp:val=&quot;00BE01F8&quot;/&gt;&lt;wsp:rsid wsp:val=&quot;00BE02C1&quot;/&gt;&lt;wsp:rsid wsp:val=&quot;00BE03B1&quot;/&gt;&lt;wsp:rsid wsp:val=&quot;00BE05A9&quot;/&gt;&lt;wsp:rsid wsp:val=&quot;00BE0776&quot;/&gt;&lt;wsp:rsid wsp:val=&quot;00BE077E&quot;/&gt;&lt;wsp:rsid wsp:val=&quot;00BE07BC&quot;/&gt;&lt;wsp:rsid wsp:val=&quot;00BE09C5&quot;/&gt;&lt;wsp:rsid wsp:val=&quot;00BE0A03&quot;/&gt;&lt;wsp:rsid wsp:val=&quot;00BE0B83&quot;/&gt;&lt;wsp:rsid wsp:val=&quot;00BE0C62&quot;/&gt;&lt;wsp:rsid wsp:val=&quot;00BE0CA7&quot;/&gt;&lt;wsp:rsid wsp:val=&quot;00BE0CEC&quot;/&gt;&lt;wsp:rsid wsp:val=&quot;00BE0EDB&quot;/&gt;&lt;wsp:rsid wsp:val=&quot;00BE10DB&quot;/&gt;&lt;wsp:rsid wsp:val=&quot;00BE1257&quot;/&gt;&lt;wsp:rsid wsp:val=&quot;00BE12FE&quot;/&gt;&lt;wsp:rsid wsp:val=&quot;00BE12FF&quot;/&gt;&lt;wsp:rsid wsp:val=&quot;00BE1338&quot;/&gt;&lt;wsp:rsid wsp:val=&quot;00BE14A1&quot;/&gt;&lt;wsp:rsid wsp:val=&quot;00BE17FC&quot;/&gt;&lt;wsp:rsid wsp:val=&quot;00BE1803&quot;/&gt;&lt;wsp:rsid wsp:val=&quot;00BE1B38&quot;/&gt;&lt;wsp:rsid wsp:val=&quot;00BE1EF6&quot;/&gt;&lt;wsp:rsid wsp:val=&quot;00BE1F05&quot;/&gt;&lt;wsp:rsid wsp:val=&quot;00BE1F08&quot;/&gt;&lt;wsp:rsid wsp:val=&quot;00BE20A3&quot;/&gt;&lt;wsp:rsid wsp:val=&quot;00BE2634&quot;/&gt;&lt;wsp:rsid wsp:val=&quot;00BE272E&quot;/&gt;&lt;wsp:rsid wsp:val=&quot;00BE274B&quot;/&gt;&lt;wsp:rsid wsp:val=&quot;00BE288C&quot;/&gt;&lt;wsp:rsid wsp:val=&quot;00BE2C7E&quot;/&gt;&lt;wsp:rsid wsp:val=&quot;00BE2D32&quot;/&gt;&lt;wsp:rsid wsp:val=&quot;00BE2DC0&quot;/&gt;&lt;wsp:rsid wsp:val=&quot;00BE2DF1&quot;/&gt;&lt;wsp:rsid wsp:val=&quot;00BE2EF0&quot;/&gt;&lt;wsp:rsid wsp:val=&quot;00BE2F24&quot;/&gt;&lt;wsp:rsid wsp:val=&quot;00BE3277&quot;/&gt;&lt;wsp:rsid wsp:val=&quot;00BE33B3&quot;/&gt;&lt;wsp:rsid wsp:val=&quot;00BE36A4&quot;/&gt;&lt;wsp:rsid wsp:val=&quot;00BE38D9&quot;/&gt;&lt;wsp:rsid wsp:val=&quot;00BE3902&quot;/&gt;&lt;wsp:rsid wsp:val=&quot;00BE3AB5&quot;/&gt;&lt;wsp:rsid wsp:val=&quot;00BE4078&quot;/&gt;&lt;wsp:rsid wsp:val=&quot;00BE40B4&quot;/&gt;&lt;wsp:rsid wsp:val=&quot;00BE4120&quot;/&gt;&lt;wsp:rsid wsp:val=&quot;00BE41E2&quot;/&gt;&lt;wsp:rsid wsp:val=&quot;00BE41EE&quot;/&gt;&lt;wsp:rsid wsp:val=&quot;00BE41FD&quot;/&gt;&lt;wsp:rsid wsp:val=&quot;00BE436D&quot;/&gt;&lt;wsp:rsid wsp:val=&quot;00BE44EC&quot;/&gt;&lt;wsp:rsid wsp:val=&quot;00BE46C8&quot;/&gt;&lt;wsp:rsid wsp:val=&quot;00BE4AA4&quot;/&gt;&lt;wsp:rsid wsp:val=&quot;00BE4BBB&quot;/&gt;&lt;wsp:rsid wsp:val=&quot;00BE5013&quot;/&gt;&lt;wsp:rsid wsp:val=&quot;00BE5382&quot;/&gt;&lt;wsp:rsid wsp:val=&quot;00BE5447&quot;/&gt;&lt;wsp:rsid wsp:val=&quot;00BE5611&quot;/&gt;&lt;wsp:rsid wsp:val=&quot;00BE5753&quot;/&gt;&lt;wsp:rsid wsp:val=&quot;00BE5A02&quot;/&gt;&lt;wsp:rsid wsp:val=&quot;00BE5EAE&quot;/&gt;&lt;wsp:rsid wsp:val=&quot;00BE5EFD&quot;/&gt;&lt;wsp:rsid wsp:val=&quot;00BE5F97&quot;/&gt;&lt;wsp:rsid wsp:val=&quot;00BE5FBB&quot;/&gt;&lt;wsp:rsid wsp:val=&quot;00BE60E4&quot;/&gt;&lt;wsp:rsid wsp:val=&quot;00BE62AE&quot;/&gt;&lt;wsp:rsid wsp:val=&quot;00BE6622&quot;/&gt;&lt;wsp:rsid wsp:val=&quot;00BE6697&quot;/&gt;&lt;wsp:rsid wsp:val=&quot;00BE6868&quot;/&gt;&lt;wsp:rsid wsp:val=&quot;00BE68E2&quot;/&gt;&lt;wsp:rsid wsp:val=&quot;00BE68F4&quot;/&gt;&lt;wsp:rsid wsp:val=&quot;00BE6EC3&quot;/&gt;&lt;wsp:rsid wsp:val=&quot;00BE71CB&quot;/&gt;&lt;wsp:rsid wsp:val=&quot;00BE72AB&quot;/&gt;&lt;wsp:rsid wsp:val=&quot;00BE7518&quot;/&gt;&lt;wsp:rsid wsp:val=&quot;00BE75BE&quot;/&gt;&lt;wsp:rsid wsp:val=&quot;00BE7838&quot;/&gt;&lt;wsp:rsid wsp:val=&quot;00BE7D49&quot;/&gt;&lt;wsp:rsid wsp:val=&quot;00BE7F4C&quot;/&gt;&lt;wsp:rsid wsp:val=&quot;00BE7FA7&quot;/&gt;&lt;wsp:rsid wsp:val=&quot;00BF00F3&quot;/&gt;&lt;wsp:rsid wsp:val=&quot;00BF04B5&quot;/&gt;&lt;wsp:rsid wsp:val=&quot;00BF0573&quot;/&gt;&lt;wsp:rsid wsp:val=&quot;00BF0764&quot;/&gt;&lt;wsp:rsid wsp:val=&quot;00BF08D6&quot;/&gt;&lt;wsp:rsid wsp:val=&quot;00BF0912&quot;/&gt;&lt;wsp:rsid wsp:val=&quot;00BF0995&quot;/&gt;&lt;wsp:rsid wsp:val=&quot;00BF09B3&quot;/&gt;&lt;wsp:rsid wsp:val=&quot;00BF0BDC&quot;/&gt;&lt;wsp:rsid wsp:val=&quot;00BF0C65&quot;/&gt;&lt;wsp:rsid wsp:val=&quot;00BF0DEF&quot;/&gt;&lt;wsp:rsid wsp:val=&quot;00BF0E5B&quot;/&gt;&lt;wsp:rsid wsp:val=&quot;00BF10B2&quot;/&gt;&lt;wsp:rsid wsp:val=&quot;00BF11F7&quot;/&gt;&lt;wsp:rsid wsp:val=&quot;00BF126B&quot;/&gt;&lt;wsp:rsid wsp:val=&quot;00BF1304&quot;/&gt;&lt;wsp:rsid wsp:val=&quot;00BF16B0&quot;/&gt;&lt;wsp:rsid wsp:val=&quot;00BF1ED0&quot;/&gt;&lt;wsp:rsid wsp:val=&quot;00BF21CE&quot;/&gt;&lt;wsp:rsid wsp:val=&quot;00BF226C&quot;/&gt;&lt;wsp:rsid wsp:val=&quot;00BF2384&quot;/&gt;&lt;wsp:rsid wsp:val=&quot;00BF23B3&quot;/&gt;&lt;wsp:rsid wsp:val=&quot;00BF2547&quot;/&gt;&lt;wsp:rsid wsp:val=&quot;00BF25E5&quot;/&gt;&lt;wsp:rsid wsp:val=&quot;00BF2628&quot;/&gt;&lt;wsp:rsid wsp:val=&quot;00BF2707&quot;/&gt;&lt;wsp:rsid wsp:val=&quot;00BF2783&quot;/&gt;&lt;wsp:rsid wsp:val=&quot;00BF280E&quot;/&gt;&lt;wsp:rsid wsp:val=&quot;00BF2919&quot;/&gt;&lt;wsp:rsid wsp:val=&quot;00BF2A96&quot;/&gt;&lt;wsp:rsid wsp:val=&quot;00BF2AC2&quot;/&gt;&lt;wsp:rsid wsp:val=&quot;00BF2B41&quot;/&gt;&lt;wsp:rsid wsp:val=&quot;00BF2F44&quot;/&gt;&lt;wsp:rsid wsp:val=&quot;00BF3375&quot;/&gt;&lt;wsp:rsid wsp:val=&quot;00BF3522&quot;/&gt;&lt;wsp:rsid wsp:val=&quot;00BF362C&quot;/&gt;&lt;wsp:rsid wsp:val=&quot;00BF3664&quot;/&gt;&lt;wsp:rsid wsp:val=&quot;00BF36FF&quot;/&gt;&lt;wsp:rsid wsp:val=&quot;00BF3719&quot;/&gt;&lt;wsp:rsid wsp:val=&quot;00BF3726&quot;/&gt;&lt;wsp:rsid wsp:val=&quot;00BF3968&quot;/&gt;&lt;wsp:rsid wsp:val=&quot;00BF3AC2&quot;/&gt;&lt;wsp:rsid wsp:val=&quot;00BF3BDC&quot;/&gt;&lt;wsp:rsid wsp:val=&quot;00BF3BE6&quot;/&gt;&lt;wsp:rsid wsp:val=&quot;00BF3CEB&quot;/&gt;&lt;wsp:rsid wsp:val=&quot;00BF4213&quot;/&gt;&lt;wsp:rsid wsp:val=&quot;00BF4776&quot;/&gt;&lt;wsp:rsid wsp:val=&quot;00BF4799&quot;/&gt;&lt;wsp:rsid wsp:val=&quot;00BF48AB&quot;/&gt;&lt;wsp:rsid wsp:val=&quot;00BF4921&quot;/&gt;&lt;wsp:rsid wsp:val=&quot;00BF4CFA&quot;/&gt;&lt;wsp:rsid wsp:val=&quot;00BF4DF0&quot;/&gt;&lt;wsp:rsid wsp:val=&quot;00BF50E8&quot;/&gt;&lt;wsp:rsid wsp:val=&quot;00BF5140&quot;/&gt;&lt;wsp:rsid wsp:val=&quot;00BF521E&quot;/&gt;&lt;wsp:rsid wsp:val=&quot;00BF53D1&quot;/&gt;&lt;wsp:rsid wsp:val=&quot;00BF5463&quot;/&gt;&lt;wsp:rsid wsp:val=&quot;00BF554B&quot;/&gt;&lt;wsp:rsid wsp:val=&quot;00BF59D9&quot;/&gt;&lt;wsp:rsid wsp:val=&quot;00BF5AC8&quot;/&gt;&lt;wsp:rsid wsp:val=&quot;00BF613D&quot;/&gt;&lt;wsp:rsid wsp:val=&quot;00BF6191&quot;/&gt;&lt;wsp:rsid wsp:val=&quot;00BF6496&quot;/&gt;&lt;wsp:rsid wsp:val=&quot;00BF6614&quot;/&gt;&lt;wsp:rsid wsp:val=&quot;00BF6781&quot;/&gt;&lt;wsp:rsid wsp:val=&quot;00BF67DD&quot;/&gt;&lt;wsp:rsid wsp:val=&quot;00BF6808&quot;/&gt;&lt;wsp:rsid wsp:val=&quot;00BF6B1C&quot;/&gt;&lt;wsp:rsid wsp:val=&quot;00BF6C12&quot;/&gt;&lt;wsp:rsid wsp:val=&quot;00BF6D7E&quot;/&gt;&lt;wsp:rsid wsp:val=&quot;00BF6F81&quot;/&gt;&lt;wsp:rsid wsp:val=&quot;00BF7130&quot;/&gt;&lt;wsp:rsid wsp:val=&quot;00BF732B&quot;/&gt;&lt;wsp:rsid wsp:val=&quot;00BF7599&quot;/&gt;&lt;wsp:rsid wsp:val=&quot;00BF75A9&quot;/&gt;&lt;wsp:rsid wsp:val=&quot;00BF75E2&quot;/&gt;&lt;wsp:rsid wsp:val=&quot;00BF7629&quot;/&gt;&lt;wsp:rsid wsp:val=&quot;00BF7793&quot;/&gt;&lt;wsp:rsid wsp:val=&quot;00BF7810&quot;/&gt;&lt;wsp:rsid wsp:val=&quot;00BF7BF9&quot;/&gt;&lt;wsp:rsid wsp:val=&quot;00BF7C69&quot;/&gt;&lt;wsp:rsid wsp:val=&quot;00BF7E1B&quot;/&gt;&lt;wsp:rsid wsp:val=&quot;00BF7EC0&quot;/&gt;&lt;wsp:rsid wsp:val=&quot;00BF7F2E&quot;/&gt;&lt;wsp:rsid wsp:val=&quot;00BF7F46&quot;/&gt;&lt;wsp:rsid wsp:val=&quot;00BF7F95&quot;/&gt;&lt;wsp:rsid wsp:val=&quot;00BF7FAA&quot;/&gt;&lt;wsp:rsid wsp:val=&quot;00C00078&quot;/&gt;&lt;wsp:rsid wsp:val=&quot;00C000CE&quot;/&gt;&lt;wsp:rsid wsp:val=&quot;00C0014C&quot;/&gt;&lt;wsp:rsid wsp:val=&quot;00C0014E&quot;/&gt;&lt;wsp:rsid wsp:val=&quot;00C0048E&quot;/&gt;&lt;wsp:rsid wsp:val=&quot;00C0053D&quot;/&gt;&lt;wsp:rsid wsp:val=&quot;00C0059C&quot;/&gt;&lt;wsp:rsid wsp:val=&quot;00C00783&quot;/&gt;&lt;wsp:rsid wsp:val=&quot;00C00898&quot;/&gt;&lt;wsp:rsid wsp:val=&quot;00C00C4B&quot;/&gt;&lt;wsp:rsid wsp:val=&quot;00C00C8B&quot;/&gt;&lt;wsp:rsid wsp:val=&quot;00C00E17&quot;/&gt;&lt;wsp:rsid wsp:val=&quot;00C011A7&quot;/&gt;&lt;wsp:rsid wsp:val=&quot;00C013E0&quot;/&gt;&lt;wsp:rsid wsp:val=&quot;00C0145E&quot;/&gt;&lt;wsp:rsid wsp:val=&quot;00C014EF&quot;/&gt;&lt;wsp:rsid wsp:val=&quot;00C0152B&quot;/&gt;&lt;wsp:rsid wsp:val=&quot;00C016A1&quot;/&gt;&lt;wsp:rsid wsp:val=&quot;00C01755&quot;/&gt;&lt;wsp:rsid wsp:val=&quot;00C019FF&quot;/&gt;&lt;wsp:rsid wsp:val=&quot;00C01B05&quot;/&gt;&lt;wsp:rsid wsp:val=&quot;00C01C53&quot;/&gt;&lt;wsp:rsid wsp:val=&quot;00C01CF5&quot;/&gt;&lt;wsp:rsid wsp:val=&quot;00C01E16&quot;/&gt;&lt;wsp:rsid wsp:val=&quot;00C01E71&quot;/&gt;&lt;wsp:rsid wsp:val=&quot;00C01F75&quot;/&gt;&lt;wsp:rsid wsp:val=&quot;00C01F9D&quot;/&gt;&lt;wsp:rsid wsp:val=&quot;00C01FCD&quot;/&gt;&lt;wsp:rsid wsp:val=&quot;00C02231&quot;/&gt;&lt;wsp:rsid wsp:val=&quot;00C0232A&quot;/&gt;&lt;wsp:rsid wsp:val=&quot;00C02514&quot;/&gt;&lt;wsp:rsid wsp:val=&quot;00C02BE4&quot;/&gt;&lt;wsp:rsid wsp:val=&quot;00C02DB6&quot;/&gt;&lt;wsp:rsid wsp:val=&quot;00C031E0&quot;/&gt;&lt;wsp:rsid wsp:val=&quot;00C03370&quot;/&gt;&lt;wsp:rsid wsp:val=&quot;00C03635&quot;/&gt;&lt;wsp:rsid wsp:val=&quot;00C036E7&quot;/&gt;&lt;wsp:rsid wsp:val=&quot;00C03859&quot;/&gt;&lt;wsp:rsid wsp:val=&quot;00C03A8E&quot;/&gt;&lt;wsp:rsid wsp:val=&quot;00C03AF0&quot;/&gt;&lt;wsp:rsid wsp:val=&quot;00C03BEA&quot;/&gt;&lt;wsp:rsid wsp:val=&quot;00C03C6F&quot;/&gt;&lt;wsp:rsid wsp:val=&quot;00C03C8F&quot;/&gt;&lt;wsp:rsid wsp:val=&quot;00C03DB1&quot;/&gt;&lt;wsp:rsid wsp:val=&quot;00C044AE&quot;/&gt;&lt;wsp:rsid wsp:val=&quot;00C049AE&quot;/&gt;&lt;wsp:rsid wsp:val=&quot;00C04BEA&quot;/&gt;&lt;wsp:rsid wsp:val=&quot;00C04CDD&quot;/&gt;&lt;wsp:rsid wsp:val=&quot;00C04D3A&quot;/&gt;&lt;wsp:rsid wsp:val=&quot;00C04DDF&quot;/&gt;&lt;wsp:rsid wsp:val=&quot;00C050EA&quot;/&gt;&lt;wsp:rsid wsp:val=&quot;00C054E5&quot;/&gt;&lt;wsp:rsid wsp:val=&quot;00C05556&quot;/&gt;&lt;wsp:rsid wsp:val=&quot;00C0557F&quot;/&gt;&lt;wsp:rsid wsp:val=&quot;00C05851&quot;/&gt;&lt;wsp:rsid wsp:val=&quot;00C05FAF&quot;/&gt;&lt;wsp:rsid wsp:val=&quot;00C06252&quot;/&gt;&lt;wsp:rsid wsp:val=&quot;00C0662E&quot;/&gt;&lt;wsp:rsid wsp:val=&quot;00C06856&quot;/&gt;&lt;wsp:rsid wsp:val=&quot;00C06942&quot;/&gt;&lt;wsp:rsid wsp:val=&quot;00C069F9&quot;/&gt;&lt;wsp:rsid wsp:val=&quot;00C06AB3&quot;/&gt;&lt;wsp:rsid wsp:val=&quot;00C06DB2&quot;/&gt;&lt;wsp:rsid wsp:val=&quot;00C07070&quot;/&gt;&lt;wsp:rsid wsp:val=&quot;00C07440&quot;/&gt;&lt;wsp:rsid wsp:val=&quot;00C07567&quot;/&gt;&lt;wsp:rsid wsp:val=&quot;00C0760E&quot;/&gt;&lt;wsp:rsid wsp:val=&quot;00C078E1&quot;/&gt;&lt;wsp:rsid wsp:val=&quot;00C078FA&quot;/&gt;&lt;wsp:rsid wsp:val=&quot;00C0792F&quot;/&gt;&lt;wsp:rsid wsp:val=&quot;00C07AA1&quot;/&gt;&lt;wsp:rsid wsp:val=&quot;00C07BFA&quot;/&gt;&lt;wsp:rsid wsp:val=&quot;00C07C19&quot;/&gt;&lt;wsp:rsid wsp:val=&quot;00C10042&quot;/&gt;&lt;wsp:rsid wsp:val=&quot;00C1053C&quot;/&gt;&lt;wsp:rsid wsp:val=&quot;00C105D2&quot;/&gt;&lt;wsp:rsid wsp:val=&quot;00C105D8&quot;/&gt;&lt;wsp:rsid wsp:val=&quot;00C105E0&quot;/&gt;&lt;wsp:rsid wsp:val=&quot;00C10670&quot;/&gt;&lt;wsp:rsid wsp:val=&quot;00C10688&quot;/&gt;&lt;wsp:rsid wsp:val=&quot;00C10820&quot;/&gt;&lt;wsp:rsid wsp:val=&quot;00C10AD4&quot;/&gt;&lt;wsp:rsid wsp:val=&quot;00C10ED5&quot;/&gt;&lt;wsp:rsid wsp:val=&quot;00C10FD8&quot;/&gt;&lt;wsp:rsid wsp:val=&quot;00C11093&quot;/&gt;&lt;wsp:rsid wsp:val=&quot;00C110F6&quot;/&gt;&lt;wsp:rsid wsp:val=&quot;00C11122&quot;/&gt;&lt;wsp:rsid wsp:val=&quot;00C11147&quot;/&gt;&lt;wsp:rsid wsp:val=&quot;00C11302&quot;/&gt;&lt;wsp:rsid wsp:val=&quot;00C113F8&quot;/&gt;&lt;wsp:rsid wsp:val=&quot;00C114F5&quot;/&gt;&lt;wsp:rsid wsp:val=&quot;00C11688&quot;/&gt;&lt;wsp:rsid wsp:val=&quot;00C116E0&quot;/&gt;&lt;wsp:rsid wsp:val=&quot;00C116FA&quot;/&gt;&lt;wsp:rsid wsp:val=&quot;00C1170C&quot;/&gt;&lt;wsp:rsid wsp:val=&quot;00C1178F&quot;/&gt;&lt;wsp:rsid wsp:val=&quot;00C1198A&quot;/&gt;&lt;wsp:rsid wsp:val=&quot;00C119C0&quot;/&gt;&lt;wsp:rsid wsp:val=&quot;00C119CF&quot;/&gt;&lt;wsp:rsid wsp:val=&quot;00C11B0A&quot;/&gt;&lt;wsp:rsid wsp:val=&quot;00C11B0E&quot;/&gt;&lt;wsp:rsid wsp:val=&quot;00C11BC5&quot;/&gt;&lt;wsp:rsid wsp:val=&quot;00C11F01&quot;/&gt;&lt;wsp:rsid wsp:val=&quot;00C1235C&quot;/&gt;&lt;wsp:rsid wsp:val=&quot;00C1237B&quot;/&gt;&lt;wsp:rsid wsp:val=&quot;00C12597&quot;/&gt;&lt;wsp:rsid wsp:val=&quot;00C1267C&quot;/&gt;&lt;wsp:rsid wsp:val=&quot;00C12781&quot;/&gt;&lt;wsp:rsid wsp:val=&quot;00C1279D&quot;/&gt;&lt;wsp:rsid wsp:val=&quot;00C12986&quot;/&gt;&lt;wsp:rsid wsp:val=&quot;00C12BF7&quot;/&gt;&lt;wsp:rsid wsp:val=&quot;00C131D8&quot;/&gt;&lt;wsp:rsid wsp:val=&quot;00C131DB&quot;/&gt;&lt;wsp:rsid wsp:val=&quot;00C13889&quot;/&gt;&lt;wsp:rsid wsp:val=&quot;00C13B56&quot;/&gt;&lt;wsp:rsid wsp:val=&quot;00C13CE0&quot;/&gt;&lt;wsp:rsid wsp:val=&quot;00C13D6D&quot;/&gt;&lt;wsp:rsid wsp:val=&quot;00C13E84&quot;/&gt;&lt;wsp:rsid wsp:val=&quot;00C14247&quot;/&gt;&lt;wsp:rsid wsp:val=&quot;00C14383&quot;/&gt;&lt;wsp:rsid wsp:val=&quot;00C145C4&quot;/&gt;&lt;wsp:rsid wsp:val=&quot;00C14609&quot;/&gt;&lt;wsp:rsid wsp:val=&quot;00C1460F&quot;/&gt;&lt;wsp:rsid wsp:val=&quot;00C1473E&quot;/&gt;&lt;wsp:rsid wsp:val=&quot;00C15219&quot;/&gt;&lt;wsp:rsid wsp:val=&quot;00C1526E&quot;/&gt;&lt;wsp:rsid wsp:val=&quot;00C152AE&quot;/&gt;&lt;wsp:rsid wsp:val=&quot;00C152FC&quot;/&gt;&lt;wsp:rsid wsp:val=&quot;00C15653&quot;/&gt;&lt;wsp:rsid wsp:val=&quot;00C15654&quot;/&gt;&lt;wsp:rsid wsp:val=&quot;00C15BAD&quot;/&gt;&lt;wsp:rsid wsp:val=&quot;00C15F4D&quot;/&gt;&lt;wsp:rsid wsp:val=&quot;00C1603B&quot;/&gt;&lt;wsp:rsid wsp:val=&quot;00C1609F&quot;/&gt;&lt;wsp:rsid wsp:val=&quot;00C1610C&quot;/&gt;&lt;wsp:rsid wsp:val=&quot;00C16149&quot;/&gt;&lt;wsp:rsid wsp:val=&quot;00C16731&quot;/&gt;&lt;wsp:rsid wsp:val=&quot;00C16AFD&quot;/&gt;&lt;wsp:rsid wsp:val=&quot;00C16B9D&quot;/&gt;&lt;wsp:rsid wsp:val=&quot;00C16C39&quot;/&gt;&lt;wsp:rsid wsp:val=&quot;00C16D5C&quot;/&gt;&lt;wsp:rsid wsp:val=&quot;00C16D75&quot;/&gt;&lt;wsp:rsid wsp:val=&quot;00C16E76&quot;/&gt;&lt;wsp:rsid wsp:val=&quot;00C16ECA&quot;/&gt;&lt;wsp:rsid wsp:val=&quot;00C17029&quot;/&gt;&lt;wsp:rsid wsp:val=&quot;00C1719B&quot;/&gt;&lt;wsp:rsid wsp:val=&quot;00C175D1&quot;/&gt;&lt;wsp:rsid wsp:val=&quot;00C1764E&quot;/&gt;&lt;wsp:rsid wsp:val=&quot;00C176FC&quot;/&gt;&lt;wsp:rsid wsp:val=&quot;00C177F3&quot;/&gt;&lt;wsp:rsid wsp:val=&quot;00C17854&quot;/&gt;&lt;wsp:rsid wsp:val=&quot;00C1791A&quot;/&gt;&lt;wsp:rsid wsp:val=&quot;00C17A00&quot;/&gt;&lt;wsp:rsid wsp:val=&quot;00C17E57&quot;/&gt;&lt;wsp:rsid wsp:val=&quot;00C17E9B&quot;/&gt;&lt;wsp:rsid wsp:val=&quot;00C17FD4&quot;/&gt;&lt;wsp:rsid wsp:val=&quot;00C17FD9&quot;/&gt;&lt;wsp:rsid wsp:val=&quot;00C20180&quot;/&gt;&lt;wsp:rsid wsp:val=&quot;00C203EC&quot;/&gt;&lt;wsp:rsid wsp:val=&quot;00C20775&quot;/&gt;&lt;wsp:rsid wsp:val=&quot;00C207DF&quot;/&gt;&lt;wsp:rsid wsp:val=&quot;00C2088B&quot;/&gt;&lt;wsp:rsid wsp:val=&quot;00C208FE&quot;/&gt;&lt;wsp:rsid wsp:val=&quot;00C20FF8&quot;/&gt;&lt;wsp:rsid wsp:val=&quot;00C21325&quot;/&gt;&lt;wsp:rsid wsp:val=&quot;00C213C4&quot;/&gt;&lt;wsp:rsid wsp:val=&quot;00C213F8&quot;/&gt;&lt;wsp:rsid wsp:val=&quot;00C21677&quot;/&gt;&lt;wsp:rsid wsp:val=&quot;00C219B1&quot;/&gt;&lt;wsp:rsid wsp:val=&quot;00C21AE6&quot;/&gt;&lt;wsp:rsid wsp:val=&quot;00C21B3D&quot;/&gt;&lt;wsp:rsid wsp:val=&quot;00C21D63&quot;/&gt;&lt;wsp:rsid wsp:val=&quot;00C21E69&quot;/&gt;&lt;wsp:rsid wsp:val=&quot;00C21EAA&quot;/&gt;&lt;wsp:rsid wsp:val=&quot;00C21EDF&quot;/&gt;&lt;wsp:rsid wsp:val=&quot;00C222AE&quot;/&gt;&lt;wsp:rsid wsp:val=&quot;00C222DB&quot;/&gt;&lt;wsp:rsid wsp:val=&quot;00C22483&quot;/&gt;&lt;wsp:rsid wsp:val=&quot;00C225C3&quot;/&gt;&lt;wsp:rsid wsp:val=&quot;00C22876&quot;/&gt;&lt;wsp:rsid wsp:val=&quot;00C22B5C&quot;/&gt;&lt;wsp:rsid wsp:val=&quot;00C22BB3&quot;/&gt;&lt;wsp:rsid wsp:val=&quot;00C22BF5&quot;/&gt;&lt;wsp:rsid wsp:val=&quot;00C22D63&quot;/&gt;&lt;wsp:rsid wsp:val=&quot;00C22DBF&quot;/&gt;&lt;wsp:rsid wsp:val=&quot;00C22E24&quot;/&gt;&lt;wsp:rsid wsp:val=&quot;00C23023&quot;/&gt;&lt;wsp:rsid wsp:val=&quot;00C2326E&quot;/&gt;&lt;wsp:rsid wsp:val=&quot;00C23357&quot;/&gt;&lt;wsp:rsid wsp:val=&quot;00C235BD&quot;/&gt;&lt;wsp:rsid wsp:val=&quot;00C23618&quot;/&gt;&lt;wsp:rsid wsp:val=&quot;00C23711&quot;/&gt;&lt;wsp:rsid wsp:val=&quot;00C23907&quot;/&gt;&lt;wsp:rsid wsp:val=&quot;00C23981&quot;/&gt;&lt;wsp:rsid wsp:val=&quot;00C239F7&quot;/&gt;&lt;wsp:rsid wsp:val=&quot;00C23B4E&quot;/&gt;&lt;wsp:rsid wsp:val=&quot;00C23C83&quot;/&gt;&lt;wsp:rsid wsp:val=&quot;00C23E13&quot;/&gt;&lt;wsp:rsid wsp:val=&quot;00C23FF9&quot;/&gt;&lt;wsp:rsid wsp:val=&quot;00C244A2&quot;/&gt;&lt;wsp:rsid wsp:val=&quot;00C24688&quot;/&gt;&lt;wsp:rsid wsp:val=&quot;00C24824&quot;/&gt;&lt;wsp:rsid wsp:val=&quot;00C24946&quot;/&gt;&lt;wsp:rsid wsp:val=&quot;00C24A69&quot;/&gt;&lt;wsp:rsid wsp:val=&quot;00C24A7B&quot;/&gt;&lt;wsp:rsid wsp:val=&quot;00C24AD4&quot;/&gt;&lt;wsp:rsid wsp:val=&quot;00C24C21&quot;/&gt;&lt;wsp:rsid wsp:val=&quot;00C24C52&quot;/&gt;&lt;wsp:rsid wsp:val=&quot;00C24FA9&quot;/&gt;&lt;wsp:rsid wsp:val=&quot;00C25234&quot;/&gt;&lt;wsp:rsid wsp:val=&quot;00C25285&quot;/&gt;&lt;wsp:rsid wsp:val=&quot;00C25398&quot;/&gt;&lt;wsp:rsid wsp:val=&quot;00C25441&quot;/&gt;&lt;wsp:rsid wsp:val=&quot;00C25519&quot;/&gt;&lt;wsp:rsid wsp:val=&quot;00C255BE&quot;/&gt;&lt;wsp:rsid wsp:val=&quot;00C255E8&quot;/&gt;&lt;wsp:rsid wsp:val=&quot;00C25AAD&quot;/&gt;&lt;wsp:rsid wsp:val=&quot;00C25B28&quot;/&gt;&lt;wsp:rsid wsp:val=&quot;00C25C81&quot;/&gt;&lt;wsp:rsid wsp:val=&quot;00C25D88&quot;/&gt;&lt;wsp:rsid wsp:val=&quot;00C25F9B&quot;/&gt;&lt;wsp:rsid wsp:val=&quot;00C26051&quot;/&gt;&lt;wsp:rsid wsp:val=&quot;00C2611D&quot;/&gt;&lt;wsp:rsid wsp:val=&quot;00C2632C&quot;/&gt;&lt;wsp:rsid wsp:val=&quot;00C26404&quot;/&gt;&lt;wsp:rsid wsp:val=&quot;00C264F6&quot;/&gt;&lt;wsp:rsid wsp:val=&quot;00C26570&quot;/&gt;&lt;wsp:rsid wsp:val=&quot;00C266E1&quot;/&gt;&lt;wsp:rsid wsp:val=&quot;00C26786&quot;/&gt;&lt;wsp:rsid wsp:val=&quot;00C267F6&quot;/&gt;&lt;wsp:rsid wsp:val=&quot;00C26966&quot;/&gt;&lt;wsp:rsid wsp:val=&quot;00C26A61&quot;/&gt;&lt;wsp:rsid wsp:val=&quot;00C26B59&quot;/&gt;&lt;wsp:rsid wsp:val=&quot;00C26CF1&quot;/&gt;&lt;wsp:rsid wsp:val=&quot;00C270D4&quot;/&gt;&lt;wsp:rsid wsp:val=&quot;00C27314&quot;/&gt;&lt;wsp:rsid wsp:val=&quot;00C273C1&quot;/&gt;&lt;wsp:rsid wsp:val=&quot;00C27535&quot;/&gt;&lt;wsp:rsid wsp:val=&quot;00C2791E&quot;/&gt;&lt;wsp:rsid wsp:val=&quot;00C27A9F&quot;/&gt;&lt;wsp:rsid wsp:val=&quot;00C27D1A&quot;/&gt;&lt;wsp:rsid wsp:val=&quot;00C27D59&quot;/&gt;&lt;wsp:rsid wsp:val=&quot;00C27F95&quot;/&gt;&lt;wsp:rsid wsp:val=&quot;00C30064&quot;/&gt;&lt;wsp:rsid wsp:val=&quot;00C30080&quot;/&gt;&lt;wsp:rsid wsp:val=&quot;00C301CE&quot;/&gt;&lt;wsp:rsid wsp:val=&quot;00C303FE&quot;/&gt;&lt;wsp:rsid wsp:val=&quot;00C3073C&quot;/&gt;&lt;wsp:rsid wsp:val=&quot;00C3085F&quot;/&gt;&lt;wsp:rsid wsp:val=&quot;00C30A90&quot;/&gt;&lt;wsp:rsid wsp:val=&quot;00C30C42&quot;/&gt;&lt;wsp:rsid wsp:val=&quot;00C30DC6&quot;/&gt;&lt;wsp:rsid wsp:val=&quot;00C30F59&quot;/&gt;&lt;wsp:rsid wsp:val=&quot;00C30F82&quot;/&gt;&lt;wsp:rsid wsp:val=&quot;00C30FB6&quot;/&gt;&lt;wsp:rsid wsp:val=&quot;00C311B9&quot;/&gt;&lt;wsp:rsid wsp:val=&quot;00C31228&quot;/&gt;&lt;wsp:rsid wsp:val=&quot;00C313C0&quot;/&gt;&lt;wsp:rsid wsp:val=&quot;00C3149A&quot;/&gt;&lt;wsp:rsid wsp:val=&quot;00C3154D&quot;/&gt;&lt;wsp:rsid wsp:val=&quot;00C31665&quot;/&gt;&lt;wsp:rsid wsp:val=&quot;00C31902&quot;/&gt;&lt;wsp:rsid wsp:val=&quot;00C3196A&quot;/&gt;&lt;wsp:rsid wsp:val=&quot;00C31D47&quot;/&gt;&lt;wsp:rsid wsp:val=&quot;00C31DE8&quot;/&gt;&lt;wsp:rsid wsp:val=&quot;00C31E1F&quot;/&gt;&lt;wsp:rsid wsp:val=&quot;00C31EC0&quot;/&gt;&lt;wsp:rsid wsp:val=&quot;00C31EC7&quot;/&gt;&lt;wsp:rsid wsp:val=&quot;00C3213C&quot;/&gt;&lt;wsp:rsid wsp:val=&quot;00C322FC&quot;/&gt;&lt;wsp:rsid wsp:val=&quot;00C3237C&quot;/&gt;&lt;wsp:rsid wsp:val=&quot;00C32386&quot;/&gt;&lt;wsp:rsid wsp:val=&quot;00C325B0&quot;/&gt;&lt;wsp:rsid wsp:val=&quot;00C326E4&quot;/&gt;&lt;wsp:rsid wsp:val=&quot;00C327FF&quot;/&gt;&lt;wsp:rsid wsp:val=&quot;00C3288F&quot;/&gt;&lt;wsp:rsid wsp:val=&quot;00C32990&quot;/&gt;&lt;wsp:rsid wsp:val=&quot;00C329F8&quot;/&gt;&lt;wsp:rsid wsp:val=&quot;00C32CA9&quot;/&gt;&lt;wsp:rsid wsp:val=&quot;00C32E6F&quot;/&gt;&lt;wsp:rsid wsp:val=&quot;00C32EE7&quot;/&gt;&lt;wsp:rsid wsp:val=&quot;00C330AA&quot;/&gt;&lt;wsp:rsid wsp:val=&quot;00C330C6&quot;/&gt;&lt;wsp:rsid wsp:val=&quot;00C331FC&quot;/&gt;&lt;wsp:rsid wsp:val=&quot;00C332A8&quot;/&gt;&lt;wsp:rsid wsp:val=&quot;00C33A9C&quot;/&gt;&lt;wsp:rsid wsp:val=&quot;00C33E75&quot;/&gt;&lt;wsp:rsid wsp:val=&quot;00C34006&quot;/&gt;&lt;wsp:rsid wsp:val=&quot;00C3418E&quot;/&gt;&lt;wsp:rsid wsp:val=&quot;00C34268&quot;/&gt;&lt;wsp:rsid wsp:val=&quot;00C342A9&quot;/&gt;&lt;wsp:rsid wsp:val=&quot;00C3433A&quot;/&gt;&lt;wsp:rsid wsp:val=&quot;00C345C7&quot;/&gt;&lt;wsp:rsid wsp:val=&quot;00C34642&quot;/&gt;&lt;wsp:rsid wsp:val=&quot;00C34923&quot;/&gt;&lt;wsp:rsid wsp:val=&quot;00C34938&quot;/&gt;&lt;wsp:rsid wsp:val=&quot;00C34A9A&quot;/&gt;&lt;wsp:rsid wsp:val=&quot;00C34B47&quot;/&gt;&lt;wsp:rsid wsp:val=&quot;00C34BFE&quot;/&gt;&lt;wsp:rsid wsp:val=&quot;00C34C1F&quot;/&gt;&lt;wsp:rsid wsp:val=&quot;00C34E3E&quot;/&gt;&lt;wsp:rsid wsp:val=&quot;00C34E42&quot;/&gt;&lt;wsp:rsid wsp:val=&quot;00C34EAF&quot;/&gt;&lt;wsp:rsid wsp:val=&quot;00C34FD3&quot;/&gt;&lt;wsp:rsid wsp:val=&quot;00C35003&quot;/&gt;&lt;wsp:rsid wsp:val=&quot;00C350C6&quot;/&gt;&lt;wsp:rsid wsp:val=&quot;00C35137&quot;/&gt;&lt;wsp:rsid wsp:val=&quot;00C351F2&quot;/&gt;&lt;wsp:rsid wsp:val=&quot;00C3528B&quot;/&gt;&lt;wsp:rsid wsp:val=&quot;00C35458&quot;/&gt;&lt;wsp:rsid wsp:val=&quot;00C359B7&quot;/&gt;&lt;wsp:rsid wsp:val=&quot;00C35DCA&quot;/&gt;&lt;wsp:rsid wsp:val=&quot;00C36309&quot;/&gt;&lt;wsp:rsid wsp:val=&quot;00C368A4&quot;/&gt;&lt;wsp:rsid wsp:val=&quot;00C368DA&quot;/&gt;&lt;wsp:rsid wsp:val=&quot;00C36979&quot;/&gt;&lt;wsp:rsid wsp:val=&quot;00C369D3&quot;/&gt;&lt;wsp:rsid wsp:val=&quot;00C36E1D&quot;/&gt;&lt;wsp:rsid wsp:val=&quot;00C36F5E&quot;/&gt;&lt;wsp:rsid wsp:val=&quot;00C376F2&quot;/&gt;&lt;wsp:rsid wsp:val=&quot;00C37885&quot;/&gt;&lt;wsp:rsid wsp:val=&quot;00C3789A&quot;/&gt;&lt;wsp:rsid wsp:val=&quot;00C378F5&quot;/&gt;&lt;wsp:rsid wsp:val=&quot;00C379D3&quot;/&gt;&lt;wsp:rsid wsp:val=&quot;00C37A08&quot;/&gt;&lt;wsp:rsid wsp:val=&quot;00C37A3C&quot;/&gt;&lt;wsp:rsid wsp:val=&quot;00C37BCC&quot;/&gt;&lt;wsp:rsid wsp:val=&quot;00C40072&quot;/&gt;&lt;wsp:rsid wsp:val=&quot;00C403EC&quot;/&gt;&lt;wsp:rsid wsp:val=&quot;00C4074F&quot;/&gt;&lt;wsp:rsid wsp:val=&quot;00C40945&quot;/&gt;&lt;wsp:rsid wsp:val=&quot;00C40BB6&quot;/&gt;&lt;wsp:rsid wsp:val=&quot;00C40C60&quot;/&gt;&lt;wsp:rsid wsp:val=&quot;00C40CDF&quot;/&gt;&lt;wsp:rsid wsp:val=&quot;00C40D9E&quot;/&gt;&lt;wsp:rsid wsp:val=&quot;00C41081&quot;/&gt;&lt;wsp:rsid wsp:val=&quot;00C412A0&quot;/&gt;&lt;wsp:rsid wsp:val=&quot;00C4132E&quot;/&gt;&lt;wsp:rsid wsp:val=&quot;00C413B7&quot;/&gt;&lt;wsp:rsid wsp:val=&quot;00C41755&quot;/&gt;&lt;wsp:rsid wsp:val=&quot;00C417F2&quot;/&gt;&lt;wsp:rsid wsp:val=&quot;00C41ACD&quot;/&gt;&lt;wsp:rsid wsp:val=&quot;00C41C2C&quot;/&gt;&lt;wsp:rsid wsp:val=&quot;00C41D00&quot;/&gt;&lt;wsp:rsid wsp:val=&quot;00C41EBA&quot;/&gt;&lt;wsp:rsid wsp:val=&quot;00C41FDD&quot;/&gt;&lt;wsp:rsid wsp:val=&quot;00C420FC&quot;/&gt;&lt;wsp:rsid wsp:val=&quot;00C4227A&quot;/&gt;&lt;wsp:rsid wsp:val=&quot;00C42284&quot;/&gt;&lt;wsp:rsid wsp:val=&quot;00C42CDA&quot;/&gt;&lt;wsp:rsid wsp:val=&quot;00C43081&quot;/&gt;&lt;wsp:rsid wsp:val=&quot;00C4320A&quot;/&gt;&lt;wsp:rsid wsp:val=&quot;00C4355F&quot;/&gt;&lt;wsp:rsid wsp:val=&quot;00C4358E&quot;/&gt;&lt;wsp:rsid wsp:val=&quot;00C43716&quot;/&gt;&lt;wsp:rsid wsp:val=&quot;00C4374D&quot;/&gt;&lt;wsp:rsid wsp:val=&quot;00C43846&quot;/&gt;&lt;wsp:rsid wsp:val=&quot;00C439FE&quot;/&gt;&lt;wsp:rsid wsp:val=&quot;00C43C3E&quot;/&gt;&lt;wsp:rsid wsp:val=&quot;00C43D30&quot;/&gt;&lt;wsp:rsid wsp:val=&quot;00C44091&quot;/&gt;&lt;wsp:rsid wsp:val=&quot;00C440FE&quot;/&gt;&lt;wsp:rsid wsp:val=&quot;00C44312&quot;/&gt;&lt;wsp:rsid wsp:val=&quot;00C44319&quot;/&gt;&lt;wsp:rsid wsp:val=&quot;00C44404&quot;/&gt;&lt;wsp:rsid wsp:val=&quot;00C44636&quot;/&gt;&lt;wsp:rsid wsp:val=&quot;00C44707&quot;/&gt;&lt;wsp:rsid wsp:val=&quot;00C449F4&quot;/&gt;&lt;wsp:rsid wsp:val=&quot;00C44A89&quot;/&gt;&lt;wsp:rsid wsp:val=&quot;00C44B02&quot;/&gt;&lt;wsp:rsid wsp:val=&quot;00C44C3F&quot;/&gt;&lt;wsp:rsid wsp:val=&quot;00C44D6A&quot;/&gt;&lt;wsp:rsid wsp:val=&quot;00C44F63&quot;/&gt;&lt;wsp:rsid wsp:val=&quot;00C44F8E&quot;/&gt;&lt;wsp:rsid wsp:val=&quot;00C44F9B&quot;/&gt;&lt;wsp:rsid wsp:val=&quot;00C45260&quot;/&gt;&lt;wsp:rsid wsp:val=&quot;00C456C4&quot;/&gt;&lt;wsp:rsid wsp:val=&quot;00C456F7&quot;/&gt;&lt;wsp:rsid wsp:val=&quot;00C456F8&quot;/&gt;&lt;wsp:rsid wsp:val=&quot;00C4589D&quot;/&gt;&lt;wsp:rsid wsp:val=&quot;00C458F4&quot;/&gt;&lt;wsp:rsid wsp:val=&quot;00C45F22&quot;/&gt;&lt;wsp:rsid wsp:val=&quot;00C45F45&quot;/&gt;&lt;wsp:rsid wsp:val=&quot;00C46390&quot;/&gt;&lt;wsp:rsid wsp:val=&quot;00C4641B&quot;/&gt;&lt;wsp:rsid wsp:val=&quot;00C4648D&quot;/&gt;&lt;wsp:rsid wsp:val=&quot;00C467A6&quot;/&gt;&lt;wsp:rsid wsp:val=&quot;00C468F2&quot;/&gt;&lt;wsp:rsid wsp:val=&quot;00C46968&quot;/&gt;&lt;wsp:rsid wsp:val=&quot;00C46CAC&quot;/&gt;&lt;wsp:rsid wsp:val=&quot;00C46FC9&quot;/&gt;&lt;wsp:rsid wsp:val=&quot;00C472D6&quot;/&gt;&lt;wsp:rsid wsp:val=&quot;00C4747B&quot;/&gt;&lt;wsp:rsid wsp:val=&quot;00C47536&quot;/&gt;&lt;wsp:rsid wsp:val=&quot;00C476E3&quot;/&gt;&lt;wsp:rsid wsp:val=&quot;00C47963&quot;/&gt;&lt;wsp:rsid wsp:val=&quot;00C47A03&quot;/&gt;&lt;wsp:rsid wsp:val=&quot;00C47CED&quot;/&gt;&lt;wsp:rsid wsp:val=&quot;00C47E99&quot;/&gt;&lt;wsp:rsid wsp:val=&quot;00C47F33&quot;/&gt;&lt;wsp:rsid wsp:val=&quot;00C50058&quot;/&gt;&lt;wsp:rsid wsp:val=&quot;00C503F4&quot;/&gt;&lt;wsp:rsid wsp:val=&quot;00C50478&quot;/&gt;&lt;wsp:rsid wsp:val=&quot;00C505D5&quot;/&gt;&lt;wsp:rsid wsp:val=&quot;00C50820&quot;/&gt;&lt;wsp:rsid wsp:val=&quot;00C509F8&quot;/&gt;&lt;wsp:rsid wsp:val=&quot;00C50BD7&quot;/&gt;&lt;wsp:rsid wsp:val=&quot;00C511CC&quot;/&gt;&lt;wsp:rsid wsp:val=&quot;00C512A6&quot;/&gt;&lt;wsp:rsid wsp:val=&quot;00C51746&quot;/&gt;&lt;wsp:rsid wsp:val=&quot;00C51920&quot;/&gt;&lt;wsp:rsid wsp:val=&quot;00C51975&quot;/&gt;&lt;wsp:rsid wsp:val=&quot;00C51BA7&quot;/&gt;&lt;wsp:rsid wsp:val=&quot;00C51C29&quot;/&gt;&lt;wsp:rsid wsp:val=&quot;00C51C96&quot;/&gt;&lt;wsp:rsid wsp:val=&quot;00C51E19&quot;/&gt;&lt;wsp:rsid wsp:val=&quot;00C51ED7&quot;/&gt;&lt;wsp:rsid wsp:val=&quot;00C51F67&quot;/&gt;&lt;wsp:rsid wsp:val=&quot;00C5206F&quot;/&gt;&lt;wsp:rsid wsp:val=&quot;00C52374&quot;/&gt;&lt;wsp:rsid wsp:val=&quot;00C5251F&quot;/&gt;&lt;wsp:rsid wsp:val=&quot;00C5269D&quot;/&gt;&lt;wsp:rsid wsp:val=&quot;00C52799&quot;/&gt;&lt;wsp:rsid wsp:val=&quot;00C52B02&quot;/&gt;&lt;wsp:rsid wsp:val=&quot;00C52B8A&quot;/&gt;&lt;wsp:rsid wsp:val=&quot;00C52CB4&quot;/&gt;&lt;wsp:rsid wsp:val=&quot;00C52D94&quot;/&gt;&lt;wsp:rsid wsp:val=&quot;00C52EA7&quot;/&gt;&lt;wsp:rsid wsp:val=&quot;00C52F65&quot;/&gt;&lt;wsp:rsid wsp:val=&quot;00C5311F&quot;/&gt;&lt;wsp:rsid wsp:val=&quot;00C53314&quot;/&gt;&lt;wsp:rsid wsp:val=&quot;00C5339A&quot;/&gt;&lt;wsp:rsid wsp:val=&quot;00C5365A&quot;/&gt;&lt;wsp:rsid wsp:val=&quot;00C537C1&quot;/&gt;&lt;wsp:rsid wsp:val=&quot;00C53814&quot;/&gt;&lt;wsp:rsid wsp:val=&quot;00C539A7&quot;/&gt;&lt;wsp:rsid wsp:val=&quot;00C539F9&quot;/&gt;&lt;wsp:rsid wsp:val=&quot;00C53A1A&quot;/&gt;&lt;wsp:rsid wsp:val=&quot;00C53BA9&quot;/&gt;&lt;wsp:rsid wsp:val=&quot;00C53CA6&quot;/&gt;&lt;wsp:rsid wsp:val=&quot;00C540FD&quot;/&gt;&lt;wsp:rsid wsp:val=&quot;00C54481&quot;/&gt;&lt;wsp:rsid wsp:val=&quot;00C545DF&quot;/&gt;&lt;wsp:rsid wsp:val=&quot;00C54632&quot;/&gt;&lt;wsp:rsid wsp:val=&quot;00C546CD&quot;/&gt;&lt;wsp:rsid wsp:val=&quot;00C54854&quot;/&gt;&lt;wsp:rsid wsp:val=&quot;00C54AAC&quot;/&gt;&lt;wsp:rsid wsp:val=&quot;00C54ACA&quot;/&gt;&lt;wsp:rsid wsp:val=&quot;00C54B42&quot;/&gt;&lt;wsp:rsid wsp:val=&quot;00C54B55&quot;/&gt;&lt;wsp:rsid wsp:val=&quot;00C54C05&quot;/&gt;&lt;wsp:rsid wsp:val=&quot;00C54C71&quot;/&gt;&lt;wsp:rsid wsp:val=&quot;00C54E0E&quot;/&gt;&lt;wsp:rsid wsp:val=&quot;00C55164&quot;/&gt;&lt;wsp:rsid wsp:val=&quot;00C551FF&quot;/&gt;&lt;wsp:rsid wsp:val=&quot;00C55489&quot;/&gt;&lt;wsp:rsid wsp:val=&quot;00C554D3&quot;/&gt;&lt;wsp:rsid wsp:val=&quot;00C55543&quot;/&gt;&lt;wsp:rsid wsp:val=&quot;00C5565C&quot;/&gt;&lt;wsp:rsid wsp:val=&quot;00C5577F&quot;/&gt;&lt;wsp:rsid wsp:val=&quot;00C55B6C&quot;/&gt;&lt;wsp:rsid wsp:val=&quot;00C55BC9&quot;/&gt;&lt;wsp:rsid wsp:val=&quot;00C55BFC&quot;/&gt;&lt;wsp:rsid wsp:val=&quot;00C56061&quot;/&gt;&lt;wsp:rsid wsp:val=&quot;00C5612D&quot;/&gt;&lt;wsp:rsid wsp:val=&quot;00C5630D&quot;/&gt;&lt;wsp:rsid wsp:val=&quot;00C564FD&quot;/&gt;&lt;wsp:rsid wsp:val=&quot;00C56BC2&quot;/&gt;&lt;wsp:rsid wsp:val=&quot;00C56BC4&quot;/&gt;&lt;wsp:rsid wsp:val=&quot;00C56C3A&quot;/&gt;&lt;wsp:rsid wsp:val=&quot;00C56C5E&quot;/&gt;&lt;wsp:rsid wsp:val=&quot;00C5702F&quot;/&gt;&lt;wsp:rsid wsp:val=&quot;00C57084&quot;/&gt;&lt;wsp:rsid wsp:val=&quot;00C571A1&quot;/&gt;&lt;wsp:rsid wsp:val=&quot;00C5729A&quot;/&gt;&lt;wsp:rsid wsp:val=&quot;00C57684&quot;/&gt;&lt;wsp:rsid wsp:val=&quot;00C578C9&quot;/&gt;&lt;wsp:rsid wsp:val=&quot;00C579A0&quot;/&gt;&lt;wsp:rsid wsp:val=&quot;00C57A3C&quot;/&gt;&lt;wsp:rsid wsp:val=&quot;00C57B7B&quot;/&gt;&lt;wsp:rsid wsp:val=&quot;00C57C2A&quot;/&gt;&lt;wsp:rsid wsp:val=&quot;00C57C8A&quot;/&gt;&lt;wsp:rsid wsp:val=&quot;00C57D8A&quot;/&gt;&lt;wsp:rsid wsp:val=&quot;00C57F8A&quot;/&gt;&lt;wsp:rsid wsp:val=&quot;00C6012F&quot;/&gt;&lt;wsp:rsid wsp:val=&quot;00C6017F&quot;/&gt;&lt;wsp:rsid wsp:val=&quot;00C603F6&quot;/&gt;&lt;wsp:rsid wsp:val=&quot;00C60493&quot;/&gt;&lt;wsp:rsid wsp:val=&quot;00C605D0&quot;/&gt;&lt;wsp:rsid wsp:val=&quot;00C60727&quot;/&gt;&lt;wsp:rsid wsp:val=&quot;00C60786&quot;/&gt;&lt;wsp:rsid wsp:val=&quot;00C6082F&quot;/&gt;&lt;wsp:rsid wsp:val=&quot;00C60C93&quot;/&gt;&lt;wsp:rsid wsp:val=&quot;00C60F0C&quot;/&gt;&lt;wsp:rsid wsp:val=&quot;00C61147&quot;/&gt;&lt;wsp:rsid wsp:val=&quot;00C614CC&quot;/&gt;&lt;wsp:rsid wsp:val=&quot;00C614CD&quot;/&gt;&lt;wsp:rsid wsp:val=&quot;00C616FA&quot;/&gt;&lt;wsp:rsid wsp:val=&quot;00C61A26&quot;/&gt;&lt;wsp:rsid wsp:val=&quot;00C61BAC&quot;/&gt;&lt;wsp:rsid wsp:val=&quot;00C61DAA&quot;/&gt;&lt;wsp:rsid wsp:val=&quot;00C61EB7&quot;/&gt;&lt;wsp:rsid wsp:val=&quot;00C61FDB&quot;/&gt;&lt;wsp:rsid wsp:val=&quot;00C62014&quot;/&gt;&lt;wsp:rsid wsp:val=&quot;00C620D7&quot;/&gt;&lt;wsp:rsid wsp:val=&quot;00C621AE&quot;/&gt;&lt;wsp:rsid wsp:val=&quot;00C6229C&quot;/&gt;&lt;wsp:rsid wsp:val=&quot;00C62426&quot;/&gt;&lt;wsp:rsid wsp:val=&quot;00C62498&quot;/&gt;&lt;wsp:rsid wsp:val=&quot;00C6261D&quot;/&gt;&lt;wsp:rsid wsp:val=&quot;00C6284F&quot;/&gt;&lt;wsp:rsid wsp:val=&quot;00C628B7&quot;/&gt;&lt;wsp:rsid wsp:val=&quot;00C62C7E&quot;/&gt;&lt;wsp:rsid wsp:val=&quot;00C62E19&quot;/&gt;&lt;wsp:rsid wsp:val=&quot;00C62EDA&quot;/&gt;&lt;wsp:rsid wsp:val=&quot;00C62FCC&quot;/&gt;&lt;wsp:rsid wsp:val=&quot;00C6311C&quot;/&gt;&lt;wsp:rsid wsp:val=&quot;00C63128&quot;/&gt;&lt;wsp:rsid wsp:val=&quot;00C63294&quot;/&gt;&lt;wsp:rsid wsp:val=&quot;00C632A4&quot;/&gt;&lt;wsp:rsid wsp:val=&quot;00C63869&quot;/&gt;&lt;wsp:rsid wsp:val=&quot;00C63AEB&quot;/&gt;&lt;wsp:rsid wsp:val=&quot;00C63C27&quot;/&gt;&lt;wsp:rsid wsp:val=&quot;00C63E98&quot;/&gt;&lt;wsp:rsid wsp:val=&quot;00C63F21&quot;/&gt;&lt;wsp:rsid wsp:val=&quot;00C64007&quot;/&gt;&lt;wsp:rsid wsp:val=&quot;00C640D0&quot;/&gt;&lt;wsp:rsid wsp:val=&quot;00C642F7&quot;/&gt;&lt;wsp:rsid wsp:val=&quot;00C64315&quot;/&gt;&lt;wsp:rsid wsp:val=&quot;00C64769&quot;/&gt;&lt;wsp:rsid wsp:val=&quot;00C64891&quot;/&gt;&lt;wsp:rsid wsp:val=&quot;00C648D7&quot;/&gt;&lt;wsp:rsid wsp:val=&quot;00C64C99&quot;/&gt;&lt;wsp:rsid wsp:val=&quot;00C64D11&quot;/&gt;&lt;wsp:rsid wsp:val=&quot;00C64D1D&quot;/&gt;&lt;wsp:rsid wsp:val=&quot;00C64FAF&quot;/&gt;&lt;wsp:rsid wsp:val=&quot;00C65361&quot;/&gt;&lt;wsp:rsid wsp:val=&quot;00C65394&quot;/&gt;&lt;wsp:rsid wsp:val=&quot;00C654D5&quot;/&gt;&lt;wsp:rsid wsp:val=&quot;00C656A8&quot;/&gt;&lt;wsp:rsid wsp:val=&quot;00C656D7&quot;/&gt;&lt;wsp:rsid wsp:val=&quot;00C65743&quot;/&gt;&lt;wsp:rsid wsp:val=&quot;00C65965&quot;/&gt;&lt;wsp:rsid wsp:val=&quot;00C65A0D&quot;/&gt;&lt;wsp:rsid wsp:val=&quot;00C65E5A&quot;/&gt;&lt;wsp:rsid wsp:val=&quot;00C65EAF&quot;/&gt;&lt;wsp:rsid wsp:val=&quot;00C65FD2&quot;/&gt;&lt;wsp:rsid wsp:val=&quot;00C661DB&quot;/&gt;&lt;wsp:rsid wsp:val=&quot;00C6638B&quot;/&gt;&lt;wsp:rsid wsp:val=&quot;00C6656E&quot;/&gt;&lt;wsp:rsid wsp:val=&quot;00C666C7&quot;/&gt;&lt;wsp:rsid wsp:val=&quot;00C668A2&quot;/&gt;&lt;wsp:rsid wsp:val=&quot;00C66968&quot;/&gt;&lt;wsp:rsid wsp:val=&quot;00C66A89&quot;/&gt;&lt;wsp:rsid wsp:val=&quot;00C66DFD&quot;/&gt;&lt;wsp:rsid wsp:val=&quot;00C66F93&quot;/&gt;&lt;wsp:rsid wsp:val=&quot;00C6736E&quot;/&gt;&lt;wsp:rsid wsp:val=&quot;00C674B4&quot;/&gt;&lt;wsp:rsid wsp:val=&quot;00C67509&quot;/&gt;&lt;wsp:rsid wsp:val=&quot;00C70013&quot;/&gt;&lt;wsp:rsid wsp:val=&quot;00C702C5&quot;/&gt;&lt;wsp:rsid wsp:val=&quot;00C7039D&quot;/&gt;&lt;wsp:rsid wsp:val=&quot;00C70597&quot;/&gt;&lt;wsp:rsid wsp:val=&quot;00C709A7&quot;/&gt;&lt;wsp:rsid wsp:val=&quot;00C70C23&quot;/&gt;&lt;wsp:rsid wsp:val=&quot;00C70CBB&quot;/&gt;&lt;wsp:rsid wsp:val=&quot;00C70EC4&quot;/&gt;&lt;wsp:rsid wsp:val=&quot;00C70F07&quot;/&gt;&lt;wsp:rsid wsp:val=&quot;00C70FDD&quot;/&gt;&lt;wsp:rsid wsp:val=&quot;00C710B5&quot;/&gt;&lt;wsp:rsid wsp:val=&quot;00C7162A&quot;/&gt;&lt;wsp:rsid wsp:val=&quot;00C71A68&quot;/&gt;&lt;wsp:rsid wsp:val=&quot;00C71B58&quot;/&gt;&lt;wsp:rsid wsp:val=&quot;00C71C33&quot;/&gt;&lt;wsp:rsid wsp:val=&quot;00C720C9&quot;/&gt;&lt;wsp:rsid wsp:val=&quot;00C722AB&quot;/&gt;&lt;wsp:rsid wsp:val=&quot;00C7237F&quot;/&gt;&lt;wsp:rsid wsp:val=&quot;00C723D2&quot;/&gt;&lt;wsp:rsid wsp:val=&quot;00C723F2&quot;/&gt;&lt;wsp:rsid wsp:val=&quot;00C723F4&quot;/&gt;&lt;wsp:rsid wsp:val=&quot;00C7246D&quot;/&gt;&lt;wsp:rsid wsp:val=&quot;00C72491&quot;/&gt;&lt;wsp:rsid wsp:val=&quot;00C724E1&quot;/&gt;&lt;wsp:rsid wsp:val=&quot;00C725EB&quot;/&gt;&lt;wsp:rsid wsp:val=&quot;00C72831&quot;/&gt;&lt;wsp:rsid wsp:val=&quot;00C7283A&quot;/&gt;&lt;wsp:rsid wsp:val=&quot;00C728F2&quot;/&gt;&lt;wsp:rsid wsp:val=&quot;00C72957&quot;/&gt;&lt;wsp:rsid wsp:val=&quot;00C72FC9&quot;/&gt;&lt;wsp:rsid wsp:val=&quot;00C73076&quot;/&gt;&lt;wsp:rsid wsp:val=&quot;00C731AA&quot;/&gt;&lt;wsp:rsid wsp:val=&quot;00C73692&quot;/&gt;&lt;wsp:rsid wsp:val=&quot;00C737B8&quot;/&gt;&lt;wsp:rsid wsp:val=&quot;00C73910&quot;/&gt;&lt;wsp:rsid wsp:val=&quot;00C73B12&quot;/&gt;&lt;wsp:rsid wsp:val=&quot;00C73B48&quot;/&gt;&lt;wsp:rsid wsp:val=&quot;00C73D72&quot;/&gt;&lt;wsp:rsid wsp:val=&quot;00C73E17&quot;/&gt;&lt;wsp:rsid wsp:val=&quot;00C740E7&quot;/&gt;&lt;wsp:rsid wsp:val=&quot;00C74441&quot;/&gt;&lt;wsp:rsid wsp:val=&quot;00C74457&quot;/&gt;&lt;wsp:rsid wsp:val=&quot;00C7460B&quot;/&gt;&lt;wsp:rsid wsp:val=&quot;00C746B4&quot;/&gt;&lt;wsp:rsid wsp:val=&quot;00C74A1A&quot;/&gt;&lt;wsp:rsid wsp:val=&quot;00C74A1B&quot;/&gt;&lt;wsp:rsid wsp:val=&quot;00C74A4E&quot;/&gt;&lt;wsp:rsid wsp:val=&quot;00C74ADA&quot;/&gt;&lt;wsp:rsid wsp:val=&quot;00C74AEC&quot;/&gt;&lt;wsp:rsid wsp:val=&quot;00C74B2E&quot;/&gt;&lt;wsp:rsid wsp:val=&quot;00C74C07&quot;/&gt;&lt;wsp:rsid wsp:val=&quot;00C74CD2&quot;/&gt;&lt;wsp:rsid wsp:val=&quot;00C7503B&quot;/&gt;&lt;wsp:rsid wsp:val=&quot;00C7509F&quot;/&gt;&lt;wsp:rsid wsp:val=&quot;00C751C4&quot;/&gt;&lt;wsp:rsid wsp:val=&quot;00C75543&quot;/&gt;&lt;wsp:rsid wsp:val=&quot;00C755F5&quot;/&gt;&lt;wsp:rsid wsp:val=&quot;00C7582D&quot;/&gt;&lt;wsp:rsid wsp:val=&quot;00C7591F&quot;/&gt;&lt;wsp:rsid wsp:val=&quot;00C7592E&quot;/&gt;&lt;wsp:rsid wsp:val=&quot;00C75A2B&quot;/&gt;&lt;wsp:rsid wsp:val=&quot;00C75ABE&quot;/&gt;&lt;wsp:rsid wsp:val=&quot;00C75C4E&quot;/&gt;&lt;wsp:rsid wsp:val=&quot;00C75E4D&quot;/&gt;&lt;wsp:rsid wsp:val=&quot;00C75E58&quot;/&gt;&lt;wsp:rsid wsp:val=&quot;00C75F9D&quot;/&gt;&lt;wsp:rsid wsp:val=&quot;00C762FF&quot;/&gt;&lt;wsp:rsid wsp:val=&quot;00C76357&quot;/&gt;&lt;wsp:rsid wsp:val=&quot;00C76449&quot;/&gt;&lt;wsp:rsid wsp:val=&quot;00C7646B&quot;/&gt;&lt;wsp:rsid wsp:val=&quot;00C765AA&quot;/&gt;&lt;wsp:rsid wsp:val=&quot;00C76A99&quot;/&gt;&lt;wsp:rsid wsp:val=&quot;00C76BA4&quot;/&gt;&lt;wsp:rsid wsp:val=&quot;00C76C67&quot;/&gt;&lt;wsp:rsid wsp:val=&quot;00C76FE9&quot;/&gt;&lt;wsp:rsid wsp:val=&quot;00C770D9&quot;/&gt;&lt;wsp:rsid wsp:val=&quot;00C77315&quot;/&gt;&lt;wsp:rsid wsp:val=&quot;00C77317&quot;/&gt;&lt;wsp:rsid wsp:val=&quot;00C7755D&quot;/&gt;&lt;wsp:rsid wsp:val=&quot;00C777BD&quot;/&gt;&lt;wsp:rsid wsp:val=&quot;00C77AF1&quot;/&gt;&lt;wsp:rsid wsp:val=&quot;00C77B24&quot;/&gt;&lt;wsp:rsid wsp:val=&quot;00C77D97&quot;/&gt;&lt;wsp:rsid wsp:val=&quot;00C77E77&quot;/&gt;&lt;wsp:rsid wsp:val=&quot;00C8031A&quot;/&gt;&lt;wsp:rsid wsp:val=&quot;00C80342&quot;/&gt;&lt;wsp:rsid wsp:val=&quot;00C807E6&quot;/&gt;&lt;wsp:rsid wsp:val=&quot;00C808F8&quot;/&gt;&lt;wsp:rsid wsp:val=&quot;00C809FE&quot;/&gt;&lt;wsp:rsid wsp:val=&quot;00C80ADB&quot;/&gt;&lt;wsp:rsid wsp:val=&quot;00C80B50&quot;/&gt;&lt;wsp:rsid wsp:val=&quot;00C80BA9&quot;/&gt;&lt;wsp:rsid wsp:val=&quot;00C80C89&quot;/&gt;&lt;wsp:rsid wsp:val=&quot;00C80DB9&quot;/&gt;&lt;wsp:rsid wsp:val=&quot;00C80EED&quot;/&gt;&lt;wsp:rsid wsp:val=&quot;00C80F34&quot;/&gt;&lt;wsp:rsid wsp:val=&quot;00C80F44&quot;/&gt;&lt;wsp:rsid wsp:val=&quot;00C81022&quot;/&gt;&lt;wsp:rsid wsp:val=&quot;00C81073&quot;/&gt;&lt;wsp:rsid wsp:val=&quot;00C810F1&quot;/&gt;&lt;wsp:rsid wsp:val=&quot;00C81272&quot;/&gt;&lt;wsp:rsid wsp:val=&quot;00C8146A&quot;/&gt;&lt;wsp:rsid wsp:val=&quot;00C814E8&quot;/&gt;&lt;wsp:rsid wsp:val=&quot;00C815F8&quot;/&gt;&lt;wsp:rsid wsp:val=&quot;00C81669&quot;/&gt;&lt;wsp:rsid wsp:val=&quot;00C8179A&quot;/&gt;&lt;wsp:rsid wsp:val=&quot;00C81856&quot;/&gt;&lt;wsp:rsid wsp:val=&quot;00C81915&quot;/&gt;&lt;wsp:rsid wsp:val=&quot;00C81AFB&quot;/&gt;&lt;wsp:rsid wsp:val=&quot;00C81B34&quot;/&gt;&lt;wsp:rsid wsp:val=&quot;00C81C19&quot;/&gt;&lt;wsp:rsid wsp:val=&quot;00C81E31&quot;/&gt;&lt;wsp:rsid wsp:val=&quot;00C821B6&quot;/&gt;&lt;wsp:rsid wsp:val=&quot;00C822B9&quot;/&gt;&lt;wsp:rsid wsp:val=&quot;00C822CF&quot;/&gt;&lt;wsp:rsid wsp:val=&quot;00C82747&quot;/&gt;&lt;wsp:rsid wsp:val=&quot;00C82901&quot;/&gt;&lt;wsp:rsid wsp:val=&quot;00C829FA&quot;/&gt;&lt;wsp:rsid wsp:val=&quot;00C82A6F&quot;/&gt;&lt;wsp:rsid wsp:val=&quot;00C82C03&quot;/&gt;&lt;wsp:rsid wsp:val=&quot;00C82CE3&quot;/&gt;&lt;wsp:rsid wsp:val=&quot;00C82DCD&quot;/&gt;&lt;wsp:rsid wsp:val=&quot;00C82F30&quot;/&gt;&lt;wsp:rsid wsp:val=&quot;00C8330A&quot;/&gt;&lt;wsp:rsid wsp:val=&quot;00C834EC&quot;/&gt;&lt;wsp:rsid wsp:val=&quot;00C83606&quot;/&gt;&lt;wsp:rsid wsp:val=&quot;00C836CA&quot;/&gt;&lt;wsp:rsid wsp:val=&quot;00C8378C&quot;/&gt;&lt;wsp:rsid wsp:val=&quot;00C837C4&quot;/&gt;&lt;wsp:rsid wsp:val=&quot;00C8394F&quot;/&gt;&lt;wsp:rsid wsp:val=&quot;00C839BF&quot;/&gt;&lt;wsp:rsid wsp:val=&quot;00C839E8&quot;/&gt;&lt;wsp:rsid wsp:val=&quot;00C83AD3&quot;/&gt;&lt;wsp:rsid wsp:val=&quot;00C83B3D&quot;/&gt;&lt;wsp:rsid wsp:val=&quot;00C83C17&quot;/&gt;&lt;wsp:rsid wsp:val=&quot;00C83C9A&quot;/&gt;&lt;wsp:rsid wsp:val=&quot;00C83CDD&quot;/&gt;&lt;wsp:rsid wsp:val=&quot;00C83EB0&quot;/&gt;&lt;wsp:rsid wsp:val=&quot;00C83FF1&quot;/&gt;&lt;wsp:rsid wsp:val=&quot;00C84100&quot;/&gt;&lt;wsp:rsid wsp:val=&quot;00C84193&quot;/&gt;&lt;wsp:rsid wsp:val=&quot;00C84757&quot;/&gt;&lt;wsp:rsid wsp:val=&quot;00C847A3&quot;/&gt;&lt;wsp:rsid wsp:val=&quot;00C84812&quot;/&gt;&lt;wsp:rsid wsp:val=&quot;00C848A5&quot;/&gt;&lt;wsp:rsid wsp:val=&quot;00C84959&quot;/&gt;&lt;wsp:rsid wsp:val=&quot;00C84972&quot;/&gt;&lt;wsp:rsid wsp:val=&quot;00C84D7B&quot;/&gt;&lt;wsp:rsid wsp:val=&quot;00C84EAE&quot;/&gt;&lt;wsp:rsid wsp:val=&quot;00C85290&quot;/&gt;&lt;wsp:rsid wsp:val=&quot;00C85414&quot;/&gt;&lt;wsp:rsid wsp:val=&quot;00C8573A&quot;/&gt;&lt;wsp:rsid wsp:val=&quot;00C8583B&quot;/&gt;&lt;wsp:rsid wsp:val=&quot;00C85E3B&quot;/&gt;&lt;wsp:rsid wsp:val=&quot;00C85F66&quot;/&gt;&lt;wsp:rsid wsp:val=&quot;00C86075&quot;/&gt;&lt;wsp:rsid wsp:val=&quot;00C8621E&quot;/&gt;&lt;wsp:rsid wsp:val=&quot;00C863D7&quot;/&gt;&lt;wsp:rsid wsp:val=&quot;00C86417&quot;/&gt;&lt;wsp:rsid wsp:val=&quot;00C865C3&quot;/&gt;&lt;wsp:rsid wsp:val=&quot;00C86890&quot;/&gt;&lt;wsp:rsid wsp:val=&quot;00C868CB&quot;/&gt;&lt;wsp:rsid wsp:val=&quot;00C86A54&quot;/&gt;&lt;wsp:rsid wsp:val=&quot;00C86A6F&quot;/&gt;&lt;wsp:rsid wsp:val=&quot;00C86ACA&quot;/&gt;&lt;wsp:rsid wsp:val=&quot;00C86B70&quot;/&gt;&lt;wsp:rsid wsp:val=&quot;00C86CC6&quot;/&gt;&lt;wsp:rsid wsp:val=&quot;00C86D2F&quot;/&gt;&lt;wsp:rsid wsp:val=&quot;00C8706B&quot;/&gt;&lt;wsp:rsid wsp:val=&quot;00C870EC&quot;/&gt;&lt;wsp:rsid wsp:val=&quot;00C87298&quot;/&gt;&lt;wsp:rsid wsp:val=&quot;00C87463&quot;/&gt;&lt;wsp:rsid wsp:val=&quot;00C8761D&quot;/&gt;&lt;wsp:rsid wsp:val=&quot;00C87658&quot;/&gt;&lt;wsp:rsid wsp:val=&quot;00C876CC&quot;/&gt;&lt;wsp:rsid wsp:val=&quot;00C87B83&quot;/&gt;&lt;wsp:rsid wsp:val=&quot;00C87D06&quot;/&gt;&lt;wsp:rsid wsp:val=&quot;00C87DCE&quot;/&gt;&lt;wsp:rsid wsp:val=&quot;00C87E08&quot;/&gt;&lt;wsp:rsid wsp:val=&quot;00C87F91&quot;/&gt;&lt;wsp:rsid wsp:val=&quot;00C90011&quot;/&gt;&lt;wsp:rsid wsp:val=&quot;00C90258&quot;/&gt;&lt;wsp:rsid wsp:val=&quot;00C905CD&quot;/&gt;&lt;wsp:rsid wsp:val=&quot;00C9069F&quot;/&gt;&lt;wsp:rsid wsp:val=&quot;00C906D2&quot;/&gt;&lt;wsp:rsid wsp:val=&quot;00C909E1&quot;/&gt;&lt;wsp:rsid wsp:val=&quot;00C90BF2&quot;/&gt;&lt;wsp:rsid wsp:val=&quot;00C90D50&quot;/&gt;&lt;wsp:rsid wsp:val=&quot;00C90F67&quot;/&gt;&lt;wsp:rsid wsp:val=&quot;00C91013&quot;/&gt;&lt;wsp:rsid wsp:val=&quot;00C91167&quot;/&gt;&lt;wsp:rsid wsp:val=&quot;00C91331&quot;/&gt;&lt;wsp:rsid wsp:val=&quot;00C9142F&quot;/&gt;&lt;wsp:rsid wsp:val=&quot;00C9145D&quot;/&gt;&lt;wsp:rsid wsp:val=&quot;00C914CB&quot;/&gt;&lt;wsp:rsid wsp:val=&quot;00C91741&quot;/&gt;&lt;wsp:rsid wsp:val=&quot;00C917B1&quot;/&gt;&lt;wsp:rsid wsp:val=&quot;00C9191A&quot;/&gt;&lt;wsp:rsid wsp:val=&quot;00C91A06&quot;/&gt;&lt;wsp:rsid wsp:val=&quot;00C91A2E&quot;/&gt;&lt;wsp:rsid wsp:val=&quot;00C91A8A&quot;/&gt;&lt;wsp:rsid wsp:val=&quot;00C91C13&quot;/&gt;&lt;wsp:rsid wsp:val=&quot;00C91CB1&quot;/&gt;&lt;wsp:rsid wsp:val=&quot;00C91DFF&quot;/&gt;&lt;wsp:rsid wsp:val=&quot;00C91E3B&quot;/&gt;&lt;wsp:rsid wsp:val=&quot;00C92007&quot;/&gt;&lt;wsp:rsid wsp:val=&quot;00C9214B&quot;/&gt;&lt;wsp:rsid wsp:val=&quot;00C9225C&quot;/&gt;&lt;wsp:rsid wsp:val=&quot;00C922BB&quot;/&gt;&lt;wsp:rsid wsp:val=&quot;00C9252D&quot;/&gt;&lt;wsp:rsid wsp:val=&quot;00C92586&quot;/&gt;&lt;wsp:rsid wsp:val=&quot;00C926AF&quot;/&gt;&lt;wsp:rsid wsp:val=&quot;00C92A87&quot;/&gt;&lt;wsp:rsid wsp:val=&quot;00C92B57&quot;/&gt;&lt;wsp:rsid wsp:val=&quot;00C92D13&quot;/&gt;&lt;wsp:rsid wsp:val=&quot;00C9312D&quot;/&gt;&lt;wsp:rsid wsp:val=&quot;00C934DC&quot;/&gt;&lt;wsp:rsid wsp:val=&quot;00C93609&quot;/&gt;&lt;wsp:rsid wsp:val=&quot;00C9365B&quot;/&gt;&lt;wsp:rsid wsp:val=&quot;00C93722&quot;/&gt;&lt;wsp:rsid wsp:val=&quot;00C9376A&quot;/&gt;&lt;wsp:rsid wsp:val=&quot;00C93848&quot;/&gt;&lt;wsp:rsid wsp:val=&quot;00C93BA3&quot;/&gt;&lt;wsp:rsid wsp:val=&quot;00C93E92&quot;/&gt;&lt;wsp:rsid wsp:val=&quot;00C93F92&quot;/&gt;&lt;wsp:rsid wsp:val=&quot;00C93FDE&quot;/&gt;&lt;wsp:rsid wsp:val=&quot;00C94583&quot;/&gt;&lt;wsp:rsid wsp:val=&quot;00C9463E&quot;/&gt;&lt;wsp:rsid wsp:val=&quot;00C9464D&quot;/&gt;&lt;wsp:rsid wsp:val=&quot;00C94756&quot;/&gt;&lt;wsp:rsid wsp:val=&quot;00C9475C&quot;/&gt;&lt;wsp:rsid wsp:val=&quot;00C94820&quot;/&gt;&lt;wsp:rsid wsp:val=&quot;00C9483A&quot;/&gt;&lt;wsp:rsid wsp:val=&quot;00C94B2F&quot;/&gt;&lt;wsp:rsid wsp:val=&quot;00C94B7A&quot;/&gt;&lt;wsp:rsid wsp:val=&quot;00C94CA3&quot;/&gt;&lt;wsp:rsid wsp:val=&quot;00C94FE9&quot;/&gt;&lt;wsp:rsid wsp:val=&quot;00C950E2&quot;/&gt;&lt;wsp:rsid wsp:val=&quot;00C95186&quot;/&gt;&lt;wsp:rsid wsp:val=&quot;00C953A1&quot;/&gt;&lt;wsp:rsid wsp:val=&quot;00C9541A&quot;/&gt;&lt;wsp:rsid wsp:val=&quot;00C95435&quot;/&gt;&lt;wsp:rsid wsp:val=&quot;00C9596D&quot;/&gt;&lt;wsp:rsid wsp:val=&quot;00C95BDF&quot;/&gt;&lt;wsp:rsid wsp:val=&quot;00C95C4D&quot;/&gt;&lt;wsp:rsid wsp:val=&quot;00C960E1&quot;/&gt;&lt;wsp:rsid wsp:val=&quot;00C96136&quot;/&gt;&lt;wsp:rsid wsp:val=&quot;00C962E2&quot;/&gt;&lt;wsp:rsid wsp:val=&quot;00C962F2&quot;/&gt;&lt;wsp:rsid wsp:val=&quot;00C966BD&quot;/&gt;&lt;wsp:rsid wsp:val=&quot;00C967F9&quot;/&gt;&lt;wsp:rsid wsp:val=&quot;00C96CDD&quot;/&gt;&lt;wsp:rsid wsp:val=&quot;00C96D7E&quot;/&gt;&lt;wsp:rsid wsp:val=&quot;00C96DCC&quot;/&gt;&lt;wsp:rsid wsp:val=&quot;00C96E6A&quot;/&gt;&lt;wsp:rsid wsp:val=&quot;00C96F41&quot;/&gt;&lt;wsp:rsid wsp:val=&quot;00C96F58&quot;/&gt;&lt;wsp:rsid wsp:val=&quot;00C96F78&quot;/&gt;&lt;wsp:rsid wsp:val=&quot;00C97065&quot;/&gt;&lt;wsp:rsid wsp:val=&quot;00C971A7&quot;/&gt;&lt;wsp:rsid wsp:val=&quot;00C97250&quot;/&gt;&lt;wsp:rsid wsp:val=&quot;00C974EA&quot;/&gt;&lt;wsp:rsid wsp:val=&quot;00C97747&quot;/&gt;&lt;wsp:rsid wsp:val=&quot;00C97DB4&quot;/&gt;&lt;wsp:rsid wsp:val=&quot;00C97EC9&quot;/&gt;&lt;wsp:rsid wsp:val=&quot;00C97F17&quot;/&gt;&lt;wsp:rsid wsp:val=&quot;00CA0085&quot;/&gt;&lt;wsp:rsid wsp:val=&quot;00CA00E2&quot;/&gt;&lt;wsp:rsid wsp:val=&quot;00CA01BE&quot;/&gt;&lt;wsp:rsid wsp:val=&quot;00CA01D0&quot;/&gt;&lt;wsp:rsid wsp:val=&quot;00CA072A&quot;/&gt;&lt;wsp:rsid wsp:val=&quot;00CA0A7B&quot;/&gt;&lt;wsp:rsid wsp:val=&quot;00CA0C5E&quot;/&gt;&lt;wsp:rsid wsp:val=&quot;00CA0C9E&quot;/&gt;&lt;wsp:rsid wsp:val=&quot;00CA0D33&quot;/&gt;&lt;wsp:rsid wsp:val=&quot;00CA0ED0&quot;/&gt;&lt;wsp:rsid wsp:val=&quot;00CA0F15&quot;/&gt;&lt;wsp:rsid wsp:val=&quot;00CA0F98&quot;/&gt;&lt;wsp:rsid wsp:val=&quot;00CA11BC&quot;/&gt;&lt;wsp:rsid wsp:val=&quot;00CA1215&quot;/&gt;&lt;wsp:rsid wsp:val=&quot;00CA152D&quot;/&gt;&lt;wsp:rsid wsp:val=&quot;00CA1715&quot;/&gt;&lt;wsp:rsid wsp:val=&quot;00CA1876&quot;/&gt;&lt;wsp:rsid wsp:val=&quot;00CA1877&quot;/&gt;&lt;wsp:rsid wsp:val=&quot;00CA1A77&quot;/&gt;&lt;wsp:rsid wsp:val=&quot;00CA1AE1&quot;/&gt;&lt;wsp:rsid wsp:val=&quot;00CA1B27&quot;/&gt;&lt;wsp:rsid wsp:val=&quot;00CA1E33&quot;/&gt;&lt;wsp:rsid wsp:val=&quot;00CA1E93&quot;/&gt;&lt;wsp:rsid wsp:val=&quot;00CA212B&quot;/&gt;&lt;wsp:rsid wsp:val=&quot;00CA21E9&quot;/&gt;&lt;wsp:rsid wsp:val=&quot;00CA2470&quot;/&gt;&lt;wsp:rsid wsp:val=&quot;00CA2479&quot;/&gt;&lt;wsp:rsid wsp:val=&quot;00CA24E9&quot;/&gt;&lt;wsp:rsid wsp:val=&quot;00CA25AB&quot;/&gt;&lt;wsp:rsid wsp:val=&quot;00CA26B6&quot;/&gt;&lt;wsp:rsid wsp:val=&quot;00CA26D2&quot;/&gt;&lt;wsp:rsid wsp:val=&quot;00CA2734&quot;/&gt;&lt;wsp:rsid wsp:val=&quot;00CA2875&quot;/&gt;&lt;wsp:rsid wsp:val=&quot;00CA29E4&quot;/&gt;&lt;wsp:rsid wsp:val=&quot;00CA2CDC&quot;/&gt;&lt;wsp:rsid wsp:val=&quot;00CA321D&quot;/&gt;&lt;wsp:rsid wsp:val=&quot;00CA3382&quot;/&gt;&lt;wsp:rsid wsp:val=&quot;00CA3409&quot;/&gt;&lt;wsp:rsid wsp:val=&quot;00CA348C&quot;/&gt;&lt;wsp:rsid wsp:val=&quot;00CA34E3&quot;/&gt;&lt;wsp:rsid wsp:val=&quot;00CA3646&quot;/&gt;&lt;wsp:rsid wsp:val=&quot;00CA37B7&quot;/&gt;&lt;wsp:rsid wsp:val=&quot;00CA388B&quot;/&gt;&lt;wsp:rsid wsp:val=&quot;00CA3897&quot;/&gt;&lt;wsp:rsid wsp:val=&quot;00CA3C19&quot;/&gt;&lt;wsp:rsid wsp:val=&quot;00CA3D95&quot;/&gt;&lt;wsp:rsid wsp:val=&quot;00CA3DFD&quot;/&gt;&lt;wsp:rsid wsp:val=&quot;00CA3E41&quot;/&gt;&lt;wsp:rsid wsp:val=&quot;00CA4071&quot;/&gt;&lt;wsp:rsid wsp:val=&quot;00CA429B&quot;/&gt;&lt;wsp:rsid wsp:val=&quot;00CA4344&quot;/&gt;&lt;wsp:rsid wsp:val=&quot;00CA4740&quot;/&gt;&lt;wsp:rsid wsp:val=&quot;00CA47A4&quot;/&gt;&lt;wsp:rsid wsp:val=&quot;00CA48F5&quot;/&gt;&lt;wsp:rsid wsp:val=&quot;00CA4929&quot;/&gt;&lt;wsp:rsid wsp:val=&quot;00CA4A87&quot;/&gt;&lt;wsp:rsid wsp:val=&quot;00CA4C57&quot;/&gt;&lt;wsp:rsid wsp:val=&quot;00CA4C94&quot;/&gt;&lt;wsp:rsid wsp:val=&quot;00CA4DDF&quot;/&gt;&lt;wsp:rsid wsp:val=&quot;00CA4EC6&quot;/&gt;&lt;wsp:rsid wsp:val=&quot;00CA4EE1&quot;/&gt;&lt;wsp:rsid wsp:val=&quot;00CA4F7F&quot;/&gt;&lt;wsp:rsid wsp:val=&quot;00CA51E0&quot;/&gt;&lt;wsp:rsid wsp:val=&quot;00CA523D&quot;/&gt;&lt;wsp:rsid wsp:val=&quot;00CA5770&quot;/&gt;&lt;wsp:rsid wsp:val=&quot;00CA5937&quot;/&gt;&lt;wsp:rsid wsp:val=&quot;00CA598D&quot;/&gt;&lt;wsp:rsid wsp:val=&quot;00CA5BCF&quot;/&gt;&lt;wsp:rsid wsp:val=&quot;00CA5DDF&quot;/&gt;&lt;wsp:rsid wsp:val=&quot;00CA607C&quot;/&gt;&lt;wsp:rsid wsp:val=&quot;00CA6412&quot;/&gt;&lt;wsp:rsid wsp:val=&quot;00CA662A&quot;/&gt;&lt;wsp:rsid wsp:val=&quot;00CA69E9&quot;/&gt;&lt;wsp:rsid wsp:val=&quot;00CA6AB4&quot;/&gt;&lt;wsp:rsid wsp:val=&quot;00CA6BFB&quot;/&gt;&lt;wsp:rsid wsp:val=&quot;00CA7211&quot;/&gt;&lt;wsp:rsid wsp:val=&quot;00CA734F&quot;/&gt;&lt;wsp:rsid wsp:val=&quot;00CA7386&quot;/&gt;&lt;wsp:rsid wsp:val=&quot;00CA74AA&quot;/&gt;&lt;wsp:rsid wsp:val=&quot;00CA7552&quot;/&gt;&lt;wsp:rsid wsp:val=&quot;00CA768E&quot;/&gt;&lt;wsp:rsid wsp:val=&quot;00CA79C0&quot;/&gt;&lt;wsp:rsid wsp:val=&quot;00CA7B8D&quot;/&gt;&lt;wsp:rsid wsp:val=&quot;00CA7BAA&quot;/&gt;&lt;wsp:rsid wsp:val=&quot;00CA7C6B&quot;/&gt;&lt;wsp:rsid wsp:val=&quot;00CA7ED0&quot;/&gt;&lt;wsp:rsid wsp:val=&quot;00CA7F10&quot;/&gt;&lt;wsp:rsid wsp:val=&quot;00CA7F9E&quot;/&gt;&lt;wsp:rsid wsp:val=&quot;00CB00EC&quot;/&gt;&lt;wsp:rsid wsp:val=&quot;00CB01F8&quot;/&gt;&lt;wsp:rsid wsp:val=&quot;00CB026C&quot;/&gt;&lt;wsp:rsid wsp:val=&quot;00CB0553&quot;/&gt;&lt;wsp:rsid wsp:val=&quot;00CB0901&quot;/&gt;&lt;wsp:rsid wsp:val=&quot;00CB096E&quot;/&gt;&lt;wsp:rsid wsp:val=&quot;00CB0F0B&quot;/&gt;&lt;wsp:rsid wsp:val=&quot;00CB102B&quot;/&gt;&lt;wsp:rsid wsp:val=&quot;00CB131F&quot;/&gt;&lt;wsp:rsid wsp:val=&quot;00CB13CE&quot;/&gt;&lt;wsp:rsid wsp:val=&quot;00CB143E&quot;/&gt;&lt;wsp:rsid wsp:val=&quot;00CB143F&quot;/&gt;&lt;wsp:rsid wsp:val=&quot;00CB1450&quot;/&gt;&lt;wsp:rsid wsp:val=&quot;00CB1724&quot;/&gt;&lt;wsp:rsid wsp:val=&quot;00CB1A63&quot;/&gt;&lt;wsp:rsid wsp:val=&quot;00CB1BCF&quot;/&gt;&lt;wsp:rsid wsp:val=&quot;00CB206A&quot;/&gt;&lt;wsp:rsid wsp:val=&quot;00CB2441&quot;/&gt;&lt;wsp:rsid wsp:val=&quot;00CB2446&quot;/&gt;&lt;wsp:rsid wsp:val=&quot;00CB2492&quot;/&gt;&lt;wsp:rsid wsp:val=&quot;00CB2499&quot;/&gt;&lt;wsp:rsid wsp:val=&quot;00CB24B3&quot;/&gt;&lt;wsp:rsid wsp:val=&quot;00CB2571&quot;/&gt;&lt;wsp:rsid wsp:val=&quot;00CB27E8&quot;/&gt;&lt;wsp:rsid wsp:val=&quot;00CB283C&quot;/&gt;&lt;wsp:rsid wsp:val=&quot;00CB2974&quot;/&gt;&lt;wsp:rsid wsp:val=&quot;00CB2A0D&quot;/&gt;&lt;wsp:rsid wsp:val=&quot;00CB2AC3&quot;/&gt;&lt;wsp:rsid wsp:val=&quot;00CB2B67&quot;/&gt;&lt;wsp:rsid wsp:val=&quot;00CB2C73&quot;/&gt;&lt;wsp:rsid wsp:val=&quot;00CB31E5&quot;/&gt;&lt;wsp:rsid wsp:val=&quot;00CB3212&quot;/&gt;&lt;wsp:rsid wsp:val=&quot;00CB3471&quot;/&gt;&lt;wsp:rsid wsp:val=&quot;00CB34FC&quot;/&gt;&lt;wsp:rsid wsp:val=&quot;00CB354E&quot;/&gt;&lt;wsp:rsid wsp:val=&quot;00CB3601&quot;/&gt;&lt;wsp:rsid wsp:val=&quot;00CB37BB&quot;/&gt;&lt;wsp:rsid wsp:val=&quot;00CB3888&quot;/&gt;&lt;wsp:rsid wsp:val=&quot;00CB3C8A&quot;/&gt;&lt;wsp:rsid wsp:val=&quot;00CB3FB0&quot;/&gt;&lt;wsp:rsid wsp:val=&quot;00CB40D4&quot;/&gt;&lt;wsp:rsid wsp:val=&quot;00CB41C3&quot;/&gt;&lt;wsp:rsid wsp:val=&quot;00CB46D3&quot;/&gt;&lt;wsp:rsid wsp:val=&quot;00CB476E&quot;/&gt;&lt;wsp:rsid wsp:val=&quot;00CB483E&quot;/&gt;&lt;wsp:rsid wsp:val=&quot;00CB49C9&quot;/&gt;&lt;wsp:rsid wsp:val=&quot;00CB4C5C&quot;/&gt;&lt;wsp:rsid wsp:val=&quot;00CB50D9&quot;/&gt;&lt;wsp:rsid wsp:val=&quot;00CB51A6&quot;/&gt;&lt;wsp:rsid wsp:val=&quot;00CB526E&quot;/&gt;&lt;wsp:rsid wsp:val=&quot;00CB5405&quot;/&gt;&lt;wsp:rsid wsp:val=&quot;00CB5519&quot;/&gt;&lt;wsp:rsid wsp:val=&quot;00CB56AB&quot;/&gt;&lt;wsp:rsid wsp:val=&quot;00CB5822&quot;/&gt;&lt;wsp:rsid wsp:val=&quot;00CB59ED&quot;/&gt;&lt;wsp:rsid wsp:val=&quot;00CB5A78&quot;/&gt;&lt;wsp:rsid wsp:val=&quot;00CB5B58&quot;/&gt;&lt;wsp:rsid wsp:val=&quot;00CB5E37&quot;/&gt;&lt;wsp:rsid wsp:val=&quot;00CB5EF6&quot;/&gt;&lt;wsp:rsid wsp:val=&quot;00CB5F05&quot;/&gt;&lt;wsp:rsid wsp:val=&quot;00CB5F56&quot;/&gt;&lt;wsp:rsid wsp:val=&quot;00CB6013&quot;/&gt;&lt;wsp:rsid wsp:val=&quot;00CB6233&quot;/&gt;&lt;wsp:rsid wsp:val=&quot;00CB62A0&quot;/&gt;&lt;wsp:rsid wsp:val=&quot;00CB64F1&quot;/&gt;&lt;wsp:rsid wsp:val=&quot;00CB6911&quot;/&gt;&lt;wsp:rsid wsp:val=&quot;00CB6BB2&quot;/&gt;&lt;wsp:rsid wsp:val=&quot;00CB6F81&quot;/&gt;&lt;wsp:rsid wsp:val=&quot;00CB6FDB&quot;/&gt;&lt;wsp:rsid wsp:val=&quot;00CB702E&quot;/&gt;&lt;wsp:rsid wsp:val=&quot;00CB7072&quot;/&gt;&lt;wsp:rsid wsp:val=&quot;00CB709B&quot;/&gt;&lt;wsp:rsid wsp:val=&quot;00CB727F&quot;/&gt;&lt;wsp:rsid wsp:val=&quot;00CB7368&quot;/&gt;&lt;wsp:rsid wsp:val=&quot;00CB7584&quot;/&gt;&lt;wsp:rsid wsp:val=&quot;00CB759D&quot;/&gt;&lt;wsp:rsid wsp:val=&quot;00CB7A78&quot;/&gt;&lt;wsp:rsid wsp:val=&quot;00CB7AFF&quot;/&gt;&lt;wsp:rsid wsp:val=&quot;00CB7C5D&quot;/&gt;&lt;wsp:rsid wsp:val=&quot;00CB7C9B&quot;/&gt;&lt;wsp:rsid wsp:val=&quot;00CB7CB3&quot;/&gt;&lt;wsp:rsid wsp:val=&quot;00CB7DA2&quot;/&gt;&lt;wsp:rsid wsp:val=&quot;00CC0136&quot;/&gt;&lt;wsp:rsid wsp:val=&quot;00CC040D&quot;/&gt;&lt;wsp:rsid wsp:val=&quot;00CC0471&quot;/&gt;&lt;wsp:rsid wsp:val=&quot;00CC0490&quot;/&gt;&lt;wsp:rsid wsp:val=&quot;00CC05E7&quot;/&gt;&lt;wsp:rsid wsp:val=&quot;00CC0641&quot;/&gt;&lt;wsp:rsid wsp:val=&quot;00CC068B&quot;/&gt;&lt;wsp:rsid wsp:val=&quot;00CC0796&quot;/&gt;&lt;wsp:rsid wsp:val=&quot;00CC0881&quot;/&gt;&lt;wsp:rsid wsp:val=&quot;00CC08A7&quot;/&gt;&lt;wsp:rsid wsp:val=&quot;00CC08BC&quot;/&gt;&lt;wsp:rsid wsp:val=&quot;00CC093A&quot;/&gt;&lt;wsp:rsid wsp:val=&quot;00CC09AD&quot;/&gt;&lt;wsp:rsid wsp:val=&quot;00CC0FAB&quot;/&gt;&lt;wsp:rsid wsp:val=&quot;00CC1003&quot;/&gt;&lt;wsp:rsid wsp:val=&quot;00CC129F&quot;/&gt;&lt;wsp:rsid wsp:val=&quot;00CC1402&quot;/&gt;&lt;wsp:rsid wsp:val=&quot;00CC16AE&quot;/&gt;&lt;wsp:rsid wsp:val=&quot;00CC176F&quot;/&gt;&lt;wsp:rsid wsp:val=&quot;00CC17CE&quot;/&gt;&lt;wsp:rsid wsp:val=&quot;00CC190A&quot;/&gt;&lt;wsp:rsid wsp:val=&quot;00CC19D7&quot;/&gt;&lt;wsp:rsid wsp:val=&quot;00CC1A17&quot;/&gt;&lt;wsp:rsid wsp:val=&quot;00CC1DB6&quot;/&gt;&lt;wsp:rsid wsp:val=&quot;00CC1DF9&quot;/&gt;&lt;wsp:rsid wsp:val=&quot;00CC1DFF&quot;/&gt;&lt;wsp:rsid wsp:val=&quot;00CC2198&quot;/&gt;&lt;wsp:rsid wsp:val=&quot;00CC23AA&quot;/&gt;&lt;wsp:rsid wsp:val=&quot;00CC2641&quot;/&gt;&lt;wsp:rsid wsp:val=&quot;00CC2A66&quot;/&gt;&lt;wsp:rsid wsp:val=&quot;00CC2A6E&quot;/&gt;&lt;wsp:rsid wsp:val=&quot;00CC2BE9&quot;/&gt;&lt;wsp:rsid wsp:val=&quot;00CC32CD&quot;/&gt;&lt;wsp:rsid wsp:val=&quot;00CC345C&quot;/&gt;&lt;wsp:rsid wsp:val=&quot;00CC3674&quot;/&gt;&lt;wsp:rsid wsp:val=&quot;00CC39C2&quot;/&gt;&lt;wsp:rsid wsp:val=&quot;00CC3A89&quot;/&gt;&lt;wsp:rsid wsp:val=&quot;00CC3A96&quot;/&gt;&lt;wsp:rsid wsp:val=&quot;00CC3BBD&quot;/&gt;&lt;wsp:rsid wsp:val=&quot;00CC3C75&quot;/&gt;&lt;wsp:rsid wsp:val=&quot;00CC3CBB&quot;/&gt;&lt;wsp:rsid wsp:val=&quot;00CC3CCB&quot;/&gt;&lt;wsp:rsid wsp:val=&quot;00CC421D&quot;/&gt;&lt;wsp:rsid wsp:val=&quot;00CC4291&quot;/&gt;&lt;wsp:rsid wsp:val=&quot;00CC44C5&quot;/&gt;&lt;wsp:rsid wsp:val=&quot;00CC4602&quot;/&gt;&lt;wsp:rsid wsp:val=&quot;00CC46E9&quot;/&gt;&lt;wsp:rsid wsp:val=&quot;00CC4847&quot;/&gt;&lt;wsp:rsid wsp:val=&quot;00CC4BF1&quot;/&gt;&lt;wsp:rsid wsp:val=&quot;00CC4E65&quot;/&gt;&lt;wsp:rsid wsp:val=&quot;00CC4F00&quot;/&gt;&lt;wsp:rsid wsp:val=&quot;00CC4F6F&quot;/&gt;&lt;wsp:rsid wsp:val=&quot;00CC516A&quot;/&gt;&lt;wsp:rsid wsp:val=&quot;00CC52F4&quot;/&gt;&lt;wsp:rsid wsp:val=&quot;00CC5585&quot;/&gt;&lt;wsp:rsid wsp:val=&quot;00CC568E&quot;/&gt;&lt;wsp:rsid wsp:val=&quot;00CC577B&quot;/&gt;&lt;wsp:rsid wsp:val=&quot;00CC58C5&quot;/&gt;&lt;wsp:rsid wsp:val=&quot;00CC5926&quot;/&gt;&lt;wsp:rsid wsp:val=&quot;00CC5ADE&quot;/&gt;&lt;wsp:rsid wsp:val=&quot;00CC5F30&quot;/&gt;&lt;wsp:rsid wsp:val=&quot;00CC61F4&quot;/&gt;&lt;wsp:rsid wsp:val=&quot;00CC622E&quot;/&gt;&lt;wsp:rsid wsp:val=&quot;00CC62AA&quot;/&gt;&lt;wsp:rsid wsp:val=&quot;00CC6325&quot;/&gt;&lt;wsp:rsid wsp:val=&quot;00CC6340&quot;/&gt;&lt;wsp:rsid wsp:val=&quot;00CC64A9&quot;/&gt;&lt;wsp:rsid wsp:val=&quot;00CC6584&quot;/&gt;&lt;wsp:rsid wsp:val=&quot;00CC6587&quot;/&gt;&lt;wsp:rsid wsp:val=&quot;00CC670F&quot;/&gt;&lt;wsp:rsid wsp:val=&quot;00CC6782&quot;/&gt;&lt;wsp:rsid wsp:val=&quot;00CC69A6&quot;/&gt;&lt;wsp:rsid wsp:val=&quot;00CC69D7&quot;/&gt;&lt;wsp:rsid wsp:val=&quot;00CC69EC&quot;/&gt;&lt;wsp:rsid wsp:val=&quot;00CC6B8A&quot;/&gt;&lt;wsp:rsid wsp:val=&quot;00CC6CB5&quot;/&gt;&lt;wsp:rsid wsp:val=&quot;00CC6E97&quot;/&gt;&lt;wsp:rsid wsp:val=&quot;00CC7201&quot;/&gt;&lt;wsp:rsid wsp:val=&quot;00CC7223&quot;/&gt;&lt;wsp:rsid wsp:val=&quot;00CC7324&quot;/&gt;&lt;wsp:rsid wsp:val=&quot;00CC740C&quot;/&gt;&lt;wsp:rsid wsp:val=&quot;00CC744D&quot;/&gt;&lt;wsp:rsid wsp:val=&quot;00CC7657&quot;/&gt;&lt;wsp:rsid wsp:val=&quot;00CC7921&quot;/&gt;&lt;wsp:rsid wsp:val=&quot;00CC7C1A&quot;/&gt;&lt;wsp:rsid wsp:val=&quot;00CC7EFF&quot;/&gt;&lt;wsp:rsid wsp:val=&quot;00CC7F8F&quot;/&gt;&lt;wsp:rsid wsp:val=&quot;00CC7FD9&quot;/&gt;&lt;wsp:rsid wsp:val=&quot;00CD01B9&quot;/&gt;&lt;wsp:rsid wsp:val=&quot;00CD02F5&quot;/&gt;&lt;wsp:rsid wsp:val=&quot;00CD032A&quot;/&gt;&lt;wsp:rsid wsp:val=&quot;00CD05DC&quot;/&gt;&lt;wsp:rsid wsp:val=&quot;00CD0679&quot;/&gt;&lt;wsp:rsid wsp:val=&quot;00CD0845&quot;/&gt;&lt;wsp:rsid wsp:val=&quot;00CD0A20&quot;/&gt;&lt;wsp:rsid wsp:val=&quot;00CD0B24&quot;/&gt;&lt;wsp:rsid wsp:val=&quot;00CD0B3E&quot;/&gt;&lt;wsp:rsid wsp:val=&quot;00CD0B6C&quot;/&gt;&lt;wsp:rsid wsp:val=&quot;00CD0B95&quot;/&gt;&lt;wsp:rsid wsp:val=&quot;00CD0BB9&quot;/&gt;&lt;wsp:rsid wsp:val=&quot;00CD0BDA&quot;/&gt;&lt;wsp:rsid wsp:val=&quot;00CD0EE6&quot;/&gt;&lt;wsp:rsid wsp:val=&quot;00CD100E&quot;/&gt;&lt;wsp:rsid wsp:val=&quot;00CD114D&quot;/&gt;&lt;wsp:rsid wsp:val=&quot;00CD11FE&quot;/&gt;&lt;wsp:rsid wsp:val=&quot;00CD1316&quot;/&gt;&lt;wsp:rsid wsp:val=&quot;00CD1319&quot;/&gt;&lt;wsp:rsid wsp:val=&quot;00CD1354&quot;/&gt;&lt;wsp:rsid wsp:val=&quot;00CD18DE&quot;/&gt;&lt;wsp:rsid wsp:val=&quot;00CD1A72&quot;/&gt;&lt;wsp:rsid wsp:val=&quot;00CD1C1B&quot;/&gt;&lt;wsp:rsid wsp:val=&quot;00CD1C80&quot;/&gt;&lt;wsp:rsid wsp:val=&quot;00CD22A1&quot;/&gt;&lt;wsp:rsid wsp:val=&quot;00CD25BB&quot;/&gt;&lt;wsp:rsid wsp:val=&quot;00CD275D&quot;/&gt;&lt;wsp:rsid wsp:val=&quot;00CD2A87&quot;/&gt;&lt;wsp:rsid wsp:val=&quot;00CD2A8F&quot;/&gt;&lt;wsp:rsid wsp:val=&quot;00CD2C9F&quot;/&gt;&lt;wsp:rsid wsp:val=&quot;00CD2DBF&quot;/&gt;&lt;wsp:rsid wsp:val=&quot;00CD2E19&quot;/&gt;&lt;wsp:rsid wsp:val=&quot;00CD30D4&quot;/&gt;&lt;wsp:rsid wsp:val=&quot;00CD31F4&quot;/&gt;&lt;wsp:rsid wsp:val=&quot;00CD3319&quot;/&gt;&lt;wsp:rsid wsp:val=&quot;00CD3400&quot;/&gt;&lt;wsp:rsid wsp:val=&quot;00CD39B5&quot;/&gt;&lt;wsp:rsid wsp:val=&quot;00CD3B3D&quot;/&gt;&lt;wsp:rsid wsp:val=&quot;00CD3CB0&quot;/&gt;&lt;wsp:rsid wsp:val=&quot;00CD3D12&quot;/&gt;&lt;wsp:rsid wsp:val=&quot;00CD3D73&quot;/&gt;&lt;wsp:rsid wsp:val=&quot;00CD40F3&quot;/&gt;&lt;wsp:rsid wsp:val=&quot;00CD42F0&quot;/&gt;&lt;wsp:rsid wsp:val=&quot;00CD43C0&quot;/&gt;&lt;wsp:rsid wsp:val=&quot;00CD4501&quot;/&gt;&lt;wsp:rsid wsp:val=&quot;00CD45F6&quot;/&gt;&lt;wsp:rsid wsp:val=&quot;00CD4937&quot;/&gt;&lt;wsp:rsid wsp:val=&quot;00CD4CB5&quot;/&gt;&lt;wsp:rsid wsp:val=&quot;00CD4D2C&quot;/&gt;&lt;wsp:rsid wsp:val=&quot;00CD508D&quot;/&gt;&lt;wsp:rsid wsp:val=&quot;00CD50D0&quot;/&gt;&lt;wsp:rsid wsp:val=&quot;00CD5500&quot;/&gt;&lt;wsp:rsid wsp:val=&quot;00CD56D5&quot;/&gt;&lt;wsp:rsid wsp:val=&quot;00CD572C&quot;/&gt;&lt;wsp:rsid wsp:val=&quot;00CD59B0&quot;/&gt;&lt;wsp:rsid wsp:val=&quot;00CD5AB3&quot;/&gt;&lt;wsp:rsid wsp:val=&quot;00CD5B49&quot;/&gt;&lt;wsp:rsid wsp:val=&quot;00CD5B99&quot;/&gt;&lt;wsp:rsid wsp:val=&quot;00CD5F64&quot;/&gt;&lt;wsp:rsid wsp:val=&quot;00CD624E&quot;/&gt;&lt;wsp:rsid wsp:val=&quot;00CD6378&quot;/&gt;&lt;wsp:rsid wsp:val=&quot;00CD65DA&quot;/&gt;&lt;wsp:rsid wsp:val=&quot;00CD685A&quot;/&gt;&lt;wsp:rsid wsp:val=&quot;00CD6BB2&quot;/&gt;&lt;wsp:rsid wsp:val=&quot;00CD6CED&quot;/&gt;&lt;wsp:rsid wsp:val=&quot;00CD6D05&quot;/&gt;&lt;wsp:rsid wsp:val=&quot;00CD7068&quot;/&gt;&lt;wsp:rsid wsp:val=&quot;00CD7277&quot;/&gt;&lt;wsp:rsid wsp:val=&quot;00CD72E0&quot;/&gt;&lt;wsp:rsid wsp:val=&quot;00CD73A0&quot;/&gt;&lt;wsp:rsid wsp:val=&quot;00CD73BE&quot;/&gt;&lt;wsp:rsid wsp:val=&quot;00CD7421&quot;/&gt;&lt;wsp:rsid wsp:val=&quot;00CD7578&quot;/&gt;&lt;wsp:rsid wsp:val=&quot;00CD762A&quot;/&gt;&lt;wsp:rsid wsp:val=&quot;00CD7AAD&quot;/&gt;&lt;wsp:rsid wsp:val=&quot;00CD7DF0&quot;/&gt;&lt;wsp:rsid wsp:val=&quot;00CD7EDA&quot;/&gt;&lt;wsp:rsid wsp:val=&quot;00CE073D&quot;/&gt;&lt;wsp:rsid wsp:val=&quot;00CE0927&quot;/&gt;&lt;wsp:rsid wsp:val=&quot;00CE0B9D&quot;/&gt;&lt;wsp:rsid wsp:val=&quot;00CE0C18&quot;/&gt;&lt;wsp:rsid wsp:val=&quot;00CE125C&quot;/&gt;&lt;wsp:rsid wsp:val=&quot;00CE1500&quot;/&gt;&lt;wsp:rsid wsp:val=&quot;00CE15E0&quot;/&gt;&lt;wsp:rsid wsp:val=&quot;00CE15FE&quot;/&gt;&lt;wsp:rsid wsp:val=&quot;00CE1B2C&quot;/&gt;&lt;wsp:rsid wsp:val=&quot;00CE1EB0&quot;/&gt;&lt;wsp:rsid wsp:val=&quot;00CE1FCD&quot;/&gt;&lt;wsp:rsid wsp:val=&quot;00CE2113&quot;/&gt;&lt;wsp:rsid wsp:val=&quot;00CE2151&quot;/&gt;&lt;wsp:rsid wsp:val=&quot;00CE2662&quot;/&gt;&lt;wsp:rsid wsp:val=&quot;00CE2886&quot;/&gt;&lt;wsp:rsid wsp:val=&quot;00CE28AD&quot;/&gt;&lt;wsp:rsid wsp:val=&quot;00CE29A3&quot;/&gt;&lt;wsp:rsid wsp:val=&quot;00CE2E93&quot;/&gt;&lt;wsp:rsid wsp:val=&quot;00CE2F5F&quot;/&gt;&lt;wsp:rsid wsp:val=&quot;00CE308E&quot;/&gt;&lt;wsp:rsid wsp:val=&quot;00CE3346&quot;/&gt;&lt;wsp:rsid wsp:val=&quot;00CE33B3&quot;/&gt;&lt;wsp:rsid wsp:val=&quot;00CE35E3&quot;/&gt;&lt;wsp:rsid wsp:val=&quot;00CE3822&quot;/&gt;&lt;wsp:rsid wsp:val=&quot;00CE3967&quot;/&gt;&lt;wsp:rsid wsp:val=&quot;00CE39AE&quot;/&gt;&lt;wsp:rsid wsp:val=&quot;00CE39F4&quot;/&gt;&lt;wsp:rsid wsp:val=&quot;00CE3B71&quot;/&gt;&lt;wsp:rsid wsp:val=&quot;00CE3D31&quot;/&gt;&lt;wsp:rsid wsp:val=&quot;00CE40C9&quot;/&gt;&lt;wsp:rsid wsp:val=&quot;00CE42DB&quot;/&gt;&lt;wsp:rsid wsp:val=&quot;00CE4344&quot;/&gt;&lt;wsp:rsid wsp:val=&quot;00CE43E9&quot;/&gt;&lt;wsp:rsid wsp:val=&quot;00CE450A&quot;/&gt;&lt;wsp:rsid wsp:val=&quot;00CE456A&quot;/&gt;&lt;wsp:rsid wsp:val=&quot;00CE4940&quot;/&gt;&lt;wsp:rsid wsp:val=&quot;00CE49FF&quot;/&gt;&lt;wsp:rsid wsp:val=&quot;00CE4D6A&quot;/&gt;&lt;wsp:rsid wsp:val=&quot;00CE4F95&quot;/&gt;&lt;wsp:rsid wsp:val=&quot;00CE50AC&quot;/&gt;&lt;wsp:rsid wsp:val=&quot;00CE52A0&quot;/&gt;&lt;wsp:rsid wsp:val=&quot;00CE52E8&quot;/&gt;&lt;wsp:rsid wsp:val=&quot;00CE53F3&quot;/&gt;&lt;wsp:rsid wsp:val=&quot;00CE55D2&quot;/&gt;&lt;wsp:rsid wsp:val=&quot;00CE5AE4&quot;/&gt;&lt;wsp:rsid wsp:val=&quot;00CE5BF8&quot;/&gt;&lt;wsp:rsid wsp:val=&quot;00CE5D0F&quot;/&gt;&lt;wsp:rsid wsp:val=&quot;00CE5DB1&quot;/&gt;&lt;wsp:rsid wsp:val=&quot;00CE5DCA&quot;/&gt;&lt;wsp:rsid wsp:val=&quot;00CE61D5&quot;/&gt;&lt;wsp:rsid wsp:val=&quot;00CE634D&quot;/&gt;&lt;wsp:rsid wsp:val=&quot;00CE6494&quot;/&gt;&lt;wsp:rsid wsp:val=&quot;00CE682A&quot;/&gt;&lt;wsp:rsid wsp:val=&quot;00CE6AFC&quot;/&gt;&lt;wsp:rsid wsp:val=&quot;00CE6FFE&quot;/&gt;&lt;wsp:rsid wsp:val=&quot;00CE7027&quot;/&gt;&lt;wsp:rsid wsp:val=&quot;00CE711F&quot;/&gt;&lt;wsp:rsid wsp:val=&quot;00CE7493&quot;/&gt;&lt;wsp:rsid wsp:val=&quot;00CE756A&quot;/&gt;&lt;wsp:rsid wsp:val=&quot;00CE75AF&quot;/&gt;&lt;wsp:rsid wsp:val=&quot;00CE766D&quot;/&gt;&lt;wsp:rsid wsp:val=&quot;00CE7DA1&quot;/&gt;&lt;wsp:rsid wsp:val=&quot;00CE7DE1&quot;/&gt;&lt;wsp:rsid wsp:val=&quot;00CE7DF2&quot;/&gt;&lt;wsp:rsid wsp:val=&quot;00CF015D&quot;/&gt;&lt;wsp:rsid wsp:val=&quot;00CF0183&quot;/&gt;&lt;wsp:rsid wsp:val=&quot;00CF0235&quot;/&gt;&lt;wsp:rsid wsp:val=&quot;00CF02E3&quot;/&gt;&lt;wsp:rsid wsp:val=&quot;00CF02EC&quot;/&gt;&lt;wsp:rsid wsp:val=&quot;00CF060A&quot;/&gt;&lt;wsp:rsid wsp:val=&quot;00CF072C&quot;/&gt;&lt;wsp:rsid wsp:val=&quot;00CF0A78&quot;/&gt;&lt;wsp:rsid wsp:val=&quot;00CF0C49&quot;/&gt;&lt;wsp:rsid wsp:val=&quot;00CF0CDB&quot;/&gt;&lt;wsp:rsid wsp:val=&quot;00CF0E1C&quot;/&gt;&lt;wsp:rsid wsp:val=&quot;00CF1159&quot;/&gt;&lt;wsp:rsid wsp:val=&quot;00CF1355&quot;/&gt;&lt;wsp:rsid wsp:val=&quot;00CF1417&quot;/&gt;&lt;wsp:rsid wsp:val=&quot;00CF1623&quot;/&gt;&lt;wsp:rsid wsp:val=&quot;00CF166E&quot;/&gt;&lt;wsp:rsid wsp:val=&quot;00CF18E9&quot;/&gt;&lt;wsp:rsid wsp:val=&quot;00CF1B78&quot;/&gt;&lt;wsp:rsid wsp:val=&quot;00CF1EFA&quot;/&gt;&lt;wsp:rsid wsp:val=&quot;00CF1F45&quot;/&gt;&lt;wsp:rsid wsp:val=&quot;00CF2310&quot;/&gt;&lt;wsp:rsid wsp:val=&quot;00CF2439&quot;/&gt;&lt;wsp:rsid wsp:val=&quot;00CF24E4&quot;/&gt;&lt;wsp:rsid wsp:val=&quot;00CF2648&quot;/&gt;&lt;wsp:rsid wsp:val=&quot;00CF27A0&quot;/&gt;&lt;wsp:rsid wsp:val=&quot;00CF27BF&quot;/&gt;&lt;wsp:rsid wsp:val=&quot;00CF2BB8&quot;/&gt;&lt;wsp:rsid wsp:val=&quot;00CF2C99&quot;/&gt;&lt;wsp:rsid wsp:val=&quot;00CF2EBE&quot;/&gt;&lt;wsp:rsid wsp:val=&quot;00CF32EB&quot;/&gt;&lt;wsp:rsid wsp:val=&quot;00CF33C8&quot;/&gt;&lt;wsp:rsid wsp:val=&quot;00CF360F&quot;/&gt;&lt;wsp:rsid wsp:val=&quot;00CF3891&quot;/&gt;&lt;wsp:rsid wsp:val=&quot;00CF39AC&quot;/&gt;&lt;wsp:rsid wsp:val=&quot;00CF3ADB&quot;/&gt;&lt;wsp:rsid wsp:val=&quot;00CF3CE7&quot;/&gt;&lt;wsp:rsid wsp:val=&quot;00CF3DDA&quot;/&gt;&lt;wsp:rsid wsp:val=&quot;00CF3E7D&quot;/&gt;&lt;wsp:rsid wsp:val=&quot;00CF40A5&quot;/&gt;&lt;wsp:rsid wsp:val=&quot;00CF40CD&quot;/&gt;&lt;wsp:rsid wsp:val=&quot;00CF44BA&quot;/&gt;&lt;wsp:rsid wsp:val=&quot;00CF45BB&quot;/&gt;&lt;wsp:rsid wsp:val=&quot;00CF4624&quot;/&gt;&lt;wsp:rsid wsp:val=&quot;00CF48A3&quot;/&gt;&lt;wsp:rsid wsp:val=&quot;00CF48FB&quot;/&gt;&lt;wsp:rsid wsp:val=&quot;00CF4AA5&quot;/&gt;&lt;wsp:rsid wsp:val=&quot;00CF4C6C&quot;/&gt;&lt;wsp:rsid wsp:val=&quot;00CF4F36&quot;/&gt;&lt;wsp:rsid wsp:val=&quot;00CF5130&quot;/&gt;&lt;wsp:rsid wsp:val=&quot;00CF5206&quot;/&gt;&lt;wsp:rsid wsp:val=&quot;00CF5215&quot;/&gt;&lt;wsp:rsid wsp:val=&quot;00CF5375&quot;/&gt;&lt;wsp:rsid wsp:val=&quot;00CF57FD&quot;/&gt;&lt;wsp:rsid wsp:val=&quot;00CF5845&quot;/&gt;&lt;wsp:rsid wsp:val=&quot;00CF584C&quot;/&gt;&lt;wsp:rsid wsp:val=&quot;00CF5D12&quot;/&gt;&lt;wsp:rsid wsp:val=&quot;00CF5D21&quot;/&gt;&lt;wsp:rsid wsp:val=&quot;00CF5D66&quot;/&gt;&lt;wsp:rsid wsp:val=&quot;00CF622C&quot;/&gt;&lt;wsp:rsid wsp:val=&quot;00CF637D&quot;/&gt;&lt;wsp:rsid wsp:val=&quot;00CF63A2&quot;/&gt;&lt;wsp:rsid wsp:val=&quot;00CF64E2&quot;/&gt;&lt;wsp:rsid wsp:val=&quot;00CF6589&quot;/&gt;&lt;wsp:rsid wsp:val=&quot;00CF6A01&quot;/&gt;&lt;wsp:rsid wsp:val=&quot;00CF6B44&quot;/&gt;&lt;wsp:rsid wsp:val=&quot;00CF6C84&quot;/&gt;&lt;wsp:rsid wsp:val=&quot;00CF6FD5&quot;/&gt;&lt;wsp:rsid wsp:val=&quot;00CF724B&quot;/&gt;&lt;wsp:rsid wsp:val=&quot;00CF734A&quot;/&gt;&lt;wsp:rsid wsp:val=&quot;00CF752C&quot;/&gt;&lt;wsp:rsid wsp:val=&quot;00CF7621&quot;/&gt;&lt;wsp:rsid wsp:val=&quot;00CF772E&quot;/&gt;&lt;wsp:rsid wsp:val=&quot;00CF7875&quot;/&gt;&lt;wsp:rsid wsp:val=&quot;00CF791E&quot;/&gt;&lt;wsp:rsid wsp:val=&quot;00CF7AF6&quot;/&gt;&lt;wsp:rsid wsp:val=&quot;00CF7C19&quot;/&gt;&lt;wsp:rsid wsp:val=&quot;00CF7C3B&quot;/&gt;&lt;wsp:rsid wsp:val=&quot;00CF7CA5&quot;/&gt;&lt;wsp:rsid wsp:val=&quot;00CF7FAF&quot;/&gt;&lt;wsp:rsid wsp:val=&quot;00D0004C&quot;/&gt;&lt;wsp:rsid wsp:val=&quot;00D0018B&quot;/&gt;&lt;wsp:rsid wsp:val=&quot;00D001B3&quot;/&gt;&lt;wsp:rsid wsp:val=&quot;00D002F5&quot;/&gt;&lt;wsp:rsid wsp:val=&quot;00D00393&quot;/&gt;&lt;wsp:rsid wsp:val=&quot;00D007D4&quot;/&gt;&lt;wsp:rsid wsp:val=&quot;00D00A41&quot;/&gt;&lt;wsp:rsid wsp:val=&quot;00D00B71&quot;/&gt;&lt;wsp:rsid wsp:val=&quot;00D00DD7&quot;/&gt;&lt;wsp:rsid wsp:val=&quot;00D00E1D&quot;/&gt;&lt;wsp:rsid wsp:val=&quot;00D00ECA&quot;/&gt;&lt;wsp:rsid wsp:val=&quot;00D010D3&quot;/&gt;&lt;wsp:rsid wsp:val=&quot;00D011E5&quot;/&gt;&lt;wsp:rsid wsp:val=&quot;00D011EB&quot;/&gt;&lt;wsp:rsid wsp:val=&quot;00D012E4&quot;/&gt;&lt;wsp:rsid wsp:val=&quot;00D01660&quot;/&gt;&lt;wsp:rsid wsp:val=&quot;00D019D7&quot;/&gt;&lt;wsp:rsid wsp:val=&quot;00D01B07&quot;/&gt;&lt;wsp:rsid wsp:val=&quot;00D021AB&quot;/&gt;&lt;wsp:rsid wsp:val=&quot;00D02245&quot;/&gt;&lt;wsp:rsid wsp:val=&quot;00D02283&quot;/&gt;&lt;wsp:rsid wsp:val=&quot;00D02302&quot;/&gt;&lt;wsp:rsid wsp:val=&quot;00D02338&quot;/&gt;&lt;wsp:rsid wsp:val=&quot;00D023E0&quot;/&gt;&lt;wsp:rsid wsp:val=&quot;00D026B3&quot;/&gt;&lt;wsp:rsid wsp:val=&quot;00D026EF&quot;/&gt;&lt;wsp:rsid wsp:val=&quot;00D026FD&quot;/&gt;&lt;wsp:rsid wsp:val=&quot;00D0273B&quot;/&gt;&lt;wsp:rsid wsp:val=&quot;00D027CA&quot;/&gt;&lt;wsp:rsid wsp:val=&quot;00D02842&quot;/&gt;&lt;wsp:rsid wsp:val=&quot;00D02996&quot;/&gt;&lt;wsp:rsid wsp:val=&quot;00D02A0F&quot;/&gt;&lt;wsp:rsid wsp:val=&quot;00D02C0C&quot;/&gt;&lt;wsp:rsid wsp:val=&quot;00D02C66&quot;/&gt;&lt;wsp:rsid wsp:val=&quot;00D02D81&quot;/&gt;&lt;wsp:rsid wsp:val=&quot;00D03071&quot;/&gt;&lt;wsp:rsid wsp:val=&quot;00D0312D&quot;/&gt;&lt;wsp:rsid wsp:val=&quot;00D03234&quot;/&gt;&lt;wsp:rsid wsp:val=&quot;00D032C9&quot;/&gt;&lt;wsp:rsid wsp:val=&quot;00D03363&quot;/&gt;&lt;wsp:rsid wsp:val=&quot;00D03403&quot;/&gt;&lt;wsp:rsid wsp:val=&quot;00D034A0&quot;/&gt;&lt;wsp:rsid wsp:val=&quot;00D03562&quot;/&gt;&lt;wsp:rsid wsp:val=&quot;00D035A0&quot;/&gt;&lt;wsp:rsid wsp:val=&quot;00D03A47&quot;/&gt;&lt;wsp:rsid wsp:val=&quot;00D03A92&quot;/&gt;&lt;wsp:rsid wsp:val=&quot;00D03B66&quot;/&gt;&lt;wsp:rsid wsp:val=&quot;00D03C46&quot;/&gt;&lt;wsp:rsid wsp:val=&quot;00D0414C&quot;/&gt;&lt;wsp:rsid wsp:val=&quot;00D043A0&quot;/&gt;&lt;wsp:rsid wsp:val=&quot;00D043BF&quot;/&gt;&lt;wsp:rsid wsp:val=&quot;00D044F5&quot;/&gt;&lt;wsp:rsid wsp:val=&quot;00D0456C&quot;/&gt;&lt;wsp:rsid wsp:val=&quot;00D0465C&quot;/&gt;&lt;wsp:rsid wsp:val=&quot;00D046EF&quot;/&gt;&lt;wsp:rsid wsp:val=&quot;00D047FE&quot;/&gt;&lt;wsp:rsid wsp:val=&quot;00D048D9&quot;/&gt;&lt;wsp:rsid wsp:val=&quot;00D048F8&quot;/&gt;&lt;wsp:rsid wsp:val=&quot;00D0492F&quot;/&gt;&lt;wsp:rsid wsp:val=&quot;00D049CE&quot;/&gt;&lt;wsp:rsid wsp:val=&quot;00D049E1&quot;/&gt;&lt;wsp:rsid wsp:val=&quot;00D04C48&quot;/&gt;&lt;wsp:rsid wsp:val=&quot;00D04DE4&quot;/&gt;&lt;wsp:rsid wsp:val=&quot;00D04DEE&quot;/&gt;&lt;wsp:rsid wsp:val=&quot;00D04EBC&quot;/&gt;&lt;wsp:rsid wsp:val=&quot;00D05176&quot;/&gt;&lt;wsp:rsid wsp:val=&quot;00D0580E&quot;/&gt;&lt;wsp:rsid wsp:val=&quot;00D05BD3&quot;/&gt;&lt;wsp:rsid wsp:val=&quot;00D05CD1&quot;/&gt;&lt;wsp:rsid wsp:val=&quot;00D05D59&quot;/&gt;&lt;wsp:rsid wsp:val=&quot;00D05E91&quot;/&gt;&lt;wsp:rsid wsp:val=&quot;00D05F4B&quot;/&gt;&lt;wsp:rsid wsp:val=&quot;00D0637E&quot;/&gt;&lt;wsp:rsid wsp:val=&quot;00D064AC&quot;/&gt;&lt;wsp:rsid wsp:val=&quot;00D0651F&quot;/&gt;&lt;wsp:rsid wsp:val=&quot;00D06672&quot;/&gt;&lt;wsp:rsid wsp:val=&quot;00D06695&quot;/&gt;&lt;wsp:rsid wsp:val=&quot;00D066CB&quot;/&gt;&lt;wsp:rsid wsp:val=&quot;00D06848&quot;/&gt;&lt;wsp:rsid wsp:val=&quot;00D06894&quot;/&gt;&lt;wsp:rsid wsp:val=&quot;00D06AC2&quot;/&gt;&lt;wsp:rsid wsp:val=&quot;00D06C5E&quot;/&gt;&lt;wsp:rsid wsp:val=&quot;00D06DEF&quot;/&gt;&lt;wsp:rsid wsp:val=&quot;00D06F4C&quot;/&gt;&lt;wsp:rsid wsp:val=&quot;00D07176&quot;/&gt;&lt;wsp:rsid wsp:val=&quot;00D071AA&quot;/&gt;&lt;wsp:rsid wsp:val=&quot;00D073AE&quot;/&gt;&lt;wsp:rsid wsp:val=&quot;00D073FE&quot;/&gt;&lt;wsp:rsid wsp:val=&quot;00D0752E&quot;/&gt;&lt;wsp:rsid wsp:val=&quot;00D07640&quot;/&gt;&lt;wsp:rsid wsp:val=&quot;00D076BB&quot;/&gt;&lt;wsp:rsid wsp:val=&quot;00D07854&quot;/&gt;&lt;wsp:rsid wsp:val=&quot;00D0792A&quot;/&gt;&lt;wsp:rsid wsp:val=&quot;00D07C64&quot;/&gt;&lt;wsp:rsid wsp:val=&quot;00D07E60&quot;/&gt;&lt;wsp:rsid wsp:val=&quot;00D07F86&quot;/&gt;&lt;wsp:rsid wsp:val=&quot;00D10000&quot;/&gt;&lt;wsp:rsid wsp:val=&quot;00D1025B&quot;/&gt;&lt;wsp:rsid wsp:val=&quot;00D10489&quot;/&gt;&lt;wsp:rsid wsp:val=&quot;00D1061F&quot;/&gt;&lt;wsp:rsid wsp:val=&quot;00D106DD&quot;/&gt;&lt;wsp:rsid wsp:val=&quot;00D106EF&quot;/&gt;&lt;wsp:rsid wsp:val=&quot;00D1089B&quot;/&gt;&lt;wsp:rsid wsp:val=&quot;00D108A2&quot;/&gt;&lt;wsp:rsid wsp:val=&quot;00D10AE5&quot;/&gt;&lt;wsp:rsid wsp:val=&quot;00D10DFB&quot;/&gt;&lt;wsp:rsid wsp:val=&quot;00D11190&quot;/&gt;&lt;wsp:rsid wsp:val=&quot;00D1142E&quot;/&gt;&lt;wsp:rsid wsp:val=&quot;00D115C0&quot;/&gt;&lt;wsp:rsid wsp:val=&quot;00D11833&quot;/&gt;&lt;wsp:rsid wsp:val=&quot;00D1186B&quot;/&gt;&lt;wsp:rsid wsp:val=&quot;00D11BF6&quot;/&gt;&lt;wsp:rsid wsp:val=&quot;00D11C01&quot;/&gt;&lt;wsp:rsid wsp:val=&quot;00D11C6A&quot;/&gt;&lt;wsp:rsid wsp:val=&quot;00D11D38&quot;/&gt;&lt;wsp:rsid wsp:val=&quot;00D11F09&quot;/&gt;&lt;wsp:rsid wsp:val=&quot;00D1213C&quot;/&gt;&lt;wsp:rsid wsp:val=&quot;00D121AE&quot;/&gt;&lt;wsp:rsid wsp:val=&quot;00D12507&quot;/&gt;&lt;wsp:rsid wsp:val=&quot;00D125D4&quot;/&gt;&lt;wsp:rsid wsp:val=&quot;00D127AD&quot;/&gt;&lt;wsp:rsid wsp:val=&quot;00D129BC&quot;/&gt;&lt;wsp:rsid wsp:val=&quot;00D12A25&quot;/&gt;&lt;wsp:rsid wsp:val=&quot;00D12C1B&quot;/&gt;&lt;wsp:rsid wsp:val=&quot;00D12DAC&quot;/&gt;&lt;wsp:rsid wsp:val=&quot;00D12DE7&quot;/&gt;&lt;wsp:rsid wsp:val=&quot;00D12F34&quot;/&gt;&lt;wsp:rsid wsp:val=&quot;00D12F3C&quot;/&gt;&lt;wsp:rsid wsp:val=&quot;00D1328E&quot;/&gt;&lt;wsp:rsid wsp:val=&quot;00D133DB&quot;/&gt;&lt;wsp:rsid wsp:val=&quot;00D13499&quot;/&gt;&lt;wsp:rsid wsp:val=&quot;00D13A46&quot;/&gt;&lt;wsp:rsid wsp:val=&quot;00D13A4E&quot;/&gt;&lt;wsp:rsid wsp:val=&quot;00D13B31&quot;/&gt;&lt;wsp:rsid wsp:val=&quot;00D140FE&quot;/&gt;&lt;wsp:rsid wsp:val=&quot;00D142B2&quot;/&gt;&lt;wsp:rsid wsp:val=&quot;00D1437B&quot;/&gt;&lt;wsp:rsid wsp:val=&quot;00D1451B&quot;/&gt;&lt;wsp:rsid wsp:val=&quot;00D14521&quot;/&gt;&lt;wsp:rsid wsp:val=&quot;00D1461F&quot;/&gt;&lt;wsp:rsid wsp:val=&quot;00D14875&quot;/&gt;&lt;wsp:rsid wsp:val=&quot;00D149AF&quot;/&gt;&lt;wsp:rsid wsp:val=&quot;00D14A21&quot;/&gt;&lt;wsp:rsid wsp:val=&quot;00D14B88&quot;/&gt;&lt;wsp:rsid wsp:val=&quot;00D14D27&quot;/&gt;&lt;wsp:rsid wsp:val=&quot;00D15032&quot;/&gt;&lt;wsp:rsid wsp:val=&quot;00D15069&quot;/&gt;&lt;wsp:rsid wsp:val=&quot;00D151C8&quot;/&gt;&lt;wsp:rsid wsp:val=&quot;00D15249&quot;/&gt;&lt;wsp:rsid wsp:val=&quot;00D15513&quot;/&gt;&lt;wsp:rsid wsp:val=&quot;00D15649&quot;/&gt;&lt;wsp:rsid wsp:val=&quot;00D15834&quot;/&gt;&lt;wsp:rsid wsp:val=&quot;00D15844&quot;/&gt;&lt;wsp:rsid wsp:val=&quot;00D1598D&quot;/&gt;&lt;wsp:rsid wsp:val=&quot;00D15BCA&quot;/&gt;&lt;wsp:rsid wsp:val=&quot;00D15CB9&quot;/&gt;&lt;wsp:rsid wsp:val=&quot;00D15E0A&quot;/&gt;&lt;wsp:rsid wsp:val=&quot;00D15F3B&quot;/&gt;&lt;wsp:rsid wsp:val=&quot;00D16062&quot;/&gt;&lt;wsp:rsid wsp:val=&quot;00D16153&quot;/&gt;&lt;wsp:rsid wsp:val=&quot;00D164A4&quot;/&gt;&lt;wsp:rsid wsp:val=&quot;00D16548&quot;/&gt;&lt;wsp:rsid wsp:val=&quot;00D1661F&quot;/&gt;&lt;wsp:rsid wsp:val=&quot;00D16668&quot;/&gt;&lt;wsp:rsid wsp:val=&quot;00D16AF7&quot;/&gt;&lt;wsp:rsid wsp:val=&quot;00D16BA3&quot;/&gt;&lt;wsp:rsid wsp:val=&quot;00D16D2D&quot;/&gt;&lt;wsp:rsid wsp:val=&quot;00D16DA4&quot;/&gt;&lt;wsp:rsid wsp:val=&quot;00D16DBA&quot;/&gt;&lt;wsp:rsid wsp:val=&quot;00D16F87&quot;/&gt;&lt;wsp:rsid wsp:val=&quot;00D172E6&quot;/&gt;&lt;wsp:rsid wsp:val=&quot;00D173F9&quot;/&gt;&lt;wsp:rsid wsp:val=&quot;00D174DD&quot;/&gt;&lt;wsp:rsid wsp:val=&quot;00D1763A&quot;/&gt;&lt;wsp:rsid wsp:val=&quot;00D17C0E&quot;/&gt;&lt;wsp:rsid wsp:val=&quot;00D17C3E&quot;/&gt;&lt;wsp:rsid wsp:val=&quot;00D17CA4&quot;/&gt;&lt;wsp:rsid wsp:val=&quot;00D17D3C&quot;/&gt;&lt;wsp:rsid wsp:val=&quot;00D17F54&quot;/&gt;&lt;wsp:rsid wsp:val=&quot;00D2018E&quot;/&gt;&lt;wsp:rsid wsp:val=&quot;00D2029F&quot;/&gt;&lt;wsp:rsid wsp:val=&quot;00D2055A&quot;/&gt;&lt;wsp:rsid wsp:val=&quot;00D2062F&quot;/&gt;&lt;wsp:rsid wsp:val=&quot;00D20AC6&quot;/&gt;&lt;wsp:rsid wsp:val=&quot;00D20B38&quot;/&gt;&lt;wsp:rsid wsp:val=&quot;00D20B5B&quot;/&gt;&lt;wsp:rsid wsp:val=&quot;00D20C45&quot;/&gt;&lt;wsp:rsid wsp:val=&quot;00D20C7D&quot;/&gt;&lt;wsp:rsid wsp:val=&quot;00D20E30&quot;/&gt;&lt;wsp:rsid wsp:val=&quot;00D20E68&quot;/&gt;&lt;wsp:rsid wsp:val=&quot;00D2111A&quot;/&gt;&lt;wsp:rsid wsp:val=&quot;00D212CB&quot;/&gt;&lt;wsp:rsid wsp:val=&quot;00D2146F&quot;/&gt;&lt;wsp:rsid wsp:val=&quot;00D2150F&quot;/&gt;&lt;wsp:rsid wsp:val=&quot;00D21543&quot;/&gt;&lt;wsp:rsid wsp:val=&quot;00D215EF&quot;/&gt;&lt;wsp:rsid wsp:val=&quot;00D21615&quot;/&gt;&lt;wsp:rsid wsp:val=&quot;00D216B8&quot;/&gt;&lt;wsp:rsid wsp:val=&quot;00D2170D&quot;/&gt;&lt;wsp:rsid wsp:val=&quot;00D21721&quot;/&gt;&lt;wsp:rsid wsp:val=&quot;00D21725&quot;/&gt;&lt;wsp:rsid wsp:val=&quot;00D2175F&quot;/&gt;&lt;wsp:rsid wsp:val=&quot;00D217C4&quot;/&gt;&lt;wsp:rsid wsp:val=&quot;00D21A2A&quot;/&gt;&lt;wsp:rsid wsp:val=&quot;00D21D47&quot;/&gt;&lt;wsp:rsid wsp:val=&quot;00D22157&quot;/&gt;&lt;wsp:rsid wsp:val=&quot;00D221E2&quot;/&gt;&lt;wsp:rsid wsp:val=&quot;00D2254D&quot;/&gt;&lt;wsp:rsid wsp:val=&quot;00D22674&quot;/&gt;&lt;wsp:rsid wsp:val=&quot;00D22BE5&quot;/&gt;&lt;wsp:rsid wsp:val=&quot;00D22DE5&quot;/&gt;&lt;wsp:rsid wsp:val=&quot;00D2335A&quot;/&gt;&lt;wsp:rsid wsp:val=&quot;00D233DA&quot;/&gt;&lt;wsp:rsid wsp:val=&quot;00D235BC&quot;/&gt;&lt;wsp:rsid wsp:val=&quot;00D2366E&quot;/&gt;&lt;wsp:rsid wsp:val=&quot;00D2370B&quot;/&gt;&lt;wsp:rsid wsp:val=&quot;00D23717&quot;/&gt;&lt;wsp:rsid wsp:val=&quot;00D23890&quot;/&gt;&lt;wsp:rsid wsp:val=&quot;00D23C6E&quot;/&gt;&lt;wsp:rsid wsp:val=&quot;00D23D6E&quot;/&gt;&lt;wsp:rsid wsp:val=&quot;00D23E99&quot;/&gt;&lt;wsp:rsid wsp:val=&quot;00D24050&quot;/&gt;&lt;wsp:rsid wsp:val=&quot;00D24314&quot;/&gt;&lt;wsp:rsid wsp:val=&quot;00D2442B&quot;/&gt;&lt;wsp:rsid wsp:val=&quot;00D24503&quot;/&gt;&lt;wsp:rsid wsp:val=&quot;00D2483A&quot;/&gt;&lt;wsp:rsid wsp:val=&quot;00D2485D&quot;/&gt;&lt;wsp:rsid wsp:val=&quot;00D248A0&quot;/&gt;&lt;wsp:rsid wsp:val=&quot;00D248D2&quot;/&gt;&lt;wsp:rsid wsp:val=&quot;00D24999&quot;/&gt;&lt;wsp:rsid wsp:val=&quot;00D24B13&quot;/&gt;&lt;wsp:rsid wsp:val=&quot;00D24C68&quot;/&gt;&lt;wsp:rsid wsp:val=&quot;00D24E9E&quot;/&gt;&lt;wsp:rsid wsp:val=&quot;00D25011&quot;/&gt;&lt;wsp:rsid wsp:val=&quot;00D255DF&quot;/&gt;&lt;wsp:rsid wsp:val=&quot;00D255F3&quot;/&gt;&lt;wsp:rsid wsp:val=&quot;00D25715&quot;/&gt;&lt;wsp:rsid wsp:val=&quot;00D257EE&quot;/&gt;&lt;wsp:rsid wsp:val=&quot;00D25990&quot;/&gt;&lt;wsp:rsid wsp:val=&quot;00D25BEE&quot;/&gt;&lt;wsp:rsid wsp:val=&quot;00D25D54&quot;/&gt;&lt;wsp:rsid wsp:val=&quot;00D25E23&quot;/&gt;&lt;wsp:rsid wsp:val=&quot;00D25F78&quot;/&gt;&lt;wsp:rsid wsp:val=&quot;00D260BB&quot;/&gt;&lt;wsp:rsid wsp:val=&quot;00D2646B&quot;/&gt;&lt;wsp:rsid wsp:val=&quot;00D26985&quot;/&gt;&lt;wsp:rsid wsp:val=&quot;00D26BAA&quot;/&gt;&lt;wsp:rsid wsp:val=&quot;00D26CF2&quot;/&gt;&lt;wsp:rsid wsp:val=&quot;00D26DE6&quot;/&gt;&lt;wsp:rsid wsp:val=&quot;00D26DE8&quot;/&gt;&lt;wsp:rsid wsp:val=&quot;00D26EC7&quot;/&gt;&lt;wsp:rsid wsp:val=&quot;00D27594&quot;/&gt;&lt;wsp:rsid wsp:val=&quot;00D2780E&quot;/&gt;&lt;wsp:rsid wsp:val=&quot;00D27A8E&quot;/&gt;&lt;wsp:rsid wsp:val=&quot;00D27B08&quot;/&gt;&lt;wsp:rsid wsp:val=&quot;00D27BF5&quot;/&gt;&lt;wsp:rsid wsp:val=&quot;00D27DA8&quot;/&gt;&lt;wsp:rsid wsp:val=&quot;00D27E14&quot;/&gt;&lt;wsp:rsid wsp:val=&quot;00D27E63&quot;/&gt;&lt;wsp:rsid wsp:val=&quot;00D3006D&quot;/&gt;&lt;wsp:rsid wsp:val=&quot;00D303B1&quot;/&gt;&lt;wsp:rsid wsp:val=&quot;00D303F1&quot;/&gt;&lt;wsp:rsid wsp:val=&quot;00D30455&quot;/&gt;&lt;wsp:rsid wsp:val=&quot;00D30A81&quot;/&gt;&lt;wsp:rsid wsp:val=&quot;00D30DCC&quot;/&gt;&lt;wsp:rsid wsp:val=&quot;00D31027&quot;/&gt;&lt;wsp:rsid wsp:val=&quot;00D3103D&quot;/&gt;&lt;wsp:rsid wsp:val=&quot;00D31090&quot;/&gt;&lt;wsp:rsid wsp:val=&quot;00D311A4&quot;/&gt;&lt;wsp:rsid wsp:val=&quot;00D31245&quot;/&gt;&lt;wsp:rsid wsp:val=&quot;00D31395&quot;/&gt;&lt;wsp:rsid wsp:val=&quot;00D313D0&quot;/&gt;&lt;wsp:rsid wsp:val=&quot;00D315E3&quot;/&gt;&lt;wsp:rsid wsp:val=&quot;00D3170A&quot;/&gt;&lt;wsp:rsid wsp:val=&quot;00D31731&quot;/&gt;&lt;wsp:rsid wsp:val=&quot;00D319E4&quot;/&gt;&lt;wsp:rsid wsp:val=&quot;00D31B48&quot;/&gt;&lt;wsp:rsid wsp:val=&quot;00D31BB8&quot;/&gt;&lt;wsp:rsid wsp:val=&quot;00D31C10&quot;/&gt;&lt;wsp:rsid wsp:val=&quot;00D31C9B&quot;/&gt;&lt;wsp:rsid wsp:val=&quot;00D31DEA&quot;/&gt;&lt;wsp:rsid wsp:val=&quot;00D3203A&quot;/&gt;&lt;wsp:rsid wsp:val=&quot;00D320B4&quot;/&gt;&lt;wsp:rsid wsp:val=&quot;00D323EC&quot;/&gt;&lt;wsp:rsid wsp:val=&quot;00D324B0&quot;/&gt;&lt;wsp:rsid wsp:val=&quot;00D324D3&quot;/&gt;&lt;wsp:rsid wsp:val=&quot;00D32E2C&quot;/&gt;&lt;wsp:rsid wsp:val=&quot;00D3340B&quot;/&gt;&lt;wsp:rsid wsp:val=&quot;00D335A8&quot;/&gt;&lt;wsp:rsid wsp:val=&quot;00D336E2&quot;/&gt;&lt;wsp:rsid wsp:val=&quot;00D3380E&quot;/&gt;&lt;wsp:rsid wsp:val=&quot;00D33B28&quot;/&gt;&lt;wsp:rsid wsp:val=&quot;00D33D67&quot;/&gt;&lt;wsp:rsid wsp:val=&quot;00D33DED&quot;/&gt;&lt;wsp:rsid wsp:val=&quot;00D34048&quot;/&gt;&lt;wsp:rsid wsp:val=&quot;00D34078&quot;/&gt;&lt;wsp:rsid wsp:val=&quot;00D34238&quot;/&gt;&lt;wsp:rsid wsp:val=&quot;00D344AA&quot;/&gt;&lt;wsp:rsid wsp:val=&quot;00D34645&quot;/&gt;&lt;wsp:rsid wsp:val=&quot;00D346B5&quot;/&gt;&lt;wsp:rsid wsp:val=&quot;00D34828&quot;/&gt;&lt;wsp:rsid wsp:val=&quot;00D348CA&quot;/&gt;&lt;wsp:rsid wsp:val=&quot;00D349DA&quot;/&gt;&lt;wsp:rsid wsp:val=&quot;00D34B74&quot;/&gt;&lt;wsp:rsid wsp:val=&quot;00D34BFF&quot;/&gt;&lt;wsp:rsid wsp:val=&quot;00D34EBC&quot;/&gt;&lt;wsp:rsid wsp:val=&quot;00D34EE4&quot;/&gt;&lt;wsp:rsid wsp:val=&quot;00D35059&quot;/&gt;&lt;wsp:rsid wsp:val=&quot;00D356BF&quot;/&gt;&lt;wsp:rsid wsp:val=&quot;00D356D7&quot;/&gt;&lt;wsp:rsid wsp:val=&quot;00D35830&quot;/&gt;&lt;wsp:rsid wsp:val=&quot;00D35A44&quot;/&gt;&lt;wsp:rsid wsp:val=&quot;00D35A7B&quot;/&gt;&lt;wsp:rsid wsp:val=&quot;00D35B73&quot;/&gt;&lt;wsp:rsid wsp:val=&quot;00D35D4A&quot;/&gt;&lt;wsp:rsid wsp:val=&quot;00D35E37&quot;/&gt;&lt;wsp:rsid wsp:val=&quot;00D35EEB&quot;/&gt;&lt;wsp:rsid wsp:val=&quot;00D35F2D&quot;/&gt;&lt;wsp:rsid wsp:val=&quot;00D3633D&quot;/&gt;&lt;wsp:rsid wsp:val=&quot;00D36465&quot;/&gt;&lt;wsp:rsid wsp:val=&quot;00D369D6&quot;/&gt;&lt;wsp:rsid wsp:val=&quot;00D36AFE&quot;/&gt;&lt;wsp:rsid wsp:val=&quot;00D36B5C&quot;/&gt;&lt;wsp:rsid wsp:val=&quot;00D36C7F&quot;/&gt;&lt;wsp:rsid wsp:val=&quot;00D36D67&quot;/&gt;&lt;wsp:rsid wsp:val=&quot;00D36E00&quot;/&gt;&lt;wsp:rsid wsp:val=&quot;00D36F68&quot;/&gt;&lt;wsp:rsid wsp:val=&quot;00D36F9E&quot;/&gt;&lt;wsp:rsid wsp:val=&quot;00D3705F&quot;/&gt;&lt;wsp:rsid wsp:val=&quot;00D370C8&quot;/&gt;&lt;wsp:rsid wsp:val=&quot;00D37115&quot;/&gt;&lt;wsp:rsid wsp:val=&quot;00D372FC&quot;/&gt;&lt;wsp:rsid wsp:val=&quot;00D37623&quot;/&gt;&lt;wsp:rsid wsp:val=&quot;00D3776E&quot;/&gt;&lt;wsp:rsid wsp:val=&quot;00D377C8&quot;/&gt;&lt;wsp:rsid wsp:val=&quot;00D37A6C&quot;/&gt;&lt;wsp:rsid wsp:val=&quot;00D37B45&quot;/&gt;&lt;wsp:rsid wsp:val=&quot;00D37BC5&quot;/&gt;&lt;wsp:rsid wsp:val=&quot;00D37BED&quot;/&gt;&lt;wsp:rsid wsp:val=&quot;00D37D4F&quot;/&gt;&lt;wsp:rsid wsp:val=&quot;00D37DBE&quot;/&gt;&lt;wsp:rsid wsp:val=&quot;00D37FD9&quot;/&gt;&lt;wsp:rsid wsp:val=&quot;00D402C2&quot;/&gt;&lt;wsp:rsid wsp:val=&quot;00D4030A&quot;/&gt;&lt;wsp:rsid wsp:val=&quot;00D4055D&quot;/&gt;&lt;wsp:rsid wsp:val=&quot;00D40582&quot;/&gt;&lt;wsp:rsid wsp:val=&quot;00D405F3&quot;/&gt;&lt;wsp:rsid wsp:val=&quot;00D4061E&quot;/&gt;&lt;wsp:rsid wsp:val=&quot;00D4064D&quot;/&gt;&lt;wsp:rsid wsp:val=&quot;00D40654&quot;/&gt;&lt;wsp:rsid wsp:val=&quot;00D409AB&quot;/&gt;&lt;wsp:rsid wsp:val=&quot;00D409AE&quot;/&gt;&lt;wsp:rsid wsp:val=&quot;00D40A4D&quot;/&gt;&lt;wsp:rsid wsp:val=&quot;00D40B67&quot;/&gt;&lt;wsp:rsid wsp:val=&quot;00D40CF7&quot;/&gt;&lt;wsp:rsid wsp:val=&quot;00D40EB8&quot;/&gt;&lt;wsp:rsid wsp:val=&quot;00D411C0&quot;/&gt;&lt;wsp:rsid wsp:val=&quot;00D413DF&quot;/&gt;&lt;wsp:rsid wsp:val=&quot;00D41644&quot;/&gt;&lt;wsp:rsid wsp:val=&quot;00D4168F&quot;/&gt;&lt;wsp:rsid wsp:val=&quot;00D41CAA&quot;/&gt;&lt;wsp:rsid wsp:val=&quot;00D41D9E&quot;/&gt;&lt;wsp:rsid wsp:val=&quot;00D41F15&quot;/&gt;&lt;wsp:rsid wsp:val=&quot;00D41FB0&quot;/&gt;&lt;wsp:rsid wsp:val=&quot;00D41FE1&quot;/&gt;&lt;wsp:rsid wsp:val=&quot;00D42091&quot;/&gt;&lt;wsp:rsid wsp:val=&quot;00D42146&quot;/&gt;&lt;wsp:rsid wsp:val=&quot;00D42457&quot;/&gt;&lt;wsp:rsid wsp:val=&quot;00D42544&quot;/&gt;&lt;wsp:rsid wsp:val=&quot;00D427DA&quot;/&gt;&lt;wsp:rsid wsp:val=&quot;00D427DE&quot;/&gt;&lt;wsp:rsid wsp:val=&quot;00D42988&quot;/&gt;&lt;wsp:rsid wsp:val=&quot;00D42A26&quot;/&gt;&lt;wsp:rsid wsp:val=&quot;00D42D2C&quot;/&gt;&lt;wsp:rsid wsp:val=&quot;00D42D53&quot;/&gt;&lt;wsp:rsid wsp:val=&quot;00D42D9D&quot;/&gt;&lt;wsp:rsid wsp:val=&quot;00D42DF8&quot;/&gt;&lt;wsp:rsid wsp:val=&quot;00D4302C&quot;/&gt;&lt;wsp:rsid wsp:val=&quot;00D430AA&quot;/&gt;&lt;wsp:rsid wsp:val=&quot;00D431E5&quot;/&gt;&lt;wsp:rsid wsp:val=&quot;00D432D7&quot;/&gt;&lt;wsp:rsid wsp:val=&quot;00D4358E&quot;/&gt;&lt;wsp:rsid wsp:val=&quot;00D436A6&quot;/&gt;&lt;wsp:rsid wsp:val=&quot;00D438B7&quot;/&gt;&lt;wsp:rsid wsp:val=&quot;00D43B90&quot;/&gt;&lt;wsp:rsid wsp:val=&quot;00D43D3A&quot;/&gt;&lt;wsp:rsid wsp:val=&quot;00D4406C&quot;/&gt;&lt;wsp:rsid wsp:val=&quot;00D440E2&quot;/&gt;&lt;wsp:rsid wsp:val=&quot;00D440FC&quot;/&gt;&lt;wsp:rsid wsp:val=&quot;00D444B1&quot;/&gt;&lt;wsp:rsid wsp:val=&quot;00D444B5&quot;/&gt;&lt;wsp:rsid wsp:val=&quot;00D445BB&quot;/&gt;&lt;wsp:rsid wsp:val=&quot;00D445E8&quot;/&gt;&lt;wsp:rsid wsp:val=&quot;00D44805&quot;/&gt;&lt;wsp:rsid wsp:val=&quot;00D44811&quot;/&gt;&lt;wsp:rsid wsp:val=&quot;00D44856&quot;/&gt;&lt;wsp:rsid wsp:val=&quot;00D44892&quot;/&gt;&lt;wsp:rsid wsp:val=&quot;00D448C9&quot;/&gt;&lt;wsp:rsid wsp:val=&quot;00D44ABD&quot;/&gt;&lt;wsp:rsid wsp:val=&quot;00D44B0B&quot;/&gt;&lt;wsp:rsid wsp:val=&quot;00D44BDF&quot;/&gt;&lt;wsp:rsid wsp:val=&quot;00D44C06&quot;/&gt;&lt;wsp:rsid wsp:val=&quot;00D44D66&quot;/&gt;&lt;wsp:rsid wsp:val=&quot;00D44E15&quot;/&gt;&lt;wsp:rsid wsp:val=&quot;00D44E73&quot;/&gt;&lt;wsp:rsid wsp:val=&quot;00D4507A&quot;/&gt;&lt;wsp:rsid wsp:val=&quot;00D450AA&quot;/&gt;&lt;wsp:rsid wsp:val=&quot;00D45112&quot;/&gt;&lt;wsp:rsid wsp:val=&quot;00D45141&quot;/&gt;&lt;wsp:rsid wsp:val=&quot;00D45239&quot;/&gt;&lt;wsp:rsid wsp:val=&quot;00D45333&quot;/&gt;&lt;wsp:rsid wsp:val=&quot;00D45552&quot;/&gt;&lt;wsp:rsid wsp:val=&quot;00D455C7&quot;/&gt;&lt;wsp:rsid wsp:val=&quot;00D455E8&quot;/&gt;&lt;wsp:rsid wsp:val=&quot;00D45619&quot;/&gt;&lt;wsp:rsid wsp:val=&quot;00D45849&quot;/&gt;&lt;wsp:rsid wsp:val=&quot;00D45888&quot;/&gt;&lt;wsp:rsid wsp:val=&quot;00D458F4&quot;/&gt;&lt;wsp:rsid wsp:val=&quot;00D45936&quot;/&gt;&lt;wsp:rsid wsp:val=&quot;00D45C42&quot;/&gt;&lt;wsp:rsid wsp:val=&quot;00D45FFD&quot;/&gt;&lt;wsp:rsid wsp:val=&quot;00D46090&quot;/&gt;&lt;wsp:rsid wsp:val=&quot;00D460BE&quot;/&gt;&lt;wsp:rsid wsp:val=&quot;00D46146&quot;/&gt;&lt;wsp:rsid wsp:val=&quot;00D4690E&quot;/&gt;&lt;wsp:rsid wsp:val=&quot;00D46AC4&quot;/&gt;&lt;wsp:rsid wsp:val=&quot;00D46ACB&quot;/&gt;&lt;wsp:rsid wsp:val=&quot;00D46D85&quot;/&gt;&lt;wsp:rsid wsp:val=&quot;00D47290&quot;/&gt;&lt;wsp:rsid wsp:val=&quot;00D474C4&quot;/&gt;&lt;wsp:rsid wsp:val=&quot;00D4774C&quot;/&gt;&lt;wsp:rsid wsp:val=&quot;00D47773&quot;/&gt;&lt;wsp:rsid wsp:val=&quot;00D47980&quot;/&gt;&lt;wsp:rsid wsp:val=&quot;00D47BD8&quot;/&gt;&lt;wsp:rsid wsp:val=&quot;00D47CC5&quot;/&gt;&lt;wsp:rsid wsp:val=&quot;00D50157&quot;/&gt;&lt;wsp:rsid wsp:val=&quot;00D5028A&quot;/&gt;&lt;wsp:rsid wsp:val=&quot;00D505EA&quot;/&gt;&lt;wsp:rsid wsp:val=&quot;00D50652&quot;/&gt;&lt;wsp:rsid wsp:val=&quot;00D506B4&quot;/&gt;&lt;wsp:rsid wsp:val=&quot;00D5089D&quot;/&gt;&lt;wsp:rsid wsp:val=&quot;00D50960&quot;/&gt;&lt;wsp:rsid wsp:val=&quot;00D50ABC&quot;/&gt;&lt;wsp:rsid wsp:val=&quot;00D50FAB&quot;/&gt;&lt;wsp:rsid wsp:val=&quot;00D5124C&quot;/&gt;&lt;wsp:rsid wsp:val=&quot;00D5137E&quot;/&gt;&lt;wsp:rsid wsp:val=&quot;00D51418&quot;/&gt;&lt;wsp:rsid wsp:val=&quot;00D514E0&quot;/&gt;&lt;wsp:rsid wsp:val=&quot;00D5153C&quot;/&gt;&lt;wsp:rsid wsp:val=&quot;00D51BE2&quot;/&gt;&lt;wsp:rsid wsp:val=&quot;00D51E42&quot;/&gt;&lt;wsp:rsid wsp:val=&quot;00D51E5F&quot;/&gt;&lt;wsp:rsid wsp:val=&quot;00D52131&quot;/&gt;&lt;wsp:rsid wsp:val=&quot;00D5233E&quot;/&gt;&lt;wsp:rsid wsp:val=&quot;00D525F9&quot;/&gt;&lt;wsp:rsid wsp:val=&quot;00D526AC&quot;/&gt;&lt;wsp:rsid wsp:val=&quot;00D527DD&quot;/&gt;&lt;wsp:rsid wsp:val=&quot;00D5295C&quot;/&gt;&lt;wsp:rsid wsp:val=&quot;00D52993&quot;/&gt;&lt;wsp:rsid wsp:val=&quot;00D52B90&quot;/&gt;&lt;wsp:rsid wsp:val=&quot;00D52FF9&quot;/&gt;&lt;wsp:rsid wsp:val=&quot;00D532CB&quot;/&gt;&lt;wsp:rsid wsp:val=&quot;00D53337&quot;/&gt;&lt;wsp:rsid wsp:val=&quot;00D53378&quot;/&gt;&lt;wsp:rsid wsp:val=&quot;00D53421&quot;/&gt;&lt;wsp:rsid wsp:val=&quot;00D5344A&quot;/&gt;&lt;wsp:rsid wsp:val=&quot;00D534E2&quot;/&gt;&lt;wsp:rsid wsp:val=&quot;00D53756&quot;/&gt;&lt;wsp:rsid wsp:val=&quot;00D53D5B&quot;/&gt;&lt;wsp:rsid wsp:val=&quot;00D53EDA&quot;/&gt;&lt;wsp:rsid wsp:val=&quot;00D54149&quot;/&gt;&lt;wsp:rsid wsp:val=&quot;00D54195&quot;/&gt;&lt;wsp:rsid wsp:val=&quot;00D5421C&quot;/&gt;&lt;wsp:rsid wsp:val=&quot;00D5431A&quot;/&gt;&lt;wsp:rsid wsp:val=&quot;00D543DC&quot;/&gt;&lt;wsp:rsid wsp:val=&quot;00D54536&quot;/&gt;&lt;wsp:rsid wsp:val=&quot;00D548F8&quot;/&gt;&lt;wsp:rsid wsp:val=&quot;00D54A33&quot;/&gt;&lt;wsp:rsid wsp:val=&quot;00D54B11&quot;/&gt;&lt;wsp:rsid wsp:val=&quot;00D54D34&quot;/&gt;&lt;wsp:rsid wsp:val=&quot;00D54E19&quot;/&gt;&lt;wsp:rsid wsp:val=&quot;00D54E68&quot;/&gt;&lt;wsp:rsid wsp:val=&quot;00D54F36&quot;/&gt;&lt;wsp:rsid wsp:val=&quot;00D5533D&quot;/&gt;&lt;wsp:rsid wsp:val=&quot;00D55460&quot;/&gt;&lt;wsp:rsid wsp:val=&quot;00D555A9&quot;/&gt;&lt;wsp:rsid wsp:val=&quot;00D55946&quot;/&gt;&lt;wsp:rsid wsp:val=&quot;00D55B84&quot;/&gt;&lt;wsp:rsid wsp:val=&quot;00D55BAB&quot;/&gt;&lt;wsp:rsid wsp:val=&quot;00D55CE5&quot;/&gt;&lt;wsp:rsid wsp:val=&quot;00D55D32&quot;/&gt;&lt;wsp:rsid wsp:val=&quot;00D55DD7&quot;/&gt;&lt;wsp:rsid wsp:val=&quot;00D55EA8&quot;/&gt;&lt;wsp:rsid wsp:val=&quot;00D5681E&quot;/&gt;&lt;wsp:rsid wsp:val=&quot;00D56AAD&quot;/&gt;&lt;wsp:rsid wsp:val=&quot;00D56DEB&quot;/&gt;&lt;wsp:rsid wsp:val=&quot;00D56E1D&quot;/&gt;&lt;wsp:rsid wsp:val=&quot;00D56FCF&quot;/&gt;&lt;wsp:rsid wsp:val=&quot;00D572AD&quot;/&gt;&lt;wsp:rsid wsp:val=&quot;00D573F7&quot;/&gt;&lt;wsp:rsid wsp:val=&quot;00D5742E&quot;/&gt;&lt;wsp:rsid wsp:val=&quot;00D574EC&quot;/&gt;&lt;wsp:rsid wsp:val=&quot;00D57593&quot;/&gt;&lt;wsp:rsid wsp:val=&quot;00D575CE&quot;/&gt;&lt;wsp:rsid wsp:val=&quot;00D575F0&quot;/&gt;&lt;wsp:rsid wsp:val=&quot;00D57786&quot;/&gt;&lt;wsp:rsid wsp:val=&quot;00D57DCC&quot;/&gt;&lt;wsp:rsid wsp:val=&quot;00D57E02&quot;/&gt;&lt;wsp:rsid wsp:val=&quot;00D57F29&quot;/&gt;&lt;wsp:rsid wsp:val=&quot;00D57FE0&quot;/&gt;&lt;wsp:rsid wsp:val=&quot;00D6006E&quot;/&gt;&lt;wsp:rsid wsp:val=&quot;00D603EB&quot;/&gt;&lt;wsp:rsid wsp:val=&quot;00D60457&quot;/&gt;&lt;wsp:rsid wsp:val=&quot;00D60909&quot;/&gt;&lt;wsp:rsid wsp:val=&quot;00D60B97&quot;/&gt;&lt;wsp:rsid wsp:val=&quot;00D60CAC&quot;/&gt;&lt;wsp:rsid wsp:val=&quot;00D60E99&quot;/&gt;&lt;wsp:rsid wsp:val=&quot;00D60F34&quot;/&gt;&lt;wsp:rsid wsp:val=&quot;00D612C5&quot;/&gt;&lt;wsp:rsid wsp:val=&quot;00D61435&quot;/&gt;&lt;wsp:rsid wsp:val=&quot;00D6180D&quot;/&gt;&lt;wsp:rsid wsp:val=&quot;00D6186F&quot;/&gt;&lt;wsp:rsid wsp:val=&quot;00D61957&quot;/&gt;&lt;wsp:rsid wsp:val=&quot;00D61A97&quot;/&gt;&lt;wsp:rsid wsp:val=&quot;00D61CE9&quot;/&gt;&lt;wsp:rsid wsp:val=&quot;00D61D0F&quot;/&gt;&lt;wsp:rsid wsp:val=&quot;00D61D9D&quot;/&gt;&lt;wsp:rsid wsp:val=&quot;00D61DC5&quot;/&gt;&lt;wsp:rsid wsp:val=&quot;00D61EB9&quot;/&gt;&lt;wsp:rsid wsp:val=&quot;00D61F0E&quot;/&gt;&lt;wsp:rsid wsp:val=&quot;00D6203F&quot;/&gt;&lt;wsp:rsid wsp:val=&quot;00D620D0&quot;/&gt;&lt;wsp:rsid wsp:val=&quot;00D621DD&quot;/&gt;&lt;wsp:rsid wsp:val=&quot;00D62263&quot;/&gt;&lt;wsp:rsid wsp:val=&quot;00D62265&quot;/&gt;&lt;wsp:rsid wsp:val=&quot;00D62349&quot;/&gt;&lt;wsp:rsid wsp:val=&quot;00D624A4&quot;/&gt;&lt;wsp:rsid wsp:val=&quot;00D624C8&quot;/&gt;&lt;wsp:rsid wsp:val=&quot;00D62699&quot;/&gt;&lt;wsp:rsid wsp:val=&quot;00D626BE&quot;/&gt;&lt;wsp:rsid wsp:val=&quot;00D62A1E&quot;/&gt;&lt;wsp:rsid wsp:val=&quot;00D62E57&quot;/&gt;&lt;wsp:rsid wsp:val=&quot;00D62EEF&quot;/&gt;&lt;wsp:rsid wsp:val=&quot;00D630CF&quot;/&gt;&lt;wsp:rsid wsp:val=&quot;00D63129&quot;/&gt;&lt;wsp:rsid wsp:val=&quot;00D63391&quot;/&gt;&lt;wsp:rsid wsp:val=&quot;00D639F5&quot;/&gt;&lt;wsp:rsid wsp:val=&quot;00D63A1E&quot;/&gt;&lt;wsp:rsid wsp:val=&quot;00D63B85&quot;/&gt;&lt;wsp:rsid wsp:val=&quot;00D63BC7&quot;/&gt;&lt;wsp:rsid wsp:val=&quot;00D63DAA&quot;/&gt;&lt;wsp:rsid wsp:val=&quot;00D63EFB&quot;/&gt;&lt;wsp:rsid wsp:val=&quot;00D6406C&quot;/&gt;&lt;wsp:rsid wsp:val=&quot;00D64186&quot;/&gt;&lt;wsp:rsid wsp:val=&quot;00D643FC&quot;/&gt;&lt;wsp:rsid wsp:val=&quot;00D64669&quot;/&gt;&lt;wsp:rsid wsp:val=&quot;00D649BA&quot;/&gt;&lt;wsp:rsid wsp:val=&quot;00D64BDF&quot;/&gt;&lt;wsp:rsid wsp:val=&quot;00D6568C&quot;/&gt;&lt;wsp:rsid wsp:val=&quot;00D6586D&quot;/&gt;&lt;wsp:rsid wsp:val=&quot;00D65878&quot;/&gt;&lt;wsp:rsid wsp:val=&quot;00D65966&quot;/&gt;&lt;wsp:rsid wsp:val=&quot;00D65A52&quot;/&gt;&lt;wsp:rsid wsp:val=&quot;00D65CC7&quot;/&gt;&lt;wsp:rsid wsp:val=&quot;00D65CD3&quot;/&gt;&lt;wsp:rsid wsp:val=&quot;00D65EE9&quot;/&gt;&lt;wsp:rsid wsp:val=&quot;00D66068&quot;/&gt;&lt;wsp:rsid wsp:val=&quot;00D6618A&quot;/&gt;&lt;wsp:rsid wsp:val=&quot;00D663F5&quot;/&gt;&lt;wsp:rsid wsp:val=&quot;00D6655A&quot;/&gt;&lt;wsp:rsid wsp:val=&quot;00D66C02&quot;/&gt;&lt;wsp:rsid wsp:val=&quot;00D66D57&quot;/&gt;&lt;wsp:rsid wsp:val=&quot;00D66D6C&quot;/&gt;&lt;wsp:rsid wsp:val=&quot;00D66EC0&quot;/&gt;&lt;wsp:rsid wsp:val=&quot;00D670B4&quot;/&gt;&lt;wsp:rsid wsp:val=&quot;00D67294&quot;/&gt;&lt;wsp:rsid wsp:val=&quot;00D672AD&quot;/&gt;&lt;wsp:rsid wsp:val=&quot;00D67534&quot;/&gt;&lt;wsp:rsid wsp:val=&quot;00D67537&quot;/&gt;&lt;wsp:rsid wsp:val=&quot;00D675EE&quot;/&gt;&lt;wsp:rsid wsp:val=&quot;00D679C2&quot;/&gt;&lt;wsp:rsid wsp:val=&quot;00D67A08&quot;/&gt;&lt;wsp:rsid wsp:val=&quot;00D67B66&quot;/&gt;&lt;wsp:rsid wsp:val=&quot;00D67C96&quot;/&gt;&lt;wsp:rsid wsp:val=&quot;00D70011&quot;/&gt;&lt;wsp:rsid wsp:val=&quot;00D700C8&quot;/&gt;&lt;wsp:rsid wsp:val=&quot;00D7026B&quot;/&gt;&lt;wsp:rsid wsp:val=&quot;00D70788&quot;/&gt;&lt;wsp:rsid wsp:val=&quot;00D70AD3&quot;/&gt;&lt;wsp:rsid wsp:val=&quot;00D70C01&quot;/&gt;&lt;wsp:rsid wsp:val=&quot;00D70C76&quot;/&gt;&lt;wsp:rsid wsp:val=&quot;00D70CDF&quot;/&gt;&lt;wsp:rsid wsp:val=&quot;00D71078&quot;/&gt;&lt;wsp:rsid wsp:val=&quot;00D710C2&quot;/&gt;&lt;wsp:rsid wsp:val=&quot;00D71603&quot;/&gt;&lt;wsp:rsid wsp:val=&quot;00D71840&quot;/&gt;&lt;wsp:rsid wsp:val=&quot;00D71841&quot;/&gt;&lt;wsp:rsid wsp:val=&quot;00D7185E&quot;/&gt;&lt;wsp:rsid wsp:val=&quot;00D7197C&quot;/&gt;&lt;wsp:rsid wsp:val=&quot;00D71A2F&quot;/&gt;&lt;wsp:rsid wsp:val=&quot;00D71DE1&quot;/&gt;&lt;wsp:rsid wsp:val=&quot;00D72146&quot;/&gt;&lt;wsp:rsid wsp:val=&quot;00D72234&quot;/&gt;&lt;wsp:rsid wsp:val=&quot;00D7297D&quot;/&gt;&lt;wsp:rsid wsp:val=&quot;00D72DB5&quot;/&gt;&lt;wsp:rsid wsp:val=&quot;00D72DD4&quot;/&gt;&lt;wsp:rsid wsp:val=&quot;00D72E69&quot;/&gt;&lt;wsp:rsid wsp:val=&quot;00D72EF0&quot;/&gt;&lt;wsp:rsid wsp:val=&quot;00D7317E&quot;/&gt;&lt;wsp:rsid wsp:val=&quot;00D731EA&quot;/&gt;&lt;wsp:rsid wsp:val=&quot;00D731F2&quot;/&gt;&lt;wsp:rsid wsp:val=&quot;00D7335A&quot;/&gt;&lt;wsp:rsid wsp:val=&quot;00D733B0&quot;/&gt;&lt;wsp:rsid wsp:val=&quot;00D7353C&quot;/&gt;&lt;wsp:rsid wsp:val=&quot;00D73781&quot;/&gt;&lt;wsp:rsid wsp:val=&quot;00D73ADD&quot;/&gt;&lt;wsp:rsid wsp:val=&quot;00D73B7F&quot;/&gt;&lt;wsp:rsid wsp:val=&quot;00D73D9C&quot;/&gt;&lt;wsp:rsid wsp:val=&quot;00D73DE5&quot;/&gt;&lt;wsp:rsid wsp:val=&quot;00D7402A&quot;/&gt;&lt;wsp:rsid wsp:val=&quot;00D7424E&quot;/&gt;&lt;wsp:rsid wsp:val=&quot;00D743AA&quot;/&gt;&lt;wsp:rsid wsp:val=&quot;00D746BF&quot;/&gt;&lt;wsp:rsid wsp:val=&quot;00D747DF&quot;/&gt;&lt;wsp:rsid wsp:val=&quot;00D7482E&quot;/&gt;&lt;wsp:rsid wsp:val=&quot;00D749BA&quot;/&gt;&lt;wsp:rsid wsp:val=&quot;00D74A96&quot;/&gt;&lt;wsp:rsid wsp:val=&quot;00D74BCC&quot;/&gt;&lt;wsp:rsid wsp:val=&quot;00D74DC5&quot;/&gt;&lt;wsp:rsid wsp:val=&quot;00D74E0C&quot;/&gt;&lt;wsp:rsid wsp:val=&quot;00D74E42&quot;/&gt;&lt;wsp:rsid wsp:val=&quot;00D750DE&quot;/&gt;&lt;wsp:rsid wsp:val=&quot;00D7513E&quot;/&gt;&lt;wsp:rsid wsp:val=&quot;00D7517B&quot;/&gt;&lt;wsp:rsid wsp:val=&quot;00D75183&quot;/&gt;&lt;wsp:rsid wsp:val=&quot;00D7518F&quot;/&gt;&lt;wsp:rsid wsp:val=&quot;00D753A6&quot;/&gt;&lt;wsp:rsid wsp:val=&quot;00D7570D&quot;/&gt;&lt;wsp:rsid wsp:val=&quot;00D757F7&quot;/&gt;&lt;wsp:rsid wsp:val=&quot;00D7582D&quot;/&gt;&lt;wsp:rsid wsp:val=&quot;00D7585B&quot;/&gt;&lt;wsp:rsid wsp:val=&quot;00D758A7&quot;/&gt;&lt;wsp:rsid wsp:val=&quot;00D758EB&quot;/&gt;&lt;wsp:rsid wsp:val=&quot;00D7591A&quot;/&gt;&lt;wsp:rsid wsp:val=&quot;00D759EB&quot;/&gt;&lt;wsp:rsid wsp:val=&quot;00D75AA9&quot;/&gt;&lt;wsp:rsid wsp:val=&quot;00D75C97&quot;/&gt;&lt;wsp:rsid wsp:val=&quot;00D75EE4&quot;/&gt;&lt;wsp:rsid wsp:val=&quot;00D75F5C&quot;/&gt;&lt;wsp:rsid wsp:val=&quot;00D76023&quot;/&gt;&lt;wsp:rsid wsp:val=&quot;00D761F9&quot;/&gt;&lt;wsp:rsid wsp:val=&quot;00D762C7&quot;/&gt;&lt;wsp:rsid wsp:val=&quot;00D76529&quot;/&gt;&lt;wsp:rsid wsp:val=&quot;00D76594&quot;/&gt;&lt;wsp:rsid wsp:val=&quot;00D7696B&quot;/&gt;&lt;wsp:rsid wsp:val=&quot;00D76AF3&quot;/&gt;&lt;wsp:rsid wsp:val=&quot;00D76F09&quot;/&gt;&lt;wsp:rsid wsp:val=&quot;00D76FD2&quot;/&gt;&lt;wsp:rsid wsp:val=&quot;00D771DE&quot;/&gt;&lt;wsp:rsid wsp:val=&quot;00D77387&quot;/&gt;&lt;wsp:rsid wsp:val=&quot;00D774B7&quot;/&gt;&lt;wsp:rsid wsp:val=&quot;00D77613&quot;/&gt;&lt;wsp:rsid wsp:val=&quot;00D77DB0&quot;/&gt;&lt;wsp:rsid wsp:val=&quot;00D800C3&quot;/&gt;&lt;wsp:rsid wsp:val=&quot;00D8014A&quot;/&gt;&lt;wsp:rsid wsp:val=&quot;00D802DF&quot;/&gt;&lt;wsp:rsid wsp:val=&quot;00D80617&quot;/&gt;&lt;wsp:rsid wsp:val=&quot;00D80AA3&quot;/&gt;&lt;wsp:rsid wsp:val=&quot;00D80AD0&quot;/&gt;&lt;wsp:rsid wsp:val=&quot;00D80C1E&quot;/&gt;&lt;wsp:rsid wsp:val=&quot;00D80E15&quot;/&gt;&lt;wsp:rsid wsp:val=&quot;00D80F4E&quot;/&gt;&lt;wsp:rsid wsp:val=&quot;00D80FD9&quot;/&gt;&lt;wsp:rsid wsp:val=&quot;00D80FEF&quot;/&gt;&lt;wsp:rsid wsp:val=&quot;00D810EA&quot;/&gt;&lt;wsp:rsid wsp:val=&quot;00D815C3&quot;/&gt;&lt;wsp:rsid wsp:val=&quot;00D816A6&quot;/&gt;&lt;wsp:rsid wsp:val=&quot;00D817C0&quot;/&gt;&lt;wsp:rsid wsp:val=&quot;00D81BA8&quot;/&gt;&lt;wsp:rsid wsp:val=&quot;00D81C01&quot;/&gt;&lt;wsp:rsid wsp:val=&quot;00D81C24&quot;/&gt;&lt;wsp:rsid wsp:val=&quot;00D81C78&quot;/&gt;&lt;wsp:rsid wsp:val=&quot;00D81E8C&quot;/&gt;&lt;wsp:rsid wsp:val=&quot;00D81EB6&quot;/&gt;&lt;wsp:rsid wsp:val=&quot;00D82092&quot;/&gt;&lt;wsp:rsid wsp:val=&quot;00D8235C&quot;/&gt;&lt;wsp:rsid wsp:val=&quot;00D82452&quot;/&gt;&lt;wsp:rsid wsp:val=&quot;00D82587&quot;/&gt;&lt;wsp:rsid wsp:val=&quot;00D82612&quot;/&gt;&lt;wsp:rsid wsp:val=&quot;00D826F5&quot;/&gt;&lt;wsp:rsid wsp:val=&quot;00D82ABD&quot;/&gt;&lt;wsp:rsid wsp:val=&quot;00D82DF4&quot;/&gt;&lt;wsp:rsid wsp:val=&quot;00D82F28&quot;/&gt;&lt;wsp:rsid wsp:val=&quot;00D82FB9&quot;/&gt;&lt;wsp:rsid wsp:val=&quot;00D8305F&quot;/&gt;&lt;wsp:rsid wsp:val=&quot;00D830B5&quot;/&gt;&lt;wsp:rsid wsp:val=&quot;00D831F3&quot;/&gt;&lt;wsp:rsid wsp:val=&quot;00D83372&quot;/&gt;&lt;wsp:rsid wsp:val=&quot;00D8347A&quot;/&gt;&lt;wsp:rsid wsp:val=&quot;00D8358E&quot;/&gt;&lt;wsp:rsid wsp:val=&quot;00D83785&quot;/&gt;&lt;wsp:rsid wsp:val=&quot;00D837A9&quot;/&gt;&lt;wsp:rsid wsp:val=&quot;00D83847&quot;/&gt;&lt;wsp:rsid wsp:val=&quot;00D83909&quot;/&gt;&lt;wsp:rsid wsp:val=&quot;00D83ABD&quot;/&gt;&lt;wsp:rsid wsp:val=&quot;00D83DF6&quot;/&gt;&lt;wsp:rsid wsp:val=&quot;00D83EAE&quot;/&gt;&lt;wsp:rsid wsp:val=&quot;00D83F73&quot;/&gt;&lt;wsp:rsid wsp:val=&quot;00D83FC7&quot;/&gt;&lt;wsp:rsid wsp:val=&quot;00D841AE&quot;/&gt;&lt;wsp:rsid wsp:val=&quot;00D84646&quot;/&gt;&lt;wsp:rsid wsp:val=&quot;00D8482C&quot;/&gt;&lt;wsp:rsid wsp:val=&quot;00D84BCE&quot;/&gt;&lt;wsp:rsid wsp:val=&quot;00D84C32&quot;/&gt;&lt;wsp:rsid wsp:val=&quot;00D84EFE&quot;/&gt;&lt;wsp:rsid wsp:val=&quot;00D851CA&quot;/&gt;&lt;wsp:rsid wsp:val=&quot;00D853C7&quot;/&gt;&lt;wsp:rsid wsp:val=&quot;00D854D4&quot;/&gt;&lt;wsp:rsid wsp:val=&quot;00D8553F&quot;/&gt;&lt;wsp:rsid wsp:val=&quot;00D85A31&quot;/&gt;&lt;wsp:rsid wsp:val=&quot;00D85A7F&quot;/&gt;&lt;wsp:rsid wsp:val=&quot;00D86108&quot;/&gt;&lt;wsp:rsid wsp:val=&quot;00D863C6&quot;/&gt;&lt;wsp:rsid wsp:val=&quot;00D86442&quot;/&gt;&lt;wsp:rsid wsp:val=&quot;00D8646B&quot;/&gt;&lt;wsp:rsid wsp:val=&quot;00D864CF&quot;/&gt;&lt;wsp:rsid wsp:val=&quot;00D86637&quot;/&gt;&lt;wsp:rsid wsp:val=&quot;00D8667B&quot;/&gt;&lt;wsp:rsid wsp:val=&quot;00D86790&quot;/&gt;&lt;wsp:rsid wsp:val=&quot;00D8689B&quot;/&gt;&lt;wsp:rsid wsp:val=&quot;00D868E0&quot;/&gt;&lt;wsp:rsid wsp:val=&quot;00D86A3D&quot;/&gt;&lt;wsp:rsid wsp:val=&quot;00D86AE9&quot;/&gt;&lt;wsp:rsid wsp:val=&quot;00D86B48&quot;/&gt;&lt;wsp:rsid wsp:val=&quot;00D86FF6&quot;/&gt;&lt;wsp:rsid wsp:val=&quot;00D8708B&quot;/&gt;&lt;wsp:rsid wsp:val=&quot;00D872A0&quot;/&gt;&lt;wsp:rsid wsp:val=&quot;00D872BE&quot;/&gt;&lt;wsp:rsid wsp:val=&quot;00D87333&quot;/&gt;&lt;wsp:rsid wsp:val=&quot;00D87570&quot;/&gt;&lt;wsp:rsid wsp:val=&quot;00D87762&quot;/&gt;&lt;wsp:rsid wsp:val=&quot;00D87AA5&quot;/&gt;&lt;wsp:rsid wsp:val=&quot;00D87B26&quot;/&gt;&lt;wsp:rsid wsp:val=&quot;00D87C3A&quot;/&gt;&lt;wsp:rsid wsp:val=&quot;00D90214&quot;/&gt;&lt;wsp:rsid wsp:val=&quot;00D9024D&quot;/&gt;&lt;wsp:rsid wsp:val=&quot;00D90407&quot;/&gt;&lt;wsp:rsid wsp:val=&quot;00D90512&quot;/&gt;&lt;wsp:rsid wsp:val=&quot;00D9070B&quot;/&gt;&lt;wsp:rsid wsp:val=&quot;00D907A0&quot;/&gt;&lt;wsp:rsid wsp:val=&quot;00D90817&quot;/&gt;&lt;wsp:rsid wsp:val=&quot;00D90819&quot;/&gt;&lt;wsp:rsid wsp:val=&quot;00D909D3&quot;/&gt;&lt;wsp:rsid wsp:val=&quot;00D90A48&quot;/&gt;&lt;wsp:rsid wsp:val=&quot;00D90CB1&quot;/&gt;&lt;wsp:rsid wsp:val=&quot;00D90FEE&quot;/&gt;&lt;wsp:rsid wsp:val=&quot;00D911AA&quot;/&gt;&lt;wsp:rsid wsp:val=&quot;00D911EF&quot;/&gt;&lt;wsp:rsid wsp:val=&quot;00D912DC&quot;/&gt;&lt;wsp:rsid wsp:val=&quot;00D9133A&quot;/&gt;&lt;wsp:rsid wsp:val=&quot;00D91680&quot;/&gt;&lt;wsp:rsid wsp:val=&quot;00D916C9&quot;/&gt;&lt;wsp:rsid wsp:val=&quot;00D91BD5&quot;/&gt;&lt;wsp:rsid wsp:val=&quot;00D91D81&quot;/&gt;&lt;wsp:rsid wsp:val=&quot;00D91DF5&quot;/&gt;&lt;wsp:rsid wsp:val=&quot;00D91E20&quot;/&gt;&lt;wsp:rsid wsp:val=&quot;00D91EF2&quot;/&gt;&lt;wsp:rsid wsp:val=&quot;00D920C6&quot;/&gt;&lt;wsp:rsid wsp:val=&quot;00D92205&quot;/&gt;&lt;wsp:rsid wsp:val=&quot;00D92510&quot;/&gt;&lt;wsp:rsid wsp:val=&quot;00D927A8&quot;/&gt;&lt;wsp:rsid wsp:val=&quot;00D92B68&quot;/&gt;&lt;wsp:rsid wsp:val=&quot;00D92B6D&quot;/&gt;&lt;wsp:rsid wsp:val=&quot;00D92CF6&quot;/&gt;&lt;wsp:rsid wsp:val=&quot;00D92D28&quot;/&gt;&lt;wsp:rsid wsp:val=&quot;00D92E28&quot;/&gt;&lt;wsp:rsid wsp:val=&quot;00D93098&quot;/&gt;&lt;wsp:rsid wsp:val=&quot;00D93323&quot;/&gt;&lt;wsp:rsid wsp:val=&quot;00D933FB&quot;/&gt;&lt;wsp:rsid wsp:val=&quot;00D9341A&quot;/&gt;&lt;wsp:rsid wsp:val=&quot;00D936D1&quot;/&gt;&lt;wsp:rsid wsp:val=&quot;00D93750&quot;/&gt;&lt;wsp:rsid wsp:val=&quot;00D93933&quot;/&gt;&lt;wsp:rsid wsp:val=&quot;00D9395F&quot;/&gt;&lt;wsp:rsid wsp:val=&quot;00D9396B&quot;/&gt;&lt;wsp:rsid wsp:val=&quot;00D93CA5&quot;/&gt;&lt;wsp:rsid wsp:val=&quot;00D93DE0&quot;/&gt;&lt;wsp:rsid wsp:val=&quot;00D93E7E&quot;/&gt;&lt;wsp:rsid wsp:val=&quot;00D93FF5&quot;/&gt;&lt;wsp:rsid wsp:val=&quot;00D9423E&quot;/&gt;&lt;wsp:rsid wsp:val=&quot;00D9447D&quot;/&gt;&lt;wsp:rsid wsp:val=&quot;00D94539&quot;/&gt;&lt;wsp:rsid wsp:val=&quot;00D94B45&quot;/&gt;&lt;wsp:rsid wsp:val=&quot;00D94B7E&quot;/&gt;&lt;wsp:rsid wsp:val=&quot;00D94C31&quot;/&gt;&lt;wsp:rsid wsp:val=&quot;00D94DE8&quot;/&gt;&lt;wsp:rsid wsp:val=&quot;00D94E73&quot;/&gt;&lt;wsp:rsid wsp:val=&quot;00D94EA3&quot;/&gt;&lt;wsp:rsid wsp:val=&quot;00D94F19&quot;/&gt;&lt;wsp:rsid wsp:val=&quot;00D9525C&quot;/&gt;&lt;wsp:rsid wsp:val=&quot;00D95302&quot;/&gt;&lt;wsp:rsid wsp:val=&quot;00D9550F&quot;/&gt;&lt;wsp:rsid wsp:val=&quot;00D95C8E&quot;/&gt;&lt;wsp:rsid wsp:val=&quot;00D96298&quot;/&gt;&lt;wsp:rsid wsp:val=&quot;00D964FC&quot;/&gt;&lt;wsp:rsid wsp:val=&quot;00D966F8&quot;/&gt;&lt;wsp:rsid wsp:val=&quot;00D9680E&quot;/&gt;&lt;wsp:rsid wsp:val=&quot;00D96920&quot;/&gt;&lt;wsp:rsid wsp:val=&quot;00D96B22&quot;/&gt;&lt;wsp:rsid wsp:val=&quot;00D96B32&quot;/&gt;&lt;wsp:rsid wsp:val=&quot;00D96D5C&quot;/&gt;&lt;wsp:rsid wsp:val=&quot;00D96DA7&quot;/&gt;&lt;wsp:rsid wsp:val=&quot;00D96FD2&quot;/&gt;&lt;wsp:rsid wsp:val=&quot;00D972EA&quot;/&gt;&lt;wsp:rsid wsp:val=&quot;00D9736E&quot;/&gt;&lt;wsp:rsid wsp:val=&quot;00D973BF&quot;/&gt;&lt;wsp:rsid wsp:val=&quot;00D9754A&quot;/&gt;&lt;wsp:rsid wsp:val=&quot;00D975A9&quot;/&gt;&lt;wsp:rsid wsp:val=&quot;00D975F3&quot;/&gt;&lt;wsp:rsid wsp:val=&quot;00D975FE&quot;/&gt;&lt;wsp:rsid wsp:val=&quot;00D97699&quot;/&gt;&lt;wsp:rsid wsp:val=&quot;00D97795&quot;/&gt;&lt;wsp:rsid wsp:val=&quot;00D97824&quot;/&gt;&lt;wsp:rsid wsp:val=&quot;00D97879&quot;/&gt;&lt;wsp:rsid wsp:val=&quot;00D97B94&quot;/&gt;&lt;wsp:rsid wsp:val=&quot;00D97CB4&quot;/&gt;&lt;wsp:rsid wsp:val=&quot;00D97EDF&quot;/&gt;&lt;wsp:rsid wsp:val=&quot;00DA0027&quot;/&gt;&lt;wsp:rsid wsp:val=&quot;00DA0613&quot;/&gt;&lt;wsp:rsid wsp:val=&quot;00DA06EE&quot;/&gt;&lt;wsp:rsid wsp:val=&quot;00DA09C8&quot;/&gt;&lt;wsp:rsid wsp:val=&quot;00DA0A45&quot;/&gt;&lt;wsp:rsid wsp:val=&quot;00DA0BF0&quot;/&gt;&lt;wsp:rsid wsp:val=&quot;00DA0D7A&quot;/&gt;&lt;wsp:rsid wsp:val=&quot;00DA0F5C&quot;/&gt;&lt;wsp:rsid wsp:val=&quot;00DA1067&quot;/&gt;&lt;wsp:rsid wsp:val=&quot;00DA1244&quot;/&gt;&lt;wsp:rsid wsp:val=&quot;00DA14A4&quot;/&gt;&lt;wsp:rsid wsp:val=&quot;00DA16EA&quot;/&gt;&lt;wsp:rsid wsp:val=&quot;00DA1763&quot;/&gt;&lt;wsp:rsid wsp:val=&quot;00DA17CC&quot;/&gt;&lt;wsp:rsid wsp:val=&quot;00DA1A20&quot;/&gt;&lt;wsp:rsid wsp:val=&quot;00DA1C86&quot;/&gt;&lt;wsp:rsid wsp:val=&quot;00DA1D10&quot;/&gt;&lt;wsp:rsid wsp:val=&quot;00DA1E78&quot;/&gt;&lt;wsp:rsid wsp:val=&quot;00DA1E82&quot;/&gt;&lt;wsp:rsid wsp:val=&quot;00DA230C&quot;/&gt;&lt;wsp:rsid wsp:val=&quot;00DA251F&quot;/&gt;&lt;wsp:rsid wsp:val=&quot;00DA256F&quot;/&gt;&lt;wsp:rsid wsp:val=&quot;00DA25C0&quot;/&gt;&lt;wsp:rsid wsp:val=&quot;00DA26CF&quot;/&gt;&lt;wsp:rsid wsp:val=&quot;00DA28C2&quot;/&gt;&lt;wsp:rsid wsp:val=&quot;00DA2945&quot;/&gt;&lt;wsp:rsid wsp:val=&quot;00DA2C2D&quot;/&gt;&lt;wsp:rsid wsp:val=&quot;00DA2D1C&quot;/&gt;&lt;wsp:rsid wsp:val=&quot;00DA2D4C&quot;/&gt;&lt;wsp:rsid wsp:val=&quot;00DA2E70&quot;/&gt;&lt;wsp:rsid wsp:val=&quot;00DA2E90&quot;/&gt;&lt;wsp:rsid wsp:val=&quot;00DA3010&quot;/&gt;&lt;wsp:rsid wsp:val=&quot;00DA3373&quot;/&gt;&lt;wsp:rsid wsp:val=&quot;00DA3507&quot;/&gt;&lt;wsp:rsid wsp:val=&quot;00DA3703&quot;/&gt;&lt;wsp:rsid wsp:val=&quot;00DA38C7&quot;/&gt;&lt;wsp:rsid wsp:val=&quot;00DA3A78&quot;/&gt;&lt;wsp:rsid wsp:val=&quot;00DA3AA2&quot;/&gt;&lt;wsp:rsid wsp:val=&quot;00DA3C9F&quot;/&gt;&lt;wsp:rsid wsp:val=&quot;00DA3E8C&quot;/&gt;&lt;wsp:rsid wsp:val=&quot;00DA3ED3&quot;/&gt;&lt;wsp:rsid wsp:val=&quot;00DA3F33&quot;/&gt;&lt;wsp:rsid wsp:val=&quot;00DA3F7A&quot;/&gt;&lt;wsp:rsid wsp:val=&quot;00DA3F8E&quot;/&gt;&lt;wsp:rsid wsp:val=&quot;00DA3FE9&quot;/&gt;&lt;wsp:rsid wsp:val=&quot;00DA4067&quot;/&gt;&lt;wsp:rsid wsp:val=&quot;00DA4255&quot;/&gt;&lt;wsp:rsid wsp:val=&quot;00DA467A&quot;/&gt;&lt;wsp:rsid wsp:val=&quot;00DA472D&quot;/&gt;&lt;wsp:rsid wsp:val=&quot;00DA486C&quot;/&gt;&lt;wsp:rsid wsp:val=&quot;00DA49E9&quot;/&gt;&lt;wsp:rsid wsp:val=&quot;00DA4A33&quot;/&gt;&lt;wsp:rsid wsp:val=&quot;00DA4D03&quot;/&gt;&lt;wsp:rsid wsp:val=&quot;00DA4EDF&quot;/&gt;&lt;wsp:rsid wsp:val=&quot;00DA5068&quot;/&gt;&lt;wsp:rsid wsp:val=&quot;00DA508F&quot;/&gt;&lt;wsp:rsid wsp:val=&quot;00DA51C7&quot;/&gt;&lt;wsp:rsid wsp:val=&quot;00DA5615&quot;/&gt;&lt;wsp:rsid wsp:val=&quot;00DA5741&quot;/&gt;&lt;wsp:rsid wsp:val=&quot;00DA5819&quot;/&gt;&lt;wsp:rsid wsp:val=&quot;00DA58FA&quot;/&gt;&lt;wsp:rsid wsp:val=&quot;00DA593D&quot;/&gt;&lt;wsp:rsid wsp:val=&quot;00DA5970&quot;/&gt;&lt;wsp:rsid wsp:val=&quot;00DA5AA6&quot;/&gt;&lt;wsp:rsid wsp:val=&quot;00DA5B77&quot;/&gt;&lt;wsp:rsid wsp:val=&quot;00DA5D93&quot;/&gt;&lt;wsp:rsid wsp:val=&quot;00DA5E19&quot;/&gt;&lt;wsp:rsid wsp:val=&quot;00DA600B&quot;/&gt;&lt;wsp:rsid wsp:val=&quot;00DA611C&quot;/&gt;&lt;wsp:rsid wsp:val=&quot;00DA6154&quot;/&gt;&lt;wsp:rsid wsp:val=&quot;00DA6233&quot;/&gt;&lt;wsp:rsid wsp:val=&quot;00DA6390&quot;/&gt;&lt;wsp:rsid wsp:val=&quot;00DA6489&quot;/&gt;&lt;wsp:rsid wsp:val=&quot;00DA6506&quot;/&gt;&lt;wsp:rsid wsp:val=&quot;00DA6664&quot;/&gt;&lt;wsp:rsid wsp:val=&quot;00DA68FC&quot;/&gt;&lt;wsp:rsid wsp:val=&quot;00DA6A05&quot;/&gt;&lt;wsp:rsid wsp:val=&quot;00DA6A88&quot;/&gt;&lt;wsp:rsid wsp:val=&quot;00DA6C00&quot;/&gt;&lt;wsp:rsid wsp:val=&quot;00DA6D50&quot;/&gt;&lt;wsp:rsid wsp:val=&quot;00DA7202&quot;/&gt;&lt;wsp:rsid wsp:val=&quot;00DA76BC&quot;/&gt;&lt;wsp:rsid wsp:val=&quot;00DA76F7&quot;/&gt;&lt;wsp:rsid wsp:val=&quot;00DA77E7&quot;/&gt;&lt;wsp:rsid wsp:val=&quot;00DA7A4D&quot;/&gt;&lt;wsp:rsid wsp:val=&quot;00DA7B2F&quot;/&gt;&lt;wsp:rsid wsp:val=&quot;00DA7DE8&quot;/&gt;&lt;wsp:rsid wsp:val=&quot;00DA7DED&quot;/&gt;&lt;wsp:rsid wsp:val=&quot;00DA7E5B&quot;/&gt;&lt;wsp:rsid wsp:val=&quot;00DB004F&quot;/&gt;&lt;wsp:rsid wsp:val=&quot;00DB0328&quot;/&gt;&lt;wsp:rsid wsp:val=&quot;00DB0545&quot;/&gt;&lt;wsp:rsid wsp:val=&quot;00DB07F1&quot;/&gt;&lt;wsp:rsid wsp:val=&quot;00DB0939&quot;/&gt;&lt;wsp:rsid wsp:val=&quot;00DB0A38&quot;/&gt;&lt;wsp:rsid wsp:val=&quot;00DB0B03&quot;/&gt;&lt;wsp:rsid wsp:val=&quot;00DB0B50&quot;/&gt;&lt;wsp:rsid wsp:val=&quot;00DB0B59&quot;/&gt;&lt;wsp:rsid wsp:val=&quot;00DB0F25&quot;/&gt;&lt;wsp:rsid wsp:val=&quot;00DB0FA3&quot;/&gt;&lt;wsp:rsid wsp:val=&quot;00DB102E&quot;/&gt;&lt;wsp:rsid wsp:val=&quot;00DB1279&quot;/&gt;&lt;wsp:rsid wsp:val=&quot;00DB12E2&quot;/&gt;&lt;wsp:rsid wsp:val=&quot;00DB14C4&quot;/&gt;&lt;wsp:rsid wsp:val=&quot;00DB1740&quot;/&gt;&lt;wsp:rsid wsp:val=&quot;00DB1B55&quot;/&gt;&lt;wsp:rsid wsp:val=&quot;00DB1C7C&quot;/&gt;&lt;wsp:rsid wsp:val=&quot;00DB1CE0&quot;/&gt;&lt;wsp:rsid wsp:val=&quot;00DB1E0A&quot;/&gt;&lt;wsp:rsid wsp:val=&quot;00DB1EB5&quot;/&gt;&lt;wsp:rsid wsp:val=&quot;00DB1F34&quot;/&gt;&lt;wsp:rsid wsp:val=&quot;00DB2083&quot;/&gt;&lt;wsp:rsid wsp:val=&quot;00DB2407&quot;/&gt;&lt;wsp:rsid wsp:val=&quot;00DB2445&quot;/&gt;&lt;wsp:rsid wsp:val=&quot;00DB2604&quot;/&gt;&lt;wsp:rsid wsp:val=&quot;00DB269A&quot;/&gt;&lt;wsp:rsid wsp:val=&quot;00DB2764&quot;/&gt;&lt;wsp:rsid wsp:val=&quot;00DB2A7A&quot;/&gt;&lt;wsp:rsid wsp:val=&quot;00DB2BD1&quot;/&gt;&lt;wsp:rsid wsp:val=&quot;00DB2C6F&quot;/&gt;&lt;wsp:rsid wsp:val=&quot;00DB2E89&quot;/&gt;&lt;wsp:rsid wsp:val=&quot;00DB2EC2&quot;/&gt;&lt;wsp:rsid wsp:val=&quot;00DB2FD7&quot;/&gt;&lt;wsp:rsid wsp:val=&quot;00DB3687&quot;/&gt;&lt;wsp:rsid wsp:val=&quot;00DB36EA&quot;/&gt;&lt;wsp:rsid wsp:val=&quot;00DB36FE&quot;/&gt;&lt;wsp:rsid wsp:val=&quot;00DB3710&quot;/&gt;&lt;wsp:rsid wsp:val=&quot;00DB3744&quot;/&gt;&lt;wsp:rsid wsp:val=&quot;00DB37ED&quot;/&gt;&lt;wsp:rsid wsp:val=&quot;00DB384E&quot;/&gt;&lt;wsp:rsid wsp:val=&quot;00DB3A62&quot;/&gt;&lt;wsp:rsid wsp:val=&quot;00DB3BE5&quot;/&gt;&lt;wsp:rsid wsp:val=&quot;00DB3CA6&quot;/&gt;&lt;wsp:rsid wsp:val=&quot;00DB3D2C&quot;/&gt;&lt;wsp:rsid wsp:val=&quot;00DB3D98&quot;/&gt;&lt;wsp:rsid wsp:val=&quot;00DB3F0F&quot;/&gt;&lt;wsp:rsid wsp:val=&quot;00DB404B&quot;/&gt;&lt;wsp:rsid wsp:val=&quot;00DB4124&quot;/&gt;&lt;wsp:rsid wsp:val=&quot;00DB4201&quot;/&gt;&lt;wsp:rsid wsp:val=&quot;00DB4392&quot;/&gt;&lt;wsp:rsid wsp:val=&quot;00DB4466&quot;/&gt;&lt;wsp:rsid wsp:val=&quot;00DB46BC&quot;/&gt;&lt;wsp:rsid wsp:val=&quot;00DB4775&quot;/&gt;&lt;wsp:rsid wsp:val=&quot;00DB4B4A&quot;/&gt;&lt;wsp:rsid wsp:val=&quot;00DB4E65&quot;/&gt;&lt;wsp:rsid wsp:val=&quot;00DB4F80&quot;/&gt;&lt;wsp:rsid wsp:val=&quot;00DB502B&quot;/&gt;&lt;wsp:rsid wsp:val=&quot;00DB51EF&quot;/&gt;&lt;wsp:rsid wsp:val=&quot;00DB59D5&quot;/&gt;&lt;wsp:rsid wsp:val=&quot;00DB5A61&quot;/&gt;&lt;wsp:rsid wsp:val=&quot;00DB5AB7&quot;/&gt;&lt;wsp:rsid wsp:val=&quot;00DB5ABD&quot;/&gt;&lt;wsp:rsid wsp:val=&quot;00DB5C3D&quot;/&gt;&lt;wsp:rsid wsp:val=&quot;00DB5DDB&quot;/&gt;&lt;wsp:rsid wsp:val=&quot;00DB5FD0&quot;/&gt;&lt;wsp:rsid wsp:val=&quot;00DB602E&quot;/&gt;&lt;wsp:rsid wsp:val=&quot;00DB60ED&quot;/&gt;&lt;wsp:rsid wsp:val=&quot;00DB6448&quot;/&gt;&lt;wsp:rsid wsp:val=&quot;00DB66B0&quot;/&gt;&lt;wsp:rsid wsp:val=&quot;00DB68A3&quot;/&gt;&lt;wsp:rsid wsp:val=&quot;00DB68BE&quot;/&gt;&lt;wsp:rsid wsp:val=&quot;00DB6A9B&quot;/&gt;&lt;wsp:rsid wsp:val=&quot;00DB7031&quot;/&gt;&lt;wsp:rsid wsp:val=&quot;00DB7313&quot;/&gt;&lt;wsp:rsid wsp:val=&quot;00DB74D6&quot;/&gt;&lt;wsp:rsid wsp:val=&quot;00DB7505&quot;/&gt;&lt;wsp:rsid wsp:val=&quot;00DB758A&quot;/&gt;&lt;wsp:rsid wsp:val=&quot;00DB75D5&quot;/&gt;&lt;wsp:rsid wsp:val=&quot;00DB7754&quot;/&gt;&lt;wsp:rsid wsp:val=&quot;00DB77E8&quot;/&gt;&lt;wsp:rsid wsp:val=&quot;00DB77EE&quot;/&gt;&lt;wsp:rsid wsp:val=&quot;00DB792B&quot;/&gt;&lt;wsp:rsid wsp:val=&quot;00DB7B1E&quot;/&gt;&lt;wsp:rsid wsp:val=&quot;00DB7C0D&quot;/&gt;&lt;wsp:rsid wsp:val=&quot;00DB7C48&quot;/&gt;&lt;wsp:rsid wsp:val=&quot;00DB7F7B&quot;/&gt;&lt;wsp:rsid wsp:val=&quot;00DC022A&quot;/&gt;&lt;wsp:rsid wsp:val=&quot;00DC031F&quot;/&gt;&lt;wsp:rsid wsp:val=&quot;00DC0368&quot;/&gt;&lt;wsp:rsid wsp:val=&quot;00DC04E2&quot;/&gt;&lt;wsp:rsid wsp:val=&quot;00DC0677&quot;/&gt;&lt;wsp:rsid wsp:val=&quot;00DC0782&quot;/&gt;&lt;wsp:rsid wsp:val=&quot;00DC0A52&quot;/&gt;&lt;wsp:rsid wsp:val=&quot;00DC0B16&quot;/&gt;&lt;wsp:rsid wsp:val=&quot;00DC0CE5&quot;/&gt;&lt;wsp:rsid wsp:val=&quot;00DC0FFB&quot;/&gt;&lt;wsp:rsid wsp:val=&quot;00DC1295&quot;/&gt;&lt;wsp:rsid wsp:val=&quot;00DC186F&quot;/&gt;&lt;wsp:rsid wsp:val=&quot;00DC1983&quot;/&gt;&lt;wsp:rsid wsp:val=&quot;00DC1DC6&quot;/&gt;&lt;wsp:rsid wsp:val=&quot;00DC1F3D&quot;/&gt;&lt;wsp:rsid wsp:val=&quot;00DC2087&quot;/&gt;&lt;wsp:rsid wsp:val=&quot;00DC210D&quot;/&gt;&lt;wsp:rsid wsp:val=&quot;00DC227A&quot;/&gt;&lt;wsp:rsid wsp:val=&quot;00DC232A&quot;/&gt;&lt;wsp:rsid wsp:val=&quot;00DC25A0&quot;/&gt;&lt;wsp:rsid wsp:val=&quot;00DC25B6&quot;/&gt;&lt;wsp:rsid wsp:val=&quot;00DC26E2&quot;/&gt;&lt;wsp:rsid wsp:val=&quot;00DC26F2&quot;/&gt;&lt;wsp:rsid wsp:val=&quot;00DC2704&quot;/&gt;&lt;wsp:rsid wsp:val=&quot;00DC2757&quot;/&gt;&lt;wsp:rsid wsp:val=&quot;00DC2913&quot;/&gt;&lt;wsp:rsid wsp:val=&quot;00DC295C&quot;/&gt;&lt;wsp:rsid wsp:val=&quot;00DC2C5D&quot;/&gt;&lt;wsp:rsid wsp:val=&quot;00DC2CC5&quot;/&gt;&lt;wsp:rsid wsp:val=&quot;00DC2ECB&quot;/&gt;&lt;wsp:rsid wsp:val=&quot;00DC2F81&quot;/&gt;&lt;wsp:rsid wsp:val=&quot;00DC2FDE&quot;/&gt;&lt;wsp:rsid wsp:val=&quot;00DC3058&quot;/&gt;&lt;wsp:rsid wsp:val=&quot;00DC31DB&quot;/&gt;&lt;wsp:rsid wsp:val=&quot;00DC3338&quot;/&gt;&lt;wsp:rsid wsp:val=&quot;00DC3616&quot;/&gt;&lt;wsp:rsid wsp:val=&quot;00DC3724&quot;/&gt;&lt;wsp:rsid wsp:val=&quot;00DC3A2E&quot;/&gt;&lt;wsp:rsid wsp:val=&quot;00DC3BF2&quot;/&gt;&lt;wsp:rsid wsp:val=&quot;00DC3E55&quot;/&gt;&lt;wsp:rsid wsp:val=&quot;00DC3FB2&quot;/&gt;&lt;wsp:rsid wsp:val=&quot;00DC400E&quot;/&gt;&lt;wsp:rsid wsp:val=&quot;00DC403B&quot;/&gt;&lt;wsp:rsid wsp:val=&quot;00DC41CC&quot;/&gt;&lt;wsp:rsid wsp:val=&quot;00DC4226&quot;/&gt;&lt;wsp:rsid wsp:val=&quot;00DC4227&quot;/&gt;&lt;wsp:rsid wsp:val=&quot;00DC4269&quot;/&gt;&lt;wsp:rsid wsp:val=&quot;00DC4717&quot;/&gt;&lt;wsp:rsid wsp:val=&quot;00DC47EC&quot;/&gt;&lt;wsp:rsid wsp:val=&quot;00DC497D&quot;/&gt;&lt;wsp:rsid wsp:val=&quot;00DC4B43&quot;/&gt;&lt;wsp:rsid wsp:val=&quot;00DC4F77&quot;/&gt;&lt;wsp:rsid wsp:val=&quot;00DC4F8B&quot;/&gt;&lt;wsp:rsid wsp:val=&quot;00DC4F93&quot;/&gt;&lt;wsp:rsid wsp:val=&quot;00DC501E&quot;/&gt;&lt;wsp:rsid wsp:val=&quot;00DC50BE&quot;/&gt;&lt;wsp:rsid wsp:val=&quot;00DC5343&quot;/&gt;&lt;wsp:rsid wsp:val=&quot;00DC5464&quot;/&gt;&lt;wsp:rsid wsp:val=&quot;00DC55A8&quot;/&gt;&lt;wsp:rsid wsp:val=&quot;00DC55AA&quot;/&gt;&lt;wsp:rsid wsp:val=&quot;00DC568B&quot;/&gt;&lt;wsp:rsid wsp:val=&quot;00DC56B5&quot;/&gt;&lt;wsp:rsid wsp:val=&quot;00DC574F&quot;/&gt;&lt;wsp:rsid wsp:val=&quot;00DC5817&quot;/&gt;&lt;wsp:rsid wsp:val=&quot;00DC592D&quot;/&gt;&lt;wsp:rsid wsp:val=&quot;00DC5CBF&quot;/&gt;&lt;wsp:rsid wsp:val=&quot;00DC5CEB&quot;/&gt;&lt;wsp:rsid wsp:val=&quot;00DC5DFC&quot;/&gt;&lt;wsp:rsid wsp:val=&quot;00DC5F9B&quot;/&gt;&lt;wsp:rsid wsp:val=&quot;00DC5FA4&quot;/&gt;&lt;wsp:rsid wsp:val=&quot;00DC60E0&quot;/&gt;&lt;wsp:rsid wsp:val=&quot;00DC62F9&quot;/&gt;&lt;wsp:rsid wsp:val=&quot;00DC63BB&quot;/&gt;&lt;wsp:rsid wsp:val=&quot;00DC66BC&quot;/&gt;&lt;wsp:rsid wsp:val=&quot;00DC67A4&quot;/&gt;&lt;wsp:rsid wsp:val=&quot;00DC67BA&quot;/&gt;&lt;wsp:rsid wsp:val=&quot;00DC6824&quot;/&gt;&lt;wsp:rsid wsp:val=&quot;00DC6D47&quot;/&gt;&lt;wsp:rsid wsp:val=&quot;00DC6D79&quot;/&gt;&lt;wsp:rsid wsp:val=&quot;00DC6E30&quot;/&gt;&lt;wsp:rsid wsp:val=&quot;00DC6E66&quot;/&gt;&lt;wsp:rsid wsp:val=&quot;00DC6EDD&quot;/&gt;&lt;wsp:rsid wsp:val=&quot;00DC7175&quot;/&gt;&lt;wsp:rsid wsp:val=&quot;00DC730D&quot;/&gt;&lt;wsp:rsid wsp:val=&quot;00DC73CB&quot;/&gt;&lt;wsp:rsid wsp:val=&quot;00DC74E2&quot;/&gt;&lt;wsp:rsid wsp:val=&quot;00DC754B&quot;/&gt;&lt;wsp:rsid wsp:val=&quot;00DC785B&quot;/&gt;&lt;wsp:rsid wsp:val=&quot;00DC7A88&quot;/&gt;&lt;wsp:rsid wsp:val=&quot;00DC7D11&quot;/&gt;&lt;wsp:rsid wsp:val=&quot;00DD00BC&quot;/&gt;&lt;wsp:rsid wsp:val=&quot;00DD0180&quot;/&gt;&lt;wsp:rsid wsp:val=&quot;00DD0383&quot;/&gt;&lt;wsp:rsid wsp:val=&quot;00DD04D6&quot;/&gt;&lt;wsp:rsid wsp:val=&quot;00DD08EB&quot;/&gt;&lt;wsp:rsid wsp:val=&quot;00DD0948&quot;/&gt;&lt;wsp:rsid wsp:val=&quot;00DD0962&quot;/&gt;&lt;wsp:rsid wsp:val=&quot;00DD0973&quot;/&gt;&lt;wsp:rsid wsp:val=&quot;00DD0AC6&quot;/&gt;&lt;wsp:rsid wsp:val=&quot;00DD0AD1&quot;/&gt;&lt;wsp:rsid wsp:val=&quot;00DD0C06&quot;/&gt;&lt;wsp:rsid wsp:val=&quot;00DD0F86&quot;/&gt;&lt;wsp:rsid wsp:val=&quot;00DD1056&quot;/&gt;&lt;wsp:rsid wsp:val=&quot;00DD105E&quot;/&gt;&lt;wsp:rsid wsp:val=&quot;00DD132E&quot;/&gt;&lt;wsp:rsid wsp:val=&quot;00DD1448&quot;/&gt;&lt;wsp:rsid wsp:val=&quot;00DD15CB&quot;/&gt;&lt;wsp:rsid wsp:val=&quot;00DD162C&quot;/&gt;&lt;wsp:rsid wsp:val=&quot;00DD1743&quot;/&gt;&lt;wsp:rsid wsp:val=&quot;00DD17DE&quot;/&gt;&lt;wsp:rsid wsp:val=&quot;00DD1BDD&quot;/&gt;&lt;wsp:rsid wsp:val=&quot;00DD1E24&quot;/&gt;&lt;wsp:rsid wsp:val=&quot;00DD1EC0&quot;/&gt;&lt;wsp:rsid wsp:val=&quot;00DD1F30&quot;/&gt;&lt;wsp:rsid wsp:val=&quot;00DD210F&quot;/&gt;&lt;wsp:rsid wsp:val=&quot;00DD21A7&quot;/&gt;&lt;wsp:rsid wsp:val=&quot;00DD21C4&quot;/&gt;&lt;wsp:rsid wsp:val=&quot;00DD2785&quot;/&gt;&lt;wsp:rsid wsp:val=&quot;00DD2809&quot;/&gt;&lt;wsp:rsid wsp:val=&quot;00DD298C&quot;/&gt;&lt;wsp:rsid wsp:val=&quot;00DD29C3&quot;/&gt;&lt;wsp:rsid wsp:val=&quot;00DD2A3C&quot;/&gt;&lt;wsp:rsid wsp:val=&quot;00DD2BFA&quot;/&gt;&lt;wsp:rsid wsp:val=&quot;00DD2C3F&quot;/&gt;&lt;wsp:rsid wsp:val=&quot;00DD2C6D&quot;/&gt;&lt;wsp:rsid wsp:val=&quot;00DD31AC&quot;/&gt;&lt;wsp:rsid wsp:val=&quot;00DD32C7&quot;/&gt;&lt;wsp:rsid wsp:val=&quot;00DD3466&quot;/&gt;&lt;wsp:rsid wsp:val=&quot;00DD34C0&quot;/&gt;&lt;wsp:rsid wsp:val=&quot;00DD3903&quot;/&gt;&lt;wsp:rsid wsp:val=&quot;00DD3A1E&quot;/&gt;&lt;wsp:rsid wsp:val=&quot;00DD3C26&quot;/&gt;&lt;wsp:rsid wsp:val=&quot;00DD3C38&quot;/&gt;&lt;wsp:rsid wsp:val=&quot;00DD3DC4&quot;/&gt;&lt;wsp:rsid wsp:val=&quot;00DD3E43&quot;/&gt;&lt;wsp:rsid wsp:val=&quot;00DD40E0&quot;/&gt;&lt;wsp:rsid wsp:val=&quot;00DD430F&quot;/&gt;&lt;wsp:rsid wsp:val=&quot;00DD43D8&quot;/&gt;&lt;wsp:rsid wsp:val=&quot;00DD43E2&quot;/&gt;&lt;wsp:rsid wsp:val=&quot;00DD4480&quot;/&gt;&lt;wsp:rsid wsp:val=&quot;00DD44CC&quot;/&gt;&lt;wsp:rsid wsp:val=&quot;00DD454B&quot;/&gt;&lt;wsp:rsid wsp:val=&quot;00DD4596&quot;/&gt;&lt;wsp:rsid wsp:val=&quot;00DD45EE&quot;/&gt;&lt;wsp:rsid wsp:val=&quot;00DD46E7&quot;/&gt;&lt;wsp:rsid wsp:val=&quot;00DD4746&quot;/&gt;&lt;wsp:rsid wsp:val=&quot;00DD491C&quot;/&gt;&lt;wsp:rsid wsp:val=&quot;00DD4A04&quot;/&gt;&lt;wsp:rsid wsp:val=&quot;00DD4E2F&quot;/&gt;&lt;wsp:rsid wsp:val=&quot;00DD5406&quot;/&gt;&lt;wsp:rsid wsp:val=&quot;00DD5501&quot;/&gt;&lt;wsp:rsid wsp:val=&quot;00DD5692&quot;/&gt;&lt;wsp:rsid wsp:val=&quot;00DD56B6&quot;/&gt;&lt;wsp:rsid wsp:val=&quot;00DD5731&quot;/&gt;&lt;wsp:rsid wsp:val=&quot;00DD590B&quot;/&gt;&lt;wsp:rsid wsp:val=&quot;00DD5C93&quot;/&gt;&lt;wsp:rsid wsp:val=&quot;00DD5DD5&quot;/&gt;&lt;wsp:rsid wsp:val=&quot;00DD5E0B&quot;/&gt;&lt;wsp:rsid wsp:val=&quot;00DD5FCF&quot;/&gt;&lt;wsp:rsid wsp:val=&quot;00DD5FEB&quot;/&gt;&lt;wsp:rsid wsp:val=&quot;00DD609E&quot;/&gt;&lt;wsp:rsid wsp:val=&quot;00DD60A9&quot;/&gt;&lt;wsp:rsid wsp:val=&quot;00DD6216&quot;/&gt;&lt;wsp:rsid wsp:val=&quot;00DD635A&quot;/&gt;&lt;wsp:rsid wsp:val=&quot;00DD6780&quot;/&gt;&lt;wsp:rsid wsp:val=&quot;00DD6964&quot;/&gt;&lt;wsp:rsid wsp:val=&quot;00DD6AF1&quot;/&gt;&lt;wsp:rsid wsp:val=&quot;00DD6CD2&quot;/&gt;&lt;wsp:rsid wsp:val=&quot;00DD6E72&quot;/&gt;&lt;wsp:rsid wsp:val=&quot;00DD70D5&quot;/&gt;&lt;wsp:rsid wsp:val=&quot;00DD7378&quot;/&gt;&lt;wsp:rsid wsp:val=&quot;00DD7454&quot;/&gt;&lt;wsp:rsid wsp:val=&quot;00DD751B&quot;/&gt;&lt;wsp:rsid wsp:val=&quot;00DD7589&quot;/&gt;&lt;wsp:rsid wsp:val=&quot;00DD7651&quot;/&gt;&lt;wsp:rsid wsp:val=&quot;00DD7664&quot;/&gt;&lt;wsp:rsid wsp:val=&quot;00DD76CC&quot;/&gt;&lt;wsp:rsid wsp:val=&quot;00DD77BC&quot;/&gt;&lt;wsp:rsid wsp:val=&quot;00DD7A76&quot;/&gt;&lt;wsp:rsid wsp:val=&quot;00DD7BF7&quot;/&gt;&lt;wsp:rsid wsp:val=&quot;00DD7E93&quot;/&gt;&lt;wsp:rsid wsp:val=&quot;00DD7F5A&quot;/&gt;&lt;wsp:rsid wsp:val=&quot;00DD7F66&quot;/&gt;&lt;wsp:rsid wsp:val=&quot;00DD7F85&quot;/&gt;&lt;wsp:rsid wsp:val=&quot;00DE0087&quot;/&gt;&lt;wsp:rsid wsp:val=&quot;00DE04BE&quot;/&gt;&lt;wsp:rsid wsp:val=&quot;00DE04C2&quot;/&gt;&lt;wsp:rsid wsp:val=&quot;00DE0526&quot;/&gt;&lt;wsp:rsid wsp:val=&quot;00DE066F&quot;/&gt;&lt;wsp:rsid wsp:val=&quot;00DE083A&quot;/&gt;&lt;wsp:rsid wsp:val=&quot;00DE0BD8&quot;/&gt;&lt;wsp:rsid wsp:val=&quot;00DE0C97&quot;/&gt;&lt;wsp:rsid wsp:val=&quot;00DE1088&quot;/&gt;&lt;wsp:rsid wsp:val=&quot;00DE1286&quot;/&gt;&lt;wsp:rsid wsp:val=&quot;00DE13F5&quot;/&gt;&lt;wsp:rsid wsp:val=&quot;00DE14F5&quot;/&gt;&lt;wsp:rsid wsp:val=&quot;00DE15F0&quot;/&gt;&lt;wsp:rsid wsp:val=&quot;00DE16EB&quot;/&gt;&lt;wsp:rsid wsp:val=&quot;00DE16F1&quot;/&gt;&lt;wsp:rsid wsp:val=&quot;00DE17CB&quot;/&gt;&lt;wsp:rsid wsp:val=&quot;00DE18CA&quot;/&gt;&lt;wsp:rsid wsp:val=&quot;00DE1B57&quot;/&gt;&lt;wsp:rsid wsp:val=&quot;00DE1C02&quot;/&gt;&lt;wsp:rsid wsp:val=&quot;00DE1CFD&quot;/&gt;&lt;wsp:rsid wsp:val=&quot;00DE1E06&quot;/&gt;&lt;wsp:rsid wsp:val=&quot;00DE1E3A&quot;/&gt;&lt;wsp:rsid wsp:val=&quot;00DE1EA7&quot;/&gt;&lt;wsp:rsid wsp:val=&quot;00DE1F3C&quot;/&gt;&lt;wsp:rsid wsp:val=&quot;00DE2038&quot;/&gt;&lt;wsp:rsid wsp:val=&quot;00DE24CC&quot;/&gt;&lt;wsp:rsid wsp:val=&quot;00DE255A&quot;/&gt;&lt;wsp:rsid wsp:val=&quot;00DE269F&quot;/&gt;&lt;wsp:rsid wsp:val=&quot;00DE27AB&quot;/&gt;&lt;wsp:rsid wsp:val=&quot;00DE28A7&quot;/&gt;&lt;wsp:rsid wsp:val=&quot;00DE2A42&quot;/&gt;&lt;wsp:rsid wsp:val=&quot;00DE2CA2&quot;/&gt;&lt;wsp:rsid wsp:val=&quot;00DE2CF4&quot;/&gt;&lt;wsp:rsid wsp:val=&quot;00DE304E&quot;/&gt;&lt;wsp:rsid wsp:val=&quot;00DE3335&quot;/&gt;&lt;wsp:rsid wsp:val=&quot;00DE34F7&quot;/&gt;&lt;wsp:rsid wsp:val=&quot;00DE366D&quot;/&gt;&lt;wsp:rsid wsp:val=&quot;00DE36DB&quot;/&gt;&lt;wsp:rsid wsp:val=&quot;00DE3B0E&quot;/&gt;&lt;wsp:rsid wsp:val=&quot;00DE3B44&quot;/&gt;&lt;wsp:rsid wsp:val=&quot;00DE3BE4&quot;/&gt;&lt;wsp:rsid wsp:val=&quot;00DE3D1A&quot;/&gt;&lt;wsp:rsid wsp:val=&quot;00DE4005&quot;/&gt;&lt;wsp:rsid wsp:val=&quot;00DE4260&quot;/&gt;&lt;wsp:rsid wsp:val=&quot;00DE44F6&quot;/&gt;&lt;wsp:rsid wsp:val=&quot;00DE452C&quot;/&gt;&lt;wsp:rsid wsp:val=&quot;00DE456B&quot;/&gt;&lt;wsp:rsid wsp:val=&quot;00DE4721&quot;/&gt;&lt;wsp:rsid wsp:val=&quot;00DE482F&quot;/&gt;&lt;wsp:rsid wsp:val=&quot;00DE4947&quot;/&gt;&lt;wsp:rsid wsp:val=&quot;00DE4C6F&quot;/&gt;&lt;wsp:rsid wsp:val=&quot;00DE4DF3&quot;/&gt;&lt;wsp:rsid wsp:val=&quot;00DE521F&quot;/&gt;&lt;wsp:rsid wsp:val=&quot;00DE5228&quot;/&gt;&lt;wsp:rsid wsp:val=&quot;00DE5495&quot;/&gt;&lt;wsp:rsid wsp:val=&quot;00DE56A2&quot;/&gt;&lt;wsp:rsid wsp:val=&quot;00DE5796&quot;/&gt;&lt;wsp:rsid wsp:val=&quot;00DE59FF&quot;/&gt;&lt;wsp:rsid wsp:val=&quot;00DE5D60&quot;/&gt;&lt;wsp:rsid wsp:val=&quot;00DE5DEA&quot;/&gt;&lt;wsp:rsid wsp:val=&quot;00DE5F36&quot;/&gt;&lt;wsp:rsid wsp:val=&quot;00DE5FC9&quot;/&gt;&lt;wsp:rsid wsp:val=&quot;00DE61AC&quot;/&gt;&lt;wsp:rsid wsp:val=&quot;00DE63FD&quot;/&gt;&lt;wsp:rsid wsp:val=&quot;00DE65D6&quot;/&gt;&lt;wsp:rsid wsp:val=&quot;00DE6736&quot;/&gt;&lt;wsp:rsid wsp:val=&quot;00DE6885&quot;/&gt;&lt;wsp:rsid wsp:val=&quot;00DE69A3&quot;/&gt;&lt;wsp:rsid wsp:val=&quot;00DE69CD&quot;/&gt;&lt;wsp:rsid wsp:val=&quot;00DE69EB&quot;/&gt;&lt;wsp:rsid wsp:val=&quot;00DE6ABE&quot;/&gt;&lt;wsp:rsid wsp:val=&quot;00DE6B50&quot;/&gt;&lt;wsp:rsid wsp:val=&quot;00DE6C01&quot;/&gt;&lt;wsp:rsid wsp:val=&quot;00DE6CB9&quot;/&gt;&lt;wsp:rsid wsp:val=&quot;00DE6E28&quot;/&gt;&lt;wsp:rsid wsp:val=&quot;00DE6F55&quot;/&gt;&lt;wsp:rsid wsp:val=&quot;00DE704B&quot;/&gt;&lt;wsp:rsid wsp:val=&quot;00DE71D9&quot;/&gt;&lt;wsp:rsid wsp:val=&quot;00DE74B6&quot;/&gt;&lt;wsp:rsid wsp:val=&quot;00DE74C5&quot;/&gt;&lt;wsp:rsid wsp:val=&quot;00DE754E&quot;/&gt;&lt;wsp:rsid wsp:val=&quot;00DE77EE&quot;/&gt;&lt;wsp:rsid wsp:val=&quot;00DE78E1&quot;/&gt;&lt;wsp:rsid wsp:val=&quot;00DE7A59&quot;/&gt;&lt;wsp:rsid wsp:val=&quot;00DE7C48&quot;/&gt;&lt;wsp:rsid wsp:val=&quot;00DE7ED0&quot;/&gt;&lt;wsp:rsid wsp:val=&quot;00DE7F57&quot;/&gt;&lt;wsp:rsid wsp:val=&quot;00DF0041&quot;/&gt;&lt;wsp:rsid wsp:val=&quot;00DF03BF&quot;/&gt;&lt;wsp:rsid wsp:val=&quot;00DF03E5&quot;/&gt;&lt;wsp:rsid wsp:val=&quot;00DF046F&quot;/&gt;&lt;wsp:rsid wsp:val=&quot;00DF0650&quot;/&gt;&lt;wsp:rsid wsp:val=&quot;00DF0652&quot;/&gt;&lt;wsp:rsid wsp:val=&quot;00DF06DB&quot;/&gt;&lt;wsp:rsid wsp:val=&quot;00DF06E2&quot;/&gt;&lt;wsp:rsid wsp:val=&quot;00DF08BA&quot;/&gt;&lt;wsp:rsid wsp:val=&quot;00DF0BC9&quot;/&gt;&lt;wsp:rsid wsp:val=&quot;00DF0C04&quot;/&gt;&lt;wsp:rsid wsp:val=&quot;00DF0D16&quot;/&gt;&lt;wsp:rsid wsp:val=&quot;00DF0F60&quot;/&gt;&lt;wsp:rsid wsp:val=&quot;00DF1202&quot;/&gt;&lt;wsp:rsid wsp:val=&quot;00DF127B&quot;/&gt;&lt;wsp:rsid wsp:val=&quot;00DF1529&quot;/&gt;&lt;wsp:rsid wsp:val=&quot;00DF1751&quot;/&gt;&lt;wsp:rsid wsp:val=&quot;00DF1A64&quot;/&gt;&lt;wsp:rsid wsp:val=&quot;00DF1A88&quot;/&gt;&lt;wsp:rsid wsp:val=&quot;00DF1AA5&quot;/&gt;&lt;wsp:rsid wsp:val=&quot;00DF1B59&quot;/&gt;&lt;wsp:rsid wsp:val=&quot;00DF1DE7&quot;/&gt;&lt;wsp:rsid wsp:val=&quot;00DF1DFE&quot;/&gt;&lt;wsp:rsid wsp:val=&quot;00DF1E9C&quot;/&gt;&lt;wsp:rsid wsp:val=&quot;00DF21B1&quot;/&gt;&lt;wsp:rsid wsp:val=&quot;00DF21F7&quot;/&gt;&lt;wsp:rsid wsp:val=&quot;00DF22A1&quot;/&gt;&lt;wsp:rsid wsp:val=&quot;00DF25C7&quot;/&gt;&lt;wsp:rsid wsp:val=&quot;00DF271C&quot;/&gt;&lt;wsp:rsid wsp:val=&quot;00DF273F&quot;/&gt;&lt;wsp:rsid wsp:val=&quot;00DF2835&quot;/&gt;&lt;wsp:rsid wsp:val=&quot;00DF2875&quot;/&gt;&lt;wsp:rsid wsp:val=&quot;00DF2917&quot;/&gt;&lt;wsp:rsid wsp:val=&quot;00DF2A7F&quot;/&gt;&lt;wsp:rsid wsp:val=&quot;00DF3069&quot;/&gt;&lt;wsp:rsid wsp:val=&quot;00DF308B&quot;/&gt;&lt;wsp:rsid wsp:val=&quot;00DF332D&quot;/&gt;&lt;wsp:rsid wsp:val=&quot;00DF35C7&quot;/&gt;&lt;wsp:rsid wsp:val=&quot;00DF3632&quot;/&gt;&lt;wsp:rsid wsp:val=&quot;00DF3656&quot;/&gt;&lt;wsp:rsid wsp:val=&quot;00DF3A5D&quot;/&gt;&lt;wsp:rsid wsp:val=&quot;00DF3AA6&quot;/&gt;&lt;wsp:rsid wsp:val=&quot;00DF3AE2&quot;/&gt;&lt;wsp:rsid wsp:val=&quot;00DF3B0A&quot;/&gt;&lt;wsp:rsid wsp:val=&quot;00DF3B4D&quot;/&gt;&lt;wsp:rsid wsp:val=&quot;00DF3C85&quot;/&gt;&lt;wsp:rsid wsp:val=&quot;00DF3DC6&quot;/&gt;&lt;wsp:rsid wsp:val=&quot;00DF3FA7&quot;/&gt;&lt;wsp:rsid wsp:val=&quot;00DF437B&quot;/&gt;&lt;wsp:rsid wsp:val=&quot;00DF43C0&quot;/&gt;&lt;wsp:rsid wsp:val=&quot;00DF4401&quot;/&gt;&lt;wsp:rsid wsp:val=&quot;00DF44F0&quot;/&gt;&lt;wsp:rsid wsp:val=&quot;00DF465D&quot;/&gt;&lt;wsp:rsid wsp:val=&quot;00DF4699&quot;/&gt;&lt;wsp:rsid wsp:val=&quot;00DF46D6&quot;/&gt;&lt;wsp:rsid wsp:val=&quot;00DF483D&quot;/&gt;&lt;wsp:rsid wsp:val=&quot;00DF4923&quot;/&gt;&lt;wsp:rsid wsp:val=&quot;00DF4DF8&quot;/&gt;&lt;wsp:rsid wsp:val=&quot;00DF4E0B&quot;/&gt;&lt;wsp:rsid wsp:val=&quot;00DF4EED&quot;/&gt;&lt;wsp:rsid wsp:val=&quot;00DF4F8F&quot;/&gt;&lt;wsp:rsid wsp:val=&quot;00DF4F9C&quot;/&gt;&lt;wsp:rsid wsp:val=&quot;00DF5212&quot;/&gt;&lt;wsp:rsid wsp:val=&quot;00DF527F&quot;/&gt;&lt;wsp:rsid wsp:val=&quot;00DF5329&quot;/&gt;&lt;wsp:rsid wsp:val=&quot;00DF53E9&quot;/&gt;&lt;wsp:rsid wsp:val=&quot;00DF55CD&quot;/&gt;&lt;wsp:rsid wsp:val=&quot;00DF5662&quot;/&gt;&lt;wsp:rsid wsp:val=&quot;00DF575E&quot;/&gt;&lt;wsp:rsid wsp:val=&quot;00DF5D32&quot;/&gt;&lt;wsp:rsid wsp:val=&quot;00DF5D7B&quot;/&gt;&lt;wsp:rsid wsp:val=&quot;00DF5ECA&quot;/&gt;&lt;wsp:rsid wsp:val=&quot;00DF5FF9&quot;/&gt;&lt;wsp:rsid wsp:val=&quot;00DF60DE&quot;/&gt;&lt;wsp:rsid wsp:val=&quot;00DF60E2&quot;/&gt;&lt;wsp:rsid wsp:val=&quot;00DF619C&quot;/&gt;&lt;wsp:rsid wsp:val=&quot;00DF62F2&quot;/&gt;&lt;wsp:rsid wsp:val=&quot;00DF6303&quot;/&gt;&lt;wsp:rsid wsp:val=&quot;00DF63B5&quot;/&gt;&lt;wsp:rsid wsp:val=&quot;00DF6632&quot;/&gt;&lt;wsp:rsid wsp:val=&quot;00DF67A6&quot;/&gt;&lt;wsp:rsid wsp:val=&quot;00DF682B&quot;/&gt;&lt;wsp:rsid wsp:val=&quot;00DF6AAE&quot;/&gt;&lt;wsp:rsid wsp:val=&quot;00DF6D2F&quot;/&gt;&lt;wsp:rsid wsp:val=&quot;00DF6DB3&quot;/&gt;&lt;wsp:rsid wsp:val=&quot;00DF7170&quot;/&gt;&lt;wsp:rsid wsp:val=&quot;00DF71A2&quot;/&gt;&lt;wsp:rsid wsp:val=&quot;00DF76DE&quot;/&gt;&lt;wsp:rsid wsp:val=&quot;00DF781B&quot;/&gt;&lt;wsp:rsid wsp:val=&quot;00DF795D&quot;/&gt;&lt;wsp:rsid wsp:val=&quot;00DF7D1A&quot;/&gt;&lt;wsp:rsid wsp:val=&quot;00E0001B&quot;/&gt;&lt;wsp:rsid wsp:val=&quot;00E001A3&quot;/&gt;&lt;wsp:rsid wsp:val=&quot;00E001EA&quot;/&gt;&lt;wsp:rsid wsp:val=&quot;00E0025C&quot;/&gt;&lt;wsp:rsid wsp:val=&quot;00E002AF&quot;/&gt;&lt;wsp:rsid wsp:val=&quot;00E005D5&quot;/&gt;&lt;wsp:rsid wsp:val=&quot;00E00604&quot;/&gt;&lt;wsp:rsid wsp:val=&quot;00E00760&quot;/&gt;&lt;wsp:rsid wsp:val=&quot;00E0094B&quot;/&gt;&lt;wsp:rsid wsp:val=&quot;00E00EFD&quot;/&gt;&lt;wsp:rsid wsp:val=&quot;00E00F0B&quot;/&gt;&lt;wsp:rsid wsp:val=&quot;00E01046&quot;/&gt;&lt;wsp:rsid wsp:val=&quot;00E010DC&quot;/&gt;&lt;wsp:rsid wsp:val=&quot;00E01178&quot;/&gt;&lt;wsp:rsid wsp:val=&quot;00E01255&quot;/&gt;&lt;wsp:rsid wsp:val=&quot;00E012F5&quot;/&gt;&lt;wsp:rsid wsp:val=&quot;00E01A59&quot;/&gt;&lt;wsp:rsid wsp:val=&quot;00E01B66&quot;/&gt;&lt;wsp:rsid wsp:val=&quot;00E01D6F&quot;/&gt;&lt;wsp:rsid wsp:val=&quot;00E022E6&quot;/&gt;&lt;wsp:rsid wsp:val=&quot;00E0240C&quot;/&gt;&lt;wsp:rsid wsp:val=&quot;00E02941&quot;/&gt;&lt;wsp:rsid wsp:val=&quot;00E029A9&quot;/&gt;&lt;wsp:rsid wsp:val=&quot;00E02A38&quot;/&gt;&lt;wsp:rsid wsp:val=&quot;00E02C4E&quot;/&gt;&lt;wsp:rsid wsp:val=&quot;00E02D09&quot;/&gt;&lt;wsp:rsid wsp:val=&quot;00E03255&quot;/&gt;&lt;wsp:rsid wsp:val=&quot;00E033AC&quot;/&gt;&lt;wsp:rsid wsp:val=&quot;00E033E5&quot;/&gt;&lt;wsp:rsid wsp:val=&quot;00E0342F&quot;/&gt;&lt;wsp:rsid wsp:val=&quot;00E038C8&quot;/&gt;&lt;wsp:rsid wsp:val=&quot;00E03A6C&quot;/&gt;&lt;wsp:rsid wsp:val=&quot;00E03AEC&quot;/&gt;&lt;wsp:rsid wsp:val=&quot;00E03B15&quot;/&gt;&lt;wsp:rsid wsp:val=&quot;00E03D94&quot;/&gt;&lt;wsp:rsid wsp:val=&quot;00E03DCF&quot;/&gt;&lt;wsp:rsid wsp:val=&quot;00E03E2A&quot;/&gt;&lt;wsp:rsid wsp:val=&quot;00E03E45&quot;/&gt;&lt;wsp:rsid wsp:val=&quot;00E0404F&quot;/&gt;&lt;wsp:rsid wsp:val=&quot;00E04125&quot;/&gt;&lt;wsp:rsid wsp:val=&quot;00E04385&quot;/&gt;&lt;wsp:rsid wsp:val=&quot;00E0440C&quot;/&gt;&lt;wsp:rsid wsp:val=&quot;00E0472F&quot;/&gt;&lt;wsp:rsid wsp:val=&quot;00E04904&quot;/&gt;&lt;wsp:rsid wsp:val=&quot;00E04E42&quot;/&gt;&lt;wsp:rsid wsp:val=&quot;00E04EFC&quot;/&gt;&lt;wsp:rsid wsp:val=&quot;00E05167&quot;/&gt;&lt;wsp:rsid wsp:val=&quot;00E0542B&quot;/&gt;&lt;wsp:rsid wsp:val=&quot;00E05738&quot;/&gt;&lt;wsp:rsid wsp:val=&quot;00E05813&quot;/&gt;&lt;wsp:rsid wsp:val=&quot;00E05B2A&quot;/&gt;&lt;wsp:rsid wsp:val=&quot;00E05B86&quot;/&gt;&lt;wsp:rsid wsp:val=&quot;00E05BFA&quot;/&gt;&lt;wsp:rsid wsp:val=&quot;00E05CEE&quot;/&gt;&lt;wsp:rsid wsp:val=&quot;00E05D23&quot;/&gt;&lt;wsp:rsid wsp:val=&quot;00E06120&quot;/&gt;&lt;wsp:rsid wsp:val=&quot;00E06381&quot;/&gt;&lt;wsp:rsid wsp:val=&quot;00E0641F&quot;/&gt;&lt;wsp:rsid wsp:val=&quot;00E06441&quot;/&gt;&lt;wsp:rsid wsp:val=&quot;00E06474&quot;/&gt;&lt;wsp:rsid wsp:val=&quot;00E064F7&quot;/&gt;&lt;wsp:rsid wsp:val=&quot;00E066D3&quot;/&gt;&lt;wsp:rsid wsp:val=&quot;00E066D7&quot;/&gt;&lt;wsp:rsid wsp:val=&quot;00E0687F&quot;/&gt;&lt;wsp:rsid wsp:val=&quot;00E069A6&quot;/&gt;&lt;wsp:rsid wsp:val=&quot;00E06A37&quot;/&gt;&lt;wsp:rsid wsp:val=&quot;00E071D1&quot;/&gt;&lt;wsp:rsid wsp:val=&quot;00E07224&quot;/&gt;&lt;wsp:rsid wsp:val=&quot;00E072B6&quot;/&gt;&lt;wsp:rsid wsp:val=&quot;00E072B9&quot;/&gt;&lt;wsp:rsid wsp:val=&quot;00E07302&quot;/&gt;&lt;wsp:rsid wsp:val=&quot;00E07331&quot;/&gt;&lt;wsp:rsid wsp:val=&quot;00E074E4&quot;/&gt;&lt;wsp:rsid wsp:val=&quot;00E076CC&quot;/&gt;&lt;wsp:rsid wsp:val=&quot;00E077E4&quot;/&gt;&lt;wsp:rsid wsp:val=&quot;00E078A3&quot;/&gt;&lt;wsp:rsid wsp:val=&quot;00E07B51&quot;/&gt;&lt;wsp:rsid wsp:val=&quot;00E07B6F&quot;/&gt;&lt;wsp:rsid wsp:val=&quot;00E07C18&quot;/&gt;&lt;wsp:rsid wsp:val=&quot;00E07F0B&quot;/&gt;&lt;wsp:rsid wsp:val=&quot;00E07F4C&quot;/&gt;&lt;wsp:rsid wsp:val=&quot;00E07F56&quot;/&gt;&lt;wsp:rsid wsp:val=&quot;00E1006E&quot;/&gt;&lt;wsp:rsid wsp:val=&quot;00E101DF&quot;/&gt;&lt;wsp:rsid wsp:val=&quot;00E103D8&quot;/&gt;&lt;wsp:rsid wsp:val=&quot;00E1045B&quot;/&gt;&lt;wsp:rsid wsp:val=&quot;00E104B9&quot;/&gt;&lt;wsp:rsid wsp:val=&quot;00E106B6&quot;/&gt;&lt;wsp:rsid wsp:val=&quot;00E1071B&quot;/&gt;&lt;wsp:rsid wsp:val=&quot;00E10AE5&quot;/&gt;&lt;wsp:rsid wsp:val=&quot;00E10B45&quot;/&gt;&lt;wsp:rsid wsp:val=&quot;00E10D18&quot;/&gt;&lt;wsp:rsid wsp:val=&quot;00E10E6C&quot;/&gt;&lt;wsp:rsid wsp:val=&quot;00E110CA&quot;/&gt;&lt;wsp:rsid wsp:val=&quot;00E11191&quot;/&gt;&lt;wsp:rsid wsp:val=&quot;00E11197&quot;/&gt;&lt;wsp:rsid wsp:val=&quot;00E1136F&quot;/&gt;&lt;wsp:rsid wsp:val=&quot;00E11378&quot;/&gt;&lt;wsp:rsid wsp:val=&quot;00E11454&quot;/&gt;&lt;wsp:rsid wsp:val=&quot;00E115EA&quot;/&gt;&lt;wsp:rsid wsp:val=&quot;00E1170C&quot;/&gt;&lt;wsp:rsid wsp:val=&quot;00E11898&quot;/&gt;&lt;wsp:rsid wsp:val=&quot;00E11C1B&quot;/&gt;&lt;wsp:rsid wsp:val=&quot;00E11D06&quot;/&gt;&lt;wsp:rsid wsp:val=&quot;00E11D0D&quot;/&gt;&lt;wsp:rsid wsp:val=&quot;00E11D35&quot;/&gt;&lt;wsp:rsid wsp:val=&quot;00E11D8D&quot;/&gt;&lt;wsp:rsid wsp:val=&quot;00E1252F&quot;/&gt;&lt;wsp:rsid wsp:val=&quot;00E125DA&quot;/&gt;&lt;wsp:rsid wsp:val=&quot;00E12609&quot;/&gt;&lt;wsp:rsid wsp:val=&quot;00E127D2&quot;/&gt;&lt;wsp:rsid wsp:val=&quot;00E128B2&quot;/&gt;&lt;wsp:rsid wsp:val=&quot;00E129D7&quot;/&gt;&lt;wsp:rsid wsp:val=&quot;00E12A21&quot;/&gt;&lt;wsp:rsid wsp:val=&quot;00E12A65&quot;/&gt;&lt;wsp:rsid wsp:val=&quot;00E12CB2&quot;/&gt;&lt;wsp:rsid wsp:val=&quot;00E12ED7&quot;/&gt;&lt;wsp:rsid wsp:val=&quot;00E1304D&quot;/&gt;&lt;wsp:rsid wsp:val=&quot;00E130D6&quot;/&gt;&lt;wsp:rsid wsp:val=&quot;00E13361&quot;/&gt;&lt;wsp:rsid wsp:val=&quot;00E13843&quot;/&gt;&lt;wsp:rsid wsp:val=&quot;00E13998&quot;/&gt;&lt;wsp:rsid wsp:val=&quot;00E13A65&quot;/&gt;&lt;wsp:rsid wsp:val=&quot;00E13A8F&quot;/&gt;&lt;wsp:rsid wsp:val=&quot;00E13C1B&quot;/&gt;&lt;wsp:rsid wsp:val=&quot;00E13D1C&quot;/&gt;&lt;wsp:rsid wsp:val=&quot;00E13FC6&quot;/&gt;&lt;wsp:rsid wsp:val=&quot;00E13FDF&quot;/&gt;&lt;wsp:rsid wsp:val=&quot;00E140B1&quot;/&gt;&lt;wsp:rsid wsp:val=&quot;00E14495&quot;/&gt;&lt;wsp:rsid wsp:val=&quot;00E14916&quot;/&gt;&lt;wsp:rsid wsp:val=&quot;00E14969&quot;/&gt;&lt;wsp:rsid wsp:val=&quot;00E149FA&quot;/&gt;&lt;wsp:rsid wsp:val=&quot;00E14AD2&quot;/&gt;&lt;wsp:rsid wsp:val=&quot;00E14C24&quot;/&gt;&lt;wsp:rsid wsp:val=&quot;00E14D75&quot;/&gt;&lt;wsp:rsid wsp:val=&quot;00E14E2A&quot;/&gt;&lt;wsp:rsid wsp:val=&quot;00E14F1A&quot;/&gt;&lt;wsp:rsid wsp:val=&quot;00E14FC9&quot;/&gt;&lt;wsp:rsid wsp:val=&quot;00E1500E&quot;/&gt;&lt;wsp:rsid wsp:val=&quot;00E15031&quot;/&gt;&lt;wsp:rsid wsp:val=&quot;00E1529E&quot;/&gt;&lt;wsp:rsid wsp:val=&quot;00E153AC&quot;/&gt;&lt;wsp:rsid wsp:val=&quot;00E153CD&quot;/&gt;&lt;wsp:rsid wsp:val=&quot;00E15661&quot;/&gt;&lt;wsp:rsid wsp:val=&quot;00E159E2&quot;/&gt;&lt;wsp:rsid wsp:val=&quot;00E15DCC&quot;/&gt;&lt;wsp:rsid wsp:val=&quot;00E15EEC&quot;/&gt;&lt;wsp:rsid wsp:val=&quot;00E15FA5&quot;/&gt;&lt;wsp:rsid wsp:val=&quot;00E161B5&quot;/&gt;&lt;wsp:rsid wsp:val=&quot;00E16519&quot;/&gt;&lt;wsp:rsid wsp:val=&quot;00E165FD&quot;/&gt;&lt;wsp:rsid wsp:val=&quot;00E16821&quot;/&gt;&lt;wsp:rsid wsp:val=&quot;00E16897&quot;/&gt;&lt;wsp:rsid wsp:val=&quot;00E168E0&quot;/&gt;&lt;wsp:rsid wsp:val=&quot;00E16B7B&quot;/&gt;&lt;wsp:rsid wsp:val=&quot;00E16BB6&quot;/&gt;&lt;wsp:rsid wsp:val=&quot;00E16C72&quot;/&gt;&lt;wsp:rsid wsp:val=&quot;00E16EFF&quot;/&gt;&lt;wsp:rsid wsp:val=&quot;00E16F5F&quot;/&gt;&lt;wsp:rsid wsp:val=&quot;00E17239&quot;/&gt;&lt;wsp:rsid wsp:val=&quot;00E1771A&quot;/&gt;&lt;wsp:rsid wsp:val=&quot;00E17AE6&quot;/&gt;&lt;wsp:rsid wsp:val=&quot;00E17BDE&quot;/&gt;&lt;wsp:rsid wsp:val=&quot;00E17C3B&quot;/&gt;&lt;wsp:rsid wsp:val=&quot;00E17E90&quot;/&gt;&lt;wsp:rsid wsp:val=&quot;00E202A1&quot;/&gt;&lt;wsp:rsid wsp:val=&quot;00E203FD&quot;/&gt;&lt;wsp:rsid wsp:val=&quot;00E204B0&quot;/&gt;&lt;wsp:rsid wsp:val=&quot;00E204C0&quot;/&gt;&lt;wsp:rsid wsp:val=&quot;00E204E7&quot;/&gt;&lt;wsp:rsid wsp:val=&quot;00E205DE&quot;/&gt;&lt;wsp:rsid wsp:val=&quot;00E206BE&quot;/&gt;&lt;wsp:rsid wsp:val=&quot;00E208D4&quot;/&gt;&lt;wsp:rsid wsp:val=&quot;00E20A6C&quot;/&gt;&lt;wsp:rsid wsp:val=&quot;00E20AC4&quot;/&gt;&lt;wsp:rsid wsp:val=&quot;00E20B76&quot;/&gt;&lt;wsp:rsid wsp:val=&quot;00E20CF0&quot;/&gt;&lt;wsp:rsid wsp:val=&quot;00E20FF6&quot;/&gt;&lt;wsp:rsid wsp:val=&quot;00E210BD&quot;/&gt;&lt;wsp:rsid wsp:val=&quot;00E21219&quot;/&gt;&lt;wsp:rsid wsp:val=&quot;00E21270&quot;/&gt;&lt;wsp:rsid wsp:val=&quot;00E2137A&quot;/&gt;&lt;wsp:rsid wsp:val=&quot;00E213B5&quot;/&gt;&lt;wsp:rsid wsp:val=&quot;00E21472&quot;/&gt;&lt;wsp:rsid wsp:val=&quot;00E215AC&quot;/&gt;&lt;wsp:rsid wsp:val=&quot;00E21736&quot;/&gt;&lt;wsp:rsid wsp:val=&quot;00E21785&quot;/&gt;&lt;wsp:rsid wsp:val=&quot;00E219EC&quot;/&gt;&lt;wsp:rsid wsp:val=&quot;00E21C22&quot;/&gt;&lt;wsp:rsid wsp:val=&quot;00E21DDE&quot;/&gt;&lt;wsp:rsid wsp:val=&quot;00E21ECB&quot;/&gt;&lt;wsp:rsid wsp:val=&quot;00E22031&quot;/&gt;&lt;wsp:rsid wsp:val=&quot;00E22074&quot;/&gt;&lt;wsp:rsid wsp:val=&quot;00E221A8&quot;/&gt;&lt;wsp:rsid wsp:val=&quot;00E22780&quot;/&gt;&lt;wsp:rsid wsp:val=&quot;00E22818&quot;/&gt;&lt;wsp:rsid wsp:val=&quot;00E229F0&quot;/&gt;&lt;wsp:rsid wsp:val=&quot;00E22BA7&quot;/&gt;&lt;wsp:rsid wsp:val=&quot;00E22C44&quot;/&gt;&lt;wsp:rsid wsp:val=&quot;00E22CEB&quot;/&gt;&lt;wsp:rsid wsp:val=&quot;00E22D1C&quot;/&gt;&lt;wsp:rsid wsp:val=&quot;00E22D5A&quot;/&gt;&lt;wsp:rsid wsp:val=&quot;00E22D6B&quot;/&gt;&lt;wsp:rsid wsp:val=&quot;00E23098&quot;/&gt;&lt;wsp:rsid wsp:val=&quot;00E230A8&quot;/&gt;&lt;wsp:rsid wsp:val=&quot;00E23361&quot;/&gt;&lt;wsp:rsid wsp:val=&quot;00E236E1&quot;/&gt;&lt;wsp:rsid wsp:val=&quot;00E237D8&quot;/&gt;&lt;wsp:rsid wsp:val=&quot;00E237F6&quot;/&gt;&lt;wsp:rsid wsp:val=&quot;00E23880&quot;/&gt;&lt;wsp:rsid wsp:val=&quot;00E239C6&quot;/&gt;&lt;wsp:rsid wsp:val=&quot;00E23A75&quot;/&gt;&lt;wsp:rsid wsp:val=&quot;00E23B1A&quot;/&gt;&lt;wsp:rsid wsp:val=&quot;00E23B53&quot;/&gt;&lt;wsp:rsid wsp:val=&quot;00E23B88&quot;/&gt;&lt;wsp:rsid wsp:val=&quot;00E23BBC&quot;/&gt;&lt;wsp:rsid wsp:val=&quot;00E23C57&quot;/&gt;&lt;wsp:rsid wsp:val=&quot;00E23F70&quot;/&gt;&lt;wsp:rsid wsp:val=&quot;00E240B2&quot;/&gt;&lt;wsp:rsid wsp:val=&quot;00E241BB&quot;/&gt;&lt;wsp:rsid wsp:val=&quot;00E2447C&quot;/&gt;&lt;wsp:rsid wsp:val=&quot;00E24511&quot;/&gt;&lt;wsp:rsid wsp:val=&quot;00E24767&quot;/&gt;&lt;wsp:rsid wsp:val=&quot;00E24BFB&quot;/&gt;&lt;wsp:rsid wsp:val=&quot;00E24D66&quot;/&gt;&lt;wsp:rsid wsp:val=&quot;00E24DD9&quot;/&gt;&lt;wsp:rsid wsp:val=&quot;00E25019&quot;/&gt;&lt;wsp:rsid wsp:val=&quot;00E2539C&quot;/&gt;&lt;wsp:rsid wsp:val=&quot;00E25520&quot;/&gt;&lt;wsp:rsid wsp:val=&quot;00E25768&quot;/&gt;&lt;wsp:rsid wsp:val=&quot;00E257E2&quot;/&gt;&lt;wsp:rsid wsp:val=&quot;00E258CA&quot;/&gt;&lt;wsp:rsid wsp:val=&quot;00E25CF0&quot;/&gt;&lt;wsp:rsid wsp:val=&quot;00E25D5A&quot;/&gt;&lt;wsp:rsid wsp:val=&quot;00E25DC6&quot;/&gt;&lt;wsp:rsid wsp:val=&quot;00E25EF2&quot;/&gt;&lt;wsp:rsid wsp:val=&quot;00E26786&quot;/&gt;&lt;wsp:rsid wsp:val=&quot;00E26909&quot;/&gt;&lt;wsp:rsid wsp:val=&quot;00E26A9D&quot;/&gt;&lt;wsp:rsid wsp:val=&quot;00E26B2F&quot;/&gt;&lt;wsp:rsid wsp:val=&quot;00E26BCA&quot;/&gt;&lt;wsp:rsid wsp:val=&quot;00E26C05&quot;/&gt;&lt;wsp:rsid wsp:val=&quot;00E27032&quot;/&gt;&lt;wsp:rsid wsp:val=&quot;00E2719D&quot;/&gt;&lt;wsp:rsid wsp:val=&quot;00E273E0&quot;/&gt;&lt;wsp:rsid wsp:val=&quot;00E27802&quot;/&gt;&lt;wsp:rsid wsp:val=&quot;00E278A3&quot;/&gt;&lt;wsp:rsid wsp:val=&quot;00E278EB&quot;/&gt;&lt;wsp:rsid wsp:val=&quot;00E279A2&quot;/&gt;&lt;wsp:rsid wsp:val=&quot;00E27DAE&quot;/&gt;&lt;wsp:rsid wsp:val=&quot;00E27DD2&quot;/&gt;&lt;wsp:rsid wsp:val=&quot;00E27DEC&quot;/&gt;&lt;wsp:rsid wsp:val=&quot;00E27FB1&quot;/&gt;&lt;wsp:rsid wsp:val=&quot;00E30163&quot;/&gt;&lt;wsp:rsid wsp:val=&quot;00E30481&quot;/&gt;&lt;wsp:rsid wsp:val=&quot;00E30AE3&quot;/&gt;&lt;wsp:rsid wsp:val=&quot;00E30FA5&quot;/&gt;&lt;wsp:rsid wsp:val=&quot;00E3101C&quot;/&gt;&lt;wsp:rsid wsp:val=&quot;00E3104F&quot;/&gt;&lt;wsp:rsid wsp:val=&quot;00E310FC&quot;/&gt;&lt;wsp:rsid wsp:val=&quot;00E31117&quot;/&gt;&lt;wsp:rsid wsp:val=&quot;00E31243&quot;/&gt;&lt;wsp:rsid wsp:val=&quot;00E31271&quot;/&gt;&lt;wsp:rsid wsp:val=&quot;00E31290&quot;/&gt;&lt;wsp:rsid wsp:val=&quot;00E3157D&quot;/&gt;&lt;wsp:rsid wsp:val=&quot;00E31856&quot;/&gt;&lt;wsp:rsid wsp:val=&quot;00E31922&quot;/&gt;&lt;wsp:rsid wsp:val=&quot;00E3198C&quot;/&gt;&lt;wsp:rsid wsp:val=&quot;00E3199E&quot;/&gt;&lt;wsp:rsid wsp:val=&quot;00E31A92&quot;/&gt;&lt;wsp:rsid wsp:val=&quot;00E31AFE&quot;/&gt;&lt;wsp:rsid wsp:val=&quot;00E31CE1&quot;/&gt;&lt;wsp:rsid wsp:val=&quot;00E31D6A&quot;/&gt;&lt;wsp:rsid wsp:val=&quot;00E31E27&quot;/&gt;&lt;wsp:rsid wsp:val=&quot;00E31F45&quot;/&gt;&lt;wsp:rsid wsp:val=&quot;00E3215A&quot;/&gt;&lt;wsp:rsid wsp:val=&quot;00E32168&quot;/&gt;&lt;wsp:rsid wsp:val=&quot;00E32274&quot;/&gt;&lt;wsp:rsid wsp:val=&quot;00E323C4&quot;/&gt;&lt;wsp:rsid wsp:val=&quot;00E32483&quot;/&gt;&lt;wsp:rsid wsp:val=&quot;00E32503&quot;/&gt;&lt;wsp:rsid wsp:val=&quot;00E32531&quot;/&gt;&lt;wsp:rsid wsp:val=&quot;00E32566&quot;/&gt;&lt;wsp:rsid wsp:val=&quot;00E3274A&quot;/&gt;&lt;wsp:rsid wsp:val=&quot;00E32750&quot;/&gt;&lt;wsp:rsid wsp:val=&quot;00E32846&quot;/&gt;&lt;wsp:rsid wsp:val=&quot;00E32878&quot;/&gt;&lt;wsp:rsid wsp:val=&quot;00E32E0E&quot;/&gt;&lt;wsp:rsid wsp:val=&quot;00E32F85&quot;/&gt;&lt;wsp:rsid wsp:val=&quot;00E32FA8&quot;/&gt;&lt;wsp:rsid wsp:val=&quot;00E3305E&quot;/&gt;&lt;wsp:rsid wsp:val=&quot;00E333DE&quot;/&gt;&lt;wsp:rsid wsp:val=&quot;00E3343D&quot;/&gt;&lt;wsp:rsid wsp:val=&quot;00E335D7&quot;/&gt;&lt;wsp:rsid wsp:val=&quot;00E336A2&quot;/&gt;&lt;wsp:rsid wsp:val=&quot;00E338B2&quot;/&gt;&lt;wsp:rsid wsp:val=&quot;00E33F9E&quot;/&gt;&lt;wsp:rsid wsp:val=&quot;00E341C0&quot;/&gt;&lt;wsp:rsid wsp:val=&quot;00E341C9&quot;/&gt;&lt;wsp:rsid wsp:val=&quot;00E34354&quot;/&gt;&lt;wsp:rsid wsp:val=&quot;00E34498&quot;/&gt;&lt;wsp:rsid wsp:val=&quot;00E344B8&quot;/&gt;&lt;wsp:rsid wsp:val=&quot;00E34543&quot;/&gt;&lt;wsp:rsid wsp:val=&quot;00E34631&quot;/&gt;&lt;wsp:rsid wsp:val=&quot;00E34750&quot;/&gt;&lt;wsp:rsid wsp:val=&quot;00E34854&quot;/&gt;&lt;wsp:rsid wsp:val=&quot;00E3485B&quot;/&gt;&lt;wsp:rsid wsp:val=&quot;00E34B7D&quot;/&gt;&lt;wsp:rsid wsp:val=&quot;00E34C66&quot;/&gt;&lt;wsp:rsid wsp:val=&quot;00E34CD3&quot;/&gt;&lt;wsp:rsid wsp:val=&quot;00E34DC5&quot;/&gt;&lt;wsp:rsid wsp:val=&quot;00E34EC9&quot;/&gt;&lt;wsp:rsid wsp:val=&quot;00E34FBD&quot;/&gt;&lt;wsp:rsid wsp:val=&quot;00E34FCB&quot;/&gt;&lt;wsp:rsid wsp:val=&quot;00E35108&quot;/&gt;&lt;wsp:rsid wsp:val=&quot;00E35249&quot;/&gt;&lt;wsp:rsid wsp:val=&quot;00E35261&quot;/&gt;&lt;wsp:rsid wsp:val=&quot;00E3528F&quot;/&gt;&lt;wsp:rsid wsp:val=&quot;00E357B1&quot;/&gt;&lt;wsp:rsid wsp:val=&quot;00E359D7&quot;/&gt;&lt;wsp:rsid wsp:val=&quot;00E35A6F&quot;/&gt;&lt;wsp:rsid wsp:val=&quot;00E35ACA&quot;/&gt;&lt;wsp:rsid wsp:val=&quot;00E35C56&quot;/&gt;&lt;wsp:rsid wsp:val=&quot;00E3612B&quot;/&gt;&lt;wsp:rsid wsp:val=&quot;00E361DF&quot;/&gt;&lt;wsp:rsid wsp:val=&quot;00E36278&quot;/&gt;&lt;wsp:rsid wsp:val=&quot;00E362CC&quot;/&gt;&lt;wsp:rsid wsp:val=&quot;00E363CD&quot;/&gt;&lt;wsp:rsid wsp:val=&quot;00E366C4&quot;/&gt;&lt;wsp:rsid wsp:val=&quot;00E3680A&quot;/&gt;&lt;wsp:rsid wsp:val=&quot;00E368CB&quot;/&gt;&lt;wsp:rsid wsp:val=&quot;00E36983&quot;/&gt;&lt;wsp:rsid wsp:val=&quot;00E36C23&quot;/&gt;&lt;wsp:rsid wsp:val=&quot;00E36C6C&quot;/&gt;&lt;wsp:rsid wsp:val=&quot;00E36D93&quot;/&gt;&lt;wsp:rsid wsp:val=&quot;00E37254&quot;/&gt;&lt;wsp:rsid wsp:val=&quot;00E373AB&quot;/&gt;&lt;wsp:rsid wsp:val=&quot;00E373C7&quot;/&gt;&lt;wsp:rsid wsp:val=&quot;00E376D5&quot;/&gt;&lt;wsp:rsid wsp:val=&quot;00E376E0&quot;/&gt;&lt;wsp:rsid wsp:val=&quot;00E3775C&quot;/&gt;&lt;wsp:rsid wsp:val=&quot;00E3798B&quot;/&gt;&lt;wsp:rsid wsp:val=&quot;00E37F13&quot;/&gt;&lt;wsp:rsid wsp:val=&quot;00E40255&quot;/&gt;&lt;wsp:rsid wsp:val=&quot;00E40269&quot;/&gt;&lt;wsp:rsid wsp:val=&quot;00E4058C&quot;/&gt;&lt;wsp:rsid wsp:val=&quot;00E40896&quot;/&gt;&lt;wsp:rsid wsp:val=&quot;00E40BBB&quot;/&gt;&lt;wsp:rsid wsp:val=&quot;00E40D62&quot;/&gt;&lt;wsp:rsid wsp:val=&quot;00E40DF8&quot;/&gt;&lt;wsp:rsid wsp:val=&quot;00E41288&quot;/&gt;&lt;wsp:rsid wsp:val=&quot;00E4171F&quot;/&gt;&lt;wsp:rsid wsp:val=&quot;00E418B7&quot;/&gt;&lt;wsp:rsid wsp:val=&quot;00E41A55&quot;/&gt;&lt;wsp:rsid wsp:val=&quot;00E41E54&quot;/&gt;&lt;wsp:rsid wsp:val=&quot;00E41F0B&quot;/&gt;&lt;wsp:rsid wsp:val=&quot;00E421EB&quot;/&gt;&lt;wsp:rsid wsp:val=&quot;00E42238&quot;/&gt;&lt;wsp:rsid wsp:val=&quot;00E42338&quot;/&gt;&lt;wsp:rsid wsp:val=&quot;00E42430&quot;/&gt;&lt;wsp:rsid wsp:val=&quot;00E424F0&quot;/&gt;&lt;wsp:rsid wsp:val=&quot;00E42646&quot;/&gt;&lt;wsp:rsid wsp:val=&quot;00E42814&quot;/&gt;&lt;wsp:rsid wsp:val=&quot;00E428BA&quot;/&gt;&lt;wsp:rsid wsp:val=&quot;00E4298A&quot;/&gt;&lt;wsp:rsid wsp:val=&quot;00E42A5A&quot;/&gt;&lt;wsp:rsid wsp:val=&quot;00E42DDA&quot;/&gt;&lt;wsp:rsid wsp:val=&quot;00E42E93&quot;/&gt;&lt;wsp:rsid wsp:val=&quot;00E42EFE&quot;/&gt;&lt;wsp:rsid wsp:val=&quot;00E43042&quot;/&gt;&lt;wsp:rsid wsp:val=&quot;00E4307E&quot;/&gt;&lt;wsp:rsid wsp:val=&quot;00E430DE&quot;/&gt;&lt;wsp:rsid wsp:val=&quot;00E43296&quot;/&gt;&lt;wsp:rsid wsp:val=&quot;00E43418&quot;/&gt;&lt;wsp:rsid wsp:val=&quot;00E43481&quot;/&gt;&lt;wsp:rsid wsp:val=&quot;00E4358C&quot;/&gt;&lt;wsp:rsid wsp:val=&quot;00E435AD&quot;/&gt;&lt;wsp:rsid wsp:val=&quot;00E4370D&quot;/&gt;&lt;wsp:rsid wsp:val=&quot;00E43DDE&quot;/&gt;&lt;wsp:rsid wsp:val=&quot;00E4406A&quot;/&gt;&lt;wsp:rsid wsp:val=&quot;00E4412B&quot;/&gt;&lt;wsp:rsid wsp:val=&quot;00E44145&quot;/&gt;&lt;wsp:rsid wsp:val=&quot;00E44254&quot;/&gt;&lt;wsp:rsid wsp:val=&quot;00E446C3&quot;/&gt;&lt;wsp:rsid wsp:val=&quot;00E44878&quot;/&gt;&lt;wsp:rsid wsp:val=&quot;00E449B9&quot;/&gt;&lt;wsp:rsid wsp:val=&quot;00E449DF&quot;/&gt;&lt;wsp:rsid wsp:val=&quot;00E449FD&quot;/&gt;&lt;wsp:rsid wsp:val=&quot;00E44A42&quot;/&gt;&lt;wsp:rsid wsp:val=&quot;00E44D64&quot;/&gt;&lt;wsp:rsid wsp:val=&quot;00E45084&quot;/&gt;&lt;wsp:rsid wsp:val=&quot;00E45318&quot;/&gt;&lt;wsp:rsid wsp:val=&quot;00E45409&quot;/&gt;&lt;wsp:rsid wsp:val=&quot;00E45735&quot;/&gt;&lt;wsp:rsid wsp:val=&quot;00E45988&quot;/&gt;&lt;wsp:rsid wsp:val=&quot;00E459C7&quot;/&gt;&lt;wsp:rsid wsp:val=&quot;00E45BC6&quot;/&gt;&lt;wsp:rsid wsp:val=&quot;00E45C6F&quot;/&gt;&lt;wsp:rsid wsp:val=&quot;00E45E3E&quot;/&gt;&lt;wsp:rsid wsp:val=&quot;00E45E49&quot;/&gt;&lt;wsp:rsid wsp:val=&quot;00E45FF7&quot;/&gt;&lt;wsp:rsid wsp:val=&quot;00E46044&quot;/&gt;&lt;wsp:rsid wsp:val=&quot;00E460E5&quot;/&gt;&lt;wsp:rsid wsp:val=&quot;00E462DD&quot;/&gt;&lt;wsp:rsid wsp:val=&quot;00E462E2&quot;/&gt;&lt;wsp:rsid wsp:val=&quot;00E462F9&quot;/&gt;&lt;wsp:rsid wsp:val=&quot;00E46479&quot;/&gt;&lt;wsp:rsid wsp:val=&quot;00E46571&quot;/&gt;&lt;wsp:rsid wsp:val=&quot;00E465B6&quot;/&gt;&lt;wsp:rsid wsp:val=&quot;00E468DE&quot;/&gt;&lt;wsp:rsid wsp:val=&quot;00E46AAA&quot;/&gt;&lt;wsp:rsid wsp:val=&quot;00E46B4D&quot;/&gt;&lt;wsp:rsid wsp:val=&quot;00E46BCE&quot;/&gt;&lt;wsp:rsid wsp:val=&quot;00E46FE8&quot;/&gt;&lt;wsp:rsid wsp:val=&quot;00E470DF&quot;/&gt;&lt;wsp:rsid wsp:val=&quot;00E47339&quot;/&gt;&lt;wsp:rsid wsp:val=&quot;00E4742B&quot;/&gt;&lt;wsp:rsid wsp:val=&quot;00E475F0&quot;/&gt;&lt;wsp:rsid wsp:val=&quot;00E47606&quot;/&gt;&lt;wsp:rsid wsp:val=&quot;00E47646&quot;/&gt;&lt;wsp:rsid wsp:val=&quot;00E47720&quot;/&gt;&lt;wsp:rsid wsp:val=&quot;00E478F0&quot;/&gt;&lt;wsp:rsid wsp:val=&quot;00E47951&quot;/&gt;&lt;wsp:rsid wsp:val=&quot;00E47B00&quot;/&gt;&lt;wsp:rsid wsp:val=&quot;00E47BC5&quot;/&gt;&lt;wsp:rsid wsp:val=&quot;00E47FAD&quot;/&gt;&lt;wsp:rsid wsp:val=&quot;00E500D6&quot;/&gt;&lt;wsp:rsid wsp:val=&quot;00E500FC&quot;/&gt;&lt;wsp:rsid wsp:val=&quot;00E50281&quot;/&gt;&lt;wsp:rsid wsp:val=&quot;00E505D5&quot;/&gt;&lt;wsp:rsid wsp:val=&quot;00E50806&quot;/&gt;&lt;wsp:rsid wsp:val=&quot;00E5094C&quot;/&gt;&lt;wsp:rsid wsp:val=&quot;00E50971&quot;/&gt;&lt;wsp:rsid wsp:val=&quot;00E50A4E&quot;/&gt;&lt;wsp:rsid wsp:val=&quot;00E50CDA&quot;/&gt;&lt;wsp:rsid wsp:val=&quot;00E50DFE&quot;/&gt;&lt;wsp:rsid wsp:val=&quot;00E50F9E&quot;/&gt;&lt;wsp:rsid wsp:val=&quot;00E51372&quot;/&gt;&lt;wsp:rsid wsp:val=&quot;00E513BC&quot;/&gt;&lt;wsp:rsid wsp:val=&quot;00E51450&quot;/&gt;&lt;wsp:rsid wsp:val=&quot;00E5165F&quot;/&gt;&lt;wsp:rsid wsp:val=&quot;00E5184A&quot;/&gt;&lt;wsp:rsid wsp:val=&quot;00E5189B&quot;/&gt;&lt;wsp:rsid wsp:val=&quot;00E51936&quot;/&gt;&lt;wsp:rsid wsp:val=&quot;00E51B54&quot;/&gt;&lt;wsp:rsid wsp:val=&quot;00E51D0E&quot;/&gt;&lt;wsp:rsid wsp:val=&quot;00E51D63&quot;/&gt;&lt;wsp:rsid wsp:val=&quot;00E51E66&quot;/&gt;&lt;wsp:rsid wsp:val=&quot;00E5203D&quot;/&gt;&lt;wsp:rsid wsp:val=&quot;00E520E1&quot;/&gt;&lt;wsp:rsid wsp:val=&quot;00E5269D&quot;/&gt;&lt;wsp:rsid wsp:val=&quot;00E52A71&quot;/&gt;&lt;wsp:rsid wsp:val=&quot;00E52D76&quot;/&gt;&lt;wsp:rsid wsp:val=&quot;00E52DD3&quot;/&gt;&lt;wsp:rsid wsp:val=&quot;00E52F1F&quot;/&gt;&lt;wsp:rsid wsp:val=&quot;00E52F72&quot;/&gt;&lt;wsp:rsid wsp:val=&quot;00E531AA&quot;/&gt;&lt;wsp:rsid wsp:val=&quot;00E53350&quot;/&gt;&lt;wsp:rsid wsp:val=&quot;00E534AC&quot;/&gt;&lt;wsp:rsid wsp:val=&quot;00E534C8&quot;/&gt;&lt;wsp:rsid wsp:val=&quot;00E535BF&quot;/&gt;&lt;wsp:rsid wsp:val=&quot;00E539CF&quot;/&gt;&lt;wsp:rsid wsp:val=&quot;00E53DBA&quot;/&gt;&lt;wsp:rsid wsp:val=&quot;00E541C6&quot;/&gt;&lt;wsp:rsid wsp:val=&quot;00E54297&quot;/&gt;&lt;wsp:rsid wsp:val=&quot;00E5449C&quot;/&gt;&lt;wsp:rsid wsp:val=&quot;00E5449F&quot;/&gt;&lt;wsp:rsid wsp:val=&quot;00E5454B&quot;/&gt;&lt;wsp:rsid wsp:val=&quot;00E5498A&quot;/&gt;&lt;wsp:rsid wsp:val=&quot;00E54A8F&quot;/&gt;&lt;wsp:rsid wsp:val=&quot;00E54AEC&quot;/&gt;&lt;wsp:rsid wsp:val=&quot;00E54B43&quot;/&gt;&lt;wsp:rsid wsp:val=&quot;00E54B95&quot;/&gt;&lt;wsp:rsid wsp:val=&quot;00E54C22&quot;/&gt;&lt;wsp:rsid wsp:val=&quot;00E54C4A&quot;/&gt;&lt;wsp:rsid wsp:val=&quot;00E54F34&quot;/&gt;&lt;wsp:rsid wsp:val=&quot;00E54FF7&quot;/&gt;&lt;wsp:rsid wsp:val=&quot;00E550E0&quot;/&gt;&lt;wsp:rsid wsp:val=&quot;00E555A1&quot;/&gt;&lt;wsp:rsid wsp:val=&quot;00E5569E&quot;/&gt;&lt;wsp:rsid wsp:val=&quot;00E55748&quot;/&gt;&lt;wsp:rsid wsp:val=&quot;00E5599B&quot;/&gt;&lt;wsp:rsid wsp:val=&quot;00E55B75&quot;/&gt;&lt;wsp:rsid wsp:val=&quot;00E55DAF&quot;/&gt;&lt;wsp:rsid wsp:val=&quot;00E55E3A&quot;/&gt;&lt;wsp:rsid wsp:val=&quot;00E55E42&quot;/&gt;&lt;wsp:rsid wsp:val=&quot;00E55E57&quot;/&gt;&lt;wsp:rsid wsp:val=&quot;00E55F9E&quot;/&gt;&lt;wsp:rsid wsp:val=&quot;00E5604E&quot;/&gt;&lt;wsp:rsid wsp:val=&quot;00E56151&quot;/&gt;&lt;wsp:rsid wsp:val=&quot;00E56259&quot;/&gt;&lt;wsp:rsid wsp:val=&quot;00E5636C&quot;/&gt;&lt;wsp:rsid wsp:val=&quot;00E56757&quot;/&gt;&lt;wsp:rsid wsp:val=&quot;00E56843&quot;/&gt;&lt;wsp:rsid wsp:val=&quot;00E56872&quot;/&gt;&lt;wsp:rsid wsp:val=&quot;00E568A5&quot;/&gt;&lt;wsp:rsid wsp:val=&quot;00E56BB7&quot;/&gt;&lt;wsp:rsid wsp:val=&quot;00E56D5B&quot;/&gt;&lt;wsp:rsid wsp:val=&quot;00E56DAB&quot;/&gt;&lt;wsp:rsid wsp:val=&quot;00E57621&quot;/&gt;&lt;wsp:rsid wsp:val=&quot;00E577B9&quot;/&gt;&lt;wsp:rsid wsp:val=&quot;00E578B5&quot;/&gt;&lt;wsp:rsid wsp:val=&quot;00E57CB4&quot;/&gt;&lt;wsp:rsid wsp:val=&quot;00E57CC5&quot;/&gt;&lt;wsp:rsid wsp:val=&quot;00E57E4F&quot;/&gt;&lt;wsp:rsid wsp:val=&quot;00E57E84&quot;/&gt;&lt;wsp:rsid wsp:val=&quot;00E60051&quot;/&gt;&lt;wsp:rsid wsp:val=&quot;00E603C9&quot;/&gt;&lt;wsp:rsid wsp:val=&quot;00E603E3&quot;/&gt;&lt;wsp:rsid wsp:val=&quot;00E60454&quot;/&gt;&lt;wsp:rsid wsp:val=&quot;00E60770&quot;/&gt;&lt;wsp:rsid wsp:val=&quot;00E607C9&quot;/&gt;&lt;wsp:rsid wsp:val=&quot;00E609FD&quot;/&gt;&lt;wsp:rsid wsp:val=&quot;00E610C5&quot;/&gt;&lt;wsp:rsid wsp:val=&quot;00E6116B&quot;/&gt;&lt;wsp:rsid wsp:val=&quot;00E6138A&quot;/&gt;&lt;wsp:rsid wsp:val=&quot;00E613FC&quot;/&gt;&lt;wsp:rsid wsp:val=&quot;00E6158F&quot;/&gt;&lt;wsp:rsid wsp:val=&quot;00E61734&quot;/&gt;&lt;wsp:rsid wsp:val=&quot;00E6191D&quot;/&gt;&lt;wsp:rsid wsp:val=&quot;00E61E56&quot;/&gt;&lt;wsp:rsid wsp:val=&quot;00E61FD7&quot;/&gt;&lt;wsp:rsid wsp:val=&quot;00E6205F&quot;/&gt;&lt;wsp:rsid wsp:val=&quot;00E620A7&quot;/&gt;&lt;wsp:rsid wsp:val=&quot;00E6245A&quot;/&gt;&lt;wsp:rsid wsp:val=&quot;00E6262C&quot;/&gt;&lt;wsp:rsid wsp:val=&quot;00E626B1&quot;/&gt;&lt;wsp:rsid wsp:val=&quot;00E6277B&quot;/&gt;&lt;wsp:rsid wsp:val=&quot;00E627E5&quot;/&gt;&lt;wsp:rsid wsp:val=&quot;00E62979&quot;/&gt;&lt;wsp:rsid wsp:val=&quot;00E62C42&quot;/&gt;&lt;wsp:rsid wsp:val=&quot;00E6324F&quot;/&gt;&lt;wsp:rsid wsp:val=&quot;00E636D0&quot;/&gt;&lt;wsp:rsid wsp:val=&quot;00E63829&quot;/&gt;&lt;wsp:rsid wsp:val=&quot;00E6387F&quot;/&gt;&lt;wsp:rsid wsp:val=&quot;00E63972&quot;/&gt;&lt;wsp:rsid wsp:val=&quot;00E63D83&quot;/&gt;&lt;wsp:rsid wsp:val=&quot;00E63DA2&quot;/&gt;&lt;wsp:rsid wsp:val=&quot;00E63E19&quot;/&gt;&lt;wsp:rsid wsp:val=&quot;00E63E79&quot;/&gt;&lt;wsp:rsid wsp:val=&quot;00E64147&quot;/&gt;&lt;wsp:rsid wsp:val=&quot;00E6465D&quot;/&gt;&lt;wsp:rsid wsp:val=&quot;00E647AF&quot;/&gt;&lt;wsp:rsid wsp:val=&quot;00E648D5&quot;/&gt;&lt;wsp:rsid wsp:val=&quot;00E64A69&quot;/&gt;&lt;wsp:rsid wsp:val=&quot;00E64C05&quot;/&gt;&lt;wsp:rsid wsp:val=&quot;00E650E8&quot;/&gt;&lt;wsp:rsid wsp:val=&quot;00E651B1&quot;/&gt;&lt;wsp:rsid wsp:val=&quot;00E65303&quot;/&gt;&lt;wsp:rsid wsp:val=&quot;00E6536E&quot;/&gt;&lt;wsp:rsid wsp:val=&quot;00E655D3&quot;/&gt;&lt;wsp:rsid wsp:val=&quot;00E65BA0&quot;/&gt;&lt;wsp:rsid wsp:val=&quot;00E65C6C&quot;/&gt;&lt;wsp:rsid wsp:val=&quot;00E65CEF&quot;/&gt;&lt;wsp:rsid wsp:val=&quot;00E65E10&quot;/&gt;&lt;wsp:rsid wsp:val=&quot;00E65E39&quot;/&gt;&lt;wsp:rsid wsp:val=&quot;00E65EE3&quot;/&gt;&lt;wsp:rsid wsp:val=&quot;00E6601E&quot;/&gt;&lt;wsp:rsid wsp:val=&quot;00E661C4&quot;/&gt;&lt;wsp:rsid wsp:val=&quot;00E665B7&quot;/&gt;&lt;wsp:rsid wsp:val=&quot;00E66901&quot;/&gt;&lt;wsp:rsid wsp:val=&quot;00E66A7D&quot;/&gt;&lt;wsp:rsid wsp:val=&quot;00E66B17&quot;/&gt;&lt;wsp:rsid wsp:val=&quot;00E66BA6&quot;/&gt;&lt;wsp:rsid wsp:val=&quot;00E66BD3&quot;/&gt;&lt;wsp:rsid wsp:val=&quot;00E66BEB&quot;/&gt;&lt;wsp:rsid wsp:val=&quot;00E66C0D&quot;/&gt;&lt;wsp:rsid wsp:val=&quot;00E66F25&quot;/&gt;&lt;wsp:rsid wsp:val=&quot;00E6702A&quot;/&gt;&lt;wsp:rsid wsp:val=&quot;00E67260&quot;/&gt;&lt;wsp:rsid wsp:val=&quot;00E673B0&quot;/&gt;&lt;wsp:rsid wsp:val=&quot;00E673BB&quot;/&gt;&lt;wsp:rsid wsp:val=&quot;00E673DC&quot;/&gt;&lt;wsp:rsid wsp:val=&quot;00E6749B&quot;/&gt;&lt;wsp:rsid wsp:val=&quot;00E6752F&quot;/&gt;&lt;wsp:rsid wsp:val=&quot;00E678CD&quot;/&gt;&lt;wsp:rsid wsp:val=&quot;00E6796D&quot;/&gt;&lt;wsp:rsid wsp:val=&quot;00E67A63&quot;/&gt;&lt;wsp:rsid wsp:val=&quot;00E67B99&quot;/&gt;&lt;wsp:rsid wsp:val=&quot;00E67D52&quot;/&gt;&lt;wsp:rsid wsp:val=&quot;00E67F5C&quot;/&gt;&lt;wsp:rsid wsp:val=&quot;00E67F84&quot;/&gt;&lt;wsp:rsid wsp:val=&quot;00E67FDE&quot;/&gt;&lt;wsp:rsid wsp:val=&quot;00E704A3&quot;/&gt;&lt;wsp:rsid wsp:val=&quot;00E70660&quot;/&gt;&lt;wsp:rsid wsp:val=&quot;00E7076A&quot;/&gt;&lt;wsp:rsid wsp:val=&quot;00E707C8&quot;/&gt;&lt;wsp:rsid wsp:val=&quot;00E70836&quot;/&gt;&lt;wsp:rsid wsp:val=&quot;00E70910&quot;/&gt;&lt;wsp:rsid wsp:val=&quot;00E7095F&quot;/&gt;&lt;wsp:rsid wsp:val=&quot;00E709A4&quot;/&gt;&lt;wsp:rsid wsp:val=&quot;00E70B51&quot;/&gt;&lt;wsp:rsid wsp:val=&quot;00E70CFC&quot;/&gt;&lt;wsp:rsid wsp:val=&quot;00E70DD0&quot;/&gt;&lt;wsp:rsid wsp:val=&quot;00E70E23&quot;/&gt;&lt;wsp:rsid wsp:val=&quot;00E70F48&quot;/&gt;&lt;wsp:rsid wsp:val=&quot;00E70FF2&quot;/&gt;&lt;wsp:rsid wsp:val=&quot;00E710FD&quot;/&gt;&lt;wsp:rsid wsp:val=&quot;00E713FE&quot;/&gt;&lt;wsp:rsid wsp:val=&quot;00E71417&quot;/&gt;&lt;wsp:rsid wsp:val=&quot;00E714B9&quot;/&gt;&lt;wsp:rsid wsp:val=&quot;00E714FD&quot;/&gt;&lt;wsp:rsid wsp:val=&quot;00E71565&quot;/&gt;&lt;wsp:rsid wsp:val=&quot;00E7159F&quot;/&gt;&lt;wsp:rsid wsp:val=&quot;00E715A6&quot;/&gt;&lt;wsp:rsid wsp:val=&quot;00E715FA&quot;/&gt;&lt;wsp:rsid wsp:val=&quot;00E71627&quot;/&gt;&lt;wsp:rsid wsp:val=&quot;00E7188A&quot;/&gt;&lt;wsp:rsid wsp:val=&quot;00E718BD&quot;/&gt;&lt;wsp:rsid wsp:val=&quot;00E719CD&quot;/&gt;&lt;wsp:rsid wsp:val=&quot;00E71AAA&quot;/&gt;&lt;wsp:rsid wsp:val=&quot;00E71BF8&quot;/&gt;&lt;wsp:rsid wsp:val=&quot;00E71DF0&quot;/&gt;&lt;wsp:rsid wsp:val=&quot;00E71E3C&quot;/&gt;&lt;wsp:rsid wsp:val=&quot;00E72000&quot;/&gt;&lt;wsp:rsid wsp:val=&quot;00E7201D&quot;/&gt;&lt;wsp:rsid wsp:val=&quot;00E722EF&quot;/&gt;&lt;wsp:rsid wsp:val=&quot;00E723BC&quot;/&gt;&lt;wsp:rsid wsp:val=&quot;00E723EC&quot;/&gt;&lt;wsp:rsid wsp:val=&quot;00E725E7&quot;/&gt;&lt;wsp:rsid wsp:val=&quot;00E72756&quot;/&gt;&lt;wsp:rsid wsp:val=&quot;00E728D8&quot;/&gt;&lt;wsp:rsid wsp:val=&quot;00E72984&quot;/&gt;&lt;wsp:rsid wsp:val=&quot;00E72CBB&quot;/&gt;&lt;wsp:rsid wsp:val=&quot;00E72D63&quot;/&gt;&lt;wsp:rsid wsp:val=&quot;00E7303D&quot;/&gt;&lt;wsp:rsid wsp:val=&quot;00E7323F&quot;/&gt;&lt;wsp:rsid wsp:val=&quot;00E73314&quot;/&gt;&lt;wsp:rsid wsp:val=&quot;00E7357E&quot;/&gt;&lt;wsp:rsid wsp:val=&quot;00E7373B&quot;/&gt;&lt;wsp:rsid wsp:val=&quot;00E7373C&quot;/&gt;&lt;wsp:rsid wsp:val=&quot;00E73A80&quot;/&gt;&lt;wsp:rsid wsp:val=&quot;00E73DEE&quot;/&gt;&lt;wsp:rsid wsp:val=&quot;00E73FEB&quot;/&gt;&lt;wsp:rsid wsp:val=&quot;00E7409D&quot;/&gt;&lt;wsp:rsid wsp:val=&quot;00E74365&quot;/&gt;&lt;wsp:rsid wsp:val=&quot;00E744EB&quot;/&gt;&lt;wsp:rsid wsp:val=&quot;00E7450D&quot;/&gt;&lt;wsp:rsid wsp:val=&quot;00E74CC3&quot;/&gt;&lt;wsp:rsid wsp:val=&quot;00E75037&quot;/&gt;&lt;wsp:rsid wsp:val=&quot;00E75044&quot;/&gt;&lt;wsp:rsid wsp:val=&quot;00E752B2&quot;/&gt;&lt;wsp:rsid wsp:val=&quot;00E7530A&quot;/&gt;&lt;wsp:rsid wsp:val=&quot;00E75404&quot;/&gt;&lt;wsp:rsid wsp:val=&quot;00E7564C&quot;/&gt;&lt;wsp:rsid wsp:val=&quot;00E7568A&quot;/&gt;&lt;wsp:rsid wsp:val=&quot;00E75979&quot;/&gt;&lt;wsp:rsid wsp:val=&quot;00E75A4B&quot;/&gt;&lt;wsp:rsid wsp:val=&quot;00E75F66&quot;/&gt;&lt;wsp:rsid wsp:val=&quot;00E75F86&quot;/&gt;&lt;wsp:rsid wsp:val=&quot;00E76019&quot;/&gt;&lt;wsp:rsid wsp:val=&quot;00E76067&quot;/&gt;&lt;wsp:rsid wsp:val=&quot;00E763BA&quot;/&gt;&lt;wsp:rsid wsp:val=&quot;00E76673&quot;/&gt;&lt;wsp:rsid wsp:val=&quot;00E766E4&quot;/&gt;&lt;wsp:rsid wsp:val=&quot;00E767F2&quot;/&gt;&lt;wsp:rsid wsp:val=&quot;00E7696E&quot;/&gt;&lt;wsp:rsid wsp:val=&quot;00E76984&quot;/&gt;&lt;wsp:rsid wsp:val=&quot;00E76D46&quot;/&gt;&lt;wsp:rsid wsp:val=&quot;00E76DE0&quot;/&gt;&lt;wsp:rsid wsp:val=&quot;00E76F15&quot;/&gt;&lt;wsp:rsid wsp:val=&quot;00E76FBA&quot;/&gt;&lt;wsp:rsid wsp:val=&quot;00E76FFA&quot;/&gt;&lt;wsp:rsid wsp:val=&quot;00E770EA&quot;/&gt;&lt;wsp:rsid wsp:val=&quot;00E771DA&quot;/&gt;&lt;wsp:rsid wsp:val=&quot;00E7739A&quot;/&gt;&lt;wsp:rsid wsp:val=&quot;00E775CD&quot;/&gt;&lt;wsp:rsid wsp:val=&quot;00E77761&quot;/&gt;&lt;wsp:rsid wsp:val=&quot;00E7786B&quot;/&gt;&lt;wsp:rsid wsp:val=&quot;00E77A4B&quot;/&gt;&lt;wsp:rsid wsp:val=&quot;00E77F3A&quot;/&gt;&lt;wsp:rsid wsp:val=&quot;00E77F57&quot;/&gt;&lt;wsp:rsid wsp:val=&quot;00E8001E&quot;/&gt;&lt;wsp:rsid wsp:val=&quot;00E80150&quot;/&gt;&lt;wsp:rsid wsp:val=&quot;00E802E1&quot;/&gt;&lt;wsp:rsid wsp:val=&quot;00E8042B&quot;/&gt;&lt;wsp:rsid wsp:val=&quot;00E8058B&quot;/&gt;&lt;wsp:rsid wsp:val=&quot;00E805BD&quot;/&gt;&lt;wsp:rsid wsp:val=&quot;00E80682&quot;/&gt;&lt;wsp:rsid wsp:val=&quot;00E80C10&quot;/&gt;&lt;wsp:rsid wsp:val=&quot;00E80D45&quot;/&gt;&lt;wsp:rsid wsp:val=&quot;00E80D68&quot;/&gt;&lt;wsp:rsid wsp:val=&quot;00E80D8B&quot;/&gt;&lt;wsp:rsid wsp:val=&quot;00E80DD0&quot;/&gt;&lt;wsp:rsid wsp:val=&quot;00E81055&quot;/&gt;&lt;wsp:rsid wsp:val=&quot;00E811DB&quot;/&gt;&lt;wsp:rsid wsp:val=&quot;00E812B1&quot;/&gt;&lt;wsp:rsid wsp:val=&quot;00E8177D&quot;/&gt;&lt;wsp:rsid wsp:val=&quot;00E8178E&quot;/&gt;&lt;wsp:rsid wsp:val=&quot;00E817D9&quot;/&gt;&lt;wsp:rsid wsp:val=&quot;00E81903&quot;/&gt;&lt;wsp:rsid wsp:val=&quot;00E81A03&quot;/&gt;&lt;wsp:rsid wsp:val=&quot;00E81B4E&quot;/&gt;&lt;wsp:rsid wsp:val=&quot;00E81F6E&quot;/&gt;&lt;wsp:rsid wsp:val=&quot;00E82336&quot;/&gt;&lt;wsp:rsid wsp:val=&quot;00E82615&quot;/&gt;&lt;wsp:rsid wsp:val=&quot;00E828C1&quot;/&gt;&lt;wsp:rsid wsp:val=&quot;00E82A36&quot;/&gt;&lt;wsp:rsid wsp:val=&quot;00E82AFE&quot;/&gt;&lt;wsp:rsid wsp:val=&quot;00E82B78&quot;/&gt;&lt;wsp:rsid wsp:val=&quot;00E82C37&quot;/&gt;&lt;wsp:rsid wsp:val=&quot;00E82CD7&quot;/&gt;&lt;wsp:rsid wsp:val=&quot;00E82CE2&quot;/&gt;&lt;wsp:rsid wsp:val=&quot;00E82EFF&quot;/&gt;&lt;wsp:rsid wsp:val=&quot;00E82FCC&quot;/&gt;&lt;wsp:rsid wsp:val=&quot;00E83035&quot;/&gt;&lt;wsp:rsid wsp:val=&quot;00E834E6&quot;/&gt;&lt;wsp:rsid wsp:val=&quot;00E83519&quot;/&gt;&lt;wsp:rsid wsp:val=&quot;00E835A5&quot;/&gt;&lt;wsp:rsid wsp:val=&quot;00E835E1&quot;/&gt;&lt;wsp:rsid wsp:val=&quot;00E8394E&quot;/&gt;&lt;wsp:rsid wsp:val=&quot;00E83A6D&quot;/&gt;&lt;wsp:rsid wsp:val=&quot;00E83C54&quot;/&gt;&lt;wsp:rsid wsp:val=&quot;00E841CF&quot;/&gt;&lt;wsp:rsid wsp:val=&quot;00E84540&quot;/&gt;&lt;wsp:rsid wsp:val=&quot;00E8468E&quot;/&gt;&lt;wsp:rsid wsp:val=&quot;00E847EF&quot;/&gt;&lt;wsp:rsid wsp:val=&quot;00E84A02&quot;/&gt;&lt;wsp:rsid wsp:val=&quot;00E84A4E&quot;/&gt;&lt;wsp:rsid wsp:val=&quot;00E84CE9&quot;/&gt;&lt;wsp:rsid wsp:val=&quot;00E84F77&quot;/&gt;&lt;wsp:rsid wsp:val=&quot;00E853FE&quot;/&gt;&lt;wsp:rsid wsp:val=&quot;00E85463&quot;/&gt;&lt;wsp:rsid wsp:val=&quot;00E85569&quot;/&gt;&lt;wsp:rsid wsp:val=&quot;00E85739&quot;/&gt;&lt;wsp:rsid wsp:val=&quot;00E859B8&quot;/&gt;&lt;wsp:rsid wsp:val=&quot;00E85BE8&quot;/&gt;&lt;wsp:rsid wsp:val=&quot;00E85D1B&quot;/&gt;&lt;wsp:rsid wsp:val=&quot;00E85D54&quot;/&gt;&lt;wsp:rsid wsp:val=&quot;00E85D9C&quot;/&gt;&lt;wsp:rsid wsp:val=&quot;00E85F66&quot;/&gt;&lt;wsp:rsid wsp:val=&quot;00E86164&quot;/&gt;&lt;wsp:rsid wsp:val=&quot;00E86276&quot;/&gt;&lt;wsp:rsid wsp:val=&quot;00E863C3&quot;/&gt;&lt;wsp:rsid wsp:val=&quot;00E8641B&quot;/&gt;&lt;wsp:rsid wsp:val=&quot;00E86A19&quot;/&gt;&lt;wsp:rsid wsp:val=&quot;00E86B45&quot;/&gt;&lt;wsp:rsid wsp:val=&quot;00E87106&quot;/&gt;&lt;wsp:rsid wsp:val=&quot;00E87229&quot;/&gt;&lt;wsp:rsid wsp:val=&quot;00E87684&quot;/&gt;&lt;wsp:rsid wsp:val=&quot;00E879FC&quot;/&gt;&lt;wsp:rsid wsp:val=&quot;00E87AFC&quot;/&gt;&lt;wsp:rsid wsp:val=&quot;00E87D2D&quot;/&gt;&lt;wsp:rsid wsp:val=&quot;00E87D5B&quot;/&gt;&lt;wsp:rsid wsp:val=&quot;00E87D97&quot;/&gt;&lt;wsp:rsid wsp:val=&quot;00E90413&quot;/&gt;&lt;wsp:rsid wsp:val=&quot;00E9045C&quot;/&gt;&lt;wsp:rsid wsp:val=&quot;00E9070B&quot;/&gt;&lt;wsp:rsid wsp:val=&quot;00E90809&quot;/&gt;&lt;wsp:rsid wsp:val=&quot;00E90B23&quot;/&gt;&lt;wsp:rsid wsp:val=&quot;00E90C06&quot;/&gt;&lt;wsp:rsid wsp:val=&quot;00E910BE&quot;/&gt;&lt;wsp:rsid wsp:val=&quot;00E9117B&quot;/&gt;&lt;wsp:rsid wsp:val=&quot;00E912ED&quot;/&gt;&lt;wsp:rsid wsp:val=&quot;00E91411&quot;/&gt;&lt;wsp:rsid wsp:val=&quot;00E915DE&quot;/&gt;&lt;wsp:rsid wsp:val=&quot;00E916D2&quot;/&gt;&lt;wsp:rsid wsp:val=&quot;00E918C0&quot;/&gt;&lt;wsp:rsid wsp:val=&quot;00E919BF&quot;/&gt;&lt;wsp:rsid wsp:val=&quot;00E91A31&quot;/&gt;&lt;wsp:rsid wsp:val=&quot;00E91AC8&quot;/&gt;&lt;wsp:rsid wsp:val=&quot;00E91C69&quot;/&gt;&lt;wsp:rsid wsp:val=&quot;00E91CFB&quot;/&gt;&lt;wsp:rsid wsp:val=&quot;00E91D4E&quot;/&gt;&lt;wsp:rsid wsp:val=&quot;00E921D8&quot;/&gt;&lt;wsp:rsid wsp:val=&quot;00E9242F&quot;/&gt;&lt;wsp:rsid wsp:val=&quot;00E92488&quot;/&gt;&lt;wsp:rsid wsp:val=&quot;00E92542&quot;/&gt;&lt;wsp:rsid wsp:val=&quot;00E927F9&quot;/&gt;&lt;wsp:rsid wsp:val=&quot;00E92B21&quot;/&gt;&lt;wsp:rsid wsp:val=&quot;00E92C05&quot;/&gt;&lt;wsp:rsid wsp:val=&quot;00E92CBD&quot;/&gt;&lt;wsp:rsid wsp:val=&quot;00E92E53&quot;/&gt;&lt;wsp:rsid wsp:val=&quot;00E92F1E&quot;/&gt;&lt;wsp:rsid wsp:val=&quot;00E92FCB&quot;/&gt;&lt;wsp:rsid wsp:val=&quot;00E936BC&quot;/&gt;&lt;wsp:rsid wsp:val=&quot;00E938F0&quot;/&gt;&lt;wsp:rsid wsp:val=&quot;00E93A54&quot;/&gt;&lt;wsp:rsid wsp:val=&quot;00E93AAD&quot;/&gt;&lt;wsp:rsid wsp:val=&quot;00E93CCC&quot;/&gt;&lt;wsp:rsid wsp:val=&quot;00E93FA4&quot;/&gt;&lt;wsp:rsid wsp:val=&quot;00E941E5&quot;/&gt;&lt;wsp:rsid wsp:val=&quot;00E9423F&quot;/&gt;&lt;wsp:rsid wsp:val=&quot;00E94379&quot;/&gt;&lt;wsp:rsid wsp:val=&quot;00E945A1&quot;/&gt;&lt;wsp:rsid wsp:val=&quot;00E94642&quot;/&gt;&lt;wsp:rsid wsp:val=&quot;00E9479B&quot;/&gt;&lt;wsp:rsid wsp:val=&quot;00E94818&quot;/&gt;&lt;wsp:rsid wsp:val=&quot;00E94957&quot;/&gt;&lt;wsp:rsid wsp:val=&quot;00E94976&quot;/&gt;&lt;wsp:rsid wsp:val=&quot;00E949FB&quot;/&gt;&lt;wsp:rsid wsp:val=&quot;00E94B92&quot;/&gt;&lt;wsp:rsid wsp:val=&quot;00E94CE9&quot;/&gt;&lt;wsp:rsid wsp:val=&quot;00E94FC2&quot;/&gt;&lt;wsp:rsid wsp:val=&quot;00E951E1&quot;/&gt;&lt;wsp:rsid wsp:val=&quot;00E9576C&quot;/&gt;&lt;wsp:rsid wsp:val=&quot;00E957E9&quot;/&gt;&lt;wsp:rsid wsp:val=&quot;00E95874&quot;/&gt;&lt;wsp:rsid wsp:val=&quot;00E959A3&quot;/&gt;&lt;wsp:rsid wsp:val=&quot;00E95AB7&quot;/&gt;&lt;wsp:rsid wsp:val=&quot;00E95CA5&quot;/&gt;&lt;wsp:rsid wsp:val=&quot;00E960B5&quot;/&gt;&lt;wsp:rsid wsp:val=&quot;00E9624B&quot;/&gt;&lt;wsp:rsid wsp:val=&quot;00E962D0&quot;/&gt;&lt;wsp:rsid wsp:val=&quot;00E9655D&quot;/&gt;&lt;wsp:rsid wsp:val=&quot;00E96627&quot;/&gt;&lt;wsp:rsid wsp:val=&quot;00E966BF&quot;/&gt;&lt;wsp:rsid wsp:val=&quot;00E967DE&quot;/&gt;&lt;wsp:rsid wsp:val=&quot;00E972DD&quot;/&gt;&lt;wsp:rsid wsp:val=&quot;00E9735F&quot;/&gt;&lt;wsp:rsid wsp:val=&quot;00E973AC&quot;/&gt;&lt;wsp:rsid wsp:val=&quot;00E97402&quot;/&gt;&lt;wsp:rsid wsp:val=&quot;00E974E0&quot;/&gt;&lt;wsp:rsid wsp:val=&quot;00E9764C&quot;/&gt;&lt;wsp:rsid wsp:val=&quot;00E979AE&quot;/&gt;&lt;wsp:rsid wsp:val=&quot;00E97CF2&quot;/&gt;&lt;wsp:rsid wsp:val=&quot;00E97E15&quot;/&gt;&lt;wsp:rsid wsp:val=&quot;00E97E73&quot;/&gt;&lt;wsp:rsid wsp:val=&quot;00E97ECD&quot;/&gt;&lt;wsp:rsid wsp:val=&quot;00EA02A3&quot;/&gt;&lt;wsp:rsid wsp:val=&quot;00EA032E&quot;/&gt;&lt;wsp:rsid wsp:val=&quot;00EA034C&quot;/&gt;&lt;wsp:rsid wsp:val=&quot;00EA0502&quot;/&gt;&lt;wsp:rsid wsp:val=&quot;00EA05C0&quot;/&gt;&lt;wsp:rsid wsp:val=&quot;00EA06A0&quot;/&gt;&lt;wsp:rsid wsp:val=&quot;00EA0739&quot;/&gt;&lt;wsp:rsid wsp:val=&quot;00EA07B1&quot;/&gt;&lt;wsp:rsid wsp:val=&quot;00EA0852&quot;/&gt;&lt;wsp:rsid wsp:val=&quot;00EA087D&quot;/&gt;&lt;wsp:rsid wsp:val=&quot;00EA0A04&quot;/&gt;&lt;wsp:rsid wsp:val=&quot;00EA0EDB&quot;/&gt;&lt;wsp:rsid wsp:val=&quot;00EA1036&quot;/&gt;&lt;wsp:rsid wsp:val=&quot;00EA1154&quot;/&gt;&lt;wsp:rsid wsp:val=&quot;00EA11C1&quot;/&gt;&lt;wsp:rsid wsp:val=&quot;00EA12BE&quot;/&gt;&lt;wsp:rsid wsp:val=&quot;00EA135F&quot;/&gt;&lt;wsp:rsid wsp:val=&quot;00EA159C&quot;/&gt;&lt;wsp:rsid wsp:val=&quot;00EA15AA&quot;/&gt;&lt;wsp:rsid wsp:val=&quot;00EA1768&quot;/&gt;&lt;wsp:rsid wsp:val=&quot;00EA1ADE&quot;/&gt;&lt;wsp:rsid wsp:val=&quot;00EA1B56&quot;/&gt;&lt;wsp:rsid wsp:val=&quot;00EA1B77&quot;/&gt;&lt;wsp:rsid wsp:val=&quot;00EA1C13&quot;/&gt;&lt;wsp:rsid wsp:val=&quot;00EA1DA2&quot;/&gt;&lt;wsp:rsid wsp:val=&quot;00EA1F34&quot;/&gt;&lt;wsp:rsid wsp:val=&quot;00EA20D4&quot;/&gt;&lt;wsp:rsid wsp:val=&quot;00EA21CB&quot;/&gt;&lt;wsp:rsid wsp:val=&quot;00EA237D&quot;/&gt;&lt;wsp:rsid wsp:val=&quot;00EA2414&quot;/&gt;&lt;wsp:rsid wsp:val=&quot;00EA2569&quot;/&gt;&lt;wsp:rsid wsp:val=&quot;00EA25F9&quot;/&gt;&lt;wsp:rsid wsp:val=&quot;00EA260D&quot;/&gt;&lt;wsp:rsid wsp:val=&quot;00EA275A&quot;/&gt;&lt;wsp:rsid wsp:val=&quot;00EA2BE0&quot;/&gt;&lt;wsp:rsid wsp:val=&quot;00EA2C8C&quot;/&gt;&lt;wsp:rsid wsp:val=&quot;00EA2CCF&quot;/&gt;&lt;wsp:rsid wsp:val=&quot;00EA2E8E&quot;/&gt;&lt;wsp:rsid wsp:val=&quot;00EA3083&quot;/&gt;&lt;wsp:rsid wsp:val=&quot;00EA3127&quot;/&gt;&lt;wsp:rsid wsp:val=&quot;00EA3341&quot;/&gt;&lt;wsp:rsid wsp:val=&quot;00EA335B&quot;/&gt;&lt;wsp:rsid wsp:val=&quot;00EA344C&quot;/&gt;&lt;wsp:rsid wsp:val=&quot;00EA37C2&quot;/&gt;&lt;wsp:rsid wsp:val=&quot;00EA3D60&quot;/&gt;&lt;wsp:rsid wsp:val=&quot;00EA3E60&quot;/&gt;&lt;wsp:rsid wsp:val=&quot;00EA4051&quot;/&gt;&lt;wsp:rsid wsp:val=&quot;00EA4227&quot;/&gt;&lt;wsp:rsid wsp:val=&quot;00EA431D&quot;/&gt;&lt;wsp:rsid wsp:val=&quot;00EA451E&quot;/&gt;&lt;wsp:rsid wsp:val=&quot;00EA45BF&quot;/&gt;&lt;wsp:rsid wsp:val=&quot;00EA4717&quot;/&gt;&lt;wsp:rsid wsp:val=&quot;00EA4B0E&quot;/&gt;&lt;wsp:rsid wsp:val=&quot;00EA4C85&quot;/&gt;&lt;wsp:rsid wsp:val=&quot;00EA4EC4&quot;/&gt;&lt;wsp:rsid wsp:val=&quot;00EA4F63&quot;/&gt;&lt;wsp:rsid wsp:val=&quot;00EA566E&quot;/&gt;&lt;wsp:rsid wsp:val=&quot;00EA575F&quot;/&gt;&lt;wsp:rsid wsp:val=&quot;00EA58EB&quot;/&gt;&lt;wsp:rsid wsp:val=&quot;00EA5928&quot;/&gt;&lt;wsp:rsid wsp:val=&quot;00EA59DB&quot;/&gt;&lt;wsp:rsid wsp:val=&quot;00EA5D51&quot;/&gt;&lt;wsp:rsid wsp:val=&quot;00EA5ED6&quot;/&gt;&lt;wsp:rsid wsp:val=&quot;00EA60AA&quot;/&gt;&lt;wsp:rsid wsp:val=&quot;00EA6280&quot;/&gt;&lt;wsp:rsid wsp:val=&quot;00EA639F&quot;/&gt;&lt;wsp:rsid wsp:val=&quot;00EA64B9&quot;/&gt;&lt;wsp:rsid wsp:val=&quot;00EA652A&quot;/&gt;&lt;wsp:rsid wsp:val=&quot;00EA6581&quot;/&gt;&lt;wsp:rsid wsp:val=&quot;00EA6602&quot;/&gt;&lt;wsp:rsid wsp:val=&quot;00EA66BF&quot;/&gt;&lt;wsp:rsid wsp:val=&quot;00EA6845&quot;/&gt;&lt;wsp:rsid wsp:val=&quot;00EA6A01&quot;/&gt;&lt;wsp:rsid wsp:val=&quot;00EA6B98&quot;/&gt;&lt;wsp:rsid wsp:val=&quot;00EA6E53&quot;/&gt;&lt;wsp:rsid wsp:val=&quot;00EA6F97&quot;/&gt;&lt;wsp:rsid wsp:val=&quot;00EA7156&quot;/&gt;&lt;wsp:rsid wsp:val=&quot;00EA71B4&quot;/&gt;&lt;wsp:rsid wsp:val=&quot;00EA72A7&quot;/&gt;&lt;wsp:rsid wsp:val=&quot;00EA73E8&quot;/&gt;&lt;wsp:rsid wsp:val=&quot;00EA7635&quot;/&gt;&lt;wsp:rsid wsp:val=&quot;00EA7AF5&quot;/&gt;&lt;wsp:rsid wsp:val=&quot;00EA7CA5&quot;/&gt;&lt;wsp:rsid wsp:val=&quot;00EA7E44&quot;/&gt;&lt;wsp:rsid wsp:val=&quot;00EA7F3B&quot;/&gt;&lt;wsp:rsid wsp:val=&quot;00EB0253&quot;/&gt;&lt;wsp:rsid wsp:val=&quot;00EB034D&quot;/&gt;&lt;wsp:rsid wsp:val=&quot;00EB045C&quot;/&gt;&lt;wsp:rsid wsp:val=&quot;00EB0648&quot;/&gt;&lt;wsp:rsid wsp:val=&quot;00EB06E6&quot;/&gt;&lt;wsp:rsid wsp:val=&quot;00EB090F&quot;/&gt;&lt;wsp:rsid wsp:val=&quot;00EB0A71&quot;/&gt;&lt;wsp:rsid wsp:val=&quot;00EB0B8E&quot;/&gt;&lt;wsp:rsid wsp:val=&quot;00EB0D55&quot;/&gt;&lt;wsp:rsid wsp:val=&quot;00EB0DAC&quot;/&gt;&lt;wsp:rsid wsp:val=&quot;00EB0E78&quot;/&gt;&lt;wsp:rsid wsp:val=&quot;00EB1236&quot;/&gt;&lt;wsp:rsid wsp:val=&quot;00EB128A&quot;/&gt;&lt;wsp:rsid wsp:val=&quot;00EB1348&quot;/&gt;&lt;wsp:rsid wsp:val=&quot;00EB156E&quot;/&gt;&lt;wsp:rsid wsp:val=&quot;00EB1700&quot;/&gt;&lt;wsp:rsid wsp:val=&quot;00EB17C0&quot;/&gt;&lt;wsp:rsid wsp:val=&quot;00EB18A0&quot;/&gt;&lt;wsp:rsid wsp:val=&quot;00EB19B9&quot;/&gt;&lt;wsp:rsid wsp:val=&quot;00EB1AD9&quot;/&gt;&lt;wsp:rsid wsp:val=&quot;00EB1C84&quot;/&gt;&lt;wsp:rsid wsp:val=&quot;00EB2126&quot;/&gt;&lt;wsp:rsid wsp:val=&quot;00EB24F2&quot;/&gt;&lt;wsp:rsid wsp:val=&quot;00EB2531&quot;/&gt;&lt;wsp:rsid wsp:val=&quot;00EB26E0&quot;/&gt;&lt;wsp:rsid wsp:val=&quot;00EB2B8A&quot;/&gt;&lt;wsp:rsid wsp:val=&quot;00EB2E86&quot;/&gt;&lt;wsp:rsid wsp:val=&quot;00EB2FD4&quot;/&gt;&lt;wsp:rsid wsp:val=&quot;00EB30E8&quot;/&gt;&lt;wsp:rsid wsp:val=&quot;00EB3323&quot;/&gt;&lt;wsp:rsid wsp:val=&quot;00EB36E4&quot;/&gt;&lt;wsp:rsid wsp:val=&quot;00EB3B59&quot;/&gt;&lt;wsp:rsid wsp:val=&quot;00EB3E81&quot;/&gt;&lt;wsp:rsid wsp:val=&quot;00EB3ED9&quot;/&gt;&lt;wsp:rsid wsp:val=&quot;00EB40F7&quot;/&gt;&lt;wsp:rsid wsp:val=&quot;00EB42B7&quot;/&gt;&lt;wsp:rsid wsp:val=&quot;00EB438F&quot;/&gt;&lt;wsp:rsid wsp:val=&quot;00EB4417&quot;/&gt;&lt;wsp:rsid wsp:val=&quot;00EB4558&quot;/&gt;&lt;wsp:rsid wsp:val=&quot;00EB4835&quot;/&gt;&lt;wsp:rsid wsp:val=&quot;00EB485F&quot;/&gt;&lt;wsp:rsid wsp:val=&quot;00EB4961&quot;/&gt;&lt;wsp:rsid wsp:val=&quot;00EB49C3&quot;/&gt;&lt;wsp:rsid wsp:val=&quot;00EB4AFC&quot;/&gt;&lt;wsp:rsid wsp:val=&quot;00EB4C93&quot;/&gt;&lt;wsp:rsid wsp:val=&quot;00EB4D13&quot;/&gt;&lt;wsp:rsid wsp:val=&quot;00EB4D28&quot;/&gt;&lt;wsp:rsid wsp:val=&quot;00EB4F41&quot;/&gt;&lt;wsp:rsid wsp:val=&quot;00EB50EF&quot;/&gt;&lt;wsp:rsid wsp:val=&quot;00EB5386&quot;/&gt;&lt;wsp:rsid wsp:val=&quot;00EB53C4&quot;/&gt;&lt;wsp:rsid wsp:val=&quot;00EB540C&quot;/&gt;&lt;wsp:rsid wsp:val=&quot;00EB5536&quot;/&gt;&lt;wsp:rsid wsp:val=&quot;00EB5902&quot;/&gt;&lt;wsp:rsid wsp:val=&quot;00EB5B3A&quot;/&gt;&lt;wsp:rsid wsp:val=&quot;00EB5C61&quot;/&gt;&lt;wsp:rsid wsp:val=&quot;00EB5CE9&quot;/&gt;&lt;wsp:rsid wsp:val=&quot;00EB5DD9&quot;/&gt;&lt;wsp:rsid wsp:val=&quot;00EB5E0B&quot;/&gt;&lt;wsp:rsid wsp:val=&quot;00EB6276&quot;/&gt;&lt;wsp:rsid wsp:val=&quot;00EB62F6&quot;/&gt;&lt;wsp:rsid wsp:val=&quot;00EB683E&quot;/&gt;&lt;wsp:rsid wsp:val=&quot;00EB6857&quot;/&gt;&lt;wsp:rsid wsp:val=&quot;00EB6A0B&quot;/&gt;&lt;wsp:rsid wsp:val=&quot;00EB6D12&quot;/&gt;&lt;wsp:rsid wsp:val=&quot;00EB6FBA&quot;/&gt;&lt;wsp:rsid wsp:val=&quot;00EB71FF&quot;/&gt;&lt;wsp:rsid wsp:val=&quot;00EB721C&quot;/&gt;&lt;wsp:rsid wsp:val=&quot;00EB75D7&quot;/&gt;&lt;wsp:rsid wsp:val=&quot;00EB7C0B&quot;/&gt;&lt;wsp:rsid wsp:val=&quot;00EB7D20&quot;/&gt;&lt;wsp:rsid wsp:val=&quot;00EB7DC9&quot;/&gt;&lt;wsp:rsid wsp:val=&quot;00EB7EAB&quot;/&gt;&lt;wsp:rsid wsp:val=&quot;00EB7F1E&quot;/&gt;&lt;wsp:rsid wsp:val=&quot;00EB7F5E&quot;/&gt;&lt;wsp:rsid wsp:val=&quot;00EC0027&quot;/&gt;&lt;wsp:rsid wsp:val=&quot;00EC01C0&quot;/&gt;&lt;wsp:rsid wsp:val=&quot;00EC029C&quot;/&gt;&lt;wsp:rsid wsp:val=&quot;00EC06A0&quot;/&gt;&lt;wsp:rsid wsp:val=&quot;00EC084E&quot;/&gt;&lt;wsp:rsid wsp:val=&quot;00EC08D7&quot;/&gt;&lt;wsp:rsid wsp:val=&quot;00EC0920&quot;/&gt;&lt;wsp:rsid wsp:val=&quot;00EC09C1&quot;/&gt;&lt;wsp:rsid wsp:val=&quot;00EC09EC&quot;/&gt;&lt;wsp:rsid wsp:val=&quot;00EC0A5F&quot;/&gt;&lt;wsp:rsid wsp:val=&quot;00EC0D73&quot;/&gt;&lt;wsp:rsid wsp:val=&quot;00EC0E0A&quot;/&gt;&lt;wsp:rsid wsp:val=&quot;00EC0FC3&quot;/&gt;&lt;wsp:rsid wsp:val=&quot;00EC1155&quot;/&gt;&lt;wsp:rsid wsp:val=&quot;00EC11A5&quot;/&gt;&lt;wsp:rsid wsp:val=&quot;00EC16DA&quot;/&gt;&lt;wsp:rsid wsp:val=&quot;00EC1707&quot;/&gt;&lt;wsp:rsid wsp:val=&quot;00EC1796&quot;/&gt;&lt;wsp:rsid wsp:val=&quot;00EC1AA5&quot;/&gt;&lt;wsp:rsid wsp:val=&quot;00EC1B01&quot;/&gt;&lt;wsp:rsid wsp:val=&quot;00EC1D37&quot;/&gt;&lt;wsp:rsid wsp:val=&quot;00EC1E08&quot;/&gt;&lt;wsp:rsid wsp:val=&quot;00EC1EA7&quot;/&gt;&lt;wsp:rsid wsp:val=&quot;00EC1F84&quot;/&gt;&lt;wsp:rsid wsp:val=&quot;00EC205B&quot;/&gt;&lt;wsp:rsid wsp:val=&quot;00EC2088&quot;/&gt;&lt;wsp:rsid wsp:val=&quot;00EC233C&quot;/&gt;&lt;wsp:rsid wsp:val=&quot;00EC238F&quot;/&gt;&lt;wsp:rsid wsp:val=&quot;00EC23C5&quot;/&gt;&lt;wsp:rsid wsp:val=&quot;00EC25E2&quot;/&gt;&lt;wsp:rsid wsp:val=&quot;00EC28D3&quot;/&gt;&lt;wsp:rsid wsp:val=&quot;00EC2938&quot;/&gt;&lt;wsp:rsid wsp:val=&quot;00EC2B40&quot;/&gt;&lt;wsp:rsid wsp:val=&quot;00EC2C13&quot;/&gt;&lt;wsp:rsid wsp:val=&quot;00EC2CDA&quot;/&gt;&lt;wsp:rsid wsp:val=&quot;00EC2DED&quot;/&gt;&lt;wsp:rsid wsp:val=&quot;00EC2F57&quot;/&gt;&lt;wsp:rsid wsp:val=&quot;00EC2F72&quot;/&gt;&lt;wsp:rsid wsp:val=&quot;00EC2F77&quot;/&gt;&lt;wsp:rsid wsp:val=&quot;00EC32FD&quot;/&gt;&lt;wsp:rsid wsp:val=&quot;00EC35A3&quot;/&gt;&lt;wsp:rsid wsp:val=&quot;00EC3617&quot;/&gt;&lt;wsp:rsid wsp:val=&quot;00EC364C&quot;/&gt;&lt;wsp:rsid wsp:val=&quot;00EC36B9&quot;/&gt;&lt;wsp:rsid wsp:val=&quot;00EC37B7&quot;/&gt;&lt;wsp:rsid wsp:val=&quot;00EC3932&quot;/&gt;&lt;wsp:rsid wsp:val=&quot;00EC3934&quot;/&gt;&lt;wsp:rsid wsp:val=&quot;00EC3A25&quot;/&gt;&lt;wsp:rsid wsp:val=&quot;00EC3ACF&quot;/&gt;&lt;wsp:rsid wsp:val=&quot;00EC3CF4&quot;/&gt;&lt;wsp:rsid wsp:val=&quot;00EC3D91&quot;/&gt;&lt;wsp:rsid wsp:val=&quot;00EC3DEF&quot;/&gt;&lt;wsp:rsid wsp:val=&quot;00EC420D&quot;/&gt;&lt;wsp:rsid wsp:val=&quot;00EC44D9&quot;/&gt;&lt;wsp:rsid wsp:val=&quot;00EC4A11&quot;/&gt;&lt;wsp:rsid wsp:val=&quot;00EC4ADC&quot;/&gt;&lt;wsp:rsid wsp:val=&quot;00EC4B06&quot;/&gt;&lt;wsp:rsid wsp:val=&quot;00EC4B34&quot;/&gt;&lt;wsp:rsid wsp:val=&quot;00EC4B69&quot;/&gt;&lt;wsp:rsid wsp:val=&quot;00EC5050&quot;/&gt;&lt;wsp:rsid wsp:val=&quot;00EC5103&quot;/&gt;&lt;wsp:rsid wsp:val=&quot;00EC51AF&quot;/&gt;&lt;wsp:rsid wsp:val=&quot;00EC5510&quot;/&gt;&lt;wsp:rsid wsp:val=&quot;00EC5647&quot;/&gt;&lt;wsp:rsid wsp:val=&quot;00EC5B31&quot;/&gt;&lt;wsp:rsid wsp:val=&quot;00EC5B8C&quot;/&gt;&lt;wsp:rsid wsp:val=&quot;00EC5C90&quot;/&gt;&lt;wsp:rsid wsp:val=&quot;00EC6104&quot;/&gt;&lt;wsp:rsid wsp:val=&quot;00EC637C&quot;/&gt;&lt;wsp:rsid wsp:val=&quot;00EC63C2&quot;/&gt;&lt;wsp:rsid wsp:val=&quot;00EC63D5&quot;/&gt;&lt;wsp:rsid wsp:val=&quot;00EC6518&quot;/&gt;&lt;wsp:rsid wsp:val=&quot;00EC6A40&quot;/&gt;&lt;wsp:rsid wsp:val=&quot;00EC6A69&quot;/&gt;&lt;wsp:rsid wsp:val=&quot;00EC6B80&quot;/&gt;&lt;wsp:rsid wsp:val=&quot;00EC6D6B&quot;/&gt;&lt;wsp:rsid wsp:val=&quot;00EC752A&quot;/&gt;&lt;wsp:rsid wsp:val=&quot;00EC762F&quot;/&gt;&lt;wsp:rsid wsp:val=&quot;00EC7728&quot;/&gt;&lt;wsp:rsid wsp:val=&quot;00EC7809&quot;/&gt;&lt;wsp:rsid wsp:val=&quot;00EC7A3E&quot;/&gt;&lt;wsp:rsid wsp:val=&quot;00EC7DE1&quot;/&gt;&lt;wsp:rsid wsp:val=&quot;00EC7EAC&quot;/&gt;&lt;wsp:rsid wsp:val=&quot;00ED003A&quot;/&gt;&lt;wsp:rsid wsp:val=&quot;00ED010E&quot;/&gt;&lt;wsp:rsid wsp:val=&quot;00ED019B&quot;/&gt;&lt;wsp:rsid wsp:val=&quot;00ED01DD&quot;/&gt;&lt;wsp:rsid wsp:val=&quot;00ED02EE&quot;/&gt;&lt;wsp:rsid wsp:val=&quot;00ED039B&quot;/&gt;&lt;wsp:rsid wsp:val=&quot;00ED03CF&quot;/&gt;&lt;wsp:rsid wsp:val=&quot;00ED0620&quot;/&gt;&lt;wsp:rsid wsp:val=&quot;00ED0657&quot;/&gt;&lt;wsp:rsid wsp:val=&quot;00ED099D&quot;/&gt;&lt;wsp:rsid wsp:val=&quot;00ED0D64&quot;/&gt;&lt;wsp:rsid wsp:val=&quot;00ED0E6E&quot;/&gt;&lt;wsp:rsid wsp:val=&quot;00ED0F17&quot;/&gt;&lt;wsp:rsid wsp:val=&quot;00ED0FB8&quot;/&gt;&lt;wsp:rsid wsp:val=&quot;00ED10FF&quot;/&gt;&lt;wsp:rsid wsp:val=&quot;00ED11E1&quot;/&gt;&lt;wsp:rsid wsp:val=&quot;00ED1305&quot;/&gt;&lt;wsp:rsid wsp:val=&quot;00ED16F1&quot;/&gt;&lt;wsp:rsid wsp:val=&quot;00ED1DA9&quot;/&gt;&lt;wsp:rsid wsp:val=&quot;00ED1DF8&quot;/&gt;&lt;wsp:rsid wsp:val=&quot;00ED214E&quot;/&gt;&lt;wsp:rsid wsp:val=&quot;00ED21DE&quot;/&gt;&lt;wsp:rsid wsp:val=&quot;00ED2384&quot;/&gt;&lt;wsp:rsid wsp:val=&quot;00ED25F4&quot;/&gt;&lt;wsp:rsid wsp:val=&quot;00ED26CD&quot;/&gt;&lt;wsp:rsid wsp:val=&quot;00ED2807&quot;/&gt;&lt;wsp:rsid wsp:val=&quot;00ED28B6&quot;/&gt;&lt;wsp:rsid wsp:val=&quot;00ED28FD&quot;/&gt;&lt;wsp:rsid wsp:val=&quot;00ED2A07&quot;/&gt;&lt;wsp:rsid wsp:val=&quot;00ED2AB4&quot;/&gt;&lt;wsp:rsid wsp:val=&quot;00ED2CCB&quot;/&gt;&lt;wsp:rsid wsp:val=&quot;00ED2D3E&quot;/&gt;&lt;wsp:rsid wsp:val=&quot;00ED2E22&quot;/&gt;&lt;wsp:rsid wsp:val=&quot;00ED2F84&quot;/&gt;&lt;wsp:rsid wsp:val=&quot;00ED307B&quot;/&gt;&lt;wsp:rsid wsp:val=&quot;00ED307E&quot;/&gt;&lt;wsp:rsid wsp:val=&quot;00ED30BE&quot;/&gt;&lt;wsp:rsid wsp:val=&quot;00ED311F&quot;/&gt;&lt;wsp:rsid wsp:val=&quot;00ED3313&quot;/&gt;&lt;wsp:rsid wsp:val=&quot;00ED33AE&quot;/&gt;&lt;wsp:rsid wsp:val=&quot;00ED35EC&quot;/&gt;&lt;wsp:rsid wsp:val=&quot;00ED372C&quot;/&gt;&lt;wsp:rsid wsp:val=&quot;00ED373A&quot;/&gt;&lt;wsp:rsid wsp:val=&quot;00ED3991&quot;/&gt;&lt;wsp:rsid wsp:val=&quot;00ED3A20&quot;/&gt;&lt;wsp:rsid wsp:val=&quot;00ED3A85&quot;/&gt;&lt;wsp:rsid wsp:val=&quot;00ED3AAF&quot;/&gt;&lt;wsp:rsid wsp:val=&quot;00ED3EB1&quot;/&gt;&lt;wsp:rsid wsp:val=&quot;00ED4055&quot;/&gt;&lt;wsp:rsid wsp:val=&quot;00ED40A0&quot;/&gt;&lt;wsp:rsid wsp:val=&quot;00ED41E5&quot;/&gt;&lt;wsp:rsid wsp:val=&quot;00ED4439&quot;/&gt;&lt;wsp:rsid wsp:val=&quot;00ED466B&quot;/&gt;&lt;wsp:rsid wsp:val=&quot;00ED4738&quot;/&gt;&lt;wsp:rsid wsp:val=&quot;00ED4836&quot;/&gt;&lt;wsp:rsid wsp:val=&quot;00ED4BB5&quot;/&gt;&lt;wsp:rsid wsp:val=&quot;00ED4C28&quot;/&gt;&lt;wsp:rsid wsp:val=&quot;00ED4C41&quot;/&gt;&lt;wsp:rsid wsp:val=&quot;00ED4D08&quot;/&gt;&lt;wsp:rsid wsp:val=&quot;00ED4DD8&quot;/&gt;&lt;wsp:rsid wsp:val=&quot;00ED4E36&quot;/&gt;&lt;wsp:rsid wsp:val=&quot;00ED4FA1&quot;/&gt;&lt;wsp:rsid wsp:val=&quot;00ED52A9&quot;/&gt;&lt;wsp:rsid wsp:val=&quot;00ED54F2&quot;/&gt;&lt;wsp:rsid wsp:val=&quot;00ED5502&quot;/&gt;&lt;wsp:rsid wsp:val=&quot;00ED590E&quot;/&gt;&lt;wsp:rsid wsp:val=&quot;00ED59C0&quot;/&gt;&lt;wsp:rsid wsp:val=&quot;00ED59E7&quot;/&gt;&lt;wsp:rsid wsp:val=&quot;00ED5D67&quot;/&gt;&lt;wsp:rsid wsp:val=&quot;00ED5E8E&quot;/&gt;&lt;wsp:rsid wsp:val=&quot;00ED5FE8&quot;/&gt;&lt;wsp:rsid wsp:val=&quot;00ED61D0&quot;/&gt;&lt;wsp:rsid wsp:val=&quot;00ED6388&quot;/&gt;&lt;wsp:rsid wsp:val=&quot;00ED63B5&quot;/&gt;&lt;wsp:rsid wsp:val=&quot;00ED64E5&quot;/&gt;&lt;wsp:rsid wsp:val=&quot;00ED662F&quot;/&gt;&lt;wsp:rsid wsp:val=&quot;00ED6915&quot;/&gt;&lt;wsp:rsid wsp:val=&quot;00ED6C0F&quot;/&gt;&lt;wsp:rsid wsp:val=&quot;00ED6C71&quot;/&gt;&lt;wsp:rsid wsp:val=&quot;00ED6C9E&quot;/&gt;&lt;wsp:rsid wsp:val=&quot;00ED6EAD&quot;/&gt;&lt;wsp:rsid wsp:val=&quot;00ED6F98&quot;/&gt;&lt;wsp:rsid wsp:val=&quot;00ED70E6&quot;/&gt;&lt;wsp:rsid wsp:val=&quot;00ED7213&quot;/&gt;&lt;wsp:rsid wsp:val=&quot;00ED7247&quot;/&gt;&lt;wsp:rsid wsp:val=&quot;00ED76A6&quot;/&gt;&lt;wsp:rsid wsp:val=&quot;00ED776B&quot;/&gt;&lt;wsp:rsid wsp:val=&quot;00ED7792&quot;/&gt;&lt;wsp:rsid wsp:val=&quot;00ED784E&quot;/&gt;&lt;wsp:rsid wsp:val=&quot;00ED789F&quot;/&gt;&lt;wsp:rsid wsp:val=&quot;00ED7A7D&quot;/&gt;&lt;wsp:rsid wsp:val=&quot;00ED7E91&quot;/&gt;&lt;wsp:rsid wsp:val=&quot;00EE013C&quot;/&gt;&lt;wsp:rsid wsp:val=&quot;00EE02DB&quot;/&gt;&lt;wsp:rsid wsp:val=&quot;00EE02DE&quot;/&gt;&lt;wsp:rsid wsp:val=&quot;00EE0463&quot;/&gt;&lt;wsp:rsid wsp:val=&quot;00EE0480&quot;/&gt;&lt;wsp:rsid wsp:val=&quot;00EE062C&quot;/&gt;&lt;wsp:rsid wsp:val=&quot;00EE06F6&quot;/&gt;&lt;wsp:rsid wsp:val=&quot;00EE070F&quot;/&gt;&lt;wsp:rsid wsp:val=&quot;00EE079B&quot;/&gt;&lt;wsp:rsid wsp:val=&quot;00EE0B2D&quot;/&gt;&lt;wsp:rsid wsp:val=&quot;00EE0C18&quot;/&gt;&lt;wsp:rsid wsp:val=&quot;00EE0CC8&quot;/&gt;&lt;wsp:rsid wsp:val=&quot;00EE0D4A&quot;/&gt;&lt;wsp:rsid wsp:val=&quot;00EE0DE9&quot;/&gt;&lt;wsp:rsid wsp:val=&quot;00EE0E95&quot;/&gt;&lt;wsp:rsid wsp:val=&quot;00EE103C&quot;/&gt;&lt;wsp:rsid wsp:val=&quot;00EE11E9&quot;/&gt;&lt;wsp:rsid wsp:val=&quot;00EE14E8&quot;/&gt;&lt;wsp:rsid wsp:val=&quot;00EE1576&quot;/&gt;&lt;wsp:rsid wsp:val=&quot;00EE1816&quot;/&gt;&lt;wsp:rsid wsp:val=&quot;00EE1901&quot;/&gt;&lt;wsp:rsid wsp:val=&quot;00EE1916&quot;/&gt;&lt;wsp:rsid wsp:val=&quot;00EE193B&quot;/&gt;&lt;wsp:rsid wsp:val=&quot;00EE1A15&quot;/&gt;&lt;wsp:rsid wsp:val=&quot;00EE1A55&quot;/&gt;&lt;wsp:rsid wsp:val=&quot;00EE1DB3&quot;/&gt;&lt;wsp:rsid wsp:val=&quot;00EE1FB9&quot;/&gt;&lt;wsp:rsid wsp:val=&quot;00EE2377&quot;/&gt;&lt;wsp:rsid wsp:val=&quot;00EE2396&quot;/&gt;&lt;wsp:rsid wsp:val=&quot;00EE241F&quot;/&gt;&lt;wsp:rsid wsp:val=&quot;00EE2545&quot;/&gt;&lt;wsp:rsid wsp:val=&quot;00EE270E&quot;/&gt;&lt;wsp:rsid wsp:val=&quot;00EE2A46&quot;/&gt;&lt;wsp:rsid wsp:val=&quot;00EE2A58&quot;/&gt;&lt;wsp:rsid wsp:val=&quot;00EE2A71&quot;/&gt;&lt;wsp:rsid wsp:val=&quot;00EE2B14&quot;/&gt;&lt;wsp:rsid wsp:val=&quot;00EE2B81&quot;/&gt;&lt;wsp:rsid wsp:val=&quot;00EE2C8C&quot;/&gt;&lt;wsp:rsid wsp:val=&quot;00EE2C9C&quot;/&gt;&lt;wsp:rsid wsp:val=&quot;00EE2DAC&quot;/&gt;&lt;wsp:rsid wsp:val=&quot;00EE2F6B&quot;/&gt;&lt;wsp:rsid wsp:val=&quot;00EE3019&quot;/&gt;&lt;wsp:rsid wsp:val=&quot;00EE3155&quot;/&gt;&lt;wsp:rsid wsp:val=&quot;00EE32BD&quot;/&gt;&lt;wsp:rsid wsp:val=&quot;00EE34AF&quot;/&gt;&lt;wsp:rsid wsp:val=&quot;00EE3817&quot;/&gt;&lt;wsp:rsid wsp:val=&quot;00EE399B&quot;/&gt;&lt;wsp:rsid wsp:val=&quot;00EE3B87&quot;/&gt;&lt;wsp:rsid wsp:val=&quot;00EE3E0A&quot;/&gt;&lt;wsp:rsid wsp:val=&quot;00EE4015&quot;/&gt;&lt;wsp:rsid wsp:val=&quot;00EE4037&quot;/&gt;&lt;wsp:rsid wsp:val=&quot;00EE414D&quot;/&gt;&lt;wsp:rsid wsp:val=&quot;00EE41B8&quot;/&gt;&lt;wsp:rsid wsp:val=&quot;00EE4255&quot;/&gt;&lt;wsp:rsid wsp:val=&quot;00EE4280&quot;/&gt;&lt;wsp:rsid wsp:val=&quot;00EE42E2&quot;/&gt;&lt;wsp:rsid wsp:val=&quot;00EE4693&quot;/&gt;&lt;wsp:rsid wsp:val=&quot;00EE4942&quot;/&gt;&lt;wsp:rsid wsp:val=&quot;00EE4A6D&quot;/&gt;&lt;wsp:rsid wsp:val=&quot;00EE51F7&quot;/&gt;&lt;wsp:rsid wsp:val=&quot;00EE5C15&quot;/&gt;&lt;wsp:rsid wsp:val=&quot;00EE5C60&quot;/&gt;&lt;wsp:rsid wsp:val=&quot;00EE5CAE&quot;/&gt;&lt;wsp:rsid wsp:val=&quot;00EE5CC3&quot;/&gt;&lt;wsp:rsid wsp:val=&quot;00EE5EE2&quot;/&gt;&lt;wsp:rsid wsp:val=&quot;00EE5FE5&quot;/&gt;&lt;wsp:rsid wsp:val=&quot;00EE60B3&quot;/&gt;&lt;wsp:rsid wsp:val=&quot;00EE6717&quot;/&gt;&lt;wsp:rsid wsp:val=&quot;00EE67D6&quot;/&gt;&lt;wsp:rsid wsp:val=&quot;00EE6BBB&quot;/&gt;&lt;wsp:rsid wsp:val=&quot;00EE6CA7&quot;/&gt;&lt;wsp:rsid wsp:val=&quot;00EE6DBF&quot;/&gt;&lt;wsp:rsid wsp:val=&quot;00EE6F11&quot;/&gt;&lt;wsp:rsid wsp:val=&quot;00EE6F7A&quot;/&gt;&lt;wsp:rsid wsp:val=&quot;00EE725E&quot;/&gt;&lt;wsp:rsid wsp:val=&quot;00EE72CB&quot;/&gt;&lt;wsp:rsid wsp:val=&quot;00EE73F0&quot;/&gt;&lt;wsp:rsid wsp:val=&quot;00EE7406&quot;/&gt;&lt;wsp:rsid wsp:val=&quot;00EE76DC&quot;/&gt;&lt;wsp:rsid wsp:val=&quot;00EE785A&quot;/&gt;&lt;wsp:rsid wsp:val=&quot;00EE7A37&quot;/&gt;&lt;wsp:rsid wsp:val=&quot;00EE7CE0&quot;/&gt;&lt;wsp:rsid wsp:val=&quot;00EE7CE2&quot;/&gt;&lt;wsp:rsid wsp:val=&quot;00EE7E66&quot;/&gt;&lt;wsp:rsid wsp:val=&quot;00EE7F3E&quot;/&gt;&lt;wsp:rsid wsp:val=&quot;00EF0182&quot;/&gt;&lt;wsp:rsid wsp:val=&quot;00EF01FA&quot;/&gt;&lt;wsp:rsid wsp:val=&quot;00EF03D0&quot;/&gt;&lt;wsp:rsid wsp:val=&quot;00EF04D7&quot;/&gt;&lt;wsp:rsid wsp:val=&quot;00EF0537&quot;/&gt;&lt;wsp:rsid wsp:val=&quot;00EF06AE&quot;/&gt;&lt;wsp:rsid wsp:val=&quot;00EF07A6&quot;/&gt;&lt;wsp:rsid wsp:val=&quot;00EF07E7&quot;/&gt;&lt;wsp:rsid wsp:val=&quot;00EF08B5&quot;/&gt;&lt;wsp:rsid wsp:val=&quot;00EF096A&quot;/&gt;&lt;wsp:rsid wsp:val=&quot;00EF098C&quot;/&gt;&lt;wsp:rsid wsp:val=&quot;00EF0B91&quot;/&gt;&lt;wsp:rsid wsp:val=&quot;00EF0E8D&quot;/&gt;&lt;wsp:rsid wsp:val=&quot;00EF0EE9&quot;/&gt;&lt;wsp:rsid wsp:val=&quot;00EF1121&quot;/&gt;&lt;wsp:rsid wsp:val=&quot;00EF124C&quot;/&gt;&lt;wsp:rsid wsp:val=&quot;00EF147C&quot;/&gt;&lt;wsp:rsid wsp:val=&quot;00EF1505&quot;/&gt;&lt;wsp:rsid wsp:val=&quot;00EF1995&quot;/&gt;&lt;wsp:rsid wsp:val=&quot;00EF1B05&quot;/&gt;&lt;wsp:rsid wsp:val=&quot;00EF2006&quot;/&gt;&lt;wsp:rsid wsp:val=&quot;00EF21EC&quot;/&gt;&lt;wsp:rsid wsp:val=&quot;00EF22EB&quot;/&gt;&lt;wsp:rsid wsp:val=&quot;00EF2358&quot;/&gt;&lt;wsp:rsid wsp:val=&quot;00EF23AB&quot;/&gt;&lt;wsp:rsid wsp:val=&quot;00EF28C6&quot;/&gt;&lt;wsp:rsid wsp:val=&quot;00EF2979&quot;/&gt;&lt;wsp:rsid wsp:val=&quot;00EF2983&quot;/&gt;&lt;wsp:rsid wsp:val=&quot;00EF2EAB&quot;/&gt;&lt;wsp:rsid wsp:val=&quot;00EF30C4&quot;/&gt;&lt;wsp:rsid wsp:val=&quot;00EF339A&quot;/&gt;&lt;wsp:rsid wsp:val=&quot;00EF344E&quot;/&gt;&lt;wsp:rsid wsp:val=&quot;00EF34B0&quot;/&gt;&lt;wsp:rsid wsp:val=&quot;00EF35C7&quot;/&gt;&lt;wsp:rsid wsp:val=&quot;00EF3B2C&quot;/&gt;&lt;wsp:rsid wsp:val=&quot;00EF3C0D&quot;/&gt;&lt;wsp:rsid wsp:val=&quot;00EF3C1E&quot;/&gt;&lt;wsp:rsid wsp:val=&quot;00EF41D7&quot;/&gt;&lt;wsp:rsid wsp:val=&quot;00EF43C0&quot;/&gt;&lt;wsp:rsid wsp:val=&quot;00EF43FD&quot;/&gt;&lt;wsp:rsid wsp:val=&quot;00EF487D&quot;/&gt;&lt;wsp:rsid wsp:val=&quot;00EF49BF&quot;/&gt;&lt;wsp:rsid wsp:val=&quot;00EF49C7&quot;/&gt;&lt;wsp:rsid wsp:val=&quot;00EF49F7&quot;/&gt;&lt;wsp:rsid wsp:val=&quot;00EF4AF9&quot;/&gt;&lt;wsp:rsid wsp:val=&quot;00EF4C4B&quot;/&gt;&lt;wsp:rsid wsp:val=&quot;00EF4D54&quot;/&gt;&lt;wsp:rsid wsp:val=&quot;00EF4F4D&quot;/&gt;&lt;wsp:rsid wsp:val=&quot;00EF500D&quot;/&gt;&lt;wsp:rsid wsp:val=&quot;00EF515D&quot;/&gt;&lt;wsp:rsid wsp:val=&quot;00EF5181&quot;/&gt;&lt;wsp:rsid wsp:val=&quot;00EF534A&quot;/&gt;&lt;wsp:rsid wsp:val=&quot;00EF5484&quot;/&gt;&lt;wsp:rsid wsp:val=&quot;00EF55C5&quot;/&gt;&lt;wsp:rsid wsp:val=&quot;00EF562C&quot;/&gt;&lt;wsp:rsid wsp:val=&quot;00EF5739&quot;/&gt;&lt;wsp:rsid wsp:val=&quot;00EF5A32&quot;/&gt;&lt;wsp:rsid wsp:val=&quot;00EF5B0E&quot;/&gt;&lt;wsp:rsid wsp:val=&quot;00EF5B77&quot;/&gt;&lt;wsp:rsid wsp:val=&quot;00EF5DCE&quot;/&gt;&lt;wsp:rsid wsp:val=&quot;00EF5FB8&quot;/&gt;&lt;wsp:rsid wsp:val=&quot;00EF627E&quot;/&gt;&lt;wsp:rsid wsp:val=&quot;00EF62D5&quot;/&gt;&lt;wsp:rsid wsp:val=&quot;00EF63BA&quot;/&gt;&lt;wsp:rsid wsp:val=&quot;00EF664B&quot;/&gt;&lt;wsp:rsid wsp:val=&quot;00EF66CA&quot;/&gt;&lt;wsp:rsid wsp:val=&quot;00EF66F7&quot;/&gt;&lt;wsp:rsid wsp:val=&quot;00EF6757&quot;/&gt;&lt;wsp:rsid wsp:val=&quot;00EF6B08&quot;/&gt;&lt;wsp:rsid wsp:val=&quot;00EF6CC5&quot;/&gt;&lt;wsp:rsid wsp:val=&quot;00EF6F51&quot;/&gt;&lt;wsp:rsid wsp:val=&quot;00EF7433&quot;/&gt;&lt;wsp:rsid wsp:val=&quot;00EF7975&quot;/&gt;&lt;wsp:rsid wsp:val=&quot;00EF7CCB&quot;/&gt;&lt;wsp:rsid wsp:val=&quot;00EF7D2C&quot;/&gt;&lt;wsp:rsid wsp:val=&quot;00F00073&quot;/&gt;&lt;wsp:rsid wsp:val=&quot;00F001E0&quot;/&gt;&lt;wsp:rsid wsp:val=&quot;00F00250&quot;/&gt;&lt;wsp:rsid wsp:val=&quot;00F0040E&quot;/&gt;&lt;wsp:rsid wsp:val=&quot;00F00548&quot;/&gt;&lt;wsp:rsid wsp:val=&quot;00F00775&quot;/&gt;&lt;wsp:rsid wsp:val=&quot;00F008CE&quot;/&gt;&lt;wsp:rsid wsp:val=&quot;00F00ADA&quot;/&gt;&lt;wsp:rsid wsp:val=&quot;00F00BCB&quot;/&gt;&lt;wsp:rsid wsp:val=&quot;00F00DE6&quot;/&gt;&lt;wsp:rsid wsp:val=&quot;00F00E29&quot;/&gt;&lt;wsp:rsid wsp:val=&quot;00F00EDF&quot;/&gt;&lt;wsp:rsid wsp:val=&quot;00F00EE4&quot;/&gt;&lt;wsp:rsid wsp:val=&quot;00F01171&quot;/&gt;&lt;wsp:rsid wsp:val=&quot;00F012F7&quot;/&gt;&lt;wsp:rsid wsp:val=&quot;00F0134B&quot;/&gt;&lt;wsp:rsid wsp:val=&quot;00F013F5&quot;/&gt;&lt;wsp:rsid wsp:val=&quot;00F0183E&quot;/&gt;&lt;wsp:rsid wsp:val=&quot;00F01A0A&quot;/&gt;&lt;wsp:rsid wsp:val=&quot;00F01C5D&quot;/&gt;&lt;wsp:rsid wsp:val=&quot;00F01D80&quot;/&gt;&lt;wsp:rsid wsp:val=&quot;00F01F8F&quot;/&gt;&lt;wsp:rsid wsp:val=&quot;00F02105&quot;/&gt;&lt;wsp:rsid wsp:val=&quot;00F02170&quot;/&gt;&lt;wsp:rsid wsp:val=&quot;00F0249E&quot;/&gt;&lt;wsp:rsid wsp:val=&quot;00F026F7&quot;/&gt;&lt;wsp:rsid wsp:val=&quot;00F02729&quot;/&gt;&lt;wsp:rsid wsp:val=&quot;00F02A88&quot;/&gt;&lt;wsp:rsid wsp:val=&quot;00F02ABC&quot;/&gt;&lt;wsp:rsid wsp:val=&quot;00F02CE3&quot;/&gt;&lt;wsp:rsid wsp:val=&quot;00F02DAF&quot;/&gt;&lt;wsp:rsid wsp:val=&quot;00F02EBE&quot;/&gt;&lt;wsp:rsid wsp:val=&quot;00F02F13&quot;/&gt;&lt;wsp:rsid wsp:val=&quot;00F02F9B&quot;/&gt;&lt;wsp:rsid wsp:val=&quot;00F031C4&quot;/&gt;&lt;wsp:rsid wsp:val=&quot;00F032E2&quot;/&gt;&lt;wsp:rsid wsp:val=&quot;00F03330&quot;/&gt;&lt;wsp:rsid wsp:val=&quot;00F03381&quot;/&gt;&lt;wsp:rsid wsp:val=&quot;00F033C4&quot;/&gt;&lt;wsp:rsid wsp:val=&quot;00F03659&quot;/&gt;&lt;wsp:rsid wsp:val=&quot;00F03751&quot;/&gt;&lt;wsp:rsid wsp:val=&quot;00F03807&quot;/&gt;&lt;wsp:rsid wsp:val=&quot;00F038EA&quot;/&gt;&lt;wsp:rsid wsp:val=&quot;00F039D4&quot;/&gt;&lt;wsp:rsid wsp:val=&quot;00F03A1C&quot;/&gt;&lt;wsp:rsid wsp:val=&quot;00F03BA2&quot;/&gt;&lt;wsp:rsid wsp:val=&quot;00F03C22&quot;/&gt;&lt;wsp:rsid wsp:val=&quot;00F03C8D&quot;/&gt;&lt;wsp:rsid wsp:val=&quot;00F03CF5&quot;/&gt;&lt;wsp:rsid wsp:val=&quot;00F04056&quot;/&gt;&lt;wsp:rsid wsp:val=&quot;00F04131&quot;/&gt;&lt;wsp:rsid wsp:val=&quot;00F04189&quot;/&gt;&lt;wsp:rsid wsp:val=&quot;00F041C6&quot;/&gt;&lt;wsp:rsid wsp:val=&quot;00F04361&quot;/&gt;&lt;wsp:rsid wsp:val=&quot;00F043A0&quot;/&gt;&lt;wsp:rsid wsp:val=&quot;00F044F7&quot;/&gt;&lt;wsp:rsid wsp:val=&quot;00F04531&quot;/&gt;&lt;wsp:rsid wsp:val=&quot;00F04848&quot;/&gt;&lt;wsp:rsid wsp:val=&quot;00F049C5&quot;/&gt;&lt;wsp:rsid wsp:val=&quot;00F04CA5&quot;/&gt;&lt;wsp:rsid wsp:val=&quot;00F04D9D&quot;/&gt;&lt;wsp:rsid wsp:val=&quot;00F04E0E&quot;/&gt;&lt;wsp:rsid wsp:val=&quot;00F04EE6&quot;/&gt;&lt;wsp:rsid wsp:val=&quot;00F05079&quot;/&gt;&lt;wsp:rsid wsp:val=&quot;00F0514E&quot;/&gt;&lt;wsp:rsid wsp:val=&quot;00F0515A&quot;/&gt;&lt;wsp:rsid wsp:val=&quot;00F051DA&quot;/&gt;&lt;wsp:rsid wsp:val=&quot;00F0530E&quot;/&gt;&lt;wsp:rsid wsp:val=&quot;00F0589D&quot;/&gt;&lt;wsp:rsid wsp:val=&quot;00F058ED&quot;/&gt;&lt;wsp:rsid wsp:val=&quot;00F05BB0&quot;/&gt;&lt;wsp:rsid wsp:val=&quot;00F05D46&quot;/&gt;&lt;wsp:rsid wsp:val=&quot;00F05DBC&quot;/&gt;&lt;wsp:rsid wsp:val=&quot;00F05EC3&quot;/&gt;&lt;wsp:rsid wsp:val=&quot;00F05F9A&quot;/&gt;&lt;wsp:rsid wsp:val=&quot;00F06196&quot;/&gt;&lt;wsp:rsid wsp:val=&quot;00F062D3&quot;/&gt;&lt;wsp:rsid wsp:val=&quot;00F0655E&quot;/&gt;&lt;wsp:rsid wsp:val=&quot;00F06585&quot;/&gt;&lt;wsp:rsid wsp:val=&quot;00F06C53&quot;/&gt;&lt;wsp:rsid wsp:val=&quot;00F07012&quot;/&gt;&lt;wsp:rsid wsp:val=&quot;00F0712A&quot;/&gt;&lt;wsp:rsid wsp:val=&quot;00F0764F&quot;/&gt;&lt;wsp:rsid wsp:val=&quot;00F07656&quot;/&gt;&lt;wsp:rsid wsp:val=&quot;00F07668&quot;/&gt;&lt;wsp:rsid wsp:val=&quot;00F077C0&quot;/&gt;&lt;wsp:rsid wsp:val=&quot;00F07802&quot;/&gt;&lt;wsp:rsid wsp:val=&quot;00F0783C&quot;/&gt;&lt;wsp:rsid wsp:val=&quot;00F078BB&quot;/&gt;&lt;wsp:rsid wsp:val=&quot;00F079AD&quot;/&gt;&lt;wsp:rsid wsp:val=&quot;00F07AA8&quot;/&gt;&lt;wsp:rsid wsp:val=&quot;00F07AD9&quot;/&gt;&lt;wsp:rsid wsp:val=&quot;00F07CF2&quot;/&gt;&lt;wsp:rsid wsp:val=&quot;00F07EA6&quot;/&gt;&lt;wsp:rsid wsp:val=&quot;00F07EB5&quot;/&gt;&lt;wsp:rsid wsp:val=&quot;00F07F5C&quot;/&gt;&lt;wsp:rsid wsp:val=&quot;00F1012E&quot;/&gt;&lt;wsp:rsid wsp:val=&quot;00F10373&quot;/&gt;&lt;wsp:rsid wsp:val=&quot;00F103CA&quot;/&gt;&lt;wsp:rsid wsp:val=&quot;00F10518&quot;/&gt;&lt;wsp:rsid wsp:val=&quot;00F106A8&quot;/&gt;&lt;wsp:rsid wsp:val=&quot;00F10865&quot;/&gt;&lt;wsp:rsid wsp:val=&quot;00F10AA5&quot;/&gt;&lt;wsp:rsid wsp:val=&quot;00F10ABE&quot;/&gt;&lt;wsp:rsid wsp:val=&quot;00F10B09&quot;/&gt;&lt;wsp:rsid wsp:val=&quot;00F10C16&quot;/&gt;&lt;wsp:rsid wsp:val=&quot;00F10D4C&quot;/&gt;&lt;wsp:rsid wsp:val=&quot;00F10E2E&quot;/&gt;&lt;wsp:rsid wsp:val=&quot;00F11164&quot;/&gt;&lt;wsp:rsid wsp:val=&quot;00F11172&quot;/&gt;&lt;wsp:rsid wsp:val=&quot;00F1131E&quot;/&gt;&lt;wsp:rsid wsp:val=&quot;00F113E5&quot;/&gt;&lt;wsp:rsid wsp:val=&quot;00F11973&quot;/&gt;&lt;wsp:rsid wsp:val=&quot;00F11979&quot;/&gt;&lt;wsp:rsid wsp:val=&quot;00F11CED&quot;/&gt;&lt;wsp:rsid wsp:val=&quot;00F11D7E&quot;/&gt;&lt;wsp:rsid wsp:val=&quot;00F11E47&quot;/&gt;&lt;wsp:rsid wsp:val=&quot;00F1208E&quot;/&gt;&lt;wsp:rsid wsp:val=&quot;00F124A7&quot;/&gt;&lt;wsp:rsid wsp:val=&quot;00F1251B&quot;/&gt;&lt;wsp:rsid wsp:val=&quot;00F12705&quot;/&gt;&lt;wsp:rsid wsp:val=&quot;00F128EA&quot;/&gt;&lt;wsp:rsid wsp:val=&quot;00F12A11&quot;/&gt;&lt;wsp:rsid wsp:val=&quot;00F12B4D&quot;/&gt;&lt;wsp:rsid wsp:val=&quot;00F12BEC&quot;/&gt;&lt;wsp:rsid wsp:val=&quot;00F12C60&quot;/&gt;&lt;wsp:rsid wsp:val=&quot;00F12FC3&quot;/&gt;&lt;wsp:rsid wsp:val=&quot;00F13015&quot;/&gt;&lt;wsp:rsid wsp:val=&quot;00F13275&quot;/&gt;&lt;wsp:rsid wsp:val=&quot;00F13340&quot;/&gt;&lt;wsp:rsid wsp:val=&quot;00F13508&quot;/&gt;&lt;wsp:rsid wsp:val=&quot;00F13532&quot;/&gt;&lt;wsp:rsid wsp:val=&quot;00F13719&quot;/&gt;&lt;wsp:rsid wsp:val=&quot;00F1389F&quot;/&gt;&lt;wsp:rsid wsp:val=&quot;00F1393E&quot;/&gt;&lt;wsp:rsid wsp:val=&quot;00F13B46&quot;/&gt;&lt;wsp:rsid wsp:val=&quot;00F13B69&quot;/&gt;&lt;wsp:rsid wsp:val=&quot;00F13E83&quot;/&gt;&lt;wsp:rsid wsp:val=&quot;00F13FA3&quot;/&gt;&lt;wsp:rsid wsp:val=&quot;00F142BB&quot;/&gt;&lt;wsp:rsid wsp:val=&quot;00F14307&quot;/&gt;&lt;wsp:rsid wsp:val=&quot;00F143EF&quot;/&gt;&lt;wsp:rsid wsp:val=&quot;00F14596&quot;/&gt;&lt;wsp:rsid wsp:val=&quot;00F145E6&quot;/&gt;&lt;wsp:rsid wsp:val=&quot;00F1482A&quot;/&gt;&lt;wsp:rsid wsp:val=&quot;00F148DC&quot;/&gt;&lt;wsp:rsid wsp:val=&quot;00F14920&quot;/&gt;&lt;wsp:rsid wsp:val=&quot;00F14965&quot;/&gt;&lt;wsp:rsid wsp:val=&quot;00F14C01&quot;/&gt;&lt;wsp:rsid wsp:val=&quot;00F14F97&quot;/&gt;&lt;wsp:rsid wsp:val=&quot;00F15041&quot;/&gt;&lt;wsp:rsid wsp:val=&quot;00F151A3&quot;/&gt;&lt;wsp:rsid wsp:val=&quot;00F156B9&quot;/&gt;&lt;wsp:rsid wsp:val=&quot;00F1592C&quot;/&gt;&lt;wsp:rsid wsp:val=&quot;00F1597E&quot;/&gt;&lt;wsp:rsid wsp:val=&quot;00F15A25&quot;/&gt;&lt;wsp:rsid wsp:val=&quot;00F15A58&quot;/&gt;&lt;wsp:rsid wsp:val=&quot;00F15A9C&quot;/&gt;&lt;wsp:rsid wsp:val=&quot;00F15C4A&quot;/&gt;&lt;wsp:rsid wsp:val=&quot;00F15C7C&quot;/&gt;&lt;wsp:rsid wsp:val=&quot;00F15CB8&quot;/&gt;&lt;wsp:rsid wsp:val=&quot;00F15D01&quot;/&gt;&lt;wsp:rsid wsp:val=&quot;00F15EA4&quot;/&gt;&lt;wsp:rsid wsp:val=&quot;00F16229&quot;/&gt;&lt;wsp:rsid wsp:val=&quot;00F1625D&quot;/&gt;&lt;wsp:rsid wsp:val=&quot;00F16310&quot;/&gt;&lt;wsp:rsid wsp:val=&quot;00F1635D&quot;/&gt;&lt;wsp:rsid wsp:val=&quot;00F1636B&quot;/&gt;&lt;wsp:rsid wsp:val=&quot;00F1652B&quot;/&gt;&lt;wsp:rsid wsp:val=&quot;00F1654A&quot;/&gt;&lt;wsp:rsid wsp:val=&quot;00F166EE&quot;/&gt;&lt;wsp:rsid wsp:val=&quot;00F169A6&quot;/&gt;&lt;wsp:rsid wsp:val=&quot;00F16C22&quot;/&gt;&lt;wsp:rsid wsp:val=&quot;00F16CF5&quot;/&gt;&lt;wsp:rsid wsp:val=&quot;00F16EBE&quot;/&gt;&lt;wsp:rsid wsp:val=&quot;00F16FD7&quot;/&gt;&lt;wsp:rsid wsp:val=&quot;00F17003&quot;/&gt;&lt;wsp:rsid wsp:val=&quot;00F17231&quot;/&gt;&lt;wsp:rsid wsp:val=&quot;00F172B0&quot;/&gt;&lt;wsp:rsid wsp:val=&quot;00F174A3&quot;/&gt;&lt;wsp:rsid wsp:val=&quot;00F1799C&quot;/&gt;&lt;wsp:rsid wsp:val=&quot;00F17BE6&quot;/&gt;&lt;wsp:rsid wsp:val=&quot;00F17C76&quot;/&gt;&lt;wsp:rsid wsp:val=&quot;00F17D15&quot;/&gt;&lt;wsp:rsid wsp:val=&quot;00F17D42&quot;/&gt;&lt;wsp:rsid wsp:val=&quot;00F17EC5&quot;/&gt;&lt;wsp:rsid wsp:val=&quot;00F17F6A&quot;/&gt;&lt;wsp:rsid wsp:val=&quot;00F200F7&quot;/&gt;&lt;wsp:rsid wsp:val=&quot;00F202E4&quot;/&gt;&lt;wsp:rsid wsp:val=&quot;00F20849&quot;/&gt;&lt;wsp:rsid wsp:val=&quot;00F209D1&quot;/&gt;&lt;wsp:rsid wsp:val=&quot;00F20BA5&quot;/&gt;&lt;wsp:rsid wsp:val=&quot;00F20BDB&quot;/&gt;&lt;wsp:rsid wsp:val=&quot;00F20EF3&quot;/&gt;&lt;wsp:rsid wsp:val=&quot;00F211A8&quot;/&gt;&lt;wsp:rsid wsp:val=&quot;00F21326&quot;/&gt;&lt;wsp:rsid wsp:val=&quot;00F21346&quot;/&gt;&lt;wsp:rsid wsp:val=&quot;00F21819&quot;/&gt;&lt;wsp:rsid wsp:val=&quot;00F218A8&quot;/&gt;&lt;wsp:rsid wsp:val=&quot;00F218B1&quot;/&gt;&lt;wsp:rsid wsp:val=&quot;00F2193E&quot;/&gt;&lt;wsp:rsid wsp:val=&quot;00F21BE3&quot;/&gt;&lt;wsp:rsid wsp:val=&quot;00F21D50&quot;/&gt;&lt;wsp:rsid wsp:val=&quot;00F21EF1&quot;/&gt;&lt;wsp:rsid wsp:val=&quot;00F21FB3&quot;/&gt;&lt;wsp:rsid wsp:val=&quot;00F221A4&quot;/&gt;&lt;wsp:rsid wsp:val=&quot;00F2230C&quot;/&gt;&lt;wsp:rsid wsp:val=&quot;00F22455&quot;/&gt;&lt;wsp:rsid wsp:val=&quot;00F224BC&quot;/&gt;&lt;wsp:rsid wsp:val=&quot;00F2251E&quot;/&gt;&lt;wsp:rsid wsp:val=&quot;00F2261C&quot;/&gt;&lt;wsp:rsid wsp:val=&quot;00F2288C&quot;/&gt;&lt;wsp:rsid wsp:val=&quot;00F228F5&quot;/&gt;&lt;wsp:rsid wsp:val=&quot;00F22E07&quot;/&gt;&lt;wsp:rsid wsp:val=&quot;00F22F3D&quot;/&gt;&lt;wsp:rsid wsp:val=&quot;00F230B8&quot;/&gt;&lt;wsp:rsid wsp:val=&quot;00F23323&quot;/&gt;&lt;wsp:rsid wsp:val=&quot;00F23639&quot;/&gt;&lt;wsp:rsid wsp:val=&quot;00F236EA&quot;/&gt;&lt;wsp:rsid wsp:val=&quot;00F23753&quot;/&gt;&lt;wsp:rsid wsp:val=&quot;00F23BB4&quot;/&gt;&lt;wsp:rsid wsp:val=&quot;00F23C30&quot;/&gt;&lt;wsp:rsid wsp:val=&quot;00F23CC6&quot;/&gt;&lt;wsp:rsid wsp:val=&quot;00F23DFD&quot;/&gt;&lt;wsp:rsid wsp:val=&quot;00F23E35&quot;/&gt;&lt;wsp:rsid wsp:val=&quot;00F23F37&quot;/&gt;&lt;wsp:rsid wsp:val=&quot;00F23F85&quot;/&gt;&lt;wsp:rsid wsp:val=&quot;00F2410A&quot;/&gt;&lt;wsp:rsid wsp:val=&quot;00F2419B&quot;/&gt;&lt;wsp:rsid wsp:val=&quot;00F24212&quot;/&gt;&lt;wsp:rsid wsp:val=&quot;00F24278&quot;/&gt;&lt;wsp:rsid wsp:val=&quot;00F242B4&quot;/&gt;&lt;wsp:rsid wsp:val=&quot;00F247E8&quot;/&gt;&lt;wsp:rsid wsp:val=&quot;00F24A91&quot;/&gt;&lt;wsp:rsid wsp:val=&quot;00F24AE0&quot;/&gt;&lt;wsp:rsid wsp:val=&quot;00F24B15&quot;/&gt;&lt;wsp:rsid wsp:val=&quot;00F255B7&quot;/&gt;&lt;wsp:rsid wsp:val=&quot;00F25942&quot;/&gt;&lt;wsp:rsid wsp:val=&quot;00F259A5&quot;/&gt;&lt;wsp:rsid wsp:val=&quot;00F259BD&quot;/&gt;&lt;wsp:rsid wsp:val=&quot;00F25A46&quot;/&gt;&lt;wsp:rsid wsp:val=&quot;00F25AA6&quot;/&gt;&lt;wsp:rsid wsp:val=&quot;00F25AA7&quot;/&gt;&lt;wsp:rsid wsp:val=&quot;00F25C03&quot;/&gt;&lt;wsp:rsid wsp:val=&quot;00F25CA2&quot;/&gt;&lt;wsp:rsid wsp:val=&quot;00F25DAA&quot;/&gt;&lt;wsp:rsid wsp:val=&quot;00F25E91&quot;/&gt;&lt;wsp:rsid wsp:val=&quot;00F26017&quot;/&gt;&lt;wsp:rsid wsp:val=&quot;00F262CC&quot;/&gt;&lt;wsp:rsid wsp:val=&quot;00F26581&quot;/&gt;&lt;wsp:rsid wsp:val=&quot;00F26739&quot;/&gt;&lt;wsp:rsid wsp:val=&quot;00F26770&quot;/&gt;&lt;wsp:rsid wsp:val=&quot;00F26782&quot;/&gt;&lt;wsp:rsid wsp:val=&quot;00F26795&quot;/&gt;&lt;wsp:rsid wsp:val=&quot;00F267DE&quot;/&gt;&lt;wsp:rsid wsp:val=&quot;00F268A5&quot;/&gt;&lt;wsp:rsid wsp:val=&quot;00F268B3&quot;/&gt;&lt;wsp:rsid wsp:val=&quot;00F269C4&quot;/&gt;&lt;wsp:rsid wsp:val=&quot;00F269F8&quot;/&gt;&lt;wsp:rsid wsp:val=&quot;00F26BCB&quot;/&gt;&lt;wsp:rsid wsp:val=&quot;00F26C62&quot;/&gt;&lt;wsp:rsid wsp:val=&quot;00F26E20&quot;/&gt;&lt;wsp:rsid wsp:val=&quot;00F26E5F&quot;/&gt;&lt;wsp:rsid wsp:val=&quot;00F2708F&quot;/&gt;&lt;wsp:rsid wsp:val=&quot;00F270A9&quot;/&gt;&lt;wsp:rsid wsp:val=&quot;00F270FD&quot;/&gt;&lt;wsp:rsid wsp:val=&quot;00F27109&quot;/&gt;&lt;wsp:rsid wsp:val=&quot;00F27114&quot;/&gt;&lt;wsp:rsid wsp:val=&quot;00F272D9&quot;/&gt;&lt;wsp:rsid wsp:val=&quot;00F27594&quot;/&gt;&lt;wsp:rsid wsp:val=&quot;00F27874&quot;/&gt;&lt;wsp:rsid wsp:val=&quot;00F278A9&quot;/&gt;&lt;wsp:rsid wsp:val=&quot;00F27B05&quot;/&gt;&lt;wsp:rsid wsp:val=&quot;00F27BA7&quot;/&gt;&lt;wsp:rsid wsp:val=&quot;00F27F46&quot;/&gt;&lt;wsp:rsid wsp:val=&quot;00F27FB3&quot;/&gt;&lt;wsp:rsid wsp:val=&quot;00F30263&quot;/&gt;&lt;wsp:rsid wsp:val=&quot;00F3051B&quot;/&gt;&lt;wsp:rsid wsp:val=&quot;00F306E4&quot;/&gt;&lt;wsp:rsid wsp:val=&quot;00F3076B&quot;/&gt;&lt;wsp:rsid wsp:val=&quot;00F30B09&quot;/&gt;&lt;wsp:rsid wsp:val=&quot;00F30B26&quot;/&gt;&lt;wsp:rsid wsp:val=&quot;00F30B6F&quot;/&gt;&lt;wsp:rsid wsp:val=&quot;00F30C04&quot;/&gt;&lt;wsp:rsid wsp:val=&quot;00F30FDD&quot;/&gt;&lt;wsp:rsid wsp:val=&quot;00F310CD&quot;/&gt;&lt;wsp:rsid wsp:val=&quot;00F31194&quot;/&gt;&lt;wsp:rsid wsp:val=&quot;00F31298&quot;/&gt;&lt;wsp:rsid wsp:val=&quot;00F3139A&quot;/&gt;&lt;wsp:rsid wsp:val=&quot;00F314DE&quot;/&gt;&lt;wsp:rsid wsp:val=&quot;00F31566&quot;/&gt;&lt;wsp:rsid wsp:val=&quot;00F3176C&quot;/&gt;&lt;wsp:rsid wsp:val=&quot;00F317AA&quot;/&gt;&lt;wsp:rsid wsp:val=&quot;00F31BDA&quot;/&gt;&lt;wsp:rsid wsp:val=&quot;00F31DC9&quot;/&gt;&lt;wsp:rsid wsp:val=&quot;00F3226B&quot;/&gt;&lt;wsp:rsid wsp:val=&quot;00F322D1&quot;/&gt;&lt;wsp:rsid wsp:val=&quot;00F32318&quot;/&gt;&lt;wsp:rsid wsp:val=&quot;00F32440&quot;/&gt;&lt;wsp:rsid wsp:val=&quot;00F32448&quot;/&gt;&lt;wsp:rsid wsp:val=&quot;00F324CA&quot;/&gt;&lt;wsp:rsid wsp:val=&quot;00F32502&quot;/&gt;&lt;wsp:rsid wsp:val=&quot;00F325A1&quot;/&gt;&lt;wsp:rsid wsp:val=&quot;00F32646&quot;/&gt;&lt;wsp:rsid wsp:val=&quot;00F32653&quot;/&gt;&lt;wsp:rsid wsp:val=&quot;00F326E6&quot;/&gt;&lt;wsp:rsid wsp:val=&quot;00F32957&quot;/&gt;&lt;wsp:rsid wsp:val=&quot;00F329BF&quot;/&gt;&lt;wsp:rsid wsp:val=&quot;00F32B63&quot;/&gt;&lt;wsp:rsid wsp:val=&quot;00F32B8B&quot;/&gt;&lt;wsp:rsid wsp:val=&quot;00F32E22&quot;/&gt;&lt;wsp:rsid wsp:val=&quot;00F32E31&quot;/&gt;&lt;wsp:rsid wsp:val=&quot;00F32F80&quot;/&gt;&lt;wsp:rsid wsp:val=&quot;00F32FB2&quot;/&gt;&lt;wsp:rsid wsp:val=&quot;00F3311B&quot;/&gt;&lt;wsp:rsid wsp:val=&quot;00F3321C&quot;/&gt;&lt;wsp:rsid wsp:val=&quot;00F33291&quot;/&gt;&lt;wsp:rsid wsp:val=&quot;00F333A5&quot;/&gt;&lt;wsp:rsid wsp:val=&quot;00F33527&quot;/&gt;&lt;wsp:rsid wsp:val=&quot;00F33B11&quot;/&gt;&lt;wsp:rsid wsp:val=&quot;00F33C00&quot;/&gt;&lt;wsp:rsid wsp:val=&quot;00F33DF3&quot;/&gt;&lt;wsp:rsid wsp:val=&quot;00F33E28&quot;/&gt;&lt;wsp:rsid wsp:val=&quot;00F33F77&quot;/&gt;&lt;wsp:rsid wsp:val=&quot;00F34157&quot;/&gt;&lt;wsp:rsid wsp:val=&quot;00F3415C&quot;/&gt;&lt;wsp:rsid wsp:val=&quot;00F34247&quot;/&gt;&lt;wsp:rsid wsp:val=&quot;00F34673&quot;/&gt;&lt;wsp:rsid wsp:val=&quot;00F3481C&quot;/&gt;&lt;wsp:rsid wsp:val=&quot;00F34B66&quot;/&gt;&lt;wsp:rsid wsp:val=&quot;00F34C24&quot;/&gt;&lt;wsp:rsid wsp:val=&quot;00F34E31&quot;/&gt;&lt;wsp:rsid wsp:val=&quot;00F34F77&quot;/&gt;&lt;wsp:rsid wsp:val=&quot;00F35066&quot;/&gt;&lt;wsp:rsid wsp:val=&quot;00F350E3&quot;/&gt;&lt;wsp:rsid wsp:val=&quot;00F35255&quot;/&gt;&lt;wsp:rsid wsp:val=&quot;00F3528B&quot;/&gt;&lt;wsp:rsid wsp:val=&quot;00F352ED&quot;/&gt;&lt;wsp:rsid wsp:val=&quot;00F35392&quot;/&gt;&lt;wsp:rsid wsp:val=&quot;00F3559A&quot;/&gt;&lt;wsp:rsid wsp:val=&quot;00F35670&quot;/&gt;&lt;wsp:rsid wsp:val=&quot;00F356AB&quot;/&gt;&lt;wsp:rsid wsp:val=&quot;00F3579B&quot;/&gt;&lt;wsp:rsid wsp:val=&quot;00F357A3&quot;/&gt;&lt;wsp:rsid wsp:val=&quot;00F35911&quot;/&gt;&lt;wsp:rsid wsp:val=&quot;00F3597D&quot;/&gt;&lt;wsp:rsid wsp:val=&quot;00F35BD2&quot;/&gt;&lt;wsp:rsid wsp:val=&quot;00F35EA2&quot;/&gt;&lt;wsp:rsid wsp:val=&quot;00F35F5B&quot;/&gt;&lt;wsp:rsid wsp:val=&quot;00F35FAE&quot;/&gt;&lt;wsp:rsid wsp:val=&quot;00F3608D&quot;/&gt;&lt;wsp:rsid wsp:val=&quot;00F36148&quot;/&gt;&lt;wsp:rsid wsp:val=&quot;00F3619E&quot;/&gt;&lt;wsp:rsid wsp:val=&quot;00F36474&quot;/&gt;&lt;wsp:rsid wsp:val=&quot;00F3649A&quot;/&gt;&lt;wsp:rsid wsp:val=&quot;00F365D0&quot;/&gt;&lt;wsp:rsid wsp:val=&quot;00F3671B&quot;/&gt;&lt;wsp:rsid wsp:val=&quot;00F36A4A&quot;/&gt;&lt;wsp:rsid wsp:val=&quot;00F36B2A&quot;/&gt;&lt;wsp:rsid wsp:val=&quot;00F37A9E&quot;/&gt;&lt;wsp:rsid wsp:val=&quot;00F37B21&quot;/&gt;&lt;wsp:rsid wsp:val=&quot;00F37B8D&quot;/&gt;&lt;wsp:rsid wsp:val=&quot;00F405B7&quot;/&gt;&lt;wsp:rsid wsp:val=&quot;00F405DC&quot;/&gt;&lt;wsp:rsid wsp:val=&quot;00F406AA&quot;/&gt;&lt;wsp:rsid wsp:val=&quot;00F4084D&quot;/&gt;&lt;wsp:rsid wsp:val=&quot;00F4087E&quot;/&gt;&lt;wsp:rsid wsp:val=&quot;00F40E9A&quot;/&gt;&lt;wsp:rsid wsp:val=&quot;00F40EC9&quot;/&gt;&lt;wsp:rsid wsp:val=&quot;00F40FAA&quot;/&gt;&lt;wsp:rsid wsp:val=&quot;00F4116D&quot;/&gt;&lt;wsp:rsid wsp:val=&quot;00F411B2&quot;/&gt;&lt;wsp:rsid wsp:val=&quot;00F41258&quot;/&gt;&lt;wsp:rsid wsp:val=&quot;00F41B68&quot;/&gt;&lt;wsp:rsid wsp:val=&quot;00F41C35&quot;/&gt;&lt;wsp:rsid wsp:val=&quot;00F41DA4&quot;/&gt;&lt;wsp:rsid wsp:val=&quot;00F41DF1&quot;/&gt;&lt;wsp:rsid wsp:val=&quot;00F4213F&quot;/&gt;&lt;wsp:rsid wsp:val=&quot;00F4251E&quot;/&gt;&lt;wsp:rsid wsp:val=&quot;00F42847&quot;/&gt;&lt;wsp:rsid wsp:val=&quot;00F42A1E&quot;/&gt;&lt;wsp:rsid wsp:val=&quot;00F42A90&quot;/&gt;&lt;wsp:rsid wsp:val=&quot;00F42B21&quot;/&gt;&lt;wsp:rsid wsp:val=&quot;00F42CAE&quot;/&gt;&lt;wsp:rsid wsp:val=&quot;00F42DBE&quot;/&gt;&lt;wsp:rsid wsp:val=&quot;00F42E00&quot;/&gt;&lt;wsp:rsid wsp:val=&quot;00F42F79&quot;/&gt;&lt;wsp:rsid wsp:val=&quot;00F42F99&quot;/&gt;&lt;wsp:rsid wsp:val=&quot;00F4321F&quot;/&gt;&lt;wsp:rsid wsp:val=&quot;00F43294&quot;/&gt;&lt;wsp:rsid wsp:val=&quot;00F43404&quot;/&gt;&lt;wsp:rsid wsp:val=&quot;00F43489&quot;/&gt;&lt;wsp:rsid wsp:val=&quot;00F43684&quot;/&gt;&lt;wsp:rsid wsp:val=&quot;00F43824&quot;/&gt;&lt;wsp:rsid wsp:val=&quot;00F4387E&quot;/&gt;&lt;wsp:rsid wsp:val=&quot;00F43959&quot;/&gt;&lt;wsp:rsid wsp:val=&quot;00F43983&quot;/&gt;&lt;wsp:rsid wsp:val=&quot;00F43999&quot;/&gt;&lt;wsp:rsid wsp:val=&quot;00F43B79&quot;/&gt;&lt;wsp:rsid wsp:val=&quot;00F43FD2&quot;/&gt;&lt;wsp:rsid wsp:val=&quot;00F44057&quot;/&gt;&lt;wsp:rsid wsp:val=&quot;00F443B5&quot;/&gt;&lt;wsp:rsid wsp:val=&quot;00F4454E&quot;/&gt;&lt;wsp:rsid wsp:val=&quot;00F4459C&quot;/&gt;&lt;wsp:rsid wsp:val=&quot;00F447E8&quot;/&gt;&lt;wsp:rsid wsp:val=&quot;00F44ABC&quot;/&gt;&lt;wsp:rsid wsp:val=&quot;00F44BB9&quot;/&gt;&lt;wsp:rsid wsp:val=&quot;00F44E32&quot;/&gt;&lt;wsp:rsid wsp:val=&quot;00F44E82&quot;/&gt;&lt;wsp:rsid wsp:val=&quot;00F45070&quot;/&gt;&lt;wsp:rsid wsp:val=&quot;00F450E0&quot;/&gt;&lt;wsp:rsid wsp:val=&quot;00F4515B&quot;/&gt;&lt;wsp:rsid wsp:val=&quot;00F451C6&quot;/&gt;&lt;wsp:rsid wsp:val=&quot;00F45309&quot;/&gt;&lt;wsp:rsid wsp:val=&quot;00F456DE&quot;/&gt;&lt;wsp:rsid wsp:val=&quot;00F45739&quot;/&gt;&lt;wsp:rsid wsp:val=&quot;00F457E2&quot;/&gt;&lt;wsp:rsid wsp:val=&quot;00F45867&quot;/&gt;&lt;wsp:rsid wsp:val=&quot;00F45A6A&quot;/&gt;&lt;wsp:rsid wsp:val=&quot;00F45CC4&quot;/&gt;&lt;wsp:rsid wsp:val=&quot;00F45D49&quot;/&gt;&lt;wsp:rsid wsp:val=&quot;00F45D93&quot;/&gt;&lt;wsp:rsid wsp:val=&quot;00F45E24&quot;/&gt;&lt;wsp:rsid wsp:val=&quot;00F45E9C&quot;/&gt;&lt;wsp:rsid wsp:val=&quot;00F45EAC&quot;/&gt;&lt;wsp:rsid wsp:val=&quot;00F45F5B&quot;/&gt;&lt;wsp:rsid wsp:val=&quot;00F461D8&quot;/&gt;&lt;wsp:rsid wsp:val=&quot;00F4648B&quot;/&gt;&lt;wsp:rsid wsp:val=&quot;00F464F5&quot;/&gt;&lt;wsp:rsid wsp:val=&quot;00F466B7&quot;/&gt;&lt;wsp:rsid wsp:val=&quot;00F46700&quot;/&gt;&lt;wsp:rsid wsp:val=&quot;00F46797&quot;/&gt;&lt;wsp:rsid wsp:val=&quot;00F469CC&quot;/&gt;&lt;wsp:rsid wsp:val=&quot;00F469D5&quot;/&gt;&lt;wsp:rsid wsp:val=&quot;00F46B34&quot;/&gt;&lt;wsp:rsid wsp:val=&quot;00F46B84&quot;/&gt;&lt;wsp:rsid wsp:val=&quot;00F46C20&quot;/&gt;&lt;wsp:rsid wsp:val=&quot;00F46C5C&quot;/&gt;&lt;wsp:rsid wsp:val=&quot;00F46CCF&quot;/&gt;&lt;wsp:rsid wsp:val=&quot;00F46CF9&quot;/&gt;&lt;wsp:rsid wsp:val=&quot;00F46DA6&quot;/&gt;&lt;wsp:rsid wsp:val=&quot;00F46EBD&quot;/&gt;&lt;wsp:rsid wsp:val=&quot;00F47003&quot;/&gt;&lt;wsp:rsid wsp:val=&quot;00F471D0&quot;/&gt;&lt;wsp:rsid wsp:val=&quot;00F47261&quot;/&gt;&lt;wsp:rsid wsp:val=&quot;00F4740B&quot;/&gt;&lt;wsp:rsid wsp:val=&quot;00F477E0&quot;/&gt;&lt;wsp:rsid wsp:val=&quot;00F47846&quot;/&gt;&lt;wsp:rsid wsp:val=&quot;00F47B8E&quot;/&gt;&lt;wsp:rsid wsp:val=&quot;00F5001F&quot;/&gt;&lt;wsp:rsid wsp:val=&quot;00F50067&quot;/&gt;&lt;wsp:rsid wsp:val=&quot;00F5028C&quot;/&gt;&lt;wsp:rsid wsp:val=&quot;00F503F5&quot;/&gt;&lt;wsp:rsid wsp:val=&quot;00F504DA&quot;/&gt;&lt;wsp:rsid wsp:val=&quot;00F505D4&quot;/&gt;&lt;wsp:rsid wsp:val=&quot;00F5067F&quot;/&gt;&lt;wsp:rsid wsp:val=&quot;00F509A0&quot;/&gt;&lt;wsp:rsid wsp:val=&quot;00F50BEF&quot;/&gt;&lt;wsp:rsid wsp:val=&quot;00F50D1C&quot;/&gt;&lt;wsp:rsid wsp:val=&quot;00F50EA7&quot;/&gt;&lt;wsp:rsid wsp:val=&quot;00F50FFA&quot;/&gt;&lt;wsp:rsid wsp:val=&quot;00F5131E&quot;/&gt;&lt;wsp:rsid wsp:val=&quot;00F514A7&quot;/&gt;&lt;wsp:rsid wsp:val=&quot;00F514DE&quot;/&gt;&lt;wsp:rsid wsp:val=&quot;00F51806&quot;/&gt;&lt;wsp:rsid wsp:val=&quot;00F51834&quot;/&gt;&lt;wsp:rsid wsp:val=&quot;00F51882&quot;/&gt;&lt;wsp:rsid wsp:val=&quot;00F5197D&quot;/&gt;&lt;wsp:rsid wsp:val=&quot;00F51A03&quot;/&gt;&lt;wsp:rsid wsp:val=&quot;00F51C02&quot;/&gt;&lt;wsp:rsid wsp:val=&quot;00F51EF3&quot;/&gt;&lt;wsp:rsid wsp:val=&quot;00F51F92&quot;/&gt;&lt;wsp:rsid wsp:val=&quot;00F523BF&quot;/&gt;&lt;wsp:rsid wsp:val=&quot;00F52652&quot;/&gt;&lt;wsp:rsid wsp:val=&quot;00F527EF&quot;/&gt;&lt;wsp:rsid wsp:val=&quot;00F52948&quot;/&gt;&lt;wsp:rsid wsp:val=&quot;00F52AC5&quot;/&gt;&lt;wsp:rsid wsp:val=&quot;00F52D83&quot;/&gt;&lt;wsp:rsid wsp:val=&quot;00F52F97&quot;/&gt;&lt;wsp:rsid wsp:val=&quot;00F53108&quot;/&gt;&lt;wsp:rsid wsp:val=&quot;00F53488&quot;/&gt;&lt;wsp:rsid wsp:val=&quot;00F534F3&quot;/&gt;&lt;wsp:rsid wsp:val=&quot;00F53A44&quot;/&gt;&lt;wsp:rsid wsp:val=&quot;00F53BC3&quot;/&gt;&lt;wsp:rsid wsp:val=&quot;00F53EAD&quot;/&gt;&lt;wsp:rsid wsp:val=&quot;00F540FD&quot;/&gt;&lt;wsp:rsid wsp:val=&quot;00F545D8&quot;/&gt;&lt;wsp:rsid wsp:val=&quot;00F5467C&quot;/&gt;&lt;wsp:rsid wsp:val=&quot;00F54B2D&quot;/&gt;&lt;wsp:rsid wsp:val=&quot;00F54BB5&quot;/&gt;&lt;wsp:rsid wsp:val=&quot;00F54BEB&quot;/&gt;&lt;wsp:rsid wsp:val=&quot;00F54C29&quot;/&gt;&lt;wsp:rsid wsp:val=&quot;00F54E0D&quot;/&gt;&lt;wsp:rsid wsp:val=&quot;00F54ED6&quot;/&gt;&lt;wsp:rsid wsp:val=&quot;00F55155&quot;/&gt;&lt;wsp:rsid wsp:val=&quot;00F5533B&quot;/&gt;&lt;wsp:rsid wsp:val=&quot;00F5573F&quot;/&gt;&lt;wsp:rsid wsp:val=&quot;00F557F6&quot;/&gt;&lt;wsp:rsid wsp:val=&quot;00F55B33&quot;/&gt;&lt;wsp:rsid wsp:val=&quot;00F55B77&quot;/&gt;&lt;wsp:rsid wsp:val=&quot;00F55E27&quot;/&gt;&lt;wsp:rsid wsp:val=&quot;00F56001&quot;/&gt;&lt;wsp:rsid wsp:val=&quot;00F56079&quot;/&gt;&lt;wsp:rsid wsp:val=&quot;00F561E1&quot;/&gt;&lt;wsp:rsid wsp:val=&quot;00F56245&quot;/&gt;&lt;wsp:rsid wsp:val=&quot;00F56427&quot;/&gt;&lt;wsp:rsid wsp:val=&quot;00F5648C&quot;/&gt;&lt;wsp:rsid wsp:val=&quot;00F56CC7&quot;/&gt;&lt;wsp:rsid wsp:val=&quot;00F56D75&quot;/&gt;&lt;wsp:rsid wsp:val=&quot;00F57002&quot;/&gt;&lt;wsp:rsid wsp:val=&quot;00F570C6&quot;/&gt;&lt;wsp:rsid wsp:val=&quot;00F576AE&quot;/&gt;&lt;wsp:rsid wsp:val=&quot;00F577E8&quot;/&gt;&lt;wsp:rsid wsp:val=&quot;00F578F8&quot;/&gt;&lt;wsp:rsid wsp:val=&quot;00F57978&quot;/&gt;&lt;wsp:rsid wsp:val=&quot;00F57C5B&quot;/&gt;&lt;wsp:rsid wsp:val=&quot;00F57C86&quot;/&gt;&lt;wsp:rsid wsp:val=&quot;00F57C9B&quot;/&gt;&lt;wsp:rsid wsp:val=&quot;00F57CDB&quot;/&gt;&lt;wsp:rsid wsp:val=&quot;00F57D55&quot;/&gt;&lt;wsp:rsid wsp:val=&quot;00F57F08&quot;/&gt;&lt;wsp:rsid wsp:val=&quot;00F6012D&quot;/&gt;&lt;wsp:rsid wsp:val=&quot;00F6042D&quot;/&gt;&lt;wsp:rsid wsp:val=&quot;00F604E1&quot;/&gt;&lt;wsp:rsid wsp:val=&quot;00F60536&quot;/&gt;&lt;wsp:rsid wsp:val=&quot;00F6055C&quot;/&gt;&lt;wsp:rsid wsp:val=&quot;00F60603&quot;/&gt;&lt;wsp:rsid wsp:val=&quot;00F60706&quot;/&gt;&lt;wsp:rsid wsp:val=&quot;00F6075C&quot;/&gt;&lt;wsp:rsid wsp:val=&quot;00F60760&quot;/&gt;&lt;wsp:rsid wsp:val=&quot;00F60894&quot;/&gt;&lt;wsp:rsid wsp:val=&quot;00F60AB1&quot;/&gt;&lt;wsp:rsid wsp:val=&quot;00F60B69&quot;/&gt;&lt;wsp:rsid wsp:val=&quot;00F60D7A&quot;/&gt;&lt;wsp:rsid wsp:val=&quot;00F60DC8&quot;/&gt;&lt;wsp:rsid wsp:val=&quot;00F60F14&quot;/&gt;&lt;wsp:rsid wsp:val=&quot;00F61172&quot;/&gt;&lt;wsp:rsid wsp:val=&quot;00F611EB&quot;/&gt;&lt;wsp:rsid wsp:val=&quot;00F61488&quot;/&gt;&lt;wsp:rsid wsp:val=&quot;00F61571&quot;/&gt;&lt;wsp:rsid wsp:val=&quot;00F61797&quot;/&gt;&lt;wsp:rsid wsp:val=&quot;00F619BB&quot;/&gt;&lt;wsp:rsid wsp:val=&quot;00F61AF2&quot;/&gt;&lt;wsp:rsid wsp:val=&quot;00F61CEA&quot;/&gt;&lt;wsp:rsid wsp:val=&quot;00F61D62&quot;/&gt;&lt;wsp:rsid wsp:val=&quot;00F61DA7&quot;/&gt;&lt;wsp:rsid wsp:val=&quot;00F61DDC&quot;/&gt;&lt;wsp:rsid wsp:val=&quot;00F61E5D&quot;/&gt;&lt;wsp:rsid wsp:val=&quot;00F61E99&quot;/&gt;&lt;wsp:rsid wsp:val=&quot;00F62069&quot;/&gt;&lt;wsp:rsid wsp:val=&quot;00F6218C&quot;/&gt;&lt;wsp:rsid wsp:val=&quot;00F62316&quot;/&gt;&lt;wsp:rsid wsp:val=&quot;00F62395&quot;/&gt;&lt;wsp:rsid wsp:val=&quot;00F627B3&quot;/&gt;&lt;wsp:rsid wsp:val=&quot;00F62BCD&quot;/&gt;&lt;wsp:rsid wsp:val=&quot;00F62CCF&quot;/&gt;&lt;wsp:rsid wsp:val=&quot;00F62D0B&quot;/&gt;&lt;wsp:rsid wsp:val=&quot;00F62D32&quot;/&gt;&lt;wsp:rsid wsp:val=&quot;00F6329D&quot;/&gt;&lt;wsp:rsid wsp:val=&quot;00F6334C&quot;/&gt;&lt;wsp:rsid wsp:val=&quot;00F636DC&quot;/&gt;&lt;wsp:rsid wsp:val=&quot;00F6385C&quot;/&gt;&lt;wsp:rsid wsp:val=&quot;00F638EF&quot;/&gt;&lt;wsp:rsid wsp:val=&quot;00F639B0&quot;/&gt;&lt;wsp:rsid wsp:val=&quot;00F63A98&quot;/&gt;&lt;wsp:rsid wsp:val=&quot;00F63B3A&quot;/&gt;&lt;wsp:rsid wsp:val=&quot;00F63D0A&quot;/&gt;&lt;wsp:rsid wsp:val=&quot;00F63DBF&quot;/&gt;&lt;wsp:rsid wsp:val=&quot;00F64059&quot;/&gt;&lt;wsp:rsid wsp:val=&quot;00F641EA&quot;/&gt;&lt;wsp:rsid wsp:val=&quot;00F6420B&quot;/&gt;&lt;wsp:rsid wsp:val=&quot;00F64395&quot;/&gt;&lt;wsp:rsid wsp:val=&quot;00F64398&quot;/&gt;&lt;wsp:rsid wsp:val=&quot;00F6440C&quot;/&gt;&lt;wsp:rsid wsp:val=&quot;00F646D9&quot;/&gt;&lt;wsp:rsid wsp:val=&quot;00F647C4&quot;/&gt;&lt;wsp:rsid wsp:val=&quot;00F648E4&quot;/&gt;&lt;wsp:rsid wsp:val=&quot;00F64A4F&quot;/&gt;&lt;wsp:rsid wsp:val=&quot;00F64B18&quot;/&gt;&lt;wsp:rsid wsp:val=&quot;00F64CA3&quot;/&gt;&lt;wsp:rsid wsp:val=&quot;00F64CAF&quot;/&gt;&lt;wsp:rsid wsp:val=&quot;00F65818&quot;/&gt;&lt;wsp:rsid wsp:val=&quot;00F6588D&quot;/&gt;&lt;wsp:rsid wsp:val=&quot;00F658A3&quot;/&gt;&lt;wsp:rsid wsp:val=&quot;00F65910&quot;/&gt;&lt;wsp:rsid wsp:val=&quot;00F65E08&quot;/&gt;&lt;wsp:rsid wsp:val=&quot;00F65EEB&quot;/&gt;&lt;wsp:rsid wsp:val=&quot;00F66056&quot;/&gt;&lt;wsp:rsid wsp:val=&quot;00F661CB&quot;/&gt;&lt;wsp:rsid wsp:val=&quot;00F66201&quot;/&gt;&lt;wsp:rsid wsp:val=&quot;00F66495&quot;/&gt;&lt;wsp:rsid wsp:val=&quot;00F665D7&quot;/&gt;&lt;wsp:rsid wsp:val=&quot;00F6666F&quot;/&gt;&lt;wsp:rsid wsp:val=&quot;00F66741&quot;/&gt;&lt;wsp:rsid wsp:val=&quot;00F66A84&quot;/&gt;&lt;wsp:rsid wsp:val=&quot;00F66D2A&quot;/&gt;&lt;wsp:rsid wsp:val=&quot;00F66DB6&quot;/&gt;&lt;wsp:rsid wsp:val=&quot;00F6714D&quot;/&gt;&lt;wsp:rsid wsp:val=&quot;00F671A1&quot;/&gt;&lt;wsp:rsid wsp:val=&quot;00F6763C&quot;/&gt;&lt;wsp:rsid wsp:val=&quot;00F6764F&quot;/&gt;&lt;wsp:rsid wsp:val=&quot;00F67984&quot;/&gt;&lt;wsp:rsid wsp:val=&quot;00F67AB2&quot;/&gt;&lt;wsp:rsid wsp:val=&quot;00F67B99&quot;/&gt;&lt;wsp:rsid wsp:val=&quot;00F67BC7&quot;/&gt;&lt;wsp:rsid wsp:val=&quot;00F67C20&quot;/&gt;&lt;wsp:rsid wsp:val=&quot;00F7029C&quot;/&gt;&lt;wsp:rsid wsp:val=&quot;00F70462&quot;/&gt;&lt;wsp:rsid wsp:val=&quot;00F70607&quot;/&gt;&lt;wsp:rsid wsp:val=&quot;00F707BF&quot;/&gt;&lt;wsp:rsid wsp:val=&quot;00F70981&quot;/&gt;&lt;wsp:rsid wsp:val=&quot;00F70A70&quot;/&gt;&lt;wsp:rsid wsp:val=&quot;00F70B6E&quot;/&gt;&lt;wsp:rsid wsp:val=&quot;00F7109D&quot;/&gt;&lt;wsp:rsid wsp:val=&quot;00F714B5&quot;/&gt;&lt;wsp:rsid wsp:val=&quot;00F718CF&quot;/&gt;&lt;wsp:rsid wsp:val=&quot;00F71F4D&quot;/&gt;&lt;wsp:rsid wsp:val=&quot;00F71FAB&quot;/&gt;&lt;wsp:rsid wsp:val=&quot;00F72102&quot;/&gt;&lt;wsp:rsid wsp:val=&quot;00F72107&quot;/&gt;&lt;wsp:rsid wsp:val=&quot;00F7213B&quot;/&gt;&lt;wsp:rsid wsp:val=&quot;00F721BE&quot;/&gt;&lt;wsp:rsid wsp:val=&quot;00F722A6&quot;/&gt;&lt;wsp:rsid wsp:val=&quot;00F72444&quot;/&gt;&lt;wsp:rsid wsp:val=&quot;00F72625&quot;/&gt;&lt;wsp:rsid wsp:val=&quot;00F72693&quot;/&gt;&lt;wsp:rsid wsp:val=&quot;00F72771&quot;/&gt;&lt;wsp:rsid wsp:val=&quot;00F72D81&quot;/&gt;&lt;wsp:rsid wsp:val=&quot;00F7320D&quot;/&gt;&lt;wsp:rsid wsp:val=&quot;00F7342B&quot;/&gt;&lt;wsp:rsid wsp:val=&quot;00F73549&quot;/&gt;&lt;wsp:rsid wsp:val=&quot;00F7360C&quot;/&gt;&lt;wsp:rsid wsp:val=&quot;00F736FF&quot;/&gt;&lt;wsp:rsid wsp:val=&quot;00F73768&quot;/&gt;&lt;wsp:rsid wsp:val=&quot;00F7378B&quot;/&gt;&lt;wsp:rsid wsp:val=&quot;00F73B13&quot;/&gt;&lt;wsp:rsid wsp:val=&quot;00F73B6D&quot;/&gt;&lt;wsp:rsid wsp:val=&quot;00F73C63&quot;/&gt;&lt;wsp:rsid wsp:val=&quot;00F740C3&quot;/&gt;&lt;wsp:rsid wsp:val=&quot;00F741B4&quot;/&gt;&lt;wsp:rsid wsp:val=&quot;00F74211&quot;/&gt;&lt;wsp:rsid wsp:val=&quot;00F7424E&quot;/&gt;&lt;wsp:rsid wsp:val=&quot;00F74530&quot;/&gt;&lt;wsp:rsid wsp:val=&quot;00F745BD&quot;/&gt;&lt;wsp:rsid wsp:val=&quot;00F74AD8&quot;/&gt;&lt;wsp:rsid wsp:val=&quot;00F74D14&quot;/&gt;&lt;wsp:rsid wsp:val=&quot;00F74F7E&quot;/&gt;&lt;wsp:rsid wsp:val=&quot;00F75200&quot;/&gt;&lt;wsp:rsid wsp:val=&quot;00F75283&quot;/&gt;&lt;wsp:rsid wsp:val=&quot;00F75467&quot;/&gt;&lt;wsp:rsid wsp:val=&quot;00F75577&quot;/&gt;&lt;wsp:rsid wsp:val=&quot;00F75594&quot;/&gt;&lt;wsp:rsid wsp:val=&quot;00F757C8&quot;/&gt;&lt;wsp:rsid wsp:val=&quot;00F7584E&quot;/&gt;&lt;wsp:rsid wsp:val=&quot;00F7588D&quot;/&gt;&lt;wsp:rsid wsp:val=&quot;00F75B94&quot;/&gt;&lt;wsp:rsid wsp:val=&quot;00F75C2E&quot;/&gt;&lt;wsp:rsid wsp:val=&quot;00F75CA3&quot;/&gt;&lt;wsp:rsid wsp:val=&quot;00F75CB5&quot;/&gt;&lt;wsp:rsid wsp:val=&quot;00F75D10&quot;/&gt;&lt;wsp:rsid wsp:val=&quot;00F75D7C&quot;/&gt;&lt;wsp:rsid wsp:val=&quot;00F75FAC&quot;/&gt;&lt;wsp:rsid wsp:val=&quot;00F760D0&quot;/&gt;&lt;wsp:rsid wsp:val=&quot;00F76178&quot;/&gt;&lt;wsp:rsid wsp:val=&quot;00F762F4&quot;/&gt;&lt;wsp:rsid wsp:val=&quot;00F76300&quot;/&gt;&lt;wsp:rsid wsp:val=&quot;00F76686&quot;/&gt;&lt;wsp:rsid wsp:val=&quot;00F767B8&quot;/&gt;&lt;wsp:rsid wsp:val=&quot;00F76B2A&quot;/&gt;&lt;wsp:rsid wsp:val=&quot;00F76F2A&quot;/&gt;&lt;wsp:rsid wsp:val=&quot;00F76F4E&quot;/&gt;&lt;wsp:rsid wsp:val=&quot;00F772E0&quot;/&gt;&lt;wsp:rsid wsp:val=&quot;00F7743B&quot;/&gt;&lt;wsp:rsid wsp:val=&quot;00F77BFA&quot;/&gt;&lt;wsp:rsid wsp:val=&quot;00F77C8B&quot;/&gt;&lt;wsp:rsid wsp:val=&quot;00F77C93&quot;/&gt;&lt;wsp:rsid wsp:val=&quot;00F77CC1&quot;/&gt;&lt;wsp:rsid wsp:val=&quot;00F77D5F&quot;/&gt;&lt;wsp:rsid wsp:val=&quot;00F77F87&quot;/&gt;&lt;wsp:rsid wsp:val=&quot;00F80463&quot;/&gt;&lt;wsp:rsid wsp:val=&quot;00F80875&quot;/&gt;&lt;wsp:rsid wsp:val=&quot;00F808D7&quot;/&gt;&lt;wsp:rsid wsp:val=&quot;00F80A11&quot;/&gt;&lt;wsp:rsid wsp:val=&quot;00F80CAA&quot;/&gt;&lt;wsp:rsid wsp:val=&quot;00F80E6C&quot;/&gt;&lt;wsp:rsid wsp:val=&quot;00F80F2A&quot;/&gt;&lt;wsp:rsid wsp:val=&quot;00F812FD&quot;/&gt;&lt;wsp:rsid wsp:val=&quot;00F81802&quot;/&gt;&lt;wsp:rsid wsp:val=&quot;00F818AB&quot;/&gt;&lt;wsp:rsid wsp:val=&quot;00F81908&quot;/&gt;&lt;wsp:rsid wsp:val=&quot;00F81B01&quot;/&gt;&lt;wsp:rsid wsp:val=&quot;00F81B29&quot;/&gt;&lt;wsp:rsid wsp:val=&quot;00F81B52&quot;/&gt;&lt;wsp:rsid wsp:val=&quot;00F81B60&quot;/&gt;&lt;wsp:rsid wsp:val=&quot;00F81F13&quot;/&gt;&lt;wsp:rsid wsp:val=&quot;00F821A3&quot;/&gt;&lt;wsp:rsid wsp:val=&quot;00F82270&quot;/&gt;&lt;wsp:rsid wsp:val=&quot;00F824D8&quot;/&gt;&lt;wsp:rsid wsp:val=&quot;00F8253D&quot;/&gt;&lt;wsp:rsid wsp:val=&quot;00F82644&quot;/&gt;&lt;wsp:rsid wsp:val=&quot;00F8277D&quot;/&gt;&lt;wsp:rsid wsp:val=&quot;00F8282F&quot;/&gt;&lt;wsp:rsid wsp:val=&quot;00F82AEB&quot;/&gt;&lt;wsp:rsid wsp:val=&quot;00F82AFE&quot;/&gt;&lt;wsp:rsid wsp:val=&quot;00F82C5D&quot;/&gt;&lt;wsp:rsid wsp:val=&quot;00F82C60&quot;/&gt;&lt;wsp:rsid wsp:val=&quot;00F82D87&quot;/&gt;&lt;wsp:rsid wsp:val=&quot;00F82FCB&quot;/&gt;&lt;wsp:rsid wsp:val=&quot;00F834E3&quot;/&gt;&lt;wsp:rsid wsp:val=&quot;00F834E8&quot;/&gt;&lt;wsp:rsid wsp:val=&quot;00F838DF&quot;/&gt;&lt;wsp:rsid wsp:val=&quot;00F83A05&quot;/&gt;&lt;wsp:rsid wsp:val=&quot;00F83A16&quot;/&gt;&lt;wsp:rsid wsp:val=&quot;00F83D70&quot;/&gt;&lt;wsp:rsid wsp:val=&quot;00F83F1F&quot;/&gt;&lt;wsp:rsid wsp:val=&quot;00F84000&quot;/&gt;&lt;wsp:rsid wsp:val=&quot;00F8407B&quot;/&gt;&lt;wsp:rsid wsp:val=&quot;00F84088&quot;/&gt;&lt;wsp:rsid wsp:val=&quot;00F84435&quot;/&gt;&lt;wsp:rsid wsp:val=&quot;00F84542&quot;/&gt;&lt;wsp:rsid wsp:val=&quot;00F84579&quot;/&gt;&lt;wsp:rsid wsp:val=&quot;00F845A6&quot;/&gt;&lt;wsp:rsid wsp:val=&quot;00F84663&quot;/&gt;&lt;wsp:rsid wsp:val=&quot;00F846C4&quot;/&gt;&lt;wsp:rsid wsp:val=&quot;00F846E6&quot;/&gt;&lt;wsp:rsid wsp:val=&quot;00F84B2B&quot;/&gt;&lt;wsp:rsid wsp:val=&quot;00F84BD9&quot;/&gt;&lt;wsp:rsid wsp:val=&quot;00F84C6F&quot;/&gt;&lt;wsp:rsid wsp:val=&quot;00F850D7&quot;/&gt;&lt;wsp:rsid wsp:val=&quot;00F8515D&quot;/&gt;&lt;wsp:rsid wsp:val=&quot;00F8535A&quot;/&gt;&lt;wsp:rsid wsp:val=&quot;00F853C4&quot;/&gt;&lt;wsp:rsid wsp:val=&quot;00F8551D&quot;/&gt;&lt;wsp:rsid wsp:val=&quot;00F85741&quot;/&gt;&lt;wsp:rsid wsp:val=&quot;00F858E9&quot;/&gt;&lt;wsp:rsid wsp:val=&quot;00F85DA5&quot;/&gt;&lt;wsp:rsid wsp:val=&quot;00F85EE7&quot;/&gt;&lt;wsp:rsid wsp:val=&quot;00F86238&quot;/&gt;&lt;wsp:rsid wsp:val=&quot;00F862D8&quot;/&gt;&lt;wsp:rsid wsp:val=&quot;00F863A0&quot;/&gt;&lt;wsp:rsid wsp:val=&quot;00F863C5&quot;/&gt;&lt;wsp:rsid wsp:val=&quot;00F86494&quot;/&gt;&lt;wsp:rsid wsp:val=&quot;00F86575&quot;/&gt;&lt;wsp:rsid wsp:val=&quot;00F86853&quot;/&gt;&lt;wsp:rsid wsp:val=&quot;00F869E6&quot;/&gt;&lt;wsp:rsid wsp:val=&quot;00F86A1A&quot;/&gt;&lt;wsp:rsid wsp:val=&quot;00F86B45&quot;/&gt;&lt;wsp:rsid wsp:val=&quot;00F87076&quot;/&gt;&lt;wsp:rsid wsp:val=&quot;00F8710D&quot;/&gt;&lt;wsp:rsid wsp:val=&quot;00F872BE&quot;/&gt;&lt;wsp:rsid wsp:val=&quot;00F8765B&quot;/&gt;&lt;wsp:rsid wsp:val=&quot;00F877BE&quot;/&gt;&lt;wsp:rsid wsp:val=&quot;00F87817&quot;/&gt;&lt;wsp:rsid wsp:val=&quot;00F87877&quot;/&gt;&lt;wsp:rsid wsp:val=&quot;00F8792B&quot;/&gt;&lt;wsp:rsid wsp:val=&quot;00F87ADC&quot;/&gt;&lt;wsp:rsid wsp:val=&quot;00F87C58&quot;/&gt;&lt;wsp:rsid wsp:val=&quot;00F87DFC&quot;/&gt;&lt;wsp:rsid wsp:val=&quot;00F87FD4&quot;/&gt;&lt;wsp:rsid wsp:val=&quot;00F9036E&quot;/&gt;&lt;wsp:rsid wsp:val=&quot;00F9054C&quot;/&gt;&lt;wsp:rsid wsp:val=&quot;00F9057B&quot;/&gt;&lt;wsp:rsid wsp:val=&quot;00F90CBC&quot;/&gt;&lt;wsp:rsid wsp:val=&quot;00F9116D&quot;/&gt;&lt;wsp:rsid wsp:val=&quot;00F9142E&quot;/&gt;&lt;wsp:rsid wsp:val=&quot;00F91791&quot;/&gt;&lt;wsp:rsid wsp:val=&quot;00F9188B&quot;/&gt;&lt;wsp:rsid wsp:val=&quot;00F91943&quot;/&gt;&lt;wsp:rsid wsp:val=&quot;00F91960&quot;/&gt;&lt;wsp:rsid wsp:val=&quot;00F91C91&quot;/&gt;&lt;wsp:rsid wsp:val=&quot;00F91D52&quot;/&gt;&lt;wsp:rsid wsp:val=&quot;00F91F13&quot;/&gt;&lt;wsp:rsid wsp:val=&quot;00F921E5&quot;/&gt;&lt;wsp:rsid wsp:val=&quot;00F924FD&quot;/&gt;&lt;wsp:rsid wsp:val=&quot;00F9253F&quot;/&gt;&lt;wsp:rsid wsp:val=&quot;00F925A5&quot;/&gt;&lt;wsp:rsid wsp:val=&quot;00F9263D&quot;/&gt;&lt;wsp:rsid wsp:val=&quot;00F926C8&quot;/&gt;&lt;wsp:rsid wsp:val=&quot;00F9277C&quot;/&gt;&lt;wsp:rsid wsp:val=&quot;00F92917&quot;/&gt;&lt;wsp:rsid wsp:val=&quot;00F92AB7&quot;/&gt;&lt;wsp:rsid wsp:val=&quot;00F92B87&quot;/&gt;&lt;wsp:rsid wsp:val=&quot;00F92DD5&quot;/&gt;&lt;wsp:rsid wsp:val=&quot;00F92DE6&quot;/&gt;&lt;wsp:rsid wsp:val=&quot;00F92F03&quot;/&gt;&lt;wsp:rsid wsp:val=&quot;00F93447&quot;/&gt;&lt;wsp:rsid wsp:val=&quot;00F93563&quot;/&gt;&lt;wsp:rsid wsp:val=&quot;00F938B4&quot;/&gt;&lt;wsp:rsid wsp:val=&quot;00F9390A&quot;/&gt;&lt;wsp:rsid wsp:val=&quot;00F93D65&quot;/&gt;&lt;wsp:rsid wsp:val=&quot;00F93E2D&quot;/&gt;&lt;wsp:rsid wsp:val=&quot;00F93FCF&quot;/&gt;&lt;wsp:rsid wsp:val=&quot;00F9418F&quot;/&gt;&lt;wsp:rsid wsp:val=&quot;00F941D9&quot;/&gt;&lt;wsp:rsid wsp:val=&quot;00F9421E&quot;/&gt;&lt;wsp:rsid wsp:val=&quot;00F943FC&quot;/&gt;&lt;wsp:rsid wsp:val=&quot;00F9457C&quot;/&gt;&lt;wsp:rsid wsp:val=&quot;00F945A5&quot;/&gt;&lt;wsp:rsid wsp:val=&quot;00F94609&quot;/&gt;&lt;wsp:rsid wsp:val=&quot;00F9473B&quot;/&gt;&lt;wsp:rsid wsp:val=&quot;00F947C8&quot;/&gt;&lt;wsp:rsid wsp:val=&quot;00F9499A&quot;/&gt;&lt;wsp:rsid wsp:val=&quot;00F94BEB&quot;/&gt;&lt;wsp:rsid wsp:val=&quot;00F94C64&quot;/&gt;&lt;wsp:rsid wsp:val=&quot;00F94D0B&quot;/&gt;&lt;wsp:rsid wsp:val=&quot;00F9515C&quot;/&gt;&lt;wsp:rsid wsp:val=&quot;00F954F2&quot;/&gt;&lt;wsp:rsid wsp:val=&quot;00F95643&quot;/&gt;&lt;wsp:rsid wsp:val=&quot;00F95850&quot;/&gt;&lt;wsp:rsid wsp:val=&quot;00F958E7&quot;/&gt;&lt;wsp:rsid wsp:val=&quot;00F95990&quot;/&gt;&lt;wsp:rsid wsp:val=&quot;00F95D57&quot;/&gt;&lt;wsp:rsid wsp:val=&quot;00F95DB4&quot;/&gt;&lt;wsp:rsid wsp:val=&quot;00F9629D&quot;/&gt;&lt;wsp:rsid wsp:val=&quot;00F96493&quot;/&gt;&lt;wsp:rsid wsp:val=&quot;00F9674B&quot;/&gt;&lt;wsp:rsid wsp:val=&quot;00F967D0&quot;/&gt;&lt;wsp:rsid wsp:val=&quot;00F9686D&quot;/&gt;&lt;wsp:rsid wsp:val=&quot;00F969F8&quot;/&gt;&lt;wsp:rsid wsp:val=&quot;00F96CF3&quot;/&gt;&lt;wsp:rsid wsp:val=&quot;00F96DCC&quot;/&gt;&lt;wsp:rsid wsp:val=&quot;00F96EE1&quot;/&gt;&lt;wsp:rsid wsp:val=&quot;00F96F4C&quot;/&gt;&lt;wsp:rsid wsp:val=&quot;00F96FAD&quot;/&gt;&lt;wsp:rsid wsp:val=&quot;00F972A7&quot;/&gt;&lt;wsp:rsid wsp:val=&quot;00F977EF&quot;/&gt;&lt;wsp:rsid wsp:val=&quot;00F978A8&quot;/&gt;&lt;wsp:rsid wsp:val=&quot;00F97933&quot;/&gt;&lt;wsp:rsid wsp:val=&quot;00F97A71&quot;/&gt;&lt;wsp:rsid wsp:val=&quot;00F97ACE&quot;/&gt;&lt;wsp:rsid wsp:val=&quot;00F97B89&quot;/&gt;&lt;wsp:rsid wsp:val=&quot;00F97E5E&quot;/&gt;&lt;wsp:rsid wsp:val=&quot;00F97F90&quot;/&gt;&lt;wsp:rsid wsp:val=&quot;00FA0008&quot;/&gt;&lt;wsp:rsid wsp:val=&quot;00FA0022&quot;/&gt;&lt;wsp:rsid wsp:val=&quot;00FA007F&quot;/&gt;&lt;wsp:rsid wsp:val=&quot;00FA017E&quot;/&gt;&lt;wsp:rsid wsp:val=&quot;00FA04D3&quot;/&gt;&lt;wsp:rsid wsp:val=&quot;00FA0630&quot;/&gt;&lt;wsp:rsid wsp:val=&quot;00FA0912&quot;/&gt;&lt;wsp:rsid wsp:val=&quot;00FA0B4C&quot;/&gt;&lt;wsp:rsid wsp:val=&quot;00FA0C23&quot;/&gt;&lt;wsp:rsid wsp:val=&quot;00FA0F6A&quot;/&gt;&lt;wsp:rsid wsp:val=&quot;00FA104B&quot;/&gt;&lt;wsp:rsid wsp:val=&quot;00FA105E&quot;/&gt;&lt;wsp:rsid wsp:val=&quot;00FA1088&quot;/&gt;&lt;wsp:rsid wsp:val=&quot;00FA1391&quot;/&gt;&lt;wsp:rsid wsp:val=&quot;00FA16B0&quot;/&gt;&lt;wsp:rsid wsp:val=&quot;00FA16C7&quot;/&gt;&lt;wsp:rsid wsp:val=&quot;00FA16C9&quot;/&gt;&lt;wsp:rsid wsp:val=&quot;00FA17A1&quot;/&gt;&lt;wsp:rsid wsp:val=&quot;00FA1BBA&quot;/&gt;&lt;wsp:rsid wsp:val=&quot;00FA1D47&quot;/&gt;&lt;wsp:rsid wsp:val=&quot;00FA1EE1&quot;/&gt;&lt;wsp:rsid wsp:val=&quot;00FA2420&quot;/&gt;&lt;wsp:rsid wsp:val=&quot;00FA2510&quot;/&gt;&lt;wsp:rsid wsp:val=&quot;00FA2765&quot;/&gt;&lt;wsp:rsid wsp:val=&quot;00FA2823&quot;/&gt;&lt;wsp:rsid wsp:val=&quot;00FA2905&quot;/&gt;&lt;wsp:rsid wsp:val=&quot;00FA2A07&quot;/&gt;&lt;wsp:rsid wsp:val=&quot;00FA2B43&quot;/&gt;&lt;wsp:rsid wsp:val=&quot;00FA2C6A&quot;/&gt;&lt;wsp:rsid wsp:val=&quot;00FA2D9D&quot;/&gt;&lt;wsp:rsid wsp:val=&quot;00FA2DDD&quot;/&gt;&lt;wsp:rsid wsp:val=&quot;00FA2F38&quot;/&gt;&lt;wsp:rsid wsp:val=&quot;00FA31BE&quot;/&gt;&lt;wsp:rsid wsp:val=&quot;00FA32C8&quot;/&gt;&lt;wsp:rsid wsp:val=&quot;00FA3A54&quot;/&gt;&lt;wsp:rsid wsp:val=&quot;00FA3BC8&quot;/&gt;&lt;wsp:rsid wsp:val=&quot;00FA3E56&quot;/&gt;&lt;wsp:rsid wsp:val=&quot;00FA3E59&quot;/&gt;&lt;wsp:rsid wsp:val=&quot;00FA3E88&quot;/&gt;&lt;wsp:rsid wsp:val=&quot;00FA3F1B&quot;/&gt;&lt;wsp:rsid wsp:val=&quot;00FA4005&quot;/&gt;&lt;wsp:rsid wsp:val=&quot;00FA4009&quot;/&gt;&lt;wsp:rsid wsp:val=&quot;00FA42BD&quot;/&gt;&lt;wsp:rsid wsp:val=&quot;00FA454C&quot;/&gt;&lt;wsp:rsid wsp:val=&quot;00FA470A&quot;/&gt;&lt;wsp:rsid wsp:val=&quot;00FA477C&quot;/&gt;&lt;wsp:rsid wsp:val=&quot;00FA4AEC&quot;/&gt;&lt;wsp:rsid wsp:val=&quot;00FA4E66&quot;/&gt;&lt;wsp:rsid wsp:val=&quot;00FA5113&quot;/&gt;&lt;wsp:rsid wsp:val=&quot;00FA5184&quot;/&gt;&lt;wsp:rsid wsp:val=&quot;00FA55CF&quot;/&gt;&lt;wsp:rsid wsp:val=&quot;00FA5691&quot;/&gt;&lt;wsp:rsid wsp:val=&quot;00FA571B&quot;/&gt;&lt;wsp:rsid wsp:val=&quot;00FA5ADF&quot;/&gt;&lt;wsp:rsid wsp:val=&quot;00FA5DA3&quot;/&gt;&lt;wsp:rsid wsp:val=&quot;00FA5DB1&quot;/&gt;&lt;wsp:rsid wsp:val=&quot;00FA5EDF&quot;/&gt;&lt;wsp:rsid wsp:val=&quot;00FA5F47&quot;/&gt;&lt;wsp:rsid wsp:val=&quot;00FA6156&quot;/&gt;&lt;wsp:rsid wsp:val=&quot;00FA62A8&quot;/&gt;&lt;wsp:rsid wsp:val=&quot;00FA645B&quot;/&gt;&lt;wsp:rsid wsp:val=&quot;00FA646B&quot;/&gt;&lt;wsp:rsid wsp:val=&quot;00FA647D&quot;/&gt;&lt;wsp:rsid wsp:val=&quot;00FA649E&quot;/&gt;&lt;wsp:rsid wsp:val=&quot;00FA64D6&quot;/&gt;&lt;wsp:rsid wsp:val=&quot;00FA67FC&quot;/&gt;&lt;wsp:rsid wsp:val=&quot;00FA681F&quot;/&gt;&lt;wsp:rsid wsp:val=&quot;00FA68BC&quot;/&gt;&lt;wsp:rsid wsp:val=&quot;00FA6930&quot;/&gt;&lt;wsp:rsid wsp:val=&quot;00FA6A26&quot;/&gt;&lt;wsp:rsid wsp:val=&quot;00FA6D76&quot;/&gt;&lt;wsp:rsid wsp:val=&quot;00FA7385&quot;/&gt;&lt;wsp:rsid wsp:val=&quot;00FA73F6&quot;/&gt;&lt;wsp:rsid wsp:val=&quot;00FA77F6&quot;/&gt;&lt;wsp:rsid wsp:val=&quot;00FA7809&quot;/&gt;&lt;wsp:rsid wsp:val=&quot;00FA7934&quot;/&gt;&lt;wsp:rsid wsp:val=&quot;00FA7B6F&quot;/&gt;&lt;wsp:rsid wsp:val=&quot;00FA7BA2&quot;/&gt;&lt;wsp:rsid wsp:val=&quot;00FA7BC1&quot;/&gt;&lt;wsp:rsid wsp:val=&quot;00FA7BCC&quot;/&gt;&lt;wsp:rsid wsp:val=&quot;00FA7BEB&quot;/&gt;&lt;wsp:rsid wsp:val=&quot;00FA7CC3&quot;/&gt;&lt;wsp:rsid wsp:val=&quot;00FA7E14&quot;/&gt;&lt;wsp:rsid wsp:val=&quot;00FA7E58&quot;/&gt;&lt;wsp:rsid wsp:val=&quot;00FB0117&quot;/&gt;&lt;wsp:rsid wsp:val=&quot;00FB01AC&quot;/&gt;&lt;wsp:rsid wsp:val=&quot;00FB02DF&quot;/&gt;&lt;wsp:rsid wsp:val=&quot;00FB0337&quot;/&gt;&lt;wsp:rsid wsp:val=&quot;00FB05C2&quot;/&gt;&lt;wsp:rsid wsp:val=&quot;00FB0642&quot;/&gt;&lt;wsp:rsid wsp:val=&quot;00FB0869&quot;/&gt;&lt;wsp:rsid wsp:val=&quot;00FB0904&quot;/&gt;&lt;wsp:rsid wsp:val=&quot;00FB09C0&quot;/&gt;&lt;wsp:rsid wsp:val=&quot;00FB0ABA&quot;/&gt;&lt;wsp:rsid wsp:val=&quot;00FB0AD1&quot;/&gt;&lt;wsp:rsid wsp:val=&quot;00FB0C85&quot;/&gt;&lt;wsp:rsid wsp:val=&quot;00FB0D9F&quot;/&gt;&lt;wsp:rsid wsp:val=&quot;00FB0EE5&quot;/&gt;&lt;wsp:rsid wsp:val=&quot;00FB1055&quot;/&gt;&lt;wsp:rsid wsp:val=&quot;00FB1111&quot;/&gt;&lt;wsp:rsid wsp:val=&quot;00FB1140&quot;/&gt;&lt;wsp:rsid wsp:val=&quot;00FB1443&quot;/&gt;&lt;wsp:rsid wsp:val=&quot;00FB1771&quot;/&gt;&lt;wsp:rsid wsp:val=&quot;00FB17BD&quot;/&gt;&lt;wsp:rsid wsp:val=&quot;00FB17E1&quot;/&gt;&lt;wsp:rsid wsp:val=&quot;00FB1846&quot;/&gt;&lt;wsp:rsid wsp:val=&quot;00FB18BE&quot;/&gt;&lt;wsp:rsid wsp:val=&quot;00FB19EE&quot;/&gt;&lt;wsp:rsid wsp:val=&quot;00FB1C81&quot;/&gt;&lt;wsp:rsid wsp:val=&quot;00FB1F13&quot;/&gt;&lt;wsp:rsid wsp:val=&quot;00FB206F&quot;/&gt;&lt;wsp:rsid wsp:val=&quot;00FB21A0&quot;/&gt;&lt;wsp:rsid wsp:val=&quot;00FB29D3&quot;/&gt;&lt;wsp:rsid wsp:val=&quot;00FB2AA1&quot;/&gt;&lt;wsp:rsid wsp:val=&quot;00FB2DB4&quot;/&gt;&lt;wsp:rsid wsp:val=&quot;00FB3467&quot;/&gt;&lt;wsp:rsid wsp:val=&quot;00FB35D5&quot;/&gt;&lt;wsp:rsid wsp:val=&quot;00FB3888&quot;/&gt;&lt;wsp:rsid wsp:val=&quot;00FB38D5&quot;/&gt;&lt;wsp:rsid wsp:val=&quot;00FB3A8E&quot;/&gt;&lt;wsp:rsid wsp:val=&quot;00FB3F7C&quot;/&gt;&lt;wsp:rsid wsp:val=&quot;00FB3FAF&quot;/&gt;&lt;wsp:rsid wsp:val=&quot;00FB4007&quot;/&gt;&lt;wsp:rsid wsp:val=&quot;00FB40AF&quot;/&gt;&lt;wsp:rsid wsp:val=&quot;00FB41AF&quot;/&gt;&lt;wsp:rsid wsp:val=&quot;00FB41B4&quot;/&gt;&lt;wsp:rsid wsp:val=&quot;00FB42FA&quot;/&gt;&lt;wsp:rsid wsp:val=&quot;00FB431E&quot;/&gt;&lt;wsp:rsid wsp:val=&quot;00FB4665&quot;/&gt;&lt;wsp:rsid wsp:val=&quot;00FB46D6&quot;/&gt;&lt;wsp:rsid wsp:val=&quot;00FB479D&quot;/&gt;&lt;wsp:rsid wsp:val=&quot;00FB4863&quot;/&gt;&lt;wsp:rsid wsp:val=&quot;00FB4940&quot;/&gt;&lt;wsp:rsid wsp:val=&quot;00FB4A86&quot;/&gt;&lt;wsp:rsid wsp:val=&quot;00FB4AC3&quot;/&gt;&lt;wsp:rsid wsp:val=&quot;00FB4C82&quot;/&gt;&lt;wsp:rsid wsp:val=&quot;00FB4D29&quot;/&gt;&lt;wsp:rsid wsp:val=&quot;00FB4DAF&quot;/&gt;&lt;wsp:rsid wsp:val=&quot;00FB4F6D&quot;/&gt;&lt;wsp:rsid wsp:val=&quot;00FB4FDA&quot;/&gt;&lt;wsp:rsid wsp:val=&quot;00FB50E3&quot;/&gt;&lt;wsp:rsid wsp:val=&quot;00FB525D&quot;/&gt;&lt;wsp:rsid wsp:val=&quot;00FB5275&quot;/&gt;&lt;wsp:rsid wsp:val=&quot;00FB56A6&quot;/&gt;&lt;wsp:rsid wsp:val=&quot;00FB56B2&quot;/&gt;&lt;wsp:rsid wsp:val=&quot;00FB5943&quot;/&gt;&lt;wsp:rsid wsp:val=&quot;00FB5BB3&quot;/&gt;&lt;wsp:rsid wsp:val=&quot;00FB5BF1&quot;/&gt;&lt;wsp:rsid wsp:val=&quot;00FB5CFC&quot;/&gt;&lt;wsp:rsid wsp:val=&quot;00FB5DBF&quot;/&gt;&lt;wsp:rsid wsp:val=&quot;00FB600B&quot;/&gt;&lt;wsp:rsid wsp:val=&quot;00FB6200&quot;/&gt;&lt;wsp:rsid wsp:val=&quot;00FB6264&quot;/&gt;&lt;wsp:rsid wsp:val=&quot;00FB62CB&quot;/&gt;&lt;wsp:rsid wsp:val=&quot;00FB641E&quot;/&gt;&lt;wsp:rsid wsp:val=&quot;00FB642C&quot;/&gt;&lt;wsp:rsid wsp:val=&quot;00FB65A1&quot;/&gt;&lt;wsp:rsid wsp:val=&quot;00FB696D&quot;/&gt;&lt;wsp:rsid wsp:val=&quot;00FB69B2&quot;/&gt;&lt;wsp:rsid wsp:val=&quot;00FB6B92&quot;/&gt;&lt;wsp:rsid wsp:val=&quot;00FB6D21&quot;/&gt;&lt;wsp:rsid wsp:val=&quot;00FB7045&quot;/&gt;&lt;wsp:rsid wsp:val=&quot;00FB753A&quot;/&gt;&lt;wsp:rsid wsp:val=&quot;00FB7D5D&quot;/&gt;&lt;wsp:rsid wsp:val=&quot;00FC00CC&quot;/&gt;&lt;wsp:rsid wsp:val=&quot;00FC0202&quot;/&gt;&lt;wsp:rsid wsp:val=&quot;00FC02A3&quot;/&gt;&lt;wsp:rsid wsp:val=&quot;00FC0692&quot;/&gt;&lt;wsp:rsid wsp:val=&quot;00FC06F4&quot;/&gt;&lt;wsp:rsid wsp:val=&quot;00FC0703&quot;/&gt;&lt;wsp:rsid wsp:val=&quot;00FC073A&quot;/&gt;&lt;wsp:rsid wsp:val=&quot;00FC09BC&quot;/&gt;&lt;wsp:rsid wsp:val=&quot;00FC0DE3&quot;/&gt;&lt;wsp:rsid wsp:val=&quot;00FC0E86&quot;/&gt;&lt;wsp:rsid wsp:val=&quot;00FC0F65&quot;/&gt;&lt;wsp:rsid wsp:val=&quot;00FC138D&quot;/&gt;&lt;wsp:rsid wsp:val=&quot;00FC13C5&quot;/&gt;&lt;wsp:rsid wsp:val=&quot;00FC152E&quot;/&gt;&lt;wsp:rsid wsp:val=&quot;00FC17CC&quot;/&gt;&lt;wsp:rsid wsp:val=&quot;00FC1960&quot;/&gt;&lt;wsp:rsid wsp:val=&quot;00FC1ABA&quot;/&gt;&lt;wsp:rsid wsp:val=&quot;00FC1BA7&quot;/&gt;&lt;wsp:rsid wsp:val=&quot;00FC21F0&quot;/&gt;&lt;wsp:rsid wsp:val=&quot;00FC226F&quot;/&gt;&lt;wsp:rsid wsp:val=&quot;00FC2558&quot;/&gt;&lt;wsp:rsid wsp:val=&quot;00FC273E&quot;/&gt;&lt;wsp:rsid wsp:val=&quot;00FC296E&quot;/&gt;&lt;wsp:rsid wsp:val=&quot;00FC2A43&quot;/&gt;&lt;wsp:rsid wsp:val=&quot;00FC2AB9&quot;/&gt;&lt;wsp:rsid wsp:val=&quot;00FC2E86&quot;/&gt;&lt;wsp:rsid wsp:val=&quot;00FC31D8&quot;/&gt;&lt;wsp:rsid wsp:val=&quot;00FC3222&quot;/&gt;&lt;wsp:rsid wsp:val=&quot;00FC325C&quot;/&gt;&lt;wsp:rsid wsp:val=&quot;00FC3389&quot;/&gt;&lt;wsp:rsid wsp:val=&quot;00FC33B7&quot;/&gt;&lt;wsp:rsid wsp:val=&quot;00FC3461&quot;/&gt;&lt;wsp:rsid wsp:val=&quot;00FC3972&quot;/&gt;&lt;wsp:rsid wsp:val=&quot;00FC3D5C&quot;/&gt;&lt;wsp:rsid wsp:val=&quot;00FC3F3B&quot;/&gt;&lt;wsp:rsid wsp:val=&quot;00FC3FC9&quot;/&gt;&lt;wsp:rsid wsp:val=&quot;00FC42AF&quot;/&gt;&lt;wsp:rsid wsp:val=&quot;00FC4578&quot;/&gt;&lt;wsp:rsid wsp:val=&quot;00FC469A&quot;/&gt;&lt;wsp:rsid wsp:val=&quot;00FC495F&quot;/&gt;&lt;wsp:rsid wsp:val=&quot;00FC4BFD&quot;/&gt;&lt;wsp:rsid wsp:val=&quot;00FC4CDA&quot;/&gt;&lt;wsp:rsid wsp:val=&quot;00FC4CFB&quot;/&gt;&lt;wsp:rsid wsp:val=&quot;00FC4F08&quot;/&gt;&lt;wsp:rsid wsp:val=&quot;00FC4F3A&quot;/&gt;&lt;wsp:rsid wsp:val=&quot;00FC4FA9&quot;/&gt;&lt;wsp:rsid wsp:val=&quot;00FC50F4&quot;/&gt;&lt;wsp:rsid wsp:val=&quot;00FC5178&quot;/&gt;&lt;wsp:rsid wsp:val=&quot;00FC52B1&quot;/&gt;&lt;wsp:rsid wsp:val=&quot;00FC5486&quot;/&gt;&lt;wsp:rsid wsp:val=&quot;00FC548C&quot;/&gt;&lt;wsp:rsid wsp:val=&quot;00FC54F9&quot;/&gt;&lt;wsp:rsid wsp:val=&quot;00FC556F&quot;/&gt;&lt;wsp:rsid wsp:val=&quot;00FC578E&quot;/&gt;&lt;wsp:rsid wsp:val=&quot;00FC5850&quot;/&gt;&lt;wsp:rsid wsp:val=&quot;00FC59ED&quot;/&gt;&lt;wsp:rsid wsp:val=&quot;00FC5CBE&quot;/&gt;&lt;wsp:rsid wsp:val=&quot;00FC5F33&quot;/&gt;&lt;wsp:rsid wsp:val=&quot;00FC61D8&quot;/&gt;&lt;wsp:rsid wsp:val=&quot;00FC688E&quot;/&gt;&lt;wsp:rsid wsp:val=&quot;00FC6A38&quot;/&gt;&lt;wsp:rsid wsp:val=&quot;00FC6AA5&quot;/&gt;&lt;wsp:rsid wsp:val=&quot;00FC6B46&quot;/&gt;&lt;wsp:rsid wsp:val=&quot;00FC705D&quot;/&gt;&lt;wsp:rsid wsp:val=&quot;00FC7123&quot;/&gt;&lt;wsp:rsid wsp:val=&quot;00FC7485&quot;/&gt;&lt;wsp:rsid wsp:val=&quot;00FC756E&quot;/&gt;&lt;wsp:rsid wsp:val=&quot;00FC7712&quot;/&gt;&lt;wsp:rsid wsp:val=&quot;00FC7782&quot;/&gt;&lt;wsp:rsid wsp:val=&quot;00FC785A&quot;/&gt;&lt;wsp:rsid wsp:val=&quot;00FC7A48&quot;/&gt;&lt;wsp:rsid wsp:val=&quot;00FC7AAC&quot;/&gt;&lt;wsp:rsid wsp:val=&quot;00FC7D47&quot;/&gt;&lt;wsp:rsid wsp:val=&quot;00FD0293&quot;/&gt;&lt;wsp:rsid wsp:val=&quot;00FD0345&quot;/&gt;&lt;wsp:rsid wsp:val=&quot;00FD04F0&quot;/&gt;&lt;wsp:rsid wsp:val=&quot;00FD054F&quot;/&gt;&lt;wsp:rsid wsp:val=&quot;00FD0799&quot;/&gt;&lt;wsp:rsid wsp:val=&quot;00FD087B&quot;/&gt;&lt;wsp:rsid wsp:val=&quot;00FD088C&quot;/&gt;&lt;wsp:rsid wsp:val=&quot;00FD089D&quot;/&gt;&lt;wsp:rsid wsp:val=&quot;00FD0C07&quot;/&gt;&lt;wsp:rsid wsp:val=&quot;00FD10D2&quot;/&gt;&lt;wsp:rsid wsp:val=&quot;00FD11F9&quot;/&gt;&lt;wsp:rsid wsp:val=&quot;00FD1276&quot;/&gt;&lt;wsp:rsid wsp:val=&quot;00FD15B8&quot;/&gt;&lt;wsp:rsid wsp:val=&quot;00FD15FD&quot;/&gt;&lt;wsp:rsid wsp:val=&quot;00FD18F4&quot;/&gt;&lt;wsp:rsid wsp:val=&quot;00FD1A16&quot;/&gt;&lt;wsp:rsid wsp:val=&quot;00FD1BC1&quot;/&gt;&lt;wsp:rsid wsp:val=&quot;00FD1D41&quot;/&gt;&lt;wsp:rsid wsp:val=&quot;00FD1EF7&quot;/&gt;&lt;wsp:rsid wsp:val=&quot;00FD1F96&quot;/&gt;&lt;wsp:rsid wsp:val=&quot;00FD22B6&quot;/&gt;&lt;wsp:rsid wsp:val=&quot;00FD2351&quot;/&gt;&lt;wsp:rsid wsp:val=&quot;00FD23E8&quot;/&gt;&lt;wsp:rsid wsp:val=&quot;00FD267F&quot;/&gt;&lt;wsp:rsid wsp:val=&quot;00FD2A90&quot;/&gt;&lt;wsp:rsid wsp:val=&quot;00FD2B79&quot;/&gt;&lt;wsp:rsid wsp:val=&quot;00FD2BD5&quot;/&gt;&lt;wsp:rsid wsp:val=&quot;00FD2C0A&quot;/&gt;&lt;wsp:rsid wsp:val=&quot;00FD2F0E&quot;/&gt;&lt;wsp:rsid wsp:val=&quot;00FD2FF6&quot;/&gt;&lt;wsp:rsid wsp:val=&quot;00FD3077&quot;/&gt;&lt;wsp:rsid wsp:val=&quot;00FD3093&quot;/&gt;&lt;wsp:rsid wsp:val=&quot;00FD33AC&quot;/&gt;&lt;wsp:rsid wsp:val=&quot;00FD34A3&quot;/&gt;&lt;wsp:rsid wsp:val=&quot;00FD3565&quot;/&gt;&lt;wsp:rsid wsp:val=&quot;00FD3623&quot;/&gt;&lt;wsp:rsid wsp:val=&quot;00FD3643&quot;/&gt;&lt;wsp:rsid wsp:val=&quot;00FD369C&quot;/&gt;&lt;wsp:rsid wsp:val=&quot;00FD379E&quot;/&gt;&lt;wsp:rsid wsp:val=&quot;00FD3C89&quot;/&gt;&lt;wsp:rsid wsp:val=&quot;00FD3E31&quot;/&gt;&lt;wsp:rsid wsp:val=&quot;00FD405B&quot;/&gt;&lt;wsp:rsid wsp:val=&quot;00FD425D&quot;/&gt;&lt;wsp:rsid wsp:val=&quot;00FD44E6&quot;/&gt;&lt;wsp:rsid wsp:val=&quot;00FD474F&quot;/&gt;&lt;wsp:rsid wsp:val=&quot;00FD47C0&quot;/&gt;&lt;wsp:rsid wsp:val=&quot;00FD4969&quot;/&gt;&lt;wsp:rsid wsp:val=&quot;00FD4A15&quot;/&gt;&lt;wsp:rsid wsp:val=&quot;00FD4A4E&quot;/&gt;&lt;wsp:rsid wsp:val=&quot;00FD4B8D&quot;/&gt;&lt;wsp:rsid wsp:val=&quot;00FD4E14&quot;/&gt;&lt;wsp:rsid wsp:val=&quot;00FD4EF0&quot;/&gt;&lt;wsp:rsid wsp:val=&quot;00FD4F8A&quot;/&gt;&lt;wsp:rsid wsp:val=&quot;00FD53D1&quot;/&gt;&lt;wsp:rsid wsp:val=&quot;00FD5741&quot;/&gt;&lt;wsp:rsid wsp:val=&quot;00FD583C&quot;/&gt;&lt;wsp:rsid wsp:val=&quot;00FD58AF&quot;/&gt;&lt;wsp:rsid wsp:val=&quot;00FD5B9B&quot;/&gt;&lt;wsp:rsid wsp:val=&quot;00FD5F2D&quot;/&gt;&lt;wsp:rsid wsp:val=&quot;00FD5F9F&quot;/&gt;&lt;wsp:rsid wsp:val=&quot;00FD6002&quot;/&gt;&lt;wsp:rsid wsp:val=&quot;00FD6310&quot;/&gt;&lt;wsp:rsid wsp:val=&quot;00FD6377&quot;/&gt;&lt;wsp:rsid wsp:val=&quot;00FD65A6&quot;/&gt;&lt;wsp:rsid wsp:val=&quot;00FD663F&quot;/&gt;&lt;wsp:rsid wsp:val=&quot;00FD66A8&quot;/&gt;&lt;wsp:rsid wsp:val=&quot;00FD67FA&quot;/&gt;&lt;wsp:rsid wsp:val=&quot;00FD6CCF&quot;/&gt;&lt;wsp:rsid wsp:val=&quot;00FD6D61&quot;/&gt;&lt;wsp:rsid wsp:val=&quot;00FD708C&quot;/&gt;&lt;wsp:rsid wsp:val=&quot;00FD7276&quot;/&gt;&lt;wsp:rsid wsp:val=&quot;00FD73AF&quot;/&gt;&lt;wsp:rsid wsp:val=&quot;00FD7594&quot;/&gt;&lt;wsp:rsid wsp:val=&quot;00FD7597&quot;/&gt;&lt;wsp:rsid wsp:val=&quot;00FD7671&quot;/&gt;&lt;wsp:rsid wsp:val=&quot;00FD7805&quot;/&gt;&lt;wsp:rsid wsp:val=&quot;00FD794F&quot;/&gt;&lt;wsp:rsid wsp:val=&quot;00FD7AF9&quot;/&gt;&lt;wsp:rsid wsp:val=&quot;00FD7B8B&quot;/&gt;&lt;wsp:rsid wsp:val=&quot;00FD7C1C&quot;/&gt;&lt;wsp:rsid wsp:val=&quot;00FD7C99&quot;/&gt;&lt;wsp:rsid wsp:val=&quot;00FD7CC1&quot;/&gt;&lt;wsp:rsid wsp:val=&quot;00FD7CDB&quot;/&gt;&lt;wsp:rsid wsp:val=&quot;00FD7D43&quot;/&gt;&lt;wsp:rsid wsp:val=&quot;00FD7D99&quot;/&gt;&lt;wsp:rsid wsp:val=&quot;00FD7E6B&quot;/&gt;&lt;wsp:rsid wsp:val=&quot;00FD7FCF&quot;/&gt;&lt;wsp:rsid wsp:val=&quot;00FE0054&quot;/&gt;&lt;wsp:rsid wsp:val=&quot;00FE00DD&quot;/&gt;&lt;wsp:rsid wsp:val=&quot;00FE0125&quot;/&gt;&lt;wsp:rsid wsp:val=&quot;00FE0283&quot;/&gt;&lt;wsp:rsid wsp:val=&quot;00FE03BA&quot;/&gt;&lt;wsp:rsid wsp:val=&quot;00FE052B&quot;/&gt;&lt;wsp:rsid wsp:val=&quot;00FE07BD&quot;/&gt;&lt;wsp:rsid wsp:val=&quot;00FE0B10&quot;/&gt;&lt;wsp:rsid wsp:val=&quot;00FE0C1B&quot;/&gt;&lt;wsp:rsid wsp:val=&quot;00FE1243&quot;/&gt;&lt;wsp:rsid wsp:val=&quot;00FE139C&quot;/&gt;&lt;wsp:rsid wsp:val=&quot;00FE1501&quot;/&gt;&lt;wsp:rsid wsp:val=&quot;00FE1AB9&quot;/&gt;&lt;wsp:rsid wsp:val=&quot;00FE1C6C&quot;/&gt;&lt;wsp:rsid wsp:val=&quot;00FE1E18&quot;/&gt;&lt;wsp:rsid wsp:val=&quot;00FE23B5&quot;/&gt;&lt;wsp:rsid wsp:val=&quot;00FE2507&quot;/&gt;&lt;wsp:rsid wsp:val=&quot;00FE255F&quot;/&gt;&lt;wsp:rsid wsp:val=&quot;00FE26BF&quot;/&gt;&lt;wsp:rsid wsp:val=&quot;00FE2792&quot;/&gt;&lt;wsp:rsid wsp:val=&quot;00FE2A69&quot;/&gt;&lt;wsp:rsid wsp:val=&quot;00FE2A94&quot;/&gt;&lt;wsp:rsid wsp:val=&quot;00FE2AF6&quot;/&gt;&lt;wsp:rsid wsp:val=&quot;00FE2BA8&quot;/&gt;&lt;wsp:rsid wsp:val=&quot;00FE2BDB&quot;/&gt;&lt;wsp:rsid wsp:val=&quot;00FE2BEB&quot;/&gt;&lt;wsp:rsid wsp:val=&quot;00FE2C3A&quot;/&gt;&lt;wsp:rsid wsp:val=&quot;00FE2C44&quot;/&gt;&lt;wsp:rsid wsp:val=&quot;00FE2D08&quot;/&gt;&lt;wsp:rsid wsp:val=&quot;00FE310F&quot;/&gt;&lt;wsp:rsid wsp:val=&quot;00FE3424&quot;/&gt;&lt;wsp:rsid wsp:val=&quot;00FE35D5&quot;/&gt;&lt;wsp:rsid wsp:val=&quot;00FE36F8&quot;/&gt;&lt;wsp:rsid wsp:val=&quot;00FE37ED&quot;/&gt;&lt;wsp:rsid wsp:val=&quot;00FE390A&quot;/&gt;&lt;wsp:rsid wsp:val=&quot;00FE3A60&quot;/&gt;&lt;wsp:rsid wsp:val=&quot;00FE3E8D&quot;/&gt;&lt;wsp:rsid wsp:val=&quot;00FE3EE7&quot;/&gt;&lt;wsp:rsid wsp:val=&quot;00FE4075&quot;/&gt;&lt;wsp:rsid wsp:val=&quot;00FE40F7&quot;/&gt;&lt;wsp:rsid wsp:val=&quot;00FE411C&quot;/&gt;&lt;wsp:rsid wsp:val=&quot;00FE4163&quot;/&gt;&lt;wsp:rsid wsp:val=&quot;00FE44F0&quot;/&gt;&lt;wsp:rsid wsp:val=&quot;00FE4847&quot;/&gt;&lt;wsp:rsid wsp:val=&quot;00FE4C53&quot;/&gt;&lt;wsp:rsid wsp:val=&quot;00FE4E29&quot;/&gt;&lt;wsp:rsid wsp:val=&quot;00FE4E2D&quot;/&gt;&lt;wsp:rsid wsp:val=&quot;00FE5037&quot;/&gt;&lt;wsp:rsid wsp:val=&quot;00FE514A&quot;/&gt;&lt;wsp:rsid wsp:val=&quot;00FE5177&quot;/&gt;&lt;wsp:rsid wsp:val=&quot;00FE51F0&quot;/&gt;&lt;wsp:rsid wsp:val=&quot;00FE52DB&quot;/&gt;&lt;wsp:rsid wsp:val=&quot;00FE5756&quot;/&gt;&lt;wsp:rsid wsp:val=&quot;00FE58B5&quot;/&gt;&lt;wsp:rsid wsp:val=&quot;00FE5CEA&quot;/&gt;&lt;wsp:rsid wsp:val=&quot;00FE5E3E&quot;/&gt;&lt;wsp:rsid wsp:val=&quot;00FE5E52&quot;/&gt;&lt;wsp:rsid wsp:val=&quot;00FE5F0C&quot;/&gt;&lt;wsp:rsid wsp:val=&quot;00FE6080&quot;/&gt;&lt;wsp:rsid wsp:val=&quot;00FE6119&quot;/&gt;&lt;wsp:rsid wsp:val=&quot;00FE6149&quot;/&gt;&lt;wsp:rsid wsp:val=&quot;00FE61BD&quot;/&gt;&lt;wsp:rsid wsp:val=&quot;00FE61FB&quot;/&gt;&lt;wsp:rsid wsp:val=&quot;00FE6238&quot;/&gt;&lt;wsp:rsid wsp:val=&quot;00FE627D&quot;/&gt;&lt;wsp:rsid wsp:val=&quot;00FE6285&quot;/&gt;&lt;wsp:rsid wsp:val=&quot;00FE6583&quot;/&gt;&lt;wsp:rsid wsp:val=&quot;00FE66F0&quot;/&gt;&lt;wsp:rsid wsp:val=&quot;00FE6708&quot;/&gt;&lt;wsp:rsid wsp:val=&quot;00FE690F&quot;/&gt;&lt;wsp:rsid wsp:val=&quot;00FE6A0A&quot;/&gt;&lt;wsp:rsid wsp:val=&quot;00FE6F14&quot;/&gt;&lt;wsp:rsid wsp:val=&quot;00FE6F70&quot;/&gt;&lt;wsp:rsid wsp:val=&quot;00FE6FD9&quot;/&gt;&lt;wsp:rsid wsp:val=&quot;00FE70AE&quot;/&gt;&lt;wsp:rsid wsp:val=&quot;00FE7338&quot;/&gt;&lt;wsp:rsid wsp:val=&quot;00FE74E9&quot;/&gt;&lt;wsp:rsid wsp:val=&quot;00FE76A7&quot;/&gt;&lt;wsp:rsid wsp:val=&quot;00FE76A9&quot;/&gt;&lt;wsp:rsid wsp:val=&quot;00FE76F0&quot;/&gt;&lt;wsp:rsid wsp:val=&quot;00FE7788&quot;/&gt;&lt;wsp:rsid wsp:val=&quot;00FE7A72&quot;/&gt;&lt;wsp:rsid wsp:val=&quot;00FE7BBE&quot;/&gt;&lt;wsp:rsid wsp:val=&quot;00FE7BF6&quot;/&gt;&lt;wsp:rsid wsp:val=&quot;00FE7C3E&quot;/&gt;&lt;wsp:rsid wsp:val=&quot;00FE7D10&quot;/&gt;&lt;wsp:rsid wsp:val=&quot;00FE7E37&quot;/&gt;&lt;wsp:rsid wsp:val=&quot;00FE7E96&quot;/&gt;&lt;wsp:rsid wsp:val=&quot;00FE7F9F&quot;/&gt;&lt;wsp:rsid wsp:val=&quot;00FE7FC3&quot;/&gt;&lt;wsp:rsid wsp:val=&quot;00FF0586&quot;/&gt;&lt;wsp:rsid wsp:val=&quot;00FF05AF&quot;/&gt;&lt;wsp:rsid wsp:val=&quot;00FF05D0&quot;/&gt;&lt;wsp:rsid wsp:val=&quot;00FF0610&quot;/&gt;&lt;wsp:rsid wsp:val=&quot;00FF06F4&quot;/&gt;&lt;wsp:rsid wsp:val=&quot;00FF08CF&quot;/&gt;&lt;wsp:rsid wsp:val=&quot;00FF0A00&quot;/&gt;&lt;wsp:rsid wsp:val=&quot;00FF0BA3&quot;/&gt;&lt;wsp:rsid wsp:val=&quot;00FF0CD1&quot;/&gt;&lt;wsp:rsid wsp:val=&quot;00FF0DAD&quot;/&gt;&lt;wsp:rsid wsp:val=&quot;00FF0E20&quot;/&gt;&lt;wsp:rsid wsp:val=&quot;00FF0E3A&quot;/&gt;&lt;wsp:rsid wsp:val=&quot;00FF0F2F&quot;/&gt;&lt;wsp:rsid wsp:val=&quot;00FF0FB2&quot;/&gt;&lt;wsp:rsid wsp:val=&quot;00FF1440&quot;/&gt;&lt;wsp:rsid wsp:val=&quot;00FF1497&quot;/&gt;&lt;wsp:rsid wsp:val=&quot;00FF158D&quot;/&gt;&lt;wsp:rsid wsp:val=&quot;00FF15CD&quot;/&gt;&lt;wsp:rsid wsp:val=&quot;00FF196D&quot;/&gt;&lt;wsp:rsid wsp:val=&quot;00FF1C35&quot;/&gt;&lt;wsp:rsid wsp:val=&quot;00FF1E09&quot;/&gt;&lt;wsp:rsid wsp:val=&quot;00FF1E1A&quot;/&gt;&lt;wsp:rsid wsp:val=&quot;00FF1E7F&quot;/&gt;&lt;wsp:rsid wsp:val=&quot;00FF205C&quot;/&gt;&lt;wsp:rsid wsp:val=&quot;00FF2150&quot;/&gt;&lt;wsp:rsid wsp:val=&quot;00FF2451&quot;/&gt;&lt;wsp:rsid wsp:val=&quot;00FF26F5&quot;/&gt;&lt;wsp:rsid wsp:val=&quot;00FF2796&quot;/&gt;&lt;wsp:rsid wsp:val=&quot;00FF2BB0&quot;/&gt;&lt;wsp:rsid wsp:val=&quot;00FF3216&quot;/&gt;&lt;wsp:rsid wsp:val=&quot;00FF326A&quot;/&gt;&lt;wsp:rsid wsp:val=&quot;00FF3453&quot;/&gt;&lt;wsp:rsid wsp:val=&quot;00FF3895&quot;/&gt;&lt;wsp:rsid wsp:val=&quot;00FF38A6&quot;/&gt;&lt;wsp:rsid wsp:val=&quot;00FF38C7&quot;/&gt;&lt;wsp:rsid wsp:val=&quot;00FF3B5F&quot;/&gt;&lt;wsp:rsid wsp:val=&quot;00FF407F&quot;/&gt;&lt;wsp:rsid wsp:val=&quot;00FF4256&quot;/&gt;&lt;wsp:rsid wsp:val=&quot;00FF43E1&quot;/&gt;&lt;wsp:rsid wsp:val=&quot;00FF46A3&quot;/&gt;&lt;wsp:rsid wsp:val=&quot;00FF4796&quot;/&gt;&lt;wsp:rsid wsp:val=&quot;00FF47C0&quot;/&gt;&lt;wsp:rsid wsp:val=&quot;00FF4962&quot;/&gt;&lt;wsp:rsid wsp:val=&quot;00FF4BB4&quot;/&gt;&lt;wsp:rsid wsp:val=&quot;00FF4D24&quot;/&gt;&lt;wsp:rsid wsp:val=&quot;00FF4E6D&quot;/&gt;&lt;wsp:rsid wsp:val=&quot;00FF50D6&quot;/&gt;&lt;wsp:rsid wsp:val=&quot;00FF51A3&quot;/&gt;&lt;wsp:rsid wsp:val=&quot;00FF526A&quot;/&gt;&lt;wsp:rsid wsp:val=&quot;00FF5277&quot;/&gt;&lt;wsp:rsid wsp:val=&quot;00FF5377&quot;/&gt;&lt;wsp:rsid wsp:val=&quot;00FF5481&quot;/&gt;&lt;wsp:rsid wsp:val=&quot;00FF5494&quot;/&gt;&lt;wsp:rsid wsp:val=&quot;00FF549C&quot;/&gt;&lt;wsp:rsid wsp:val=&quot;00FF54A4&quot;/&gt;&lt;wsp:rsid wsp:val=&quot;00FF5631&quot;/&gt;&lt;wsp:rsid wsp:val=&quot;00FF5743&quot;/&gt;&lt;wsp:rsid wsp:val=&quot;00FF59B4&quot;/&gt;&lt;wsp:rsid wsp:val=&quot;00FF5AA5&quot;/&gt;&lt;wsp:rsid wsp:val=&quot;00FF5B16&quot;/&gt;&lt;wsp:rsid wsp:val=&quot;00FF5BA7&quot;/&gt;&lt;wsp:rsid wsp:val=&quot;00FF5DCE&quot;/&gt;&lt;wsp:rsid wsp:val=&quot;00FF5EE5&quot;/&gt;&lt;wsp:rsid wsp:val=&quot;00FF5FA7&quot;/&gt;&lt;wsp:rsid wsp:val=&quot;00FF6203&quot;/&gt;&lt;wsp:rsid wsp:val=&quot;00FF645C&quot;/&gt;&lt;wsp:rsid wsp:val=&quot;00FF645F&quot;/&gt;&lt;wsp:rsid wsp:val=&quot;00FF65B8&quot;/&gt;&lt;wsp:rsid wsp:val=&quot;00FF65C9&quot;/&gt;&lt;wsp:rsid wsp:val=&quot;00FF663A&quot;/&gt;&lt;wsp:rsid wsp:val=&quot;00FF687B&quot;/&gt;&lt;wsp:rsid wsp:val=&quot;00FF6952&quot;/&gt;&lt;wsp:rsid wsp:val=&quot;00FF69A3&quot;/&gt;&lt;wsp:rsid wsp:val=&quot;00FF6A1A&quot;/&gt;&lt;wsp:rsid wsp:val=&quot;00FF6A68&quot;/&gt;&lt;wsp:rsid wsp:val=&quot;00FF6D6F&quot;/&gt;&lt;wsp:rsid wsp:val=&quot;00FF6E7F&quot;/&gt;&lt;wsp:rsid wsp:val=&quot;00FF7064&quot;/&gt;&lt;wsp:rsid wsp:val=&quot;00FF71B7&quot;/&gt;&lt;wsp:rsid wsp:val=&quot;00FF721A&quot;/&gt;&lt;wsp:rsid wsp:val=&quot;00FF7224&quot;/&gt;&lt;wsp:rsid wsp:val=&quot;00FF72B7&quot;/&gt;&lt;wsp:rsid wsp:val=&quot;00FF72FB&quot;/&gt;&lt;wsp:rsid wsp:val=&quot;00FF779F&quot;/&gt;&lt;wsp:rsid wsp:val=&quot;00FF79F2&quot;/&gt;&lt;wsp:rsid wsp:val=&quot;00FF7B49&quot;/&gt;&lt;wsp:rsid wsp:val=&quot;00FF7C7A&quot;/&gt;&lt;wsp:rsid wsp:val=&quot;00FF7CFC&quot;/&gt;&lt;/wsp:rsids&gt;&lt;/w:docPr&gt;&lt;w:body&gt;&lt;wx:sect&gt;&lt;w:p wsp:rsidR=&quot;00C8031A&quot; wsp:rsidRDefault=&quot;00C8031A&quot; wsp:rsidP=&quot;00C8031A&quot;&gt;&lt;m:oMathPara&gt;&lt;m:oMath&gt;&lt;m:acc&gt;&lt;m:accPr&gt;&lt;m:chr m:val=&quot;^&quot;/&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k&lt;/m:t&gt;&lt;/m:r&gt;&lt;/m:e&gt;&lt;/m:acc&gt;&lt;m:r&gt;&lt;w:rPr&gt;&lt;w:rFonts w:ascii=&quot;Cambria Math&quot; w:h-ansi=&quot;Cambria Math&quot;/&gt;&lt;wx:font wx:val=&quot;Cambria Math&quot;/&gt;&lt;w:i/&gt;&lt;/w:rPr&gt;&lt;m:t&gt;=&lt;/m:t&gt;&lt;/m:r&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cos?±,sin?±,0&lt;/m:t&gt;&lt;/m:r&gt;&lt;/m:e&gt;&lt;/m:d&gt;&lt;/m:oMath&gt;&lt;/m:oMathPara&gt;&lt;/w:p&gt;&lt;w:sectPr wsp:rsidR=&quot;00000000&quot;&gt;&lt;w:pg/wSz w:w=&quot;12240&quot; w:h=&quot;15840&quot;/&gt;&lt;w:pgMar w:top=&quot;1440&quot; w:right=&quot;1440&quot; w:bottom=&quot;1440&quot; w:left=&quot;1440&quot; w:header=&quot;720&quot; w:footer=&quot;720&quot; w:gutter=&quot;0&quot;/&gt;&lt;w:cols w:space=&quot;720&quot;/&gt;&lt;/w:sectPr&gt;&lt;/wx:sect&gt;&lt;/w:body&gt;&lt;/w:wordDocument&gt;">
            <v:imagedata r:id="rId1117" o:title="" chromakey="white"/>
          </v:shape>
        </w:pict>
      </w:r>
      <w:r w:rsidRPr="00426FD7">
        <w:rPr>
          <w:rFonts w:eastAsia="MS Mincho"/>
          <w:lang w:val="en-US" w:eastAsia="ja-JP"/>
        </w:rPr>
        <w:fldChar w:fldCharType="end"/>
      </w:r>
      <w:r>
        <w:rPr>
          <w:rFonts w:eastAsia="MS Mincho"/>
          <w:lang w:val="en-US" w:eastAsia="ja-JP"/>
        </w:rPr>
        <w:t xml:space="preserve"> with speed </w:t>
      </w:r>
      <m:oMath>
        <m:sSub>
          <m:sSubPr>
            <m:ctrlPr>
              <w:rPr>
                <w:rFonts w:ascii="Cambria Math" w:hAnsi="Cambria Math"/>
              </w:rPr>
            </m:ctrlPr>
          </m:sSubPr>
          <m:e>
            <m:r>
              <w:rPr>
                <w:rFonts w:ascii="Cambria Math" w:hAnsi="Cambria Math"/>
              </w:rPr>
              <m:t>v</m:t>
            </m:r>
          </m:e>
          <m:sub>
            <m:r>
              <w:rPr>
                <w:rFonts w:ascii="Cambria Math" w:hAnsi="Cambria Math"/>
              </w:rPr>
              <m:t>ue</m:t>
            </m:r>
          </m:sub>
        </m:sSub>
        <m:r>
          <w:rPr>
            <w:rFonts w:ascii="Cambria Math" w:hAnsi="Cambria Math"/>
          </w:rPr>
          <m:t>:</m:t>
        </m:r>
      </m:oMath>
    </w:p>
    <w:p w14:paraId="32F74E15" w14:textId="77777777" w:rsidR="0094460C" w:rsidRPr="00BF0E0B" w:rsidRDefault="0094460C" w:rsidP="0094460C">
      <w:pPr>
        <w:rPr>
          <w:rFonts w:eastAsia="MS Mincho"/>
          <w:lang w:val="en-US" w:eastAsia="ja-JP"/>
        </w:rPr>
      </w:pPr>
      <m:oMath>
        <m:r>
          <w:rPr>
            <w:rFonts w:ascii="Cambria Math" w:eastAsia="MS Mincho" w:hAnsi="Cambria Math"/>
            <w:lang w:val="en-US" w:eastAsia="ja-JP"/>
          </w:rPr>
          <m:t>dopple</m:t>
        </m:r>
        <m:sSub>
          <m:sSubPr>
            <m:ctrlPr>
              <w:rPr>
                <w:rFonts w:ascii="Cambria Math" w:eastAsia="MS Mincho" w:hAnsi="Cambria Math"/>
                <w:i/>
                <w:iCs/>
                <w:lang w:val="en-US" w:eastAsia="ja-JP"/>
              </w:rPr>
            </m:ctrlPr>
          </m:sSubPr>
          <m:e>
            <m:r>
              <w:rPr>
                <w:rFonts w:ascii="Cambria Math" w:eastAsia="MS Mincho" w:hAnsi="Cambria Math"/>
                <w:lang w:val="en-US" w:eastAsia="ja-JP"/>
              </w:rPr>
              <m:t>r</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m:rPr>
                <m:sty m:val="bi"/>
              </m:rPr>
              <w:rPr>
                <w:rFonts w:ascii="Cambria Math" w:eastAsia="MS Mincho" w:hAnsi="Cambria Math"/>
                <w:lang w:val="en-US" w:eastAsia="ja-JP"/>
              </w:rPr>
              <m:t>u</m:t>
            </m:r>
          </m:e>
        </m:d>
        <m:r>
          <w:rPr>
            <w:rFonts w:ascii="Cambria Math" w:eastAsia="MS Mincho" w:hAnsi="Cambria Math"/>
            <w:lang w:val="en-US" w:eastAsia="ja-JP"/>
          </w:rPr>
          <m:t>=</m:t>
        </m:r>
        <m:f>
          <m:fPr>
            <m:ctrlPr>
              <w:rPr>
                <w:rFonts w:ascii="Cambria Math" w:eastAsia="MS Mincho" w:hAnsi="Cambria Math"/>
                <w:i/>
                <w:iCs/>
                <w:lang w:val="en-US" w:eastAsia="ja-JP"/>
              </w:rPr>
            </m:ctrlPr>
          </m:fPr>
          <m:num>
            <m:r>
              <w:rPr>
                <w:rFonts w:ascii="Cambria Math" w:eastAsia="MS Mincho" w:hAnsi="Cambria Math"/>
                <w:lang w:val="en-US" w:eastAsia="ja-JP"/>
              </w:rPr>
              <m:t>v</m:t>
            </m:r>
          </m:num>
          <m:den>
            <m:r>
              <w:rPr>
                <w:rFonts w:ascii="Cambria Math" w:eastAsia="MS Mincho" w:hAnsi="Cambria Math"/>
                <w:lang w:val="en-US" w:eastAsia="ja-JP"/>
              </w:rPr>
              <m:t>c</m:t>
            </m:r>
          </m:den>
        </m:f>
        <m:sSub>
          <m:sSubPr>
            <m:ctrlPr>
              <w:rPr>
                <w:rFonts w:ascii="Cambria Math" w:eastAsia="MS Mincho" w:hAnsi="Cambria Math"/>
                <w:i/>
                <w:iCs/>
                <w:lang w:val="en-US" w:eastAsia="ja-JP"/>
              </w:rPr>
            </m:ctrlPr>
          </m:sSubPr>
          <m:e>
            <m:r>
              <w:rPr>
                <w:rFonts w:ascii="Cambria Math" w:eastAsia="MS Mincho" w:hAnsi="Cambria Math"/>
                <w:lang w:val="en-US" w:eastAsia="ja-JP"/>
              </w:rPr>
              <m:t>f</m:t>
            </m:r>
          </m:e>
          <m:sub>
            <m:r>
              <w:rPr>
                <w:rFonts w:ascii="Cambria Math" w:eastAsia="MS Mincho" w:hAnsi="Cambria Math"/>
                <w:lang w:val="en-US" w:eastAsia="ja-JP"/>
              </w:rPr>
              <m:t>c</m:t>
            </m:r>
          </m:sub>
        </m:sSub>
        <m:f>
          <m:fPr>
            <m:ctrlPr>
              <w:rPr>
                <w:rFonts w:ascii="Cambria Math" w:eastAsia="MS Mincho" w:hAnsi="Cambria Math"/>
                <w:i/>
                <w:iCs/>
                <w:lang w:val="en-US" w:eastAsia="ja-JP"/>
              </w:rPr>
            </m:ctrlPr>
          </m:fPr>
          <m:num>
            <m:r>
              <w:rPr>
                <w:rFonts w:ascii="Cambria Math" w:eastAsia="MS Mincho" w:hAnsi="Cambria Math"/>
                <w:lang w:val="en-US" w:eastAsia="ja-JP"/>
              </w:rPr>
              <m:t>&lt;</m:t>
            </m:r>
            <m:r>
              <m:rPr>
                <m:sty m:val="bi"/>
              </m:rPr>
              <w:rPr>
                <w:rFonts w:ascii="Cambria Math" w:eastAsia="MS Mincho" w:hAnsi="Cambria Math"/>
                <w:lang w:val="en-US" w:eastAsia="ja-JP"/>
              </w:rPr>
              <m:t>u</m:t>
            </m:r>
            <m:r>
              <w:rPr>
                <w:rFonts w:ascii="Cambria Math" w:eastAsia="MS Mincho" w:hAnsi="Cambria Math"/>
                <w:lang w:val="en-US" w:eastAsia="ja-JP"/>
              </w:rPr>
              <m:t>-</m:t>
            </m:r>
            <m:r>
              <m:rPr>
                <m:sty m:val="bi"/>
              </m:rPr>
              <w:rPr>
                <w:rFonts w:ascii="Cambria Math" w:eastAsia="MS Mincho" w:hAnsi="Cambria Math"/>
                <w:lang w:val="en-US" w:eastAsia="ja-JP"/>
              </w:rPr>
              <m:t>s</m:t>
            </m:r>
            <m:r>
              <w:rPr>
                <w:rFonts w:ascii="Cambria Math" w:eastAsia="MS Mincho" w:hAnsi="Cambria Math"/>
                <w:lang w:val="en-US" w:eastAsia="ja-JP"/>
              </w:rPr>
              <m:t>,</m:t>
            </m:r>
            <m:acc>
              <m:accPr>
                <m:ctrlPr>
                  <w:rPr>
                    <w:rFonts w:ascii="Cambria Math" w:eastAsia="MS Mincho" w:hAnsi="Cambria Math"/>
                    <w:i/>
                    <w:iCs/>
                    <w:lang w:val="en-US" w:eastAsia="ja-JP"/>
                  </w:rPr>
                </m:ctrlPr>
              </m:accPr>
              <m:e>
                <m:r>
                  <m:rPr>
                    <m:sty m:val="bi"/>
                  </m:rPr>
                  <w:rPr>
                    <w:rFonts w:ascii="Cambria Math" w:eastAsia="MS Mincho" w:hAnsi="Cambria Math"/>
                    <w:lang w:val="en-US" w:eastAsia="ja-JP"/>
                  </w:rPr>
                  <m:t>x</m:t>
                </m:r>
              </m:e>
            </m:acc>
            <m:r>
              <w:rPr>
                <w:rFonts w:ascii="Cambria Math" w:eastAsia="MS Mincho" w:hAnsi="Cambria Math"/>
                <w:lang w:val="en-US" w:eastAsia="ja-JP"/>
              </w:rPr>
              <m:t>&gt;</m:t>
            </m:r>
          </m:num>
          <m:den>
            <m:sSub>
              <m:sSubPr>
                <m:ctrlPr>
                  <w:rPr>
                    <w:rFonts w:ascii="Cambria Math" w:eastAsia="MS Mincho" w:hAnsi="Cambria Math"/>
                    <w:i/>
                    <w:iCs/>
                    <w:lang w:val="en-US" w:eastAsia="ja-JP"/>
                  </w:rPr>
                </m:ctrlPr>
              </m:sSubPr>
              <m:e>
                <m:r>
                  <w:rPr>
                    <w:rFonts w:ascii="Cambria Math" w:eastAsia="MS Mincho" w:hAnsi="Cambria Math"/>
                    <w:lang w:val="en-US" w:eastAsia="ja-JP"/>
                  </w:rPr>
                  <m:t>d</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m:rPr>
                    <m:sty m:val="bi"/>
                  </m:rPr>
                  <w:rPr>
                    <w:rFonts w:ascii="Cambria Math" w:eastAsia="MS Mincho" w:hAnsi="Cambria Math"/>
                    <w:lang w:val="en-US" w:eastAsia="ja-JP"/>
                  </w:rPr>
                  <m:t>u</m:t>
                </m:r>
              </m:e>
            </m:d>
          </m:den>
        </m:f>
      </m:oMath>
      <w:r w:rsidRPr="00BF0E0B">
        <w:rPr>
          <w:rFonts w:eastAsia="MS Mincho"/>
          <w:lang w:val="en-US" w:eastAsia="ja-JP"/>
        </w:rPr>
        <w:t>+</w:t>
      </w:r>
      <m:oMath>
        <m:f>
          <m:fPr>
            <m:ctrlPr>
              <w:rPr>
                <w:rFonts w:ascii="Cambria Math" w:eastAsia="MS Mincho" w:hAnsi="Cambria Math"/>
                <w:i/>
                <w:iCs/>
                <w:lang w:val="en-US" w:eastAsia="ja-JP"/>
              </w:rPr>
            </m:ctrlPr>
          </m:fPr>
          <m:num>
            <m:sSub>
              <m:sSubPr>
                <m:ctrlPr>
                  <w:rPr>
                    <w:rFonts w:ascii="Cambria Math" w:eastAsia="MS Mincho" w:hAnsi="Cambria Math"/>
                    <w:i/>
                    <w:iCs/>
                    <w:lang w:val="en-US" w:eastAsia="ja-JP"/>
                  </w:rPr>
                </m:ctrlPr>
              </m:sSubPr>
              <m:e>
                <m:r>
                  <w:rPr>
                    <w:rFonts w:ascii="Cambria Math" w:eastAsia="MS Mincho" w:hAnsi="Cambria Math"/>
                    <w:lang w:val="en-US" w:eastAsia="ja-JP"/>
                  </w:rPr>
                  <m:t>v</m:t>
                </m:r>
              </m:e>
              <m:sub>
                <m:r>
                  <w:rPr>
                    <w:rFonts w:ascii="Cambria Math" w:eastAsia="MS Mincho" w:hAnsi="Cambria Math"/>
                    <w:lang w:val="en-US" w:eastAsia="ja-JP"/>
                  </w:rPr>
                  <m:t>ue</m:t>
                </m:r>
              </m:sub>
            </m:sSub>
          </m:num>
          <m:den>
            <m:r>
              <w:rPr>
                <w:rFonts w:ascii="Cambria Math" w:eastAsia="MS Mincho" w:hAnsi="Cambria Math"/>
                <w:lang w:val="en-US" w:eastAsia="ja-JP"/>
              </w:rPr>
              <m:t>c</m:t>
            </m:r>
          </m:den>
        </m:f>
        <m:sSub>
          <m:sSubPr>
            <m:ctrlPr>
              <w:rPr>
                <w:rFonts w:ascii="Cambria Math" w:eastAsia="MS Mincho" w:hAnsi="Cambria Math"/>
                <w:i/>
                <w:iCs/>
                <w:lang w:val="en-US" w:eastAsia="ja-JP"/>
              </w:rPr>
            </m:ctrlPr>
          </m:sSubPr>
          <m:e>
            <m:r>
              <w:rPr>
                <w:rFonts w:ascii="Cambria Math" w:eastAsia="MS Mincho" w:hAnsi="Cambria Math"/>
                <w:lang w:val="en-US" w:eastAsia="ja-JP"/>
              </w:rPr>
              <m:t>f</m:t>
            </m:r>
          </m:e>
          <m:sub>
            <m:r>
              <w:rPr>
                <w:rFonts w:ascii="Cambria Math" w:eastAsia="MS Mincho" w:hAnsi="Cambria Math"/>
                <w:lang w:val="en-US" w:eastAsia="ja-JP"/>
              </w:rPr>
              <m:t>c</m:t>
            </m:r>
          </m:sub>
        </m:sSub>
        <m:f>
          <m:fPr>
            <m:ctrlPr>
              <w:rPr>
                <w:rFonts w:ascii="Cambria Math" w:eastAsia="MS Mincho" w:hAnsi="Cambria Math"/>
                <w:i/>
                <w:iCs/>
                <w:lang w:val="en-US" w:eastAsia="ja-JP"/>
              </w:rPr>
            </m:ctrlPr>
          </m:fPr>
          <m:num>
            <m:r>
              <w:rPr>
                <w:rFonts w:ascii="Cambria Math" w:eastAsia="MS Mincho" w:hAnsi="Cambria Math"/>
                <w:lang w:val="en-US" w:eastAsia="ja-JP"/>
              </w:rPr>
              <m:t>&lt;</m:t>
            </m:r>
            <m:r>
              <m:rPr>
                <m:sty m:val="bi"/>
              </m:rPr>
              <w:rPr>
                <w:rFonts w:ascii="Cambria Math" w:eastAsia="MS Mincho" w:hAnsi="Cambria Math"/>
                <w:lang w:val="en-US" w:eastAsia="ja-JP"/>
              </w:rPr>
              <m:t>s</m:t>
            </m:r>
            <m:r>
              <w:rPr>
                <w:rFonts w:ascii="Cambria Math" w:eastAsia="MS Mincho" w:hAnsi="Cambria Math"/>
                <w:lang w:val="en-US" w:eastAsia="ja-JP"/>
              </w:rPr>
              <m:t>-</m:t>
            </m:r>
            <m:r>
              <m:rPr>
                <m:sty m:val="bi"/>
              </m:rPr>
              <w:rPr>
                <w:rFonts w:ascii="Cambria Math" w:eastAsia="MS Mincho" w:hAnsi="Cambria Math"/>
                <w:lang w:val="en-US" w:eastAsia="ja-JP"/>
              </w:rPr>
              <m:t>u</m:t>
            </m:r>
            <m:r>
              <w:rPr>
                <w:rFonts w:ascii="Cambria Math" w:eastAsia="MS Mincho" w:hAnsi="Cambria Math"/>
                <w:lang w:val="en-US" w:eastAsia="ja-JP"/>
              </w:rPr>
              <m:t>,</m:t>
            </m:r>
            <m:acc>
              <m:accPr>
                <m:ctrlPr>
                  <w:rPr>
                    <w:rFonts w:ascii="Cambria Math" w:eastAsia="MS Mincho" w:hAnsi="Cambria Math"/>
                    <w:i/>
                    <w:iCs/>
                    <w:lang w:val="en-US" w:eastAsia="ja-JP"/>
                  </w:rPr>
                </m:ctrlPr>
              </m:accPr>
              <m:e>
                <m:r>
                  <m:rPr>
                    <m:sty m:val="bi"/>
                  </m:rPr>
                  <w:rPr>
                    <w:rFonts w:ascii="Cambria Math" w:eastAsia="MS Mincho" w:hAnsi="Cambria Math"/>
                    <w:lang w:val="en-US" w:eastAsia="ja-JP"/>
                  </w:rPr>
                  <m:t>k</m:t>
                </m:r>
              </m:e>
            </m:acc>
            <m:r>
              <w:rPr>
                <w:rFonts w:ascii="Cambria Math" w:eastAsia="MS Mincho" w:hAnsi="Cambria Math"/>
                <w:lang w:val="en-US" w:eastAsia="ja-JP"/>
              </w:rPr>
              <m:t>&gt;</m:t>
            </m:r>
          </m:num>
          <m:den>
            <m:sSub>
              <m:sSubPr>
                <m:ctrlPr>
                  <w:rPr>
                    <w:rFonts w:ascii="Cambria Math" w:eastAsia="MS Mincho" w:hAnsi="Cambria Math"/>
                    <w:i/>
                    <w:iCs/>
                    <w:lang w:val="en-US" w:eastAsia="ja-JP"/>
                  </w:rPr>
                </m:ctrlPr>
              </m:sSubPr>
              <m:e>
                <m:r>
                  <w:rPr>
                    <w:rFonts w:ascii="Cambria Math" w:eastAsia="MS Mincho" w:hAnsi="Cambria Math"/>
                    <w:lang w:val="en-US" w:eastAsia="ja-JP"/>
                  </w:rPr>
                  <m:t>d</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m:rPr>
                    <m:sty m:val="bi"/>
                  </m:rPr>
                  <w:rPr>
                    <w:rFonts w:ascii="Cambria Math" w:eastAsia="MS Mincho" w:hAnsi="Cambria Math"/>
                    <w:lang w:val="en-US" w:eastAsia="ja-JP"/>
                  </w:rPr>
                  <m:t>u</m:t>
                </m:r>
              </m:e>
            </m:d>
          </m:den>
        </m:f>
      </m:oMath>
      <w:r w:rsidRPr="00BF0E0B">
        <w:rPr>
          <w:rFonts w:eastAsia="MS Mincho"/>
          <w:lang w:val="en-US" w:eastAsia="ja-JP"/>
        </w:rPr>
        <w:t xml:space="preserve"> </w:t>
      </w:r>
    </w:p>
    <w:p w14:paraId="547B50E5" w14:textId="77777777" w:rsidR="0094460C" w:rsidRPr="002207F7" w:rsidRDefault="0094460C" w:rsidP="0094460C">
      <w:pPr>
        <w:rPr>
          <w:rFonts w:eastAsia="MS Mincho"/>
          <w:lang w:val="en-US" w:eastAsia="ja-JP"/>
        </w:rPr>
      </w:pPr>
    </w:p>
    <w:p w14:paraId="19DB5628" w14:textId="77777777" w:rsidR="0094460C" w:rsidRDefault="0094460C" w:rsidP="0094460C">
      <w:pPr>
        <w:rPr>
          <w:rFonts w:eastAsia="MS Mincho"/>
          <w:lang w:val="en-US" w:eastAsia="ja-JP"/>
        </w:rPr>
      </w:pPr>
      <w:r>
        <w:rPr>
          <w:rFonts w:eastAsia="MS Mincho"/>
          <w:lang w:val="en-US" w:eastAsia="ja-JP"/>
        </w:rPr>
        <w:t xml:space="preserve">Let </w:t>
      </w:r>
      <m:oMath>
        <m:r>
          <w:rPr>
            <w:rFonts w:ascii="Cambria Math" w:hAnsi="Cambria Math"/>
          </w:rPr>
          <m:t>R</m:t>
        </m:r>
      </m:oMath>
      <w:r>
        <w:rPr>
          <w:rFonts w:eastAsia="MS Mincho"/>
          <w:lang w:val="en-US" w:eastAsia="ja-JP"/>
        </w:rPr>
        <w:t xml:space="preserve"> be the location uncertainty area. </w:t>
      </w:r>
    </w:p>
    <w:p w14:paraId="0E8504C4" w14:textId="77777777" w:rsidR="0094460C" w:rsidRPr="00BF0E0B" w:rsidRDefault="0094460C" w:rsidP="0094460C">
      <w:pPr>
        <w:rPr>
          <w:rFonts w:eastAsia="MS Mincho"/>
          <w:lang w:val="en-US" w:eastAsia="ja-JP"/>
        </w:rPr>
      </w:pPr>
      <w:r w:rsidRPr="00BF0E0B">
        <w:rPr>
          <w:rFonts w:eastAsia="MS Mincho"/>
          <w:lang w:val="en-US" w:eastAsia="ja-JP"/>
        </w:rPr>
        <w:t>Diff</w:t>
      </w:r>
      <w:r>
        <w:rPr>
          <w:rFonts w:eastAsia="MS Mincho"/>
          <w:lang w:val="en-US" w:eastAsia="ja-JP"/>
        </w:rPr>
        <w:t xml:space="preserve">erential </w:t>
      </w:r>
      <w:r w:rsidRPr="00BF0E0B">
        <w:rPr>
          <w:rFonts w:eastAsia="MS Mincho"/>
          <w:lang w:val="en-US" w:eastAsia="ja-JP"/>
        </w:rPr>
        <w:t xml:space="preserve">one-way </w:t>
      </w:r>
      <w:r>
        <w:rPr>
          <w:rFonts w:eastAsia="MS Mincho"/>
          <w:lang w:val="en-US" w:eastAsia="ja-JP"/>
        </w:rPr>
        <w:t>delay</w:t>
      </w:r>
      <w:r w:rsidRPr="00BF0E0B">
        <w:rPr>
          <w:rFonts w:eastAsia="MS Mincho"/>
          <w:lang w:val="en-US" w:eastAsia="ja-JP"/>
        </w:rPr>
        <w:t xml:space="preserve"> = </w:t>
      </w:r>
      <m:oMath>
        <m:limLow>
          <m:limLowPr>
            <m:ctrlPr>
              <w:rPr>
                <w:rFonts w:ascii="Cambria Math" w:eastAsia="MS Mincho" w:hAnsi="Cambria Math"/>
                <w:i/>
                <w:iCs/>
                <w:lang w:val="en-US" w:eastAsia="ja-JP"/>
              </w:rPr>
            </m:ctrlPr>
          </m:limLowPr>
          <m:e>
            <m:r>
              <m:rPr>
                <m:sty m:val="p"/>
              </m:rPr>
              <w:rPr>
                <w:rFonts w:ascii="Cambria Math" w:eastAsia="MS Mincho" w:hAnsi="Cambria Math"/>
                <w:lang w:val="en-US" w:eastAsia="ja-JP"/>
              </w:rPr>
              <m:t>max</m:t>
            </m:r>
          </m:e>
          <m:lim>
            <m:r>
              <m:rPr>
                <m:sty m:val="bi"/>
              </m:rPr>
              <w:rPr>
                <w:rFonts w:ascii="Cambria Math" w:eastAsia="MS Mincho" w:hAnsi="Cambria Math"/>
                <w:lang w:val="en-US" w:eastAsia="ja-JP"/>
              </w:rPr>
              <m:t>u</m:t>
            </m:r>
            <m:r>
              <w:rPr>
                <w:rFonts w:ascii="Cambria Math" w:eastAsia="MS Mincho" w:hAnsi="Cambria Math"/>
                <w:lang w:val="en-US" w:eastAsia="ja-JP"/>
              </w:rPr>
              <m:t>∈R</m:t>
            </m:r>
          </m:lim>
        </m:limLow>
        <m:r>
          <w:rPr>
            <w:rFonts w:ascii="Cambria Math" w:eastAsia="MS Mincho" w:hAnsi="Cambria Math"/>
            <w:lang w:val="en-US" w:eastAsia="ja-JP"/>
          </w:rPr>
          <m:t xml:space="preserve"> </m:t>
        </m:r>
        <m:sSub>
          <m:sSubPr>
            <m:ctrlPr>
              <w:rPr>
                <w:rFonts w:ascii="Cambria Math" w:eastAsia="MS Mincho" w:hAnsi="Cambria Math"/>
                <w:i/>
                <w:iCs/>
                <w:lang w:val="en-US" w:eastAsia="ja-JP"/>
              </w:rPr>
            </m:ctrlPr>
          </m:sSubPr>
          <m:e>
            <m:r>
              <w:rPr>
                <w:rFonts w:ascii="Cambria Math" w:eastAsia="MS Mincho" w:hAnsi="Cambria Math"/>
                <w:lang w:val="en-US" w:eastAsia="ja-JP"/>
              </w:rPr>
              <m:t>d</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w:rPr>
                <w:rFonts w:ascii="Cambria Math" w:eastAsia="MS Mincho" w:hAnsi="Cambria Math"/>
                <w:lang w:val="en-US" w:eastAsia="ja-JP"/>
              </w:rPr>
              <m:t>u</m:t>
            </m:r>
          </m:e>
        </m:d>
        <m:r>
          <w:rPr>
            <w:rFonts w:ascii="Cambria Math" w:eastAsia="MS Mincho" w:hAnsi="Cambria Math"/>
            <w:lang w:val="en-US" w:eastAsia="ja-JP"/>
          </w:rPr>
          <m:t>-</m:t>
        </m:r>
        <m:limLow>
          <m:limLowPr>
            <m:ctrlPr>
              <w:rPr>
                <w:rFonts w:ascii="Cambria Math" w:eastAsia="MS Mincho" w:hAnsi="Cambria Math"/>
                <w:i/>
                <w:iCs/>
                <w:lang w:val="en-US" w:eastAsia="ja-JP"/>
              </w:rPr>
            </m:ctrlPr>
          </m:limLowPr>
          <m:e>
            <m:r>
              <m:rPr>
                <m:sty m:val="p"/>
              </m:rPr>
              <w:rPr>
                <w:rFonts w:ascii="Cambria Math" w:eastAsia="MS Mincho" w:hAnsi="Cambria Math"/>
                <w:lang w:val="en-US" w:eastAsia="ja-JP"/>
              </w:rPr>
              <m:t>m</m:t>
            </m:r>
            <m:r>
              <w:rPr>
                <w:rFonts w:ascii="Cambria Math" w:eastAsia="MS Mincho" w:hAnsi="Cambria Math"/>
                <w:lang w:val="en-US" w:eastAsia="ja-JP"/>
              </w:rPr>
              <m:t>in</m:t>
            </m:r>
          </m:e>
          <m:lim>
            <m:r>
              <m:rPr>
                <m:sty m:val="bi"/>
              </m:rPr>
              <w:rPr>
                <w:rFonts w:ascii="Cambria Math" w:eastAsia="MS Mincho" w:hAnsi="Cambria Math"/>
                <w:lang w:val="en-US" w:eastAsia="ja-JP"/>
              </w:rPr>
              <m:t>u</m:t>
            </m:r>
            <m:r>
              <w:rPr>
                <w:rFonts w:ascii="Cambria Math" w:eastAsia="MS Mincho" w:hAnsi="Cambria Math"/>
                <w:lang w:val="en-US" w:eastAsia="ja-JP"/>
              </w:rPr>
              <m:t>∈R</m:t>
            </m:r>
          </m:lim>
        </m:limLow>
        <m:sSub>
          <m:sSubPr>
            <m:ctrlPr>
              <w:rPr>
                <w:rFonts w:ascii="Cambria Math" w:eastAsia="MS Mincho" w:hAnsi="Cambria Math"/>
                <w:i/>
                <w:iCs/>
                <w:lang w:val="en-US" w:eastAsia="ja-JP"/>
              </w:rPr>
            </m:ctrlPr>
          </m:sSubPr>
          <m:e>
            <m:r>
              <w:rPr>
                <w:rFonts w:ascii="Cambria Math" w:eastAsia="MS Mincho" w:hAnsi="Cambria Math"/>
                <w:lang w:val="en-US" w:eastAsia="ja-JP"/>
              </w:rPr>
              <m:t>d</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w:rPr>
                <w:rFonts w:ascii="Cambria Math" w:eastAsia="MS Mincho" w:hAnsi="Cambria Math"/>
                <w:lang w:val="en-US" w:eastAsia="ja-JP"/>
              </w:rPr>
              <m:t>u</m:t>
            </m:r>
          </m:e>
        </m:d>
      </m:oMath>
    </w:p>
    <w:p w14:paraId="20148A94" w14:textId="77777777" w:rsidR="0094460C" w:rsidRPr="00BF0E0B" w:rsidRDefault="0094460C" w:rsidP="0094460C">
      <w:pPr>
        <w:rPr>
          <w:rFonts w:eastAsia="MS Mincho"/>
          <w:lang w:val="en-US" w:eastAsia="ja-JP"/>
        </w:rPr>
      </w:pPr>
      <w:r w:rsidRPr="00BF0E0B">
        <w:rPr>
          <w:rFonts w:eastAsia="MS Mincho"/>
          <w:lang w:val="en-US" w:eastAsia="ja-JP"/>
        </w:rPr>
        <w:t>Diff</w:t>
      </w:r>
      <w:r>
        <w:rPr>
          <w:rFonts w:eastAsia="MS Mincho"/>
          <w:lang w:val="en-US" w:eastAsia="ja-JP"/>
        </w:rPr>
        <w:t>erential</w:t>
      </w:r>
      <w:r w:rsidRPr="00BF0E0B">
        <w:rPr>
          <w:rFonts w:eastAsia="MS Mincho"/>
          <w:lang w:val="en-US" w:eastAsia="ja-JP"/>
        </w:rPr>
        <w:t xml:space="preserve"> one-way </w:t>
      </w:r>
      <w:r>
        <w:rPr>
          <w:rFonts w:eastAsia="MS Mincho"/>
          <w:lang w:val="en-US" w:eastAsia="ja-JP"/>
        </w:rPr>
        <w:t>doppler</w:t>
      </w:r>
      <w:r w:rsidRPr="00BF0E0B">
        <w:rPr>
          <w:rFonts w:eastAsia="MS Mincho"/>
          <w:lang w:val="en-US" w:eastAsia="ja-JP"/>
        </w:rPr>
        <w:t xml:space="preserve"> = </w:t>
      </w:r>
      <m:oMath>
        <m:limLow>
          <m:limLowPr>
            <m:ctrlPr>
              <w:rPr>
                <w:rFonts w:ascii="Cambria Math" w:eastAsia="MS Mincho" w:hAnsi="Cambria Math"/>
                <w:i/>
                <w:iCs/>
                <w:lang w:val="en-US" w:eastAsia="ja-JP"/>
              </w:rPr>
            </m:ctrlPr>
          </m:limLowPr>
          <m:e>
            <m:r>
              <m:rPr>
                <m:sty m:val="p"/>
              </m:rPr>
              <w:rPr>
                <w:rFonts w:ascii="Cambria Math" w:eastAsia="MS Mincho" w:hAnsi="Cambria Math"/>
                <w:lang w:val="en-US" w:eastAsia="ja-JP"/>
              </w:rPr>
              <m:t>max</m:t>
            </m:r>
          </m:e>
          <m:lim>
            <m:r>
              <m:rPr>
                <m:sty m:val="bi"/>
              </m:rPr>
              <w:rPr>
                <w:rFonts w:ascii="Cambria Math" w:eastAsia="MS Mincho" w:hAnsi="Cambria Math"/>
                <w:lang w:val="en-US" w:eastAsia="ja-JP"/>
              </w:rPr>
              <m:t>u</m:t>
            </m:r>
            <m:r>
              <w:rPr>
                <w:rFonts w:ascii="Cambria Math" w:eastAsia="MS Mincho" w:hAnsi="Cambria Math"/>
                <w:lang w:val="en-US" w:eastAsia="ja-JP"/>
              </w:rPr>
              <m:t>∈R</m:t>
            </m:r>
          </m:lim>
        </m:limLow>
        <m:sSub>
          <m:sSubPr>
            <m:ctrlPr>
              <w:rPr>
                <w:rFonts w:ascii="Cambria Math" w:eastAsia="MS Mincho" w:hAnsi="Cambria Math"/>
                <w:i/>
                <w:iCs/>
                <w:lang w:val="en-US" w:eastAsia="ja-JP"/>
              </w:rPr>
            </m:ctrlPr>
          </m:sSubPr>
          <m:e>
            <m:r>
              <w:rPr>
                <w:rFonts w:ascii="Cambria Math" w:eastAsia="MS Mincho" w:hAnsi="Cambria Math"/>
                <w:lang w:val="en-US" w:eastAsia="ja-JP"/>
              </w:rPr>
              <m:t>doppler</m:t>
            </m:r>
          </m:e>
          <m:sub>
            <m:r>
              <w:rPr>
                <w:rFonts w:ascii="Cambria Math" w:eastAsia="MS Mincho" w:hAnsi="Cambria Math"/>
                <w:lang w:val="en-US" w:eastAsia="ja-JP"/>
              </w:rPr>
              <m:t>one-way</m:t>
            </m:r>
          </m:sub>
        </m:sSub>
        <m:d>
          <m:dPr>
            <m:ctrlPr>
              <w:rPr>
                <w:rFonts w:ascii="Cambria Math" w:eastAsia="MS Mincho" w:hAnsi="Cambria Math"/>
                <w:i/>
                <w:iCs/>
                <w:lang w:val="en-US" w:eastAsia="ja-JP"/>
              </w:rPr>
            </m:ctrlPr>
          </m:dPr>
          <m:e>
            <m:r>
              <w:rPr>
                <w:rFonts w:ascii="Cambria Math" w:eastAsia="MS Mincho" w:hAnsi="Cambria Math"/>
                <w:lang w:val="en-US" w:eastAsia="ja-JP"/>
              </w:rPr>
              <m:t>u</m:t>
            </m:r>
          </m:e>
        </m:d>
        <m:r>
          <w:rPr>
            <w:rFonts w:ascii="Cambria Math" w:eastAsia="MS Mincho" w:hAnsi="Cambria Math"/>
            <w:lang w:val="en-US" w:eastAsia="ja-JP"/>
          </w:rPr>
          <m:t>-</m:t>
        </m:r>
        <m:limLow>
          <m:limLowPr>
            <m:ctrlPr>
              <w:rPr>
                <w:rFonts w:ascii="Cambria Math" w:eastAsia="MS Mincho" w:hAnsi="Cambria Math"/>
                <w:i/>
                <w:iCs/>
                <w:lang w:val="en-US" w:eastAsia="ja-JP"/>
              </w:rPr>
            </m:ctrlPr>
          </m:limLowPr>
          <m:e>
            <m:r>
              <m:rPr>
                <m:sty m:val="p"/>
              </m:rPr>
              <w:rPr>
                <w:rFonts w:ascii="Cambria Math" w:eastAsia="MS Mincho" w:hAnsi="Cambria Math"/>
                <w:lang w:val="en-US" w:eastAsia="ja-JP"/>
              </w:rPr>
              <m:t>m</m:t>
            </m:r>
            <m:r>
              <w:rPr>
                <w:rFonts w:ascii="Cambria Math" w:eastAsia="MS Mincho" w:hAnsi="Cambria Math"/>
                <w:lang w:val="en-US" w:eastAsia="ja-JP"/>
              </w:rPr>
              <m:t>in</m:t>
            </m:r>
          </m:e>
          <m:lim>
            <m:r>
              <m:rPr>
                <m:sty m:val="bi"/>
              </m:rPr>
              <w:rPr>
                <w:rFonts w:ascii="Cambria Math" w:eastAsia="MS Mincho" w:hAnsi="Cambria Math"/>
                <w:lang w:val="en-US" w:eastAsia="ja-JP"/>
              </w:rPr>
              <m:t>u</m:t>
            </m:r>
            <m:r>
              <w:rPr>
                <w:rFonts w:ascii="Cambria Math" w:eastAsia="MS Mincho" w:hAnsi="Cambria Math"/>
                <w:lang w:val="en-US" w:eastAsia="ja-JP"/>
              </w:rPr>
              <m:t>a∈R</m:t>
            </m:r>
          </m:lim>
        </m:limLow>
        <m:sSub>
          <m:sSubPr>
            <m:ctrlPr>
              <w:rPr>
                <w:rFonts w:ascii="Cambria Math" w:eastAsia="MS Mincho" w:hAnsi="Cambria Math"/>
                <w:i/>
                <w:iCs/>
                <w:lang w:val="en-US" w:eastAsia="ja-JP"/>
              </w:rPr>
            </m:ctrlPr>
          </m:sSubPr>
          <m:e>
            <m:r>
              <w:rPr>
                <w:rFonts w:ascii="Cambria Math" w:eastAsia="MS Mincho" w:hAnsi="Cambria Math"/>
                <w:lang w:val="en-US" w:eastAsia="ja-JP"/>
              </w:rPr>
              <m:t>doppler</m:t>
            </m:r>
          </m:e>
          <m:sub>
            <m:r>
              <w:rPr>
                <w:rFonts w:ascii="Cambria Math" w:eastAsia="MS Mincho" w:hAnsi="Cambria Math"/>
                <w:lang w:val="en-US" w:eastAsia="ja-JP"/>
              </w:rPr>
              <m:t>one-way</m:t>
            </m:r>
          </m:sub>
        </m:sSub>
        <m:r>
          <w:rPr>
            <w:rFonts w:ascii="Cambria Math" w:eastAsia="MS Mincho" w:hAnsi="Cambria Math"/>
            <w:lang w:val="en-US" w:eastAsia="ja-JP"/>
          </w:rPr>
          <m:t>(u)</m:t>
        </m:r>
      </m:oMath>
    </w:p>
    <w:p w14:paraId="4F150C28" w14:textId="77777777" w:rsidR="0094460C" w:rsidRDefault="0094460C" w:rsidP="0094460C">
      <w:pPr>
        <w:rPr>
          <w:rFonts w:eastAsia="MS Mincho"/>
          <w:lang w:val="en-US" w:eastAsia="ja-JP"/>
        </w:rPr>
      </w:pPr>
    </w:p>
    <w:p w14:paraId="758043CD" w14:textId="77777777" w:rsidR="0094460C" w:rsidRDefault="0094460C" w:rsidP="0094460C">
      <w:pPr>
        <w:rPr>
          <w:rFonts w:eastAsia="MS Mincho"/>
          <w:lang w:val="en-US" w:eastAsia="ja-JP"/>
        </w:rPr>
      </w:pPr>
      <w:r>
        <w:rPr>
          <w:rFonts w:eastAsia="MS Mincho"/>
          <w:lang w:val="en-US" w:eastAsia="ja-JP"/>
        </w:rPr>
        <w:t xml:space="preserve">For evaluation purpose, </w:t>
      </w:r>
      <m:oMath>
        <m:r>
          <w:rPr>
            <w:rFonts w:ascii="Cambria Math" w:hAnsi="Cambria Math"/>
          </w:rPr>
          <m:t>R</m:t>
        </m:r>
      </m:oMath>
      <w:r>
        <w:rPr>
          <w:rFonts w:eastAsia="MS Mincho"/>
          <w:lang w:val="en-US" w:eastAsia="ja-JP"/>
        </w:rPr>
        <w:t xml:space="preserve"> can be a circle on surface of earth (height can be considered optionally), placed such that the furthest point in the uncertainty area can view the satellite at an elevation angle </w:t>
      </w:r>
      <m:oMath>
        <m:r>
          <w:rPr>
            <w:rFonts w:ascii="Cambria Math" w:hAnsi="Cambria Math"/>
          </w:rPr>
          <m:t>e</m:t>
        </m:r>
      </m:oMath>
      <w:r>
        <w:rPr>
          <w:rFonts w:eastAsia="MS Mincho"/>
          <w:lang w:val="en-US" w:eastAsia="ja-JP"/>
        </w:rPr>
        <w:t xml:space="preserve"> and is located at an azimuth angle </w:t>
      </w:r>
      <m:oMath>
        <m:r>
          <w:rPr>
            <w:rFonts w:ascii="Cambria Math" w:hAnsi="Cambria Math"/>
          </w:rPr>
          <m:t>??</m:t>
        </m:r>
      </m:oMath>
      <w:r>
        <w:rPr>
          <w:rFonts w:eastAsia="MS Mincho"/>
          <w:lang w:val="en-US" w:eastAsia="ja-JP"/>
        </w:rPr>
        <w:t xml:space="preserve"> from the orbital plane (x-y plane). </w:t>
      </w:r>
    </w:p>
    <w:p w14:paraId="54B6178B" w14:textId="77777777" w:rsidR="0094460C" w:rsidRDefault="0094460C" w:rsidP="0094460C">
      <w:pPr>
        <w:rPr>
          <w:rFonts w:eastAsia="MS Mincho"/>
          <w:lang w:val="en-US" w:eastAsia="ja-JP"/>
        </w:rPr>
      </w:pPr>
      <w:r>
        <w:rPr>
          <w:rFonts w:eastAsia="MS Mincho"/>
          <w:lang w:eastAsia="ja-JP"/>
        </w:rPr>
        <w:t xml:space="preserve">Note: Assume satellite and UE moves parallel to the x-y plane. </w:t>
      </w:r>
      <m:oMath>
        <m:r>
          <w:rPr>
            <w:rFonts w:ascii="Cambria Math" w:eastAsia="MS Mincho" w:hAnsi="Cambria Math"/>
            <w:lang w:eastAsia="ja-JP"/>
          </w:rPr>
          <m:t>&lt;⋅,⋅&gt;</m:t>
        </m:r>
      </m:oMath>
      <w:r>
        <w:rPr>
          <w:rFonts w:eastAsia="MS Mincho"/>
          <w:lang w:eastAsia="ja-JP"/>
        </w:rPr>
        <w:t xml:space="preserve"> is the vector inner product, </w:t>
      </w:r>
      <m:oMath>
        <m:r>
          <w:rPr>
            <w:rFonts w:ascii="Cambria Math" w:eastAsia="MS Mincho" w:hAnsi="Cambria Math"/>
            <w:lang w:eastAsia="ja-JP"/>
          </w:rPr>
          <m:t>||.|</m:t>
        </m:r>
        <m:sSub>
          <m:sSubPr>
            <m:ctrlPr>
              <w:rPr>
                <w:rFonts w:ascii="Cambria Math" w:eastAsia="MS Mincho" w:hAnsi="Cambria Math"/>
                <w:i/>
                <w:lang w:eastAsia="ja-JP"/>
              </w:rPr>
            </m:ctrlPr>
          </m:sSubPr>
          <m:e>
            <m:d>
              <m:dPr>
                <m:begChr m:val=""/>
                <m:endChr m:val="|"/>
                <m:ctrlPr>
                  <w:rPr>
                    <w:rFonts w:ascii="Cambria Math" w:eastAsia="MS Mincho" w:hAnsi="Cambria Math"/>
                    <w:i/>
                    <w:lang w:eastAsia="ja-JP"/>
                  </w:rPr>
                </m:ctrlPr>
              </m:dPr>
              <m:e>
                <m:r>
                  <w:rPr>
                    <w:rFonts w:ascii="Cambria Math" w:eastAsia="MS Mincho"/>
                    <w:lang w:eastAsia="ja-JP"/>
                  </w:rPr>
                  <m:t>​</m:t>
                </m:r>
              </m:e>
            </m:d>
          </m:e>
          <m:sub>
            <m:r>
              <w:rPr>
                <w:rFonts w:ascii="Cambria Math" w:eastAsia="MS Mincho" w:hAnsi="Cambria Math"/>
                <w:lang w:eastAsia="ja-JP"/>
              </w:rPr>
              <m:t>2</m:t>
            </m:r>
          </m:sub>
        </m:sSub>
      </m:oMath>
      <w:r>
        <w:rPr>
          <w:rFonts w:eastAsia="MS Mincho"/>
          <w:lang w:eastAsia="ja-JP"/>
        </w:rPr>
        <w:t xml:space="preserve"> is the vector magnitude.  </w:t>
      </w:r>
    </w:p>
    <w:p w14:paraId="2F3C78D3" w14:textId="77777777" w:rsidR="009048F4" w:rsidRPr="0094460C" w:rsidRDefault="009048F4" w:rsidP="009048F4">
      <w:pPr>
        <w:rPr>
          <w:rFonts w:eastAsia="DengXian"/>
          <w:lang w:eastAsia="zh-CN"/>
        </w:rPr>
      </w:pPr>
    </w:p>
    <w:p w14:paraId="3DF3FEE2" w14:textId="75345102" w:rsidR="009048F4" w:rsidRPr="00982845" w:rsidRDefault="004710F9" w:rsidP="009048F4">
      <w:hyperlink r:id="rId1118" w:history="1">
        <w:r>
          <w:rPr>
            <w:rStyle w:val="Hyperlink"/>
          </w:rPr>
          <w:t>R1-2506749</w:t>
        </w:r>
      </w:hyperlink>
      <w:r w:rsidR="009048F4" w:rsidRPr="00982845">
        <w:tab/>
        <w:t>Discussion on Rel-20 GNSS resilient NR NTN operation</w:t>
      </w:r>
      <w:r w:rsidR="009048F4" w:rsidRPr="00982845">
        <w:tab/>
        <w:t>FUTUREWEI</w:t>
      </w:r>
    </w:p>
    <w:p w14:paraId="548601D6" w14:textId="0DA71F48" w:rsidR="009048F4" w:rsidRPr="00982845" w:rsidRDefault="004710F9" w:rsidP="009048F4">
      <w:hyperlink r:id="rId1119" w:history="1">
        <w:r>
          <w:rPr>
            <w:rStyle w:val="Hyperlink"/>
          </w:rPr>
          <w:t>R1-2506785</w:t>
        </w:r>
      </w:hyperlink>
      <w:r w:rsidR="009048F4" w:rsidRPr="00982845">
        <w:tab/>
        <w:t>On NR-NTN GNSS resilience</w:t>
      </w:r>
      <w:r w:rsidR="009048F4" w:rsidRPr="00982845">
        <w:tab/>
        <w:t>Ericsson</w:t>
      </w:r>
    </w:p>
    <w:p w14:paraId="34015180" w14:textId="7A7C3CFF" w:rsidR="009048F4" w:rsidRPr="00982845" w:rsidRDefault="004710F9" w:rsidP="009048F4">
      <w:hyperlink r:id="rId1120" w:history="1">
        <w:r>
          <w:rPr>
            <w:rStyle w:val="Hyperlink"/>
          </w:rPr>
          <w:t>R1-2506812</w:t>
        </w:r>
      </w:hyperlink>
      <w:r w:rsidR="009048F4" w:rsidRPr="00982845">
        <w:tab/>
        <w:t>Discussion on NR NTN GNSS resilience</w:t>
      </w:r>
      <w:r w:rsidR="009048F4" w:rsidRPr="00982845">
        <w:tab/>
        <w:t>Spreadtrum, UNISOC</w:t>
      </w:r>
    </w:p>
    <w:p w14:paraId="31A05E6A" w14:textId="2A858B95" w:rsidR="009048F4" w:rsidRPr="00982845" w:rsidRDefault="004710F9" w:rsidP="009048F4">
      <w:hyperlink r:id="rId1121" w:history="1">
        <w:r>
          <w:rPr>
            <w:rStyle w:val="Hyperlink"/>
          </w:rPr>
          <w:t>R1-2506842</w:t>
        </w:r>
      </w:hyperlink>
      <w:r w:rsidR="009048F4" w:rsidRPr="00982845">
        <w:tab/>
        <w:t>Considerations on NR-NTN Resilience to GNSS Unavailability and Degradation</w:t>
      </w:r>
      <w:r w:rsidR="009048F4" w:rsidRPr="00982845">
        <w:tab/>
        <w:t>THALES</w:t>
      </w:r>
    </w:p>
    <w:p w14:paraId="7052C3D9" w14:textId="1CA9A65C" w:rsidR="009048F4" w:rsidRPr="00982845" w:rsidRDefault="004710F9" w:rsidP="009048F4">
      <w:hyperlink r:id="rId1122" w:history="1">
        <w:r>
          <w:rPr>
            <w:rStyle w:val="Hyperlink"/>
          </w:rPr>
          <w:t>R1-2506846</w:t>
        </w:r>
      </w:hyperlink>
      <w:r w:rsidR="009048F4" w:rsidRPr="00982845">
        <w:tab/>
        <w:t>FL Summary #1: Study on GNSS resilient NR-NTN operation</w:t>
      </w:r>
      <w:r w:rsidR="009048F4" w:rsidRPr="00982845">
        <w:tab/>
        <w:t>THALES</w:t>
      </w:r>
    </w:p>
    <w:p w14:paraId="323056A4" w14:textId="550203F4" w:rsidR="009048F4" w:rsidRPr="00982845" w:rsidRDefault="004710F9" w:rsidP="009048F4">
      <w:hyperlink r:id="rId1123" w:history="1">
        <w:r>
          <w:rPr>
            <w:rStyle w:val="Hyperlink"/>
          </w:rPr>
          <w:t>R1-2506847</w:t>
        </w:r>
      </w:hyperlink>
      <w:r w:rsidR="009048F4" w:rsidRPr="00982845">
        <w:tab/>
        <w:t>FL Summary #2: Study on GNSS resilient NR-NTN operation</w:t>
      </w:r>
      <w:r w:rsidR="009048F4" w:rsidRPr="00982845">
        <w:tab/>
        <w:t>THALES</w:t>
      </w:r>
    </w:p>
    <w:p w14:paraId="0378A055" w14:textId="48177D1B" w:rsidR="009048F4" w:rsidRPr="00982845" w:rsidRDefault="004710F9" w:rsidP="009048F4">
      <w:hyperlink r:id="rId1124" w:history="1">
        <w:r>
          <w:rPr>
            <w:rStyle w:val="Hyperlink"/>
          </w:rPr>
          <w:t>R1-2506848</w:t>
        </w:r>
      </w:hyperlink>
      <w:r w:rsidR="009048F4" w:rsidRPr="00982845">
        <w:tab/>
        <w:t>FL Summary #3: Study on GNSS resilient NR-NTN operation</w:t>
      </w:r>
      <w:r w:rsidR="009048F4" w:rsidRPr="00982845">
        <w:tab/>
        <w:t>THALES</w:t>
      </w:r>
    </w:p>
    <w:p w14:paraId="45AB8CAF" w14:textId="543F888E" w:rsidR="009048F4" w:rsidRPr="00982845" w:rsidRDefault="004710F9" w:rsidP="009048F4">
      <w:hyperlink r:id="rId1125" w:history="1">
        <w:r>
          <w:rPr>
            <w:rStyle w:val="Hyperlink"/>
          </w:rPr>
          <w:t>R1-2506849</w:t>
        </w:r>
      </w:hyperlink>
      <w:r w:rsidR="009048F4" w:rsidRPr="00982845">
        <w:tab/>
        <w:t>FL Summary #4: Study on GNSS resilient NR-NTN operation</w:t>
      </w:r>
      <w:r w:rsidR="009048F4" w:rsidRPr="00982845">
        <w:tab/>
        <w:t>THALES</w:t>
      </w:r>
    </w:p>
    <w:p w14:paraId="6140EB11" w14:textId="22EA03E6" w:rsidR="009048F4" w:rsidRPr="00982845" w:rsidRDefault="004710F9" w:rsidP="009048F4">
      <w:hyperlink r:id="rId1126" w:history="1">
        <w:r>
          <w:rPr>
            <w:rStyle w:val="Hyperlink"/>
          </w:rPr>
          <w:t>R1-2506896</w:t>
        </w:r>
      </w:hyperlink>
      <w:r w:rsidR="009048F4" w:rsidRPr="00982845">
        <w:tab/>
        <w:t>Discussion on NR-NTN GNSS resilience</w:t>
      </w:r>
      <w:r w:rsidR="009048F4" w:rsidRPr="00982845">
        <w:tab/>
        <w:t>vivo</w:t>
      </w:r>
    </w:p>
    <w:p w14:paraId="1286CEAF" w14:textId="274278AF" w:rsidR="009048F4" w:rsidRPr="00982845" w:rsidRDefault="004710F9" w:rsidP="009048F4">
      <w:hyperlink r:id="rId1127" w:history="1">
        <w:r>
          <w:rPr>
            <w:rStyle w:val="Hyperlink"/>
          </w:rPr>
          <w:t>R1-2506917</w:t>
        </w:r>
      </w:hyperlink>
      <w:r w:rsidR="009048F4" w:rsidRPr="00982845">
        <w:tab/>
        <w:t>Discussion on NR-NTN GNSS resilience</w:t>
      </w:r>
      <w:r w:rsidR="009048F4" w:rsidRPr="00982845">
        <w:tab/>
        <w:t>ZTE Corporation, Sanechips</w:t>
      </w:r>
    </w:p>
    <w:p w14:paraId="58B3CB71" w14:textId="4ECBEA8D" w:rsidR="009048F4" w:rsidRPr="00982845" w:rsidRDefault="004710F9" w:rsidP="009048F4">
      <w:hyperlink r:id="rId1128" w:history="1">
        <w:r>
          <w:rPr>
            <w:rStyle w:val="Hyperlink"/>
          </w:rPr>
          <w:t>R1-2506941</w:t>
        </w:r>
      </w:hyperlink>
      <w:r w:rsidR="009048F4" w:rsidRPr="00982845">
        <w:tab/>
        <w:t>GNSS resilience for NR-NTN</w:t>
      </w:r>
      <w:r w:rsidR="009048F4" w:rsidRPr="00982845">
        <w:tab/>
        <w:t>Huawei, HiSilicon</w:t>
      </w:r>
    </w:p>
    <w:p w14:paraId="04908CEA" w14:textId="0A5C2E93" w:rsidR="009048F4" w:rsidRPr="00982845" w:rsidRDefault="004710F9" w:rsidP="009048F4">
      <w:hyperlink r:id="rId1129" w:history="1">
        <w:r>
          <w:rPr>
            <w:rStyle w:val="Hyperlink"/>
          </w:rPr>
          <w:t>R1-2506987</w:t>
        </w:r>
      </w:hyperlink>
      <w:r w:rsidR="009048F4" w:rsidRPr="00982845">
        <w:tab/>
        <w:t>Discussion on NR-NTN GNSS resilience</w:t>
      </w:r>
      <w:r w:rsidR="009048F4" w:rsidRPr="00982845">
        <w:tab/>
        <w:t>Xiaomi</w:t>
      </w:r>
    </w:p>
    <w:p w14:paraId="387A9ED6" w14:textId="5B70A7E2" w:rsidR="009048F4" w:rsidRPr="00982845" w:rsidRDefault="004710F9" w:rsidP="009048F4">
      <w:hyperlink r:id="rId1130" w:history="1">
        <w:r>
          <w:rPr>
            <w:rStyle w:val="Hyperlink"/>
          </w:rPr>
          <w:t>R1-2507012</w:t>
        </w:r>
      </w:hyperlink>
      <w:r w:rsidR="009048F4" w:rsidRPr="00982845">
        <w:tab/>
        <w:t>Discussion on NR-NTN GNSS resilience</w:t>
      </w:r>
      <w:r w:rsidR="009048F4" w:rsidRPr="00982845">
        <w:tab/>
        <w:t>CMCC</w:t>
      </w:r>
    </w:p>
    <w:p w14:paraId="532C4990" w14:textId="54F05EF5" w:rsidR="009048F4" w:rsidRPr="00982845" w:rsidRDefault="004710F9" w:rsidP="009048F4">
      <w:hyperlink r:id="rId1131" w:history="1">
        <w:r>
          <w:rPr>
            <w:rStyle w:val="Hyperlink"/>
          </w:rPr>
          <w:t>R1-2507117</w:t>
        </w:r>
      </w:hyperlink>
      <w:r w:rsidR="009048F4" w:rsidRPr="00982845">
        <w:tab/>
        <w:t>Discussion on NR-NTN GNSS resilience</w:t>
      </w:r>
      <w:r w:rsidR="009048F4" w:rsidRPr="00982845">
        <w:tab/>
        <w:t>CATT</w:t>
      </w:r>
    </w:p>
    <w:p w14:paraId="650F00A3" w14:textId="569278D2" w:rsidR="009048F4" w:rsidRPr="00982845" w:rsidRDefault="004710F9" w:rsidP="009048F4">
      <w:hyperlink r:id="rId1132" w:history="1">
        <w:r>
          <w:rPr>
            <w:rStyle w:val="Hyperlink"/>
          </w:rPr>
          <w:t>R1-2507129</w:t>
        </w:r>
      </w:hyperlink>
      <w:r w:rsidR="009048F4" w:rsidRPr="00982845">
        <w:tab/>
        <w:t>Discussion on the GNSS resilient NR-NTN operation</w:t>
      </w:r>
      <w:r w:rsidR="009048F4" w:rsidRPr="00982845">
        <w:tab/>
        <w:t>TCL</w:t>
      </w:r>
    </w:p>
    <w:p w14:paraId="0B985991" w14:textId="3CA99C45" w:rsidR="009048F4" w:rsidRPr="00982845" w:rsidRDefault="004710F9" w:rsidP="009048F4">
      <w:hyperlink r:id="rId1133" w:history="1">
        <w:r>
          <w:rPr>
            <w:rStyle w:val="Hyperlink"/>
          </w:rPr>
          <w:t>R1-2507130</w:t>
        </w:r>
      </w:hyperlink>
      <w:r w:rsidR="009048F4" w:rsidRPr="00982845">
        <w:tab/>
        <w:t>Discussion on NR-NTN GNSS resilience</w:t>
      </w:r>
      <w:r w:rsidR="009048F4" w:rsidRPr="00982845">
        <w:tab/>
        <w:t>SageRAN</w:t>
      </w:r>
    </w:p>
    <w:p w14:paraId="6EB0B5D0" w14:textId="212A105F" w:rsidR="009048F4" w:rsidRPr="00982845" w:rsidRDefault="004710F9" w:rsidP="009048F4">
      <w:hyperlink r:id="rId1134" w:history="1">
        <w:r>
          <w:rPr>
            <w:rStyle w:val="Hyperlink"/>
          </w:rPr>
          <w:t>R1-2507174</w:t>
        </w:r>
      </w:hyperlink>
      <w:r w:rsidR="009048F4" w:rsidRPr="00982845">
        <w:tab/>
        <w:t>Discussion on NR-NTN GNSS resilience</w:t>
      </w:r>
      <w:r w:rsidR="009048F4" w:rsidRPr="00982845">
        <w:tab/>
        <w:t>OPPO</w:t>
      </w:r>
    </w:p>
    <w:p w14:paraId="0C3BD7DD" w14:textId="120308CE" w:rsidR="009048F4" w:rsidRPr="00982845" w:rsidRDefault="004710F9" w:rsidP="009048F4">
      <w:hyperlink r:id="rId1135" w:history="1">
        <w:r>
          <w:rPr>
            <w:rStyle w:val="Hyperlink"/>
          </w:rPr>
          <w:t>R1-2507202</w:t>
        </w:r>
      </w:hyperlink>
      <w:r w:rsidR="009048F4" w:rsidRPr="00982845">
        <w:tab/>
        <w:t>GNSS Resilient NR-NTN Operation -NR-NTN Phase 4</w:t>
      </w:r>
      <w:r w:rsidR="009048F4" w:rsidRPr="00982845">
        <w:tab/>
        <w:t>Tejas Network Limited</w:t>
      </w:r>
    </w:p>
    <w:p w14:paraId="6ED4F0F4" w14:textId="23CF3420" w:rsidR="009048F4" w:rsidRPr="00982845" w:rsidRDefault="004710F9" w:rsidP="009048F4">
      <w:hyperlink r:id="rId1136" w:history="1">
        <w:r>
          <w:rPr>
            <w:rStyle w:val="Hyperlink"/>
          </w:rPr>
          <w:t>R1-2507211</w:t>
        </w:r>
      </w:hyperlink>
      <w:r w:rsidR="009048F4" w:rsidRPr="00982845">
        <w:tab/>
        <w:t>Discussion on NR-NTN GNSS resilience</w:t>
      </w:r>
      <w:r w:rsidR="009048F4" w:rsidRPr="00982845">
        <w:tab/>
        <w:t>HONOR</w:t>
      </w:r>
    </w:p>
    <w:p w14:paraId="7A2CBF44" w14:textId="51B8A79D" w:rsidR="009048F4" w:rsidRPr="00982845" w:rsidRDefault="004710F9" w:rsidP="009048F4">
      <w:hyperlink r:id="rId1137" w:history="1">
        <w:r>
          <w:rPr>
            <w:rStyle w:val="Hyperlink"/>
          </w:rPr>
          <w:t>R1-2507217</w:t>
        </w:r>
      </w:hyperlink>
      <w:r w:rsidR="009048F4" w:rsidRPr="00982845">
        <w:tab/>
        <w:t>NR-NTN GNSS resilience</w:t>
      </w:r>
      <w:r w:rsidR="009048F4" w:rsidRPr="00982845">
        <w:tab/>
        <w:t>InterDigital, Inc.</w:t>
      </w:r>
    </w:p>
    <w:p w14:paraId="21B29302" w14:textId="5DEA8B18" w:rsidR="009048F4" w:rsidRPr="00982845" w:rsidRDefault="004710F9" w:rsidP="009048F4">
      <w:hyperlink r:id="rId1138" w:history="1">
        <w:r>
          <w:rPr>
            <w:rStyle w:val="Hyperlink"/>
          </w:rPr>
          <w:t>R1-2507251</w:t>
        </w:r>
      </w:hyperlink>
      <w:r w:rsidR="009048F4" w:rsidRPr="00982845">
        <w:tab/>
        <w:t>Discussion on NR-NTN GNSS resilience</w:t>
      </w:r>
      <w:r w:rsidR="009048F4" w:rsidRPr="00982845">
        <w:tab/>
        <w:t>Samsung</w:t>
      </w:r>
    </w:p>
    <w:p w14:paraId="5ABE7E94" w14:textId="59BCB894" w:rsidR="009048F4" w:rsidRPr="00982845" w:rsidRDefault="004710F9" w:rsidP="009048F4">
      <w:hyperlink r:id="rId1139" w:history="1">
        <w:r>
          <w:rPr>
            <w:rStyle w:val="Hyperlink"/>
          </w:rPr>
          <w:t>R1-2507321</w:t>
        </w:r>
      </w:hyperlink>
      <w:r w:rsidR="009048F4" w:rsidRPr="00982845">
        <w:tab/>
        <w:t>Discussion on NR-NTN GNSS resilience</w:t>
      </w:r>
      <w:r w:rsidR="009048F4" w:rsidRPr="00982845">
        <w:tab/>
        <w:t>NEC</w:t>
      </w:r>
    </w:p>
    <w:p w14:paraId="590ADF36" w14:textId="4300FC96" w:rsidR="009048F4" w:rsidRPr="00982845" w:rsidRDefault="004710F9" w:rsidP="009048F4">
      <w:hyperlink r:id="rId1140" w:history="1">
        <w:r>
          <w:rPr>
            <w:rStyle w:val="Hyperlink"/>
          </w:rPr>
          <w:t>R1-2507333</w:t>
        </w:r>
      </w:hyperlink>
      <w:r w:rsidR="009048F4" w:rsidRPr="00982845">
        <w:tab/>
        <w:t>Discussion on NR-NTN GNSS resilience</w:t>
      </w:r>
      <w:r w:rsidR="009048F4" w:rsidRPr="00982845">
        <w:tab/>
        <w:t>China Telecom</w:t>
      </w:r>
    </w:p>
    <w:p w14:paraId="11220698" w14:textId="6631FB98" w:rsidR="009048F4" w:rsidRPr="00982845" w:rsidRDefault="004710F9" w:rsidP="009048F4">
      <w:hyperlink r:id="rId1141" w:history="1">
        <w:r>
          <w:rPr>
            <w:rStyle w:val="Hyperlink"/>
          </w:rPr>
          <w:t>R1-2507379</w:t>
        </w:r>
      </w:hyperlink>
      <w:r w:rsidR="009048F4" w:rsidRPr="00982845">
        <w:tab/>
        <w:t>Discussion on GNSS resilient NR-NTN operation</w:t>
      </w:r>
      <w:r w:rsidR="009048F4" w:rsidRPr="00982845">
        <w:tab/>
        <w:t>LG Electronics</w:t>
      </w:r>
    </w:p>
    <w:p w14:paraId="61639EE1" w14:textId="77961A88" w:rsidR="009048F4" w:rsidRPr="00982845" w:rsidRDefault="004710F9" w:rsidP="009048F4">
      <w:hyperlink r:id="rId1142" w:history="1">
        <w:r>
          <w:rPr>
            <w:rStyle w:val="Hyperlink"/>
          </w:rPr>
          <w:t>R1-2507429</w:t>
        </w:r>
      </w:hyperlink>
      <w:r w:rsidR="009048F4" w:rsidRPr="00982845">
        <w:tab/>
        <w:t>Ku band parameters and inter-SAN handover with GNSS unavailable</w:t>
      </w:r>
      <w:r w:rsidR="009048F4" w:rsidRPr="00982845">
        <w:tab/>
        <w:t>Eutelsat Group</w:t>
      </w:r>
    </w:p>
    <w:p w14:paraId="45D2F747" w14:textId="216B59AA" w:rsidR="009048F4" w:rsidRPr="00982845" w:rsidRDefault="004710F9" w:rsidP="009048F4">
      <w:hyperlink r:id="rId1143" w:history="1">
        <w:r>
          <w:rPr>
            <w:rStyle w:val="Hyperlink"/>
          </w:rPr>
          <w:t>R1-2507465</w:t>
        </w:r>
      </w:hyperlink>
      <w:r w:rsidR="009048F4" w:rsidRPr="00982845">
        <w:tab/>
        <w:t>Discussion on NR-NTN GNSS resilience</w:t>
      </w:r>
      <w:r w:rsidR="009048F4" w:rsidRPr="00982845">
        <w:tab/>
        <w:t>Ofinno</w:t>
      </w:r>
    </w:p>
    <w:p w14:paraId="49653AF4" w14:textId="4C6E418F" w:rsidR="009048F4" w:rsidRPr="00982845" w:rsidRDefault="004710F9" w:rsidP="009048F4">
      <w:hyperlink r:id="rId1144" w:history="1">
        <w:r>
          <w:rPr>
            <w:rStyle w:val="Hyperlink"/>
          </w:rPr>
          <w:t>R1-2507504</w:t>
        </w:r>
      </w:hyperlink>
      <w:r w:rsidR="009048F4" w:rsidRPr="00982845">
        <w:tab/>
        <w:t>Discussion on NR-NTN GNSS resilient operations</w:t>
      </w:r>
      <w:r w:rsidR="009048F4" w:rsidRPr="00982845">
        <w:tab/>
        <w:t>ETRI</w:t>
      </w:r>
    </w:p>
    <w:p w14:paraId="4B938C84" w14:textId="30232E66" w:rsidR="009048F4" w:rsidRPr="00982845" w:rsidRDefault="004710F9" w:rsidP="009048F4">
      <w:hyperlink r:id="rId1145" w:history="1">
        <w:r>
          <w:rPr>
            <w:rStyle w:val="Hyperlink"/>
          </w:rPr>
          <w:t>R1-2507541</w:t>
        </w:r>
      </w:hyperlink>
      <w:r w:rsidR="009048F4" w:rsidRPr="00982845">
        <w:tab/>
        <w:t>Discussion on NR-NTN GNSS resilience</w:t>
      </w:r>
      <w:r w:rsidR="009048F4" w:rsidRPr="00982845">
        <w:tab/>
        <w:t>Fraunhofer IIS, Fraunhofer HHI</w:t>
      </w:r>
    </w:p>
    <w:p w14:paraId="768270AD" w14:textId="0E34A3F5" w:rsidR="009048F4" w:rsidRPr="00982845" w:rsidRDefault="004710F9" w:rsidP="009048F4">
      <w:hyperlink r:id="rId1146" w:history="1">
        <w:r>
          <w:rPr>
            <w:rStyle w:val="Hyperlink"/>
          </w:rPr>
          <w:t>R1-2507550</w:t>
        </w:r>
      </w:hyperlink>
      <w:r w:rsidR="009048F4" w:rsidRPr="00982845">
        <w:tab/>
        <w:t>Discussion on GNSS resilient NR-NTN</w:t>
      </w:r>
      <w:r w:rsidR="009048F4" w:rsidRPr="00982845">
        <w:tab/>
        <w:t>Panasonic</w:t>
      </w:r>
    </w:p>
    <w:p w14:paraId="05299D0E" w14:textId="4C82DDC9" w:rsidR="009048F4" w:rsidRPr="00982845" w:rsidRDefault="004710F9" w:rsidP="009048F4">
      <w:hyperlink r:id="rId1147" w:history="1">
        <w:r>
          <w:rPr>
            <w:rStyle w:val="Hyperlink"/>
          </w:rPr>
          <w:t>R1-2507557</w:t>
        </w:r>
      </w:hyperlink>
      <w:r w:rsidR="009048F4" w:rsidRPr="00982845">
        <w:tab/>
        <w:t>Discussion on NR-NTN GNSS resilience</w:t>
      </w:r>
      <w:r w:rsidR="009048F4" w:rsidRPr="00982845">
        <w:tab/>
        <w:t>Lenovo</w:t>
      </w:r>
    </w:p>
    <w:p w14:paraId="287ACD79" w14:textId="37DC6E97" w:rsidR="009048F4" w:rsidRPr="00982845" w:rsidRDefault="004710F9" w:rsidP="009048F4">
      <w:hyperlink r:id="rId1148" w:history="1">
        <w:r>
          <w:rPr>
            <w:rStyle w:val="Hyperlink"/>
          </w:rPr>
          <w:t>R1-2507560</w:t>
        </w:r>
      </w:hyperlink>
      <w:r w:rsidR="009048F4" w:rsidRPr="00982845">
        <w:tab/>
        <w:t>Discussion on GNSS resilient operation for NR over NTN</w:t>
      </w:r>
      <w:r w:rsidR="009048F4" w:rsidRPr="00982845">
        <w:tab/>
        <w:t>Nokia</w:t>
      </w:r>
    </w:p>
    <w:p w14:paraId="0A2954F5" w14:textId="56AF0A9F" w:rsidR="009048F4" w:rsidRPr="00982845" w:rsidRDefault="004710F9" w:rsidP="009048F4">
      <w:hyperlink r:id="rId1149" w:history="1">
        <w:r>
          <w:rPr>
            <w:rStyle w:val="Hyperlink"/>
          </w:rPr>
          <w:t>R1-2507586</w:t>
        </w:r>
      </w:hyperlink>
      <w:r w:rsidR="009048F4" w:rsidRPr="00982845">
        <w:tab/>
        <w:t>Discussion on NR-NTN GNSS resilience</w:t>
      </w:r>
      <w:r w:rsidR="009048F4" w:rsidRPr="00982845">
        <w:tab/>
        <w:t>CCU</w:t>
      </w:r>
    </w:p>
    <w:p w14:paraId="6EACDEBE" w14:textId="5E04F093" w:rsidR="009048F4" w:rsidRPr="00982845" w:rsidRDefault="004710F9" w:rsidP="009048F4">
      <w:hyperlink r:id="rId1150" w:history="1">
        <w:r>
          <w:rPr>
            <w:rStyle w:val="Hyperlink"/>
          </w:rPr>
          <w:t>R1-2507594</w:t>
        </w:r>
      </w:hyperlink>
      <w:r w:rsidR="009048F4" w:rsidRPr="00982845">
        <w:tab/>
        <w:t>Discussion on GNSS resilient NR-NTN operation</w:t>
      </w:r>
      <w:r w:rsidR="009048F4" w:rsidRPr="00982845">
        <w:tab/>
        <w:t>Sony</w:t>
      </w:r>
    </w:p>
    <w:p w14:paraId="78EA1183" w14:textId="057062EB" w:rsidR="009048F4" w:rsidRPr="00982845" w:rsidRDefault="004710F9" w:rsidP="009048F4">
      <w:hyperlink r:id="rId1151" w:history="1">
        <w:r>
          <w:rPr>
            <w:rStyle w:val="Hyperlink"/>
          </w:rPr>
          <w:t>R1-2507624</w:t>
        </w:r>
      </w:hyperlink>
      <w:r w:rsidR="009048F4" w:rsidRPr="00982845">
        <w:tab/>
        <w:t>GNSS resilient operations in NR NTN</w:t>
      </w:r>
      <w:r w:rsidR="009048F4" w:rsidRPr="00982845">
        <w:tab/>
        <w:t>MediaTek Inc.</w:t>
      </w:r>
    </w:p>
    <w:p w14:paraId="46AEBD69" w14:textId="4E2F22D0" w:rsidR="009048F4" w:rsidRPr="00982845" w:rsidRDefault="004710F9" w:rsidP="009048F4">
      <w:hyperlink r:id="rId1152" w:history="1">
        <w:r>
          <w:rPr>
            <w:rStyle w:val="Hyperlink"/>
          </w:rPr>
          <w:t>R1-2507642</w:t>
        </w:r>
      </w:hyperlink>
      <w:r w:rsidR="009048F4" w:rsidRPr="00982845">
        <w:tab/>
        <w:t>Discussion on GNSS resilient NR-NTN operation</w:t>
      </w:r>
      <w:r w:rsidR="009048F4" w:rsidRPr="00982845">
        <w:tab/>
        <w:t>Toyota ITC</w:t>
      </w:r>
    </w:p>
    <w:p w14:paraId="38A5317F" w14:textId="6DB5B5F5" w:rsidR="009048F4" w:rsidRPr="00982845" w:rsidRDefault="004710F9" w:rsidP="009048F4">
      <w:hyperlink r:id="rId1153" w:history="1">
        <w:r>
          <w:rPr>
            <w:rStyle w:val="Hyperlink"/>
          </w:rPr>
          <w:t>R1-2507643</w:t>
        </w:r>
      </w:hyperlink>
      <w:r w:rsidR="009048F4" w:rsidRPr="00982845">
        <w:tab/>
        <w:t>Preamble transmission and detection in NR NTN GNSS resilient operation</w:t>
      </w:r>
      <w:r w:rsidR="009048F4" w:rsidRPr="00982845">
        <w:tab/>
        <w:t>Sharp</w:t>
      </w:r>
    </w:p>
    <w:p w14:paraId="3468B280" w14:textId="31E4FBF6" w:rsidR="009048F4" w:rsidRPr="00982845" w:rsidRDefault="004710F9" w:rsidP="009048F4">
      <w:hyperlink r:id="rId1154" w:history="1">
        <w:r>
          <w:rPr>
            <w:rStyle w:val="Hyperlink"/>
          </w:rPr>
          <w:t>R1-2507675</w:t>
        </w:r>
      </w:hyperlink>
      <w:r w:rsidR="009048F4" w:rsidRPr="00982845">
        <w:tab/>
        <w:t>Considerations of NR-NTN GNSS Resilient Operations</w:t>
      </w:r>
      <w:r w:rsidR="009048F4" w:rsidRPr="00982845">
        <w:tab/>
        <w:t>Apple</w:t>
      </w:r>
    </w:p>
    <w:p w14:paraId="2F94986A" w14:textId="572FE222" w:rsidR="009048F4" w:rsidRPr="00982845" w:rsidRDefault="004710F9" w:rsidP="009048F4">
      <w:hyperlink r:id="rId1155" w:history="1">
        <w:r>
          <w:rPr>
            <w:rStyle w:val="Hyperlink"/>
          </w:rPr>
          <w:t>R1-2507719</w:t>
        </w:r>
      </w:hyperlink>
      <w:r w:rsidR="009048F4" w:rsidRPr="00982845">
        <w:tab/>
        <w:t>NR-NTN GNSS resilience</w:t>
      </w:r>
      <w:r w:rsidR="009048F4" w:rsidRPr="00982845">
        <w:tab/>
        <w:t>Qualcomm Incorporated</w:t>
      </w:r>
    </w:p>
    <w:p w14:paraId="72A7F205" w14:textId="3EF61794" w:rsidR="009048F4" w:rsidRPr="00982845" w:rsidRDefault="004710F9" w:rsidP="009048F4">
      <w:hyperlink r:id="rId1156" w:history="1">
        <w:r>
          <w:rPr>
            <w:rStyle w:val="Hyperlink"/>
          </w:rPr>
          <w:t>R1-2507761</w:t>
        </w:r>
      </w:hyperlink>
      <w:r w:rsidR="009048F4" w:rsidRPr="00982845">
        <w:tab/>
        <w:t>Discussion on Rel-20 GNSS resilient NR NTN operation</w:t>
      </w:r>
      <w:r w:rsidR="009048F4" w:rsidRPr="00982845">
        <w:tab/>
        <w:t>ESA, Airbus, Thales</w:t>
      </w:r>
    </w:p>
    <w:p w14:paraId="2FFCB004" w14:textId="7D7910A2" w:rsidR="009048F4" w:rsidRPr="00982845" w:rsidRDefault="004710F9" w:rsidP="009048F4">
      <w:hyperlink r:id="rId1157" w:history="1">
        <w:r>
          <w:rPr>
            <w:rStyle w:val="Hyperlink"/>
          </w:rPr>
          <w:t>R1-2507782</w:t>
        </w:r>
      </w:hyperlink>
      <w:r w:rsidR="009048F4" w:rsidRPr="00982845">
        <w:tab/>
        <w:t>Discussion on GNSS-resilient NR-NTN operation</w:t>
      </w:r>
      <w:r w:rsidR="009048F4" w:rsidRPr="00982845">
        <w:tab/>
        <w:t>ISSDU, NYCU</w:t>
      </w:r>
    </w:p>
    <w:p w14:paraId="0BF94938" w14:textId="72B73860" w:rsidR="009048F4" w:rsidRPr="00982845" w:rsidRDefault="004710F9" w:rsidP="009048F4">
      <w:hyperlink r:id="rId1158" w:history="1">
        <w:r>
          <w:rPr>
            <w:rStyle w:val="Hyperlink"/>
          </w:rPr>
          <w:t>R1-2507784</w:t>
        </w:r>
      </w:hyperlink>
      <w:r w:rsidR="009048F4" w:rsidRPr="00982845">
        <w:tab/>
        <w:t>Discussion of NR-NTN GNSS Resilience</w:t>
      </w:r>
      <w:r w:rsidR="009048F4" w:rsidRPr="00982845">
        <w:tab/>
        <w:t>Johns Hopkins University APL</w:t>
      </w:r>
    </w:p>
    <w:p w14:paraId="757AB2EC" w14:textId="70E17169" w:rsidR="009048F4" w:rsidRPr="00982845" w:rsidRDefault="004710F9" w:rsidP="009048F4">
      <w:hyperlink r:id="rId1159" w:history="1">
        <w:r>
          <w:rPr>
            <w:rStyle w:val="Hyperlink"/>
          </w:rPr>
          <w:t>R1-2507811</w:t>
        </w:r>
      </w:hyperlink>
      <w:r w:rsidR="009048F4" w:rsidRPr="00982845">
        <w:tab/>
        <w:t>Discussion on NR-NTN GNSS resilience</w:t>
      </w:r>
      <w:r w:rsidR="009048F4" w:rsidRPr="00982845">
        <w:tab/>
        <w:t>NTT DOCOMO, INC.</w:t>
      </w:r>
    </w:p>
    <w:p w14:paraId="7F2EEFCE" w14:textId="61981F04" w:rsidR="009048F4" w:rsidRPr="00982845" w:rsidRDefault="004710F9" w:rsidP="009048F4">
      <w:hyperlink r:id="rId1160" w:history="1">
        <w:r>
          <w:rPr>
            <w:rStyle w:val="Hyperlink"/>
          </w:rPr>
          <w:t>R1-2507845</w:t>
        </w:r>
      </w:hyperlink>
      <w:r w:rsidR="009048F4" w:rsidRPr="00982845">
        <w:tab/>
        <w:t>Discussion on NR-NTN GNSS resilience</w:t>
      </w:r>
      <w:r w:rsidR="009048F4" w:rsidRPr="00982845">
        <w:tab/>
        <w:t>CAICT</w:t>
      </w:r>
    </w:p>
    <w:p w14:paraId="46B2BD94" w14:textId="36878725" w:rsidR="009048F4" w:rsidRPr="00982845" w:rsidRDefault="004710F9" w:rsidP="009048F4">
      <w:hyperlink r:id="rId1161" w:history="1">
        <w:r>
          <w:rPr>
            <w:rStyle w:val="Hyperlink"/>
          </w:rPr>
          <w:t>R1-2507850</w:t>
        </w:r>
      </w:hyperlink>
      <w:r w:rsidR="009048F4" w:rsidRPr="00982845">
        <w:tab/>
        <w:t>Discussion on GNSS resilience for NR-NTN</w:t>
      </w:r>
      <w:r w:rsidR="009048F4" w:rsidRPr="00982845">
        <w:tab/>
        <w:t>CSCN</w:t>
      </w:r>
    </w:p>
    <w:p w14:paraId="521FA776" w14:textId="08B53F7C" w:rsidR="009048F4" w:rsidRPr="00982845" w:rsidRDefault="004710F9" w:rsidP="009048F4">
      <w:hyperlink r:id="rId1162" w:history="1">
        <w:r>
          <w:rPr>
            <w:rStyle w:val="Hyperlink"/>
          </w:rPr>
          <w:t>R1-2507857</w:t>
        </w:r>
      </w:hyperlink>
      <w:r w:rsidR="009048F4" w:rsidRPr="00982845">
        <w:tab/>
        <w:t>Discussion on NR-NTN GNSS resilience</w:t>
      </w:r>
      <w:r w:rsidR="009048F4" w:rsidRPr="00982845">
        <w:tab/>
        <w:t>Google Korea LLC</w:t>
      </w:r>
    </w:p>
    <w:p w14:paraId="23684BC3" w14:textId="7296FE5E" w:rsidR="009048F4" w:rsidRPr="00982845" w:rsidRDefault="004710F9" w:rsidP="009048F4">
      <w:hyperlink r:id="rId1163" w:history="1">
        <w:r>
          <w:rPr>
            <w:rStyle w:val="Hyperlink"/>
          </w:rPr>
          <w:t>R1-2507901</w:t>
        </w:r>
      </w:hyperlink>
      <w:r w:rsidR="009048F4" w:rsidRPr="00982845">
        <w:tab/>
        <w:t>Discussion on GNSS Resilient Operation for NR NTN</w:t>
      </w:r>
      <w:r w:rsidR="009048F4" w:rsidRPr="00982845">
        <w:tab/>
        <w:t>CEWiT</w:t>
      </w:r>
    </w:p>
    <w:p w14:paraId="732F2EE9" w14:textId="73A024FE" w:rsidR="009048F4" w:rsidRDefault="004710F9" w:rsidP="009048F4">
      <w:hyperlink r:id="rId1164" w:history="1">
        <w:r>
          <w:rPr>
            <w:rStyle w:val="Hyperlink"/>
          </w:rPr>
          <w:t>R1-2507937</w:t>
        </w:r>
      </w:hyperlink>
      <w:r w:rsidR="009048F4" w:rsidRPr="00982845">
        <w:tab/>
        <w:t xml:space="preserve">Considerations for GNSS-resilient NR-NTN operation </w:t>
      </w:r>
      <w:r w:rsidR="009048F4" w:rsidRPr="00982845">
        <w:tab/>
        <w:t>ST Engineering iDirect</w:t>
      </w:r>
    </w:p>
    <w:p w14:paraId="754C2946" w14:textId="14896828" w:rsidR="00662943" w:rsidRPr="00982845" w:rsidRDefault="004710F9" w:rsidP="009048F4">
      <w:hyperlink r:id="rId1165" w:history="1">
        <w:r>
          <w:rPr>
            <w:rStyle w:val="Hyperlink"/>
          </w:rPr>
          <w:t>R1-2507952</w:t>
        </w:r>
      </w:hyperlink>
      <w:r w:rsidR="00662943" w:rsidRPr="00982845">
        <w:tab/>
      </w:r>
      <w:r w:rsidR="00662943" w:rsidRPr="00662943">
        <w:t>Compilation of company proposals regarding NR-NTN GNSS resilience</w:t>
      </w:r>
      <w:r w:rsidR="00662943" w:rsidRPr="00982845">
        <w:tab/>
      </w:r>
      <w:r w:rsidR="00662943" w:rsidRPr="00662943">
        <w:t>Moderator (Thales)</w:t>
      </w:r>
    </w:p>
    <w:p w14:paraId="74278DE3" w14:textId="5DFD8D67" w:rsidR="009048F4" w:rsidRPr="00E23A95" w:rsidRDefault="004710F9" w:rsidP="009048F4">
      <w:pPr>
        <w:rPr>
          <w:rFonts w:eastAsia="DengXian"/>
          <w:lang w:eastAsia="zh-CN"/>
        </w:rPr>
      </w:pPr>
      <w:hyperlink r:id="rId1166" w:history="1">
        <w:r>
          <w:rPr>
            <w:rStyle w:val="Hyperlink"/>
            <w:rFonts w:eastAsia="DengXian"/>
            <w:lang w:eastAsia="zh-CN"/>
          </w:rPr>
          <w:t>R1-2508178</w:t>
        </w:r>
      </w:hyperlink>
      <w:r w:rsidR="00E23A95">
        <w:rPr>
          <w:rFonts w:eastAsia="DengXian"/>
          <w:lang w:eastAsia="zh-CN"/>
        </w:rPr>
        <w:tab/>
      </w:r>
      <w:r w:rsidR="00E23A95" w:rsidRPr="00E23A95">
        <w:rPr>
          <w:rFonts w:eastAsia="DengXian"/>
          <w:lang w:eastAsia="zh-CN"/>
        </w:rPr>
        <w:t>FL Summary #5 - NR-NTN GNSS resilience</w:t>
      </w:r>
      <w:r w:rsidR="00E23A95">
        <w:rPr>
          <w:rFonts w:eastAsia="DengXian"/>
          <w:lang w:eastAsia="zh-CN"/>
        </w:rPr>
        <w:tab/>
      </w:r>
      <w:r w:rsidR="00E23A95" w:rsidRPr="00E23A95">
        <w:rPr>
          <w:rFonts w:eastAsia="DengXian"/>
          <w:lang w:eastAsia="zh-CN"/>
        </w:rPr>
        <w:t>Moderator (Thales)</w:t>
      </w:r>
    </w:p>
    <w:p w14:paraId="1BA8BC94" w14:textId="77777777" w:rsidR="00E23A95" w:rsidRPr="00E23A95" w:rsidRDefault="00E23A95" w:rsidP="009048F4">
      <w:pPr>
        <w:rPr>
          <w:rFonts w:eastAsia="DengXian"/>
          <w:lang w:eastAsia="zh-CN"/>
        </w:rPr>
      </w:pPr>
    </w:p>
    <w:p w14:paraId="2C7B3760" w14:textId="77777777" w:rsidR="009048F4" w:rsidRPr="00982845" w:rsidRDefault="009048F4" w:rsidP="004331CD">
      <w:pPr>
        <w:pStyle w:val="Heading2"/>
        <w:widowControl w:val="0"/>
        <w:numPr>
          <w:ilvl w:val="1"/>
          <w:numId w:val="98"/>
        </w:numPr>
        <w:tabs>
          <w:tab w:val="num" w:pos="576"/>
        </w:tabs>
        <w:ind w:left="576" w:hanging="576"/>
        <w:rPr>
          <w:color w:val="ADADAD"/>
          <w:szCs w:val="24"/>
          <w:lang w:eastAsia="zh-CN"/>
        </w:rPr>
      </w:pPr>
      <w:bookmarkStart w:id="1154" w:name="_Toc210658584"/>
      <w:bookmarkStart w:id="1155" w:name="_Toc210658682"/>
      <w:bookmarkStart w:id="1156" w:name="_Toc210659400"/>
      <w:bookmarkStart w:id="1157" w:name="_Toc211860377"/>
      <w:bookmarkStart w:id="1158" w:name="_Toc211860667"/>
      <w:bookmarkStart w:id="1159" w:name="_Toc211860886"/>
      <w:bookmarkStart w:id="1160" w:name="_Toc211861107"/>
      <w:bookmarkStart w:id="1161" w:name="_Toc211861513"/>
      <w:bookmarkStart w:id="1162" w:name="_Toc211861683"/>
      <w:bookmarkStart w:id="1163" w:name="_Toc211861899"/>
      <w:bookmarkStart w:id="1164" w:name="_Toc211861991"/>
      <w:bookmarkStart w:id="1165" w:name="_Toc211862390"/>
      <w:bookmarkStart w:id="1166" w:name="_Toc211862544"/>
      <w:r w:rsidRPr="00982845">
        <w:rPr>
          <w:color w:val="ADADAD"/>
          <w:szCs w:val="24"/>
          <w:lang w:eastAsia="zh-CN"/>
        </w:rPr>
        <w:t>Non-Terrestrial Networks (NTN) for Internet of Things (IoT) Phase 4</w:t>
      </w:r>
      <w:bookmarkEnd w:id="1154"/>
      <w:bookmarkEnd w:id="1155"/>
      <w:bookmarkEnd w:id="1156"/>
      <w:bookmarkEnd w:id="1157"/>
      <w:bookmarkEnd w:id="1158"/>
      <w:bookmarkEnd w:id="1159"/>
      <w:bookmarkEnd w:id="1160"/>
      <w:bookmarkEnd w:id="1161"/>
      <w:bookmarkEnd w:id="1162"/>
      <w:bookmarkEnd w:id="1163"/>
      <w:bookmarkEnd w:id="1164"/>
      <w:bookmarkEnd w:id="1165"/>
      <w:bookmarkEnd w:id="1166"/>
    </w:p>
    <w:p w14:paraId="0E0825BC" w14:textId="77777777" w:rsidR="009048F4" w:rsidRPr="00982845" w:rsidRDefault="009048F4" w:rsidP="009048F4">
      <w:pPr>
        <w:rPr>
          <w:rFonts w:eastAsia="DengXian"/>
          <w:i/>
          <w:iCs/>
          <w:lang w:eastAsia="zh-CN"/>
        </w:rPr>
      </w:pPr>
      <w:r w:rsidRPr="00982845">
        <w:rPr>
          <w:i/>
          <w:iCs/>
        </w:rPr>
        <w:t>Please refer to R</w:t>
      </w:r>
      <w:r w:rsidRPr="00982845">
        <w:rPr>
          <w:rFonts w:eastAsia="DengXian"/>
          <w:i/>
          <w:iCs/>
          <w:lang w:eastAsia="zh-CN"/>
        </w:rPr>
        <w:t>P</w:t>
      </w:r>
      <w:r w:rsidRPr="00982845">
        <w:rPr>
          <w:i/>
          <w:iCs/>
        </w:rPr>
        <w:t xml:space="preserve">-251867 for detailed </w:t>
      </w:r>
      <w:r w:rsidRPr="00982845">
        <w:rPr>
          <w:rFonts w:eastAsia="DengXian"/>
          <w:i/>
          <w:iCs/>
          <w:lang w:eastAsia="zh-CN"/>
        </w:rPr>
        <w:t xml:space="preserve">RAN1 </w:t>
      </w:r>
      <w:r w:rsidRPr="00982845">
        <w:rPr>
          <w:i/>
          <w:iCs/>
        </w:rPr>
        <w:t>scope of the WI</w:t>
      </w:r>
      <w:r w:rsidRPr="00982845">
        <w:rPr>
          <w:rFonts w:eastAsia="DengXian"/>
          <w:i/>
          <w:iCs/>
          <w:lang w:eastAsia="zh-CN"/>
        </w:rPr>
        <w:t xml:space="preserve"> (Placeholder only, will start from RAN1#124)</w:t>
      </w:r>
    </w:p>
    <w:p w14:paraId="699C5830" w14:textId="77777777" w:rsidR="009048F4" w:rsidRPr="00982845" w:rsidRDefault="009048F4" w:rsidP="004331CD">
      <w:pPr>
        <w:pStyle w:val="Heading3"/>
        <w:numPr>
          <w:ilvl w:val="2"/>
          <w:numId w:val="98"/>
        </w:numPr>
        <w:ind w:left="1080" w:hanging="1080"/>
        <w:rPr>
          <w:color w:val="ADADAD"/>
        </w:rPr>
      </w:pPr>
      <w:bookmarkStart w:id="1167" w:name="_Toc210658585"/>
      <w:bookmarkStart w:id="1168" w:name="_Toc210658683"/>
      <w:bookmarkStart w:id="1169" w:name="_Toc210659401"/>
      <w:bookmarkStart w:id="1170" w:name="_Toc211860378"/>
      <w:bookmarkStart w:id="1171" w:name="_Toc211860668"/>
      <w:bookmarkStart w:id="1172" w:name="_Toc211860887"/>
      <w:bookmarkStart w:id="1173" w:name="_Toc211861108"/>
      <w:bookmarkStart w:id="1174" w:name="_Toc211861514"/>
      <w:bookmarkStart w:id="1175" w:name="_Toc211861684"/>
      <w:bookmarkStart w:id="1176" w:name="_Toc211861900"/>
      <w:bookmarkStart w:id="1177" w:name="_Toc211861992"/>
      <w:bookmarkStart w:id="1178" w:name="_Toc211862391"/>
      <w:bookmarkStart w:id="1179" w:name="_Toc211862545"/>
      <w:r w:rsidRPr="00982845">
        <w:rPr>
          <w:color w:val="ADADAD"/>
        </w:rPr>
        <w:t>Semi-persistent scheduling for DL/UL data transmission for voice packets</w:t>
      </w:r>
      <w:bookmarkEnd w:id="1167"/>
      <w:bookmarkEnd w:id="1168"/>
      <w:bookmarkEnd w:id="1169"/>
      <w:bookmarkEnd w:id="1170"/>
      <w:bookmarkEnd w:id="1171"/>
      <w:bookmarkEnd w:id="1172"/>
      <w:bookmarkEnd w:id="1173"/>
      <w:bookmarkEnd w:id="1174"/>
      <w:bookmarkEnd w:id="1175"/>
      <w:bookmarkEnd w:id="1176"/>
      <w:bookmarkEnd w:id="1177"/>
      <w:bookmarkEnd w:id="1178"/>
      <w:bookmarkEnd w:id="1179"/>
    </w:p>
    <w:p w14:paraId="2DF020CD" w14:textId="61CC3D92" w:rsidR="009048F4" w:rsidRPr="00982845" w:rsidRDefault="005F2DF9" w:rsidP="009048F4">
      <w:pPr>
        <w:rPr>
          <w:rFonts w:eastAsia="DengXian"/>
          <w:lang w:eastAsia="zh-CN"/>
        </w:rPr>
      </w:pPr>
      <w:r>
        <w:t>None.</w:t>
      </w:r>
    </w:p>
    <w:p w14:paraId="70271982" w14:textId="77777777" w:rsidR="009048F4" w:rsidRPr="00982845" w:rsidRDefault="009048F4" w:rsidP="004331CD">
      <w:pPr>
        <w:pStyle w:val="Heading1"/>
        <w:keepNext w:val="0"/>
        <w:widowControl w:val="0"/>
        <w:numPr>
          <w:ilvl w:val="0"/>
          <w:numId w:val="98"/>
        </w:numPr>
        <w:spacing w:before="360"/>
        <w:ind w:left="432" w:hanging="432"/>
        <w:rPr>
          <w:rFonts w:eastAsia="DengXian"/>
          <w:lang w:eastAsia="zh-CN"/>
        </w:rPr>
      </w:pPr>
      <w:bookmarkStart w:id="1180" w:name="_Toc210658586"/>
      <w:bookmarkStart w:id="1181" w:name="_Toc210658684"/>
      <w:bookmarkStart w:id="1182" w:name="_Toc210659402"/>
      <w:bookmarkStart w:id="1183" w:name="_Toc211860379"/>
      <w:bookmarkStart w:id="1184" w:name="_Toc211860669"/>
      <w:bookmarkStart w:id="1185" w:name="_Toc211860888"/>
      <w:bookmarkStart w:id="1186" w:name="_Toc211861109"/>
      <w:bookmarkStart w:id="1187" w:name="_Toc211861515"/>
      <w:bookmarkStart w:id="1188" w:name="_Toc211861685"/>
      <w:bookmarkStart w:id="1189" w:name="_Toc211861901"/>
      <w:bookmarkStart w:id="1190" w:name="_Toc211861993"/>
      <w:bookmarkStart w:id="1191" w:name="_Toc211862392"/>
      <w:bookmarkStart w:id="1192" w:name="_Toc211862546"/>
      <w:r w:rsidRPr="00982845">
        <w:rPr>
          <w:rFonts w:eastAsia="DengXian"/>
          <w:lang w:eastAsia="zh-CN"/>
        </w:rPr>
        <w:t>Rel-20 Study of 6GR</w:t>
      </w:r>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270A838B" w14:textId="77777777" w:rsidR="009048F4" w:rsidRPr="00982845" w:rsidRDefault="009048F4" w:rsidP="009048F4">
      <w:pPr>
        <w:rPr>
          <w:rFonts w:eastAsia="DengXian"/>
          <w:b/>
          <w:i/>
          <w:iCs/>
          <w:color w:val="FF0000"/>
          <w:lang w:eastAsia="zh-CN"/>
        </w:rPr>
      </w:pPr>
      <w:r w:rsidRPr="00982845">
        <w:rPr>
          <w:b/>
          <w:i/>
          <w:iCs/>
          <w:color w:val="FF0000"/>
        </w:rPr>
        <w:t>Please refer to RP-25</w:t>
      </w:r>
      <w:r w:rsidRPr="00982845">
        <w:rPr>
          <w:rFonts w:eastAsia="DengXian"/>
          <w:b/>
          <w:i/>
          <w:iCs/>
          <w:color w:val="FF0000"/>
          <w:lang w:eastAsia="zh-CN"/>
        </w:rPr>
        <w:t>2912</w:t>
      </w:r>
      <w:r w:rsidRPr="00982845">
        <w:rPr>
          <w:b/>
          <w:i/>
          <w:iCs/>
          <w:color w:val="FF0000"/>
        </w:rPr>
        <w:t xml:space="preserve"> for the scope of the SI. The maximum number of contributions per company/organization/university is limited to 1 per agenda item unless stated otherwise.</w:t>
      </w:r>
    </w:p>
    <w:p w14:paraId="596533F3" w14:textId="77777777" w:rsidR="009048F4" w:rsidRPr="00982845" w:rsidRDefault="009048F4" w:rsidP="009048F4">
      <w:pPr>
        <w:rPr>
          <w:rFonts w:eastAsia="DengXian"/>
          <w:b/>
          <w:i/>
          <w:iCs/>
          <w:color w:val="FF0000"/>
          <w:lang w:eastAsia="zh-CN"/>
        </w:rPr>
      </w:pPr>
      <w:r w:rsidRPr="00982845">
        <w:rPr>
          <w:rFonts w:eastAsia="DengXian"/>
          <w:b/>
          <w:i/>
          <w:iCs/>
          <w:color w:val="FF0000"/>
          <w:lang w:eastAsia="zh-CN"/>
        </w:rPr>
        <w:t>Note: Additional more guidance/information, please refer to R1-25xxxxx (Highlights from RAN#109)</w:t>
      </w:r>
    </w:p>
    <w:p w14:paraId="1A86E3EC" w14:textId="77777777" w:rsidR="009048F4" w:rsidRPr="00982845" w:rsidRDefault="009048F4" w:rsidP="00DA7705">
      <w:pPr>
        <w:rPr>
          <w:rFonts w:eastAsia="DengXian"/>
          <w:lang w:eastAsia="zh-CN"/>
        </w:rPr>
      </w:pPr>
    </w:p>
    <w:p w14:paraId="43E284C3" w14:textId="017AE969" w:rsidR="009048F4" w:rsidRPr="00982845" w:rsidRDefault="004710F9" w:rsidP="009048F4">
      <w:hyperlink r:id="rId1167" w:history="1">
        <w:r>
          <w:rPr>
            <w:rStyle w:val="Hyperlink"/>
          </w:rPr>
          <w:t>R1-2507812</w:t>
        </w:r>
      </w:hyperlink>
      <w:r w:rsidR="009048F4" w:rsidRPr="00982845">
        <w:tab/>
        <w:t>Workplan for Rel-20 Study of 6GR</w:t>
      </w:r>
      <w:r w:rsidR="009048F4" w:rsidRPr="00982845">
        <w:tab/>
        <w:t>NTT DOCOMO, China Mobile, AT&amp;T, Vodafone</w:t>
      </w:r>
    </w:p>
    <w:p w14:paraId="640C173C" w14:textId="2065B8EB" w:rsidR="009048F4" w:rsidRPr="00982845" w:rsidRDefault="004710F9" w:rsidP="009048F4">
      <w:hyperlink r:id="rId1168" w:history="1">
        <w:r>
          <w:rPr>
            <w:rStyle w:val="Hyperlink"/>
          </w:rPr>
          <w:t>R1-2507813</w:t>
        </w:r>
      </w:hyperlink>
      <w:r w:rsidR="009048F4" w:rsidRPr="00982845">
        <w:tab/>
        <w:t>Skeleton for TR 38.760-1 “Study on 6G Radio RAN1 aspects” v0.0.1</w:t>
      </w:r>
      <w:r w:rsidR="009048F4" w:rsidRPr="00982845">
        <w:tab/>
        <w:t>NTT DOCOMO, INC.</w:t>
      </w:r>
    </w:p>
    <w:p w14:paraId="3EE4564D" w14:textId="77777777" w:rsidR="009048F4" w:rsidRPr="00982845" w:rsidRDefault="009048F4" w:rsidP="00DA7705">
      <w:pPr>
        <w:rPr>
          <w:rFonts w:eastAsia="DengXian"/>
          <w:lang w:eastAsia="zh-CN"/>
        </w:rPr>
      </w:pPr>
    </w:p>
    <w:p w14:paraId="58CFAB54"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hyperlink w:anchor="_Toc450829434" w:history="1">
        <w:bookmarkStart w:id="1193" w:name="_Toc210658587"/>
        <w:bookmarkStart w:id="1194" w:name="_Toc210658685"/>
        <w:bookmarkStart w:id="1195" w:name="_Toc210659403"/>
        <w:bookmarkStart w:id="1196" w:name="_Toc211860380"/>
        <w:bookmarkStart w:id="1197" w:name="_Toc211860670"/>
        <w:bookmarkStart w:id="1198" w:name="_Toc211860889"/>
        <w:bookmarkStart w:id="1199" w:name="_Toc211861110"/>
        <w:bookmarkStart w:id="1200" w:name="_Toc211861516"/>
        <w:bookmarkStart w:id="1201" w:name="_Toc211861686"/>
        <w:bookmarkStart w:id="1202" w:name="_Toc211861902"/>
        <w:bookmarkStart w:id="1203" w:name="_Toc211861994"/>
        <w:bookmarkStart w:id="1204" w:name="_Toc211862393"/>
        <w:bookmarkStart w:id="1205" w:name="_Toc211862547"/>
        <w:r w:rsidRPr="00982845">
          <w:rPr>
            <w:rFonts w:eastAsia="DengXian"/>
            <w:lang w:eastAsia="zh-CN"/>
          </w:rPr>
          <w:t>Overview of 6G</w:t>
        </w:r>
      </w:hyperlink>
      <w:r w:rsidRPr="00982845">
        <w:rPr>
          <w:rFonts w:eastAsia="DengXian"/>
          <w:lang w:eastAsia="zh-CN"/>
        </w:rPr>
        <w:t>R air interface</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p>
    <w:p w14:paraId="31EC89D0" w14:textId="77777777" w:rsidR="009048F4" w:rsidRPr="00982845" w:rsidRDefault="009048F4" w:rsidP="009048F4">
      <w:pPr>
        <w:rPr>
          <w:rFonts w:eastAsia="DengXian"/>
          <w:b/>
          <w:i/>
          <w:iCs/>
          <w:color w:val="FF0000"/>
          <w:lang w:eastAsia="zh-CN"/>
        </w:rPr>
      </w:pPr>
      <w:r w:rsidRPr="00982845">
        <w:rPr>
          <w:b/>
          <w:i/>
          <w:iCs/>
          <w:color w:val="FF0000"/>
        </w:rPr>
        <w:t>High level design proposals/principles/target</w:t>
      </w:r>
      <w:r w:rsidRPr="00982845">
        <w:rPr>
          <w:rFonts w:eastAsia="DengXian"/>
          <w:b/>
          <w:i/>
          <w:iCs/>
          <w:color w:val="FF0000"/>
          <w:lang w:eastAsia="zh-CN"/>
        </w:rPr>
        <w:t>, including</w:t>
      </w:r>
      <w:r w:rsidRPr="00982845">
        <w:rPr>
          <w:b/>
          <w:i/>
          <w:iCs/>
          <w:color w:val="FF0000"/>
        </w:rPr>
        <w:t xml:space="preserve"> scalable 6GR design (</w:t>
      </w:r>
      <w:r w:rsidRPr="00982845">
        <w:rPr>
          <w:rFonts w:eastAsia="DengXian"/>
          <w:b/>
          <w:i/>
          <w:iCs/>
          <w:color w:val="FF0000"/>
          <w:lang w:eastAsia="zh-CN"/>
        </w:rPr>
        <w:t>e.g., what design is scalable, what design is unscalable)</w:t>
      </w:r>
      <w:r w:rsidRPr="00982845">
        <w:rPr>
          <w:b/>
          <w:i/>
          <w:iCs/>
          <w:color w:val="FF0000"/>
        </w:rPr>
        <w:t xml:space="preserve">, </w:t>
      </w:r>
      <w:r w:rsidRPr="00982845">
        <w:rPr>
          <w:rFonts w:eastAsia="DengXian"/>
          <w:b/>
          <w:i/>
          <w:iCs/>
          <w:color w:val="FF0000"/>
          <w:lang w:eastAsia="zh-CN"/>
        </w:rPr>
        <w:t>support of minimum spectrum allocation</w:t>
      </w:r>
      <w:r w:rsidRPr="00982845">
        <w:rPr>
          <w:b/>
          <w:i/>
          <w:iCs/>
          <w:color w:val="FF0000"/>
        </w:rPr>
        <w:t>,</w:t>
      </w:r>
      <w:r w:rsidRPr="00982845">
        <w:rPr>
          <w:rFonts w:eastAsia="DengXian"/>
          <w:b/>
          <w:i/>
          <w:iCs/>
          <w:color w:val="FF0000"/>
          <w:lang w:eastAsia="zh-CN"/>
        </w:rPr>
        <w:t xml:space="preserve"> coverage</w:t>
      </w:r>
      <w:r w:rsidRPr="00982845">
        <w:rPr>
          <w:b/>
          <w:i/>
          <w:iCs/>
          <w:color w:val="FF0000"/>
        </w:rPr>
        <w:t>, MRSS,</w:t>
      </w:r>
      <w:r w:rsidRPr="00982845">
        <w:rPr>
          <w:rFonts w:eastAsia="DengXian"/>
          <w:b/>
          <w:i/>
          <w:iCs/>
          <w:color w:val="FF0000"/>
          <w:lang w:eastAsia="zh-CN"/>
        </w:rPr>
        <w:t xml:space="preserve"> synchronization signal structure and periodicity,</w:t>
      </w:r>
      <w:r w:rsidRPr="00982845">
        <w:rPr>
          <w:b/>
          <w:i/>
          <w:iCs/>
          <w:color w:val="FF0000"/>
        </w:rPr>
        <w:t xml:space="preserve"> operation of bandwidth</w:t>
      </w:r>
      <w:r w:rsidRPr="00982845">
        <w:rPr>
          <w:rFonts w:eastAsia="DengXian"/>
          <w:b/>
          <w:i/>
          <w:iCs/>
          <w:color w:val="FF0000"/>
          <w:lang w:eastAsia="zh-CN"/>
        </w:rPr>
        <w:t>/band adaptation</w:t>
      </w:r>
      <w:r w:rsidRPr="00982845">
        <w:rPr>
          <w:b/>
          <w:i/>
          <w:iCs/>
          <w:color w:val="FF0000"/>
        </w:rPr>
        <w:t>, spectrum utilization and</w:t>
      </w:r>
      <w:r w:rsidRPr="00982845">
        <w:rPr>
          <w:rFonts w:eastAsia="DengXian"/>
          <w:b/>
          <w:i/>
          <w:iCs/>
          <w:color w:val="FF0000"/>
          <w:lang w:eastAsia="zh-CN"/>
        </w:rPr>
        <w:t xml:space="preserve"> aggregation framework</w:t>
      </w:r>
      <w:r w:rsidRPr="00982845">
        <w:rPr>
          <w:b/>
          <w:i/>
          <w:iCs/>
          <w:color w:val="FF0000"/>
        </w:rPr>
        <w:t xml:space="preserve">, harmonization of TN and NTN, </w:t>
      </w:r>
      <w:r w:rsidRPr="00982845">
        <w:rPr>
          <w:rFonts w:eastAsia="DengXian"/>
          <w:b/>
          <w:i/>
          <w:iCs/>
          <w:color w:val="FF0000"/>
          <w:lang w:eastAsia="zh-CN"/>
        </w:rPr>
        <w:t>and others (if any)</w:t>
      </w:r>
      <w:r w:rsidRPr="00982845">
        <w:rPr>
          <w:b/>
          <w:i/>
          <w:iCs/>
          <w:color w:val="FF0000"/>
        </w:rPr>
        <w:t xml:space="preserve">. </w:t>
      </w:r>
    </w:p>
    <w:p w14:paraId="5A6FB14D" w14:textId="77777777" w:rsidR="009048F4" w:rsidRPr="00982845" w:rsidRDefault="009048F4" w:rsidP="009048F4">
      <w:pPr>
        <w:rPr>
          <w:rFonts w:eastAsia="DengXian"/>
          <w:b/>
          <w:i/>
          <w:iCs/>
          <w:color w:val="FF0000"/>
          <w:lang w:eastAsia="zh-CN"/>
        </w:rPr>
      </w:pPr>
      <w:r w:rsidRPr="00982845">
        <w:rPr>
          <w:rFonts w:eastAsia="DengXian"/>
          <w:b/>
          <w:i/>
          <w:iCs/>
          <w:color w:val="FF0000"/>
          <w:lang w:eastAsia="zh-CN"/>
        </w:rPr>
        <w:t xml:space="preserve">Note: To avoid distributing proposals of a same topic to different sub-agendas, please organize the proposals according to above highlights. </w:t>
      </w:r>
    </w:p>
    <w:p w14:paraId="4854C780" w14:textId="77777777" w:rsidR="0053599D" w:rsidRPr="00CD03E8" w:rsidRDefault="0053599D" w:rsidP="0053599D">
      <w:pPr>
        <w:rPr>
          <w:lang w:val="en-US" w:eastAsia="x-none"/>
        </w:rPr>
      </w:pPr>
      <w:r w:rsidRPr="00CD03E8">
        <w:rPr>
          <w:lang w:val="en-US" w:eastAsia="x-none"/>
        </w:rPr>
        <w:t>[12</w:t>
      </w:r>
      <w:r w:rsidRPr="00CD03E8">
        <w:rPr>
          <w:rFonts w:eastAsia="DengXian" w:hint="eastAsia"/>
          <w:lang w:val="en-US" w:eastAsia="zh-CN"/>
        </w:rPr>
        <w:t>2bis</w:t>
      </w:r>
      <w:r w:rsidRPr="00CD03E8">
        <w:rPr>
          <w:lang w:val="en-US" w:eastAsia="x-none"/>
        </w:rPr>
        <w:t>-R</w:t>
      </w:r>
      <w:r w:rsidRPr="00CD03E8">
        <w:rPr>
          <w:rFonts w:eastAsia="DengXian" w:hint="eastAsia"/>
          <w:lang w:val="en-US" w:eastAsia="zh-CN"/>
        </w:rPr>
        <w:t>20</w:t>
      </w:r>
      <w:r w:rsidRPr="00CD03E8">
        <w:rPr>
          <w:lang w:val="en-US" w:eastAsia="x-none"/>
        </w:rPr>
        <w:t>-</w:t>
      </w:r>
      <w:r w:rsidRPr="00CD03E8">
        <w:rPr>
          <w:rFonts w:eastAsia="DengXian" w:hint="eastAsia"/>
          <w:lang w:val="en-US" w:eastAsia="zh-CN"/>
        </w:rPr>
        <w:t>6GR-Overall</w:t>
      </w:r>
      <w:r w:rsidRPr="00CD03E8">
        <w:rPr>
          <w:lang w:val="en-US" w:eastAsia="x-none"/>
        </w:rPr>
        <w:t>] Email discussion on Rel-</w:t>
      </w:r>
      <w:r w:rsidRPr="00CD03E8">
        <w:rPr>
          <w:rFonts w:eastAsia="DengXian" w:hint="eastAsia"/>
          <w:lang w:val="en-US" w:eastAsia="zh-CN"/>
        </w:rPr>
        <w:t xml:space="preserve">20 6GR-Overall </w:t>
      </w:r>
      <w:r w:rsidRPr="00CD03E8">
        <w:rPr>
          <w:lang w:val="en-US" w:eastAsia="x-none"/>
        </w:rPr>
        <w:t xml:space="preserve">– </w:t>
      </w:r>
      <w:r w:rsidRPr="00CD03E8">
        <w:rPr>
          <w:rFonts w:eastAsia="DengXian" w:hint="eastAsia"/>
          <w:lang w:val="en-US" w:eastAsia="zh-CN"/>
        </w:rPr>
        <w:t>Shinya (NTT DOCOMO)</w:t>
      </w:r>
    </w:p>
    <w:p w14:paraId="7E3EBFE6" w14:textId="77765788" w:rsidR="0053599D" w:rsidRDefault="0053599D" w:rsidP="0053599D">
      <w:pPr>
        <w:rPr>
          <w:lang w:eastAsia="x-none"/>
        </w:rPr>
      </w:pPr>
      <w:r w:rsidRPr="00CD03E8">
        <w:rPr>
          <w:lang w:eastAsia="x-none"/>
        </w:rPr>
        <w:t>To be used for sharing updates on online/offline schedule, details on what is to be discussed in online/offline sessions, tdoc number of the moderator summary for online session, etc</w:t>
      </w:r>
    </w:p>
    <w:p w14:paraId="34D14DC4" w14:textId="77777777" w:rsidR="00CD03E8" w:rsidRDefault="00CD03E8" w:rsidP="0053599D">
      <w:pPr>
        <w:rPr>
          <w:lang w:eastAsia="x-none"/>
        </w:rPr>
      </w:pPr>
    </w:p>
    <w:p w14:paraId="6D5DFE15" w14:textId="77777777" w:rsidR="00CD03E8" w:rsidRPr="00B04AB4" w:rsidRDefault="00CD03E8" w:rsidP="00CD03E8">
      <w:pPr>
        <w:spacing w:line="252" w:lineRule="auto"/>
        <w:contextualSpacing/>
        <w:jc w:val="both"/>
        <w:rPr>
          <w:rFonts w:eastAsiaTheme="minorEastAsia"/>
          <w:sz w:val="21"/>
          <w:szCs w:val="21"/>
          <w:highlight w:val="green"/>
          <w:lang w:val="en-US" w:eastAsia="zh-CN"/>
        </w:rPr>
      </w:pPr>
      <w:r w:rsidRPr="00B04AB4">
        <w:rPr>
          <w:rFonts w:eastAsiaTheme="minorEastAsia" w:hint="eastAsia"/>
          <w:sz w:val="21"/>
          <w:szCs w:val="21"/>
          <w:highlight w:val="green"/>
          <w:lang w:val="en-US" w:eastAsia="zh-CN"/>
        </w:rPr>
        <w:t>Agreement</w:t>
      </w:r>
    </w:p>
    <w:p w14:paraId="49E96A42" w14:textId="77777777" w:rsidR="00CD03E8" w:rsidRPr="00B9099A" w:rsidRDefault="00CD03E8" w:rsidP="00CD03E8">
      <w:pPr>
        <w:pStyle w:val="ListParagraph"/>
        <w:numPr>
          <w:ilvl w:val="0"/>
          <w:numId w:val="131"/>
        </w:numPr>
        <w:overflowPunct/>
        <w:autoSpaceDE/>
        <w:autoSpaceDN/>
        <w:adjustRightInd/>
        <w:spacing w:after="0" w:line="252" w:lineRule="auto"/>
        <w:ind w:left="284" w:hanging="284"/>
        <w:jc w:val="both"/>
        <w:textAlignment w:val="auto"/>
        <w:rPr>
          <w:sz w:val="21"/>
          <w:szCs w:val="21"/>
          <w:lang w:val="en-US"/>
        </w:rPr>
      </w:pPr>
      <w:r w:rsidRPr="00B9099A">
        <w:rPr>
          <w:rFonts w:hint="eastAsia"/>
          <w:sz w:val="21"/>
          <w:szCs w:val="21"/>
          <w:lang w:val="en-US"/>
        </w:rPr>
        <w:lastRenderedPageBreak/>
        <w:t>RAN1 provides</w:t>
      </w:r>
      <w:r>
        <w:rPr>
          <w:rFonts w:eastAsiaTheme="minorEastAsia" w:hint="eastAsia"/>
          <w:sz w:val="21"/>
          <w:szCs w:val="21"/>
          <w:lang w:val="en-US" w:eastAsia="zh-CN"/>
        </w:rPr>
        <w:t xml:space="preserve"> methodology and</w:t>
      </w:r>
      <w:r w:rsidRPr="00B9099A">
        <w:rPr>
          <w:rFonts w:hint="eastAsia"/>
          <w:sz w:val="21"/>
          <w:szCs w:val="21"/>
          <w:lang w:val="en-US"/>
        </w:rPr>
        <w:t xml:space="preserve"> </w:t>
      </w:r>
      <w:r>
        <w:rPr>
          <w:rFonts w:eastAsiaTheme="minorEastAsia" w:hint="eastAsia"/>
          <w:sz w:val="21"/>
          <w:szCs w:val="21"/>
          <w:lang w:val="en-US" w:eastAsia="zh-CN"/>
        </w:rPr>
        <w:t xml:space="preserve">corresponding </w:t>
      </w:r>
      <w:r w:rsidRPr="00B9099A">
        <w:rPr>
          <w:rFonts w:hint="eastAsia"/>
          <w:sz w:val="21"/>
          <w:szCs w:val="21"/>
          <w:lang w:val="en-US"/>
        </w:rPr>
        <w:t>initial analysis of potentially achievable coverage</w:t>
      </w:r>
      <w:r>
        <w:rPr>
          <w:rFonts w:eastAsiaTheme="minorEastAsia" w:hint="eastAsia"/>
          <w:sz w:val="21"/>
          <w:szCs w:val="21"/>
          <w:lang w:val="en-US" w:eastAsia="zh-CN"/>
        </w:rPr>
        <w:t xml:space="preserve"> </w:t>
      </w:r>
      <w:r w:rsidRPr="00B9099A">
        <w:rPr>
          <w:rFonts w:hint="eastAsia"/>
          <w:sz w:val="21"/>
          <w:szCs w:val="21"/>
          <w:lang w:val="en-US"/>
        </w:rPr>
        <w:t>to RAN#110 to determine the coverage target(s)</w:t>
      </w:r>
    </w:p>
    <w:p w14:paraId="1A9E3EEB" w14:textId="77777777" w:rsidR="00CD03E8" w:rsidRDefault="00CD03E8" w:rsidP="00CD03E8">
      <w:pPr>
        <w:spacing w:line="252" w:lineRule="auto"/>
        <w:contextualSpacing/>
        <w:jc w:val="both"/>
        <w:rPr>
          <w:rFonts w:eastAsiaTheme="minorEastAsia"/>
          <w:sz w:val="21"/>
          <w:szCs w:val="21"/>
          <w:lang w:val="en-US" w:eastAsia="zh-CN"/>
        </w:rPr>
      </w:pPr>
    </w:p>
    <w:p w14:paraId="43E08826" w14:textId="77777777" w:rsidR="00CD03E8" w:rsidRPr="00850926" w:rsidRDefault="00CD03E8" w:rsidP="00CD03E8">
      <w:pPr>
        <w:spacing w:line="252" w:lineRule="auto"/>
        <w:contextualSpacing/>
        <w:jc w:val="both"/>
        <w:rPr>
          <w:rFonts w:eastAsiaTheme="minorEastAsia"/>
          <w:sz w:val="21"/>
          <w:szCs w:val="21"/>
          <w:highlight w:val="green"/>
          <w:lang w:val="en-US" w:eastAsia="zh-CN"/>
        </w:rPr>
      </w:pPr>
      <w:r w:rsidRPr="00850926">
        <w:rPr>
          <w:rFonts w:eastAsiaTheme="minorEastAsia" w:hint="eastAsia"/>
          <w:sz w:val="21"/>
          <w:szCs w:val="21"/>
          <w:highlight w:val="green"/>
          <w:lang w:val="en-US" w:eastAsia="zh-CN"/>
        </w:rPr>
        <w:t>Agreement</w:t>
      </w:r>
    </w:p>
    <w:p w14:paraId="17D3FE49" w14:textId="77777777" w:rsidR="00CD03E8" w:rsidRPr="008D734F" w:rsidRDefault="00CD03E8" w:rsidP="00CD03E8">
      <w:pPr>
        <w:pStyle w:val="BodyText"/>
        <w:numPr>
          <w:ilvl w:val="0"/>
          <w:numId w:val="132"/>
        </w:numPr>
        <w:suppressAutoHyphens/>
        <w:overflowPunct/>
        <w:autoSpaceDE/>
        <w:autoSpaceDN/>
        <w:adjustRightInd/>
        <w:spacing w:line="259" w:lineRule="auto"/>
        <w:textAlignment w:val="auto"/>
        <w:rPr>
          <w:lang w:val="en-US"/>
        </w:rPr>
      </w:pPr>
      <w:r w:rsidRPr="008D734F">
        <w:rPr>
          <w:lang w:val="en-US"/>
        </w:rPr>
        <w:t>High-level aspects to consider for the 6GR sync</w:t>
      </w:r>
      <w:r>
        <w:rPr>
          <w:rFonts w:eastAsiaTheme="minorEastAsia" w:hint="eastAsia"/>
          <w:lang w:val="en-US" w:eastAsia="zh-CN"/>
        </w:rPr>
        <w:t xml:space="preserve"> signal</w:t>
      </w:r>
      <w:r w:rsidRPr="008D734F">
        <w:rPr>
          <w:lang w:val="en-US"/>
        </w:rPr>
        <w:t xml:space="preserve"> structure include, but not limited to</w:t>
      </w:r>
    </w:p>
    <w:p w14:paraId="3ACF0040" w14:textId="77777777" w:rsidR="00CD03E8" w:rsidRPr="008D734F"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8D734F">
        <w:rPr>
          <w:lang w:val="en-US"/>
        </w:rPr>
        <w:t>Sync raster design</w:t>
      </w:r>
    </w:p>
    <w:p w14:paraId="324966E6" w14:textId="77777777" w:rsidR="00CD03E8" w:rsidRPr="008D734F"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8D734F">
        <w:rPr>
          <w:lang w:val="en-US"/>
        </w:rPr>
        <w:t>Spectrum allocation</w:t>
      </w:r>
    </w:p>
    <w:p w14:paraId="44FD629E" w14:textId="77777777" w:rsidR="00CD03E8" w:rsidRPr="008D734F"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8D734F">
        <w:rPr>
          <w:lang w:val="en-US"/>
        </w:rPr>
        <w:t>smallest maximum supported RF and BB UE BW without spectrum aggregation</w:t>
      </w:r>
    </w:p>
    <w:p w14:paraId="47BD11CD" w14:textId="77777777" w:rsidR="00CD03E8" w:rsidRPr="008D734F"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8D734F">
        <w:rPr>
          <w:lang w:val="en-US"/>
        </w:rPr>
        <w:t>mobile broadband service requirements as high priority</w:t>
      </w:r>
    </w:p>
    <w:p w14:paraId="3B60CD79"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Energy efficiency for both BS and UE</w:t>
      </w:r>
    </w:p>
    <w:p w14:paraId="0BB7794C"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Detection/tracking performance, latency, and complexity</w:t>
      </w:r>
    </w:p>
    <w:p w14:paraId="18B50006" w14:textId="77777777" w:rsidR="00CD03E8" w:rsidRPr="00951AED" w:rsidRDefault="00CD03E8" w:rsidP="00CD03E8">
      <w:pPr>
        <w:pStyle w:val="BodyText"/>
        <w:numPr>
          <w:ilvl w:val="2"/>
          <w:numId w:val="132"/>
        </w:numPr>
        <w:suppressAutoHyphens/>
        <w:overflowPunct/>
        <w:autoSpaceDE/>
        <w:autoSpaceDN/>
        <w:adjustRightInd/>
        <w:spacing w:line="259" w:lineRule="auto"/>
        <w:textAlignment w:val="auto"/>
        <w:rPr>
          <w:lang w:val="en-US"/>
        </w:rPr>
      </w:pPr>
      <w:r w:rsidRPr="00951AED">
        <w:rPr>
          <w:lang w:val="en-US"/>
        </w:rPr>
        <w:t>Including initial cell search</w:t>
      </w:r>
    </w:p>
    <w:p w14:paraId="72CEAE7C"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Coverage target</w:t>
      </w:r>
    </w:p>
    <w:p w14:paraId="7E08AFBF"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Common design for diverse device types</w:t>
      </w:r>
    </w:p>
    <w:p w14:paraId="2E4B3763"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Consideration of the supported deployment</w:t>
      </w:r>
    </w:p>
    <w:p w14:paraId="16989454" w14:textId="77777777" w:rsidR="00CD03E8" w:rsidRPr="00951AED"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951AED">
        <w:rPr>
          <w:lang w:val="en-US"/>
        </w:rPr>
        <w:t xml:space="preserve">Consideration on whether the </w:t>
      </w:r>
      <w:r>
        <w:rPr>
          <w:rFonts w:eastAsiaTheme="minorEastAsia" w:hint="eastAsia"/>
          <w:lang w:val="en-US" w:eastAsia="zh-CN"/>
        </w:rPr>
        <w:t>single</w:t>
      </w:r>
      <w:r w:rsidRPr="00951AED">
        <w:rPr>
          <w:lang w:val="en-US"/>
        </w:rPr>
        <w:t xml:space="preserve"> sync</w:t>
      </w:r>
      <w:r>
        <w:rPr>
          <w:rFonts w:eastAsiaTheme="minorEastAsia" w:hint="eastAsia"/>
          <w:lang w:val="en-US" w:eastAsia="zh-CN"/>
        </w:rPr>
        <w:t xml:space="preserve"> signal structure</w:t>
      </w:r>
      <w:r w:rsidRPr="00951AED">
        <w:rPr>
          <w:lang w:val="en-US"/>
        </w:rPr>
        <w:t xml:space="preserve"> is</w:t>
      </w:r>
      <w:r>
        <w:rPr>
          <w:rFonts w:eastAsiaTheme="minorEastAsia" w:hint="eastAsia"/>
          <w:lang w:val="en-US" w:eastAsia="zh-CN"/>
        </w:rPr>
        <w:t xml:space="preserve"> sufficient</w:t>
      </w:r>
    </w:p>
    <w:p w14:paraId="767F194D" w14:textId="77777777" w:rsidR="00CD03E8" w:rsidRPr="00852199" w:rsidRDefault="00CD03E8" w:rsidP="00CD03E8">
      <w:pPr>
        <w:pStyle w:val="BodyText"/>
        <w:numPr>
          <w:ilvl w:val="1"/>
          <w:numId w:val="132"/>
        </w:numPr>
        <w:suppressAutoHyphens/>
        <w:overflowPunct/>
        <w:autoSpaceDE/>
        <w:autoSpaceDN/>
        <w:adjustRightInd/>
        <w:spacing w:line="259" w:lineRule="auto"/>
        <w:textAlignment w:val="auto"/>
        <w:rPr>
          <w:lang w:val="en-US"/>
        </w:rPr>
      </w:pPr>
      <w:r w:rsidRPr="00852199">
        <w:rPr>
          <w:lang w:val="en-US"/>
        </w:rPr>
        <w:t>Note: Aspects impacting on the periodicity is to be discussed under AI11.5</w:t>
      </w:r>
    </w:p>
    <w:p w14:paraId="04FAA76C" w14:textId="77777777" w:rsidR="00CD03E8" w:rsidRDefault="00CD03E8" w:rsidP="00CD03E8">
      <w:pPr>
        <w:spacing w:line="252" w:lineRule="auto"/>
        <w:contextualSpacing/>
        <w:jc w:val="both"/>
        <w:rPr>
          <w:rFonts w:eastAsiaTheme="minorEastAsia"/>
          <w:sz w:val="21"/>
          <w:szCs w:val="21"/>
          <w:lang w:val="en-US" w:eastAsia="zh-CN"/>
        </w:rPr>
      </w:pPr>
    </w:p>
    <w:p w14:paraId="1EF584DF" w14:textId="77777777" w:rsidR="00CD03E8" w:rsidRPr="002B3673" w:rsidRDefault="00CD03E8" w:rsidP="00CD03E8">
      <w:pPr>
        <w:spacing w:line="252" w:lineRule="auto"/>
        <w:contextualSpacing/>
        <w:jc w:val="both"/>
        <w:rPr>
          <w:rFonts w:eastAsiaTheme="minorEastAsia"/>
          <w:sz w:val="21"/>
          <w:szCs w:val="21"/>
          <w:highlight w:val="green"/>
          <w:lang w:val="en-US" w:eastAsia="zh-CN"/>
        </w:rPr>
      </w:pPr>
      <w:r w:rsidRPr="002B3673">
        <w:rPr>
          <w:rFonts w:eastAsiaTheme="minorEastAsia" w:hint="eastAsia"/>
          <w:sz w:val="21"/>
          <w:szCs w:val="21"/>
          <w:highlight w:val="green"/>
          <w:lang w:val="en-US" w:eastAsia="zh-CN"/>
        </w:rPr>
        <w:t>Agreement</w:t>
      </w:r>
    </w:p>
    <w:p w14:paraId="4BF7200D" w14:textId="77777777" w:rsidR="00CD03E8" w:rsidRPr="00266500" w:rsidRDefault="00CD03E8" w:rsidP="00CD03E8">
      <w:pPr>
        <w:pStyle w:val="BodyText"/>
        <w:numPr>
          <w:ilvl w:val="0"/>
          <w:numId w:val="133"/>
        </w:numPr>
        <w:suppressAutoHyphens/>
        <w:overflowPunct/>
        <w:autoSpaceDE/>
        <w:autoSpaceDN/>
        <w:adjustRightInd/>
        <w:spacing w:line="259" w:lineRule="auto"/>
        <w:textAlignment w:val="auto"/>
        <w:rPr>
          <w:lang w:val="en-US"/>
        </w:rPr>
      </w:pPr>
      <w:r w:rsidRPr="00266500">
        <w:rPr>
          <w:lang w:val="en-US"/>
        </w:rPr>
        <w:t>The aspects to consider for supporting NTN include, but not limited to</w:t>
      </w:r>
    </w:p>
    <w:p w14:paraId="62955FAC"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Initial access, including cell search and SSB periodicity</w:t>
      </w:r>
    </w:p>
    <w:p w14:paraId="1784383B"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Coverage</w:t>
      </w:r>
    </w:p>
    <w:p w14:paraId="466DF4BE" w14:textId="77777777" w:rsidR="00CD03E8" w:rsidRPr="002B3673"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B3673">
        <w:rPr>
          <w:lang w:val="en-US"/>
        </w:rPr>
        <w:t>Duplexing</w:t>
      </w:r>
    </w:p>
    <w:p w14:paraId="0352F78A"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Capacity</w:t>
      </w:r>
    </w:p>
    <w:p w14:paraId="20EF2CCC"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Signalling overhead</w:t>
      </w:r>
    </w:p>
    <w:p w14:paraId="1296426A" w14:textId="77777777" w:rsidR="00CD03E8" w:rsidRPr="002B3673"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B3673">
        <w:rPr>
          <w:lang w:val="en-US"/>
        </w:rPr>
        <w:t>GNSS-less/resilient/based operation</w:t>
      </w:r>
    </w:p>
    <w:p w14:paraId="297E9EBF"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Large/varying doppler and propagation delay</w:t>
      </w:r>
    </w:p>
    <w:p w14:paraId="799CCEBD" w14:textId="77777777" w:rsidR="00CD03E8" w:rsidRPr="00266500"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266500">
        <w:rPr>
          <w:lang w:val="en-US"/>
        </w:rPr>
        <w:t>Beamforming / beam management / beam hopping</w:t>
      </w:r>
    </w:p>
    <w:p w14:paraId="0FB42232" w14:textId="77777777" w:rsidR="00CD03E8" w:rsidRDefault="00CD03E8" w:rsidP="00CD03E8">
      <w:pPr>
        <w:spacing w:line="252" w:lineRule="auto"/>
        <w:contextualSpacing/>
        <w:jc w:val="both"/>
        <w:rPr>
          <w:rFonts w:eastAsiaTheme="minorEastAsia"/>
          <w:sz w:val="21"/>
          <w:szCs w:val="21"/>
          <w:lang w:val="en-US" w:eastAsia="zh-CN"/>
        </w:rPr>
      </w:pPr>
      <w:r>
        <w:rPr>
          <w:rFonts w:eastAsiaTheme="minorEastAsia" w:hint="eastAsia"/>
          <w:sz w:val="21"/>
          <w:szCs w:val="21"/>
          <w:lang w:val="en-US" w:eastAsia="zh-CN"/>
        </w:rPr>
        <w:t>Note:</w:t>
      </w:r>
    </w:p>
    <w:p w14:paraId="0C90A39F" w14:textId="77777777" w:rsidR="00CD03E8" w:rsidRPr="00142A0A" w:rsidRDefault="00CD03E8" w:rsidP="00CD03E8">
      <w:pPr>
        <w:pStyle w:val="BodyText"/>
        <w:numPr>
          <w:ilvl w:val="0"/>
          <w:numId w:val="133"/>
        </w:numPr>
        <w:suppressAutoHyphens/>
        <w:overflowPunct/>
        <w:autoSpaceDE/>
        <w:autoSpaceDN/>
        <w:adjustRightInd/>
        <w:spacing w:line="259" w:lineRule="auto"/>
        <w:textAlignment w:val="auto"/>
        <w:rPr>
          <w:lang w:val="en-US"/>
        </w:rPr>
      </w:pPr>
      <w:r w:rsidRPr="00142A0A">
        <w:rPr>
          <w:lang w:val="en-US"/>
        </w:rPr>
        <w:t>High-level aspects to consider to</w:t>
      </w:r>
      <w:r>
        <w:rPr>
          <w:rFonts w:eastAsiaTheme="minorEastAsia" w:hint="eastAsia"/>
          <w:lang w:val="en-US" w:eastAsia="zh-CN"/>
        </w:rPr>
        <w:t xml:space="preserve"> </w:t>
      </w:r>
      <w:r w:rsidRPr="00142A0A">
        <w:rPr>
          <w:lang w:val="en-US"/>
        </w:rPr>
        <w:t>enable lower CAPEX/OPEX with respect to current networks include, but not limited to</w:t>
      </w:r>
    </w:p>
    <w:p w14:paraId="23E1BADE" w14:textId="77777777" w:rsidR="00CD03E8" w:rsidRPr="00142A0A"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142A0A">
        <w:rPr>
          <w:lang w:val="en-US"/>
        </w:rPr>
        <w:t>UE/NW implementation complexity</w:t>
      </w:r>
    </w:p>
    <w:p w14:paraId="25CAA1A7" w14:textId="77777777" w:rsidR="00CD03E8" w:rsidRPr="00142A0A"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142A0A">
        <w:rPr>
          <w:lang w:val="en-US"/>
        </w:rPr>
        <w:t>UE/NW energy efficiency</w:t>
      </w:r>
    </w:p>
    <w:p w14:paraId="69A856B0" w14:textId="77777777" w:rsidR="00CD03E8" w:rsidRPr="00142A0A"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142A0A">
        <w:rPr>
          <w:lang w:val="en-US"/>
        </w:rPr>
        <w:t>MRSS</w:t>
      </w:r>
    </w:p>
    <w:p w14:paraId="7A1281AA" w14:textId="77777777" w:rsidR="00CD03E8" w:rsidRPr="00142A0A" w:rsidRDefault="00CD03E8" w:rsidP="00CD03E8">
      <w:pPr>
        <w:pStyle w:val="BodyText"/>
        <w:numPr>
          <w:ilvl w:val="1"/>
          <w:numId w:val="133"/>
        </w:numPr>
        <w:suppressAutoHyphens/>
        <w:overflowPunct/>
        <w:autoSpaceDE/>
        <w:autoSpaceDN/>
        <w:adjustRightInd/>
        <w:spacing w:line="259" w:lineRule="auto"/>
        <w:textAlignment w:val="auto"/>
        <w:rPr>
          <w:lang w:val="en-US"/>
        </w:rPr>
      </w:pPr>
      <w:r w:rsidRPr="00142A0A">
        <w:rPr>
          <w:lang w:val="en-US"/>
        </w:rPr>
        <w:t>Spectrum efficiency</w:t>
      </w:r>
    </w:p>
    <w:p w14:paraId="33054DE5" w14:textId="77777777" w:rsidR="00CD03E8" w:rsidRPr="00243065" w:rsidRDefault="00CD03E8" w:rsidP="00CD03E8">
      <w:pPr>
        <w:spacing w:line="252" w:lineRule="auto"/>
        <w:contextualSpacing/>
        <w:jc w:val="both"/>
        <w:rPr>
          <w:rFonts w:eastAsiaTheme="minorEastAsia"/>
          <w:sz w:val="21"/>
          <w:szCs w:val="21"/>
          <w:lang w:val="en-US" w:eastAsia="zh-CN"/>
        </w:rPr>
      </w:pPr>
    </w:p>
    <w:p w14:paraId="17BCF160" w14:textId="780F6A0A" w:rsidR="009048F4" w:rsidRPr="00982845" w:rsidRDefault="004710F9" w:rsidP="009048F4">
      <w:hyperlink r:id="rId1169" w:history="1">
        <w:r>
          <w:rPr>
            <w:rStyle w:val="Hyperlink"/>
          </w:rPr>
          <w:t>R1-2506738</w:t>
        </w:r>
      </w:hyperlink>
      <w:r w:rsidR="009048F4" w:rsidRPr="00982845">
        <w:tab/>
        <w:t>High level views on 6GR air interface</w:t>
      </w:r>
      <w:r w:rsidR="009048F4" w:rsidRPr="00982845">
        <w:tab/>
        <w:t>FUTUREWEI</w:t>
      </w:r>
    </w:p>
    <w:p w14:paraId="4684B3AF" w14:textId="73C63C8C" w:rsidR="009048F4" w:rsidRPr="00982845" w:rsidRDefault="004710F9" w:rsidP="009048F4">
      <w:hyperlink r:id="rId1170" w:history="1">
        <w:r>
          <w:rPr>
            <w:rStyle w:val="Hyperlink"/>
          </w:rPr>
          <w:t>R1-2506750</w:t>
        </w:r>
      </w:hyperlink>
      <w:r w:rsidR="009048F4" w:rsidRPr="00982845">
        <w:tab/>
        <w:t>Nokia Views on Selected Aspects of 6G Radio Air Interface</w:t>
      </w:r>
      <w:r w:rsidR="009048F4" w:rsidRPr="00982845">
        <w:tab/>
        <w:t>Nokia</w:t>
      </w:r>
    </w:p>
    <w:p w14:paraId="6BEE292C" w14:textId="1E4FE806" w:rsidR="009048F4" w:rsidRPr="00982845" w:rsidRDefault="004710F9" w:rsidP="009048F4">
      <w:hyperlink r:id="rId1171" w:history="1">
        <w:r>
          <w:rPr>
            <w:rStyle w:val="Hyperlink"/>
          </w:rPr>
          <w:t>R1-2506813</w:t>
        </w:r>
      </w:hyperlink>
      <w:r w:rsidR="009048F4" w:rsidRPr="00982845">
        <w:tab/>
        <w:t>Overview of 6GR air interface</w:t>
      </w:r>
      <w:r w:rsidR="009048F4" w:rsidRPr="00982845">
        <w:tab/>
        <w:t>Spreadtrum, UNISOC</w:t>
      </w:r>
    </w:p>
    <w:p w14:paraId="2AAE6CB4" w14:textId="5C6F15B5" w:rsidR="009048F4" w:rsidRPr="00982845" w:rsidRDefault="004710F9" w:rsidP="009048F4">
      <w:hyperlink r:id="rId1172" w:history="1">
        <w:r>
          <w:rPr>
            <w:rStyle w:val="Hyperlink"/>
          </w:rPr>
          <w:t>R1-2506841</w:t>
        </w:r>
      </w:hyperlink>
      <w:r w:rsidR="009048F4" w:rsidRPr="00982845">
        <w:tab/>
        <w:t>Overview of the 6G air interface</w:t>
      </w:r>
      <w:r w:rsidR="009048F4" w:rsidRPr="00982845">
        <w:tab/>
        <w:t>Ericsson Telecom S.A. de C.V.</w:t>
      </w:r>
    </w:p>
    <w:p w14:paraId="008D08A4" w14:textId="4020D51D" w:rsidR="009048F4" w:rsidRPr="00982845" w:rsidRDefault="004710F9" w:rsidP="009048F4">
      <w:hyperlink r:id="rId1173" w:history="1">
        <w:r>
          <w:rPr>
            <w:rStyle w:val="Hyperlink"/>
          </w:rPr>
          <w:t>R1-2506843</w:t>
        </w:r>
      </w:hyperlink>
      <w:r w:rsidR="009048F4" w:rsidRPr="00982845">
        <w:tab/>
        <w:t>Overview of the 6G air interface</w:t>
      </w:r>
      <w:r w:rsidR="009048F4" w:rsidRPr="00982845">
        <w:tab/>
        <w:t>TCL</w:t>
      </w:r>
    </w:p>
    <w:p w14:paraId="3D91277D" w14:textId="14E99AB2" w:rsidR="009048F4" w:rsidRPr="00982845" w:rsidRDefault="004710F9" w:rsidP="009048F4">
      <w:hyperlink r:id="rId1174" w:history="1">
        <w:r>
          <w:rPr>
            <w:rStyle w:val="Hyperlink"/>
          </w:rPr>
          <w:t>R1-2506897</w:t>
        </w:r>
      </w:hyperlink>
      <w:r w:rsidR="009048F4" w:rsidRPr="00982845">
        <w:tab/>
        <w:t>Overview of 6GR air interface</w:t>
      </w:r>
      <w:r w:rsidR="009048F4" w:rsidRPr="00982845">
        <w:tab/>
        <w:t>vivo</w:t>
      </w:r>
    </w:p>
    <w:p w14:paraId="04A4AAD3" w14:textId="4FBAE721" w:rsidR="009048F4" w:rsidRPr="00982845" w:rsidRDefault="004710F9" w:rsidP="009048F4">
      <w:hyperlink r:id="rId1175" w:history="1">
        <w:r>
          <w:rPr>
            <w:rStyle w:val="Hyperlink"/>
          </w:rPr>
          <w:t>R1-2506918</w:t>
        </w:r>
      </w:hyperlink>
      <w:r w:rsidR="009048F4" w:rsidRPr="00982845">
        <w:tab/>
        <w:t>High-level views on 6GR</w:t>
      </w:r>
      <w:r w:rsidR="009048F4" w:rsidRPr="00982845">
        <w:tab/>
        <w:t>ZTE Corporation, Sanechips</w:t>
      </w:r>
    </w:p>
    <w:p w14:paraId="3C3A1960" w14:textId="7908FAA5" w:rsidR="009048F4" w:rsidRPr="00982845" w:rsidRDefault="004710F9" w:rsidP="009048F4">
      <w:hyperlink r:id="rId1176" w:history="1">
        <w:r>
          <w:rPr>
            <w:rStyle w:val="Hyperlink"/>
          </w:rPr>
          <w:t>R1-2506988</w:t>
        </w:r>
      </w:hyperlink>
      <w:r w:rsidR="009048F4" w:rsidRPr="00982845">
        <w:tab/>
        <w:t>6GR air interface design overview</w:t>
      </w:r>
      <w:r w:rsidR="009048F4" w:rsidRPr="00982845">
        <w:tab/>
        <w:t>Xiaomi</w:t>
      </w:r>
    </w:p>
    <w:p w14:paraId="1BEC3E9C" w14:textId="3AADDFFD" w:rsidR="009048F4" w:rsidRPr="00982845" w:rsidRDefault="004710F9" w:rsidP="009048F4">
      <w:hyperlink r:id="rId1177" w:history="1">
        <w:r>
          <w:rPr>
            <w:rStyle w:val="Hyperlink"/>
          </w:rPr>
          <w:t>R1-2507013</w:t>
        </w:r>
      </w:hyperlink>
      <w:r w:rsidR="009048F4" w:rsidRPr="00982845">
        <w:tab/>
        <w:t>Overview of 6GR air interface</w:t>
      </w:r>
      <w:r w:rsidR="009048F4" w:rsidRPr="00982845">
        <w:tab/>
        <w:t>CMCC</w:t>
      </w:r>
    </w:p>
    <w:p w14:paraId="512AAC21" w14:textId="4B863A8A" w:rsidR="009048F4" w:rsidRPr="00982845" w:rsidRDefault="004710F9" w:rsidP="009048F4">
      <w:hyperlink r:id="rId1178" w:history="1">
        <w:r>
          <w:rPr>
            <w:rStyle w:val="Hyperlink"/>
          </w:rPr>
          <w:t>R1-2507057</w:t>
        </w:r>
      </w:hyperlink>
      <w:r w:rsidR="009048F4" w:rsidRPr="00982845">
        <w:tab/>
        <w:t>Overview of 6GR air interface</w:t>
      </w:r>
      <w:r w:rsidR="009048F4" w:rsidRPr="00982845">
        <w:tab/>
        <w:t>Huawei, HiSilicon</w:t>
      </w:r>
    </w:p>
    <w:p w14:paraId="6D1A5670" w14:textId="03045438" w:rsidR="009048F4" w:rsidRPr="00982845" w:rsidRDefault="004710F9" w:rsidP="009048F4">
      <w:hyperlink r:id="rId1179" w:history="1">
        <w:r>
          <w:rPr>
            <w:rStyle w:val="Hyperlink"/>
          </w:rPr>
          <w:t>R1-2507065</w:t>
        </w:r>
      </w:hyperlink>
      <w:r w:rsidR="009048F4" w:rsidRPr="00982845">
        <w:tab/>
        <w:t>Enhancements for 6G Fixed Wireless Access</w:t>
      </w:r>
      <w:r w:rsidR="009048F4" w:rsidRPr="00982845">
        <w:tab/>
        <w:t>T-Mobile USA Inc.</w:t>
      </w:r>
    </w:p>
    <w:p w14:paraId="2672E879" w14:textId="02453125" w:rsidR="009048F4" w:rsidRPr="00982845" w:rsidRDefault="004710F9" w:rsidP="009048F4">
      <w:hyperlink r:id="rId1180" w:history="1">
        <w:r>
          <w:rPr>
            <w:rStyle w:val="Hyperlink"/>
          </w:rPr>
          <w:t>R1-2507104</w:t>
        </w:r>
      </w:hyperlink>
      <w:r w:rsidR="009048F4" w:rsidRPr="00982845">
        <w:tab/>
        <w:t>Outline and highlight of 6GR air interface</w:t>
      </w:r>
      <w:r w:rsidR="009048F4" w:rsidRPr="00982845">
        <w:tab/>
        <w:t>CATT, CICTCI</w:t>
      </w:r>
    </w:p>
    <w:p w14:paraId="214D1F15" w14:textId="051CA08C" w:rsidR="009048F4" w:rsidRPr="00982845" w:rsidRDefault="004710F9" w:rsidP="009048F4">
      <w:hyperlink r:id="rId1181" w:history="1">
        <w:r>
          <w:rPr>
            <w:rStyle w:val="Hyperlink"/>
          </w:rPr>
          <w:t>R1-2507175</w:t>
        </w:r>
      </w:hyperlink>
      <w:r w:rsidR="009048F4" w:rsidRPr="00982845">
        <w:tab/>
        <w:t>Overview of 6GR air interface</w:t>
      </w:r>
      <w:r w:rsidR="009048F4" w:rsidRPr="00982845">
        <w:tab/>
        <w:t>OPPO</w:t>
      </w:r>
    </w:p>
    <w:p w14:paraId="26AE3A27" w14:textId="0EDA113A" w:rsidR="009048F4" w:rsidRPr="00982845" w:rsidRDefault="004710F9" w:rsidP="009048F4">
      <w:hyperlink r:id="rId1182" w:history="1">
        <w:r>
          <w:rPr>
            <w:rStyle w:val="Hyperlink"/>
          </w:rPr>
          <w:t>R1-2507201</w:t>
        </w:r>
      </w:hyperlink>
      <w:r w:rsidR="009048F4" w:rsidRPr="00982845">
        <w:tab/>
        <w:t>Overview on 6G Air interface</w:t>
      </w:r>
      <w:r w:rsidR="009048F4" w:rsidRPr="00982845">
        <w:tab/>
        <w:t>Tejas Network Limited</w:t>
      </w:r>
    </w:p>
    <w:p w14:paraId="04F9B5A0" w14:textId="77977590" w:rsidR="009048F4" w:rsidRPr="00982845" w:rsidRDefault="004710F9" w:rsidP="009048F4">
      <w:hyperlink r:id="rId1183" w:history="1">
        <w:r>
          <w:rPr>
            <w:rStyle w:val="Hyperlink"/>
          </w:rPr>
          <w:t>R1-2507212</w:t>
        </w:r>
      </w:hyperlink>
      <w:r w:rsidR="009048F4" w:rsidRPr="00982845">
        <w:tab/>
        <w:t>Discussion on overview of 6GR air interface</w:t>
      </w:r>
      <w:r w:rsidR="009048F4" w:rsidRPr="00982845">
        <w:tab/>
        <w:t>HONOR</w:t>
      </w:r>
    </w:p>
    <w:p w14:paraId="7AB96B3A" w14:textId="3193C678" w:rsidR="009048F4" w:rsidRPr="00982845" w:rsidRDefault="004710F9" w:rsidP="009048F4">
      <w:hyperlink r:id="rId1184" w:history="1">
        <w:r>
          <w:rPr>
            <w:rStyle w:val="Hyperlink"/>
          </w:rPr>
          <w:t>R1-2507252</w:t>
        </w:r>
      </w:hyperlink>
      <w:r w:rsidR="009048F4" w:rsidRPr="00982845">
        <w:tab/>
        <w:t>Design of 6GR air interface</w:t>
      </w:r>
      <w:r w:rsidR="009048F4" w:rsidRPr="00982845">
        <w:tab/>
        <w:t>Samsung</w:t>
      </w:r>
    </w:p>
    <w:p w14:paraId="36538170" w14:textId="05D8F71F" w:rsidR="009048F4" w:rsidRPr="00982845" w:rsidRDefault="004710F9" w:rsidP="009048F4">
      <w:hyperlink r:id="rId1185" w:history="1">
        <w:r>
          <w:rPr>
            <w:rStyle w:val="Hyperlink"/>
          </w:rPr>
          <w:t>R1-2507311</w:t>
        </w:r>
      </w:hyperlink>
      <w:r w:rsidR="009048F4" w:rsidRPr="00982845">
        <w:tab/>
        <w:t>Overview of 6GR air interface</w:t>
      </w:r>
      <w:r w:rsidR="009048F4" w:rsidRPr="00982845">
        <w:tab/>
        <w:t>NEC</w:t>
      </w:r>
    </w:p>
    <w:p w14:paraId="3C9978C9" w14:textId="472E6EF6" w:rsidR="009048F4" w:rsidRPr="00982845" w:rsidRDefault="004710F9" w:rsidP="009048F4">
      <w:hyperlink r:id="rId1186" w:history="1">
        <w:r>
          <w:rPr>
            <w:rStyle w:val="Hyperlink"/>
          </w:rPr>
          <w:t>R1-2507334</w:t>
        </w:r>
      </w:hyperlink>
      <w:r w:rsidR="009048F4" w:rsidRPr="00982845">
        <w:tab/>
        <w:t>Overview of 6GR air interface</w:t>
      </w:r>
      <w:r w:rsidR="009048F4" w:rsidRPr="00982845">
        <w:tab/>
        <w:t>China Telecom</w:t>
      </w:r>
    </w:p>
    <w:p w14:paraId="66BB7B5A" w14:textId="7E90AA1B" w:rsidR="009048F4" w:rsidRPr="00982845" w:rsidRDefault="004710F9" w:rsidP="009048F4">
      <w:pPr>
        <w:ind w:left="1440" w:hanging="1440"/>
      </w:pPr>
      <w:hyperlink r:id="rId1187" w:history="1">
        <w:r>
          <w:rPr>
            <w:rStyle w:val="Hyperlink"/>
          </w:rPr>
          <w:t>R1-2507343</w:t>
        </w:r>
      </w:hyperlink>
      <w:r w:rsidR="009048F4" w:rsidRPr="00982845">
        <w:tab/>
        <w:t>Overview of 6GR air interface</w:t>
      </w:r>
      <w:r w:rsidR="009048F4" w:rsidRPr="00982845">
        <w:tab/>
        <w:t>THALES, Airbus, ESA, EchoStar, Eutelsat Group, Novamint, TNO, Fraunhofer IIS, Iridium</w:t>
      </w:r>
    </w:p>
    <w:p w14:paraId="41781EB6" w14:textId="71AF7BD9" w:rsidR="009048F4" w:rsidRPr="00982845" w:rsidRDefault="004710F9" w:rsidP="009048F4">
      <w:hyperlink r:id="rId1188" w:history="1">
        <w:r>
          <w:rPr>
            <w:rStyle w:val="Hyperlink"/>
          </w:rPr>
          <w:t>R1-2507360</w:t>
        </w:r>
      </w:hyperlink>
      <w:r w:rsidR="009048F4" w:rsidRPr="00982845">
        <w:tab/>
        <w:t>Views on overall design and techniques for 6GR air interface</w:t>
      </w:r>
      <w:r w:rsidR="009048F4" w:rsidRPr="00982845">
        <w:tab/>
        <w:t>LG Electronics</w:t>
      </w:r>
    </w:p>
    <w:p w14:paraId="383EFEFD" w14:textId="0D024333" w:rsidR="009048F4" w:rsidRPr="00982845" w:rsidRDefault="004710F9" w:rsidP="009048F4">
      <w:hyperlink r:id="rId1189" w:history="1">
        <w:r>
          <w:rPr>
            <w:rStyle w:val="Hyperlink"/>
          </w:rPr>
          <w:t>R1-2507366</w:t>
        </w:r>
      </w:hyperlink>
      <w:r w:rsidR="009048F4" w:rsidRPr="00982845">
        <w:tab/>
        <w:t>Overview of 6GR air interface</w:t>
      </w:r>
      <w:r w:rsidR="009048F4" w:rsidRPr="00982845">
        <w:tab/>
        <w:t>NVIDIA</w:t>
      </w:r>
    </w:p>
    <w:p w14:paraId="63C905B4" w14:textId="53EE80CF" w:rsidR="009048F4" w:rsidRPr="00982845" w:rsidRDefault="004710F9" w:rsidP="009048F4">
      <w:hyperlink r:id="rId1190" w:history="1">
        <w:r>
          <w:rPr>
            <w:rStyle w:val="Hyperlink"/>
          </w:rPr>
          <w:t>R1-2507371</w:t>
        </w:r>
      </w:hyperlink>
      <w:r w:rsidR="009048F4" w:rsidRPr="00982845">
        <w:tab/>
        <w:t>Discussion on 6GR Air Interface for NTN</w:t>
      </w:r>
      <w:r w:rsidR="009048F4" w:rsidRPr="00982845">
        <w:tab/>
        <w:t>C-DOT</w:t>
      </w:r>
    </w:p>
    <w:p w14:paraId="31ECA368" w14:textId="44C64F0A" w:rsidR="009048F4" w:rsidRPr="00982845" w:rsidRDefault="004710F9" w:rsidP="009048F4">
      <w:hyperlink r:id="rId1191" w:history="1">
        <w:r>
          <w:rPr>
            <w:rStyle w:val="Hyperlink"/>
          </w:rPr>
          <w:t>R1-2507373</w:t>
        </w:r>
      </w:hyperlink>
      <w:r w:rsidR="009048F4" w:rsidRPr="00982845">
        <w:tab/>
        <w:t>Overview proposal of 6GR air interface</w:t>
      </w:r>
      <w:r w:rsidR="009048F4" w:rsidRPr="00982845">
        <w:tab/>
        <w:t>Panasonic</w:t>
      </w:r>
    </w:p>
    <w:p w14:paraId="5E459E87" w14:textId="5EF2342D" w:rsidR="009048F4" w:rsidRPr="00982845" w:rsidRDefault="004710F9" w:rsidP="009048F4">
      <w:hyperlink r:id="rId1192" w:history="1">
        <w:r>
          <w:rPr>
            <w:rStyle w:val="Hyperlink"/>
          </w:rPr>
          <w:t>R1-2507402</w:t>
        </w:r>
      </w:hyperlink>
      <w:r w:rsidR="009048F4" w:rsidRPr="00982845">
        <w:tab/>
        <w:t>Discussion on overview of 6GR air interface</w:t>
      </w:r>
      <w:r w:rsidR="009048F4" w:rsidRPr="00982845">
        <w:tab/>
        <w:t>Fujitsu</w:t>
      </w:r>
    </w:p>
    <w:p w14:paraId="2FDF8167" w14:textId="54FAA7E6" w:rsidR="009048F4" w:rsidRPr="00982845" w:rsidRDefault="004710F9" w:rsidP="009048F4">
      <w:hyperlink r:id="rId1193" w:history="1">
        <w:r>
          <w:rPr>
            <w:rStyle w:val="Hyperlink"/>
          </w:rPr>
          <w:t>R1-2507407</w:t>
        </w:r>
      </w:hyperlink>
      <w:r w:rsidR="009048F4" w:rsidRPr="00982845">
        <w:tab/>
        <w:t>Overview of 6GR air interface</w:t>
      </w:r>
      <w:r w:rsidR="009048F4" w:rsidRPr="00982845">
        <w:tab/>
        <w:t>SK Telecom</w:t>
      </w:r>
    </w:p>
    <w:p w14:paraId="2C741686" w14:textId="4A7225DF" w:rsidR="009048F4" w:rsidRPr="00982845" w:rsidRDefault="004710F9" w:rsidP="009048F4">
      <w:hyperlink r:id="rId1194" w:history="1">
        <w:r>
          <w:rPr>
            <w:rStyle w:val="Hyperlink"/>
          </w:rPr>
          <w:t>R1-2507466</w:t>
        </w:r>
      </w:hyperlink>
      <w:r w:rsidR="009048F4" w:rsidRPr="00982845">
        <w:tab/>
        <w:t>Discussion on 6GR Air Interface</w:t>
      </w:r>
      <w:r w:rsidR="009048F4" w:rsidRPr="00982845">
        <w:tab/>
        <w:t>Ofinno</w:t>
      </w:r>
    </w:p>
    <w:p w14:paraId="7C90DECE" w14:textId="1DF75F86" w:rsidR="009048F4" w:rsidRPr="00982845" w:rsidRDefault="004710F9" w:rsidP="009048F4">
      <w:hyperlink r:id="rId1195" w:history="1">
        <w:r>
          <w:rPr>
            <w:rStyle w:val="Hyperlink"/>
          </w:rPr>
          <w:t>R1-2507480</w:t>
        </w:r>
      </w:hyperlink>
      <w:r w:rsidR="009048F4" w:rsidRPr="00982845">
        <w:tab/>
        <w:t>Overview of 6GR air-interface</w:t>
      </w:r>
      <w:r w:rsidR="009048F4" w:rsidRPr="00982845">
        <w:tab/>
        <w:t>Lenovo</w:t>
      </w:r>
    </w:p>
    <w:p w14:paraId="5CC073A7" w14:textId="20DDA51A" w:rsidR="009048F4" w:rsidRPr="00982845" w:rsidRDefault="004710F9" w:rsidP="009048F4">
      <w:hyperlink r:id="rId1196" w:history="1">
        <w:r>
          <w:rPr>
            <w:rStyle w:val="Hyperlink"/>
          </w:rPr>
          <w:t>R1-2507490</w:t>
        </w:r>
      </w:hyperlink>
      <w:r w:rsidR="009048F4" w:rsidRPr="00982845">
        <w:tab/>
        <w:t>Design consideration of 6GR air interface</w:t>
      </w:r>
      <w:r w:rsidR="009048F4" w:rsidRPr="00982845">
        <w:tab/>
        <w:t>Verizon Sweden</w:t>
      </w:r>
    </w:p>
    <w:p w14:paraId="5E21C062" w14:textId="30B47B70" w:rsidR="009048F4" w:rsidRPr="00982845" w:rsidRDefault="004710F9" w:rsidP="009048F4">
      <w:hyperlink r:id="rId1197" w:history="1">
        <w:r>
          <w:rPr>
            <w:rStyle w:val="Hyperlink"/>
          </w:rPr>
          <w:t>R1-2507505</w:t>
        </w:r>
      </w:hyperlink>
      <w:r w:rsidR="009048F4" w:rsidRPr="00982845">
        <w:tab/>
        <w:t>Overview of the 6GR air interface</w:t>
      </w:r>
      <w:r w:rsidR="009048F4" w:rsidRPr="00982845">
        <w:tab/>
        <w:t>ETRI</w:t>
      </w:r>
    </w:p>
    <w:p w14:paraId="4FDE4CF6" w14:textId="3B981E79" w:rsidR="009048F4" w:rsidRPr="00982845" w:rsidRDefault="004710F9" w:rsidP="009048F4">
      <w:hyperlink r:id="rId1198" w:history="1">
        <w:r>
          <w:rPr>
            <w:rStyle w:val="Hyperlink"/>
          </w:rPr>
          <w:t>R1-2507520</w:t>
        </w:r>
      </w:hyperlink>
      <w:r w:rsidR="009048F4" w:rsidRPr="00982845">
        <w:tab/>
        <w:t>Overview of 6GR Air Interface</w:t>
      </w:r>
      <w:r w:rsidR="009048F4" w:rsidRPr="00982845">
        <w:tab/>
        <w:t>Google</w:t>
      </w:r>
    </w:p>
    <w:p w14:paraId="1E3B5FA6" w14:textId="38DE8093" w:rsidR="009048F4" w:rsidRPr="00982845" w:rsidRDefault="004710F9" w:rsidP="009048F4">
      <w:hyperlink r:id="rId1199" w:history="1">
        <w:r>
          <w:rPr>
            <w:rStyle w:val="Hyperlink"/>
          </w:rPr>
          <w:t>R1-2507538</w:t>
        </w:r>
      </w:hyperlink>
      <w:r w:rsidR="009048F4" w:rsidRPr="00982845">
        <w:tab/>
        <w:t>Overview of 6GR Air Interface</w:t>
      </w:r>
      <w:r w:rsidR="009048F4" w:rsidRPr="00982845">
        <w:tab/>
        <w:t>Fraunhofer IIS, Fraunhofer HHI</w:t>
      </w:r>
    </w:p>
    <w:p w14:paraId="66D11475" w14:textId="15381844" w:rsidR="009048F4" w:rsidRPr="00982845" w:rsidRDefault="004710F9" w:rsidP="009048F4">
      <w:hyperlink r:id="rId1200" w:history="1">
        <w:r>
          <w:rPr>
            <w:rStyle w:val="Hyperlink"/>
          </w:rPr>
          <w:t>R1-2507544</w:t>
        </w:r>
      </w:hyperlink>
      <w:r w:rsidR="009048F4" w:rsidRPr="00982845">
        <w:tab/>
        <w:t>Discussion on the Overview of 6GR Air Interface</w:t>
      </w:r>
      <w:r w:rsidR="009048F4" w:rsidRPr="00982845">
        <w:tab/>
        <w:t>Rakuten Mobile, Inc</w:t>
      </w:r>
    </w:p>
    <w:p w14:paraId="7E0AAC55" w14:textId="6254E9FF" w:rsidR="009048F4" w:rsidRPr="00982845" w:rsidRDefault="004710F9" w:rsidP="009048F4">
      <w:hyperlink r:id="rId1201" w:history="1">
        <w:r>
          <w:rPr>
            <w:rStyle w:val="Hyperlink"/>
          </w:rPr>
          <w:t>R1-2507585</w:t>
        </w:r>
      </w:hyperlink>
      <w:r w:rsidR="009048F4" w:rsidRPr="00982845">
        <w:tab/>
        <w:t>IMU Views on 6G Radio Air Interface</w:t>
      </w:r>
      <w:r w:rsidR="009048F4" w:rsidRPr="00982845">
        <w:tab/>
        <w:t>IMU</w:t>
      </w:r>
    </w:p>
    <w:p w14:paraId="7A82454B" w14:textId="6B305C3A" w:rsidR="009048F4" w:rsidRPr="00982845" w:rsidRDefault="004710F9" w:rsidP="009048F4">
      <w:hyperlink r:id="rId1202" w:history="1">
        <w:r>
          <w:rPr>
            <w:rStyle w:val="Hyperlink"/>
          </w:rPr>
          <w:t>R1-2507595</w:t>
        </w:r>
      </w:hyperlink>
      <w:r w:rsidR="009048F4" w:rsidRPr="00982845">
        <w:tab/>
        <w:t>Overview of 6GR air interface</w:t>
      </w:r>
      <w:r w:rsidR="009048F4" w:rsidRPr="00982845">
        <w:tab/>
        <w:t>Sony</w:t>
      </w:r>
    </w:p>
    <w:p w14:paraId="72A9375E" w14:textId="46F7F824" w:rsidR="009048F4" w:rsidRPr="00982845" w:rsidRDefault="004710F9" w:rsidP="009048F4">
      <w:pPr>
        <w:ind w:left="1440" w:hanging="1440"/>
      </w:pPr>
      <w:hyperlink r:id="rId1203" w:history="1">
        <w:r>
          <w:rPr>
            <w:rStyle w:val="Hyperlink"/>
          </w:rPr>
          <w:t>R1-2507602</w:t>
        </w:r>
      </w:hyperlink>
      <w:r w:rsidR="009048F4" w:rsidRPr="00982845">
        <w:tab/>
        <w:t>Positioning, Navigation and Timing (PNT) in 6G NTN-TN harmonization</w:t>
      </w:r>
      <w:r w:rsidR="009048F4" w:rsidRPr="00982845">
        <w:tab/>
        <w:t>Airbus, ESA, Fraunhofer IIS, Thales, Iridium</w:t>
      </w:r>
    </w:p>
    <w:p w14:paraId="60BE0B5B" w14:textId="34C3D444" w:rsidR="009048F4" w:rsidRPr="00982845" w:rsidRDefault="004710F9" w:rsidP="009048F4">
      <w:hyperlink r:id="rId1204" w:history="1">
        <w:r>
          <w:rPr>
            <w:rStyle w:val="Hyperlink"/>
          </w:rPr>
          <w:t>R1-2507606</w:t>
        </w:r>
      </w:hyperlink>
      <w:r w:rsidR="009048F4" w:rsidRPr="00982845">
        <w:tab/>
        <w:t>Overview of 6GR air interface</w:t>
      </w:r>
      <w:r w:rsidR="009048F4" w:rsidRPr="00982845">
        <w:tab/>
        <w:t>MediaTek Inc.</w:t>
      </w:r>
    </w:p>
    <w:p w14:paraId="75C685C9" w14:textId="6FC6B46B" w:rsidR="009048F4" w:rsidRPr="00982845" w:rsidRDefault="004710F9" w:rsidP="009048F4">
      <w:hyperlink r:id="rId1205" w:history="1">
        <w:r>
          <w:rPr>
            <w:rStyle w:val="Hyperlink"/>
          </w:rPr>
          <w:t>R1-2507629</w:t>
        </w:r>
      </w:hyperlink>
      <w:r w:rsidR="009048F4" w:rsidRPr="00982845">
        <w:tab/>
        <w:t>Discussion on Overview of 6GR air interface</w:t>
      </w:r>
      <w:r w:rsidR="009048F4" w:rsidRPr="00982845">
        <w:tab/>
        <w:t>China Unicom</w:t>
      </w:r>
    </w:p>
    <w:p w14:paraId="5C076727" w14:textId="6C852F88" w:rsidR="009048F4" w:rsidRPr="00982845" w:rsidRDefault="004710F9" w:rsidP="009048F4">
      <w:hyperlink r:id="rId1206" w:history="1">
        <w:r>
          <w:rPr>
            <w:rStyle w:val="Hyperlink"/>
          </w:rPr>
          <w:t>R1-2507676</w:t>
        </w:r>
      </w:hyperlink>
      <w:r w:rsidR="009048F4" w:rsidRPr="00982845">
        <w:tab/>
        <w:t>Overview of 6GR air interface</w:t>
      </w:r>
      <w:r w:rsidR="009048F4" w:rsidRPr="00982845">
        <w:tab/>
        <w:t>Apple</w:t>
      </w:r>
    </w:p>
    <w:p w14:paraId="230D3C2E" w14:textId="4079FC5E" w:rsidR="009048F4" w:rsidRPr="00982845" w:rsidRDefault="004710F9" w:rsidP="009048F4">
      <w:hyperlink r:id="rId1207" w:history="1">
        <w:r>
          <w:rPr>
            <w:rStyle w:val="Hyperlink"/>
          </w:rPr>
          <w:t>R1-2507720</w:t>
        </w:r>
      </w:hyperlink>
      <w:r w:rsidR="009048F4" w:rsidRPr="00982845">
        <w:tab/>
        <w:t>Overview of 6GR air interface</w:t>
      </w:r>
      <w:r w:rsidR="009048F4" w:rsidRPr="00982845">
        <w:tab/>
        <w:t>Qualcomm Incorporated</w:t>
      </w:r>
    </w:p>
    <w:p w14:paraId="4DCA7199" w14:textId="6F654877" w:rsidR="009048F4" w:rsidRPr="00982845" w:rsidRDefault="004710F9" w:rsidP="009048F4">
      <w:hyperlink r:id="rId1208" w:history="1">
        <w:r>
          <w:rPr>
            <w:rStyle w:val="Hyperlink"/>
          </w:rPr>
          <w:t>R1-2507730</w:t>
        </w:r>
      </w:hyperlink>
      <w:r w:rsidR="009048F4" w:rsidRPr="00982845">
        <w:tab/>
        <w:t>Views on device types, min channel BW and MRSS</w:t>
      </w:r>
      <w:r w:rsidR="009048F4" w:rsidRPr="00982845">
        <w:tab/>
        <w:t>Intel</w:t>
      </w:r>
    </w:p>
    <w:p w14:paraId="6A74DFF5" w14:textId="78190CB9" w:rsidR="009048F4" w:rsidRPr="00982845" w:rsidRDefault="004710F9" w:rsidP="009048F4">
      <w:hyperlink r:id="rId1209" w:history="1">
        <w:r>
          <w:rPr>
            <w:rStyle w:val="Hyperlink"/>
          </w:rPr>
          <w:t>R1-2507734</w:t>
        </w:r>
      </w:hyperlink>
      <w:r w:rsidR="009048F4" w:rsidRPr="00982845">
        <w:tab/>
        <w:t>Overview of 6GR air interface</w:t>
      </w:r>
      <w:r w:rsidR="009048F4" w:rsidRPr="00982845">
        <w:tab/>
        <w:t>InterDigital, Inc.</w:t>
      </w:r>
    </w:p>
    <w:p w14:paraId="20C0B0FE" w14:textId="4CD5D425" w:rsidR="009048F4" w:rsidRPr="00982845" w:rsidRDefault="004710F9" w:rsidP="009048F4">
      <w:hyperlink r:id="rId1210" w:history="1">
        <w:r>
          <w:rPr>
            <w:rStyle w:val="Hyperlink"/>
          </w:rPr>
          <w:t>R1-2507745</w:t>
        </w:r>
      </w:hyperlink>
      <w:r w:rsidR="009048F4" w:rsidRPr="00982845">
        <w:tab/>
        <w:t>Lessons Learned from the 5G NR Air Interface Design</w:t>
      </w:r>
      <w:r w:rsidR="009048F4" w:rsidRPr="00982845">
        <w:tab/>
        <w:t>AT&amp;T</w:t>
      </w:r>
    </w:p>
    <w:p w14:paraId="1B52C4D6" w14:textId="3CAFF88B" w:rsidR="009048F4" w:rsidRPr="00982845" w:rsidRDefault="004710F9" w:rsidP="009048F4">
      <w:hyperlink r:id="rId1211" w:history="1">
        <w:r>
          <w:rPr>
            <w:rStyle w:val="Hyperlink"/>
          </w:rPr>
          <w:t>R1-2507763</w:t>
        </w:r>
      </w:hyperlink>
      <w:r w:rsidR="009048F4" w:rsidRPr="00982845">
        <w:tab/>
        <w:t>Views on 6GR air interface</w:t>
      </w:r>
      <w:r w:rsidR="009048F4" w:rsidRPr="00982845">
        <w:tab/>
        <w:t>Tiami Networks</w:t>
      </w:r>
    </w:p>
    <w:p w14:paraId="515600EF" w14:textId="38AF4650" w:rsidR="009048F4" w:rsidRPr="00982845" w:rsidRDefault="004710F9" w:rsidP="009048F4">
      <w:hyperlink r:id="rId1212" w:history="1">
        <w:r>
          <w:rPr>
            <w:rStyle w:val="Hyperlink"/>
          </w:rPr>
          <w:t>R1-2507765</w:t>
        </w:r>
      </w:hyperlink>
      <w:r w:rsidR="009048F4" w:rsidRPr="00982845">
        <w:tab/>
        <w:t>Overview of 6GR air interface</w:t>
      </w:r>
      <w:r w:rsidR="009048F4" w:rsidRPr="00982845">
        <w:tab/>
        <w:t>Sharp</w:t>
      </w:r>
    </w:p>
    <w:p w14:paraId="6B6EBDB1" w14:textId="073FA734" w:rsidR="009048F4" w:rsidRPr="00982845" w:rsidRDefault="004710F9" w:rsidP="009048F4">
      <w:hyperlink r:id="rId1213" w:history="1">
        <w:r>
          <w:rPr>
            <w:rStyle w:val="Hyperlink"/>
          </w:rPr>
          <w:t>R1-2507768</w:t>
        </w:r>
      </w:hyperlink>
      <w:r w:rsidR="009048F4" w:rsidRPr="00982845">
        <w:tab/>
        <w:t>Views on 6GR air interface</w:t>
      </w:r>
      <w:r w:rsidR="009048F4" w:rsidRPr="00982845">
        <w:tab/>
        <w:t>Fainity Innovation</w:t>
      </w:r>
    </w:p>
    <w:p w14:paraId="12702C96" w14:textId="70929406" w:rsidR="009048F4" w:rsidRPr="00982845" w:rsidRDefault="004710F9" w:rsidP="009048F4">
      <w:pPr>
        <w:rPr>
          <w:rFonts w:eastAsia="DengXian"/>
          <w:color w:val="AEAAAA"/>
          <w:lang w:eastAsia="zh-CN"/>
        </w:rPr>
      </w:pPr>
      <w:hyperlink r:id="rId1214" w:history="1">
        <w:r>
          <w:rPr>
            <w:rStyle w:val="Hyperlink"/>
          </w:rPr>
          <w:t>R1-2507780</w:t>
        </w:r>
      </w:hyperlink>
      <w:r w:rsidR="009048F4" w:rsidRPr="00982845">
        <w:rPr>
          <w:color w:val="AEAAAA"/>
        </w:rPr>
        <w:tab/>
        <w:t>Discussion on 6GR Air Interface for NTN</w:t>
      </w:r>
      <w:r w:rsidR="009048F4" w:rsidRPr="00982845">
        <w:rPr>
          <w:color w:val="AEAAAA"/>
        </w:rPr>
        <w:tab/>
        <w:t>C-DOT</w:t>
      </w:r>
    </w:p>
    <w:p w14:paraId="746B1E93" w14:textId="2F3B2E37" w:rsidR="009048F4" w:rsidRPr="00982845" w:rsidRDefault="009048F4" w:rsidP="009048F4">
      <w:pPr>
        <w:rPr>
          <w:rFonts w:eastAsia="DengXian"/>
          <w:color w:val="AEAAAA"/>
          <w:lang w:eastAsia="zh-CN"/>
        </w:rPr>
      </w:pPr>
      <w:r w:rsidRPr="00982845">
        <w:rPr>
          <w:rFonts w:eastAsia="DengXian"/>
          <w:color w:val="AEAAAA"/>
          <w:lang w:eastAsia="zh-CN"/>
        </w:rPr>
        <w:tab/>
      </w:r>
      <w:r w:rsidRPr="00982845">
        <w:rPr>
          <w:rFonts w:eastAsia="DengXian"/>
          <w:color w:val="AEAAAA"/>
          <w:lang w:eastAsia="zh-CN"/>
        </w:rPr>
        <w:tab/>
      </w:r>
      <w:r w:rsidRPr="00982845">
        <w:rPr>
          <w:rFonts w:eastAsia="DengXian"/>
          <w:color w:val="AEAAAA"/>
          <w:highlight w:val="yellow"/>
          <w:lang w:eastAsia="zh-CN"/>
        </w:rPr>
        <w:t xml:space="preserve">(Revision of </w:t>
      </w:r>
      <w:hyperlink r:id="rId1215" w:history="1">
        <w:r w:rsidR="004710F9">
          <w:rPr>
            <w:rStyle w:val="Hyperlink"/>
            <w:rFonts w:eastAsia="DengXian"/>
            <w:highlight w:val="yellow"/>
            <w:lang w:eastAsia="zh-CN"/>
          </w:rPr>
          <w:t>R1-2507371</w:t>
        </w:r>
      </w:hyperlink>
      <w:r w:rsidRPr="00982845">
        <w:rPr>
          <w:rFonts w:eastAsia="DengXian"/>
          <w:color w:val="AEAAAA"/>
          <w:highlight w:val="yellow"/>
          <w:lang w:eastAsia="zh-CN"/>
        </w:rPr>
        <w:t>, Withdrawn)</w:t>
      </w:r>
    </w:p>
    <w:p w14:paraId="4C80F46C" w14:textId="41E806DC" w:rsidR="009048F4" w:rsidRPr="00982845" w:rsidRDefault="004710F9" w:rsidP="009048F4">
      <w:hyperlink r:id="rId1216" w:history="1">
        <w:r>
          <w:rPr>
            <w:rStyle w:val="Hyperlink"/>
          </w:rPr>
          <w:t>R1-2507814</w:t>
        </w:r>
      </w:hyperlink>
      <w:r w:rsidR="009048F4" w:rsidRPr="00982845">
        <w:tab/>
        <w:t>Discussion on overview of 6GR air interface</w:t>
      </w:r>
      <w:r w:rsidR="009048F4" w:rsidRPr="00982845">
        <w:tab/>
        <w:t>NTT DOCOMO, INC.</w:t>
      </w:r>
    </w:p>
    <w:p w14:paraId="0A2DB95E" w14:textId="2E79FC5C" w:rsidR="009048F4" w:rsidRPr="00982845" w:rsidRDefault="004710F9" w:rsidP="009048F4">
      <w:hyperlink r:id="rId1217" w:history="1">
        <w:r>
          <w:rPr>
            <w:rStyle w:val="Hyperlink"/>
          </w:rPr>
          <w:t>R1-2507823</w:t>
        </w:r>
      </w:hyperlink>
      <w:r w:rsidR="009048F4" w:rsidRPr="00982845">
        <w:tab/>
        <w:t>Views on 6GR sync signal structure</w:t>
      </w:r>
      <w:r w:rsidR="009048F4" w:rsidRPr="00982845">
        <w:tab/>
        <w:t>NICT</w:t>
      </w:r>
    </w:p>
    <w:p w14:paraId="172CEE5E" w14:textId="7B865AE1" w:rsidR="009048F4" w:rsidRPr="00982845" w:rsidRDefault="004710F9" w:rsidP="009048F4">
      <w:hyperlink r:id="rId1218" w:history="1">
        <w:r>
          <w:rPr>
            <w:rStyle w:val="Hyperlink"/>
          </w:rPr>
          <w:t>R1-2507843</w:t>
        </w:r>
      </w:hyperlink>
      <w:r w:rsidR="009048F4" w:rsidRPr="00982845">
        <w:tab/>
        <w:t>Overview of 6G Radio air interface</w:t>
      </w:r>
      <w:r w:rsidR="009048F4" w:rsidRPr="00982845">
        <w:tab/>
        <w:t>ITL</w:t>
      </w:r>
    </w:p>
    <w:p w14:paraId="31C14DDD" w14:textId="7CBDD101" w:rsidR="009048F4" w:rsidRPr="00982845" w:rsidRDefault="004710F9" w:rsidP="009048F4">
      <w:hyperlink r:id="rId1219" w:history="1">
        <w:r>
          <w:rPr>
            <w:rStyle w:val="Hyperlink"/>
          </w:rPr>
          <w:t>R1-2507846</w:t>
        </w:r>
      </w:hyperlink>
      <w:r w:rsidR="009048F4" w:rsidRPr="00982845">
        <w:tab/>
        <w:t>Overview of 6G Radio air interface</w:t>
      </w:r>
      <w:r w:rsidR="009048F4" w:rsidRPr="00982845">
        <w:tab/>
        <w:t>WILUS Inc.</w:t>
      </w:r>
    </w:p>
    <w:p w14:paraId="5FD4D639" w14:textId="181B3617" w:rsidR="009048F4" w:rsidRPr="00982845" w:rsidRDefault="004710F9" w:rsidP="009048F4">
      <w:hyperlink r:id="rId1220" w:history="1">
        <w:r>
          <w:rPr>
            <w:rStyle w:val="Hyperlink"/>
          </w:rPr>
          <w:t>R1-2507851</w:t>
        </w:r>
      </w:hyperlink>
      <w:r w:rsidR="009048F4" w:rsidRPr="00982845">
        <w:tab/>
        <w:t>Views on 6GR air interface</w:t>
      </w:r>
      <w:r w:rsidR="009048F4" w:rsidRPr="00982845">
        <w:tab/>
        <w:t>CSCN</w:t>
      </w:r>
    </w:p>
    <w:p w14:paraId="032B38BB" w14:textId="6BD41530" w:rsidR="009048F4" w:rsidRPr="00982845" w:rsidRDefault="004710F9" w:rsidP="009048F4">
      <w:hyperlink r:id="rId1221" w:history="1">
        <w:r>
          <w:rPr>
            <w:rStyle w:val="Hyperlink"/>
          </w:rPr>
          <w:t>R1-2507862</w:t>
        </w:r>
      </w:hyperlink>
      <w:r w:rsidR="009048F4" w:rsidRPr="00982845">
        <w:tab/>
        <w:t>Overview of 6GR air interface</w:t>
      </w:r>
      <w:r w:rsidR="009048F4" w:rsidRPr="00982845">
        <w:tab/>
        <w:t>KDDI Corporation</w:t>
      </w:r>
    </w:p>
    <w:p w14:paraId="2C2C0041" w14:textId="7D55C604" w:rsidR="009048F4" w:rsidRPr="00982845" w:rsidRDefault="004710F9" w:rsidP="009048F4">
      <w:hyperlink r:id="rId1222" w:history="1">
        <w:r>
          <w:rPr>
            <w:rStyle w:val="Hyperlink"/>
          </w:rPr>
          <w:t>R1-2507879</w:t>
        </w:r>
      </w:hyperlink>
      <w:r w:rsidR="009048F4" w:rsidRPr="00982845">
        <w:tab/>
        <w:t xml:space="preserve">General aspects of 6G IoT and NTN </w:t>
      </w:r>
      <w:r w:rsidR="009048F4" w:rsidRPr="00982845">
        <w:tab/>
        <w:t>Nordic Semiconductor ASA</w:t>
      </w:r>
    </w:p>
    <w:p w14:paraId="2F127870" w14:textId="35B165C6" w:rsidR="009048F4" w:rsidRPr="00982845" w:rsidRDefault="004710F9" w:rsidP="009048F4">
      <w:pPr>
        <w:ind w:left="1440" w:hanging="1440"/>
      </w:pPr>
      <w:hyperlink r:id="rId1223" w:history="1">
        <w:r>
          <w:rPr>
            <w:rStyle w:val="Hyperlink"/>
          </w:rPr>
          <w:t>R1-2507884</w:t>
        </w:r>
      </w:hyperlink>
      <w:r w:rsidR="009048F4" w:rsidRPr="00982845">
        <w:tab/>
        <w:t xml:space="preserve">Operator considerations on performance gains and migration complexity trade-offs in 6G Radio design </w:t>
      </w:r>
      <w:r w:rsidR="009048F4" w:rsidRPr="00982845">
        <w:tab/>
        <w:t>BT plc, AT&amp;T, Bouygues Telecom, Deutsche Telekom, Orange, Vodafone</w:t>
      </w:r>
    </w:p>
    <w:p w14:paraId="72A31B5B" w14:textId="78D5DA4C" w:rsidR="009048F4" w:rsidRPr="00982845" w:rsidRDefault="004710F9" w:rsidP="009048F4">
      <w:hyperlink r:id="rId1224" w:history="1">
        <w:r>
          <w:rPr>
            <w:rStyle w:val="Hyperlink"/>
          </w:rPr>
          <w:t>R1-2507938</w:t>
        </w:r>
      </w:hyperlink>
      <w:r w:rsidR="009048F4" w:rsidRPr="00982845">
        <w:tab/>
        <w:t>On 6GR Frame Structure and Waveform</w:t>
      </w:r>
      <w:r w:rsidR="009048F4" w:rsidRPr="00982845">
        <w:tab/>
        <w:t>Boost Mobile Network</w:t>
      </w:r>
    </w:p>
    <w:p w14:paraId="765D5483" w14:textId="7E190EF7" w:rsidR="009048F4" w:rsidRDefault="004710F9" w:rsidP="009048F4">
      <w:hyperlink r:id="rId1225" w:history="1">
        <w:r>
          <w:rPr>
            <w:rStyle w:val="Hyperlink"/>
          </w:rPr>
          <w:t>R1-2507941</w:t>
        </w:r>
      </w:hyperlink>
      <w:r w:rsidR="009048F4" w:rsidRPr="00982845">
        <w:tab/>
        <w:t xml:space="preserve">IIT Kanpur’s views on 6GR air interface </w:t>
      </w:r>
      <w:r w:rsidR="009048F4" w:rsidRPr="00982845">
        <w:tab/>
        <w:t>IIT Kanpur</w:t>
      </w:r>
    </w:p>
    <w:p w14:paraId="184E0188" w14:textId="241E9B04" w:rsidR="00DE044A" w:rsidRPr="00982845" w:rsidRDefault="004710F9" w:rsidP="009048F4">
      <w:hyperlink r:id="rId1226" w:history="1">
        <w:r>
          <w:rPr>
            <w:rStyle w:val="Hyperlink"/>
          </w:rPr>
          <w:t>R1-2507985</w:t>
        </w:r>
      </w:hyperlink>
      <w:r w:rsidR="00DE044A">
        <w:tab/>
      </w:r>
      <w:r w:rsidR="00DE044A" w:rsidRPr="00DE044A">
        <w:t>FL summary#1 on overview of 6GR air interface</w:t>
      </w:r>
      <w:r w:rsidR="00DE044A">
        <w:tab/>
      </w:r>
      <w:r w:rsidR="00DE044A" w:rsidRPr="00DE044A">
        <w:t>Moderator (NTT DOCOMO)</w:t>
      </w:r>
    </w:p>
    <w:bookmarkStart w:id="1206" w:name="_Hlk211357842"/>
    <w:p w14:paraId="75801980" w14:textId="5D4A4F79" w:rsidR="009048F4" w:rsidRDefault="004710F9" w:rsidP="009048F4">
      <w:pPr>
        <w:rPr>
          <w:rFonts w:eastAsia="DengXian"/>
          <w:lang w:eastAsia="zh-CN"/>
        </w:rPr>
      </w:pPr>
      <w:r>
        <w:rPr>
          <w:rFonts w:eastAsia="DengXian"/>
          <w:color w:val="0000FF"/>
          <w:lang w:eastAsia="zh-CN"/>
        </w:rPr>
        <w:fldChar w:fldCharType="begin"/>
      </w:r>
      <w:r w:rsidRPr="004710F9">
        <w:rPr>
          <w:rFonts w:eastAsia="DengXian"/>
          <w:color w:val="0000FF"/>
          <w:lang w:eastAsia="zh-CN"/>
        </w:rPr>
        <w:instrText>HYPERLINK "https://www.3gpp.org/ftp/tsg_ran/WG1_RL1/TSGR1_122b/Docs/R1-2508079"</w:instrText>
      </w:r>
      <w:r>
        <w:rPr>
          <w:rFonts w:eastAsia="DengXian"/>
          <w:color w:val="0000FF"/>
          <w:lang w:eastAsia="zh-CN"/>
        </w:rPr>
      </w:r>
      <w:r>
        <w:rPr>
          <w:rFonts w:eastAsia="DengXian"/>
          <w:color w:val="0000FF"/>
          <w:lang w:eastAsia="zh-CN"/>
        </w:rPr>
        <w:fldChar w:fldCharType="separate"/>
      </w:r>
      <w:r>
        <w:rPr>
          <w:rStyle w:val="Hyperlink"/>
          <w:rFonts w:eastAsia="DengXian"/>
          <w:lang w:eastAsia="zh-CN"/>
        </w:rPr>
        <w:t>R1-2508079</w:t>
      </w:r>
      <w:r>
        <w:rPr>
          <w:rFonts w:eastAsia="DengXian"/>
          <w:lang w:eastAsia="zh-CN"/>
        </w:rPr>
        <w:fldChar w:fldCharType="end"/>
      </w:r>
      <w:r w:rsidR="000613DC">
        <w:rPr>
          <w:rFonts w:eastAsia="DengXian"/>
          <w:lang w:eastAsia="zh-CN"/>
        </w:rPr>
        <w:tab/>
      </w:r>
      <w:r w:rsidR="000613DC" w:rsidRPr="000613DC">
        <w:rPr>
          <w:rFonts w:eastAsia="DengXian"/>
          <w:lang w:eastAsia="zh-CN"/>
        </w:rPr>
        <w:t>FL summary#2 on overview of 6GR air interface</w:t>
      </w:r>
      <w:r w:rsidR="000613DC">
        <w:rPr>
          <w:rFonts w:eastAsia="DengXian"/>
          <w:lang w:eastAsia="zh-CN"/>
        </w:rPr>
        <w:tab/>
      </w:r>
      <w:r w:rsidR="000613DC" w:rsidRPr="000613DC">
        <w:rPr>
          <w:rFonts w:eastAsia="DengXian"/>
          <w:lang w:eastAsia="zh-CN"/>
        </w:rPr>
        <w:t>Moderator (NTT DOCOMO)</w:t>
      </w:r>
      <w:bookmarkEnd w:id="1206"/>
    </w:p>
    <w:p w14:paraId="2A572A55" w14:textId="32E477CF" w:rsidR="000613DC" w:rsidRDefault="004710F9" w:rsidP="009048F4">
      <w:pPr>
        <w:rPr>
          <w:rFonts w:eastAsia="DengXian"/>
          <w:lang w:eastAsia="zh-CN"/>
        </w:rPr>
      </w:pPr>
      <w:hyperlink r:id="rId1227" w:history="1">
        <w:r>
          <w:rPr>
            <w:rStyle w:val="Hyperlink"/>
            <w:rFonts w:eastAsia="DengXian"/>
            <w:lang w:eastAsia="zh-CN"/>
          </w:rPr>
          <w:t>R1-2508102</w:t>
        </w:r>
      </w:hyperlink>
      <w:r w:rsidR="00BC61EA">
        <w:rPr>
          <w:rFonts w:eastAsia="DengXian"/>
          <w:lang w:eastAsia="zh-CN"/>
        </w:rPr>
        <w:tab/>
      </w:r>
      <w:r w:rsidR="00BC61EA" w:rsidRPr="000613DC">
        <w:rPr>
          <w:rFonts w:eastAsia="DengXian"/>
          <w:lang w:eastAsia="zh-CN"/>
        </w:rPr>
        <w:t>FL summary#2 on overview of 6GR air interface</w:t>
      </w:r>
      <w:r w:rsidR="00BC61EA">
        <w:rPr>
          <w:rFonts w:eastAsia="DengXian"/>
          <w:lang w:eastAsia="zh-CN"/>
        </w:rPr>
        <w:tab/>
      </w:r>
      <w:r w:rsidR="00BC61EA" w:rsidRPr="000613DC">
        <w:rPr>
          <w:rFonts w:eastAsia="DengXian"/>
          <w:lang w:eastAsia="zh-CN"/>
        </w:rPr>
        <w:t>Moderator (NTT DOCOMO)</w:t>
      </w:r>
    </w:p>
    <w:p w14:paraId="3257F1DE" w14:textId="113301D5" w:rsidR="00BC61EA" w:rsidRDefault="004710F9" w:rsidP="009048F4">
      <w:pPr>
        <w:rPr>
          <w:rFonts w:eastAsia="DengXian"/>
          <w:lang w:eastAsia="zh-CN"/>
        </w:rPr>
      </w:pPr>
      <w:hyperlink r:id="rId1228" w:history="1">
        <w:r>
          <w:rPr>
            <w:rStyle w:val="Hyperlink"/>
            <w:rFonts w:eastAsia="DengXian"/>
            <w:lang w:eastAsia="zh-CN"/>
          </w:rPr>
          <w:t>R1-2508141</w:t>
        </w:r>
      </w:hyperlink>
      <w:r w:rsidR="00F103B5">
        <w:rPr>
          <w:rFonts w:eastAsia="DengXian"/>
          <w:lang w:eastAsia="zh-CN"/>
        </w:rPr>
        <w:tab/>
      </w:r>
      <w:r w:rsidR="00F103B5" w:rsidRPr="00F103B5">
        <w:rPr>
          <w:rFonts w:eastAsia="DengXian"/>
          <w:lang w:eastAsia="zh-CN"/>
        </w:rPr>
        <w:t>FL summary#4 on overview of 6GR air interface</w:t>
      </w:r>
      <w:r w:rsidR="00F103B5">
        <w:rPr>
          <w:rFonts w:eastAsia="DengXian"/>
          <w:lang w:eastAsia="zh-CN"/>
        </w:rPr>
        <w:tab/>
      </w:r>
      <w:r w:rsidR="00F103B5" w:rsidRPr="00F103B5">
        <w:rPr>
          <w:rFonts w:eastAsia="DengXian"/>
          <w:lang w:eastAsia="zh-CN"/>
        </w:rPr>
        <w:t>Moderator (NTT DOCOMO)</w:t>
      </w:r>
    </w:p>
    <w:p w14:paraId="4D82CBE8" w14:textId="77777777" w:rsidR="00F103B5" w:rsidRPr="000613DC" w:rsidRDefault="00F103B5" w:rsidP="009048F4">
      <w:pPr>
        <w:rPr>
          <w:rFonts w:eastAsia="DengXian"/>
          <w:lang w:eastAsia="zh-CN"/>
        </w:rPr>
      </w:pPr>
    </w:p>
    <w:bookmarkStart w:id="1207" w:name="_Hlk200102279"/>
    <w:p w14:paraId="4E5F43B4"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r w:rsidRPr="00982845">
        <w:rPr>
          <w:rFonts w:eastAsia="DengXian"/>
          <w:lang w:eastAsia="zh-CN"/>
        </w:rPr>
        <w:fldChar w:fldCharType="begin"/>
      </w:r>
      <w:r w:rsidRPr="00982845">
        <w:rPr>
          <w:rFonts w:eastAsia="DengXian"/>
          <w:lang w:eastAsia="zh-CN"/>
        </w:rPr>
        <w:instrText>HYPERLINK \l "_Toc450829434"</w:instrText>
      </w:r>
      <w:r w:rsidRPr="00982845">
        <w:rPr>
          <w:rFonts w:eastAsia="DengXian"/>
          <w:lang w:eastAsia="zh-CN"/>
        </w:rPr>
      </w:r>
      <w:r w:rsidRPr="00982845">
        <w:rPr>
          <w:rFonts w:eastAsia="DengXian"/>
          <w:lang w:eastAsia="zh-CN"/>
        </w:rPr>
        <w:fldChar w:fldCharType="separate"/>
      </w:r>
      <w:bookmarkStart w:id="1208" w:name="_Toc210658588"/>
      <w:bookmarkStart w:id="1209" w:name="_Toc210658686"/>
      <w:bookmarkStart w:id="1210" w:name="_Toc210659404"/>
      <w:bookmarkStart w:id="1211" w:name="_Toc211860381"/>
      <w:bookmarkStart w:id="1212" w:name="_Toc211860671"/>
      <w:bookmarkStart w:id="1213" w:name="_Toc211860890"/>
      <w:bookmarkStart w:id="1214" w:name="_Toc211861111"/>
      <w:bookmarkStart w:id="1215" w:name="_Toc211861517"/>
      <w:bookmarkStart w:id="1216" w:name="_Toc211861687"/>
      <w:bookmarkStart w:id="1217" w:name="_Toc211861903"/>
      <w:bookmarkStart w:id="1218" w:name="_Toc211861995"/>
      <w:bookmarkStart w:id="1219" w:name="_Toc211862394"/>
      <w:bookmarkStart w:id="1220" w:name="_Toc211862548"/>
      <w:r w:rsidRPr="00982845">
        <w:rPr>
          <w:rFonts w:eastAsia="DengXian"/>
          <w:lang w:eastAsia="zh-CN"/>
        </w:rPr>
        <w:t>Evaluation assumptions for 6G</w:t>
      </w:r>
      <w:r w:rsidRPr="00982845">
        <w:rPr>
          <w:rFonts w:eastAsia="DengXian"/>
          <w:lang w:eastAsia="zh-CN"/>
        </w:rPr>
        <w:fldChar w:fldCharType="end"/>
      </w:r>
      <w:r w:rsidRPr="00982845">
        <w:rPr>
          <w:rFonts w:eastAsia="DengXian"/>
          <w:lang w:eastAsia="zh-CN"/>
        </w:rPr>
        <w:t>R air interface</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14:paraId="37B52223" w14:textId="77777777" w:rsidR="009048F4" w:rsidRPr="00982845" w:rsidRDefault="009048F4" w:rsidP="009048F4">
      <w:pPr>
        <w:rPr>
          <w:rFonts w:eastAsia="DengXian"/>
          <w:i/>
          <w:iCs/>
          <w:lang w:eastAsia="zh-CN"/>
        </w:rPr>
      </w:pPr>
      <w:r w:rsidRPr="00982845">
        <w:rPr>
          <w:i/>
          <w:iCs/>
        </w:rPr>
        <w:t>Discussions on models, scenarios, parameters, and methodology</w:t>
      </w:r>
      <w:r w:rsidRPr="00982845">
        <w:rPr>
          <w:rFonts w:eastAsia="DengXian"/>
          <w:i/>
          <w:iCs/>
          <w:lang w:eastAsia="zh-CN"/>
        </w:rPr>
        <w:t>, metr</w:t>
      </w:r>
      <w:r w:rsidRPr="00982845">
        <w:rPr>
          <w:i/>
          <w:iCs/>
        </w:rPr>
        <w:t>ics/criteria, as well as traffic model that can be commonly used for evaluating technology proposals.</w:t>
      </w:r>
    </w:p>
    <w:p w14:paraId="18345768" w14:textId="77777777" w:rsidR="0053599D" w:rsidRPr="00CD03E8" w:rsidRDefault="0053599D" w:rsidP="0053599D">
      <w:pPr>
        <w:rPr>
          <w:lang w:val="en-US" w:eastAsia="x-none"/>
        </w:rPr>
      </w:pPr>
      <w:r w:rsidRPr="00CD03E8">
        <w:rPr>
          <w:lang w:val="en-US" w:eastAsia="x-none"/>
        </w:rPr>
        <w:t>[12</w:t>
      </w:r>
      <w:r w:rsidRPr="00CD03E8">
        <w:rPr>
          <w:rFonts w:eastAsia="DengXian" w:hint="eastAsia"/>
          <w:lang w:val="en-US" w:eastAsia="zh-CN"/>
        </w:rPr>
        <w:t>2bis</w:t>
      </w:r>
      <w:r w:rsidRPr="00CD03E8">
        <w:rPr>
          <w:lang w:val="en-US" w:eastAsia="x-none"/>
        </w:rPr>
        <w:t>-R</w:t>
      </w:r>
      <w:r w:rsidRPr="00CD03E8">
        <w:rPr>
          <w:rFonts w:eastAsia="DengXian" w:hint="eastAsia"/>
          <w:lang w:val="en-US" w:eastAsia="zh-CN"/>
        </w:rPr>
        <w:t>20</w:t>
      </w:r>
      <w:r w:rsidRPr="00CD03E8">
        <w:rPr>
          <w:lang w:val="en-US" w:eastAsia="x-none"/>
        </w:rPr>
        <w:t>-</w:t>
      </w:r>
      <w:r w:rsidRPr="00CD03E8">
        <w:rPr>
          <w:rFonts w:eastAsia="DengXian" w:hint="eastAsia"/>
          <w:lang w:val="en-US" w:eastAsia="zh-CN"/>
        </w:rPr>
        <w:t>6GR-Evaluation</w:t>
      </w:r>
      <w:r w:rsidRPr="00CD03E8">
        <w:rPr>
          <w:lang w:val="en-US" w:eastAsia="x-none"/>
        </w:rPr>
        <w:t>] Email discussion on Rel-</w:t>
      </w:r>
      <w:r w:rsidRPr="00CD03E8">
        <w:rPr>
          <w:rFonts w:eastAsia="DengXian" w:hint="eastAsia"/>
          <w:lang w:val="en-US" w:eastAsia="zh-CN"/>
        </w:rPr>
        <w:t xml:space="preserve">20 6GR-Evaluation </w:t>
      </w:r>
      <w:r w:rsidRPr="00CD03E8">
        <w:rPr>
          <w:lang w:val="en-US" w:eastAsia="x-none"/>
        </w:rPr>
        <w:t xml:space="preserve">– </w:t>
      </w:r>
      <w:r w:rsidRPr="00CD03E8">
        <w:rPr>
          <w:rFonts w:eastAsia="DengXian" w:hint="eastAsia"/>
          <w:lang w:val="en-US" w:eastAsia="zh-CN"/>
        </w:rPr>
        <w:t>Jinhuan (Huawei)</w:t>
      </w:r>
    </w:p>
    <w:p w14:paraId="2B09F079" w14:textId="77777777" w:rsidR="0053599D" w:rsidRPr="00D257AB" w:rsidRDefault="0053599D" w:rsidP="0053599D">
      <w:pPr>
        <w:rPr>
          <w:lang w:val="en-US"/>
        </w:rPr>
      </w:pPr>
      <w:r w:rsidRPr="00CD03E8">
        <w:t>To be used for sharing updates on online/offline schedule, details on what is to be discussed in online/offline sessions, tdoc number of the moderator summary for online session, etc</w:t>
      </w:r>
    </w:p>
    <w:p w14:paraId="6B9D1475" w14:textId="77777777" w:rsidR="0053599D" w:rsidRDefault="0053599D" w:rsidP="009048F4">
      <w:pPr>
        <w:rPr>
          <w:rFonts w:eastAsia="DengXian"/>
          <w:lang w:eastAsia="zh-CN"/>
        </w:rPr>
      </w:pPr>
    </w:p>
    <w:p w14:paraId="2260DE3F" w14:textId="77777777" w:rsidR="00CD03E8" w:rsidRPr="00EB2DAB" w:rsidRDefault="00CD03E8" w:rsidP="00CD03E8">
      <w:pPr>
        <w:rPr>
          <w:rFonts w:eastAsia="DengXian"/>
          <w:highlight w:val="green"/>
          <w:lang w:val="en-US" w:eastAsia="zh-CN"/>
        </w:rPr>
      </w:pPr>
      <w:r w:rsidRPr="00EB2DAB">
        <w:rPr>
          <w:rFonts w:eastAsia="DengXian" w:hint="eastAsia"/>
          <w:highlight w:val="green"/>
          <w:lang w:val="en-US" w:eastAsia="zh-CN"/>
        </w:rPr>
        <w:t>Agreement</w:t>
      </w:r>
    </w:p>
    <w:p w14:paraId="793ADA3E" w14:textId="77777777" w:rsidR="00CD03E8" w:rsidRPr="00EB2DAB" w:rsidRDefault="00CD03E8" w:rsidP="00CD03E8">
      <w:pPr>
        <w:rPr>
          <w:rFonts w:eastAsia="DengXian"/>
          <w:lang w:val="en-US" w:eastAsia="zh-CN"/>
        </w:rPr>
      </w:pPr>
      <w:r>
        <w:rPr>
          <w:rFonts w:eastAsia="DengXian" w:hint="eastAsia"/>
          <w:lang w:val="en-US" w:eastAsia="zh-CN"/>
        </w:rPr>
        <w:t>For around 700MHz, f</w:t>
      </w:r>
      <w:r w:rsidRPr="00EB2DAB">
        <w:rPr>
          <w:rFonts w:eastAsia="DengXian"/>
          <w:lang w:val="en-US" w:eastAsia="zh-CN"/>
        </w:rPr>
        <w:t>or</w:t>
      </w:r>
      <w:r w:rsidRPr="00EB2DAB">
        <w:rPr>
          <w:rFonts w:eastAsia="DengXian" w:hint="eastAsia"/>
          <w:lang w:val="en-US" w:eastAsia="zh-CN"/>
        </w:rPr>
        <w:t xml:space="preserve"> </w:t>
      </w:r>
      <w:r w:rsidRPr="00EB2DAB">
        <w:rPr>
          <w:rFonts w:eastAsia="DengXian"/>
          <w:lang w:val="en-US" w:eastAsia="zh-CN"/>
        </w:rPr>
        <w:t>TXRU mapping</w:t>
      </w:r>
      <w:r>
        <w:rPr>
          <w:rFonts w:eastAsia="DengXian" w:hint="eastAsia"/>
          <w:lang w:val="en-US" w:eastAsia="zh-CN"/>
        </w:rPr>
        <w:t xml:space="preserve"> at base station</w:t>
      </w:r>
      <w:r w:rsidRPr="00EB2DAB">
        <w:rPr>
          <w:rFonts w:eastAsia="DengXian" w:hint="eastAsia"/>
          <w:lang w:val="en-US" w:eastAsia="zh-CN"/>
        </w:rPr>
        <w:t>, it is adopted as mandatory option for simulation campaign that a</w:t>
      </w:r>
      <w:r w:rsidRPr="00EB2DAB">
        <w:rPr>
          <w:rFonts w:eastAsia="DengXian"/>
          <w:lang w:val="en-US" w:eastAsia="zh-CN"/>
        </w:rPr>
        <w:t xml:space="preserve"> single TXRU is mapped per panel per subarray per polarization</w:t>
      </w:r>
      <w:r>
        <w:rPr>
          <w:rFonts w:eastAsia="DengXian" w:hint="eastAsia"/>
          <w:lang w:val="en-US" w:eastAsia="zh-CN"/>
        </w:rPr>
        <w:t>.</w:t>
      </w:r>
    </w:p>
    <w:p w14:paraId="61D3880A" w14:textId="77777777" w:rsidR="00CD03E8" w:rsidRDefault="00CD03E8" w:rsidP="00CD03E8">
      <w:pPr>
        <w:rPr>
          <w:rFonts w:eastAsia="DengXian"/>
          <w:lang w:val="en-US" w:eastAsia="zh-CN"/>
        </w:rPr>
      </w:pPr>
      <w:r w:rsidRPr="00EB2DAB">
        <w:rPr>
          <w:rFonts w:eastAsia="DengXian" w:hint="eastAsia"/>
          <w:lang w:val="en-US" w:eastAsia="zh-CN"/>
        </w:rPr>
        <w:lastRenderedPageBreak/>
        <w:t xml:space="preserve">Note: Companies can provide results </w:t>
      </w:r>
      <w:r w:rsidRPr="00EB2DAB">
        <w:rPr>
          <w:rFonts w:eastAsia="DengXian"/>
          <w:lang w:val="en-US" w:eastAsia="zh-CN"/>
        </w:rPr>
        <w:t>optionally,</w:t>
      </w:r>
      <w:r w:rsidRPr="00EB2DAB">
        <w:rPr>
          <w:rFonts w:eastAsia="DengXian" w:hint="eastAsia"/>
          <w:lang w:val="en-US" w:eastAsia="zh-CN"/>
        </w:rPr>
        <w:t xml:space="preserve"> assuming f</w:t>
      </w:r>
      <w:r w:rsidRPr="00EB2DAB">
        <w:rPr>
          <w:rFonts w:eastAsia="DengXian"/>
          <w:lang w:val="en-US" w:eastAsia="zh-CN"/>
        </w:rPr>
        <w:t>ully connected TXRU mapping within a panel per polarization.</w:t>
      </w:r>
    </w:p>
    <w:p w14:paraId="044B0226" w14:textId="77777777" w:rsidR="00CD03E8" w:rsidRDefault="00CD03E8" w:rsidP="00CD03E8">
      <w:pPr>
        <w:rPr>
          <w:rFonts w:eastAsia="DengXian"/>
          <w:lang w:val="en-US" w:eastAsia="zh-CN"/>
        </w:rPr>
      </w:pPr>
    </w:p>
    <w:p w14:paraId="4C9E1DA2" w14:textId="77777777" w:rsidR="00CD03E8" w:rsidRPr="002A6746" w:rsidRDefault="00CD03E8" w:rsidP="00CD03E8">
      <w:pPr>
        <w:rPr>
          <w:rFonts w:eastAsia="DengXian"/>
          <w:highlight w:val="green"/>
          <w:lang w:val="en-US" w:eastAsia="zh-CN"/>
        </w:rPr>
      </w:pPr>
      <w:r w:rsidRPr="002A6746">
        <w:rPr>
          <w:rFonts w:eastAsia="DengXian" w:hint="eastAsia"/>
          <w:highlight w:val="green"/>
          <w:lang w:val="en-US" w:eastAsia="zh-CN"/>
        </w:rPr>
        <w:t>Agreement</w:t>
      </w:r>
    </w:p>
    <w:p w14:paraId="68E3A1AC" w14:textId="77777777" w:rsidR="00CD03E8" w:rsidRPr="00C414B9" w:rsidRDefault="00CD03E8" w:rsidP="00CD03E8">
      <w:pPr>
        <w:pStyle w:val="ListParagraph"/>
        <w:numPr>
          <w:ilvl w:val="0"/>
          <w:numId w:val="103"/>
        </w:numPr>
        <w:overflowPunct/>
        <w:autoSpaceDE/>
        <w:autoSpaceDN/>
        <w:adjustRightInd/>
        <w:spacing w:after="0"/>
        <w:contextualSpacing w:val="0"/>
        <w:textAlignment w:val="auto"/>
        <w:rPr>
          <w:rFonts w:eastAsia="DengXian"/>
          <w:lang w:val="en-US" w:eastAsia="zh-CN"/>
        </w:rPr>
      </w:pPr>
      <w:r w:rsidRPr="00C414B9">
        <w:rPr>
          <w:rFonts w:eastAsia="DengXian" w:hint="eastAsia"/>
          <w:lang w:val="en-US" w:eastAsia="zh-CN"/>
        </w:rPr>
        <w:t>For around 700MHz, 32 for total number of a</w:t>
      </w:r>
      <w:r w:rsidRPr="00C414B9">
        <w:rPr>
          <w:rFonts w:eastAsia="DengXian"/>
          <w:lang w:val="en-US" w:eastAsia="zh-CN"/>
        </w:rPr>
        <w:t>ntenna element</w:t>
      </w:r>
      <w:r w:rsidRPr="00C414B9">
        <w:rPr>
          <w:rFonts w:eastAsia="DengXian" w:hint="eastAsia"/>
          <w:lang w:val="en-US" w:eastAsia="zh-CN"/>
        </w:rPr>
        <w:t xml:space="preserve"> at base station, 4 for total number of TXRU at base station, </w:t>
      </w:r>
      <w:r w:rsidRPr="00C414B9">
        <w:rPr>
          <w:rFonts w:eastAsia="DengXian"/>
          <w:lang w:val="en-US" w:eastAsia="zh-CN"/>
        </w:rPr>
        <w:t xml:space="preserve">(8, </w:t>
      </w:r>
      <w:r w:rsidRPr="00C414B9">
        <w:rPr>
          <w:rFonts w:eastAsia="DengXian" w:hint="eastAsia"/>
          <w:lang w:val="en-US" w:eastAsia="zh-CN"/>
        </w:rPr>
        <w:t>2</w:t>
      </w:r>
      <w:r w:rsidRPr="00C414B9">
        <w:rPr>
          <w:rFonts w:eastAsia="DengXian"/>
          <w:lang w:val="en-US" w:eastAsia="zh-CN"/>
        </w:rPr>
        <w:t xml:space="preserve">, </w:t>
      </w:r>
      <w:r w:rsidRPr="00C414B9">
        <w:rPr>
          <w:rFonts w:eastAsia="DengXian" w:hint="eastAsia"/>
          <w:lang w:val="en-US" w:eastAsia="zh-CN"/>
        </w:rPr>
        <w:t>2</w:t>
      </w:r>
      <w:r w:rsidRPr="00C414B9">
        <w:rPr>
          <w:rFonts w:eastAsia="DengXian"/>
          <w:lang w:val="en-US" w:eastAsia="zh-CN"/>
        </w:rPr>
        <w:t xml:space="preserve">, 1, 1; </w:t>
      </w:r>
      <w:r w:rsidRPr="00C414B9">
        <w:rPr>
          <w:rFonts w:eastAsia="DengXian" w:hint="eastAsia"/>
          <w:lang w:val="en-US" w:eastAsia="zh-CN"/>
        </w:rPr>
        <w:t>1</w:t>
      </w:r>
      <w:r w:rsidRPr="00C414B9">
        <w:rPr>
          <w:rFonts w:eastAsia="DengXian"/>
          <w:lang w:val="en-US" w:eastAsia="zh-CN"/>
        </w:rPr>
        <w:t xml:space="preserve">, </w:t>
      </w:r>
      <w:r w:rsidRPr="00C414B9">
        <w:rPr>
          <w:rFonts w:eastAsia="DengXian" w:hint="eastAsia"/>
          <w:lang w:val="en-US" w:eastAsia="zh-CN"/>
        </w:rPr>
        <w:t>2</w:t>
      </w:r>
      <w:r w:rsidRPr="00C414B9">
        <w:rPr>
          <w:rFonts w:eastAsia="DengXian"/>
          <w:lang w:val="en-US" w:eastAsia="zh-CN"/>
        </w:rPr>
        <w:t>)</w:t>
      </w:r>
      <w:r w:rsidRPr="00C414B9">
        <w:rPr>
          <w:rFonts w:eastAsia="DengXian" w:hint="eastAsia"/>
          <w:lang w:val="en-US" w:eastAsia="zh-CN"/>
        </w:rPr>
        <w:t xml:space="preserve"> for </w:t>
      </w:r>
      <w:r w:rsidRPr="00C414B9">
        <w:rPr>
          <w:rFonts w:eastAsia="DengXian"/>
          <w:lang w:val="en-US" w:eastAsia="zh-CN"/>
        </w:rPr>
        <w:t>(M,N,P,Mg,Ng; Mp, Np)</w:t>
      </w:r>
      <w:r w:rsidRPr="00C414B9">
        <w:rPr>
          <w:rFonts w:eastAsia="DengXian" w:hint="eastAsia"/>
          <w:lang w:val="en-US" w:eastAsia="zh-CN"/>
        </w:rPr>
        <w:t>,</w:t>
      </w:r>
      <w:r w:rsidRPr="00C414B9">
        <w:rPr>
          <w:rFonts w:eastAsia="DengXian"/>
          <w:lang w:val="en-US" w:eastAsia="zh-CN"/>
        </w:rPr>
        <w:t xml:space="preserve"> </w:t>
      </w:r>
      <w:r w:rsidRPr="00C414B9">
        <w:rPr>
          <w:rFonts w:eastAsia="DengXian" w:hint="eastAsia"/>
          <w:lang w:val="en-US" w:eastAsia="zh-CN"/>
        </w:rPr>
        <w:t xml:space="preserve">and </w:t>
      </w:r>
      <w:r w:rsidRPr="00C414B9">
        <w:rPr>
          <w:rFonts w:eastAsia="DengXian"/>
          <w:lang w:val="en-US" w:eastAsia="zh-CN"/>
        </w:rPr>
        <w:t>(0.5, 0.</w:t>
      </w:r>
      <w:r w:rsidRPr="00C414B9">
        <w:rPr>
          <w:rFonts w:eastAsia="DengXian" w:hint="eastAsia"/>
          <w:lang w:val="en-US" w:eastAsia="zh-CN"/>
        </w:rPr>
        <w:t>5</w:t>
      </w:r>
      <w:r w:rsidRPr="00C414B9">
        <w:rPr>
          <w:rFonts w:eastAsia="DengXian"/>
          <w:lang w:val="en-US" w:eastAsia="zh-CN"/>
        </w:rPr>
        <w:t>)λ</w:t>
      </w:r>
      <w:r w:rsidRPr="00C414B9">
        <w:rPr>
          <w:rFonts w:eastAsia="DengXian" w:hint="eastAsia"/>
          <w:lang w:val="en-US" w:eastAsia="zh-CN"/>
        </w:rPr>
        <w:t xml:space="preserve"> for </w:t>
      </w:r>
      <w:r w:rsidRPr="00C414B9">
        <w:rPr>
          <w:rFonts w:eastAsia="DengXian"/>
          <w:lang w:val="en-US" w:eastAsia="zh-CN"/>
        </w:rPr>
        <w:t>(dH,dV)</w:t>
      </w:r>
      <w:r w:rsidRPr="00C414B9">
        <w:rPr>
          <w:rFonts w:eastAsia="DengXian" w:hint="eastAsia"/>
          <w:lang w:val="en-US" w:eastAsia="zh-CN"/>
        </w:rPr>
        <w:t xml:space="preserve"> are assumed as the baseline combination.</w:t>
      </w:r>
    </w:p>
    <w:p w14:paraId="7FBE2ACF" w14:textId="77777777" w:rsidR="00CD03E8" w:rsidRPr="00C414B9" w:rsidRDefault="00CD03E8" w:rsidP="00CD03E8">
      <w:pPr>
        <w:pStyle w:val="ListParagraph"/>
        <w:numPr>
          <w:ilvl w:val="0"/>
          <w:numId w:val="103"/>
        </w:numPr>
        <w:overflowPunct/>
        <w:autoSpaceDE/>
        <w:autoSpaceDN/>
        <w:adjustRightInd/>
        <w:spacing w:after="0"/>
        <w:contextualSpacing w:val="0"/>
        <w:textAlignment w:val="auto"/>
        <w:rPr>
          <w:rFonts w:eastAsia="DengXian"/>
          <w:lang w:val="en-US" w:eastAsia="zh-CN"/>
        </w:rPr>
      </w:pPr>
      <w:r w:rsidRPr="00C414B9">
        <w:rPr>
          <w:rFonts w:eastAsia="DengXian" w:hint="eastAsia"/>
          <w:lang w:val="en-US" w:eastAsia="zh-CN"/>
        </w:rPr>
        <w:t>For around 700MHz, 64 for total number of a</w:t>
      </w:r>
      <w:r w:rsidRPr="00C414B9">
        <w:rPr>
          <w:rFonts w:eastAsia="DengXian"/>
          <w:lang w:val="en-US" w:eastAsia="zh-CN"/>
        </w:rPr>
        <w:t>ntenna element</w:t>
      </w:r>
      <w:r w:rsidRPr="00C414B9">
        <w:rPr>
          <w:rFonts w:eastAsia="DengXian" w:hint="eastAsia"/>
          <w:lang w:val="en-US" w:eastAsia="zh-CN"/>
        </w:rPr>
        <w:t xml:space="preserve"> at base station, 8 for total number of TXRU at base station, </w:t>
      </w:r>
      <w:r w:rsidRPr="00C414B9">
        <w:rPr>
          <w:rFonts w:eastAsia="DengXian"/>
          <w:lang w:val="en-US" w:eastAsia="zh-CN"/>
        </w:rPr>
        <w:t xml:space="preserve">(8, </w:t>
      </w:r>
      <w:r w:rsidRPr="00C414B9">
        <w:rPr>
          <w:rFonts w:eastAsia="DengXian" w:hint="eastAsia"/>
          <w:lang w:val="en-US" w:eastAsia="zh-CN"/>
        </w:rPr>
        <w:t>4</w:t>
      </w:r>
      <w:r w:rsidRPr="00C414B9">
        <w:rPr>
          <w:rFonts w:eastAsia="DengXian"/>
          <w:lang w:val="en-US" w:eastAsia="zh-CN"/>
        </w:rPr>
        <w:t xml:space="preserve">, 2, 1, 1; </w:t>
      </w:r>
      <w:r w:rsidRPr="00C414B9">
        <w:rPr>
          <w:rFonts w:eastAsia="DengXian" w:hint="eastAsia"/>
          <w:lang w:val="en-US" w:eastAsia="zh-CN"/>
        </w:rPr>
        <w:t>x</w:t>
      </w:r>
      <w:r w:rsidRPr="00C414B9">
        <w:rPr>
          <w:rFonts w:eastAsia="DengXian"/>
          <w:lang w:val="en-US" w:eastAsia="zh-CN"/>
        </w:rPr>
        <w:t xml:space="preserve">, </w:t>
      </w:r>
      <w:r w:rsidRPr="00C414B9">
        <w:rPr>
          <w:rFonts w:eastAsia="DengXian" w:hint="eastAsia"/>
          <w:lang w:val="en-US" w:eastAsia="zh-CN"/>
        </w:rPr>
        <w:t>y</w:t>
      </w:r>
      <w:r w:rsidRPr="00C414B9">
        <w:rPr>
          <w:rFonts w:eastAsia="DengXian"/>
          <w:lang w:val="en-US" w:eastAsia="zh-CN"/>
        </w:rPr>
        <w:t xml:space="preserve">) </w:t>
      </w:r>
      <w:r w:rsidRPr="00C414B9">
        <w:rPr>
          <w:rFonts w:eastAsia="DengXian" w:hint="eastAsia"/>
          <w:lang w:val="en-US" w:eastAsia="zh-CN"/>
        </w:rPr>
        <w:t xml:space="preserve">for </w:t>
      </w:r>
      <w:r w:rsidRPr="00C414B9">
        <w:rPr>
          <w:rFonts w:eastAsia="DengXian"/>
          <w:lang w:val="en-US" w:eastAsia="zh-CN"/>
        </w:rPr>
        <w:t>(M,N,P,Mg,Ng; Mp, Np)</w:t>
      </w:r>
      <w:r w:rsidRPr="00C414B9">
        <w:rPr>
          <w:rFonts w:eastAsia="DengXian" w:hint="eastAsia"/>
          <w:lang w:val="en-US" w:eastAsia="zh-CN"/>
        </w:rPr>
        <w:t>,</w:t>
      </w:r>
      <w:r w:rsidRPr="00C414B9">
        <w:rPr>
          <w:rFonts w:eastAsia="DengXian"/>
          <w:lang w:val="en-US" w:eastAsia="zh-CN"/>
        </w:rPr>
        <w:t xml:space="preserve"> </w:t>
      </w:r>
      <w:r w:rsidRPr="00C414B9">
        <w:rPr>
          <w:rFonts w:eastAsia="DengXian" w:hint="eastAsia"/>
          <w:lang w:val="en-US" w:eastAsia="zh-CN"/>
        </w:rPr>
        <w:t xml:space="preserve">and </w:t>
      </w:r>
      <w:r w:rsidRPr="00C414B9">
        <w:rPr>
          <w:rFonts w:eastAsia="DengXian"/>
          <w:lang w:val="en-US" w:eastAsia="zh-CN"/>
        </w:rPr>
        <w:t>(0.5, 0.</w:t>
      </w:r>
      <w:r w:rsidRPr="00C414B9">
        <w:rPr>
          <w:rFonts w:eastAsia="DengXian" w:hint="eastAsia"/>
          <w:lang w:val="en-US" w:eastAsia="zh-CN"/>
        </w:rPr>
        <w:t>5</w:t>
      </w:r>
      <w:r w:rsidRPr="00C414B9">
        <w:rPr>
          <w:rFonts w:eastAsia="DengXian"/>
          <w:lang w:val="en-US" w:eastAsia="zh-CN"/>
        </w:rPr>
        <w:t>)λ</w:t>
      </w:r>
      <w:r w:rsidRPr="00C414B9">
        <w:rPr>
          <w:rFonts w:eastAsia="DengXian" w:hint="eastAsia"/>
          <w:lang w:val="en-US" w:eastAsia="zh-CN"/>
        </w:rPr>
        <w:t xml:space="preserve"> for </w:t>
      </w:r>
      <w:r w:rsidRPr="00C414B9">
        <w:rPr>
          <w:rFonts w:eastAsia="DengXian"/>
          <w:lang w:val="en-US" w:eastAsia="zh-CN"/>
        </w:rPr>
        <w:t>(dH,dV)</w:t>
      </w:r>
      <w:r w:rsidRPr="00C414B9">
        <w:rPr>
          <w:rFonts w:eastAsia="DengXian" w:hint="eastAsia"/>
          <w:lang w:val="en-US" w:eastAsia="zh-CN"/>
        </w:rPr>
        <w:t xml:space="preserve"> are assumed as the optional combination.</w:t>
      </w:r>
    </w:p>
    <w:p w14:paraId="3D7D338C" w14:textId="77777777" w:rsidR="00CD03E8" w:rsidRPr="008C03E1" w:rsidRDefault="00CD03E8" w:rsidP="00CD03E8">
      <w:pPr>
        <w:rPr>
          <w:rFonts w:eastAsia="DengXian"/>
          <w:lang w:eastAsia="zh-CN"/>
        </w:rPr>
      </w:pPr>
      <w:r>
        <w:rPr>
          <w:rFonts w:eastAsia="DengXian" w:hint="eastAsia"/>
          <w:lang w:val="en-US" w:eastAsia="zh-CN"/>
        </w:rPr>
        <w:t xml:space="preserve">Note: </w:t>
      </w:r>
      <w:r w:rsidRPr="005B29E7">
        <w:rPr>
          <w:rFonts w:eastAsia="DengXian"/>
          <w:lang w:val="en-US" w:eastAsia="zh-CN"/>
        </w:rPr>
        <w:t>Other values</w:t>
      </w:r>
      <w:r>
        <w:rPr>
          <w:rFonts w:eastAsia="DengXian" w:hint="eastAsia"/>
          <w:lang w:val="en-US" w:eastAsia="zh-CN"/>
        </w:rPr>
        <w:t>/combinations</w:t>
      </w:r>
      <w:r w:rsidRPr="005B29E7">
        <w:rPr>
          <w:rFonts w:eastAsia="DengXian"/>
          <w:lang w:val="en-US" w:eastAsia="zh-CN"/>
        </w:rPr>
        <w:t xml:space="preserve"> are up to company to repor</w:t>
      </w:r>
      <w:r>
        <w:rPr>
          <w:rFonts w:eastAsia="DengXian" w:hint="eastAsia"/>
          <w:lang w:val="en-US" w:eastAsia="zh-CN"/>
        </w:rPr>
        <w:t>t</w:t>
      </w:r>
    </w:p>
    <w:p w14:paraId="3CE3CA76" w14:textId="77777777" w:rsidR="00CD03E8" w:rsidRDefault="00CD03E8" w:rsidP="00CD03E8">
      <w:pPr>
        <w:rPr>
          <w:rFonts w:eastAsia="DengXian"/>
          <w:lang w:val="en-US" w:eastAsia="zh-CN"/>
        </w:rPr>
      </w:pPr>
    </w:p>
    <w:p w14:paraId="09DAE6AA" w14:textId="77777777" w:rsidR="00CD03E8" w:rsidRPr="00B5700C" w:rsidRDefault="00CD03E8" w:rsidP="00CD03E8">
      <w:pPr>
        <w:rPr>
          <w:rFonts w:eastAsia="DengXian"/>
          <w:highlight w:val="green"/>
          <w:lang w:val="en-US" w:eastAsia="zh-CN"/>
        </w:rPr>
      </w:pPr>
      <w:r w:rsidRPr="00B5700C">
        <w:rPr>
          <w:rFonts w:eastAsia="DengXian" w:hint="eastAsia"/>
          <w:highlight w:val="green"/>
          <w:lang w:val="en-US" w:eastAsia="zh-CN"/>
        </w:rPr>
        <w:t>Agreement</w:t>
      </w:r>
    </w:p>
    <w:p w14:paraId="2DCFBA69" w14:textId="77777777" w:rsidR="00CD03E8" w:rsidRDefault="00CD03E8" w:rsidP="00CD03E8">
      <w:pPr>
        <w:rPr>
          <w:b/>
          <w:bCs/>
        </w:rPr>
      </w:pPr>
      <w:r w:rsidRPr="008C03E1">
        <w:rPr>
          <w:rFonts w:hint="eastAsia"/>
          <w:lang w:eastAsia="zh-CN"/>
        </w:rPr>
        <w:t>For around 2GHz</w:t>
      </w:r>
      <w:r w:rsidRPr="008C03E1">
        <w:rPr>
          <w:lang w:eastAsia="zh-CN"/>
        </w:rPr>
        <w:t xml:space="preserve"> carrier frequency</w:t>
      </w:r>
      <w:r w:rsidRPr="008C03E1">
        <w:rPr>
          <w:rFonts w:hint="eastAsia"/>
          <w:lang w:eastAsia="zh-CN"/>
        </w:rPr>
        <w:t xml:space="preserve">, </w:t>
      </w:r>
      <w:r>
        <w:rPr>
          <w:lang w:eastAsia="zh-CN"/>
        </w:rPr>
        <w:t>for BS antenna modelling</w:t>
      </w:r>
    </w:p>
    <w:tbl>
      <w:tblPr>
        <w:tblStyle w:val="TableGrid"/>
        <w:tblW w:w="0" w:type="auto"/>
        <w:tblInd w:w="562" w:type="dxa"/>
        <w:tblLook w:val="04A0" w:firstRow="1" w:lastRow="0" w:firstColumn="1" w:lastColumn="0" w:noHBand="0" w:noVBand="1"/>
      </w:tblPr>
      <w:tblGrid>
        <w:gridCol w:w="2306"/>
        <w:gridCol w:w="1904"/>
        <w:gridCol w:w="1566"/>
        <w:gridCol w:w="2226"/>
        <w:gridCol w:w="1067"/>
      </w:tblGrid>
      <w:tr w:rsidR="00CD03E8" w14:paraId="3984CF7B" w14:textId="77777777" w:rsidTr="00233CF5">
        <w:tc>
          <w:tcPr>
            <w:tcW w:w="2306" w:type="dxa"/>
          </w:tcPr>
          <w:p w14:paraId="152F1FE5"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BS antenna modelling</w:t>
            </w:r>
          </w:p>
        </w:tc>
        <w:tc>
          <w:tcPr>
            <w:tcW w:w="1904" w:type="dxa"/>
          </w:tcPr>
          <w:p w14:paraId="4BE74E2F"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antenna elements</w:t>
            </w:r>
          </w:p>
        </w:tc>
        <w:tc>
          <w:tcPr>
            <w:tcW w:w="1566" w:type="dxa"/>
          </w:tcPr>
          <w:p w14:paraId="03AF518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TXRU</w:t>
            </w:r>
          </w:p>
        </w:tc>
        <w:tc>
          <w:tcPr>
            <w:tcW w:w="2226" w:type="dxa"/>
          </w:tcPr>
          <w:p w14:paraId="77D80D9F"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(M, N, P, Mg , Ng; Mp, Np)</w:t>
            </w:r>
          </w:p>
        </w:tc>
        <w:tc>
          <w:tcPr>
            <w:tcW w:w="1067" w:type="dxa"/>
          </w:tcPr>
          <w:p w14:paraId="368F7B9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(dH,dV)</w:t>
            </w:r>
          </w:p>
        </w:tc>
      </w:tr>
      <w:tr w:rsidR="00CD03E8" w14:paraId="41CEAF46" w14:textId="77777777" w:rsidTr="00233CF5">
        <w:tc>
          <w:tcPr>
            <w:tcW w:w="9069" w:type="dxa"/>
            <w:gridSpan w:val="5"/>
          </w:tcPr>
          <w:p w14:paraId="37187F0C"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Indoor</w:t>
            </w:r>
          </w:p>
        </w:tc>
      </w:tr>
      <w:tr w:rsidR="00CD03E8" w14:paraId="6DF448A7" w14:textId="77777777" w:rsidTr="00233CF5">
        <w:tc>
          <w:tcPr>
            <w:tcW w:w="2306" w:type="dxa"/>
          </w:tcPr>
          <w:p w14:paraId="3126E7F2"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1(Optional)</w:t>
            </w:r>
          </w:p>
        </w:tc>
        <w:tc>
          <w:tcPr>
            <w:tcW w:w="1904" w:type="dxa"/>
          </w:tcPr>
          <w:p w14:paraId="3C9D0EBF" w14:textId="77777777" w:rsidR="00CD03E8" w:rsidRPr="00DA7705" w:rsidRDefault="00CD03E8" w:rsidP="00233CF5">
            <w:pPr>
              <w:rPr>
                <w:rFonts w:ascii="Arial" w:eastAsiaTheme="minorEastAsia" w:hAnsi="Arial" w:cs="Arial"/>
                <w:sz w:val="16"/>
                <w:szCs w:val="16"/>
                <w:lang w:eastAsia="zh-CN"/>
              </w:rPr>
            </w:pPr>
            <w:r w:rsidRPr="00DA7705">
              <w:rPr>
                <w:rFonts w:ascii="Arial" w:eastAsiaTheme="minorEastAsia" w:hAnsi="Arial" w:cs="Arial"/>
                <w:sz w:val="16"/>
                <w:szCs w:val="16"/>
                <w:lang w:eastAsia="zh-CN"/>
              </w:rPr>
              <w:t>8</w:t>
            </w:r>
          </w:p>
        </w:tc>
        <w:tc>
          <w:tcPr>
            <w:tcW w:w="1566" w:type="dxa"/>
          </w:tcPr>
          <w:p w14:paraId="704B9B70"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4</w:t>
            </w:r>
          </w:p>
        </w:tc>
        <w:tc>
          <w:tcPr>
            <w:tcW w:w="2226" w:type="dxa"/>
          </w:tcPr>
          <w:p w14:paraId="1F9700AA"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(2, 2, 2, 1, 1; 1, 2)</w:t>
            </w:r>
          </w:p>
        </w:tc>
        <w:tc>
          <w:tcPr>
            <w:tcW w:w="1067" w:type="dxa"/>
          </w:tcPr>
          <w:p w14:paraId="7F013FAA"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05D69901" w14:textId="77777777" w:rsidTr="00233CF5">
        <w:tc>
          <w:tcPr>
            <w:tcW w:w="2306" w:type="dxa"/>
          </w:tcPr>
          <w:p w14:paraId="4F941E16"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2 (Baseline)</w:t>
            </w:r>
          </w:p>
        </w:tc>
        <w:tc>
          <w:tcPr>
            <w:tcW w:w="1904" w:type="dxa"/>
          </w:tcPr>
          <w:p w14:paraId="00530FBB"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32</w:t>
            </w:r>
          </w:p>
        </w:tc>
        <w:tc>
          <w:tcPr>
            <w:tcW w:w="1566" w:type="dxa"/>
          </w:tcPr>
          <w:p w14:paraId="0D8F355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8</w:t>
            </w:r>
          </w:p>
        </w:tc>
        <w:tc>
          <w:tcPr>
            <w:tcW w:w="2226" w:type="dxa"/>
          </w:tcPr>
          <w:p w14:paraId="49FD9A6E"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w:t>
            </w:r>
            <w:r w:rsidRPr="00DA7705">
              <w:rPr>
                <w:rFonts w:ascii="Arial" w:eastAsiaTheme="minorEastAsia" w:hAnsi="Arial" w:cs="Arial"/>
                <w:sz w:val="16"/>
                <w:szCs w:val="16"/>
                <w:lang w:eastAsia="zh-CN"/>
              </w:rPr>
              <w:t>4</w:t>
            </w:r>
            <w:r w:rsidRPr="00DA7705">
              <w:rPr>
                <w:rFonts w:ascii="Arial" w:hAnsi="Arial" w:cs="Arial"/>
                <w:sz w:val="16"/>
                <w:szCs w:val="16"/>
                <w:lang w:eastAsia="zh-CN"/>
              </w:rPr>
              <w:t xml:space="preserve">, </w:t>
            </w:r>
            <w:r w:rsidRPr="00DA7705">
              <w:rPr>
                <w:rFonts w:ascii="Arial" w:eastAsiaTheme="minorEastAsia" w:hAnsi="Arial" w:cs="Arial"/>
                <w:sz w:val="16"/>
                <w:szCs w:val="16"/>
                <w:lang w:eastAsia="zh-CN"/>
              </w:rPr>
              <w:t>4</w:t>
            </w:r>
            <w:r w:rsidRPr="00DA7705">
              <w:rPr>
                <w:rFonts w:ascii="Arial" w:hAnsi="Arial" w:cs="Arial"/>
                <w:sz w:val="16"/>
                <w:szCs w:val="16"/>
                <w:lang w:eastAsia="zh-CN"/>
              </w:rPr>
              <w:t xml:space="preserve">, </w:t>
            </w:r>
            <w:r w:rsidRPr="00DA7705">
              <w:rPr>
                <w:rFonts w:ascii="Arial" w:eastAsiaTheme="minorEastAsia" w:hAnsi="Arial" w:cs="Arial"/>
                <w:sz w:val="16"/>
                <w:szCs w:val="16"/>
                <w:lang w:eastAsia="zh-CN"/>
              </w:rPr>
              <w:t>2</w:t>
            </w:r>
            <w:r w:rsidRPr="00DA7705">
              <w:rPr>
                <w:rFonts w:ascii="Arial" w:hAnsi="Arial" w:cs="Arial"/>
                <w:sz w:val="16"/>
                <w:szCs w:val="16"/>
                <w:lang w:eastAsia="zh-CN"/>
              </w:rPr>
              <w:t xml:space="preserve">, 1, 1; </w:t>
            </w:r>
            <w:r w:rsidRPr="00DA7705">
              <w:rPr>
                <w:rFonts w:ascii="Arial" w:eastAsiaTheme="minorEastAsia" w:hAnsi="Arial" w:cs="Arial"/>
                <w:sz w:val="16"/>
                <w:szCs w:val="16"/>
                <w:lang w:eastAsia="zh-CN"/>
              </w:rPr>
              <w:t>1</w:t>
            </w:r>
            <w:r w:rsidRPr="00DA7705">
              <w:rPr>
                <w:rFonts w:ascii="Arial" w:hAnsi="Arial" w:cs="Arial"/>
                <w:sz w:val="16"/>
                <w:szCs w:val="16"/>
                <w:lang w:eastAsia="zh-CN"/>
              </w:rPr>
              <w:t xml:space="preserve">, </w:t>
            </w:r>
            <w:r w:rsidRPr="00DA7705">
              <w:rPr>
                <w:rFonts w:ascii="Arial" w:eastAsiaTheme="minorEastAsia" w:hAnsi="Arial" w:cs="Arial"/>
                <w:sz w:val="16"/>
                <w:szCs w:val="16"/>
                <w:lang w:eastAsia="zh-CN"/>
              </w:rPr>
              <w:t>4</w:t>
            </w:r>
            <w:r w:rsidRPr="00DA7705">
              <w:rPr>
                <w:rFonts w:ascii="Arial" w:eastAsia="DengXian" w:hAnsi="Arial" w:cs="Arial"/>
                <w:sz w:val="16"/>
                <w:szCs w:val="16"/>
                <w:lang w:eastAsia="zh-CN"/>
              </w:rPr>
              <w:t>)</w:t>
            </w:r>
          </w:p>
        </w:tc>
        <w:tc>
          <w:tcPr>
            <w:tcW w:w="1067" w:type="dxa"/>
          </w:tcPr>
          <w:p w14:paraId="211A37AD"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0A975E91" w14:textId="77777777" w:rsidTr="00233CF5">
        <w:tc>
          <w:tcPr>
            <w:tcW w:w="2306" w:type="dxa"/>
          </w:tcPr>
          <w:p w14:paraId="14B874D6" w14:textId="77777777" w:rsidR="00CD03E8" w:rsidRPr="00DA7705" w:rsidRDefault="00CD03E8" w:rsidP="00233CF5">
            <w:pPr>
              <w:rPr>
                <w:rFonts w:ascii="Arial" w:hAnsi="Arial" w:cs="Arial"/>
                <w:b/>
                <w:bCs/>
                <w:sz w:val="16"/>
                <w:szCs w:val="16"/>
              </w:rPr>
            </w:pPr>
          </w:p>
        </w:tc>
        <w:tc>
          <w:tcPr>
            <w:tcW w:w="1904" w:type="dxa"/>
          </w:tcPr>
          <w:p w14:paraId="0366F56F" w14:textId="77777777" w:rsidR="00CD03E8" w:rsidRPr="00DA7705" w:rsidRDefault="00CD03E8" w:rsidP="00233CF5">
            <w:pPr>
              <w:rPr>
                <w:rFonts w:ascii="Arial" w:hAnsi="Arial" w:cs="Arial"/>
                <w:b/>
                <w:bCs/>
                <w:sz w:val="16"/>
                <w:szCs w:val="16"/>
              </w:rPr>
            </w:pPr>
          </w:p>
        </w:tc>
        <w:tc>
          <w:tcPr>
            <w:tcW w:w="1566" w:type="dxa"/>
          </w:tcPr>
          <w:p w14:paraId="1FE265F0" w14:textId="77777777" w:rsidR="00CD03E8" w:rsidRPr="00DA7705" w:rsidRDefault="00CD03E8" w:rsidP="00233CF5">
            <w:pPr>
              <w:rPr>
                <w:rFonts w:ascii="Arial" w:hAnsi="Arial" w:cs="Arial"/>
                <w:b/>
                <w:bCs/>
                <w:sz w:val="16"/>
                <w:szCs w:val="16"/>
              </w:rPr>
            </w:pPr>
          </w:p>
        </w:tc>
        <w:tc>
          <w:tcPr>
            <w:tcW w:w="2226" w:type="dxa"/>
          </w:tcPr>
          <w:p w14:paraId="4B6D6E05" w14:textId="77777777" w:rsidR="00CD03E8" w:rsidRPr="00DA7705" w:rsidRDefault="00CD03E8" w:rsidP="00233CF5">
            <w:pPr>
              <w:rPr>
                <w:rFonts w:ascii="Arial" w:hAnsi="Arial" w:cs="Arial"/>
                <w:b/>
                <w:bCs/>
                <w:sz w:val="16"/>
                <w:szCs w:val="16"/>
              </w:rPr>
            </w:pPr>
          </w:p>
        </w:tc>
        <w:tc>
          <w:tcPr>
            <w:tcW w:w="1067" w:type="dxa"/>
          </w:tcPr>
          <w:p w14:paraId="40229ABF" w14:textId="77777777" w:rsidR="00CD03E8" w:rsidRPr="00DA7705" w:rsidRDefault="00CD03E8" w:rsidP="00233CF5">
            <w:pPr>
              <w:rPr>
                <w:rFonts w:ascii="Arial" w:hAnsi="Arial" w:cs="Arial"/>
                <w:b/>
                <w:bCs/>
                <w:sz w:val="16"/>
                <w:szCs w:val="16"/>
              </w:rPr>
            </w:pPr>
          </w:p>
        </w:tc>
      </w:tr>
      <w:tr w:rsidR="00CD03E8" w14:paraId="46ABA7E4" w14:textId="77777777" w:rsidTr="00233CF5">
        <w:tc>
          <w:tcPr>
            <w:tcW w:w="9069" w:type="dxa"/>
            <w:gridSpan w:val="5"/>
          </w:tcPr>
          <w:p w14:paraId="6C139799"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Outdoor</w:t>
            </w:r>
          </w:p>
        </w:tc>
      </w:tr>
      <w:tr w:rsidR="00CD03E8" w14:paraId="11947012" w14:textId="77777777" w:rsidTr="00233CF5">
        <w:tc>
          <w:tcPr>
            <w:tcW w:w="2306" w:type="dxa"/>
          </w:tcPr>
          <w:p w14:paraId="4254B177"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1(Optional)</w:t>
            </w:r>
          </w:p>
        </w:tc>
        <w:tc>
          <w:tcPr>
            <w:tcW w:w="1904" w:type="dxa"/>
          </w:tcPr>
          <w:p w14:paraId="462901B0"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32</w:t>
            </w:r>
          </w:p>
        </w:tc>
        <w:tc>
          <w:tcPr>
            <w:tcW w:w="1566" w:type="dxa"/>
          </w:tcPr>
          <w:p w14:paraId="2E32A683"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4</w:t>
            </w:r>
          </w:p>
        </w:tc>
        <w:tc>
          <w:tcPr>
            <w:tcW w:w="2226" w:type="dxa"/>
          </w:tcPr>
          <w:p w14:paraId="682AC6CE" w14:textId="77777777" w:rsidR="00CD03E8" w:rsidRPr="00DA7705" w:rsidRDefault="00CD03E8" w:rsidP="00233CF5">
            <w:pPr>
              <w:rPr>
                <w:rFonts w:ascii="Arial" w:hAnsi="Arial" w:cs="Arial"/>
                <w:b/>
                <w:bCs/>
                <w:sz w:val="16"/>
                <w:szCs w:val="16"/>
              </w:rPr>
            </w:pPr>
          </w:p>
        </w:tc>
        <w:tc>
          <w:tcPr>
            <w:tcW w:w="1067" w:type="dxa"/>
          </w:tcPr>
          <w:p w14:paraId="4C19B729"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0.8)λ</w:t>
            </w:r>
          </w:p>
        </w:tc>
      </w:tr>
      <w:tr w:rsidR="00CD03E8" w14:paraId="0F72D7AF" w14:textId="77777777" w:rsidTr="00233CF5">
        <w:tc>
          <w:tcPr>
            <w:tcW w:w="2306" w:type="dxa"/>
          </w:tcPr>
          <w:p w14:paraId="069C23A8"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2 (Baseline)</w:t>
            </w:r>
          </w:p>
        </w:tc>
        <w:tc>
          <w:tcPr>
            <w:tcW w:w="1904" w:type="dxa"/>
          </w:tcPr>
          <w:p w14:paraId="2F109197"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192</w:t>
            </w:r>
          </w:p>
        </w:tc>
        <w:tc>
          <w:tcPr>
            <w:tcW w:w="1566" w:type="dxa"/>
          </w:tcPr>
          <w:p w14:paraId="29AE121E"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64</w:t>
            </w:r>
          </w:p>
        </w:tc>
        <w:tc>
          <w:tcPr>
            <w:tcW w:w="2226" w:type="dxa"/>
          </w:tcPr>
          <w:p w14:paraId="15F9CE96"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(12, 8, 2, 1, 1; 4, 8)</w:t>
            </w:r>
          </w:p>
        </w:tc>
        <w:tc>
          <w:tcPr>
            <w:tcW w:w="1067" w:type="dxa"/>
          </w:tcPr>
          <w:p w14:paraId="2B77011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14:paraId="3E375C25" w14:textId="77777777" w:rsidTr="00233CF5">
        <w:tc>
          <w:tcPr>
            <w:tcW w:w="9069" w:type="dxa"/>
            <w:gridSpan w:val="5"/>
          </w:tcPr>
          <w:p w14:paraId="43C90AB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Note1: A single TXRU is mapped per panel per subarray per polarization as mandatory option. Companies can provide results optionally, assuming fully connected TXRU mapping within a panel per polarization.</w:t>
            </w:r>
          </w:p>
          <w:p w14:paraId="12AE27BE"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Note2: Other combinations used in the simulation results are up to company to report.</w:t>
            </w:r>
          </w:p>
        </w:tc>
      </w:tr>
    </w:tbl>
    <w:p w14:paraId="6CD6D327" w14:textId="77777777" w:rsidR="00CD03E8" w:rsidRDefault="00CD03E8" w:rsidP="00CD03E8">
      <w:pPr>
        <w:rPr>
          <w:rFonts w:eastAsia="DengXian"/>
          <w:lang w:eastAsia="zh-CN"/>
        </w:rPr>
      </w:pPr>
    </w:p>
    <w:p w14:paraId="086F6599" w14:textId="77777777" w:rsidR="00CD03E8" w:rsidRDefault="00CD03E8" w:rsidP="00CD03E8">
      <w:pPr>
        <w:rPr>
          <w:rFonts w:eastAsia="DengXian"/>
          <w:lang w:eastAsia="zh-CN"/>
        </w:rPr>
      </w:pPr>
      <w:r>
        <w:rPr>
          <w:rFonts w:eastAsia="DengXian" w:hint="eastAsia"/>
          <w:lang w:eastAsia="zh-CN"/>
        </w:rPr>
        <w:t>Conclusion</w:t>
      </w:r>
    </w:p>
    <w:p w14:paraId="34995DBF" w14:textId="77777777" w:rsidR="00CD03E8" w:rsidRDefault="00CD03E8" w:rsidP="00CD03E8">
      <w:pPr>
        <w:contextualSpacing/>
        <w:rPr>
          <w:rFonts w:eastAsia="MS Mincho"/>
          <w:lang w:eastAsia="ja-JP"/>
        </w:rPr>
      </w:pPr>
      <w:r>
        <w:rPr>
          <w:rFonts w:eastAsia="MS Mincho"/>
          <w:lang w:eastAsia="ja-JP"/>
        </w:rPr>
        <w:t xml:space="preserve">The following existing traffic models </w:t>
      </w:r>
      <w:r>
        <w:rPr>
          <w:rFonts w:eastAsiaTheme="minorEastAsia" w:hint="eastAsia"/>
          <w:lang w:eastAsia="zh-CN"/>
        </w:rPr>
        <w:t>could</w:t>
      </w:r>
      <w:r>
        <w:rPr>
          <w:rFonts w:eastAsia="MS Mincho"/>
          <w:lang w:eastAsia="ja-JP"/>
        </w:rPr>
        <w:t xml:space="preserve"> be used for 6GR performance evaluations, </w:t>
      </w:r>
    </w:p>
    <w:p w14:paraId="7AAE46F1"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Full buffer</w:t>
      </w:r>
    </w:p>
    <w:p w14:paraId="0AE49499"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FTP Model 1 (in TR 36.814)</w:t>
      </w:r>
    </w:p>
    <w:p w14:paraId="7E256D99"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FTP Model 3 (in TR 36.872)</w:t>
      </w:r>
    </w:p>
    <w:p w14:paraId="7CEA7360"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 xml:space="preserve">XR Traffic models (in TR 38.838) </w:t>
      </w:r>
    </w:p>
    <w:p w14:paraId="49592030"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VoIP model (as in TR 36.814</w:t>
      </w:r>
      <w:r>
        <w:t>)</w:t>
      </w:r>
    </w:p>
    <w:p w14:paraId="7B34A415"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Instant message (as in TR 38.840)</w:t>
      </w:r>
    </w:p>
    <w:p w14:paraId="2D87A0E2" w14:textId="77777777" w:rsidR="00CD03E8" w:rsidRDefault="00CD03E8" w:rsidP="00CD03E8">
      <w:pPr>
        <w:numPr>
          <w:ilvl w:val="0"/>
          <w:numId w:val="123"/>
        </w:numPr>
        <w:overflowPunct/>
        <w:autoSpaceDE/>
        <w:autoSpaceDN/>
        <w:adjustRightInd/>
        <w:spacing w:after="120" w:line="259" w:lineRule="auto"/>
        <w:contextualSpacing/>
        <w:textAlignment w:val="auto"/>
        <w:rPr>
          <w:rFonts w:eastAsia="MS Mincho"/>
          <w:lang w:eastAsia="ja-JP"/>
        </w:rPr>
      </w:pPr>
      <w:r>
        <w:rPr>
          <w:rFonts w:eastAsia="MS Mincho"/>
          <w:lang w:eastAsia="ja-JP"/>
        </w:rPr>
        <w:t>Note that which model(s) will be used can be further decided when performing simulations in each individual topic.</w:t>
      </w:r>
    </w:p>
    <w:p w14:paraId="4733BD44" w14:textId="77777777" w:rsidR="00CD03E8" w:rsidRDefault="00CD03E8" w:rsidP="00CD03E8">
      <w:pPr>
        <w:rPr>
          <w:rFonts w:eastAsia="DengXian"/>
          <w:lang w:eastAsia="zh-CN"/>
        </w:rPr>
      </w:pPr>
    </w:p>
    <w:p w14:paraId="26F0B844" w14:textId="77777777" w:rsidR="00CD03E8" w:rsidRPr="00C24D6E" w:rsidRDefault="00CD03E8" w:rsidP="00CD03E8">
      <w:pPr>
        <w:rPr>
          <w:rFonts w:eastAsia="DengXian"/>
          <w:highlight w:val="green"/>
          <w:lang w:eastAsia="zh-CN"/>
        </w:rPr>
      </w:pPr>
      <w:r w:rsidRPr="00C24D6E">
        <w:rPr>
          <w:rFonts w:eastAsia="DengXian" w:hint="eastAsia"/>
          <w:highlight w:val="green"/>
          <w:lang w:eastAsia="zh-CN"/>
        </w:rPr>
        <w:t>Agreement</w:t>
      </w:r>
    </w:p>
    <w:p w14:paraId="7BD9C504" w14:textId="77777777" w:rsidR="00CD03E8" w:rsidRPr="00C24D6E" w:rsidRDefault="00CD03E8" w:rsidP="00CD03E8">
      <w:pPr>
        <w:rPr>
          <w:lang w:eastAsia="zh-CN"/>
        </w:rPr>
      </w:pPr>
      <w:r w:rsidRPr="00C24D6E">
        <w:rPr>
          <w:lang w:eastAsia="zh-CN"/>
        </w:rPr>
        <w:t>For the study traffic model(s) for 6GR AI/ML services:</w:t>
      </w:r>
    </w:p>
    <w:p w14:paraId="6C68331F" w14:textId="77777777" w:rsidR="00CD03E8" w:rsidRPr="00C24D6E" w:rsidRDefault="00CD03E8" w:rsidP="00CD03E8">
      <w:pPr>
        <w:pStyle w:val="ListParagraph"/>
        <w:numPr>
          <w:ilvl w:val="1"/>
          <w:numId w:val="124"/>
        </w:numPr>
        <w:snapToGrid w:val="0"/>
        <w:spacing w:after="120"/>
        <w:contextualSpacing w:val="0"/>
        <w:jc w:val="both"/>
        <w:rPr>
          <w:lang w:eastAsia="zh-CN"/>
        </w:rPr>
      </w:pPr>
      <w:r w:rsidRPr="00C24D6E">
        <w:rPr>
          <w:lang w:eastAsia="zh-CN"/>
        </w:rPr>
        <w:t>A representative AI/ML service is the generative AI, e.g., as defined in TR22.870.</w:t>
      </w:r>
    </w:p>
    <w:p w14:paraId="747E1216" w14:textId="77777777" w:rsidR="00CD03E8" w:rsidRPr="00C145E4" w:rsidRDefault="00CD03E8" w:rsidP="00CD03E8">
      <w:pPr>
        <w:rPr>
          <w:rFonts w:eastAsiaTheme="minorEastAsia"/>
          <w:lang w:eastAsia="zh-CN"/>
        </w:rPr>
      </w:pPr>
      <w:r w:rsidRPr="00723DBF">
        <w:rPr>
          <w:lang w:eastAsia="zh-CN"/>
        </w:rPr>
        <w:t>Send LS to SA4 (cc RAN2</w:t>
      </w:r>
      <w:r>
        <w:rPr>
          <w:rFonts w:eastAsiaTheme="minorEastAsia" w:hint="eastAsia"/>
          <w:lang w:eastAsia="zh-CN"/>
        </w:rPr>
        <w:t>, SA1, SA2</w:t>
      </w:r>
      <w:r w:rsidRPr="00723DBF">
        <w:rPr>
          <w:lang w:eastAsia="zh-CN"/>
        </w:rPr>
        <w:t>) requesting input if any on traffic characteristics for AI/ML services</w:t>
      </w:r>
      <w:r>
        <w:rPr>
          <w:rFonts w:eastAsiaTheme="minorEastAsia" w:hint="eastAsia"/>
          <w:lang w:eastAsia="zh-CN"/>
        </w:rPr>
        <w:t>.</w:t>
      </w:r>
    </w:p>
    <w:p w14:paraId="2388D081" w14:textId="77777777" w:rsidR="00CD03E8" w:rsidRDefault="00CD03E8" w:rsidP="00CD03E8">
      <w:pPr>
        <w:rPr>
          <w:rFonts w:eastAsiaTheme="minorEastAsia"/>
          <w:lang w:eastAsia="zh-CN"/>
        </w:rPr>
      </w:pPr>
    </w:p>
    <w:p w14:paraId="52B397BD" w14:textId="77777777" w:rsidR="00CD03E8" w:rsidRPr="00723DBF" w:rsidRDefault="00CD03E8" w:rsidP="00CD03E8">
      <w:pPr>
        <w:rPr>
          <w:lang w:eastAsia="zh-CN"/>
        </w:rPr>
      </w:pPr>
      <w:r>
        <w:rPr>
          <w:rFonts w:eastAsiaTheme="minorEastAsia" w:hint="eastAsia"/>
          <w:lang w:eastAsia="zh-CN"/>
        </w:rPr>
        <w:t xml:space="preserve">Note: </w:t>
      </w:r>
      <w:r w:rsidRPr="00723DBF">
        <w:rPr>
          <w:lang w:eastAsia="zh-CN"/>
        </w:rPr>
        <w:t>RAN1 is discussing the following options for the model:</w:t>
      </w:r>
    </w:p>
    <w:p w14:paraId="4ED11450" w14:textId="77777777" w:rsidR="00CD03E8" w:rsidRPr="0037774F" w:rsidRDefault="00CD03E8" w:rsidP="00CD03E8">
      <w:pPr>
        <w:pStyle w:val="ListParagraph"/>
        <w:numPr>
          <w:ilvl w:val="1"/>
          <w:numId w:val="124"/>
        </w:numPr>
        <w:snapToGrid w:val="0"/>
        <w:spacing w:after="120"/>
        <w:contextualSpacing w:val="0"/>
        <w:jc w:val="both"/>
        <w:rPr>
          <w:lang w:eastAsia="zh-CN"/>
        </w:rPr>
      </w:pPr>
      <w:r w:rsidRPr="0037774F">
        <w:rPr>
          <w:lang w:eastAsia="zh-CN"/>
        </w:rPr>
        <w:t xml:space="preserve">Option-1a: The model is parameterized by </w:t>
      </w:r>
      <w:r>
        <w:rPr>
          <w:rFonts w:eastAsiaTheme="minorEastAsia" w:hint="eastAsia"/>
          <w:lang w:eastAsia="zh-CN"/>
        </w:rPr>
        <w:t xml:space="preserve">Token, e.g., </w:t>
      </w:r>
      <w:r w:rsidRPr="0037774F">
        <w:rPr>
          <w:lang w:eastAsia="zh-CN"/>
        </w:rPr>
        <w:t xml:space="preserve">Token size, Token arrival rate, and Token delay budget. </w:t>
      </w:r>
    </w:p>
    <w:p w14:paraId="4605150F" w14:textId="77777777" w:rsidR="00CD03E8" w:rsidRPr="00AC5FDD" w:rsidRDefault="00CD03E8" w:rsidP="00CD03E8">
      <w:pPr>
        <w:pStyle w:val="ListParagraph"/>
        <w:numPr>
          <w:ilvl w:val="2"/>
          <w:numId w:val="124"/>
        </w:numPr>
        <w:snapToGrid w:val="0"/>
        <w:spacing w:after="120"/>
        <w:contextualSpacing w:val="0"/>
        <w:jc w:val="both"/>
        <w:rPr>
          <w:lang w:eastAsia="zh-CN"/>
        </w:rPr>
      </w:pPr>
      <w:r w:rsidRPr="0037774F">
        <w:rPr>
          <w:lang w:eastAsia="zh-CN"/>
        </w:rPr>
        <w:lastRenderedPageBreak/>
        <w:t>Token is the minimum unit of data generated in the application layer.</w:t>
      </w:r>
    </w:p>
    <w:p w14:paraId="4C05ABAD" w14:textId="77777777" w:rsidR="00CD03E8" w:rsidRPr="00723DBF" w:rsidRDefault="00CD03E8" w:rsidP="00CD03E8">
      <w:pPr>
        <w:pStyle w:val="ListParagraph"/>
        <w:numPr>
          <w:ilvl w:val="2"/>
          <w:numId w:val="124"/>
        </w:numPr>
        <w:snapToGrid w:val="0"/>
        <w:spacing w:after="120"/>
        <w:contextualSpacing w:val="0"/>
        <w:jc w:val="both"/>
        <w:rPr>
          <w:sz w:val="22"/>
          <w:szCs w:val="22"/>
          <w:lang w:eastAsia="zh-CN"/>
        </w:rPr>
      </w:pPr>
      <w:r w:rsidRPr="00723DBF">
        <w:rPr>
          <w:sz w:val="22"/>
          <w:szCs w:val="22"/>
          <w:lang w:eastAsia="zh-CN"/>
        </w:rPr>
        <w:t>How to associate Tokens to PHY layer packets.</w:t>
      </w:r>
    </w:p>
    <w:p w14:paraId="1097F3C7" w14:textId="77777777" w:rsidR="00CD03E8" w:rsidRPr="0037774F" w:rsidRDefault="00CD03E8" w:rsidP="00CD03E8">
      <w:pPr>
        <w:pStyle w:val="ListParagraph"/>
        <w:numPr>
          <w:ilvl w:val="2"/>
          <w:numId w:val="124"/>
        </w:numPr>
        <w:snapToGrid w:val="0"/>
        <w:spacing w:after="120"/>
        <w:contextualSpacing w:val="0"/>
        <w:jc w:val="both"/>
        <w:rPr>
          <w:lang w:eastAsia="zh-CN"/>
        </w:rPr>
      </w:pPr>
      <w:r w:rsidRPr="0037774F">
        <w:rPr>
          <w:lang w:eastAsia="zh-CN"/>
        </w:rPr>
        <w:t>How to reflect the variable importance of tokens.</w:t>
      </w:r>
    </w:p>
    <w:p w14:paraId="306FCA4C" w14:textId="77777777" w:rsidR="00CD03E8" w:rsidRPr="0037774F" w:rsidRDefault="00CD03E8" w:rsidP="00CD03E8">
      <w:pPr>
        <w:pStyle w:val="ListParagraph"/>
        <w:numPr>
          <w:ilvl w:val="2"/>
          <w:numId w:val="124"/>
        </w:numPr>
        <w:snapToGrid w:val="0"/>
        <w:spacing w:after="120"/>
        <w:contextualSpacing w:val="0"/>
        <w:jc w:val="both"/>
        <w:rPr>
          <w:lang w:eastAsia="zh-CN"/>
        </w:rPr>
      </w:pPr>
      <w:r w:rsidRPr="0037774F">
        <w:rPr>
          <w:lang w:eastAsia="zh-CN"/>
        </w:rPr>
        <w:t>Whether other parameters are additionally needed when tokens are encapsulated together into a packet, e.g., packet arrival rate, packet success rate, and packet delay.</w:t>
      </w:r>
    </w:p>
    <w:p w14:paraId="4BB09781" w14:textId="77777777" w:rsidR="00CD03E8" w:rsidRPr="0037774F" w:rsidRDefault="00CD03E8" w:rsidP="00CD03E8">
      <w:pPr>
        <w:pStyle w:val="ListParagraph"/>
        <w:numPr>
          <w:ilvl w:val="1"/>
          <w:numId w:val="124"/>
        </w:numPr>
        <w:snapToGrid w:val="0"/>
        <w:spacing w:after="120"/>
        <w:contextualSpacing w:val="0"/>
        <w:jc w:val="both"/>
        <w:rPr>
          <w:lang w:eastAsia="zh-CN"/>
        </w:rPr>
      </w:pPr>
      <w:r w:rsidRPr="0037774F">
        <w:rPr>
          <w:lang w:eastAsia="zh-CN"/>
        </w:rPr>
        <w:t>Option</w:t>
      </w:r>
      <w:r w:rsidRPr="0037774F">
        <w:rPr>
          <w:rFonts w:hint="eastAsia"/>
          <w:lang w:eastAsia="zh-CN"/>
        </w:rPr>
        <w:t>-1b: The model is characterized by the parameters of PHY layer packet, including</w:t>
      </w:r>
      <w:r w:rsidRPr="0037774F">
        <w:rPr>
          <w:lang w:eastAsia="zh-CN"/>
        </w:rPr>
        <w:t xml:space="preserve"> e.g.,</w:t>
      </w:r>
      <w:r w:rsidRPr="0037774F">
        <w:rPr>
          <w:rFonts w:hint="eastAsia"/>
          <w:lang w:eastAsia="zh-CN"/>
        </w:rPr>
        <w:t xml:space="preserve"> packet size, arrival rates, latency requirement, reliability requirement, etc.</w:t>
      </w:r>
    </w:p>
    <w:p w14:paraId="50B11E28" w14:textId="77777777" w:rsidR="00CD03E8" w:rsidRPr="0037774F" w:rsidRDefault="00CD03E8" w:rsidP="00CD03E8">
      <w:pPr>
        <w:pStyle w:val="ListParagraph"/>
        <w:numPr>
          <w:ilvl w:val="1"/>
          <w:numId w:val="124"/>
        </w:numPr>
        <w:snapToGrid w:val="0"/>
        <w:spacing w:after="120"/>
        <w:contextualSpacing w:val="0"/>
        <w:jc w:val="both"/>
        <w:rPr>
          <w:lang w:eastAsia="zh-CN"/>
        </w:rPr>
      </w:pPr>
      <w:r w:rsidRPr="0037774F">
        <w:rPr>
          <w:lang w:eastAsia="zh-CN"/>
        </w:rPr>
        <w:t>Option-1c</w:t>
      </w:r>
      <w:r w:rsidRPr="0037774F">
        <w:rPr>
          <w:rFonts w:hint="eastAsia"/>
          <w:lang w:eastAsia="zh-CN"/>
        </w:rPr>
        <w:t xml:space="preserve">: </w:t>
      </w:r>
      <w:r w:rsidRPr="0037774F">
        <w:rPr>
          <w:lang w:eastAsia="zh-CN"/>
        </w:rPr>
        <w:t>reusing or extending the FTP-3/XR traffic model.</w:t>
      </w:r>
    </w:p>
    <w:p w14:paraId="35DECCC2" w14:textId="77777777" w:rsidR="00CD03E8" w:rsidRPr="0037774F" w:rsidRDefault="00CD03E8" w:rsidP="00CD03E8">
      <w:pPr>
        <w:pStyle w:val="ListParagraph"/>
        <w:numPr>
          <w:ilvl w:val="1"/>
          <w:numId w:val="124"/>
        </w:numPr>
        <w:snapToGrid w:val="0"/>
        <w:spacing w:after="120"/>
        <w:contextualSpacing w:val="0"/>
        <w:jc w:val="both"/>
        <w:rPr>
          <w:lang w:eastAsia="zh-CN"/>
        </w:rPr>
      </w:pPr>
      <w:r w:rsidRPr="0037774F">
        <w:rPr>
          <w:lang w:eastAsia="zh-CN"/>
        </w:rPr>
        <w:t xml:space="preserve">FFS other models/options need to be defined for other AI/ML services. </w:t>
      </w:r>
    </w:p>
    <w:p w14:paraId="3F61FB5A" w14:textId="77777777" w:rsidR="00CD03E8" w:rsidRDefault="00CD03E8" w:rsidP="00CD03E8">
      <w:pPr>
        <w:rPr>
          <w:rFonts w:eastAsiaTheme="minorEastAsia"/>
          <w:lang w:eastAsia="zh-CN"/>
        </w:rPr>
      </w:pPr>
    </w:p>
    <w:p w14:paraId="2CF49379" w14:textId="77777777" w:rsidR="00CD03E8" w:rsidRPr="007247D9" w:rsidRDefault="00CD03E8" w:rsidP="00CD03E8">
      <w:pPr>
        <w:rPr>
          <w:rFonts w:eastAsiaTheme="minorEastAsia"/>
          <w:highlight w:val="green"/>
          <w:lang w:eastAsia="zh-CN"/>
        </w:rPr>
      </w:pPr>
      <w:r w:rsidRPr="007247D9">
        <w:rPr>
          <w:rFonts w:eastAsiaTheme="minorEastAsia" w:hint="eastAsia"/>
          <w:highlight w:val="green"/>
          <w:lang w:eastAsia="zh-CN"/>
        </w:rPr>
        <w:t>Agreement</w:t>
      </w:r>
    </w:p>
    <w:p w14:paraId="3DCA5263" w14:textId="77777777" w:rsidR="00CD03E8" w:rsidRPr="00594831" w:rsidRDefault="00CD03E8" w:rsidP="00CD03E8">
      <w:pPr>
        <w:contextualSpacing/>
        <w:rPr>
          <w:lang w:eastAsia="zh-CN"/>
        </w:rPr>
      </w:pPr>
      <w:r w:rsidRPr="00594831">
        <w:rPr>
          <w:rFonts w:hint="eastAsia"/>
          <w:lang w:eastAsia="zh-CN"/>
        </w:rPr>
        <w:t>S</w:t>
      </w:r>
      <w:r w:rsidRPr="00594831">
        <w:rPr>
          <w:lang w:eastAsia="zh-CN"/>
        </w:rPr>
        <w:t xml:space="preserve">tudy traffic modelling for evaluations related to immersive communication services including but not limited to </w:t>
      </w:r>
      <w:r>
        <w:rPr>
          <w:rFonts w:eastAsiaTheme="minorEastAsia" w:hint="eastAsia"/>
          <w:lang w:eastAsia="zh-CN"/>
        </w:rPr>
        <w:t>advanced XR</w:t>
      </w:r>
      <w:r w:rsidRPr="00594831">
        <w:rPr>
          <w:lang w:eastAsia="zh-CN"/>
        </w:rPr>
        <w:t xml:space="preserve"> </w:t>
      </w:r>
      <w:r w:rsidRPr="00594831">
        <w:rPr>
          <w:rFonts w:hint="eastAsia"/>
        </w:rPr>
        <w:t>[</w:t>
      </w:r>
      <w:r>
        <w:rPr>
          <w:rFonts w:eastAsiaTheme="minorEastAsia" w:hint="eastAsia"/>
          <w:lang w:eastAsia="zh-CN"/>
        </w:rPr>
        <w:t xml:space="preserve">e.g., </w:t>
      </w:r>
      <w:r w:rsidRPr="00594831">
        <w:rPr>
          <w:rFonts w:hint="eastAsia"/>
        </w:rPr>
        <w:t>TR22.870]</w:t>
      </w:r>
      <w:r w:rsidRPr="00594831">
        <w:rPr>
          <w:lang w:eastAsia="zh-CN"/>
        </w:rPr>
        <w:t xml:space="preserve"> and haptics services,</w:t>
      </w:r>
    </w:p>
    <w:p w14:paraId="15C77A1B" w14:textId="77777777" w:rsidR="00CD03E8" w:rsidRPr="00594831" w:rsidRDefault="00CD03E8" w:rsidP="00CD03E8">
      <w:pPr>
        <w:pStyle w:val="ListParagraph"/>
        <w:numPr>
          <w:ilvl w:val="0"/>
          <w:numId w:val="125"/>
        </w:numPr>
        <w:spacing w:after="120"/>
        <w:rPr>
          <w:sz w:val="22"/>
          <w:szCs w:val="22"/>
          <w:lang w:eastAsia="zh-CN"/>
        </w:rPr>
      </w:pPr>
      <w:r w:rsidRPr="00594831">
        <w:rPr>
          <w:sz w:val="22"/>
          <w:szCs w:val="22"/>
          <w:lang w:eastAsia="zh-CN"/>
        </w:rPr>
        <w:t xml:space="preserve">XR traffic models (in TR 38.838) are considered as starting point. </w:t>
      </w:r>
    </w:p>
    <w:p w14:paraId="20A424FE" w14:textId="77777777" w:rsidR="00CD03E8" w:rsidRPr="00594831" w:rsidRDefault="00CD03E8" w:rsidP="00CD03E8">
      <w:pPr>
        <w:pStyle w:val="ListParagraph"/>
        <w:numPr>
          <w:ilvl w:val="1"/>
          <w:numId w:val="125"/>
        </w:numPr>
        <w:spacing w:after="120"/>
        <w:rPr>
          <w:sz w:val="22"/>
          <w:szCs w:val="22"/>
          <w:lang w:eastAsia="zh-CN"/>
        </w:rPr>
      </w:pPr>
      <w:r w:rsidRPr="00594831">
        <w:rPr>
          <w:rFonts w:hint="eastAsia"/>
          <w:sz w:val="22"/>
          <w:szCs w:val="22"/>
          <w:lang w:eastAsia="zh-CN"/>
        </w:rPr>
        <w:t>F</w:t>
      </w:r>
      <w:r w:rsidRPr="00594831">
        <w:rPr>
          <w:sz w:val="22"/>
          <w:szCs w:val="22"/>
          <w:lang w:eastAsia="zh-CN"/>
        </w:rPr>
        <w:t xml:space="preserve">FS the detailed modifications on the parameters to the XR traffic model, e.g., higher packet size, </w:t>
      </w:r>
      <w:r w:rsidRPr="00594831">
        <w:rPr>
          <w:rFonts w:hint="eastAsia"/>
          <w:sz w:val="22"/>
          <w:szCs w:val="22"/>
        </w:rPr>
        <w:t>higher packet arrival rate</w:t>
      </w:r>
      <w:r w:rsidRPr="00594831">
        <w:rPr>
          <w:sz w:val="22"/>
          <w:szCs w:val="22"/>
        </w:rPr>
        <w:t xml:space="preserve">, </w:t>
      </w:r>
      <w:r w:rsidRPr="00594831">
        <w:rPr>
          <w:rFonts w:hint="eastAsia"/>
          <w:sz w:val="22"/>
          <w:szCs w:val="22"/>
        </w:rPr>
        <w:t>higher packet size deviation</w:t>
      </w:r>
      <w:r w:rsidRPr="00594831">
        <w:rPr>
          <w:sz w:val="22"/>
          <w:szCs w:val="22"/>
        </w:rPr>
        <w:t>, PDB, etc</w:t>
      </w:r>
      <w:r w:rsidRPr="00594831">
        <w:rPr>
          <w:sz w:val="22"/>
          <w:szCs w:val="22"/>
          <w:lang w:eastAsia="zh-CN"/>
        </w:rPr>
        <w:t>.</w:t>
      </w:r>
    </w:p>
    <w:p w14:paraId="542BED2E" w14:textId="77777777" w:rsidR="00CD03E8" w:rsidRPr="00594831" w:rsidRDefault="00CD03E8" w:rsidP="00CD03E8">
      <w:pPr>
        <w:pStyle w:val="ListParagraph"/>
        <w:numPr>
          <w:ilvl w:val="0"/>
          <w:numId w:val="125"/>
        </w:numPr>
        <w:spacing w:after="120"/>
        <w:rPr>
          <w:sz w:val="22"/>
          <w:szCs w:val="22"/>
          <w:lang w:eastAsia="zh-CN"/>
        </w:rPr>
      </w:pPr>
      <w:r w:rsidRPr="00594831">
        <w:rPr>
          <w:rFonts w:hint="eastAsia"/>
          <w:sz w:val="22"/>
          <w:szCs w:val="22"/>
          <w:lang w:eastAsia="zh-CN"/>
        </w:rPr>
        <w:t>F</w:t>
      </w:r>
      <w:r w:rsidRPr="00594831">
        <w:rPr>
          <w:sz w:val="22"/>
          <w:szCs w:val="22"/>
          <w:lang w:eastAsia="zh-CN"/>
        </w:rPr>
        <w:t>FS how many models need to be defined and the corresponding representative use cases.</w:t>
      </w:r>
    </w:p>
    <w:p w14:paraId="3436CD70" w14:textId="77777777" w:rsidR="00CD03E8" w:rsidRPr="00594831" w:rsidRDefault="00CD03E8" w:rsidP="00CD03E8">
      <w:pPr>
        <w:pStyle w:val="ListParagraph"/>
        <w:numPr>
          <w:ilvl w:val="0"/>
          <w:numId w:val="125"/>
        </w:numPr>
        <w:spacing w:after="120"/>
        <w:rPr>
          <w:sz w:val="22"/>
          <w:szCs w:val="22"/>
          <w:lang w:eastAsia="zh-CN"/>
        </w:rPr>
      </w:pPr>
      <w:r w:rsidRPr="00594831">
        <w:rPr>
          <w:sz w:val="22"/>
          <w:szCs w:val="22"/>
          <w:lang w:eastAsia="zh-CN"/>
        </w:rPr>
        <w:t>FFS how to incorporate haptics traffic (TR26.854).</w:t>
      </w:r>
    </w:p>
    <w:p w14:paraId="3573FF5B" w14:textId="77777777" w:rsidR="00CD03E8" w:rsidRPr="00594831" w:rsidRDefault="00CD03E8" w:rsidP="00CD03E8">
      <w:pPr>
        <w:rPr>
          <w:lang w:eastAsia="zh-CN"/>
        </w:rPr>
      </w:pPr>
      <w:r w:rsidRPr="00594831">
        <w:rPr>
          <w:lang w:eastAsia="zh-CN"/>
        </w:rPr>
        <w:t xml:space="preserve">Send LS to SA4 requesting input if any on the relevant traffic characteristics, RAN1 can continue the study before SA4 potential response. </w:t>
      </w:r>
    </w:p>
    <w:p w14:paraId="3E180C57" w14:textId="77777777" w:rsidR="00CD03E8" w:rsidRPr="00C145E4" w:rsidRDefault="00CD03E8" w:rsidP="00CD03E8">
      <w:pPr>
        <w:rPr>
          <w:rFonts w:eastAsiaTheme="minorEastAsia"/>
          <w:lang w:eastAsia="zh-CN"/>
        </w:rPr>
      </w:pPr>
    </w:p>
    <w:p w14:paraId="3B9E4DFB" w14:textId="77777777" w:rsidR="00CD03E8" w:rsidRPr="007247D9" w:rsidRDefault="00CD03E8" w:rsidP="00CD03E8">
      <w:pPr>
        <w:rPr>
          <w:rFonts w:eastAsia="DengXian"/>
          <w:highlight w:val="green"/>
          <w:lang w:eastAsia="zh-CN"/>
        </w:rPr>
      </w:pPr>
      <w:r w:rsidRPr="007247D9">
        <w:rPr>
          <w:rFonts w:eastAsia="DengXian" w:hint="eastAsia"/>
          <w:highlight w:val="green"/>
          <w:lang w:eastAsia="zh-CN"/>
        </w:rPr>
        <w:t>Agreement</w:t>
      </w:r>
    </w:p>
    <w:p w14:paraId="432270FF" w14:textId="77777777" w:rsidR="00CD03E8" w:rsidRDefault="00CD03E8" w:rsidP="00CD03E8">
      <w:pPr>
        <w:rPr>
          <w:lang w:eastAsia="ko-KR"/>
        </w:rPr>
      </w:pPr>
      <w:r w:rsidRPr="00D53838">
        <w:rPr>
          <w:lang w:eastAsia="ko-KR"/>
        </w:rPr>
        <w:t xml:space="preserve">Study extensions to FTP Model 1/FTP Model 3 to incorporate </w:t>
      </w:r>
      <w:r>
        <w:rPr>
          <w:lang w:eastAsia="ko-KR"/>
        </w:rPr>
        <w:t>the following:</w:t>
      </w:r>
    </w:p>
    <w:p w14:paraId="1B55C62C" w14:textId="77777777" w:rsidR="00CD03E8" w:rsidRDefault="00CD03E8" w:rsidP="00CD03E8">
      <w:pPr>
        <w:numPr>
          <w:ilvl w:val="0"/>
          <w:numId w:val="126"/>
        </w:numPr>
        <w:overflowPunct/>
        <w:snapToGrid w:val="0"/>
        <w:spacing w:after="0" w:line="278" w:lineRule="auto"/>
        <w:jc w:val="both"/>
        <w:textAlignment w:val="auto"/>
        <w:rPr>
          <w:lang w:eastAsia="ko-KR"/>
        </w:rPr>
      </w:pPr>
      <w:r>
        <w:rPr>
          <w:lang w:eastAsia="ko-KR"/>
        </w:rPr>
        <w:t>M</w:t>
      </w:r>
      <w:r w:rsidRPr="00D53838">
        <w:rPr>
          <w:lang w:eastAsia="ko-KR"/>
        </w:rPr>
        <w:t>ultiple packet sizes and associated time-domain behaviors</w:t>
      </w:r>
      <w:r>
        <w:rPr>
          <w:lang w:eastAsia="ko-KR"/>
        </w:rPr>
        <w:t xml:space="preserve"> (e.g., inter arrival time)</w:t>
      </w:r>
    </w:p>
    <w:p w14:paraId="44A0502A" w14:textId="77777777" w:rsidR="00CD03E8" w:rsidRDefault="00CD03E8" w:rsidP="00CD03E8">
      <w:pPr>
        <w:numPr>
          <w:ilvl w:val="1"/>
          <w:numId w:val="126"/>
        </w:numPr>
        <w:overflowPunct/>
        <w:snapToGrid w:val="0"/>
        <w:spacing w:after="0" w:line="278" w:lineRule="auto"/>
        <w:jc w:val="both"/>
        <w:textAlignment w:val="auto"/>
        <w:rPr>
          <w:lang w:eastAsia="ko-KR"/>
        </w:rPr>
      </w:pPr>
      <w:r w:rsidRPr="00D53838">
        <w:rPr>
          <w:lang w:eastAsia="ko-KR"/>
        </w:rPr>
        <w:t xml:space="preserve">FFS number </w:t>
      </w:r>
      <w:r>
        <w:rPr>
          <w:lang w:eastAsia="ko-KR"/>
        </w:rPr>
        <w:t xml:space="preserve">of </w:t>
      </w:r>
      <w:r w:rsidRPr="00D53838">
        <w:rPr>
          <w:lang w:eastAsia="ko-KR"/>
        </w:rPr>
        <w:t>packet sizes (e.g.,</w:t>
      </w:r>
      <w:r>
        <w:rPr>
          <w:lang w:eastAsia="ko-KR"/>
        </w:rPr>
        <w:t xml:space="preserve"> </w:t>
      </w:r>
      <w:r w:rsidRPr="00555B2D">
        <w:rPr>
          <w:lang w:eastAsia="ko-KR"/>
        </w:rPr>
        <w:t>2 or 3</w:t>
      </w:r>
      <w:r w:rsidRPr="00D53838">
        <w:rPr>
          <w:lang w:eastAsia="ko-KR"/>
        </w:rPr>
        <w:t>)</w:t>
      </w:r>
      <w:r>
        <w:rPr>
          <w:lang w:eastAsia="ko-KR"/>
        </w:rPr>
        <w:t>.</w:t>
      </w:r>
    </w:p>
    <w:p w14:paraId="55302E5A" w14:textId="77777777" w:rsidR="00CD03E8" w:rsidRDefault="00CD03E8" w:rsidP="00CD03E8">
      <w:pPr>
        <w:numPr>
          <w:ilvl w:val="1"/>
          <w:numId w:val="126"/>
        </w:numPr>
        <w:overflowPunct/>
        <w:snapToGrid w:val="0"/>
        <w:spacing w:after="0" w:line="278" w:lineRule="auto"/>
        <w:jc w:val="both"/>
        <w:textAlignment w:val="auto"/>
        <w:rPr>
          <w:lang w:eastAsia="ko-KR"/>
        </w:rPr>
      </w:pPr>
      <w:r>
        <w:rPr>
          <w:lang w:eastAsia="ko-KR"/>
        </w:rPr>
        <w:t>FFS whether to have fixed or variable packet size and packet arrival rate for a given UE.</w:t>
      </w:r>
    </w:p>
    <w:p w14:paraId="346F1D65" w14:textId="77777777" w:rsidR="00CD03E8" w:rsidRDefault="00CD03E8" w:rsidP="00CD03E8">
      <w:pPr>
        <w:numPr>
          <w:ilvl w:val="1"/>
          <w:numId w:val="126"/>
        </w:numPr>
        <w:overflowPunct/>
        <w:snapToGrid w:val="0"/>
        <w:spacing w:after="0" w:line="278" w:lineRule="auto"/>
        <w:jc w:val="both"/>
        <w:textAlignment w:val="auto"/>
        <w:rPr>
          <w:lang w:eastAsia="ko-KR"/>
        </w:rPr>
      </w:pPr>
      <w:r>
        <w:rPr>
          <w:lang w:eastAsia="ko-KR"/>
        </w:rPr>
        <w:t>FFS applicability of multiple packet sizes to only one or both of FTP Model 1/FTP Model 3.</w:t>
      </w:r>
    </w:p>
    <w:p w14:paraId="25C77858" w14:textId="77777777" w:rsidR="00CD03E8" w:rsidRPr="00D53838" w:rsidRDefault="00CD03E8" w:rsidP="00CD03E8">
      <w:pPr>
        <w:numPr>
          <w:ilvl w:val="1"/>
          <w:numId w:val="126"/>
        </w:numPr>
        <w:overflowPunct/>
        <w:snapToGrid w:val="0"/>
        <w:spacing w:after="0" w:line="278" w:lineRule="auto"/>
        <w:jc w:val="both"/>
        <w:textAlignment w:val="auto"/>
        <w:rPr>
          <w:lang w:eastAsia="ko-KR"/>
        </w:rPr>
      </w:pPr>
      <w:r w:rsidRPr="00D53838">
        <w:rPr>
          <w:lang w:eastAsia="ko-KR"/>
        </w:rPr>
        <w:t>FFS</w:t>
      </w:r>
      <w:r>
        <w:rPr>
          <w:lang w:eastAsia="ko-KR"/>
        </w:rPr>
        <w:t xml:space="preserve"> </w:t>
      </w:r>
      <w:r w:rsidRPr="00D53838">
        <w:rPr>
          <w:lang w:eastAsia="ko-KR"/>
        </w:rPr>
        <w:t>packet size and arrival rate characteristics</w:t>
      </w:r>
      <w:r>
        <w:rPr>
          <w:lang w:eastAsia="ko-KR"/>
        </w:rPr>
        <w:t>.</w:t>
      </w:r>
    </w:p>
    <w:p w14:paraId="70609AD6" w14:textId="77777777" w:rsidR="00CD03E8" w:rsidRDefault="00CD03E8" w:rsidP="00CD03E8">
      <w:pPr>
        <w:numPr>
          <w:ilvl w:val="0"/>
          <w:numId w:val="126"/>
        </w:numPr>
        <w:overflowPunct/>
        <w:snapToGrid w:val="0"/>
        <w:spacing w:after="0" w:line="278" w:lineRule="auto"/>
        <w:jc w:val="both"/>
        <w:textAlignment w:val="auto"/>
        <w:rPr>
          <w:lang w:eastAsia="ko-KR"/>
        </w:rPr>
      </w:pPr>
      <w:r>
        <w:rPr>
          <w:lang w:eastAsia="ko-KR"/>
        </w:rPr>
        <w:t>P</w:t>
      </w:r>
      <w:r w:rsidRPr="00555B2D">
        <w:rPr>
          <w:lang w:eastAsia="ko-KR"/>
        </w:rPr>
        <w:t>acket delay budget (PDB) related parameters</w:t>
      </w:r>
    </w:p>
    <w:p w14:paraId="4520FFE6" w14:textId="77777777" w:rsidR="00CD03E8" w:rsidRDefault="00CD03E8" w:rsidP="00CD03E8">
      <w:pPr>
        <w:numPr>
          <w:ilvl w:val="1"/>
          <w:numId w:val="126"/>
        </w:numPr>
        <w:overflowPunct/>
        <w:snapToGrid w:val="0"/>
        <w:spacing w:after="0" w:line="278" w:lineRule="auto"/>
        <w:jc w:val="both"/>
        <w:textAlignment w:val="auto"/>
        <w:rPr>
          <w:lang w:eastAsia="ko-KR"/>
        </w:rPr>
      </w:pPr>
      <w:r>
        <w:rPr>
          <w:rFonts w:hint="eastAsia"/>
          <w:lang w:eastAsia="zh-CN"/>
        </w:rPr>
        <w:t>FFS</w:t>
      </w:r>
      <w:r>
        <w:rPr>
          <w:lang w:eastAsia="ko-KR"/>
        </w:rPr>
        <w:t xml:space="preserve"> PDB applicability </w:t>
      </w:r>
      <w:r w:rsidRPr="00C408B6">
        <w:rPr>
          <w:lang w:eastAsia="ko-KR"/>
        </w:rPr>
        <w:t>to</w:t>
      </w:r>
      <w:r>
        <w:rPr>
          <w:lang w:eastAsia="ko-KR"/>
        </w:rPr>
        <w:t xml:space="preserve"> packets (e.g., one PDB parameter for only one traffic flow or different PDB parameters for different traffic flows).</w:t>
      </w:r>
    </w:p>
    <w:p w14:paraId="1E05F3A6" w14:textId="77777777" w:rsidR="00CD03E8" w:rsidRDefault="00CD03E8" w:rsidP="00CD03E8">
      <w:pPr>
        <w:numPr>
          <w:ilvl w:val="1"/>
          <w:numId w:val="126"/>
        </w:numPr>
        <w:overflowPunct/>
        <w:snapToGrid w:val="0"/>
        <w:spacing w:after="0" w:line="278" w:lineRule="auto"/>
        <w:jc w:val="both"/>
        <w:textAlignment w:val="auto"/>
        <w:rPr>
          <w:lang w:eastAsia="ko-KR"/>
        </w:rPr>
      </w:pPr>
      <w:r>
        <w:rPr>
          <w:lang w:eastAsia="ko-KR"/>
        </w:rPr>
        <w:t xml:space="preserve">FFS how to consider the PDB, e.g., whether to </w:t>
      </w:r>
      <w:r w:rsidRPr="00792092">
        <w:rPr>
          <w:lang w:eastAsia="ko-KR"/>
        </w:rPr>
        <w:t xml:space="preserve">drop packets </w:t>
      </w:r>
      <w:r>
        <w:rPr>
          <w:lang w:eastAsia="ko-KR"/>
        </w:rPr>
        <w:t xml:space="preserve">when </w:t>
      </w:r>
      <w:r w:rsidRPr="00792092">
        <w:rPr>
          <w:lang w:eastAsia="ko-KR"/>
        </w:rPr>
        <w:t>exceeding the budget</w:t>
      </w:r>
      <w:r>
        <w:rPr>
          <w:lang w:eastAsia="ko-KR"/>
        </w:rPr>
        <w:t>, PDB aware metric.</w:t>
      </w:r>
    </w:p>
    <w:p w14:paraId="6560D9A8" w14:textId="77777777" w:rsidR="00CD03E8" w:rsidRDefault="00CD03E8" w:rsidP="00CD03E8">
      <w:pPr>
        <w:numPr>
          <w:ilvl w:val="0"/>
          <w:numId w:val="126"/>
        </w:numPr>
        <w:overflowPunct/>
        <w:snapToGrid w:val="0"/>
        <w:spacing w:after="0" w:line="278" w:lineRule="auto"/>
        <w:jc w:val="both"/>
        <w:textAlignment w:val="auto"/>
        <w:rPr>
          <w:lang w:eastAsia="ko-KR"/>
        </w:rPr>
      </w:pPr>
      <w:r>
        <w:rPr>
          <w:lang w:eastAsia="ko-KR"/>
        </w:rPr>
        <w:t>Note consider the following for PDB:</w:t>
      </w:r>
    </w:p>
    <w:p w14:paraId="4F8ADE44" w14:textId="77777777" w:rsidR="00CD03E8" w:rsidRDefault="00CD03E8" w:rsidP="00CD03E8">
      <w:pPr>
        <w:numPr>
          <w:ilvl w:val="1"/>
          <w:numId w:val="126"/>
        </w:numPr>
        <w:overflowPunct/>
        <w:snapToGrid w:val="0"/>
        <w:spacing w:after="0" w:line="278" w:lineRule="auto"/>
        <w:jc w:val="both"/>
        <w:textAlignment w:val="auto"/>
        <w:rPr>
          <w:lang w:eastAsia="ko-KR"/>
        </w:rPr>
      </w:pPr>
      <w:r>
        <w:rPr>
          <w:lang w:eastAsia="ko-KR"/>
        </w:rPr>
        <w:t>Applicability to the extension to FTP Model 1/</w:t>
      </w:r>
      <w:r w:rsidRPr="002B286B">
        <w:rPr>
          <w:lang w:eastAsia="ko-KR"/>
        </w:rPr>
        <w:t xml:space="preserve"> </w:t>
      </w:r>
      <w:r>
        <w:rPr>
          <w:lang w:eastAsia="ko-KR"/>
        </w:rPr>
        <w:t xml:space="preserve">FTP Model 3 with </w:t>
      </w:r>
      <w:r w:rsidRPr="00915FFB">
        <w:rPr>
          <w:lang w:eastAsia="ko-KR"/>
        </w:rPr>
        <w:t>one</w:t>
      </w:r>
      <w:r>
        <w:rPr>
          <w:lang w:eastAsia="ko-KR"/>
        </w:rPr>
        <w:t xml:space="preserve"> packet size.</w:t>
      </w:r>
    </w:p>
    <w:p w14:paraId="1D7DC78C" w14:textId="77777777" w:rsidR="00CD03E8" w:rsidRDefault="00CD03E8" w:rsidP="00CD03E8">
      <w:pPr>
        <w:numPr>
          <w:ilvl w:val="1"/>
          <w:numId w:val="126"/>
        </w:numPr>
        <w:overflowPunct/>
        <w:snapToGrid w:val="0"/>
        <w:spacing w:after="0" w:line="278" w:lineRule="auto"/>
        <w:jc w:val="both"/>
        <w:textAlignment w:val="auto"/>
        <w:rPr>
          <w:lang w:eastAsia="ko-KR"/>
        </w:rPr>
      </w:pPr>
      <w:r>
        <w:rPr>
          <w:lang w:eastAsia="ko-KR"/>
        </w:rPr>
        <w:t xml:space="preserve">Applicability or not to </w:t>
      </w:r>
      <w:r w:rsidRPr="00915FFB">
        <w:rPr>
          <w:lang w:eastAsia="ko-KR"/>
        </w:rPr>
        <w:t>the extension to FTP Model 1/</w:t>
      </w:r>
      <w:r w:rsidRPr="002B286B">
        <w:rPr>
          <w:lang w:eastAsia="ko-KR"/>
        </w:rPr>
        <w:t xml:space="preserve"> </w:t>
      </w:r>
      <w:r>
        <w:rPr>
          <w:lang w:eastAsia="ko-KR"/>
        </w:rPr>
        <w:t xml:space="preserve">FTP Model </w:t>
      </w:r>
      <w:r w:rsidRPr="00915FFB">
        <w:rPr>
          <w:lang w:eastAsia="ko-KR"/>
        </w:rPr>
        <w:t xml:space="preserve">3 with </w:t>
      </w:r>
      <w:r>
        <w:rPr>
          <w:lang w:eastAsia="ko-KR"/>
        </w:rPr>
        <w:t>multiple</w:t>
      </w:r>
      <w:r w:rsidRPr="00915FFB">
        <w:rPr>
          <w:lang w:eastAsia="ko-KR"/>
        </w:rPr>
        <w:t xml:space="preserve"> </w:t>
      </w:r>
      <w:r>
        <w:rPr>
          <w:lang w:eastAsia="ko-KR"/>
        </w:rPr>
        <w:t>packet sizes.</w:t>
      </w:r>
    </w:p>
    <w:p w14:paraId="7D5D0E76" w14:textId="77777777" w:rsidR="00CD03E8" w:rsidRDefault="00CD03E8" w:rsidP="00CD03E8">
      <w:pPr>
        <w:rPr>
          <w:rFonts w:eastAsia="DengXian"/>
          <w:lang w:eastAsia="zh-CN"/>
        </w:rPr>
      </w:pPr>
    </w:p>
    <w:p w14:paraId="7600C571" w14:textId="77777777" w:rsidR="00CD03E8" w:rsidRPr="00C92AAC" w:rsidRDefault="00CD03E8" w:rsidP="00CD03E8">
      <w:pPr>
        <w:rPr>
          <w:rFonts w:eastAsia="DengXian"/>
          <w:highlight w:val="green"/>
          <w:lang w:eastAsia="zh-CN"/>
        </w:rPr>
      </w:pPr>
      <w:r w:rsidRPr="00C92AAC">
        <w:rPr>
          <w:rFonts w:eastAsia="DengXian" w:hint="eastAsia"/>
          <w:highlight w:val="green"/>
          <w:lang w:eastAsia="zh-CN"/>
        </w:rPr>
        <w:t>Agreement</w:t>
      </w:r>
    </w:p>
    <w:p w14:paraId="16A37491" w14:textId="77777777" w:rsidR="00CD03E8" w:rsidRDefault="00CD03E8" w:rsidP="00CD03E8">
      <w:pPr>
        <w:rPr>
          <w:rFonts w:eastAsia="DengXian"/>
          <w:lang w:eastAsia="zh-CN"/>
        </w:rPr>
      </w:pPr>
      <w:r>
        <w:rPr>
          <w:rFonts w:eastAsia="DengXian" w:hint="eastAsia"/>
          <w:lang w:eastAsia="zh-CN"/>
        </w:rPr>
        <w:t>The attached templates for NTN in R1-2507956 are endorsed in principle.</w:t>
      </w:r>
    </w:p>
    <w:p w14:paraId="17BBA38A" w14:textId="77777777" w:rsidR="00CD03E8" w:rsidRDefault="00CD03E8" w:rsidP="00CD03E8">
      <w:pPr>
        <w:rPr>
          <w:rFonts w:eastAsia="DengXian"/>
          <w:lang w:eastAsia="zh-CN"/>
        </w:rPr>
      </w:pPr>
    </w:p>
    <w:p w14:paraId="147D95D7" w14:textId="77777777" w:rsidR="00CD03E8" w:rsidRPr="00C06E2E" w:rsidRDefault="00CD03E8" w:rsidP="00CD03E8">
      <w:pPr>
        <w:rPr>
          <w:rFonts w:eastAsia="DengXian"/>
          <w:highlight w:val="green"/>
          <w:lang w:eastAsia="zh-CN"/>
        </w:rPr>
      </w:pPr>
      <w:r w:rsidRPr="00C06E2E">
        <w:rPr>
          <w:rFonts w:eastAsia="DengXian" w:hint="eastAsia"/>
          <w:highlight w:val="green"/>
          <w:lang w:eastAsia="zh-CN"/>
        </w:rPr>
        <w:t>Agreement</w:t>
      </w:r>
    </w:p>
    <w:p w14:paraId="30EA0F21" w14:textId="77777777" w:rsidR="00CD03E8" w:rsidRPr="00944986" w:rsidRDefault="00CD03E8" w:rsidP="00CD03E8">
      <w:pPr>
        <w:rPr>
          <w:bCs/>
          <w:lang w:eastAsia="zh-CN"/>
        </w:rPr>
      </w:pPr>
      <w:r w:rsidRPr="00944986">
        <w:rPr>
          <w:bCs/>
          <w:lang w:eastAsia="zh-CN"/>
        </w:rPr>
        <w:t>The following configurations for system-level simulations could be used for 6GR evaluation:</w:t>
      </w:r>
    </w:p>
    <w:tbl>
      <w:tblPr>
        <w:tblStyle w:val="TableGrid"/>
        <w:tblW w:w="0" w:type="auto"/>
        <w:tblInd w:w="108" w:type="dxa"/>
        <w:tblLook w:val="04A0" w:firstRow="1" w:lastRow="0" w:firstColumn="1" w:lastColumn="0" w:noHBand="0" w:noVBand="1"/>
      </w:tblPr>
      <w:tblGrid>
        <w:gridCol w:w="1557"/>
        <w:gridCol w:w="1941"/>
        <w:gridCol w:w="1747"/>
        <w:gridCol w:w="1747"/>
        <w:gridCol w:w="1748"/>
        <w:gridCol w:w="1609"/>
      </w:tblGrid>
      <w:tr w:rsidR="00CD03E8" w:rsidRPr="00DA7705" w14:paraId="2B7C122F" w14:textId="77777777" w:rsidTr="00DA7705">
        <w:trPr>
          <w:tblHeader/>
        </w:trPr>
        <w:tc>
          <w:tcPr>
            <w:tcW w:w="1698" w:type="dxa"/>
          </w:tcPr>
          <w:p w14:paraId="1E533D68" w14:textId="77777777" w:rsidR="00CD03E8" w:rsidRPr="00DA7705" w:rsidRDefault="00CD03E8" w:rsidP="00233CF5">
            <w:pPr>
              <w:rPr>
                <w:rFonts w:ascii="Arial" w:hAnsi="Arial" w:cs="Arial"/>
                <w:sz w:val="16"/>
                <w:szCs w:val="16"/>
                <w:lang w:eastAsia="zh-CN"/>
              </w:rPr>
            </w:pPr>
          </w:p>
        </w:tc>
        <w:tc>
          <w:tcPr>
            <w:tcW w:w="2245" w:type="dxa"/>
          </w:tcPr>
          <w:p w14:paraId="7A677F24" w14:textId="77777777" w:rsidR="00CD03E8" w:rsidRPr="00DA7705" w:rsidRDefault="00CD03E8" w:rsidP="00233CF5">
            <w:pPr>
              <w:rPr>
                <w:rFonts w:ascii="Arial" w:hAnsi="Arial" w:cs="Arial"/>
                <w:sz w:val="16"/>
                <w:szCs w:val="16"/>
                <w:lang w:eastAsia="zh-CN"/>
              </w:rPr>
            </w:pPr>
            <w:r w:rsidRPr="00DA7705">
              <w:rPr>
                <w:rFonts w:ascii="Arial" w:hAnsi="Arial" w:cs="Arial"/>
                <w:b/>
                <w:bCs/>
                <w:sz w:val="16"/>
                <w:szCs w:val="16"/>
                <w:lang w:eastAsia="zh-CN"/>
              </w:rPr>
              <w:t>Indoor Hotspot</w:t>
            </w:r>
          </w:p>
        </w:tc>
        <w:tc>
          <w:tcPr>
            <w:tcW w:w="2023" w:type="dxa"/>
          </w:tcPr>
          <w:p w14:paraId="6F858967" w14:textId="77777777" w:rsidR="00CD03E8" w:rsidRPr="00DA7705" w:rsidRDefault="00CD03E8" w:rsidP="00233CF5">
            <w:pPr>
              <w:rPr>
                <w:rFonts w:ascii="Arial" w:hAnsi="Arial" w:cs="Arial"/>
                <w:sz w:val="16"/>
                <w:szCs w:val="16"/>
                <w:lang w:eastAsia="zh-CN"/>
              </w:rPr>
            </w:pPr>
            <w:r w:rsidRPr="00DA7705">
              <w:rPr>
                <w:rFonts w:ascii="Arial" w:hAnsi="Arial" w:cs="Arial"/>
                <w:b/>
                <w:bCs/>
                <w:sz w:val="16"/>
                <w:szCs w:val="16"/>
                <w:lang w:eastAsia="zh-CN"/>
              </w:rPr>
              <w:t>Dense Urban</w:t>
            </w:r>
          </w:p>
        </w:tc>
        <w:tc>
          <w:tcPr>
            <w:tcW w:w="2023" w:type="dxa"/>
          </w:tcPr>
          <w:p w14:paraId="70F52209" w14:textId="77777777" w:rsidR="00CD03E8" w:rsidRPr="00DA7705" w:rsidRDefault="00CD03E8" w:rsidP="00233CF5">
            <w:pPr>
              <w:rPr>
                <w:rFonts w:ascii="Arial" w:hAnsi="Arial" w:cs="Arial"/>
                <w:sz w:val="16"/>
                <w:szCs w:val="16"/>
                <w:lang w:eastAsia="zh-CN"/>
              </w:rPr>
            </w:pPr>
            <w:r w:rsidRPr="00DA7705">
              <w:rPr>
                <w:rFonts w:ascii="Arial" w:hAnsi="Arial" w:cs="Arial"/>
                <w:b/>
                <w:bCs/>
                <w:sz w:val="16"/>
                <w:szCs w:val="16"/>
                <w:lang w:eastAsia="zh-CN"/>
              </w:rPr>
              <w:t>Rural</w:t>
            </w:r>
          </w:p>
        </w:tc>
        <w:tc>
          <w:tcPr>
            <w:tcW w:w="2024" w:type="dxa"/>
          </w:tcPr>
          <w:p w14:paraId="0727A996" w14:textId="77777777" w:rsidR="00CD03E8" w:rsidRPr="00DA7705" w:rsidRDefault="00CD03E8" w:rsidP="00233CF5">
            <w:pPr>
              <w:rPr>
                <w:rFonts w:ascii="Arial" w:hAnsi="Arial" w:cs="Arial"/>
                <w:sz w:val="16"/>
                <w:szCs w:val="16"/>
                <w:lang w:eastAsia="zh-CN"/>
              </w:rPr>
            </w:pPr>
            <w:r w:rsidRPr="00DA7705">
              <w:rPr>
                <w:rFonts w:ascii="Arial" w:hAnsi="Arial" w:cs="Arial"/>
                <w:b/>
                <w:bCs/>
                <w:sz w:val="16"/>
                <w:szCs w:val="16"/>
                <w:lang w:eastAsia="zh-CN"/>
              </w:rPr>
              <w:t>Urban Macro</w:t>
            </w:r>
          </w:p>
        </w:tc>
        <w:tc>
          <w:tcPr>
            <w:tcW w:w="1847" w:type="dxa"/>
          </w:tcPr>
          <w:p w14:paraId="17A18BC7" w14:textId="77777777" w:rsidR="00CD03E8" w:rsidRPr="00DA7705" w:rsidRDefault="00CD03E8" w:rsidP="00233CF5">
            <w:pPr>
              <w:rPr>
                <w:rFonts w:ascii="Arial" w:hAnsi="Arial" w:cs="Arial"/>
                <w:sz w:val="16"/>
                <w:szCs w:val="16"/>
                <w:lang w:eastAsia="zh-CN"/>
              </w:rPr>
            </w:pPr>
            <w:r w:rsidRPr="00DA7705">
              <w:rPr>
                <w:rFonts w:ascii="Arial" w:hAnsi="Arial" w:cs="Arial"/>
                <w:b/>
                <w:bCs/>
                <w:sz w:val="16"/>
                <w:szCs w:val="16"/>
                <w:lang w:eastAsia="zh-CN"/>
              </w:rPr>
              <w:t>Sub-urban macro</w:t>
            </w:r>
          </w:p>
        </w:tc>
      </w:tr>
      <w:tr w:rsidR="00CD03E8" w:rsidRPr="00DA7705" w14:paraId="395CE783" w14:textId="77777777" w:rsidTr="00233CF5">
        <w:tc>
          <w:tcPr>
            <w:tcW w:w="1698" w:type="dxa"/>
          </w:tcPr>
          <w:p w14:paraId="51D25417"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Carrier frequency</w:t>
            </w:r>
          </w:p>
        </w:tc>
        <w:tc>
          <w:tcPr>
            <w:tcW w:w="2245" w:type="dxa"/>
          </w:tcPr>
          <w:p w14:paraId="0CF0C6FB"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2 GHz</w:t>
            </w:r>
          </w:p>
          <w:p w14:paraId="0C0E4FBF"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4 GHz</w:t>
            </w:r>
          </w:p>
          <w:p w14:paraId="1C160D95"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7 GHz</w:t>
            </w:r>
          </w:p>
          <w:p w14:paraId="1513D3A4"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15 GHz</w:t>
            </w:r>
          </w:p>
          <w:p w14:paraId="34AAEB22"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30 GHz</w:t>
            </w:r>
          </w:p>
        </w:tc>
        <w:tc>
          <w:tcPr>
            <w:tcW w:w="2023" w:type="dxa"/>
          </w:tcPr>
          <w:p w14:paraId="1C0B45CE"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700 MHz</w:t>
            </w:r>
          </w:p>
          <w:p w14:paraId="7781AA21"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2 GHz</w:t>
            </w:r>
          </w:p>
          <w:p w14:paraId="446899F7"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4 GHz</w:t>
            </w:r>
          </w:p>
          <w:p w14:paraId="7BE77ACF"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7 GHz</w:t>
            </w:r>
          </w:p>
          <w:p w14:paraId="7A5F4E7B"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15 GHz</w:t>
            </w:r>
          </w:p>
          <w:p w14:paraId="3552CB7B"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30 GHz</w:t>
            </w:r>
          </w:p>
        </w:tc>
        <w:tc>
          <w:tcPr>
            <w:tcW w:w="2023" w:type="dxa"/>
          </w:tcPr>
          <w:p w14:paraId="4454FED5"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700 MHz</w:t>
            </w:r>
          </w:p>
          <w:p w14:paraId="0BC1005B"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2 GHz</w:t>
            </w:r>
          </w:p>
          <w:p w14:paraId="063767C6"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4 GHz</w:t>
            </w:r>
          </w:p>
          <w:p w14:paraId="1694B9B3"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7 GHz</w:t>
            </w:r>
          </w:p>
          <w:p w14:paraId="62A4C64A" w14:textId="77777777" w:rsidR="00CD03E8" w:rsidRPr="00DA7705" w:rsidRDefault="00CD03E8" w:rsidP="00233CF5">
            <w:pPr>
              <w:spacing w:after="60"/>
              <w:rPr>
                <w:rFonts w:ascii="Arial" w:hAnsi="Arial" w:cs="Arial"/>
                <w:sz w:val="16"/>
                <w:szCs w:val="16"/>
                <w:lang w:eastAsia="zh-CN"/>
              </w:rPr>
            </w:pPr>
          </w:p>
        </w:tc>
        <w:tc>
          <w:tcPr>
            <w:tcW w:w="2024" w:type="dxa"/>
          </w:tcPr>
          <w:p w14:paraId="665802E9"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700 MHz</w:t>
            </w:r>
          </w:p>
          <w:p w14:paraId="5974926A"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2 GHz</w:t>
            </w:r>
          </w:p>
          <w:p w14:paraId="6821CA51"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4 GHz</w:t>
            </w:r>
          </w:p>
          <w:p w14:paraId="735B6F26"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7 GHz</w:t>
            </w:r>
          </w:p>
          <w:p w14:paraId="15C3E9F6"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15 GHz</w:t>
            </w:r>
          </w:p>
          <w:p w14:paraId="17F33E3D"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30 GHz</w:t>
            </w:r>
          </w:p>
        </w:tc>
        <w:tc>
          <w:tcPr>
            <w:tcW w:w="1847" w:type="dxa"/>
          </w:tcPr>
          <w:p w14:paraId="69A762A7"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700 MHz</w:t>
            </w:r>
          </w:p>
          <w:p w14:paraId="55809F39"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lastRenderedPageBreak/>
              <w:t>Around 2 GHz</w:t>
            </w:r>
          </w:p>
          <w:p w14:paraId="42691F87"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4 GHz</w:t>
            </w:r>
          </w:p>
          <w:p w14:paraId="55EB655E"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7 GHz</w:t>
            </w:r>
          </w:p>
          <w:p w14:paraId="429CB37F"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15 GHz</w:t>
            </w:r>
          </w:p>
          <w:p w14:paraId="109EDBA4" w14:textId="77777777" w:rsidR="00CD03E8" w:rsidRPr="00DA7705" w:rsidRDefault="00CD03E8" w:rsidP="00233CF5">
            <w:pPr>
              <w:spacing w:after="60"/>
              <w:rPr>
                <w:rFonts w:ascii="Arial" w:hAnsi="Arial" w:cs="Arial"/>
                <w:sz w:val="16"/>
                <w:szCs w:val="16"/>
                <w:lang w:eastAsia="zh-CN"/>
              </w:rPr>
            </w:pPr>
            <w:r w:rsidRPr="00DA7705">
              <w:rPr>
                <w:rFonts w:ascii="Arial" w:hAnsi="Arial" w:cs="Arial"/>
                <w:sz w:val="16"/>
                <w:szCs w:val="16"/>
                <w:lang w:eastAsia="zh-CN"/>
              </w:rPr>
              <w:t>Around 30 GHz</w:t>
            </w:r>
          </w:p>
        </w:tc>
      </w:tr>
      <w:tr w:rsidR="00CD03E8" w:rsidRPr="00DA7705" w14:paraId="1237591F" w14:textId="77777777" w:rsidTr="00233CF5">
        <w:trPr>
          <w:trHeight w:val="1857"/>
        </w:trPr>
        <w:tc>
          <w:tcPr>
            <w:tcW w:w="1698" w:type="dxa"/>
          </w:tcPr>
          <w:p w14:paraId="3C2A6AA0"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lastRenderedPageBreak/>
              <w:t>Aggregated BW</w:t>
            </w:r>
          </w:p>
        </w:tc>
        <w:tc>
          <w:tcPr>
            <w:tcW w:w="10162" w:type="dxa"/>
            <w:gridSpan w:val="5"/>
          </w:tcPr>
          <w:p w14:paraId="42495464"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rPr>
              <w:t>Follow system bandwidth per carrier frequency in TR 38.914 as</w:t>
            </w:r>
            <w:r w:rsidRPr="00DA7705">
              <w:rPr>
                <w:rFonts w:ascii="Arial" w:hAnsi="Arial" w:cs="Arial"/>
                <w:sz w:val="16"/>
                <w:szCs w:val="16"/>
              </w:rPr>
              <w:br/>
              <w:t>1) Around 700 MHz: Up to 60 MHz</w:t>
            </w:r>
            <w:r w:rsidRPr="00DA7705">
              <w:rPr>
                <w:rFonts w:ascii="Arial" w:hAnsi="Arial" w:cs="Arial"/>
                <w:sz w:val="16"/>
                <w:szCs w:val="16"/>
              </w:rPr>
              <w:br/>
              <w:t>2) Around 2GHz: Up to 200 MHz</w:t>
            </w:r>
            <w:r w:rsidRPr="00DA7705">
              <w:rPr>
                <w:rFonts w:ascii="Arial" w:hAnsi="Arial" w:cs="Arial"/>
                <w:sz w:val="16"/>
                <w:szCs w:val="16"/>
              </w:rPr>
              <w:br/>
              <w:t xml:space="preserve">3) Around 4GHz: Up to 300 MHz </w:t>
            </w:r>
            <w:r w:rsidRPr="00DA7705">
              <w:rPr>
                <w:rFonts w:ascii="Arial" w:hAnsi="Arial" w:cs="Arial"/>
                <w:sz w:val="16"/>
                <w:szCs w:val="16"/>
              </w:rPr>
              <w:br/>
              <w:t>4) Around 7GHz: Up to 400MHz</w:t>
            </w:r>
            <w:r w:rsidRPr="00DA7705">
              <w:rPr>
                <w:rFonts w:ascii="Arial" w:hAnsi="Arial" w:cs="Arial"/>
                <w:sz w:val="16"/>
                <w:szCs w:val="16"/>
              </w:rPr>
              <w:br/>
              <w:t xml:space="preserve">5) Around 15GHz: Up to 400MHz  </w:t>
            </w:r>
            <w:r w:rsidRPr="00DA7705">
              <w:rPr>
                <w:rFonts w:ascii="Arial" w:hAnsi="Arial" w:cs="Arial"/>
                <w:sz w:val="16"/>
                <w:szCs w:val="16"/>
              </w:rPr>
              <w:br/>
              <w:t xml:space="preserve">6) Around 30GHz: Up to 1GHz </w:t>
            </w:r>
          </w:p>
        </w:tc>
      </w:tr>
      <w:tr w:rsidR="00CD03E8" w:rsidRPr="00DA7705" w14:paraId="16F833AE" w14:textId="77777777" w:rsidTr="00233CF5">
        <w:tc>
          <w:tcPr>
            <w:tcW w:w="1698" w:type="dxa"/>
            <w:vMerge w:val="restart"/>
          </w:tcPr>
          <w:p w14:paraId="7062B71A"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t>Simulation BW</w:t>
            </w:r>
          </w:p>
        </w:tc>
        <w:tc>
          <w:tcPr>
            <w:tcW w:w="10162" w:type="dxa"/>
            <w:gridSpan w:val="5"/>
          </w:tcPr>
          <w:p w14:paraId="16174D2B"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rPr>
              <w:t>Around 700 MHz: 20MHz, 60MHz</w:t>
            </w:r>
          </w:p>
        </w:tc>
      </w:tr>
      <w:tr w:rsidR="00CD03E8" w:rsidRPr="00DA7705" w14:paraId="50FE947C" w14:textId="77777777" w:rsidTr="00233CF5">
        <w:tc>
          <w:tcPr>
            <w:tcW w:w="1698" w:type="dxa"/>
            <w:vMerge/>
          </w:tcPr>
          <w:p w14:paraId="4AE35182" w14:textId="77777777" w:rsidR="00CD03E8" w:rsidRPr="00DA7705" w:rsidRDefault="00CD03E8" w:rsidP="00233CF5">
            <w:pPr>
              <w:rPr>
                <w:rFonts w:ascii="Arial" w:hAnsi="Arial" w:cs="Arial"/>
                <w:sz w:val="16"/>
                <w:szCs w:val="16"/>
                <w:lang w:eastAsia="zh-CN"/>
              </w:rPr>
            </w:pPr>
          </w:p>
        </w:tc>
        <w:tc>
          <w:tcPr>
            <w:tcW w:w="10162" w:type="dxa"/>
            <w:gridSpan w:val="5"/>
          </w:tcPr>
          <w:p w14:paraId="0DBAC404" w14:textId="77777777" w:rsidR="00CD03E8" w:rsidRPr="00DA7705" w:rsidRDefault="00CD03E8" w:rsidP="00233CF5">
            <w:pPr>
              <w:rPr>
                <w:rFonts w:ascii="Arial" w:hAnsi="Arial" w:cs="Arial"/>
                <w:sz w:val="16"/>
                <w:szCs w:val="16"/>
                <w:lang w:val="de-DE" w:eastAsia="zh-CN"/>
              </w:rPr>
            </w:pPr>
            <w:r w:rsidRPr="00DA7705">
              <w:rPr>
                <w:rFonts w:ascii="Arial" w:hAnsi="Arial" w:cs="Arial"/>
                <w:sz w:val="16"/>
                <w:szCs w:val="16"/>
                <w:lang w:val="de-DE"/>
              </w:rPr>
              <w:t>Around 2 GHz: 20MHz, 100MHz, 200MHz</w:t>
            </w:r>
          </w:p>
        </w:tc>
      </w:tr>
      <w:tr w:rsidR="00CD03E8" w:rsidRPr="00DA7705" w14:paraId="08D7752D" w14:textId="77777777" w:rsidTr="00233CF5">
        <w:tc>
          <w:tcPr>
            <w:tcW w:w="1698" w:type="dxa"/>
            <w:vMerge/>
          </w:tcPr>
          <w:p w14:paraId="51933A61" w14:textId="77777777" w:rsidR="00CD03E8" w:rsidRPr="00DA7705" w:rsidRDefault="00CD03E8" w:rsidP="00233CF5">
            <w:pPr>
              <w:rPr>
                <w:rFonts w:ascii="Arial" w:hAnsi="Arial" w:cs="Arial"/>
                <w:sz w:val="16"/>
                <w:szCs w:val="16"/>
                <w:lang w:val="de-DE" w:eastAsia="zh-CN"/>
              </w:rPr>
            </w:pPr>
          </w:p>
        </w:tc>
        <w:tc>
          <w:tcPr>
            <w:tcW w:w="10162" w:type="dxa"/>
            <w:gridSpan w:val="5"/>
          </w:tcPr>
          <w:p w14:paraId="18337335" w14:textId="77777777" w:rsidR="00CD03E8" w:rsidRPr="00DA7705" w:rsidRDefault="00CD03E8" w:rsidP="00233CF5">
            <w:pPr>
              <w:rPr>
                <w:rFonts w:ascii="Arial" w:hAnsi="Arial" w:cs="Arial"/>
                <w:sz w:val="16"/>
                <w:szCs w:val="16"/>
                <w:lang w:val="de-DE" w:eastAsia="zh-CN"/>
              </w:rPr>
            </w:pPr>
            <w:r w:rsidRPr="00DA7705">
              <w:rPr>
                <w:rFonts w:ascii="Arial" w:hAnsi="Arial" w:cs="Arial"/>
                <w:sz w:val="16"/>
                <w:szCs w:val="16"/>
                <w:lang w:val="de-DE"/>
              </w:rPr>
              <w:t>Around 4 GHz: 20MHz, 100MHz, 200MHz, 300MHz</w:t>
            </w:r>
          </w:p>
        </w:tc>
      </w:tr>
      <w:tr w:rsidR="00CD03E8" w:rsidRPr="00DA7705" w14:paraId="7D3CE7CC" w14:textId="77777777" w:rsidTr="00233CF5">
        <w:tc>
          <w:tcPr>
            <w:tcW w:w="1698" w:type="dxa"/>
            <w:vMerge/>
          </w:tcPr>
          <w:p w14:paraId="4CB6E64F" w14:textId="77777777" w:rsidR="00CD03E8" w:rsidRPr="00DA7705" w:rsidRDefault="00CD03E8" w:rsidP="00233CF5">
            <w:pPr>
              <w:rPr>
                <w:rFonts w:ascii="Arial" w:hAnsi="Arial" w:cs="Arial"/>
                <w:sz w:val="16"/>
                <w:szCs w:val="16"/>
                <w:lang w:val="de-DE" w:eastAsia="zh-CN"/>
              </w:rPr>
            </w:pPr>
          </w:p>
        </w:tc>
        <w:tc>
          <w:tcPr>
            <w:tcW w:w="10162" w:type="dxa"/>
            <w:gridSpan w:val="5"/>
          </w:tcPr>
          <w:p w14:paraId="1FAE4FED" w14:textId="77777777" w:rsidR="00CD03E8" w:rsidRPr="00DA7705" w:rsidRDefault="00CD03E8" w:rsidP="00233CF5">
            <w:pPr>
              <w:rPr>
                <w:rFonts w:ascii="Arial" w:hAnsi="Arial" w:cs="Arial"/>
                <w:sz w:val="16"/>
                <w:szCs w:val="16"/>
                <w:lang w:val="de-DE" w:eastAsia="zh-CN"/>
              </w:rPr>
            </w:pPr>
            <w:r w:rsidRPr="00DA7705">
              <w:rPr>
                <w:rFonts w:ascii="Arial" w:hAnsi="Arial" w:cs="Arial"/>
                <w:sz w:val="16"/>
                <w:szCs w:val="16"/>
                <w:lang w:val="de-DE"/>
              </w:rPr>
              <w:t>Around 7 GHz: 20MHz, 100MHz, 200MHz, 400MHz</w:t>
            </w:r>
          </w:p>
        </w:tc>
      </w:tr>
      <w:tr w:rsidR="00CD03E8" w:rsidRPr="00DA7705" w14:paraId="20C4F0D7" w14:textId="77777777" w:rsidTr="00233CF5">
        <w:tc>
          <w:tcPr>
            <w:tcW w:w="1698" w:type="dxa"/>
            <w:vMerge/>
          </w:tcPr>
          <w:p w14:paraId="24957FDC" w14:textId="77777777" w:rsidR="00CD03E8" w:rsidRPr="00DA7705" w:rsidRDefault="00CD03E8" w:rsidP="00233CF5">
            <w:pPr>
              <w:rPr>
                <w:rFonts w:ascii="Arial" w:hAnsi="Arial" w:cs="Arial"/>
                <w:sz w:val="16"/>
                <w:szCs w:val="16"/>
                <w:lang w:val="de-DE" w:eastAsia="zh-CN"/>
              </w:rPr>
            </w:pPr>
          </w:p>
        </w:tc>
        <w:tc>
          <w:tcPr>
            <w:tcW w:w="10162" w:type="dxa"/>
            <w:gridSpan w:val="5"/>
          </w:tcPr>
          <w:p w14:paraId="1656F36A" w14:textId="77777777" w:rsidR="00CD03E8" w:rsidRPr="00DA7705" w:rsidRDefault="00CD03E8" w:rsidP="00233CF5">
            <w:pPr>
              <w:rPr>
                <w:rFonts w:ascii="Arial" w:hAnsi="Arial" w:cs="Arial"/>
                <w:sz w:val="16"/>
                <w:szCs w:val="16"/>
                <w:lang w:val="de-DE" w:eastAsia="zh-CN"/>
              </w:rPr>
            </w:pPr>
            <w:r w:rsidRPr="00DA7705">
              <w:rPr>
                <w:rFonts w:ascii="Arial" w:hAnsi="Arial" w:cs="Arial"/>
                <w:sz w:val="16"/>
                <w:szCs w:val="16"/>
                <w:lang w:val="de-DE"/>
              </w:rPr>
              <w:t>Around 15 GHz: 20MHz, 100MHz, 200MHz, 400MHz</w:t>
            </w:r>
          </w:p>
        </w:tc>
      </w:tr>
      <w:tr w:rsidR="00CD03E8" w:rsidRPr="00DA7705" w14:paraId="245D7242" w14:textId="77777777" w:rsidTr="00233CF5">
        <w:tc>
          <w:tcPr>
            <w:tcW w:w="1698" w:type="dxa"/>
            <w:vMerge/>
          </w:tcPr>
          <w:p w14:paraId="3E583EF3" w14:textId="77777777" w:rsidR="00CD03E8" w:rsidRPr="00DA7705" w:rsidRDefault="00CD03E8" w:rsidP="00233CF5">
            <w:pPr>
              <w:rPr>
                <w:rFonts w:ascii="Arial" w:hAnsi="Arial" w:cs="Arial"/>
                <w:sz w:val="16"/>
                <w:szCs w:val="16"/>
                <w:lang w:val="de-DE" w:eastAsia="zh-CN"/>
              </w:rPr>
            </w:pPr>
          </w:p>
        </w:tc>
        <w:tc>
          <w:tcPr>
            <w:tcW w:w="10162" w:type="dxa"/>
            <w:gridSpan w:val="5"/>
          </w:tcPr>
          <w:p w14:paraId="5A73B7C2" w14:textId="77777777" w:rsidR="00CD03E8" w:rsidRPr="00DA7705" w:rsidRDefault="00CD03E8" w:rsidP="00233CF5">
            <w:pPr>
              <w:rPr>
                <w:rFonts w:ascii="Arial" w:hAnsi="Arial" w:cs="Arial"/>
                <w:sz w:val="16"/>
                <w:szCs w:val="16"/>
                <w:lang w:val="de-DE" w:eastAsia="zh-CN"/>
              </w:rPr>
            </w:pPr>
            <w:r w:rsidRPr="00DA7705">
              <w:rPr>
                <w:rFonts w:ascii="Arial" w:hAnsi="Arial" w:cs="Arial"/>
                <w:sz w:val="16"/>
                <w:szCs w:val="16"/>
                <w:lang w:val="de-DE"/>
              </w:rPr>
              <w:t>Around 30GHz: 100MHz, 400MHz, 800MHz</w:t>
            </w:r>
          </w:p>
        </w:tc>
      </w:tr>
      <w:tr w:rsidR="00CD03E8" w:rsidRPr="00DA7705" w14:paraId="5A0045C9" w14:textId="77777777" w:rsidTr="00233CF5">
        <w:tc>
          <w:tcPr>
            <w:tcW w:w="1698" w:type="dxa"/>
            <w:vMerge/>
          </w:tcPr>
          <w:p w14:paraId="2FF50D38" w14:textId="77777777" w:rsidR="00CD03E8" w:rsidRPr="00DA7705" w:rsidRDefault="00CD03E8" w:rsidP="00233CF5">
            <w:pPr>
              <w:rPr>
                <w:rFonts w:ascii="Arial" w:hAnsi="Arial" w:cs="Arial"/>
                <w:sz w:val="16"/>
                <w:szCs w:val="16"/>
                <w:lang w:val="de-DE" w:eastAsia="zh-CN"/>
              </w:rPr>
            </w:pPr>
          </w:p>
        </w:tc>
        <w:tc>
          <w:tcPr>
            <w:tcW w:w="10162" w:type="dxa"/>
            <w:gridSpan w:val="5"/>
          </w:tcPr>
          <w:p w14:paraId="6708DC82" w14:textId="77777777" w:rsidR="00CD03E8" w:rsidRPr="00DA7705" w:rsidRDefault="00CD03E8" w:rsidP="00233CF5">
            <w:pPr>
              <w:rPr>
                <w:rFonts w:ascii="Arial" w:hAnsi="Arial" w:cs="Arial"/>
                <w:sz w:val="16"/>
                <w:szCs w:val="16"/>
              </w:rPr>
            </w:pPr>
            <w:r w:rsidRPr="00DA7705">
              <w:rPr>
                <w:rFonts w:ascii="Arial" w:hAnsi="Arial" w:cs="Arial"/>
                <w:sz w:val="16"/>
                <w:szCs w:val="16"/>
              </w:rPr>
              <w:t>Note: other simulation BW could be considered.</w:t>
            </w:r>
          </w:p>
        </w:tc>
      </w:tr>
      <w:tr w:rsidR="00CD03E8" w:rsidRPr="00DA7705" w14:paraId="34143F56" w14:textId="77777777" w:rsidTr="00233CF5">
        <w:tc>
          <w:tcPr>
            <w:tcW w:w="11860" w:type="dxa"/>
            <w:gridSpan w:val="6"/>
          </w:tcPr>
          <w:p w14:paraId="578212B3" w14:textId="77777777" w:rsidR="00CD03E8" w:rsidRPr="00DA7705" w:rsidRDefault="00CD03E8" w:rsidP="00233CF5">
            <w:pPr>
              <w:rPr>
                <w:rFonts w:ascii="Arial" w:hAnsi="Arial" w:cs="Arial"/>
                <w:b/>
                <w:sz w:val="16"/>
                <w:szCs w:val="16"/>
              </w:rPr>
            </w:pPr>
            <w:r w:rsidRPr="00DA7705">
              <w:rPr>
                <w:rFonts w:ascii="Arial" w:hAnsi="Arial" w:cs="Arial"/>
                <w:b/>
                <w:sz w:val="16"/>
                <w:szCs w:val="16"/>
              </w:rPr>
              <w:t>Note: The layout for each scenario will be separately discussed, including the carrier frequency combination for single layer and/or two layers.</w:t>
            </w:r>
          </w:p>
        </w:tc>
      </w:tr>
    </w:tbl>
    <w:p w14:paraId="18EC44D3" w14:textId="77777777" w:rsidR="00CD03E8" w:rsidRDefault="00CD03E8" w:rsidP="00CD03E8">
      <w:pPr>
        <w:rPr>
          <w:rFonts w:eastAsia="DengXian"/>
          <w:lang w:val="en-US" w:eastAsia="zh-CN"/>
        </w:rPr>
      </w:pPr>
    </w:p>
    <w:p w14:paraId="3B1924D9" w14:textId="77777777" w:rsidR="00CD03E8" w:rsidRPr="00C01D3D" w:rsidRDefault="00CD03E8" w:rsidP="00CD03E8">
      <w:pPr>
        <w:rPr>
          <w:rFonts w:eastAsia="DengXian"/>
          <w:highlight w:val="green"/>
          <w:lang w:val="en-US" w:eastAsia="zh-CN"/>
        </w:rPr>
      </w:pPr>
      <w:r w:rsidRPr="00C01D3D">
        <w:rPr>
          <w:rFonts w:eastAsia="DengXian" w:hint="eastAsia"/>
          <w:highlight w:val="green"/>
          <w:lang w:val="en-US" w:eastAsia="zh-CN"/>
        </w:rPr>
        <w:t>Agreement</w:t>
      </w:r>
    </w:p>
    <w:p w14:paraId="4EA77CA3" w14:textId="77777777" w:rsidR="00CD03E8" w:rsidRPr="00C01D3D" w:rsidRDefault="00CD03E8" w:rsidP="00CD03E8">
      <w:pPr>
        <w:rPr>
          <w:rFonts w:eastAsia="DengXian"/>
          <w:lang w:val="en-US" w:eastAsia="zh-CN"/>
        </w:rPr>
      </w:pPr>
      <w:r w:rsidRPr="00C01D3D">
        <w:rPr>
          <w:rFonts w:eastAsia="DengXian" w:hint="eastAsia"/>
          <w:lang w:val="en-US" w:eastAsia="zh-CN"/>
        </w:rPr>
        <w:t>Draft LS R1-2508183 is endorsed in principle.</w:t>
      </w:r>
    </w:p>
    <w:p w14:paraId="0A6550F6" w14:textId="77777777" w:rsidR="00CD03E8" w:rsidRDefault="00CD03E8" w:rsidP="00CD03E8">
      <w:pPr>
        <w:rPr>
          <w:rFonts w:eastAsia="DengXian"/>
          <w:lang w:val="en-US" w:eastAsia="zh-CN"/>
        </w:rPr>
      </w:pPr>
      <w:r>
        <w:rPr>
          <w:rFonts w:eastAsia="DengXian" w:hint="eastAsia"/>
          <w:lang w:val="en-US" w:eastAsia="zh-CN"/>
        </w:rPr>
        <w:t>Agreement</w:t>
      </w:r>
    </w:p>
    <w:p w14:paraId="6BDF9560" w14:textId="77777777" w:rsidR="00CD03E8" w:rsidRDefault="00CD03E8" w:rsidP="00CD03E8">
      <w:pPr>
        <w:rPr>
          <w:rFonts w:eastAsia="DengXian"/>
          <w:lang w:val="en-US" w:eastAsia="zh-CN"/>
        </w:rPr>
      </w:pPr>
      <w:r>
        <w:rPr>
          <w:rFonts w:eastAsia="DengXian" w:hint="eastAsia"/>
          <w:lang w:val="en-US" w:eastAsia="zh-CN"/>
        </w:rPr>
        <w:t>Final LS R1-2508184 is endorsed.</w:t>
      </w:r>
    </w:p>
    <w:p w14:paraId="7B7283ED" w14:textId="77777777" w:rsidR="00CD03E8" w:rsidRDefault="00CD03E8" w:rsidP="00CD03E8">
      <w:pPr>
        <w:rPr>
          <w:rFonts w:eastAsia="DengXian"/>
          <w:lang w:val="en-US" w:eastAsia="zh-CN"/>
        </w:rPr>
      </w:pPr>
    </w:p>
    <w:p w14:paraId="733C0545" w14:textId="77777777" w:rsidR="00CD03E8" w:rsidRPr="00D93D66" w:rsidRDefault="00CD03E8" w:rsidP="00CD03E8">
      <w:pPr>
        <w:rPr>
          <w:rFonts w:eastAsia="DengXian"/>
          <w:highlight w:val="green"/>
          <w:lang w:val="en-US" w:eastAsia="zh-CN"/>
        </w:rPr>
      </w:pPr>
      <w:r w:rsidRPr="00D93D66">
        <w:rPr>
          <w:rFonts w:eastAsia="DengXian" w:hint="eastAsia"/>
          <w:highlight w:val="green"/>
          <w:lang w:val="en-US" w:eastAsia="zh-CN"/>
        </w:rPr>
        <w:t>Agreement</w:t>
      </w:r>
    </w:p>
    <w:p w14:paraId="60A310BD" w14:textId="77777777" w:rsidR="00CD03E8" w:rsidRPr="00C3544E" w:rsidRDefault="00CD03E8" w:rsidP="00CD03E8">
      <w:pPr>
        <w:rPr>
          <w:rStyle w:val="Emphasis"/>
          <w:i w:val="0"/>
          <w:iCs w:val="0"/>
        </w:rPr>
      </w:pPr>
      <w:r w:rsidRPr="00C3544E">
        <w:rPr>
          <w:rStyle w:val="Emphasis"/>
        </w:rPr>
        <w:t>For link budget template, consider the following candidates:</w:t>
      </w:r>
    </w:p>
    <w:p w14:paraId="6AC6196B" w14:textId="77777777" w:rsidR="00CD03E8" w:rsidRPr="00DA7705" w:rsidRDefault="00CD03E8" w:rsidP="00CD03E8">
      <w:pPr>
        <w:pStyle w:val="ListParagraph"/>
        <w:numPr>
          <w:ilvl w:val="0"/>
          <w:numId w:val="129"/>
        </w:numPr>
        <w:spacing w:line="278" w:lineRule="auto"/>
        <w:rPr>
          <w:lang w:eastAsia="zh-CN"/>
        </w:rPr>
      </w:pPr>
      <w:r w:rsidRPr="00DA7705">
        <w:rPr>
          <w:rStyle w:val="Emphasis"/>
        </w:rPr>
        <w:t>Candidate 1:</w:t>
      </w:r>
      <w:r w:rsidRPr="00DA7705">
        <w:rPr>
          <w:rStyle w:val="Emphasis"/>
          <w:rFonts w:eastAsiaTheme="minorEastAsia" w:hint="eastAsia"/>
          <w:lang w:eastAsia="zh-CN"/>
        </w:rPr>
        <w:t xml:space="preserve"> </w:t>
      </w:r>
      <w:r w:rsidRPr="00DA7705">
        <w:rPr>
          <w:lang w:eastAsia="zh-CN"/>
        </w:rPr>
        <w:t xml:space="preserve">Reusing the link budget template from TR38.830, i.e., </w:t>
      </w:r>
      <w:r w:rsidRPr="00DA7705">
        <w:rPr>
          <w:rFonts w:hint="eastAsia"/>
          <w:lang w:eastAsia="zh-CN"/>
        </w:rPr>
        <w:t>the</w:t>
      </w:r>
      <w:r w:rsidRPr="00DA7705">
        <w:rPr>
          <w:lang w:eastAsia="zh-CN"/>
        </w:rPr>
        <w:t xml:space="preserve"> following table with notes as follows</w:t>
      </w:r>
      <w:r w:rsidRPr="00DA7705">
        <w:rPr>
          <w:rFonts w:hint="eastAsia"/>
          <w:lang w:eastAsia="zh-CN"/>
        </w:rPr>
        <w:t>:</w:t>
      </w:r>
    </w:p>
    <w:p w14:paraId="4CCA1A40" w14:textId="77777777" w:rsidR="00CD03E8" w:rsidRPr="00DA7705" w:rsidRDefault="00CD03E8" w:rsidP="00CD03E8">
      <w:pPr>
        <w:pStyle w:val="ListParagraph"/>
        <w:numPr>
          <w:ilvl w:val="0"/>
          <w:numId w:val="127"/>
        </w:numPr>
        <w:spacing w:after="120" w:line="278" w:lineRule="auto"/>
        <w:rPr>
          <w:lang w:eastAsia="zh-CN"/>
        </w:rPr>
      </w:pPr>
      <w:r w:rsidRPr="00DA7705">
        <w:rPr>
          <w:lang w:eastAsia="zh-CN"/>
        </w:rPr>
        <w:t>The values of the parameters are TBD.</w:t>
      </w:r>
    </w:p>
    <w:p w14:paraId="005DF72D" w14:textId="77777777" w:rsidR="00CD03E8" w:rsidRPr="00DA7705" w:rsidRDefault="00CD03E8" w:rsidP="00CD03E8">
      <w:pPr>
        <w:pStyle w:val="ListParagraph"/>
        <w:numPr>
          <w:ilvl w:val="0"/>
          <w:numId w:val="127"/>
        </w:numPr>
        <w:spacing w:after="120" w:line="278" w:lineRule="auto"/>
        <w:rPr>
          <w:lang w:eastAsia="zh-CN"/>
        </w:rPr>
      </w:pPr>
      <w:r w:rsidRPr="00DA7705">
        <w:rPr>
          <w:lang w:eastAsia="zh-CN"/>
        </w:rPr>
        <w:t>MCL in row (22bis) is TBD.</w:t>
      </w:r>
    </w:p>
    <w:p w14:paraId="2FE0185F" w14:textId="77777777" w:rsidR="00CD03E8" w:rsidRDefault="00CD03E8" w:rsidP="00CD03E8">
      <w:pPr>
        <w:pStyle w:val="ListParagraph"/>
        <w:numPr>
          <w:ilvl w:val="0"/>
          <w:numId w:val="127"/>
        </w:numPr>
        <w:spacing w:after="120" w:line="278" w:lineRule="auto"/>
        <w:rPr>
          <w:sz w:val="22"/>
          <w:szCs w:val="22"/>
          <w:lang w:eastAsia="zh-CN"/>
        </w:rPr>
      </w:pPr>
      <w:r w:rsidRPr="00DA7705">
        <w:rPr>
          <w:rFonts w:eastAsiaTheme="minorEastAsia" w:hint="eastAsia"/>
          <w:lang w:eastAsia="zh-CN"/>
        </w:rPr>
        <w:t xml:space="preserve">FFS: whether/how/why to update </w:t>
      </w:r>
    </w:p>
    <w:tbl>
      <w:tblPr>
        <w:tblStyle w:val="TableGrid"/>
        <w:tblW w:w="0" w:type="auto"/>
        <w:jc w:val="center"/>
        <w:tblLook w:val="04A0" w:firstRow="1" w:lastRow="0" w:firstColumn="1" w:lastColumn="0" w:noHBand="0" w:noVBand="1"/>
      </w:tblPr>
      <w:tblGrid>
        <w:gridCol w:w="5807"/>
        <w:gridCol w:w="3265"/>
      </w:tblGrid>
      <w:tr w:rsidR="00CD03E8" w14:paraId="6545A7C6" w14:textId="77777777" w:rsidTr="00233CF5">
        <w:trPr>
          <w:jc w:val="center"/>
        </w:trPr>
        <w:tc>
          <w:tcPr>
            <w:tcW w:w="9072" w:type="dxa"/>
            <w:gridSpan w:val="2"/>
            <w:shd w:val="clear" w:color="auto" w:fill="DEEAF6" w:themeFill="accent1" w:themeFillTint="33"/>
            <w:vAlign w:val="center"/>
          </w:tcPr>
          <w:p w14:paraId="4313AFA2" w14:textId="77777777" w:rsidR="00CD03E8" w:rsidRPr="000733B3" w:rsidRDefault="00CD03E8" w:rsidP="00233CF5">
            <w:pPr>
              <w:pStyle w:val="TAH"/>
              <w:ind w:left="880" w:hanging="440"/>
              <w:rPr>
                <w:sz w:val="14"/>
                <w:szCs w:val="14"/>
              </w:rPr>
            </w:pPr>
            <w:r w:rsidRPr="000733B3">
              <w:rPr>
                <w:sz w:val="14"/>
                <w:szCs w:val="14"/>
                <w:lang w:val="en-US" w:eastAsia="zh-CN"/>
              </w:rPr>
              <w:t>System configuration</w:t>
            </w:r>
          </w:p>
        </w:tc>
      </w:tr>
      <w:tr w:rsidR="00CD03E8" w14:paraId="1F6935D2" w14:textId="77777777" w:rsidTr="00DA7705">
        <w:trPr>
          <w:jc w:val="center"/>
        </w:trPr>
        <w:tc>
          <w:tcPr>
            <w:tcW w:w="5807" w:type="dxa"/>
            <w:vAlign w:val="center"/>
          </w:tcPr>
          <w:p w14:paraId="3C425389" w14:textId="77777777" w:rsidR="00CD03E8" w:rsidRPr="000733B3" w:rsidRDefault="00CD03E8" w:rsidP="00233CF5">
            <w:pPr>
              <w:pStyle w:val="TAL"/>
              <w:rPr>
                <w:sz w:val="14"/>
                <w:szCs w:val="14"/>
                <w:lang w:eastAsia="zh-CN"/>
              </w:rPr>
            </w:pPr>
            <w:r w:rsidRPr="000733B3">
              <w:rPr>
                <w:sz w:val="14"/>
                <w:szCs w:val="14"/>
                <w:lang w:eastAsia="zh-CN"/>
              </w:rPr>
              <w:t>Channel for evaluation</w:t>
            </w:r>
          </w:p>
        </w:tc>
        <w:tc>
          <w:tcPr>
            <w:tcW w:w="3265" w:type="dxa"/>
            <w:vAlign w:val="center"/>
          </w:tcPr>
          <w:p w14:paraId="578B8B3B" w14:textId="77777777" w:rsidR="00CD03E8" w:rsidRPr="000733B3" w:rsidRDefault="00CD03E8" w:rsidP="00233CF5">
            <w:pPr>
              <w:pStyle w:val="TAL"/>
              <w:rPr>
                <w:bCs/>
                <w:color w:val="000000"/>
                <w:sz w:val="14"/>
                <w:szCs w:val="14"/>
                <w:lang w:eastAsia="zh-CN"/>
              </w:rPr>
            </w:pPr>
          </w:p>
        </w:tc>
      </w:tr>
      <w:tr w:rsidR="00CD03E8" w14:paraId="26B30BF9" w14:textId="77777777" w:rsidTr="00DA7705">
        <w:trPr>
          <w:jc w:val="center"/>
        </w:trPr>
        <w:tc>
          <w:tcPr>
            <w:tcW w:w="5807" w:type="dxa"/>
            <w:vAlign w:val="center"/>
          </w:tcPr>
          <w:p w14:paraId="22427589" w14:textId="77777777" w:rsidR="00CD03E8" w:rsidRPr="000733B3" w:rsidRDefault="00CD03E8" w:rsidP="00233CF5">
            <w:pPr>
              <w:pStyle w:val="TAL"/>
              <w:rPr>
                <w:sz w:val="14"/>
                <w:szCs w:val="14"/>
              </w:rPr>
            </w:pPr>
            <w:r w:rsidRPr="000733B3">
              <w:rPr>
                <w:rFonts w:eastAsia="MS PGothic"/>
                <w:sz w:val="14"/>
                <w:szCs w:val="14"/>
              </w:rPr>
              <w:t>Scenarios</w:t>
            </w:r>
            <w:r w:rsidRPr="000733B3">
              <w:rPr>
                <w:sz w:val="14"/>
                <w:szCs w:val="14"/>
                <w:lang w:eastAsia="zh-CN"/>
              </w:rPr>
              <w:t xml:space="preserve"> and </w:t>
            </w:r>
            <w:r w:rsidRPr="000733B3">
              <w:rPr>
                <w:rFonts w:eastAsia="MS PGothic"/>
                <w:color w:val="000000"/>
                <w:sz w:val="14"/>
                <w:szCs w:val="14"/>
              </w:rPr>
              <w:t>Carrier frequency (GHz)</w:t>
            </w:r>
          </w:p>
        </w:tc>
        <w:tc>
          <w:tcPr>
            <w:tcW w:w="3265" w:type="dxa"/>
            <w:vAlign w:val="center"/>
          </w:tcPr>
          <w:p w14:paraId="6AA3BDBE" w14:textId="77777777" w:rsidR="00CD03E8" w:rsidRPr="000733B3" w:rsidRDefault="00CD03E8" w:rsidP="00233CF5">
            <w:pPr>
              <w:pStyle w:val="TAL"/>
              <w:rPr>
                <w:sz w:val="14"/>
                <w:szCs w:val="14"/>
              </w:rPr>
            </w:pPr>
          </w:p>
        </w:tc>
      </w:tr>
      <w:tr w:rsidR="00CD03E8" w14:paraId="24AF2A83" w14:textId="77777777" w:rsidTr="00DA7705">
        <w:trPr>
          <w:jc w:val="center"/>
        </w:trPr>
        <w:tc>
          <w:tcPr>
            <w:tcW w:w="5807" w:type="dxa"/>
            <w:vAlign w:val="center"/>
          </w:tcPr>
          <w:p w14:paraId="3DDF2327" w14:textId="77777777" w:rsidR="00CD03E8" w:rsidRPr="000733B3" w:rsidRDefault="00CD03E8" w:rsidP="00233CF5">
            <w:pPr>
              <w:pStyle w:val="TAL"/>
              <w:rPr>
                <w:sz w:val="14"/>
                <w:szCs w:val="14"/>
              </w:rPr>
            </w:pPr>
            <w:r w:rsidRPr="000733B3">
              <w:rPr>
                <w:rFonts w:eastAsia="MS PGothic"/>
                <w:color w:val="000000"/>
                <w:sz w:val="14"/>
                <w:szCs w:val="14"/>
              </w:rPr>
              <w:t>BS antenna heights (m)</w:t>
            </w:r>
          </w:p>
        </w:tc>
        <w:tc>
          <w:tcPr>
            <w:tcW w:w="3265" w:type="dxa"/>
            <w:vAlign w:val="center"/>
          </w:tcPr>
          <w:p w14:paraId="345464E3" w14:textId="77777777" w:rsidR="00CD03E8" w:rsidRPr="000733B3" w:rsidRDefault="00CD03E8" w:rsidP="00233CF5">
            <w:pPr>
              <w:pStyle w:val="TAL"/>
              <w:rPr>
                <w:rFonts w:eastAsia="SimSun"/>
                <w:sz w:val="14"/>
                <w:szCs w:val="14"/>
              </w:rPr>
            </w:pPr>
          </w:p>
        </w:tc>
      </w:tr>
      <w:tr w:rsidR="00CD03E8" w14:paraId="342F921D" w14:textId="77777777" w:rsidTr="00DA7705">
        <w:trPr>
          <w:jc w:val="center"/>
        </w:trPr>
        <w:tc>
          <w:tcPr>
            <w:tcW w:w="5807" w:type="dxa"/>
            <w:vAlign w:val="center"/>
          </w:tcPr>
          <w:p w14:paraId="6EFEB975" w14:textId="77777777" w:rsidR="00CD03E8" w:rsidRPr="000733B3" w:rsidRDefault="00CD03E8" w:rsidP="00233CF5">
            <w:pPr>
              <w:pStyle w:val="TAL"/>
              <w:rPr>
                <w:sz w:val="14"/>
                <w:szCs w:val="14"/>
              </w:rPr>
            </w:pPr>
            <w:r w:rsidRPr="000733B3">
              <w:rPr>
                <w:rFonts w:eastAsia="MS PGothic"/>
                <w:color w:val="000000"/>
                <w:sz w:val="14"/>
                <w:szCs w:val="14"/>
              </w:rPr>
              <w:t>UT antenna heights (m)</w:t>
            </w:r>
          </w:p>
        </w:tc>
        <w:tc>
          <w:tcPr>
            <w:tcW w:w="3265" w:type="dxa"/>
            <w:vAlign w:val="center"/>
          </w:tcPr>
          <w:p w14:paraId="3D1D9D7D" w14:textId="77777777" w:rsidR="00CD03E8" w:rsidRPr="000733B3" w:rsidRDefault="00CD03E8" w:rsidP="00233CF5">
            <w:pPr>
              <w:pStyle w:val="TAL"/>
              <w:rPr>
                <w:rFonts w:eastAsia="SimSun"/>
                <w:sz w:val="14"/>
                <w:szCs w:val="14"/>
              </w:rPr>
            </w:pPr>
          </w:p>
        </w:tc>
      </w:tr>
      <w:tr w:rsidR="00CD03E8" w14:paraId="67329200" w14:textId="77777777" w:rsidTr="00DA7705">
        <w:trPr>
          <w:jc w:val="center"/>
        </w:trPr>
        <w:tc>
          <w:tcPr>
            <w:tcW w:w="5807" w:type="dxa"/>
            <w:vAlign w:val="center"/>
          </w:tcPr>
          <w:p w14:paraId="200523E0" w14:textId="77777777" w:rsidR="00CD03E8" w:rsidRPr="000733B3" w:rsidRDefault="00CD03E8" w:rsidP="00233CF5">
            <w:pPr>
              <w:pStyle w:val="TAL"/>
              <w:rPr>
                <w:sz w:val="14"/>
                <w:szCs w:val="14"/>
              </w:rPr>
            </w:pPr>
            <w:r w:rsidRPr="000733B3">
              <w:rPr>
                <w:rFonts w:eastAsia="MS PGothic"/>
                <w:sz w:val="14"/>
                <w:szCs w:val="14"/>
              </w:rPr>
              <w:t>Cell area reliability (%)</w:t>
            </w:r>
          </w:p>
        </w:tc>
        <w:tc>
          <w:tcPr>
            <w:tcW w:w="3265" w:type="dxa"/>
            <w:vAlign w:val="center"/>
          </w:tcPr>
          <w:p w14:paraId="003E0AD7" w14:textId="77777777" w:rsidR="00CD03E8" w:rsidRPr="000733B3" w:rsidRDefault="00CD03E8" w:rsidP="00233CF5">
            <w:pPr>
              <w:pStyle w:val="TAL"/>
              <w:rPr>
                <w:rFonts w:eastAsia="SimSun"/>
                <w:sz w:val="14"/>
                <w:szCs w:val="14"/>
              </w:rPr>
            </w:pPr>
          </w:p>
        </w:tc>
      </w:tr>
      <w:tr w:rsidR="00CD03E8" w14:paraId="4B53CAA5" w14:textId="77777777" w:rsidTr="00DA7705">
        <w:trPr>
          <w:jc w:val="center"/>
        </w:trPr>
        <w:tc>
          <w:tcPr>
            <w:tcW w:w="5807" w:type="dxa"/>
            <w:vAlign w:val="center"/>
          </w:tcPr>
          <w:p w14:paraId="1A17F72D" w14:textId="77777777" w:rsidR="00CD03E8" w:rsidRPr="000733B3" w:rsidRDefault="00CD03E8" w:rsidP="00233CF5">
            <w:pPr>
              <w:pStyle w:val="TAL"/>
              <w:rPr>
                <w:sz w:val="14"/>
                <w:szCs w:val="14"/>
              </w:rPr>
            </w:pPr>
            <w:r w:rsidRPr="000733B3">
              <w:rPr>
                <w:rFonts w:eastAsia="MS PGothic"/>
                <w:sz w:val="14"/>
                <w:szCs w:val="14"/>
              </w:rPr>
              <w:t>Lognormal shadow fading std deviation (dB)</w:t>
            </w:r>
          </w:p>
        </w:tc>
        <w:tc>
          <w:tcPr>
            <w:tcW w:w="3265" w:type="dxa"/>
            <w:vAlign w:val="center"/>
          </w:tcPr>
          <w:p w14:paraId="24722DCD" w14:textId="77777777" w:rsidR="00CD03E8" w:rsidRPr="000733B3" w:rsidRDefault="00CD03E8" w:rsidP="00233CF5">
            <w:pPr>
              <w:pStyle w:val="TAL"/>
              <w:rPr>
                <w:rFonts w:eastAsia="SimSun"/>
                <w:sz w:val="14"/>
                <w:szCs w:val="14"/>
              </w:rPr>
            </w:pPr>
          </w:p>
        </w:tc>
      </w:tr>
      <w:tr w:rsidR="00CD03E8" w14:paraId="739EBBC1" w14:textId="77777777" w:rsidTr="00DA7705">
        <w:trPr>
          <w:jc w:val="center"/>
        </w:trPr>
        <w:tc>
          <w:tcPr>
            <w:tcW w:w="5807" w:type="dxa"/>
            <w:vAlign w:val="center"/>
          </w:tcPr>
          <w:p w14:paraId="6891E61E" w14:textId="77777777" w:rsidR="00CD03E8" w:rsidRPr="000733B3" w:rsidRDefault="00CD03E8" w:rsidP="00233CF5">
            <w:pPr>
              <w:pStyle w:val="TAL"/>
              <w:rPr>
                <w:sz w:val="14"/>
                <w:szCs w:val="14"/>
              </w:rPr>
            </w:pPr>
            <w:r w:rsidRPr="000733B3">
              <w:rPr>
                <w:rFonts w:eastAsia="MS PGothic"/>
                <w:sz w:val="14"/>
                <w:szCs w:val="14"/>
              </w:rPr>
              <w:t>Tx Diversity</w:t>
            </w:r>
          </w:p>
        </w:tc>
        <w:tc>
          <w:tcPr>
            <w:tcW w:w="3265" w:type="dxa"/>
            <w:vAlign w:val="center"/>
          </w:tcPr>
          <w:p w14:paraId="4036065C" w14:textId="77777777" w:rsidR="00CD03E8" w:rsidRPr="000733B3" w:rsidRDefault="00CD03E8" w:rsidP="00233CF5">
            <w:pPr>
              <w:pStyle w:val="TAL"/>
              <w:rPr>
                <w:rFonts w:eastAsia="SimSun"/>
                <w:sz w:val="14"/>
                <w:szCs w:val="14"/>
              </w:rPr>
            </w:pPr>
          </w:p>
        </w:tc>
      </w:tr>
      <w:tr w:rsidR="00CD03E8" w14:paraId="17719F97" w14:textId="77777777" w:rsidTr="00DA7705">
        <w:trPr>
          <w:jc w:val="center"/>
        </w:trPr>
        <w:tc>
          <w:tcPr>
            <w:tcW w:w="5807" w:type="dxa"/>
            <w:vAlign w:val="center"/>
          </w:tcPr>
          <w:p w14:paraId="2B95CE21" w14:textId="77777777" w:rsidR="00CD03E8" w:rsidRPr="000733B3" w:rsidRDefault="00CD03E8" w:rsidP="00233CF5">
            <w:pPr>
              <w:pStyle w:val="TAL"/>
              <w:rPr>
                <w:sz w:val="14"/>
                <w:szCs w:val="14"/>
              </w:rPr>
            </w:pPr>
            <w:r w:rsidRPr="000733B3">
              <w:rPr>
                <w:rFonts w:eastAsia="MS PGothic"/>
                <w:sz w:val="14"/>
                <w:szCs w:val="14"/>
              </w:rPr>
              <w:t>Number of SSB</w:t>
            </w:r>
          </w:p>
        </w:tc>
        <w:tc>
          <w:tcPr>
            <w:tcW w:w="3265" w:type="dxa"/>
            <w:vAlign w:val="center"/>
          </w:tcPr>
          <w:p w14:paraId="2D119AEF" w14:textId="77777777" w:rsidR="00CD03E8" w:rsidRPr="000733B3" w:rsidRDefault="00CD03E8" w:rsidP="00233CF5">
            <w:pPr>
              <w:pStyle w:val="TAL"/>
              <w:rPr>
                <w:rFonts w:eastAsia="SimSun"/>
                <w:sz w:val="14"/>
                <w:szCs w:val="14"/>
              </w:rPr>
            </w:pPr>
          </w:p>
        </w:tc>
      </w:tr>
      <w:tr w:rsidR="00CD03E8" w14:paraId="20423217" w14:textId="77777777" w:rsidTr="00233CF5">
        <w:trPr>
          <w:jc w:val="center"/>
        </w:trPr>
        <w:tc>
          <w:tcPr>
            <w:tcW w:w="9072" w:type="dxa"/>
            <w:gridSpan w:val="2"/>
            <w:shd w:val="clear" w:color="auto" w:fill="DEEAF6" w:themeFill="accent1" w:themeFillTint="33"/>
            <w:vAlign w:val="center"/>
          </w:tcPr>
          <w:p w14:paraId="7D041262" w14:textId="77777777" w:rsidR="00CD03E8" w:rsidRPr="000733B3" w:rsidRDefault="00CD03E8" w:rsidP="00233CF5">
            <w:pPr>
              <w:pStyle w:val="TAH"/>
              <w:ind w:left="880" w:hanging="440"/>
              <w:rPr>
                <w:sz w:val="14"/>
                <w:szCs w:val="14"/>
              </w:rPr>
            </w:pPr>
            <w:r w:rsidRPr="000733B3">
              <w:rPr>
                <w:sz w:val="14"/>
                <w:szCs w:val="14"/>
                <w:lang w:val="en-US"/>
              </w:rPr>
              <w:t>Transmitter</w:t>
            </w:r>
          </w:p>
        </w:tc>
      </w:tr>
      <w:tr w:rsidR="00CD03E8" w14:paraId="2DB707BD" w14:textId="77777777" w:rsidTr="00DA7705">
        <w:trPr>
          <w:jc w:val="center"/>
        </w:trPr>
        <w:tc>
          <w:tcPr>
            <w:tcW w:w="5807" w:type="dxa"/>
            <w:vAlign w:val="center"/>
          </w:tcPr>
          <w:p w14:paraId="268852D5" w14:textId="77777777" w:rsidR="00CD03E8" w:rsidRPr="000733B3" w:rsidRDefault="00CD03E8" w:rsidP="00233CF5">
            <w:pPr>
              <w:pStyle w:val="TAL"/>
              <w:rPr>
                <w:sz w:val="14"/>
                <w:szCs w:val="14"/>
              </w:rPr>
            </w:pPr>
            <w:r w:rsidRPr="000733B3">
              <w:rPr>
                <w:sz w:val="14"/>
                <w:szCs w:val="14"/>
              </w:rPr>
              <w:t>(1) Number of transmit antenna elements</w:t>
            </w:r>
          </w:p>
        </w:tc>
        <w:tc>
          <w:tcPr>
            <w:tcW w:w="3265" w:type="dxa"/>
            <w:vAlign w:val="center"/>
          </w:tcPr>
          <w:p w14:paraId="56DE6AE0" w14:textId="77777777" w:rsidR="00CD03E8" w:rsidRPr="000733B3" w:rsidRDefault="00CD03E8" w:rsidP="00233CF5">
            <w:pPr>
              <w:pStyle w:val="TAL"/>
              <w:rPr>
                <w:sz w:val="14"/>
                <w:szCs w:val="14"/>
              </w:rPr>
            </w:pPr>
          </w:p>
        </w:tc>
      </w:tr>
      <w:tr w:rsidR="00CD03E8" w14:paraId="4BEEBD74" w14:textId="77777777" w:rsidTr="00DA7705">
        <w:trPr>
          <w:jc w:val="center"/>
        </w:trPr>
        <w:tc>
          <w:tcPr>
            <w:tcW w:w="5807" w:type="dxa"/>
            <w:vAlign w:val="center"/>
          </w:tcPr>
          <w:p w14:paraId="61B0BADF" w14:textId="77777777" w:rsidR="00CD03E8" w:rsidRPr="000733B3" w:rsidRDefault="00CD03E8" w:rsidP="00233CF5">
            <w:pPr>
              <w:pStyle w:val="TAL"/>
              <w:rPr>
                <w:sz w:val="14"/>
                <w:szCs w:val="14"/>
              </w:rPr>
            </w:pPr>
            <w:r w:rsidRPr="000733B3">
              <w:rPr>
                <w:sz w:val="14"/>
                <w:szCs w:val="14"/>
              </w:rPr>
              <w:t xml:space="preserve">(2) Number of </w:t>
            </w:r>
            <w:r w:rsidRPr="000733B3">
              <w:rPr>
                <w:color w:val="000000" w:themeColor="text1"/>
                <w:sz w:val="14"/>
                <w:szCs w:val="14"/>
              </w:rPr>
              <w:t>transmit TxRUs</w:t>
            </w:r>
            <w:r w:rsidRPr="000733B3">
              <w:rPr>
                <w:strike/>
                <w:color w:val="FF0000"/>
                <w:sz w:val="14"/>
                <w:szCs w:val="14"/>
              </w:rPr>
              <w:br/>
            </w:r>
            <w:r w:rsidRPr="000733B3">
              <w:rPr>
                <w:sz w:val="14"/>
                <w:szCs w:val="14"/>
              </w:rPr>
              <w:t>Note:</w:t>
            </w:r>
            <w:r w:rsidRPr="000733B3">
              <w:rPr>
                <w:rFonts w:eastAsiaTheme="minorEastAsia"/>
                <w:sz w:val="14"/>
                <w:szCs w:val="14"/>
                <w:lang w:eastAsia="zh-CN"/>
              </w:rPr>
              <w:t xml:space="preserve"> </w:t>
            </w:r>
            <w:r w:rsidRPr="000733B3">
              <w:rPr>
                <w:sz w:val="14"/>
                <w:szCs w:val="14"/>
              </w:rPr>
              <w:t>this row is void (left empty) for uplink</w:t>
            </w:r>
          </w:p>
        </w:tc>
        <w:tc>
          <w:tcPr>
            <w:tcW w:w="3265" w:type="dxa"/>
            <w:vAlign w:val="center"/>
          </w:tcPr>
          <w:p w14:paraId="53FDD55A" w14:textId="77777777" w:rsidR="00CD03E8" w:rsidRPr="000733B3" w:rsidRDefault="00CD03E8" w:rsidP="00233CF5">
            <w:pPr>
              <w:pStyle w:val="TAL"/>
              <w:rPr>
                <w:sz w:val="14"/>
                <w:szCs w:val="14"/>
              </w:rPr>
            </w:pPr>
          </w:p>
        </w:tc>
      </w:tr>
      <w:tr w:rsidR="00CD03E8" w14:paraId="07B1994C" w14:textId="77777777" w:rsidTr="00DA7705">
        <w:trPr>
          <w:jc w:val="center"/>
        </w:trPr>
        <w:tc>
          <w:tcPr>
            <w:tcW w:w="5807" w:type="dxa"/>
            <w:vAlign w:val="center"/>
          </w:tcPr>
          <w:p w14:paraId="20E6EA3A" w14:textId="77777777" w:rsidR="00CD03E8" w:rsidRPr="000733B3" w:rsidRDefault="00CD03E8" w:rsidP="00233CF5">
            <w:pPr>
              <w:pStyle w:val="TAL"/>
              <w:rPr>
                <w:sz w:val="14"/>
                <w:szCs w:val="14"/>
              </w:rPr>
            </w:pPr>
            <w:r w:rsidRPr="000733B3">
              <w:rPr>
                <w:sz w:val="14"/>
                <w:szCs w:val="14"/>
              </w:rPr>
              <w:t>(2a) Number of transmit chains modelled in LLS</w:t>
            </w:r>
          </w:p>
        </w:tc>
        <w:tc>
          <w:tcPr>
            <w:tcW w:w="3265" w:type="dxa"/>
            <w:vAlign w:val="center"/>
          </w:tcPr>
          <w:p w14:paraId="55B479CD" w14:textId="77777777" w:rsidR="00CD03E8" w:rsidRPr="000733B3" w:rsidRDefault="00CD03E8" w:rsidP="00233CF5">
            <w:pPr>
              <w:pStyle w:val="TAL"/>
              <w:rPr>
                <w:sz w:val="14"/>
                <w:szCs w:val="14"/>
              </w:rPr>
            </w:pPr>
          </w:p>
        </w:tc>
      </w:tr>
      <w:tr w:rsidR="00CD03E8" w14:paraId="0CD690D4" w14:textId="77777777" w:rsidTr="00DA7705">
        <w:trPr>
          <w:jc w:val="center"/>
        </w:trPr>
        <w:tc>
          <w:tcPr>
            <w:tcW w:w="5807" w:type="dxa"/>
            <w:vAlign w:val="center"/>
          </w:tcPr>
          <w:p w14:paraId="4352BAB2" w14:textId="77777777" w:rsidR="00CD03E8" w:rsidRPr="000733B3" w:rsidRDefault="00CD03E8" w:rsidP="00233CF5">
            <w:pPr>
              <w:pStyle w:val="TAL"/>
              <w:keepNext w:val="0"/>
              <w:rPr>
                <w:sz w:val="14"/>
                <w:szCs w:val="14"/>
              </w:rPr>
            </w:pPr>
            <w:r w:rsidRPr="000733B3">
              <w:rPr>
                <w:sz w:val="14"/>
                <w:szCs w:val="14"/>
              </w:rPr>
              <w:t xml:space="preserve">(3) Total transmit power (dBm) </w:t>
            </w:r>
            <w:r w:rsidRPr="000733B3">
              <w:rPr>
                <w:strike/>
                <w:sz w:val="14"/>
                <w:szCs w:val="14"/>
              </w:rPr>
              <w:br/>
            </w:r>
            <w:r w:rsidRPr="000733B3">
              <w:rPr>
                <w:sz w:val="14"/>
                <w:szCs w:val="14"/>
              </w:rPr>
              <w:t xml:space="preserve">Note: total transmit power for system bandwidth </w:t>
            </w:r>
          </w:p>
        </w:tc>
        <w:tc>
          <w:tcPr>
            <w:tcW w:w="3265" w:type="dxa"/>
            <w:vAlign w:val="center"/>
          </w:tcPr>
          <w:p w14:paraId="57D12072" w14:textId="77777777" w:rsidR="00CD03E8" w:rsidRPr="000733B3" w:rsidRDefault="00CD03E8" w:rsidP="00233CF5">
            <w:pPr>
              <w:pStyle w:val="TAL"/>
              <w:keepNext w:val="0"/>
              <w:rPr>
                <w:sz w:val="14"/>
                <w:szCs w:val="14"/>
              </w:rPr>
            </w:pPr>
          </w:p>
        </w:tc>
      </w:tr>
      <w:tr w:rsidR="00CD03E8" w14:paraId="1A1E6421" w14:textId="77777777" w:rsidTr="00DA7705">
        <w:trPr>
          <w:jc w:val="center"/>
        </w:trPr>
        <w:tc>
          <w:tcPr>
            <w:tcW w:w="5807" w:type="dxa"/>
            <w:vAlign w:val="center"/>
          </w:tcPr>
          <w:p w14:paraId="1E7EDF92" w14:textId="77777777" w:rsidR="00CD03E8" w:rsidRPr="000733B3" w:rsidRDefault="00CD03E8" w:rsidP="00233CF5">
            <w:pPr>
              <w:pStyle w:val="TAL"/>
              <w:rPr>
                <w:sz w:val="14"/>
                <w:szCs w:val="14"/>
              </w:rPr>
            </w:pPr>
            <w:r w:rsidRPr="000733B3">
              <w:rPr>
                <w:sz w:val="14"/>
                <w:szCs w:val="14"/>
              </w:rPr>
              <w:lastRenderedPageBreak/>
              <w:t>(3a) System bandwidth for downlink, or occupied bandwidth for uplink (Hz)</w:t>
            </w:r>
          </w:p>
        </w:tc>
        <w:tc>
          <w:tcPr>
            <w:tcW w:w="3265" w:type="dxa"/>
            <w:vAlign w:val="center"/>
          </w:tcPr>
          <w:p w14:paraId="0453B39E" w14:textId="77777777" w:rsidR="00CD03E8" w:rsidRPr="000733B3" w:rsidRDefault="00CD03E8" w:rsidP="00233CF5">
            <w:pPr>
              <w:pStyle w:val="TAL"/>
              <w:rPr>
                <w:sz w:val="14"/>
                <w:szCs w:val="14"/>
              </w:rPr>
            </w:pPr>
          </w:p>
        </w:tc>
      </w:tr>
      <w:tr w:rsidR="00CD03E8" w14:paraId="12A498D7" w14:textId="77777777" w:rsidTr="00DA7705">
        <w:trPr>
          <w:jc w:val="center"/>
        </w:trPr>
        <w:tc>
          <w:tcPr>
            <w:tcW w:w="5807" w:type="dxa"/>
            <w:vAlign w:val="center"/>
          </w:tcPr>
          <w:p w14:paraId="1AF41484" w14:textId="77777777" w:rsidR="00CD03E8" w:rsidRPr="000733B3" w:rsidRDefault="00CD03E8" w:rsidP="00233CF5">
            <w:pPr>
              <w:pStyle w:val="TAL"/>
              <w:rPr>
                <w:sz w:val="14"/>
                <w:szCs w:val="14"/>
              </w:rPr>
            </w:pPr>
            <w:r w:rsidRPr="000733B3">
              <w:rPr>
                <w:sz w:val="14"/>
                <w:szCs w:val="14"/>
              </w:rPr>
              <w:t xml:space="preserve">(3b) Power Spectrum Density = (3) - 10 log( (3a) / 1000000 )  (dBm/MHz) </w:t>
            </w:r>
            <w:r w:rsidRPr="000733B3">
              <w:rPr>
                <w:sz w:val="14"/>
                <w:szCs w:val="14"/>
              </w:rPr>
              <w:br/>
              <w:t>Note: no PSD constraint for uplink</w:t>
            </w:r>
          </w:p>
        </w:tc>
        <w:tc>
          <w:tcPr>
            <w:tcW w:w="3265" w:type="dxa"/>
            <w:vAlign w:val="center"/>
          </w:tcPr>
          <w:p w14:paraId="20C3CD38" w14:textId="77777777" w:rsidR="00CD03E8" w:rsidRPr="000733B3" w:rsidRDefault="00CD03E8" w:rsidP="00233CF5">
            <w:pPr>
              <w:pStyle w:val="TAL"/>
              <w:rPr>
                <w:sz w:val="14"/>
                <w:szCs w:val="14"/>
              </w:rPr>
            </w:pPr>
          </w:p>
        </w:tc>
      </w:tr>
      <w:tr w:rsidR="00CD03E8" w14:paraId="5A83A565" w14:textId="77777777" w:rsidTr="00DA7705">
        <w:trPr>
          <w:jc w:val="center"/>
        </w:trPr>
        <w:tc>
          <w:tcPr>
            <w:tcW w:w="5807" w:type="dxa"/>
            <w:vAlign w:val="center"/>
          </w:tcPr>
          <w:p w14:paraId="4F882C1F" w14:textId="77777777" w:rsidR="00CD03E8" w:rsidRPr="000733B3" w:rsidRDefault="00CD03E8" w:rsidP="00233CF5">
            <w:pPr>
              <w:pStyle w:val="TAL"/>
              <w:rPr>
                <w:sz w:val="14"/>
                <w:szCs w:val="14"/>
              </w:rPr>
            </w:pPr>
            <w:r w:rsidRPr="000733B3">
              <w:rPr>
                <w:sz w:val="14"/>
                <w:szCs w:val="14"/>
              </w:rPr>
              <w:t>(3c) Bandwidth used for the evaluated channel</w:t>
            </w:r>
            <w:r w:rsidRPr="000733B3">
              <w:rPr>
                <w:rFonts w:eastAsiaTheme="minorEastAsia"/>
                <w:sz w:val="14"/>
                <w:szCs w:val="14"/>
                <w:lang w:eastAsia="zh-CN"/>
              </w:rPr>
              <w:t xml:space="preserve"> </w:t>
            </w:r>
            <w:r w:rsidRPr="000733B3">
              <w:rPr>
                <w:sz w:val="14"/>
                <w:szCs w:val="14"/>
              </w:rPr>
              <w:t>(Hz)</w:t>
            </w:r>
            <w:r w:rsidRPr="000733B3">
              <w:rPr>
                <w:sz w:val="14"/>
                <w:szCs w:val="14"/>
              </w:rPr>
              <w:br/>
              <w:t>Note: (3c) is identical to the number of PRBs assigned to the channel evaluated.</w:t>
            </w:r>
            <w:r w:rsidRPr="000733B3">
              <w:rPr>
                <w:sz w:val="14"/>
                <w:szCs w:val="14"/>
              </w:rPr>
              <w:br/>
              <w:t>For uplink, (3a) = (3c)</w:t>
            </w:r>
          </w:p>
        </w:tc>
        <w:tc>
          <w:tcPr>
            <w:tcW w:w="3265" w:type="dxa"/>
            <w:vAlign w:val="center"/>
          </w:tcPr>
          <w:p w14:paraId="36118E0F" w14:textId="77777777" w:rsidR="00CD03E8" w:rsidRPr="000733B3" w:rsidRDefault="00CD03E8" w:rsidP="00233CF5">
            <w:pPr>
              <w:pStyle w:val="TAL"/>
              <w:rPr>
                <w:sz w:val="14"/>
                <w:szCs w:val="14"/>
              </w:rPr>
            </w:pPr>
          </w:p>
        </w:tc>
      </w:tr>
      <w:tr w:rsidR="00CD03E8" w14:paraId="3A561D48" w14:textId="77777777" w:rsidTr="00DA7705">
        <w:trPr>
          <w:jc w:val="center"/>
        </w:trPr>
        <w:tc>
          <w:tcPr>
            <w:tcW w:w="5807" w:type="dxa"/>
            <w:vAlign w:val="center"/>
          </w:tcPr>
          <w:p w14:paraId="076D0CA1" w14:textId="77777777" w:rsidR="00CD03E8" w:rsidRPr="000733B3" w:rsidRDefault="00CD03E8" w:rsidP="00233CF5">
            <w:pPr>
              <w:pStyle w:val="TAL"/>
              <w:rPr>
                <w:sz w:val="14"/>
                <w:szCs w:val="14"/>
              </w:rPr>
            </w:pPr>
            <w:r w:rsidRPr="000733B3">
              <w:rPr>
                <w:sz w:val="14"/>
                <w:szCs w:val="14"/>
              </w:rPr>
              <w:t>(3bis) Total transmit power for occupied bandwidth</w:t>
            </w:r>
            <w:r w:rsidRPr="000733B3">
              <w:rPr>
                <w:color w:val="FF0000"/>
                <w:sz w:val="14"/>
                <w:szCs w:val="14"/>
              </w:rPr>
              <w:t xml:space="preserve"> </w:t>
            </w:r>
            <w:r w:rsidRPr="000733B3">
              <w:rPr>
                <w:sz w:val="14"/>
                <w:szCs w:val="14"/>
              </w:rPr>
              <w:t xml:space="preserve">   = (3b) + 10 log ((3c) /1000000) (dBm)</w:t>
            </w:r>
          </w:p>
        </w:tc>
        <w:tc>
          <w:tcPr>
            <w:tcW w:w="3265" w:type="dxa"/>
            <w:vAlign w:val="center"/>
          </w:tcPr>
          <w:p w14:paraId="7D8A3668" w14:textId="77777777" w:rsidR="00CD03E8" w:rsidRPr="000733B3" w:rsidRDefault="00CD03E8" w:rsidP="00233CF5">
            <w:pPr>
              <w:pStyle w:val="TAL"/>
              <w:rPr>
                <w:sz w:val="14"/>
                <w:szCs w:val="14"/>
              </w:rPr>
            </w:pPr>
          </w:p>
        </w:tc>
      </w:tr>
      <w:tr w:rsidR="00CD03E8" w14:paraId="13DA3216" w14:textId="77777777" w:rsidTr="00DA7705">
        <w:trPr>
          <w:jc w:val="center"/>
        </w:trPr>
        <w:tc>
          <w:tcPr>
            <w:tcW w:w="5807" w:type="dxa"/>
            <w:vAlign w:val="center"/>
          </w:tcPr>
          <w:p w14:paraId="14AE2368" w14:textId="77777777" w:rsidR="00CD03E8" w:rsidRPr="000733B3" w:rsidRDefault="00CD03E8" w:rsidP="00233CF5">
            <w:pPr>
              <w:pStyle w:val="TAL"/>
              <w:rPr>
                <w:sz w:val="14"/>
                <w:szCs w:val="14"/>
              </w:rPr>
            </w:pPr>
            <w:r w:rsidRPr="000733B3">
              <w:rPr>
                <w:sz w:val="14"/>
                <w:szCs w:val="14"/>
              </w:rPr>
              <w:t>(4) Total antenna gain at antenna gain component 3 &amp; antenna gain component 4 of transmitter = (4a) – (4b) (dB)</w:t>
            </w:r>
          </w:p>
        </w:tc>
        <w:tc>
          <w:tcPr>
            <w:tcW w:w="3265" w:type="dxa"/>
            <w:vAlign w:val="center"/>
          </w:tcPr>
          <w:p w14:paraId="779114DC" w14:textId="77777777" w:rsidR="00CD03E8" w:rsidRPr="000733B3" w:rsidRDefault="00CD03E8" w:rsidP="00233CF5">
            <w:pPr>
              <w:pStyle w:val="TAL"/>
              <w:rPr>
                <w:sz w:val="14"/>
                <w:szCs w:val="14"/>
              </w:rPr>
            </w:pPr>
          </w:p>
        </w:tc>
      </w:tr>
      <w:tr w:rsidR="00CD03E8" w14:paraId="7B1DD6F1" w14:textId="77777777" w:rsidTr="00DA7705">
        <w:trPr>
          <w:jc w:val="center"/>
        </w:trPr>
        <w:tc>
          <w:tcPr>
            <w:tcW w:w="5807" w:type="dxa"/>
            <w:vAlign w:val="center"/>
          </w:tcPr>
          <w:p w14:paraId="34C03AB4" w14:textId="77777777" w:rsidR="00CD03E8" w:rsidRPr="000733B3" w:rsidRDefault="00CD03E8" w:rsidP="00233CF5">
            <w:pPr>
              <w:pStyle w:val="TAL"/>
              <w:rPr>
                <w:sz w:val="14"/>
                <w:szCs w:val="14"/>
              </w:rPr>
            </w:pPr>
            <w:r w:rsidRPr="000733B3">
              <w:rPr>
                <w:sz w:val="14"/>
                <w:szCs w:val="14"/>
              </w:rPr>
              <w:t>(4a) Antenna gain at antenna gain component 3 &amp; antenna gain component 4 of transmitter</w:t>
            </w:r>
            <w:r w:rsidRPr="000733B3">
              <w:rPr>
                <w:sz w:val="14"/>
                <w:szCs w:val="14"/>
              </w:rPr>
              <w:br/>
              <w:t>= (4c) + 10 log ((1) / (2)) (dB) for downlink, and</w:t>
            </w:r>
            <w:r w:rsidRPr="000733B3">
              <w:rPr>
                <w:sz w:val="14"/>
                <w:szCs w:val="14"/>
              </w:rPr>
              <w:br/>
              <w:t>= (4c) + 10 log ((1) / (2a)) (dB) for uplink</w:t>
            </w:r>
          </w:p>
        </w:tc>
        <w:tc>
          <w:tcPr>
            <w:tcW w:w="3265" w:type="dxa"/>
            <w:vAlign w:val="center"/>
          </w:tcPr>
          <w:p w14:paraId="4D98D485" w14:textId="77777777" w:rsidR="00CD03E8" w:rsidRPr="000733B3" w:rsidRDefault="00CD03E8" w:rsidP="00233CF5">
            <w:pPr>
              <w:pStyle w:val="TAL"/>
              <w:rPr>
                <w:sz w:val="14"/>
                <w:szCs w:val="14"/>
              </w:rPr>
            </w:pPr>
          </w:p>
        </w:tc>
      </w:tr>
      <w:tr w:rsidR="00CD03E8" w14:paraId="052C5553" w14:textId="77777777" w:rsidTr="00DA7705">
        <w:trPr>
          <w:jc w:val="center"/>
        </w:trPr>
        <w:tc>
          <w:tcPr>
            <w:tcW w:w="5807" w:type="dxa"/>
            <w:vAlign w:val="center"/>
          </w:tcPr>
          <w:p w14:paraId="42CBD995" w14:textId="77777777" w:rsidR="00CD03E8" w:rsidRPr="000733B3" w:rsidRDefault="00CD03E8" w:rsidP="00233CF5">
            <w:pPr>
              <w:pStyle w:val="TAL"/>
              <w:rPr>
                <w:sz w:val="14"/>
                <w:szCs w:val="14"/>
              </w:rPr>
            </w:pPr>
            <w:r w:rsidRPr="000733B3">
              <w:rPr>
                <w:sz w:val="14"/>
                <w:szCs w:val="14"/>
              </w:rPr>
              <w:t>(4b) Antenna gain correction factor at antenna gain component 3 &amp; antenna gain component 4 of transmitter (dB)</w:t>
            </w:r>
          </w:p>
        </w:tc>
        <w:tc>
          <w:tcPr>
            <w:tcW w:w="3265" w:type="dxa"/>
            <w:vAlign w:val="center"/>
          </w:tcPr>
          <w:p w14:paraId="2166F0B0" w14:textId="77777777" w:rsidR="00CD03E8" w:rsidRPr="000733B3" w:rsidRDefault="00CD03E8" w:rsidP="00233CF5">
            <w:pPr>
              <w:pStyle w:val="TAL"/>
              <w:rPr>
                <w:rFonts w:eastAsia="SimSun"/>
                <w:sz w:val="14"/>
                <w:szCs w:val="14"/>
              </w:rPr>
            </w:pPr>
          </w:p>
        </w:tc>
      </w:tr>
      <w:tr w:rsidR="00CD03E8" w14:paraId="21523D22" w14:textId="77777777" w:rsidTr="00DA7705">
        <w:trPr>
          <w:jc w:val="center"/>
        </w:trPr>
        <w:tc>
          <w:tcPr>
            <w:tcW w:w="5807" w:type="dxa"/>
            <w:vAlign w:val="center"/>
          </w:tcPr>
          <w:p w14:paraId="10D20C46" w14:textId="77777777" w:rsidR="00CD03E8" w:rsidRPr="000733B3" w:rsidRDefault="00CD03E8" w:rsidP="00233CF5">
            <w:pPr>
              <w:pStyle w:val="TAL"/>
              <w:rPr>
                <w:sz w:val="14"/>
                <w:szCs w:val="14"/>
              </w:rPr>
            </w:pPr>
            <w:r w:rsidRPr="000733B3">
              <w:rPr>
                <w:sz w:val="14"/>
                <w:szCs w:val="14"/>
              </w:rPr>
              <w:t xml:space="preserve">(4c) Gain of antenna element (dBi) </w:t>
            </w:r>
          </w:p>
        </w:tc>
        <w:tc>
          <w:tcPr>
            <w:tcW w:w="3265" w:type="dxa"/>
            <w:vAlign w:val="center"/>
          </w:tcPr>
          <w:p w14:paraId="652D98F8" w14:textId="77777777" w:rsidR="00CD03E8" w:rsidRPr="000733B3" w:rsidRDefault="00CD03E8" w:rsidP="00233CF5">
            <w:pPr>
              <w:pStyle w:val="TAL"/>
              <w:rPr>
                <w:sz w:val="14"/>
                <w:szCs w:val="14"/>
              </w:rPr>
            </w:pPr>
          </w:p>
        </w:tc>
      </w:tr>
      <w:tr w:rsidR="00CD03E8" w14:paraId="0A5D2297" w14:textId="77777777" w:rsidTr="00DA7705">
        <w:trPr>
          <w:jc w:val="center"/>
        </w:trPr>
        <w:tc>
          <w:tcPr>
            <w:tcW w:w="5807" w:type="dxa"/>
            <w:vAlign w:val="center"/>
          </w:tcPr>
          <w:p w14:paraId="6B000F6D" w14:textId="77777777" w:rsidR="00CD03E8" w:rsidRPr="000733B3" w:rsidRDefault="00CD03E8" w:rsidP="00233CF5">
            <w:pPr>
              <w:pStyle w:val="TAL"/>
              <w:rPr>
                <w:sz w:val="14"/>
                <w:szCs w:val="14"/>
              </w:rPr>
            </w:pPr>
            <w:r w:rsidRPr="000733B3">
              <w:rPr>
                <w:sz w:val="14"/>
                <w:szCs w:val="14"/>
              </w:rPr>
              <w:t>(5) Total antenna gain at antenna gain component 2 of transmitter = (5a) - (5b) (dB)</w:t>
            </w:r>
            <w:r w:rsidRPr="000733B3">
              <w:rPr>
                <w:sz w:val="14"/>
                <w:szCs w:val="14"/>
              </w:rPr>
              <w:br/>
              <w:t>Note: zero for uplink</w:t>
            </w:r>
          </w:p>
        </w:tc>
        <w:tc>
          <w:tcPr>
            <w:tcW w:w="3265" w:type="dxa"/>
            <w:vAlign w:val="center"/>
          </w:tcPr>
          <w:p w14:paraId="7C5CACC6" w14:textId="77777777" w:rsidR="00CD03E8" w:rsidRPr="000733B3" w:rsidRDefault="00CD03E8" w:rsidP="00233CF5">
            <w:pPr>
              <w:pStyle w:val="TAL"/>
              <w:rPr>
                <w:sz w:val="14"/>
                <w:szCs w:val="14"/>
              </w:rPr>
            </w:pPr>
          </w:p>
        </w:tc>
      </w:tr>
      <w:tr w:rsidR="00CD03E8" w14:paraId="7796CF26" w14:textId="77777777" w:rsidTr="00DA7705">
        <w:trPr>
          <w:jc w:val="center"/>
        </w:trPr>
        <w:tc>
          <w:tcPr>
            <w:tcW w:w="5807" w:type="dxa"/>
            <w:vAlign w:val="center"/>
          </w:tcPr>
          <w:p w14:paraId="3204BBAB" w14:textId="77777777" w:rsidR="00CD03E8" w:rsidRPr="000733B3" w:rsidRDefault="00CD03E8" w:rsidP="00233CF5">
            <w:pPr>
              <w:pStyle w:val="TAL"/>
              <w:rPr>
                <w:sz w:val="14"/>
                <w:szCs w:val="14"/>
              </w:rPr>
            </w:pPr>
            <w:r w:rsidRPr="000733B3">
              <w:rPr>
                <w:sz w:val="14"/>
                <w:szCs w:val="14"/>
              </w:rPr>
              <w:t>(5a) Antenna gain at antenna gain component 2 of transmitter = 10 log((2)/(2a)) (dB)</w:t>
            </w:r>
            <w:r w:rsidRPr="000733B3">
              <w:rPr>
                <w:sz w:val="14"/>
                <w:szCs w:val="14"/>
              </w:rPr>
              <w:br/>
              <w:t>Note: zero for uplink</w:t>
            </w:r>
          </w:p>
        </w:tc>
        <w:tc>
          <w:tcPr>
            <w:tcW w:w="3265" w:type="dxa"/>
            <w:vAlign w:val="center"/>
          </w:tcPr>
          <w:p w14:paraId="7AA06D87" w14:textId="77777777" w:rsidR="00CD03E8" w:rsidRPr="000733B3" w:rsidRDefault="00CD03E8" w:rsidP="00233CF5">
            <w:pPr>
              <w:pStyle w:val="TAL"/>
              <w:rPr>
                <w:sz w:val="14"/>
                <w:szCs w:val="14"/>
              </w:rPr>
            </w:pPr>
          </w:p>
        </w:tc>
      </w:tr>
      <w:tr w:rsidR="00CD03E8" w14:paraId="73E194E0" w14:textId="77777777" w:rsidTr="00DA7705">
        <w:trPr>
          <w:jc w:val="center"/>
        </w:trPr>
        <w:tc>
          <w:tcPr>
            <w:tcW w:w="5807" w:type="dxa"/>
            <w:vAlign w:val="center"/>
          </w:tcPr>
          <w:p w14:paraId="6F95CF6D" w14:textId="77777777" w:rsidR="00CD03E8" w:rsidRPr="000733B3" w:rsidRDefault="00CD03E8" w:rsidP="00233CF5">
            <w:pPr>
              <w:pStyle w:val="TAL"/>
              <w:rPr>
                <w:sz w:val="14"/>
                <w:szCs w:val="14"/>
              </w:rPr>
            </w:pPr>
            <w:r w:rsidRPr="000733B3">
              <w:rPr>
                <w:sz w:val="14"/>
                <w:szCs w:val="14"/>
              </w:rPr>
              <w:t>(5b) Antenna gain correction factor at antenna gain component 2 of transmitter (dB)</w:t>
            </w:r>
            <w:r w:rsidRPr="000733B3">
              <w:rPr>
                <w:color w:val="FF0000"/>
                <w:sz w:val="14"/>
                <w:szCs w:val="14"/>
              </w:rPr>
              <w:br/>
            </w:r>
            <w:r w:rsidRPr="000733B3">
              <w:rPr>
                <w:sz w:val="14"/>
                <w:szCs w:val="14"/>
              </w:rPr>
              <w:t>Note: zero for uplink</w:t>
            </w:r>
          </w:p>
        </w:tc>
        <w:tc>
          <w:tcPr>
            <w:tcW w:w="3265" w:type="dxa"/>
            <w:vAlign w:val="center"/>
          </w:tcPr>
          <w:p w14:paraId="614374B8" w14:textId="77777777" w:rsidR="00CD03E8" w:rsidRPr="000733B3" w:rsidRDefault="00CD03E8" w:rsidP="00233CF5">
            <w:pPr>
              <w:pStyle w:val="TAL"/>
              <w:rPr>
                <w:rFonts w:eastAsia="SimSun"/>
                <w:sz w:val="14"/>
                <w:szCs w:val="14"/>
              </w:rPr>
            </w:pPr>
          </w:p>
        </w:tc>
      </w:tr>
      <w:tr w:rsidR="00CD03E8" w14:paraId="7F92121C" w14:textId="77777777" w:rsidTr="00DA7705">
        <w:trPr>
          <w:jc w:val="center"/>
        </w:trPr>
        <w:tc>
          <w:tcPr>
            <w:tcW w:w="5807" w:type="dxa"/>
            <w:vAlign w:val="center"/>
          </w:tcPr>
          <w:p w14:paraId="30195401" w14:textId="77777777" w:rsidR="00CD03E8" w:rsidRPr="000733B3" w:rsidRDefault="00CD03E8" w:rsidP="00233CF5">
            <w:pPr>
              <w:pStyle w:val="TAL"/>
              <w:rPr>
                <w:sz w:val="14"/>
                <w:szCs w:val="14"/>
              </w:rPr>
            </w:pPr>
            <w:r w:rsidRPr="000733B3">
              <w:rPr>
                <w:color w:val="000000"/>
                <w:sz w:val="14"/>
                <w:szCs w:val="14"/>
              </w:rPr>
              <w:t>(8) Cable, connector, combiner, body losses, etc. (enumerate sources) (dB) (feeder loss must be included for and only for downlink)</w:t>
            </w:r>
          </w:p>
        </w:tc>
        <w:tc>
          <w:tcPr>
            <w:tcW w:w="3265" w:type="dxa"/>
            <w:vAlign w:val="center"/>
          </w:tcPr>
          <w:p w14:paraId="56B8834D" w14:textId="77777777" w:rsidR="00CD03E8" w:rsidRPr="000733B3" w:rsidRDefault="00CD03E8" w:rsidP="00233CF5">
            <w:pPr>
              <w:pStyle w:val="TAL"/>
              <w:rPr>
                <w:rFonts w:eastAsia="SimSun"/>
                <w:sz w:val="14"/>
                <w:szCs w:val="14"/>
              </w:rPr>
            </w:pPr>
          </w:p>
        </w:tc>
      </w:tr>
      <w:tr w:rsidR="00CD03E8" w14:paraId="5B21F098" w14:textId="77777777" w:rsidTr="00DA7705">
        <w:trPr>
          <w:jc w:val="center"/>
        </w:trPr>
        <w:tc>
          <w:tcPr>
            <w:tcW w:w="5807" w:type="dxa"/>
            <w:vAlign w:val="center"/>
          </w:tcPr>
          <w:p w14:paraId="21CDC704" w14:textId="77777777" w:rsidR="00CD03E8" w:rsidRPr="000733B3" w:rsidRDefault="00CD03E8" w:rsidP="00233CF5">
            <w:pPr>
              <w:pStyle w:val="TAL"/>
              <w:rPr>
                <w:sz w:val="14"/>
                <w:szCs w:val="14"/>
              </w:rPr>
            </w:pPr>
            <w:r w:rsidRPr="000733B3">
              <w:rPr>
                <w:color w:val="000000"/>
                <w:sz w:val="14"/>
                <w:szCs w:val="14"/>
              </w:rPr>
              <w:t>(9) EIRP = (3</w:t>
            </w:r>
            <w:r w:rsidRPr="000733B3">
              <w:rPr>
                <w:sz w:val="14"/>
                <w:szCs w:val="14"/>
              </w:rPr>
              <w:t>bis</w:t>
            </w:r>
            <w:r w:rsidRPr="000733B3">
              <w:rPr>
                <w:color w:val="000000"/>
                <w:sz w:val="14"/>
                <w:szCs w:val="14"/>
              </w:rPr>
              <w:t>) + (4) + (5) – (8) dBm</w:t>
            </w:r>
          </w:p>
        </w:tc>
        <w:tc>
          <w:tcPr>
            <w:tcW w:w="3265" w:type="dxa"/>
            <w:vAlign w:val="center"/>
          </w:tcPr>
          <w:p w14:paraId="6E58AE41" w14:textId="77777777" w:rsidR="00CD03E8" w:rsidRPr="000733B3" w:rsidRDefault="00CD03E8" w:rsidP="00233CF5">
            <w:pPr>
              <w:pStyle w:val="TAL"/>
              <w:rPr>
                <w:sz w:val="14"/>
                <w:szCs w:val="14"/>
              </w:rPr>
            </w:pPr>
          </w:p>
        </w:tc>
      </w:tr>
      <w:tr w:rsidR="00CD03E8" w14:paraId="6C997FAC" w14:textId="77777777" w:rsidTr="00233CF5">
        <w:trPr>
          <w:jc w:val="center"/>
        </w:trPr>
        <w:tc>
          <w:tcPr>
            <w:tcW w:w="9072" w:type="dxa"/>
            <w:gridSpan w:val="2"/>
            <w:shd w:val="clear" w:color="auto" w:fill="DEEAF6" w:themeFill="accent1" w:themeFillTint="33"/>
            <w:vAlign w:val="center"/>
          </w:tcPr>
          <w:p w14:paraId="4017D029" w14:textId="77777777" w:rsidR="00CD03E8" w:rsidRPr="000733B3" w:rsidRDefault="00CD03E8" w:rsidP="00233CF5">
            <w:pPr>
              <w:pStyle w:val="TAH"/>
              <w:ind w:left="880" w:hanging="440"/>
              <w:rPr>
                <w:sz w:val="14"/>
                <w:szCs w:val="14"/>
              </w:rPr>
            </w:pPr>
            <w:r w:rsidRPr="000733B3">
              <w:rPr>
                <w:sz w:val="14"/>
                <w:szCs w:val="14"/>
                <w:lang w:val="en-US"/>
              </w:rPr>
              <w:t>Receiver</w:t>
            </w:r>
          </w:p>
        </w:tc>
      </w:tr>
      <w:tr w:rsidR="00CD03E8" w14:paraId="4ABBCC63" w14:textId="77777777" w:rsidTr="00DA7705">
        <w:trPr>
          <w:jc w:val="center"/>
        </w:trPr>
        <w:tc>
          <w:tcPr>
            <w:tcW w:w="5807" w:type="dxa"/>
            <w:vAlign w:val="center"/>
          </w:tcPr>
          <w:p w14:paraId="57C3CDF6" w14:textId="77777777" w:rsidR="00CD03E8" w:rsidRPr="000733B3" w:rsidRDefault="00CD03E8" w:rsidP="00233CF5">
            <w:pPr>
              <w:pStyle w:val="TAL"/>
              <w:rPr>
                <w:sz w:val="14"/>
                <w:szCs w:val="14"/>
              </w:rPr>
            </w:pPr>
            <w:r w:rsidRPr="000733B3">
              <w:rPr>
                <w:sz w:val="14"/>
                <w:szCs w:val="14"/>
              </w:rPr>
              <w:t>(10) Number of receive antenna elements</w:t>
            </w:r>
          </w:p>
        </w:tc>
        <w:tc>
          <w:tcPr>
            <w:tcW w:w="3265" w:type="dxa"/>
            <w:vAlign w:val="center"/>
          </w:tcPr>
          <w:p w14:paraId="0DC1468A" w14:textId="77777777" w:rsidR="00CD03E8" w:rsidRPr="000733B3" w:rsidRDefault="00CD03E8" w:rsidP="00233CF5">
            <w:pPr>
              <w:pStyle w:val="TAL"/>
              <w:rPr>
                <w:sz w:val="14"/>
                <w:szCs w:val="14"/>
              </w:rPr>
            </w:pPr>
          </w:p>
        </w:tc>
      </w:tr>
      <w:tr w:rsidR="00CD03E8" w14:paraId="65CCB0ED" w14:textId="77777777" w:rsidTr="00DA7705">
        <w:trPr>
          <w:jc w:val="center"/>
        </w:trPr>
        <w:tc>
          <w:tcPr>
            <w:tcW w:w="5807" w:type="dxa"/>
            <w:vAlign w:val="center"/>
          </w:tcPr>
          <w:p w14:paraId="219CCAE8" w14:textId="77777777" w:rsidR="00CD03E8" w:rsidRPr="000733B3" w:rsidRDefault="00CD03E8" w:rsidP="00233CF5">
            <w:pPr>
              <w:pStyle w:val="TAL"/>
              <w:rPr>
                <w:sz w:val="14"/>
                <w:szCs w:val="14"/>
              </w:rPr>
            </w:pPr>
            <w:r w:rsidRPr="000733B3">
              <w:rPr>
                <w:sz w:val="14"/>
                <w:szCs w:val="14"/>
              </w:rPr>
              <w:t xml:space="preserve">(10a) Number of </w:t>
            </w:r>
            <w:r w:rsidRPr="000733B3">
              <w:rPr>
                <w:color w:val="000000" w:themeColor="text1"/>
                <w:sz w:val="14"/>
                <w:szCs w:val="14"/>
              </w:rPr>
              <w:t>receive TxRUs</w:t>
            </w:r>
            <w:r w:rsidRPr="000733B3">
              <w:rPr>
                <w:sz w:val="14"/>
                <w:szCs w:val="14"/>
              </w:rPr>
              <w:br/>
              <w:t>Note: this row is void (empty) for downlink</w:t>
            </w:r>
          </w:p>
        </w:tc>
        <w:tc>
          <w:tcPr>
            <w:tcW w:w="3265" w:type="dxa"/>
            <w:vAlign w:val="center"/>
          </w:tcPr>
          <w:p w14:paraId="1720F110" w14:textId="77777777" w:rsidR="00CD03E8" w:rsidRPr="000733B3" w:rsidRDefault="00CD03E8" w:rsidP="00233CF5">
            <w:pPr>
              <w:pStyle w:val="TAL"/>
              <w:rPr>
                <w:sz w:val="14"/>
                <w:szCs w:val="14"/>
              </w:rPr>
            </w:pPr>
          </w:p>
        </w:tc>
      </w:tr>
      <w:tr w:rsidR="00CD03E8" w14:paraId="1068C7EB" w14:textId="77777777" w:rsidTr="00DA7705">
        <w:trPr>
          <w:jc w:val="center"/>
        </w:trPr>
        <w:tc>
          <w:tcPr>
            <w:tcW w:w="5807" w:type="dxa"/>
            <w:vAlign w:val="center"/>
          </w:tcPr>
          <w:p w14:paraId="78AC6430" w14:textId="77777777" w:rsidR="00CD03E8" w:rsidRPr="000733B3" w:rsidRDefault="00CD03E8" w:rsidP="00233CF5">
            <w:pPr>
              <w:pStyle w:val="TAL"/>
              <w:rPr>
                <w:sz w:val="14"/>
                <w:szCs w:val="14"/>
              </w:rPr>
            </w:pPr>
            <w:r w:rsidRPr="000733B3">
              <w:rPr>
                <w:sz w:val="14"/>
                <w:szCs w:val="14"/>
              </w:rPr>
              <w:t>(10b) Number of receive chains modelled in LLS</w:t>
            </w:r>
          </w:p>
        </w:tc>
        <w:tc>
          <w:tcPr>
            <w:tcW w:w="3265" w:type="dxa"/>
            <w:vAlign w:val="center"/>
          </w:tcPr>
          <w:p w14:paraId="088C7B74" w14:textId="77777777" w:rsidR="00CD03E8" w:rsidRPr="000733B3" w:rsidRDefault="00CD03E8" w:rsidP="00233CF5">
            <w:pPr>
              <w:pStyle w:val="TAL"/>
              <w:rPr>
                <w:sz w:val="14"/>
                <w:szCs w:val="14"/>
                <w:lang w:val="da-DK"/>
              </w:rPr>
            </w:pPr>
          </w:p>
        </w:tc>
      </w:tr>
      <w:tr w:rsidR="00CD03E8" w14:paraId="092C4B9D" w14:textId="77777777" w:rsidTr="00DA7705">
        <w:trPr>
          <w:jc w:val="center"/>
        </w:trPr>
        <w:tc>
          <w:tcPr>
            <w:tcW w:w="5807" w:type="dxa"/>
            <w:vAlign w:val="center"/>
          </w:tcPr>
          <w:p w14:paraId="1ECA2D62" w14:textId="77777777" w:rsidR="00CD03E8" w:rsidRPr="000733B3" w:rsidRDefault="00CD03E8" w:rsidP="00233CF5">
            <w:pPr>
              <w:pStyle w:val="TAL"/>
              <w:rPr>
                <w:sz w:val="14"/>
                <w:szCs w:val="14"/>
              </w:rPr>
            </w:pPr>
            <w:r w:rsidRPr="000733B3">
              <w:rPr>
                <w:sz w:val="14"/>
                <w:szCs w:val="14"/>
              </w:rPr>
              <w:t xml:space="preserve">(11) Total antenna gain at antenna gain component 3 &amp; antenna gain component 4 of receiver = (11a) - (11b) (dB) </w:t>
            </w:r>
          </w:p>
        </w:tc>
        <w:tc>
          <w:tcPr>
            <w:tcW w:w="3265" w:type="dxa"/>
            <w:vAlign w:val="center"/>
          </w:tcPr>
          <w:p w14:paraId="4D3BC61E" w14:textId="77777777" w:rsidR="00CD03E8" w:rsidRPr="000733B3" w:rsidRDefault="00CD03E8" w:rsidP="00233CF5">
            <w:pPr>
              <w:pStyle w:val="TAL"/>
              <w:rPr>
                <w:sz w:val="14"/>
                <w:szCs w:val="14"/>
              </w:rPr>
            </w:pPr>
          </w:p>
        </w:tc>
      </w:tr>
      <w:tr w:rsidR="00CD03E8" w14:paraId="1B75A279" w14:textId="77777777" w:rsidTr="00DA7705">
        <w:trPr>
          <w:jc w:val="center"/>
        </w:trPr>
        <w:tc>
          <w:tcPr>
            <w:tcW w:w="5807" w:type="dxa"/>
            <w:vAlign w:val="center"/>
          </w:tcPr>
          <w:p w14:paraId="035D69EE" w14:textId="77777777" w:rsidR="00CD03E8" w:rsidRPr="000733B3" w:rsidRDefault="00CD03E8" w:rsidP="00233CF5">
            <w:pPr>
              <w:pStyle w:val="TAL"/>
              <w:rPr>
                <w:sz w:val="14"/>
                <w:szCs w:val="14"/>
              </w:rPr>
            </w:pPr>
            <w:r w:rsidRPr="000733B3">
              <w:rPr>
                <w:sz w:val="14"/>
                <w:szCs w:val="14"/>
              </w:rPr>
              <w:t xml:space="preserve">(11a) Antenna gain at antenna gain component 3 &amp; antenna gain component 4 of receiver </w:t>
            </w:r>
            <w:r w:rsidRPr="000733B3">
              <w:rPr>
                <w:sz w:val="14"/>
                <w:szCs w:val="14"/>
              </w:rPr>
              <w:br/>
              <w:t>= (11c) + 10 log ((10)/(10a)) (dB) for uplink</w:t>
            </w:r>
            <w:r w:rsidRPr="000733B3">
              <w:rPr>
                <w:sz w:val="14"/>
                <w:szCs w:val="14"/>
              </w:rPr>
              <w:br/>
              <w:t xml:space="preserve"> = (11c) + 10 log ((10)/(10b)) (dB) for downlink</w:t>
            </w:r>
          </w:p>
        </w:tc>
        <w:tc>
          <w:tcPr>
            <w:tcW w:w="3265" w:type="dxa"/>
            <w:vAlign w:val="center"/>
          </w:tcPr>
          <w:p w14:paraId="31B5832A" w14:textId="77777777" w:rsidR="00CD03E8" w:rsidRPr="000733B3" w:rsidRDefault="00CD03E8" w:rsidP="00233CF5">
            <w:pPr>
              <w:pStyle w:val="TAL"/>
              <w:rPr>
                <w:sz w:val="14"/>
                <w:szCs w:val="14"/>
              </w:rPr>
            </w:pPr>
          </w:p>
        </w:tc>
      </w:tr>
      <w:tr w:rsidR="00CD03E8" w14:paraId="27154ABF" w14:textId="77777777" w:rsidTr="00DA7705">
        <w:trPr>
          <w:jc w:val="center"/>
        </w:trPr>
        <w:tc>
          <w:tcPr>
            <w:tcW w:w="5807" w:type="dxa"/>
            <w:vAlign w:val="center"/>
          </w:tcPr>
          <w:p w14:paraId="0AE6C8FD" w14:textId="77777777" w:rsidR="00CD03E8" w:rsidRPr="000733B3" w:rsidRDefault="00CD03E8" w:rsidP="00233CF5">
            <w:pPr>
              <w:pStyle w:val="TAL"/>
              <w:rPr>
                <w:sz w:val="14"/>
                <w:szCs w:val="14"/>
              </w:rPr>
            </w:pPr>
            <w:r w:rsidRPr="000733B3">
              <w:rPr>
                <w:sz w:val="14"/>
                <w:szCs w:val="14"/>
              </w:rPr>
              <w:t>(11b) Antenna gain correction factor at antenna gain component 3 &amp; antenna gain component 4 of receiver (dB)</w:t>
            </w:r>
          </w:p>
        </w:tc>
        <w:tc>
          <w:tcPr>
            <w:tcW w:w="3265" w:type="dxa"/>
            <w:vAlign w:val="center"/>
          </w:tcPr>
          <w:p w14:paraId="52B93AE5" w14:textId="77777777" w:rsidR="00CD03E8" w:rsidRPr="000733B3" w:rsidRDefault="00CD03E8" w:rsidP="00233CF5">
            <w:pPr>
              <w:pStyle w:val="TAL"/>
              <w:rPr>
                <w:rFonts w:eastAsia="SimSun"/>
                <w:sz w:val="14"/>
                <w:szCs w:val="14"/>
              </w:rPr>
            </w:pPr>
          </w:p>
        </w:tc>
      </w:tr>
      <w:tr w:rsidR="00CD03E8" w14:paraId="3A6B01DD" w14:textId="77777777" w:rsidTr="00DA7705">
        <w:trPr>
          <w:jc w:val="center"/>
        </w:trPr>
        <w:tc>
          <w:tcPr>
            <w:tcW w:w="5807" w:type="dxa"/>
            <w:vAlign w:val="center"/>
          </w:tcPr>
          <w:p w14:paraId="76E135E9" w14:textId="77777777" w:rsidR="00CD03E8" w:rsidRPr="000733B3" w:rsidRDefault="00CD03E8" w:rsidP="00233CF5">
            <w:pPr>
              <w:pStyle w:val="TAL"/>
              <w:rPr>
                <w:sz w:val="14"/>
                <w:szCs w:val="14"/>
              </w:rPr>
            </w:pPr>
            <w:r w:rsidRPr="000733B3">
              <w:rPr>
                <w:sz w:val="14"/>
                <w:szCs w:val="14"/>
              </w:rPr>
              <w:t>(11c) Gain of antenna element (dBi)</w:t>
            </w:r>
          </w:p>
        </w:tc>
        <w:tc>
          <w:tcPr>
            <w:tcW w:w="3265" w:type="dxa"/>
            <w:vAlign w:val="center"/>
          </w:tcPr>
          <w:p w14:paraId="38DE1226" w14:textId="77777777" w:rsidR="00CD03E8" w:rsidRPr="000733B3" w:rsidRDefault="00CD03E8" w:rsidP="00233CF5">
            <w:pPr>
              <w:pStyle w:val="TAL"/>
              <w:rPr>
                <w:sz w:val="14"/>
                <w:szCs w:val="14"/>
              </w:rPr>
            </w:pPr>
          </w:p>
        </w:tc>
      </w:tr>
      <w:tr w:rsidR="00CD03E8" w14:paraId="4F79DA4B" w14:textId="77777777" w:rsidTr="00DA7705">
        <w:trPr>
          <w:jc w:val="center"/>
        </w:trPr>
        <w:tc>
          <w:tcPr>
            <w:tcW w:w="5807" w:type="dxa"/>
            <w:vAlign w:val="center"/>
          </w:tcPr>
          <w:p w14:paraId="36334EC2" w14:textId="77777777" w:rsidR="00CD03E8" w:rsidRPr="000733B3" w:rsidRDefault="00CD03E8" w:rsidP="00233CF5">
            <w:pPr>
              <w:pStyle w:val="TAL"/>
              <w:rPr>
                <w:sz w:val="14"/>
                <w:szCs w:val="14"/>
              </w:rPr>
            </w:pPr>
            <w:r w:rsidRPr="000733B3">
              <w:rPr>
                <w:sz w:val="14"/>
                <w:szCs w:val="14"/>
              </w:rPr>
              <w:t>(11bis) Total antenna gain at antenna gain component 2 of receiver = (11bis-a) - (11bis-b) (dB)</w:t>
            </w:r>
            <w:r w:rsidRPr="000733B3">
              <w:rPr>
                <w:sz w:val="14"/>
                <w:szCs w:val="14"/>
              </w:rPr>
              <w:br/>
              <w:t>Note: zero for downlink</w:t>
            </w:r>
          </w:p>
        </w:tc>
        <w:tc>
          <w:tcPr>
            <w:tcW w:w="3265" w:type="dxa"/>
            <w:vAlign w:val="center"/>
          </w:tcPr>
          <w:p w14:paraId="6961294A" w14:textId="77777777" w:rsidR="00CD03E8" w:rsidRPr="000733B3" w:rsidRDefault="00CD03E8" w:rsidP="00233CF5">
            <w:pPr>
              <w:pStyle w:val="TAL"/>
              <w:rPr>
                <w:sz w:val="14"/>
                <w:szCs w:val="14"/>
              </w:rPr>
            </w:pPr>
          </w:p>
        </w:tc>
      </w:tr>
      <w:tr w:rsidR="00CD03E8" w14:paraId="2F310C95" w14:textId="77777777" w:rsidTr="00DA7705">
        <w:trPr>
          <w:jc w:val="center"/>
        </w:trPr>
        <w:tc>
          <w:tcPr>
            <w:tcW w:w="5807" w:type="dxa"/>
            <w:vAlign w:val="center"/>
          </w:tcPr>
          <w:p w14:paraId="10B843FE" w14:textId="77777777" w:rsidR="00CD03E8" w:rsidRPr="000733B3" w:rsidRDefault="00CD03E8" w:rsidP="00233CF5">
            <w:pPr>
              <w:pStyle w:val="TAL"/>
              <w:rPr>
                <w:sz w:val="14"/>
                <w:szCs w:val="14"/>
              </w:rPr>
            </w:pPr>
            <w:r w:rsidRPr="000733B3">
              <w:rPr>
                <w:sz w:val="14"/>
                <w:szCs w:val="14"/>
              </w:rPr>
              <w:t>(11bis-a) Antenna gain at antenna gain component 2 of receiver = 10 log((10a)/(10b)) (dB)</w:t>
            </w:r>
            <w:r w:rsidRPr="000733B3">
              <w:rPr>
                <w:sz w:val="14"/>
                <w:szCs w:val="14"/>
              </w:rPr>
              <w:br/>
              <w:t>Note: zero for downlink</w:t>
            </w:r>
          </w:p>
        </w:tc>
        <w:tc>
          <w:tcPr>
            <w:tcW w:w="3265" w:type="dxa"/>
            <w:vAlign w:val="center"/>
          </w:tcPr>
          <w:p w14:paraId="08152B76" w14:textId="77777777" w:rsidR="00CD03E8" w:rsidRPr="000733B3" w:rsidRDefault="00CD03E8" w:rsidP="00233CF5">
            <w:pPr>
              <w:pStyle w:val="TAL"/>
              <w:rPr>
                <w:sz w:val="14"/>
                <w:szCs w:val="14"/>
              </w:rPr>
            </w:pPr>
          </w:p>
        </w:tc>
      </w:tr>
      <w:tr w:rsidR="00CD03E8" w14:paraId="356E00BC" w14:textId="77777777" w:rsidTr="00DA7705">
        <w:trPr>
          <w:jc w:val="center"/>
        </w:trPr>
        <w:tc>
          <w:tcPr>
            <w:tcW w:w="5807" w:type="dxa"/>
            <w:vAlign w:val="center"/>
          </w:tcPr>
          <w:p w14:paraId="07BC8B3F" w14:textId="77777777" w:rsidR="00CD03E8" w:rsidRPr="000733B3" w:rsidRDefault="00CD03E8" w:rsidP="00233CF5">
            <w:pPr>
              <w:pStyle w:val="TAL"/>
              <w:rPr>
                <w:sz w:val="14"/>
                <w:szCs w:val="14"/>
              </w:rPr>
            </w:pPr>
            <w:r w:rsidRPr="000733B3">
              <w:rPr>
                <w:sz w:val="14"/>
                <w:szCs w:val="14"/>
              </w:rPr>
              <w:t>(11bis-b) Antenna gain correction factor at antenna gain component 2 of receiver (dB)</w:t>
            </w:r>
            <w:r w:rsidRPr="000733B3">
              <w:rPr>
                <w:color w:val="FF0000"/>
                <w:sz w:val="14"/>
                <w:szCs w:val="14"/>
              </w:rPr>
              <w:br/>
            </w:r>
            <w:r w:rsidRPr="000733B3">
              <w:rPr>
                <w:sz w:val="14"/>
                <w:szCs w:val="14"/>
              </w:rPr>
              <w:t>Note:  zero for downlink</w:t>
            </w:r>
          </w:p>
        </w:tc>
        <w:tc>
          <w:tcPr>
            <w:tcW w:w="3265" w:type="dxa"/>
            <w:vAlign w:val="center"/>
          </w:tcPr>
          <w:p w14:paraId="67369E91" w14:textId="77777777" w:rsidR="00CD03E8" w:rsidRPr="000733B3" w:rsidRDefault="00CD03E8" w:rsidP="00233CF5">
            <w:pPr>
              <w:pStyle w:val="TAL"/>
              <w:rPr>
                <w:rFonts w:eastAsia="SimSun"/>
                <w:sz w:val="14"/>
                <w:szCs w:val="14"/>
              </w:rPr>
            </w:pPr>
          </w:p>
        </w:tc>
      </w:tr>
      <w:tr w:rsidR="00CD03E8" w14:paraId="09944103" w14:textId="77777777" w:rsidTr="00DA7705">
        <w:trPr>
          <w:jc w:val="center"/>
        </w:trPr>
        <w:tc>
          <w:tcPr>
            <w:tcW w:w="5807" w:type="dxa"/>
            <w:vAlign w:val="center"/>
          </w:tcPr>
          <w:p w14:paraId="581F00E4" w14:textId="77777777" w:rsidR="00CD03E8" w:rsidRPr="000733B3" w:rsidRDefault="00CD03E8" w:rsidP="00233CF5">
            <w:pPr>
              <w:pStyle w:val="TAL"/>
              <w:rPr>
                <w:sz w:val="14"/>
                <w:szCs w:val="14"/>
              </w:rPr>
            </w:pPr>
            <w:r w:rsidRPr="000733B3">
              <w:rPr>
                <w:color w:val="000000"/>
                <w:sz w:val="14"/>
                <w:szCs w:val="14"/>
              </w:rPr>
              <w:t>(12) Cable, connector, combiner, body losses, etc. (enumerate sources) (dB) (feeder loss must be included for and only for uplink)</w:t>
            </w:r>
          </w:p>
        </w:tc>
        <w:tc>
          <w:tcPr>
            <w:tcW w:w="3265" w:type="dxa"/>
            <w:vAlign w:val="center"/>
          </w:tcPr>
          <w:p w14:paraId="38720771" w14:textId="77777777" w:rsidR="00CD03E8" w:rsidRPr="000733B3" w:rsidRDefault="00CD03E8" w:rsidP="00233CF5">
            <w:pPr>
              <w:pStyle w:val="TAL"/>
              <w:rPr>
                <w:rFonts w:eastAsia="SimSun"/>
                <w:sz w:val="14"/>
                <w:szCs w:val="14"/>
              </w:rPr>
            </w:pPr>
          </w:p>
        </w:tc>
      </w:tr>
      <w:tr w:rsidR="00CD03E8" w14:paraId="7D6A0BF4" w14:textId="77777777" w:rsidTr="00DA7705">
        <w:trPr>
          <w:jc w:val="center"/>
        </w:trPr>
        <w:tc>
          <w:tcPr>
            <w:tcW w:w="5807" w:type="dxa"/>
            <w:vAlign w:val="center"/>
          </w:tcPr>
          <w:p w14:paraId="178EC418" w14:textId="77777777" w:rsidR="00CD03E8" w:rsidRPr="000733B3" w:rsidRDefault="00CD03E8" w:rsidP="00233CF5">
            <w:pPr>
              <w:pStyle w:val="TAL"/>
              <w:rPr>
                <w:sz w:val="14"/>
                <w:szCs w:val="14"/>
              </w:rPr>
            </w:pPr>
            <w:r w:rsidRPr="000733B3">
              <w:rPr>
                <w:color w:val="000000"/>
                <w:sz w:val="14"/>
                <w:szCs w:val="14"/>
              </w:rPr>
              <w:t>(13) Receiver noise figure (dB)</w:t>
            </w:r>
          </w:p>
        </w:tc>
        <w:tc>
          <w:tcPr>
            <w:tcW w:w="3265" w:type="dxa"/>
            <w:vAlign w:val="center"/>
          </w:tcPr>
          <w:p w14:paraId="5B058271" w14:textId="77777777" w:rsidR="00CD03E8" w:rsidRPr="000733B3" w:rsidRDefault="00CD03E8" w:rsidP="00233CF5">
            <w:pPr>
              <w:pStyle w:val="TAL"/>
              <w:rPr>
                <w:sz w:val="14"/>
                <w:szCs w:val="14"/>
              </w:rPr>
            </w:pPr>
          </w:p>
        </w:tc>
      </w:tr>
      <w:tr w:rsidR="00CD03E8" w14:paraId="3C823276" w14:textId="77777777" w:rsidTr="00DA7705">
        <w:trPr>
          <w:jc w:val="center"/>
        </w:trPr>
        <w:tc>
          <w:tcPr>
            <w:tcW w:w="5807" w:type="dxa"/>
            <w:vAlign w:val="center"/>
          </w:tcPr>
          <w:p w14:paraId="685986D9" w14:textId="77777777" w:rsidR="00CD03E8" w:rsidRPr="000733B3" w:rsidRDefault="00CD03E8" w:rsidP="00233CF5">
            <w:pPr>
              <w:pStyle w:val="TAL"/>
              <w:rPr>
                <w:sz w:val="14"/>
                <w:szCs w:val="14"/>
              </w:rPr>
            </w:pPr>
            <w:r w:rsidRPr="000733B3">
              <w:rPr>
                <w:color w:val="000000"/>
                <w:sz w:val="14"/>
                <w:szCs w:val="14"/>
              </w:rPr>
              <w:t>(14) Thermal noise density (dBm/Hz)</w:t>
            </w:r>
          </w:p>
        </w:tc>
        <w:tc>
          <w:tcPr>
            <w:tcW w:w="3265" w:type="dxa"/>
            <w:vAlign w:val="center"/>
          </w:tcPr>
          <w:p w14:paraId="4D9732BC" w14:textId="77777777" w:rsidR="00CD03E8" w:rsidRPr="000733B3" w:rsidRDefault="00CD03E8" w:rsidP="00233CF5">
            <w:pPr>
              <w:pStyle w:val="TAL"/>
              <w:rPr>
                <w:sz w:val="14"/>
                <w:szCs w:val="14"/>
              </w:rPr>
            </w:pPr>
          </w:p>
        </w:tc>
      </w:tr>
      <w:tr w:rsidR="00CD03E8" w14:paraId="716A3A91" w14:textId="77777777" w:rsidTr="00DA7705">
        <w:trPr>
          <w:jc w:val="center"/>
        </w:trPr>
        <w:tc>
          <w:tcPr>
            <w:tcW w:w="5807" w:type="dxa"/>
            <w:vAlign w:val="center"/>
          </w:tcPr>
          <w:p w14:paraId="69D69C60" w14:textId="77777777" w:rsidR="00CD03E8" w:rsidRPr="000733B3" w:rsidRDefault="00CD03E8" w:rsidP="00233CF5">
            <w:pPr>
              <w:pStyle w:val="TAL"/>
              <w:rPr>
                <w:sz w:val="14"/>
                <w:szCs w:val="14"/>
              </w:rPr>
            </w:pPr>
            <w:r w:rsidRPr="000733B3">
              <w:rPr>
                <w:color w:val="000000"/>
                <w:sz w:val="14"/>
                <w:szCs w:val="14"/>
              </w:rPr>
              <w:t xml:space="preserve">(15) Receiver interference density (dBm/Hz) </w:t>
            </w:r>
          </w:p>
        </w:tc>
        <w:tc>
          <w:tcPr>
            <w:tcW w:w="3265" w:type="dxa"/>
            <w:vAlign w:val="center"/>
          </w:tcPr>
          <w:p w14:paraId="693A01F6" w14:textId="77777777" w:rsidR="00CD03E8" w:rsidRPr="000733B3" w:rsidRDefault="00CD03E8" w:rsidP="00233CF5">
            <w:pPr>
              <w:pStyle w:val="TAL"/>
              <w:rPr>
                <w:rFonts w:eastAsia="SimSun"/>
                <w:sz w:val="14"/>
                <w:szCs w:val="14"/>
              </w:rPr>
            </w:pPr>
          </w:p>
        </w:tc>
      </w:tr>
      <w:tr w:rsidR="00CD03E8" w14:paraId="295E3032" w14:textId="77777777" w:rsidTr="00DA7705">
        <w:trPr>
          <w:jc w:val="center"/>
        </w:trPr>
        <w:tc>
          <w:tcPr>
            <w:tcW w:w="5807" w:type="dxa"/>
            <w:vAlign w:val="center"/>
          </w:tcPr>
          <w:p w14:paraId="1355C4B7" w14:textId="77777777" w:rsidR="00CD03E8" w:rsidRPr="000733B3" w:rsidRDefault="00CD03E8" w:rsidP="00233CF5">
            <w:pPr>
              <w:pStyle w:val="TAL"/>
              <w:rPr>
                <w:sz w:val="14"/>
                <w:szCs w:val="14"/>
              </w:rPr>
            </w:pPr>
            <w:r w:rsidRPr="000733B3">
              <w:rPr>
                <w:color w:val="000000"/>
                <w:sz w:val="14"/>
                <w:szCs w:val="14"/>
              </w:rPr>
              <w:t>(16) Total noise plus interference density        = 10 log (10^(( (13) + (14))/10) + 10^(</w:t>
            </w:r>
            <w:r w:rsidRPr="000733B3">
              <w:rPr>
                <w:sz w:val="14"/>
                <w:szCs w:val="14"/>
              </w:rPr>
              <w:t>(15</w:t>
            </w:r>
            <w:r w:rsidRPr="000733B3">
              <w:rPr>
                <w:color w:val="000000"/>
                <w:sz w:val="14"/>
                <w:szCs w:val="14"/>
              </w:rPr>
              <w:t>)/10))    (dBm/Hz)</w:t>
            </w:r>
          </w:p>
        </w:tc>
        <w:tc>
          <w:tcPr>
            <w:tcW w:w="3265" w:type="dxa"/>
            <w:vAlign w:val="center"/>
          </w:tcPr>
          <w:p w14:paraId="5C6853A8" w14:textId="77777777" w:rsidR="00CD03E8" w:rsidRPr="000733B3" w:rsidRDefault="00CD03E8" w:rsidP="00233CF5">
            <w:pPr>
              <w:pStyle w:val="TAL"/>
              <w:rPr>
                <w:sz w:val="14"/>
                <w:szCs w:val="14"/>
              </w:rPr>
            </w:pPr>
          </w:p>
        </w:tc>
      </w:tr>
      <w:tr w:rsidR="00CD03E8" w14:paraId="61E50F3D" w14:textId="77777777" w:rsidTr="00DA7705">
        <w:trPr>
          <w:jc w:val="center"/>
        </w:trPr>
        <w:tc>
          <w:tcPr>
            <w:tcW w:w="5807" w:type="dxa"/>
            <w:vAlign w:val="center"/>
          </w:tcPr>
          <w:p w14:paraId="1D6BB1AD" w14:textId="77777777" w:rsidR="00CD03E8" w:rsidRPr="000733B3" w:rsidRDefault="00CD03E8" w:rsidP="00233CF5">
            <w:pPr>
              <w:pStyle w:val="TAL"/>
              <w:rPr>
                <w:sz w:val="14"/>
                <w:szCs w:val="14"/>
                <w:lang w:val="fr-FR"/>
              </w:rPr>
            </w:pPr>
            <w:r w:rsidRPr="000733B3">
              <w:rPr>
                <w:color w:val="000000"/>
                <w:sz w:val="14"/>
                <w:szCs w:val="14"/>
                <w:lang w:val="fr-FR"/>
              </w:rPr>
              <w:t>(18) Effective noise power = (16) + 10 log ((3c)) (dBm)</w:t>
            </w:r>
          </w:p>
        </w:tc>
        <w:tc>
          <w:tcPr>
            <w:tcW w:w="3265" w:type="dxa"/>
            <w:vAlign w:val="center"/>
          </w:tcPr>
          <w:p w14:paraId="478C0693" w14:textId="77777777" w:rsidR="00CD03E8" w:rsidRPr="000733B3" w:rsidRDefault="00CD03E8" w:rsidP="00233CF5">
            <w:pPr>
              <w:pStyle w:val="TAL"/>
              <w:rPr>
                <w:sz w:val="14"/>
                <w:szCs w:val="14"/>
                <w:lang w:val="fr-FR"/>
              </w:rPr>
            </w:pPr>
          </w:p>
        </w:tc>
      </w:tr>
      <w:tr w:rsidR="00CD03E8" w14:paraId="2BA8F7D0" w14:textId="77777777" w:rsidTr="00DA7705">
        <w:trPr>
          <w:jc w:val="center"/>
        </w:trPr>
        <w:tc>
          <w:tcPr>
            <w:tcW w:w="5807" w:type="dxa"/>
            <w:vAlign w:val="center"/>
          </w:tcPr>
          <w:p w14:paraId="2B868F32" w14:textId="77777777" w:rsidR="00CD03E8" w:rsidRPr="000733B3" w:rsidRDefault="00CD03E8" w:rsidP="00233CF5">
            <w:pPr>
              <w:pStyle w:val="TAL"/>
              <w:rPr>
                <w:sz w:val="14"/>
                <w:szCs w:val="14"/>
              </w:rPr>
            </w:pPr>
            <w:r w:rsidRPr="000733B3">
              <w:rPr>
                <w:color w:val="000000"/>
                <w:sz w:val="14"/>
                <w:szCs w:val="14"/>
              </w:rPr>
              <w:t>(19) Required SNR (dB)</w:t>
            </w:r>
          </w:p>
        </w:tc>
        <w:tc>
          <w:tcPr>
            <w:tcW w:w="3265" w:type="dxa"/>
            <w:vAlign w:val="center"/>
          </w:tcPr>
          <w:p w14:paraId="64304A8D" w14:textId="77777777" w:rsidR="00CD03E8" w:rsidRPr="000733B3" w:rsidRDefault="00CD03E8" w:rsidP="00233CF5">
            <w:pPr>
              <w:pStyle w:val="TAL"/>
              <w:rPr>
                <w:sz w:val="14"/>
                <w:szCs w:val="14"/>
              </w:rPr>
            </w:pPr>
          </w:p>
        </w:tc>
      </w:tr>
      <w:tr w:rsidR="00CD03E8" w14:paraId="2AC9E54D" w14:textId="77777777" w:rsidTr="00DA7705">
        <w:trPr>
          <w:jc w:val="center"/>
        </w:trPr>
        <w:tc>
          <w:tcPr>
            <w:tcW w:w="5807" w:type="dxa"/>
            <w:vAlign w:val="center"/>
          </w:tcPr>
          <w:p w14:paraId="0C37B252" w14:textId="77777777" w:rsidR="00CD03E8" w:rsidRPr="000733B3" w:rsidRDefault="00CD03E8" w:rsidP="00233CF5">
            <w:pPr>
              <w:pStyle w:val="TAL"/>
              <w:rPr>
                <w:sz w:val="14"/>
                <w:szCs w:val="14"/>
              </w:rPr>
            </w:pPr>
            <w:r w:rsidRPr="000733B3">
              <w:rPr>
                <w:color w:val="000000"/>
                <w:sz w:val="14"/>
                <w:szCs w:val="14"/>
              </w:rPr>
              <w:t>(20) Receiver implementation margin (dB)</w:t>
            </w:r>
          </w:p>
        </w:tc>
        <w:tc>
          <w:tcPr>
            <w:tcW w:w="3265" w:type="dxa"/>
            <w:vAlign w:val="center"/>
          </w:tcPr>
          <w:p w14:paraId="4FC09967" w14:textId="77777777" w:rsidR="00CD03E8" w:rsidRPr="000733B3" w:rsidRDefault="00CD03E8" w:rsidP="00233CF5">
            <w:pPr>
              <w:pStyle w:val="TAL"/>
              <w:rPr>
                <w:sz w:val="14"/>
                <w:szCs w:val="14"/>
              </w:rPr>
            </w:pPr>
          </w:p>
        </w:tc>
      </w:tr>
      <w:tr w:rsidR="00CD03E8" w14:paraId="602D95F3" w14:textId="77777777" w:rsidTr="00DA7705">
        <w:trPr>
          <w:jc w:val="center"/>
        </w:trPr>
        <w:tc>
          <w:tcPr>
            <w:tcW w:w="5807" w:type="dxa"/>
            <w:vAlign w:val="center"/>
          </w:tcPr>
          <w:p w14:paraId="1E6E8F7F" w14:textId="77777777" w:rsidR="00CD03E8" w:rsidRPr="000733B3" w:rsidRDefault="00CD03E8" w:rsidP="00233CF5">
            <w:pPr>
              <w:pStyle w:val="TAL"/>
              <w:rPr>
                <w:sz w:val="14"/>
                <w:szCs w:val="14"/>
              </w:rPr>
            </w:pPr>
            <w:r w:rsidRPr="000733B3">
              <w:rPr>
                <w:sz w:val="14"/>
                <w:szCs w:val="14"/>
              </w:rPr>
              <w:t>(21) H-ARQ gain (dB)</w:t>
            </w:r>
            <w:r w:rsidRPr="000733B3">
              <w:rPr>
                <w:sz w:val="14"/>
                <w:szCs w:val="14"/>
              </w:rPr>
              <w:br/>
              <w:t>Note: Only applicable if HARQ is not considered in LLS</w:t>
            </w:r>
          </w:p>
        </w:tc>
        <w:tc>
          <w:tcPr>
            <w:tcW w:w="3265" w:type="dxa"/>
            <w:vAlign w:val="center"/>
          </w:tcPr>
          <w:p w14:paraId="1283AA6B" w14:textId="77777777" w:rsidR="00CD03E8" w:rsidRPr="000733B3" w:rsidRDefault="00CD03E8" w:rsidP="00233CF5">
            <w:pPr>
              <w:pStyle w:val="TAL"/>
              <w:rPr>
                <w:rFonts w:eastAsia="SimSun"/>
                <w:sz w:val="14"/>
                <w:szCs w:val="14"/>
              </w:rPr>
            </w:pPr>
          </w:p>
        </w:tc>
      </w:tr>
      <w:tr w:rsidR="00CD03E8" w14:paraId="2007EB36" w14:textId="77777777" w:rsidTr="00DA7705">
        <w:trPr>
          <w:jc w:val="center"/>
        </w:trPr>
        <w:tc>
          <w:tcPr>
            <w:tcW w:w="5807" w:type="dxa"/>
            <w:vAlign w:val="center"/>
          </w:tcPr>
          <w:p w14:paraId="4FDE6544" w14:textId="77777777" w:rsidR="00CD03E8" w:rsidRPr="000733B3" w:rsidRDefault="00CD03E8" w:rsidP="00233CF5">
            <w:pPr>
              <w:pStyle w:val="TAL"/>
              <w:rPr>
                <w:sz w:val="14"/>
                <w:szCs w:val="14"/>
              </w:rPr>
            </w:pPr>
            <w:r w:rsidRPr="000733B3">
              <w:rPr>
                <w:color w:val="000000"/>
                <w:sz w:val="14"/>
                <w:szCs w:val="14"/>
              </w:rPr>
              <w:t xml:space="preserve">(22) Receiver sensitivity = (18) + (19) + (20) </w:t>
            </w:r>
            <w:r w:rsidRPr="000733B3">
              <w:rPr>
                <w:sz w:val="14"/>
                <w:szCs w:val="14"/>
              </w:rPr>
              <w:t>– (21) (dBm)</w:t>
            </w:r>
          </w:p>
        </w:tc>
        <w:tc>
          <w:tcPr>
            <w:tcW w:w="3265" w:type="dxa"/>
            <w:vAlign w:val="center"/>
          </w:tcPr>
          <w:p w14:paraId="21DFC150" w14:textId="77777777" w:rsidR="00CD03E8" w:rsidRPr="000733B3" w:rsidRDefault="00CD03E8" w:rsidP="00233CF5">
            <w:pPr>
              <w:pStyle w:val="TAL"/>
              <w:rPr>
                <w:sz w:val="14"/>
                <w:szCs w:val="14"/>
              </w:rPr>
            </w:pPr>
          </w:p>
        </w:tc>
      </w:tr>
      <w:tr w:rsidR="00CD03E8" w:rsidRPr="002207F7" w14:paraId="09B21FAB" w14:textId="77777777" w:rsidTr="00DA7705">
        <w:trPr>
          <w:jc w:val="center"/>
        </w:trPr>
        <w:tc>
          <w:tcPr>
            <w:tcW w:w="5807" w:type="dxa"/>
            <w:vAlign w:val="center"/>
          </w:tcPr>
          <w:p w14:paraId="6AD74597" w14:textId="77777777" w:rsidR="00CD03E8" w:rsidRPr="000733B3" w:rsidRDefault="00CD03E8" w:rsidP="00233CF5">
            <w:pPr>
              <w:pStyle w:val="TAL"/>
              <w:rPr>
                <w:sz w:val="14"/>
                <w:szCs w:val="14"/>
                <w:lang w:val="de-DE"/>
              </w:rPr>
            </w:pPr>
            <w:r w:rsidRPr="000733B3">
              <w:rPr>
                <w:sz w:val="14"/>
                <w:szCs w:val="14"/>
                <w:lang w:val="de-DE"/>
              </w:rPr>
              <w:t>(22bis) MCL = (3bis) – (22) + (5) + (11bis)   (dB)</w:t>
            </w:r>
          </w:p>
        </w:tc>
        <w:tc>
          <w:tcPr>
            <w:tcW w:w="3265" w:type="dxa"/>
            <w:vAlign w:val="center"/>
          </w:tcPr>
          <w:p w14:paraId="5F959CED" w14:textId="77777777" w:rsidR="00CD03E8" w:rsidRPr="000733B3" w:rsidRDefault="00CD03E8" w:rsidP="00233CF5">
            <w:pPr>
              <w:pStyle w:val="TAL"/>
              <w:rPr>
                <w:rFonts w:eastAsia="SimSun"/>
                <w:sz w:val="14"/>
                <w:szCs w:val="14"/>
                <w:lang w:val="de-DE"/>
              </w:rPr>
            </w:pPr>
          </w:p>
        </w:tc>
      </w:tr>
      <w:tr w:rsidR="00CD03E8" w14:paraId="4BADC817" w14:textId="77777777" w:rsidTr="00DA7705">
        <w:trPr>
          <w:jc w:val="center"/>
        </w:trPr>
        <w:tc>
          <w:tcPr>
            <w:tcW w:w="5807" w:type="dxa"/>
            <w:vAlign w:val="center"/>
          </w:tcPr>
          <w:p w14:paraId="1175A85C" w14:textId="77777777" w:rsidR="00CD03E8" w:rsidRPr="000733B3" w:rsidRDefault="00CD03E8" w:rsidP="00233CF5">
            <w:pPr>
              <w:pStyle w:val="TAL"/>
              <w:rPr>
                <w:sz w:val="14"/>
                <w:szCs w:val="14"/>
              </w:rPr>
            </w:pPr>
            <w:r w:rsidRPr="000733B3">
              <w:rPr>
                <w:color w:val="000000"/>
                <w:sz w:val="14"/>
                <w:szCs w:val="14"/>
              </w:rPr>
              <w:t>(23) Hardware link budg</w:t>
            </w:r>
            <w:r w:rsidRPr="000733B3">
              <w:rPr>
                <w:sz w:val="14"/>
                <w:szCs w:val="14"/>
              </w:rPr>
              <w:t xml:space="preserve">et, a.k.a. MIL </w:t>
            </w:r>
            <w:r w:rsidRPr="000733B3">
              <w:rPr>
                <w:color w:val="000000"/>
                <w:sz w:val="14"/>
                <w:szCs w:val="14"/>
              </w:rPr>
              <w:t>=</w:t>
            </w:r>
            <w:r w:rsidRPr="000733B3">
              <w:rPr>
                <w:sz w:val="14"/>
                <w:szCs w:val="14"/>
              </w:rPr>
              <w:t xml:space="preserve"> (9) + (11) + (11bis) − (12) − (22)</w:t>
            </w:r>
            <w:r w:rsidRPr="000733B3">
              <w:rPr>
                <w:color w:val="0000FF"/>
                <w:sz w:val="14"/>
                <w:szCs w:val="14"/>
              </w:rPr>
              <w:t xml:space="preserve"> </w:t>
            </w:r>
            <w:r w:rsidRPr="000733B3">
              <w:rPr>
                <w:sz w:val="14"/>
                <w:szCs w:val="14"/>
              </w:rPr>
              <w:t>(dB)</w:t>
            </w:r>
            <w:r w:rsidRPr="000733B3">
              <w:rPr>
                <w:sz w:val="14"/>
                <w:szCs w:val="14"/>
              </w:rPr>
              <w:br/>
              <w:t>Note: MIL can also be derived by (22bis) + (4) – (8) + (11) − (12)</w:t>
            </w:r>
          </w:p>
        </w:tc>
        <w:tc>
          <w:tcPr>
            <w:tcW w:w="3265" w:type="dxa"/>
            <w:vAlign w:val="center"/>
          </w:tcPr>
          <w:p w14:paraId="69C87E9A" w14:textId="77777777" w:rsidR="00CD03E8" w:rsidRPr="000733B3" w:rsidRDefault="00CD03E8" w:rsidP="00233CF5">
            <w:pPr>
              <w:pStyle w:val="TAL"/>
              <w:rPr>
                <w:rFonts w:eastAsia="SimSun"/>
                <w:sz w:val="14"/>
                <w:szCs w:val="14"/>
              </w:rPr>
            </w:pPr>
          </w:p>
        </w:tc>
      </w:tr>
      <w:tr w:rsidR="00CD03E8" w14:paraId="4B73330F" w14:textId="77777777" w:rsidTr="00233CF5">
        <w:trPr>
          <w:jc w:val="center"/>
        </w:trPr>
        <w:tc>
          <w:tcPr>
            <w:tcW w:w="9072" w:type="dxa"/>
            <w:gridSpan w:val="2"/>
            <w:shd w:val="clear" w:color="auto" w:fill="DEEAF6" w:themeFill="accent1" w:themeFillTint="33"/>
            <w:vAlign w:val="center"/>
          </w:tcPr>
          <w:p w14:paraId="64E1F4A4" w14:textId="77777777" w:rsidR="00CD03E8" w:rsidRPr="000733B3" w:rsidRDefault="00CD03E8" w:rsidP="00233CF5">
            <w:pPr>
              <w:pStyle w:val="TAH"/>
              <w:ind w:left="880" w:hanging="440"/>
              <w:rPr>
                <w:sz w:val="14"/>
                <w:szCs w:val="14"/>
              </w:rPr>
            </w:pPr>
            <w:r w:rsidRPr="000733B3">
              <w:rPr>
                <w:sz w:val="14"/>
                <w:szCs w:val="14"/>
                <w:lang w:val="en-US"/>
              </w:rPr>
              <w:t>Calculation of available pathloss</w:t>
            </w:r>
          </w:p>
        </w:tc>
      </w:tr>
      <w:tr w:rsidR="00CD03E8" w14:paraId="5D11D5BB" w14:textId="77777777" w:rsidTr="00DA7705">
        <w:trPr>
          <w:jc w:val="center"/>
        </w:trPr>
        <w:tc>
          <w:tcPr>
            <w:tcW w:w="5807" w:type="dxa"/>
            <w:vAlign w:val="center"/>
          </w:tcPr>
          <w:p w14:paraId="1D7AAD7A" w14:textId="77777777" w:rsidR="00CD03E8" w:rsidRPr="000733B3" w:rsidRDefault="00CD03E8" w:rsidP="00233CF5">
            <w:pPr>
              <w:pStyle w:val="TAL"/>
              <w:rPr>
                <w:sz w:val="14"/>
                <w:szCs w:val="14"/>
              </w:rPr>
            </w:pPr>
            <w:r w:rsidRPr="000733B3">
              <w:rPr>
                <w:sz w:val="14"/>
                <w:szCs w:val="14"/>
              </w:rPr>
              <w:t>(25) Shadow fading margin (function of the cell area reliability and lognormal shadow fading std deviation) (dB)</w:t>
            </w:r>
          </w:p>
        </w:tc>
        <w:tc>
          <w:tcPr>
            <w:tcW w:w="3265" w:type="dxa"/>
            <w:vAlign w:val="center"/>
          </w:tcPr>
          <w:p w14:paraId="065DF1CC" w14:textId="77777777" w:rsidR="00CD03E8" w:rsidRPr="000733B3" w:rsidRDefault="00CD03E8" w:rsidP="00233CF5">
            <w:pPr>
              <w:pStyle w:val="TAL"/>
              <w:rPr>
                <w:rFonts w:eastAsia="SimSun"/>
                <w:sz w:val="14"/>
                <w:szCs w:val="14"/>
              </w:rPr>
            </w:pPr>
          </w:p>
        </w:tc>
      </w:tr>
      <w:tr w:rsidR="00CD03E8" w14:paraId="3832B10C" w14:textId="77777777" w:rsidTr="00DA7705">
        <w:trPr>
          <w:jc w:val="center"/>
        </w:trPr>
        <w:tc>
          <w:tcPr>
            <w:tcW w:w="5807" w:type="dxa"/>
            <w:vAlign w:val="center"/>
          </w:tcPr>
          <w:p w14:paraId="104150BC" w14:textId="77777777" w:rsidR="00CD03E8" w:rsidRPr="000733B3" w:rsidRDefault="00CD03E8" w:rsidP="00233CF5">
            <w:pPr>
              <w:pStyle w:val="TAL"/>
              <w:rPr>
                <w:sz w:val="14"/>
                <w:szCs w:val="14"/>
              </w:rPr>
            </w:pPr>
            <w:r w:rsidRPr="000733B3">
              <w:rPr>
                <w:color w:val="000000"/>
                <w:sz w:val="14"/>
                <w:szCs w:val="14"/>
              </w:rPr>
              <w:t>(26) BS selection/macro-diversity gain (dB)</w:t>
            </w:r>
          </w:p>
        </w:tc>
        <w:tc>
          <w:tcPr>
            <w:tcW w:w="3265" w:type="dxa"/>
            <w:vAlign w:val="center"/>
          </w:tcPr>
          <w:p w14:paraId="34C3020E" w14:textId="77777777" w:rsidR="00CD03E8" w:rsidRPr="000733B3" w:rsidRDefault="00CD03E8" w:rsidP="00233CF5">
            <w:pPr>
              <w:pStyle w:val="TAL"/>
              <w:rPr>
                <w:rFonts w:eastAsia="SimSun"/>
                <w:sz w:val="14"/>
                <w:szCs w:val="14"/>
              </w:rPr>
            </w:pPr>
          </w:p>
        </w:tc>
      </w:tr>
      <w:tr w:rsidR="00CD03E8" w14:paraId="5EFFFF61" w14:textId="77777777" w:rsidTr="00DA7705">
        <w:trPr>
          <w:jc w:val="center"/>
        </w:trPr>
        <w:tc>
          <w:tcPr>
            <w:tcW w:w="5807" w:type="dxa"/>
            <w:vAlign w:val="center"/>
          </w:tcPr>
          <w:p w14:paraId="0BBEEAA9" w14:textId="77777777" w:rsidR="00CD03E8" w:rsidRPr="000733B3" w:rsidRDefault="00CD03E8" w:rsidP="00233CF5">
            <w:pPr>
              <w:pStyle w:val="TAL"/>
              <w:rPr>
                <w:sz w:val="14"/>
                <w:szCs w:val="14"/>
              </w:rPr>
            </w:pPr>
            <w:r w:rsidRPr="000733B3">
              <w:rPr>
                <w:color w:val="000000"/>
                <w:sz w:val="14"/>
                <w:szCs w:val="14"/>
              </w:rPr>
              <w:t>(27) Penetration margin (dB)</w:t>
            </w:r>
          </w:p>
        </w:tc>
        <w:tc>
          <w:tcPr>
            <w:tcW w:w="3265" w:type="dxa"/>
            <w:vAlign w:val="center"/>
          </w:tcPr>
          <w:p w14:paraId="363D0BF1" w14:textId="77777777" w:rsidR="00CD03E8" w:rsidRPr="000733B3" w:rsidRDefault="00CD03E8" w:rsidP="00233CF5">
            <w:pPr>
              <w:pStyle w:val="TAL"/>
              <w:rPr>
                <w:rFonts w:eastAsia="SimSun"/>
                <w:sz w:val="14"/>
                <w:szCs w:val="14"/>
              </w:rPr>
            </w:pPr>
          </w:p>
        </w:tc>
      </w:tr>
      <w:tr w:rsidR="00CD03E8" w14:paraId="79DCC3E2" w14:textId="77777777" w:rsidTr="00DA7705">
        <w:trPr>
          <w:jc w:val="center"/>
        </w:trPr>
        <w:tc>
          <w:tcPr>
            <w:tcW w:w="5807" w:type="dxa"/>
            <w:vAlign w:val="center"/>
          </w:tcPr>
          <w:p w14:paraId="1DF51C7C" w14:textId="77777777" w:rsidR="00CD03E8" w:rsidRPr="000733B3" w:rsidRDefault="00CD03E8" w:rsidP="00233CF5">
            <w:pPr>
              <w:pStyle w:val="TAL"/>
              <w:rPr>
                <w:sz w:val="14"/>
                <w:szCs w:val="14"/>
              </w:rPr>
            </w:pPr>
            <w:r w:rsidRPr="000733B3">
              <w:rPr>
                <w:color w:val="000000"/>
                <w:sz w:val="14"/>
                <w:szCs w:val="14"/>
              </w:rPr>
              <w:t>(28) Other gains (dB) (if any please specify)</w:t>
            </w:r>
          </w:p>
        </w:tc>
        <w:tc>
          <w:tcPr>
            <w:tcW w:w="3265" w:type="dxa"/>
            <w:vAlign w:val="center"/>
          </w:tcPr>
          <w:p w14:paraId="5F527844" w14:textId="77777777" w:rsidR="00CD03E8" w:rsidRPr="000733B3" w:rsidRDefault="00CD03E8" w:rsidP="00233CF5">
            <w:pPr>
              <w:pStyle w:val="TAL"/>
              <w:rPr>
                <w:rFonts w:eastAsia="SimSun"/>
                <w:sz w:val="14"/>
                <w:szCs w:val="14"/>
              </w:rPr>
            </w:pPr>
          </w:p>
        </w:tc>
      </w:tr>
      <w:tr w:rsidR="00CD03E8" w14:paraId="4EB44A6B" w14:textId="77777777" w:rsidTr="00DA7705">
        <w:trPr>
          <w:jc w:val="center"/>
        </w:trPr>
        <w:tc>
          <w:tcPr>
            <w:tcW w:w="5807" w:type="dxa"/>
            <w:vAlign w:val="center"/>
          </w:tcPr>
          <w:p w14:paraId="2553A69F" w14:textId="77777777" w:rsidR="00CD03E8" w:rsidRPr="000733B3" w:rsidRDefault="00CD03E8" w:rsidP="00233CF5">
            <w:pPr>
              <w:pStyle w:val="TAL"/>
              <w:rPr>
                <w:sz w:val="14"/>
                <w:szCs w:val="14"/>
              </w:rPr>
            </w:pPr>
            <w:r w:rsidRPr="000733B3">
              <w:rPr>
                <w:color w:val="000000"/>
                <w:sz w:val="14"/>
                <w:szCs w:val="14"/>
              </w:rPr>
              <w:t>(29) Available path loss = (23) – (25) + (26) – (27) + (28) (dB)</w:t>
            </w:r>
          </w:p>
        </w:tc>
        <w:tc>
          <w:tcPr>
            <w:tcW w:w="3265" w:type="dxa"/>
            <w:vAlign w:val="center"/>
          </w:tcPr>
          <w:p w14:paraId="152BDC6F" w14:textId="77777777" w:rsidR="00CD03E8" w:rsidRPr="000733B3" w:rsidRDefault="00CD03E8" w:rsidP="00233CF5">
            <w:pPr>
              <w:pStyle w:val="TAL"/>
              <w:rPr>
                <w:sz w:val="14"/>
                <w:szCs w:val="14"/>
              </w:rPr>
            </w:pPr>
          </w:p>
        </w:tc>
      </w:tr>
      <w:tr w:rsidR="00CD03E8" w14:paraId="58852142" w14:textId="77777777" w:rsidTr="00233CF5">
        <w:trPr>
          <w:jc w:val="center"/>
        </w:trPr>
        <w:tc>
          <w:tcPr>
            <w:tcW w:w="9072" w:type="dxa"/>
            <w:gridSpan w:val="2"/>
            <w:shd w:val="clear" w:color="auto" w:fill="DEEAF6" w:themeFill="accent1" w:themeFillTint="33"/>
            <w:vAlign w:val="center"/>
          </w:tcPr>
          <w:p w14:paraId="7597B845" w14:textId="77777777" w:rsidR="00CD03E8" w:rsidRPr="000733B3" w:rsidRDefault="00CD03E8" w:rsidP="00233CF5">
            <w:pPr>
              <w:pStyle w:val="TAH"/>
              <w:ind w:left="880" w:hanging="440"/>
              <w:rPr>
                <w:sz w:val="14"/>
                <w:szCs w:val="14"/>
              </w:rPr>
            </w:pPr>
            <w:r w:rsidRPr="000733B3">
              <w:rPr>
                <w:sz w:val="14"/>
                <w:szCs w:val="14"/>
                <w:lang w:val="en-US"/>
              </w:rPr>
              <w:t>Range/coverage efficiency calculation</w:t>
            </w:r>
          </w:p>
        </w:tc>
      </w:tr>
      <w:tr w:rsidR="00CD03E8" w14:paraId="66D57A07" w14:textId="77777777" w:rsidTr="00DA7705">
        <w:trPr>
          <w:jc w:val="center"/>
        </w:trPr>
        <w:tc>
          <w:tcPr>
            <w:tcW w:w="5807" w:type="dxa"/>
            <w:vAlign w:val="center"/>
          </w:tcPr>
          <w:p w14:paraId="0659B3ED" w14:textId="77777777" w:rsidR="00CD03E8" w:rsidRPr="000733B3" w:rsidRDefault="00CD03E8" w:rsidP="00233CF5">
            <w:pPr>
              <w:pStyle w:val="TAL"/>
              <w:rPr>
                <w:sz w:val="14"/>
                <w:szCs w:val="14"/>
              </w:rPr>
            </w:pPr>
            <w:r w:rsidRPr="000733B3">
              <w:rPr>
                <w:rFonts w:eastAsiaTheme="minorEastAsia" w:hint="eastAsia"/>
                <w:sz w:val="14"/>
                <w:szCs w:val="14"/>
                <w:lang w:eastAsia="zh-CN"/>
              </w:rPr>
              <w:t xml:space="preserve">FFS: </w:t>
            </w:r>
            <w:r w:rsidRPr="000733B3">
              <w:rPr>
                <w:sz w:val="14"/>
                <w:szCs w:val="14"/>
              </w:rPr>
              <w:t>(30) Maximum range (based on (29) and according to the system configuration section of the link budget) (m)</w:t>
            </w:r>
          </w:p>
        </w:tc>
        <w:tc>
          <w:tcPr>
            <w:tcW w:w="3265" w:type="dxa"/>
            <w:vAlign w:val="center"/>
          </w:tcPr>
          <w:p w14:paraId="3A58417F" w14:textId="77777777" w:rsidR="00CD03E8" w:rsidRPr="000733B3" w:rsidRDefault="00CD03E8" w:rsidP="00233CF5">
            <w:pPr>
              <w:pStyle w:val="TAL"/>
              <w:rPr>
                <w:sz w:val="14"/>
                <w:szCs w:val="14"/>
              </w:rPr>
            </w:pPr>
          </w:p>
        </w:tc>
      </w:tr>
    </w:tbl>
    <w:p w14:paraId="26B75708" w14:textId="77777777" w:rsidR="00CD03E8" w:rsidRDefault="00CD03E8" w:rsidP="00CD03E8">
      <w:pPr>
        <w:rPr>
          <w:lang w:eastAsia="zh-CN"/>
        </w:rPr>
      </w:pPr>
    </w:p>
    <w:p w14:paraId="62928461" w14:textId="77777777" w:rsidR="00CD03E8" w:rsidRPr="00DA7705" w:rsidRDefault="00CD03E8" w:rsidP="00CD03E8">
      <w:pPr>
        <w:pStyle w:val="ListParagraph"/>
        <w:numPr>
          <w:ilvl w:val="0"/>
          <w:numId w:val="128"/>
        </w:numPr>
        <w:spacing w:line="278" w:lineRule="auto"/>
        <w:rPr>
          <w:lang w:eastAsia="zh-CN"/>
        </w:rPr>
      </w:pPr>
      <w:r w:rsidRPr="00DA7705">
        <w:rPr>
          <w:lang w:eastAsia="zh-CN"/>
        </w:rPr>
        <w:t xml:space="preserve">Candidate 2: Template as Table </w:t>
      </w:r>
      <w:r w:rsidRPr="00DA7705">
        <w:rPr>
          <w:rFonts w:hint="eastAsia"/>
          <w:lang w:eastAsia="zh-CN"/>
        </w:rPr>
        <w:t>7.10.1</w:t>
      </w:r>
      <w:r w:rsidRPr="00DA7705">
        <w:rPr>
          <w:lang w:eastAsia="zh-CN"/>
        </w:rPr>
        <w:t>-1 from TR38.913.</w:t>
      </w:r>
    </w:p>
    <w:p w14:paraId="29ED591A" w14:textId="77777777" w:rsidR="00CD03E8" w:rsidRPr="00DA7705" w:rsidRDefault="00CD03E8" w:rsidP="00CD03E8">
      <w:pPr>
        <w:pStyle w:val="ListParagraph"/>
        <w:numPr>
          <w:ilvl w:val="1"/>
          <w:numId w:val="128"/>
        </w:numPr>
        <w:spacing w:after="120" w:line="278" w:lineRule="auto"/>
        <w:rPr>
          <w:lang w:eastAsia="zh-CN"/>
        </w:rPr>
      </w:pPr>
      <w:r w:rsidRPr="00DA7705">
        <w:rPr>
          <w:rFonts w:eastAsiaTheme="minorEastAsia" w:hint="eastAsia"/>
          <w:lang w:eastAsia="zh-CN"/>
        </w:rPr>
        <w:t>FFS: whether/how/why to update.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1775"/>
      </w:tblGrid>
      <w:tr w:rsidR="00CD03E8" w14:paraId="22600478" w14:textId="77777777" w:rsidTr="00233CF5">
        <w:trPr>
          <w:jc w:val="center"/>
        </w:trPr>
        <w:tc>
          <w:tcPr>
            <w:tcW w:w="6204" w:type="dxa"/>
            <w:vAlign w:val="center"/>
          </w:tcPr>
          <w:p w14:paraId="11800873" w14:textId="77777777" w:rsidR="00CD03E8" w:rsidRPr="00DA7705" w:rsidRDefault="00CD03E8" w:rsidP="00233CF5">
            <w:pPr>
              <w:pStyle w:val="TAH"/>
              <w:ind w:left="880" w:hanging="440"/>
              <w:rPr>
                <w:rFonts w:eastAsia="Malgun Gothic"/>
                <w:sz w:val="16"/>
                <w:szCs w:val="16"/>
              </w:rPr>
            </w:pPr>
            <w:r w:rsidRPr="00DA7705">
              <w:rPr>
                <w:rFonts w:eastAsia="Malgun Gothic"/>
                <w:sz w:val="16"/>
                <w:szCs w:val="16"/>
              </w:rPr>
              <w:lastRenderedPageBreak/>
              <w:t>Item</w:t>
            </w:r>
          </w:p>
        </w:tc>
        <w:tc>
          <w:tcPr>
            <w:tcW w:w="1775" w:type="dxa"/>
            <w:vAlign w:val="center"/>
          </w:tcPr>
          <w:p w14:paraId="77D0DA9F" w14:textId="77777777" w:rsidR="00CD03E8" w:rsidRPr="00DA7705" w:rsidRDefault="00CD03E8" w:rsidP="00233CF5">
            <w:pPr>
              <w:pStyle w:val="TAH"/>
              <w:ind w:left="880" w:hanging="440"/>
              <w:rPr>
                <w:rFonts w:eastAsia="Malgun Gothic"/>
                <w:sz w:val="16"/>
                <w:szCs w:val="16"/>
              </w:rPr>
            </w:pPr>
            <w:r w:rsidRPr="00DA7705">
              <w:rPr>
                <w:rFonts w:eastAsia="Malgun Gothic"/>
                <w:sz w:val="16"/>
                <w:szCs w:val="16"/>
              </w:rPr>
              <w:t>Value</w:t>
            </w:r>
          </w:p>
        </w:tc>
      </w:tr>
      <w:tr w:rsidR="00CD03E8" w14:paraId="319B7743" w14:textId="77777777" w:rsidTr="00233CF5">
        <w:trPr>
          <w:trHeight w:val="119"/>
          <w:jc w:val="center"/>
        </w:trPr>
        <w:tc>
          <w:tcPr>
            <w:tcW w:w="6204" w:type="dxa"/>
          </w:tcPr>
          <w:p w14:paraId="58982910" w14:textId="77777777" w:rsidR="00CD03E8" w:rsidRPr="00DA7705" w:rsidRDefault="00CD03E8" w:rsidP="00233CF5">
            <w:pPr>
              <w:pStyle w:val="TAL"/>
              <w:rPr>
                <w:rFonts w:ascii="Times New Roman" w:eastAsia="SimSun" w:hAnsi="Times New Roman"/>
                <w:color w:val="FFFFFF"/>
                <w:sz w:val="16"/>
                <w:szCs w:val="16"/>
                <w:lang w:eastAsia="zh-CN"/>
              </w:rPr>
            </w:pPr>
            <w:r w:rsidRPr="00DA7705">
              <w:rPr>
                <w:sz w:val="16"/>
                <w:szCs w:val="16"/>
                <w:lang w:eastAsia="zh-CN"/>
              </w:rPr>
              <w:t>Transmitter</w:t>
            </w:r>
          </w:p>
        </w:tc>
        <w:tc>
          <w:tcPr>
            <w:tcW w:w="1775" w:type="dxa"/>
          </w:tcPr>
          <w:p w14:paraId="606C30DD"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24268D30" w14:textId="77777777" w:rsidTr="00233CF5">
        <w:trPr>
          <w:trHeight w:val="119"/>
          <w:jc w:val="center"/>
        </w:trPr>
        <w:tc>
          <w:tcPr>
            <w:tcW w:w="6204" w:type="dxa"/>
          </w:tcPr>
          <w:p w14:paraId="343B0B2D" w14:textId="77777777" w:rsidR="00CD03E8" w:rsidRPr="00DA7705" w:rsidRDefault="00CD03E8" w:rsidP="00233CF5">
            <w:pPr>
              <w:pStyle w:val="TAL"/>
              <w:rPr>
                <w:sz w:val="16"/>
                <w:szCs w:val="16"/>
                <w:lang w:eastAsia="zh-CN"/>
              </w:rPr>
            </w:pPr>
            <w:r w:rsidRPr="00DA7705">
              <w:rPr>
                <w:sz w:val="16"/>
                <w:szCs w:val="16"/>
                <w:lang w:eastAsia="zh-CN"/>
              </w:rPr>
              <w:t>(1) Tx power  (dBm)</w:t>
            </w:r>
          </w:p>
        </w:tc>
        <w:tc>
          <w:tcPr>
            <w:tcW w:w="1775" w:type="dxa"/>
          </w:tcPr>
          <w:p w14:paraId="58287BE9"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7F99D291" w14:textId="77777777" w:rsidTr="00233CF5">
        <w:trPr>
          <w:trHeight w:val="119"/>
          <w:jc w:val="center"/>
        </w:trPr>
        <w:tc>
          <w:tcPr>
            <w:tcW w:w="6204" w:type="dxa"/>
          </w:tcPr>
          <w:p w14:paraId="7603215B" w14:textId="77777777" w:rsidR="00CD03E8" w:rsidRPr="00DA7705" w:rsidRDefault="00CD03E8" w:rsidP="00233CF5">
            <w:pPr>
              <w:pStyle w:val="TAL"/>
              <w:rPr>
                <w:sz w:val="16"/>
                <w:szCs w:val="16"/>
                <w:lang w:eastAsia="zh-CN"/>
              </w:rPr>
            </w:pPr>
            <w:r w:rsidRPr="00DA7705">
              <w:rPr>
                <w:sz w:val="16"/>
                <w:szCs w:val="16"/>
                <w:lang w:eastAsia="zh-CN"/>
              </w:rPr>
              <w:t>Receiver</w:t>
            </w:r>
          </w:p>
        </w:tc>
        <w:tc>
          <w:tcPr>
            <w:tcW w:w="1775" w:type="dxa"/>
          </w:tcPr>
          <w:p w14:paraId="7123A5BA"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17EBCE19" w14:textId="77777777" w:rsidTr="00233CF5">
        <w:trPr>
          <w:trHeight w:val="119"/>
          <w:jc w:val="center"/>
        </w:trPr>
        <w:tc>
          <w:tcPr>
            <w:tcW w:w="6204" w:type="dxa"/>
          </w:tcPr>
          <w:p w14:paraId="4B300A93" w14:textId="77777777" w:rsidR="00CD03E8" w:rsidRPr="00DA7705" w:rsidRDefault="00CD03E8" w:rsidP="00233CF5">
            <w:pPr>
              <w:pStyle w:val="TAL"/>
              <w:rPr>
                <w:sz w:val="16"/>
                <w:szCs w:val="16"/>
                <w:lang w:eastAsia="zh-CN"/>
              </w:rPr>
            </w:pPr>
            <w:r w:rsidRPr="00DA7705">
              <w:rPr>
                <w:sz w:val="16"/>
                <w:szCs w:val="16"/>
                <w:lang w:eastAsia="zh-CN"/>
              </w:rPr>
              <w:t>(2) Thermal noise density (dBm/Hz)</w:t>
            </w:r>
          </w:p>
        </w:tc>
        <w:tc>
          <w:tcPr>
            <w:tcW w:w="1775" w:type="dxa"/>
          </w:tcPr>
          <w:p w14:paraId="0D1273A9"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33506991" w14:textId="77777777" w:rsidTr="00233CF5">
        <w:trPr>
          <w:trHeight w:val="119"/>
          <w:jc w:val="center"/>
        </w:trPr>
        <w:tc>
          <w:tcPr>
            <w:tcW w:w="6204" w:type="dxa"/>
          </w:tcPr>
          <w:p w14:paraId="4C4E554C" w14:textId="77777777" w:rsidR="00CD03E8" w:rsidRPr="00DA7705" w:rsidRDefault="00CD03E8" w:rsidP="00233CF5">
            <w:pPr>
              <w:pStyle w:val="TAL"/>
              <w:rPr>
                <w:sz w:val="16"/>
                <w:szCs w:val="16"/>
                <w:lang w:eastAsia="zh-CN"/>
              </w:rPr>
            </w:pPr>
            <w:r w:rsidRPr="00DA7705">
              <w:rPr>
                <w:sz w:val="16"/>
                <w:szCs w:val="16"/>
                <w:lang w:eastAsia="zh-CN"/>
              </w:rPr>
              <w:t>(3) Receiver noise figure (dB)</w:t>
            </w:r>
          </w:p>
        </w:tc>
        <w:tc>
          <w:tcPr>
            <w:tcW w:w="1775" w:type="dxa"/>
          </w:tcPr>
          <w:p w14:paraId="742B11A2"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217EFD61" w14:textId="77777777" w:rsidTr="00233CF5">
        <w:trPr>
          <w:trHeight w:val="119"/>
          <w:jc w:val="center"/>
        </w:trPr>
        <w:tc>
          <w:tcPr>
            <w:tcW w:w="6204" w:type="dxa"/>
          </w:tcPr>
          <w:p w14:paraId="2EEEA0F1" w14:textId="77777777" w:rsidR="00CD03E8" w:rsidRPr="00DA7705" w:rsidRDefault="00CD03E8" w:rsidP="00233CF5">
            <w:pPr>
              <w:pStyle w:val="TAL"/>
              <w:rPr>
                <w:sz w:val="16"/>
                <w:szCs w:val="16"/>
                <w:lang w:eastAsia="zh-CN"/>
              </w:rPr>
            </w:pPr>
            <w:r w:rsidRPr="00DA7705">
              <w:rPr>
                <w:sz w:val="16"/>
                <w:szCs w:val="16"/>
                <w:lang w:eastAsia="zh-CN"/>
              </w:rPr>
              <w:t>(4) Interference margin (dB)</w:t>
            </w:r>
          </w:p>
        </w:tc>
        <w:tc>
          <w:tcPr>
            <w:tcW w:w="1775" w:type="dxa"/>
          </w:tcPr>
          <w:p w14:paraId="13A0F90C"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794CEAE4" w14:textId="77777777" w:rsidTr="00233CF5">
        <w:trPr>
          <w:trHeight w:val="119"/>
          <w:jc w:val="center"/>
        </w:trPr>
        <w:tc>
          <w:tcPr>
            <w:tcW w:w="6204" w:type="dxa"/>
          </w:tcPr>
          <w:p w14:paraId="1FCB38AC" w14:textId="77777777" w:rsidR="00CD03E8" w:rsidRPr="00DA7705" w:rsidRDefault="00CD03E8" w:rsidP="00233CF5">
            <w:pPr>
              <w:pStyle w:val="TAL"/>
              <w:rPr>
                <w:sz w:val="16"/>
                <w:szCs w:val="16"/>
                <w:lang w:eastAsia="zh-CN"/>
              </w:rPr>
            </w:pPr>
            <w:r w:rsidRPr="00DA7705">
              <w:rPr>
                <w:sz w:val="16"/>
                <w:szCs w:val="16"/>
                <w:lang w:eastAsia="zh-CN"/>
              </w:rPr>
              <w:t>(5) Occupied channel bandwidth (Hz)</w:t>
            </w:r>
          </w:p>
        </w:tc>
        <w:tc>
          <w:tcPr>
            <w:tcW w:w="1775" w:type="dxa"/>
          </w:tcPr>
          <w:p w14:paraId="5249EE6F"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5329B816" w14:textId="77777777" w:rsidTr="00233CF5">
        <w:trPr>
          <w:trHeight w:val="119"/>
          <w:jc w:val="center"/>
        </w:trPr>
        <w:tc>
          <w:tcPr>
            <w:tcW w:w="6204" w:type="dxa"/>
          </w:tcPr>
          <w:p w14:paraId="16DC337A" w14:textId="77777777" w:rsidR="00CD03E8" w:rsidRPr="00DA7705" w:rsidRDefault="00CD03E8" w:rsidP="00233CF5">
            <w:pPr>
              <w:pStyle w:val="TAL"/>
              <w:rPr>
                <w:sz w:val="16"/>
                <w:szCs w:val="16"/>
                <w:lang w:eastAsia="zh-CN"/>
              </w:rPr>
            </w:pPr>
            <w:r w:rsidRPr="00DA7705">
              <w:rPr>
                <w:sz w:val="16"/>
                <w:szCs w:val="16"/>
                <w:lang w:eastAsia="zh-CN"/>
              </w:rPr>
              <w:t>(6) Effective noise power</w:t>
            </w:r>
          </w:p>
          <w:p w14:paraId="18AF9289" w14:textId="77777777" w:rsidR="00CD03E8" w:rsidRPr="00DA7705" w:rsidRDefault="00CD03E8" w:rsidP="00233CF5">
            <w:pPr>
              <w:pStyle w:val="TAL"/>
              <w:rPr>
                <w:sz w:val="16"/>
                <w:szCs w:val="16"/>
                <w:lang w:eastAsia="zh-CN"/>
              </w:rPr>
            </w:pPr>
            <w:r w:rsidRPr="00DA7705">
              <w:rPr>
                <w:sz w:val="16"/>
                <w:szCs w:val="16"/>
                <w:lang w:eastAsia="zh-CN"/>
              </w:rPr>
              <w:t>         = (2) + (3) + (4) + 10 log(5)  (dBm)</w:t>
            </w:r>
          </w:p>
        </w:tc>
        <w:tc>
          <w:tcPr>
            <w:tcW w:w="1775" w:type="dxa"/>
          </w:tcPr>
          <w:p w14:paraId="229542A0"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3270BE38" w14:textId="77777777" w:rsidTr="00233CF5">
        <w:trPr>
          <w:trHeight w:val="119"/>
          <w:jc w:val="center"/>
        </w:trPr>
        <w:tc>
          <w:tcPr>
            <w:tcW w:w="6204" w:type="dxa"/>
          </w:tcPr>
          <w:p w14:paraId="0287F42B" w14:textId="77777777" w:rsidR="00CD03E8" w:rsidRPr="00DA7705" w:rsidRDefault="00CD03E8" w:rsidP="00233CF5">
            <w:pPr>
              <w:pStyle w:val="TAL"/>
              <w:rPr>
                <w:sz w:val="16"/>
                <w:szCs w:val="16"/>
                <w:lang w:eastAsia="zh-CN"/>
              </w:rPr>
            </w:pPr>
            <w:r w:rsidRPr="00DA7705">
              <w:rPr>
                <w:sz w:val="16"/>
                <w:szCs w:val="16"/>
                <w:lang w:eastAsia="zh-CN"/>
              </w:rPr>
              <w:t>(7) Required SINR (dB)</w:t>
            </w:r>
          </w:p>
        </w:tc>
        <w:tc>
          <w:tcPr>
            <w:tcW w:w="1775" w:type="dxa"/>
          </w:tcPr>
          <w:p w14:paraId="34AED6BC"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74103C5E" w14:textId="77777777" w:rsidTr="00233CF5">
        <w:trPr>
          <w:trHeight w:val="119"/>
          <w:jc w:val="center"/>
        </w:trPr>
        <w:tc>
          <w:tcPr>
            <w:tcW w:w="6204" w:type="dxa"/>
          </w:tcPr>
          <w:p w14:paraId="2A3E459C" w14:textId="77777777" w:rsidR="00CD03E8" w:rsidRPr="00DA7705" w:rsidRDefault="00CD03E8" w:rsidP="00233CF5">
            <w:pPr>
              <w:pStyle w:val="TAL"/>
              <w:rPr>
                <w:sz w:val="16"/>
                <w:szCs w:val="16"/>
                <w:lang w:eastAsia="zh-CN"/>
              </w:rPr>
            </w:pPr>
            <w:r w:rsidRPr="00DA7705">
              <w:rPr>
                <w:sz w:val="16"/>
                <w:szCs w:val="16"/>
                <w:lang w:eastAsia="zh-CN"/>
              </w:rPr>
              <w:t>(8) Receiver sensitivity</w:t>
            </w:r>
          </w:p>
          <w:p w14:paraId="32012E4A" w14:textId="77777777" w:rsidR="00CD03E8" w:rsidRPr="00DA7705" w:rsidRDefault="00CD03E8" w:rsidP="00233CF5">
            <w:pPr>
              <w:pStyle w:val="TAL"/>
              <w:rPr>
                <w:sz w:val="16"/>
                <w:szCs w:val="16"/>
                <w:lang w:eastAsia="zh-CN"/>
              </w:rPr>
            </w:pPr>
            <w:r w:rsidRPr="00DA7705">
              <w:rPr>
                <w:sz w:val="16"/>
                <w:szCs w:val="16"/>
                <w:lang w:eastAsia="zh-CN"/>
              </w:rPr>
              <w:t>         = (6) + (7) (dBm)</w:t>
            </w:r>
          </w:p>
        </w:tc>
        <w:tc>
          <w:tcPr>
            <w:tcW w:w="1775" w:type="dxa"/>
          </w:tcPr>
          <w:p w14:paraId="7259A4B2" w14:textId="77777777" w:rsidR="00CD03E8" w:rsidRPr="00DA7705" w:rsidRDefault="00CD03E8" w:rsidP="00233CF5">
            <w:pPr>
              <w:pStyle w:val="TAL"/>
              <w:rPr>
                <w:rFonts w:ascii="Times New Roman" w:eastAsia="SimSun" w:hAnsi="Times New Roman"/>
                <w:color w:val="FFFFFF"/>
                <w:sz w:val="16"/>
                <w:szCs w:val="16"/>
                <w:lang w:eastAsia="zh-CN"/>
              </w:rPr>
            </w:pPr>
          </w:p>
        </w:tc>
      </w:tr>
      <w:tr w:rsidR="00CD03E8" w14:paraId="2A52D5E5" w14:textId="77777777" w:rsidTr="00233CF5">
        <w:trPr>
          <w:trHeight w:val="119"/>
          <w:jc w:val="center"/>
        </w:trPr>
        <w:tc>
          <w:tcPr>
            <w:tcW w:w="6204" w:type="dxa"/>
          </w:tcPr>
          <w:p w14:paraId="2DE8DE28" w14:textId="77777777" w:rsidR="00CD03E8" w:rsidRPr="00DA7705" w:rsidRDefault="00CD03E8" w:rsidP="00233CF5">
            <w:pPr>
              <w:pStyle w:val="TAL"/>
              <w:rPr>
                <w:sz w:val="16"/>
                <w:szCs w:val="16"/>
                <w:lang w:eastAsia="zh-CN"/>
              </w:rPr>
            </w:pPr>
            <w:r w:rsidRPr="00DA7705">
              <w:rPr>
                <w:sz w:val="16"/>
                <w:szCs w:val="16"/>
                <w:lang w:eastAsia="zh-CN"/>
              </w:rPr>
              <w:t>(9) M</w:t>
            </w:r>
            <w:r w:rsidRPr="00DA7705">
              <w:rPr>
                <w:rFonts w:eastAsia="SimSun" w:hint="eastAsia"/>
                <w:sz w:val="16"/>
                <w:szCs w:val="16"/>
                <w:lang w:eastAsia="zh-CN"/>
              </w:rPr>
              <w:t>ax</w:t>
            </w:r>
            <w:r w:rsidRPr="00DA7705">
              <w:rPr>
                <w:sz w:val="16"/>
                <w:szCs w:val="16"/>
                <w:lang w:eastAsia="zh-CN"/>
              </w:rPr>
              <w:t xml:space="preserve">CL </w:t>
            </w:r>
          </w:p>
          <w:p w14:paraId="599F6FAF" w14:textId="77777777" w:rsidR="00CD03E8" w:rsidRPr="00DA7705" w:rsidRDefault="00CD03E8" w:rsidP="00233CF5">
            <w:pPr>
              <w:pStyle w:val="TAL"/>
              <w:rPr>
                <w:sz w:val="16"/>
                <w:szCs w:val="16"/>
                <w:lang w:eastAsia="zh-CN"/>
              </w:rPr>
            </w:pPr>
            <w:r w:rsidRPr="00DA7705">
              <w:rPr>
                <w:sz w:val="16"/>
                <w:szCs w:val="16"/>
                <w:lang w:eastAsia="zh-CN"/>
              </w:rPr>
              <w:t>         = (1) - (8) (dB)</w:t>
            </w:r>
          </w:p>
        </w:tc>
        <w:tc>
          <w:tcPr>
            <w:tcW w:w="1775" w:type="dxa"/>
          </w:tcPr>
          <w:p w14:paraId="548C6D88" w14:textId="77777777" w:rsidR="00CD03E8" w:rsidRPr="00DA7705" w:rsidRDefault="00CD03E8" w:rsidP="00233CF5">
            <w:pPr>
              <w:pStyle w:val="TAL"/>
              <w:rPr>
                <w:rFonts w:ascii="Times New Roman" w:eastAsia="SimSun" w:hAnsi="Times New Roman"/>
                <w:color w:val="FFFFFF"/>
                <w:sz w:val="16"/>
                <w:szCs w:val="16"/>
                <w:lang w:eastAsia="zh-CN"/>
              </w:rPr>
            </w:pPr>
          </w:p>
        </w:tc>
      </w:tr>
    </w:tbl>
    <w:p w14:paraId="46E483B7" w14:textId="77777777" w:rsidR="00CD03E8" w:rsidRDefault="00CD03E8" w:rsidP="00CD03E8">
      <w:pPr>
        <w:rPr>
          <w:lang w:eastAsia="zh-CN"/>
        </w:rPr>
      </w:pPr>
    </w:p>
    <w:p w14:paraId="0C187D4C" w14:textId="77777777" w:rsidR="00CD03E8" w:rsidRPr="00911882" w:rsidRDefault="00CD03E8" w:rsidP="00CD03E8">
      <w:pPr>
        <w:rPr>
          <w:rFonts w:eastAsia="DengXian"/>
          <w:highlight w:val="green"/>
          <w:lang w:val="en-US" w:eastAsia="zh-CN"/>
        </w:rPr>
      </w:pPr>
      <w:r w:rsidRPr="00911882">
        <w:rPr>
          <w:rFonts w:eastAsia="DengXian" w:hint="eastAsia"/>
          <w:highlight w:val="green"/>
          <w:lang w:val="en-US" w:eastAsia="zh-CN"/>
        </w:rPr>
        <w:t>Agreement</w:t>
      </w:r>
    </w:p>
    <w:p w14:paraId="228B7140" w14:textId="77777777" w:rsidR="00CD03E8" w:rsidRPr="00801FF6" w:rsidRDefault="00CD03E8" w:rsidP="00CD03E8">
      <w:pPr>
        <w:rPr>
          <w:b/>
          <w:bCs/>
        </w:rPr>
      </w:pPr>
      <w:r w:rsidRPr="00801FF6">
        <w:rPr>
          <w:rFonts w:eastAsia="DengXian" w:hint="eastAsia"/>
          <w:b/>
          <w:lang w:eastAsia="zh-CN"/>
        </w:rPr>
        <w:t xml:space="preserve">For around </w:t>
      </w:r>
      <w:r w:rsidRPr="00801FF6">
        <w:rPr>
          <w:rFonts w:eastAsia="DengXian"/>
          <w:b/>
          <w:lang w:eastAsia="zh-CN"/>
        </w:rPr>
        <w:t>4</w:t>
      </w:r>
      <w:r w:rsidRPr="00801FF6">
        <w:rPr>
          <w:rFonts w:eastAsia="DengXian" w:hint="eastAsia"/>
          <w:b/>
          <w:lang w:eastAsia="zh-CN"/>
        </w:rPr>
        <w:t>GHz</w:t>
      </w:r>
      <w:r w:rsidRPr="00801FF6">
        <w:rPr>
          <w:rFonts w:eastAsia="DengXian"/>
          <w:b/>
          <w:lang w:eastAsia="zh-CN"/>
        </w:rPr>
        <w:t xml:space="preserve"> carrier frequency:</w:t>
      </w:r>
    </w:p>
    <w:tbl>
      <w:tblPr>
        <w:tblStyle w:val="TableGrid"/>
        <w:tblW w:w="0" w:type="auto"/>
        <w:tblInd w:w="562" w:type="dxa"/>
        <w:tblLook w:val="04A0" w:firstRow="1" w:lastRow="0" w:firstColumn="1" w:lastColumn="0" w:noHBand="0" w:noVBand="1"/>
      </w:tblPr>
      <w:tblGrid>
        <w:gridCol w:w="2489"/>
        <w:gridCol w:w="2086"/>
        <w:gridCol w:w="1702"/>
        <w:gridCol w:w="2531"/>
        <w:gridCol w:w="1087"/>
      </w:tblGrid>
      <w:tr w:rsidR="00CD03E8" w:rsidRPr="00801FF6" w14:paraId="44E5CBD0" w14:textId="77777777" w:rsidTr="00233CF5">
        <w:tc>
          <w:tcPr>
            <w:tcW w:w="2694" w:type="dxa"/>
          </w:tcPr>
          <w:p w14:paraId="5A847745"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BS antenna modelling</w:t>
            </w:r>
          </w:p>
        </w:tc>
        <w:tc>
          <w:tcPr>
            <w:tcW w:w="2268" w:type="dxa"/>
          </w:tcPr>
          <w:p w14:paraId="26E075C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antenna elements</w:t>
            </w:r>
          </w:p>
        </w:tc>
        <w:tc>
          <w:tcPr>
            <w:tcW w:w="1842" w:type="dxa"/>
          </w:tcPr>
          <w:p w14:paraId="0C13E3E3"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TXRU</w:t>
            </w:r>
          </w:p>
        </w:tc>
        <w:tc>
          <w:tcPr>
            <w:tcW w:w="2835" w:type="dxa"/>
          </w:tcPr>
          <w:p w14:paraId="721A2798"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(M, N, P, Mg, Ng; Mp, Np)</w:t>
            </w:r>
          </w:p>
        </w:tc>
        <w:tc>
          <w:tcPr>
            <w:tcW w:w="1134" w:type="dxa"/>
          </w:tcPr>
          <w:p w14:paraId="706DF1E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(dH,dV)</w:t>
            </w:r>
          </w:p>
        </w:tc>
      </w:tr>
      <w:tr w:rsidR="00CD03E8" w:rsidRPr="00801FF6" w14:paraId="35A80629" w14:textId="77777777" w:rsidTr="00233CF5">
        <w:tc>
          <w:tcPr>
            <w:tcW w:w="10773" w:type="dxa"/>
            <w:gridSpan w:val="5"/>
          </w:tcPr>
          <w:p w14:paraId="3EC8BA83"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Indoor</w:t>
            </w:r>
          </w:p>
        </w:tc>
      </w:tr>
      <w:tr w:rsidR="00CD03E8" w:rsidRPr="00801FF6" w14:paraId="61B552E5" w14:textId="77777777" w:rsidTr="00233CF5">
        <w:tc>
          <w:tcPr>
            <w:tcW w:w="2694" w:type="dxa"/>
          </w:tcPr>
          <w:p w14:paraId="0A01332E"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w:t>
            </w:r>
          </w:p>
        </w:tc>
        <w:tc>
          <w:tcPr>
            <w:tcW w:w="2268" w:type="dxa"/>
          </w:tcPr>
          <w:p w14:paraId="6B152ED8"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32</w:t>
            </w:r>
          </w:p>
        </w:tc>
        <w:tc>
          <w:tcPr>
            <w:tcW w:w="1842" w:type="dxa"/>
          </w:tcPr>
          <w:p w14:paraId="26B30B1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32</w:t>
            </w:r>
          </w:p>
        </w:tc>
        <w:tc>
          <w:tcPr>
            <w:tcW w:w="2835" w:type="dxa"/>
          </w:tcPr>
          <w:p w14:paraId="3DBCECC9"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w:t>
            </w:r>
            <w:r w:rsidRPr="00DA7705">
              <w:rPr>
                <w:rFonts w:ascii="Arial" w:hAnsi="Arial" w:cs="Arial"/>
                <w:sz w:val="16"/>
                <w:szCs w:val="16"/>
                <w:lang w:eastAsia="zh-CN"/>
              </w:rPr>
              <w:t>4, 4, 2, 1, 1; 4, 4</w:t>
            </w:r>
            <w:r w:rsidRPr="00DA7705">
              <w:rPr>
                <w:rFonts w:ascii="Arial" w:eastAsia="DengXian" w:hAnsi="Arial" w:cs="Arial"/>
                <w:sz w:val="16"/>
                <w:szCs w:val="16"/>
                <w:lang w:eastAsia="zh-CN"/>
              </w:rPr>
              <w:t>)</w:t>
            </w:r>
          </w:p>
        </w:tc>
        <w:tc>
          <w:tcPr>
            <w:tcW w:w="1134" w:type="dxa"/>
          </w:tcPr>
          <w:p w14:paraId="13D4B1CA"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rsidRPr="00801FF6" w14:paraId="42B3157A" w14:textId="77777777" w:rsidTr="00233CF5">
        <w:tc>
          <w:tcPr>
            <w:tcW w:w="2694" w:type="dxa"/>
          </w:tcPr>
          <w:p w14:paraId="043A0418"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2</w:t>
            </w:r>
          </w:p>
        </w:tc>
        <w:tc>
          <w:tcPr>
            <w:tcW w:w="2268" w:type="dxa"/>
          </w:tcPr>
          <w:p w14:paraId="40BBCB9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128</w:t>
            </w:r>
          </w:p>
        </w:tc>
        <w:tc>
          <w:tcPr>
            <w:tcW w:w="1842" w:type="dxa"/>
          </w:tcPr>
          <w:p w14:paraId="7F7DFC2D"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32</w:t>
            </w:r>
          </w:p>
        </w:tc>
        <w:tc>
          <w:tcPr>
            <w:tcW w:w="2835" w:type="dxa"/>
          </w:tcPr>
          <w:p w14:paraId="1F403D84"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(8, 8, 2, 1, 1; 2, 8)</w:t>
            </w:r>
          </w:p>
        </w:tc>
        <w:tc>
          <w:tcPr>
            <w:tcW w:w="1134" w:type="dxa"/>
          </w:tcPr>
          <w:p w14:paraId="7E84AB78"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rsidRPr="00801FF6" w14:paraId="14E9BB9C" w14:textId="77777777" w:rsidTr="00233CF5">
        <w:tc>
          <w:tcPr>
            <w:tcW w:w="2694" w:type="dxa"/>
          </w:tcPr>
          <w:p w14:paraId="6B4BBEF6" w14:textId="77777777" w:rsidR="00CD03E8" w:rsidRPr="00DA7705" w:rsidRDefault="00CD03E8" w:rsidP="00233CF5">
            <w:pPr>
              <w:rPr>
                <w:rFonts w:ascii="Arial" w:hAnsi="Arial" w:cs="Arial"/>
                <w:b/>
                <w:bCs/>
                <w:strike/>
                <w:sz w:val="16"/>
                <w:szCs w:val="16"/>
              </w:rPr>
            </w:pPr>
            <w:r w:rsidRPr="00DA7705">
              <w:rPr>
                <w:rFonts w:ascii="Arial" w:eastAsia="DengXian" w:hAnsi="Arial" w:cs="Arial"/>
                <w:strike/>
                <w:sz w:val="16"/>
                <w:szCs w:val="16"/>
                <w:lang w:eastAsia="zh-CN"/>
              </w:rPr>
              <w:t>Combination 3</w:t>
            </w:r>
          </w:p>
        </w:tc>
        <w:tc>
          <w:tcPr>
            <w:tcW w:w="2268" w:type="dxa"/>
          </w:tcPr>
          <w:p w14:paraId="53E9D4CF" w14:textId="77777777" w:rsidR="00CD03E8" w:rsidRPr="00DA7705" w:rsidRDefault="00CD03E8" w:rsidP="00233CF5">
            <w:pPr>
              <w:rPr>
                <w:rFonts w:ascii="Arial" w:hAnsi="Arial" w:cs="Arial"/>
                <w:b/>
                <w:bCs/>
                <w:strike/>
                <w:sz w:val="16"/>
                <w:szCs w:val="16"/>
              </w:rPr>
            </w:pPr>
            <w:r w:rsidRPr="00DA7705">
              <w:rPr>
                <w:rFonts w:ascii="Arial" w:eastAsia="DengXian" w:hAnsi="Arial" w:cs="Arial"/>
                <w:strike/>
                <w:sz w:val="16"/>
                <w:szCs w:val="16"/>
                <w:lang w:eastAsia="zh-CN"/>
              </w:rPr>
              <w:t>256</w:t>
            </w:r>
          </w:p>
        </w:tc>
        <w:tc>
          <w:tcPr>
            <w:tcW w:w="1842" w:type="dxa"/>
          </w:tcPr>
          <w:p w14:paraId="4C95E356" w14:textId="77777777" w:rsidR="00CD03E8" w:rsidRPr="00DA7705" w:rsidRDefault="00CD03E8" w:rsidP="00233CF5">
            <w:pPr>
              <w:rPr>
                <w:rFonts w:ascii="Arial" w:hAnsi="Arial" w:cs="Arial"/>
                <w:bCs/>
                <w:strike/>
                <w:sz w:val="16"/>
                <w:szCs w:val="16"/>
              </w:rPr>
            </w:pPr>
            <w:r w:rsidRPr="00DA7705">
              <w:rPr>
                <w:rFonts w:ascii="Arial" w:hAnsi="Arial" w:cs="Arial"/>
                <w:bCs/>
                <w:strike/>
                <w:sz w:val="16"/>
                <w:szCs w:val="16"/>
              </w:rPr>
              <w:t>64</w:t>
            </w:r>
          </w:p>
        </w:tc>
        <w:tc>
          <w:tcPr>
            <w:tcW w:w="2835" w:type="dxa"/>
          </w:tcPr>
          <w:p w14:paraId="2D3F47CA" w14:textId="77777777" w:rsidR="00CD03E8" w:rsidRPr="00DA7705" w:rsidRDefault="00CD03E8" w:rsidP="00233CF5">
            <w:pPr>
              <w:rPr>
                <w:rFonts w:ascii="Arial" w:hAnsi="Arial" w:cs="Arial"/>
                <w:bCs/>
                <w:strike/>
                <w:sz w:val="16"/>
                <w:szCs w:val="16"/>
              </w:rPr>
            </w:pPr>
            <w:r w:rsidRPr="00DA7705">
              <w:rPr>
                <w:rFonts w:ascii="Arial" w:hAnsi="Arial" w:cs="Arial"/>
                <w:strike/>
                <w:sz w:val="16"/>
                <w:szCs w:val="16"/>
                <w:lang w:eastAsia="zh-CN"/>
              </w:rPr>
              <w:t>(16, 8, 2, 1, 1;4, 8)</w:t>
            </w:r>
          </w:p>
        </w:tc>
        <w:tc>
          <w:tcPr>
            <w:tcW w:w="1134" w:type="dxa"/>
          </w:tcPr>
          <w:p w14:paraId="6FB1D949" w14:textId="77777777" w:rsidR="00CD03E8" w:rsidRPr="00DA7705" w:rsidRDefault="00CD03E8" w:rsidP="00233CF5">
            <w:pPr>
              <w:rPr>
                <w:rFonts w:ascii="Arial" w:hAnsi="Arial" w:cs="Arial"/>
                <w:b/>
                <w:bCs/>
                <w:strike/>
                <w:sz w:val="16"/>
                <w:szCs w:val="16"/>
              </w:rPr>
            </w:pPr>
            <w:r w:rsidRPr="00DA7705">
              <w:rPr>
                <w:rFonts w:ascii="Arial" w:eastAsia="DengXian" w:hAnsi="Arial" w:cs="Arial"/>
                <w:strike/>
                <w:sz w:val="16"/>
                <w:szCs w:val="16"/>
                <w:lang w:eastAsia="zh-CN"/>
              </w:rPr>
              <w:t>(0.5, 0.5)λ</w:t>
            </w:r>
          </w:p>
        </w:tc>
      </w:tr>
      <w:tr w:rsidR="00CD03E8" w:rsidRPr="00801FF6" w14:paraId="533F88E3" w14:textId="77777777" w:rsidTr="00233CF5">
        <w:tc>
          <w:tcPr>
            <w:tcW w:w="10773" w:type="dxa"/>
            <w:gridSpan w:val="5"/>
          </w:tcPr>
          <w:p w14:paraId="65CF0D56"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Outdoor</w:t>
            </w:r>
          </w:p>
        </w:tc>
      </w:tr>
      <w:tr w:rsidR="00CD03E8" w:rsidRPr="00801FF6" w14:paraId="1F380711" w14:textId="77777777" w:rsidTr="00233CF5">
        <w:tc>
          <w:tcPr>
            <w:tcW w:w="2694" w:type="dxa"/>
          </w:tcPr>
          <w:p w14:paraId="477354D7"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w:t>
            </w:r>
          </w:p>
        </w:tc>
        <w:tc>
          <w:tcPr>
            <w:tcW w:w="2268" w:type="dxa"/>
          </w:tcPr>
          <w:p w14:paraId="2E8A96E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192</w:t>
            </w:r>
          </w:p>
        </w:tc>
        <w:tc>
          <w:tcPr>
            <w:tcW w:w="1842" w:type="dxa"/>
          </w:tcPr>
          <w:p w14:paraId="15CC94E8"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64</w:t>
            </w:r>
          </w:p>
        </w:tc>
        <w:tc>
          <w:tcPr>
            <w:tcW w:w="2835" w:type="dxa"/>
          </w:tcPr>
          <w:p w14:paraId="6479527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w:t>
            </w:r>
            <w:r w:rsidRPr="00DA7705">
              <w:rPr>
                <w:rFonts w:ascii="Arial" w:hAnsi="Arial" w:cs="Arial"/>
                <w:sz w:val="16"/>
                <w:szCs w:val="16"/>
                <w:lang w:eastAsia="zh-CN"/>
              </w:rPr>
              <w:t>12, 8, 2, 1, 1; 4, 8</w:t>
            </w:r>
            <w:r w:rsidRPr="00DA7705">
              <w:rPr>
                <w:rFonts w:ascii="Arial" w:eastAsia="DengXian" w:hAnsi="Arial" w:cs="Arial"/>
                <w:sz w:val="16"/>
                <w:szCs w:val="16"/>
                <w:lang w:eastAsia="zh-CN"/>
              </w:rPr>
              <w:t>)</w:t>
            </w:r>
          </w:p>
        </w:tc>
        <w:tc>
          <w:tcPr>
            <w:tcW w:w="1134" w:type="dxa"/>
          </w:tcPr>
          <w:p w14:paraId="1D5D4BF7"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0.8)λ</w:t>
            </w:r>
          </w:p>
        </w:tc>
      </w:tr>
      <w:tr w:rsidR="00CD03E8" w:rsidRPr="00801FF6" w14:paraId="031B062E" w14:textId="77777777" w:rsidTr="00233CF5">
        <w:tc>
          <w:tcPr>
            <w:tcW w:w="2694" w:type="dxa"/>
          </w:tcPr>
          <w:p w14:paraId="4373E3D4"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2</w:t>
            </w:r>
          </w:p>
        </w:tc>
        <w:tc>
          <w:tcPr>
            <w:tcW w:w="2268" w:type="dxa"/>
          </w:tcPr>
          <w:p w14:paraId="4FF80EE3"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256</w:t>
            </w:r>
          </w:p>
        </w:tc>
        <w:tc>
          <w:tcPr>
            <w:tcW w:w="1842" w:type="dxa"/>
          </w:tcPr>
          <w:p w14:paraId="7A5FF041"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64</w:t>
            </w:r>
          </w:p>
        </w:tc>
        <w:tc>
          <w:tcPr>
            <w:tcW w:w="2835" w:type="dxa"/>
          </w:tcPr>
          <w:p w14:paraId="4D90ECFE" w14:textId="77777777" w:rsidR="00CD03E8" w:rsidRPr="00DA7705" w:rsidRDefault="00CD03E8" w:rsidP="00233CF5">
            <w:pPr>
              <w:rPr>
                <w:rFonts w:ascii="Arial" w:eastAsia="DengXian" w:hAnsi="Arial" w:cs="Arial"/>
                <w:sz w:val="16"/>
                <w:szCs w:val="16"/>
                <w:lang w:eastAsia="zh-CN"/>
              </w:rPr>
            </w:pPr>
            <w:r w:rsidRPr="00DA7705">
              <w:rPr>
                <w:rFonts w:ascii="Arial" w:hAnsi="Arial" w:cs="Arial"/>
                <w:sz w:val="16"/>
                <w:szCs w:val="16"/>
                <w:lang w:eastAsia="zh-CN"/>
              </w:rPr>
              <w:t>(16, 8, 2, 1, 1; 4, 8)</w:t>
            </w:r>
          </w:p>
        </w:tc>
        <w:tc>
          <w:tcPr>
            <w:tcW w:w="1134" w:type="dxa"/>
          </w:tcPr>
          <w:p w14:paraId="4BE09E05"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0.8)λ</w:t>
            </w:r>
          </w:p>
        </w:tc>
      </w:tr>
      <w:tr w:rsidR="00CD03E8" w:rsidRPr="00801FF6" w14:paraId="6407FB56" w14:textId="77777777" w:rsidTr="00233CF5">
        <w:tc>
          <w:tcPr>
            <w:tcW w:w="2694" w:type="dxa"/>
          </w:tcPr>
          <w:p w14:paraId="3EC8B67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3</w:t>
            </w:r>
          </w:p>
        </w:tc>
        <w:tc>
          <w:tcPr>
            <w:tcW w:w="2268" w:type="dxa"/>
          </w:tcPr>
          <w:p w14:paraId="350C4C45"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512</w:t>
            </w:r>
          </w:p>
        </w:tc>
        <w:tc>
          <w:tcPr>
            <w:tcW w:w="1842" w:type="dxa"/>
          </w:tcPr>
          <w:p w14:paraId="33D6D287"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128</w:t>
            </w:r>
          </w:p>
        </w:tc>
        <w:tc>
          <w:tcPr>
            <w:tcW w:w="2835" w:type="dxa"/>
          </w:tcPr>
          <w:p w14:paraId="53574841"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w:t>
            </w:r>
            <w:r w:rsidRPr="00DA7705">
              <w:rPr>
                <w:rFonts w:ascii="Arial" w:hAnsi="Arial" w:cs="Arial"/>
                <w:sz w:val="16"/>
                <w:szCs w:val="16"/>
                <w:lang w:eastAsia="zh-CN"/>
              </w:rPr>
              <w:t>16, 16, 2, 1, 1; 4, 16</w:t>
            </w:r>
            <w:r w:rsidRPr="00DA7705">
              <w:rPr>
                <w:rFonts w:ascii="Arial" w:eastAsia="DengXian" w:hAnsi="Arial" w:cs="Arial"/>
                <w:sz w:val="16"/>
                <w:szCs w:val="16"/>
                <w:lang w:eastAsia="zh-CN"/>
              </w:rPr>
              <w:t>)</w:t>
            </w:r>
          </w:p>
        </w:tc>
        <w:tc>
          <w:tcPr>
            <w:tcW w:w="1134" w:type="dxa"/>
          </w:tcPr>
          <w:p w14:paraId="567BBCD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25E5D67D" w14:textId="77777777" w:rsidTr="00233CF5">
        <w:trPr>
          <w:trHeight w:val="760"/>
        </w:trPr>
        <w:tc>
          <w:tcPr>
            <w:tcW w:w="10773" w:type="dxa"/>
            <w:gridSpan w:val="5"/>
          </w:tcPr>
          <w:p w14:paraId="214208C8"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Note1: A single TXRU is mapped per panel per subarray per polarization as mandatory option. Companies can provide results optionally, assuming fully connected TXRU mapping within a panel per polarization.</w:t>
            </w:r>
          </w:p>
          <w:p w14:paraId="7D57A1C4"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Note2: Other combinations used in the simulation results are up to company to report.</w:t>
            </w:r>
          </w:p>
        </w:tc>
      </w:tr>
    </w:tbl>
    <w:p w14:paraId="7D623DAB" w14:textId="77777777" w:rsidR="00CD03E8" w:rsidRDefault="00CD03E8" w:rsidP="00CD03E8">
      <w:pPr>
        <w:rPr>
          <w:b/>
          <w:bCs/>
        </w:rPr>
      </w:pPr>
    </w:p>
    <w:p w14:paraId="3CE4B52B" w14:textId="77777777" w:rsidR="00CD03E8" w:rsidRPr="00801FF6" w:rsidRDefault="00CD03E8" w:rsidP="00CD03E8">
      <w:pPr>
        <w:rPr>
          <w:b/>
          <w:bCs/>
        </w:rPr>
      </w:pPr>
      <w:r w:rsidRPr="00801FF6">
        <w:rPr>
          <w:rFonts w:eastAsia="DengXian" w:hint="eastAsia"/>
          <w:b/>
          <w:lang w:eastAsia="zh-CN"/>
        </w:rPr>
        <w:t xml:space="preserve">For around </w:t>
      </w:r>
      <w:r w:rsidRPr="00801FF6">
        <w:rPr>
          <w:rFonts w:eastAsia="DengXian"/>
          <w:b/>
          <w:lang w:eastAsia="zh-CN"/>
        </w:rPr>
        <w:t>7</w:t>
      </w:r>
      <w:r w:rsidRPr="00801FF6">
        <w:rPr>
          <w:rFonts w:eastAsia="DengXian" w:hint="eastAsia"/>
          <w:b/>
          <w:lang w:eastAsia="zh-CN"/>
        </w:rPr>
        <w:t>GHz</w:t>
      </w:r>
      <w:r w:rsidRPr="00801FF6">
        <w:rPr>
          <w:rFonts w:eastAsia="DengXian"/>
          <w:b/>
          <w:lang w:eastAsia="zh-CN"/>
        </w:rPr>
        <w:t xml:space="preserve"> carrier frequency: </w:t>
      </w:r>
    </w:p>
    <w:tbl>
      <w:tblPr>
        <w:tblStyle w:val="TableGrid"/>
        <w:tblW w:w="0" w:type="auto"/>
        <w:tblInd w:w="562" w:type="dxa"/>
        <w:tblLook w:val="04A0" w:firstRow="1" w:lastRow="0" w:firstColumn="1" w:lastColumn="0" w:noHBand="0" w:noVBand="1"/>
      </w:tblPr>
      <w:tblGrid>
        <w:gridCol w:w="2488"/>
        <w:gridCol w:w="2085"/>
        <w:gridCol w:w="1824"/>
        <w:gridCol w:w="2412"/>
        <w:gridCol w:w="1086"/>
      </w:tblGrid>
      <w:tr w:rsidR="00CD03E8" w:rsidRPr="00801FF6" w14:paraId="7D5115C7" w14:textId="77777777" w:rsidTr="00233CF5">
        <w:tc>
          <w:tcPr>
            <w:tcW w:w="2694" w:type="dxa"/>
          </w:tcPr>
          <w:p w14:paraId="2D0709C4"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BS antenna modelling</w:t>
            </w:r>
          </w:p>
        </w:tc>
        <w:tc>
          <w:tcPr>
            <w:tcW w:w="2268" w:type="dxa"/>
          </w:tcPr>
          <w:p w14:paraId="020E6133"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antenna elements</w:t>
            </w:r>
          </w:p>
        </w:tc>
        <w:tc>
          <w:tcPr>
            <w:tcW w:w="1984" w:type="dxa"/>
          </w:tcPr>
          <w:p w14:paraId="7CB38F7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TXRU</w:t>
            </w:r>
          </w:p>
        </w:tc>
        <w:tc>
          <w:tcPr>
            <w:tcW w:w="2693" w:type="dxa"/>
          </w:tcPr>
          <w:p w14:paraId="0F93629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(M, N, P, Mg, Ng; Mp, Np)</w:t>
            </w:r>
          </w:p>
        </w:tc>
        <w:tc>
          <w:tcPr>
            <w:tcW w:w="1134" w:type="dxa"/>
          </w:tcPr>
          <w:p w14:paraId="243AC2D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(dH,dV)</w:t>
            </w:r>
          </w:p>
        </w:tc>
      </w:tr>
      <w:tr w:rsidR="00CD03E8" w:rsidRPr="00801FF6" w14:paraId="42F8CA62" w14:textId="77777777" w:rsidTr="00233CF5">
        <w:tc>
          <w:tcPr>
            <w:tcW w:w="10773" w:type="dxa"/>
            <w:gridSpan w:val="5"/>
          </w:tcPr>
          <w:p w14:paraId="2ABD8089"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Indoor</w:t>
            </w:r>
          </w:p>
        </w:tc>
      </w:tr>
      <w:tr w:rsidR="00CD03E8" w:rsidRPr="00801FF6" w14:paraId="44E7F461" w14:textId="77777777" w:rsidTr="00233CF5">
        <w:tc>
          <w:tcPr>
            <w:tcW w:w="2694" w:type="dxa"/>
          </w:tcPr>
          <w:p w14:paraId="5D78D76F"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w:t>
            </w:r>
          </w:p>
        </w:tc>
        <w:tc>
          <w:tcPr>
            <w:tcW w:w="2268" w:type="dxa"/>
          </w:tcPr>
          <w:p w14:paraId="7FEDA240"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64</w:t>
            </w:r>
          </w:p>
        </w:tc>
        <w:tc>
          <w:tcPr>
            <w:tcW w:w="1984" w:type="dxa"/>
          </w:tcPr>
          <w:p w14:paraId="5A7664CA"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32</w:t>
            </w:r>
          </w:p>
        </w:tc>
        <w:tc>
          <w:tcPr>
            <w:tcW w:w="2693" w:type="dxa"/>
          </w:tcPr>
          <w:p w14:paraId="0B0576D2"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w:t>
            </w:r>
            <w:r w:rsidRPr="00DA7705">
              <w:rPr>
                <w:rFonts w:ascii="Arial" w:hAnsi="Arial" w:cs="Arial"/>
                <w:sz w:val="16"/>
                <w:szCs w:val="16"/>
                <w:lang w:eastAsia="zh-CN"/>
              </w:rPr>
              <w:t>4, 8, 2, 1, 1; 2, 8</w:t>
            </w:r>
            <w:r w:rsidRPr="00DA7705">
              <w:rPr>
                <w:rFonts w:ascii="Arial" w:eastAsia="DengXian" w:hAnsi="Arial" w:cs="Arial"/>
                <w:sz w:val="16"/>
                <w:szCs w:val="16"/>
                <w:lang w:eastAsia="zh-CN"/>
              </w:rPr>
              <w:t>)</w:t>
            </w:r>
          </w:p>
        </w:tc>
        <w:tc>
          <w:tcPr>
            <w:tcW w:w="1134" w:type="dxa"/>
          </w:tcPr>
          <w:p w14:paraId="6BAC1D2B"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rsidRPr="00801FF6" w14:paraId="3399165E" w14:textId="77777777" w:rsidTr="00233CF5">
        <w:tc>
          <w:tcPr>
            <w:tcW w:w="2694" w:type="dxa"/>
          </w:tcPr>
          <w:p w14:paraId="11970D86"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Combination 2</w:t>
            </w:r>
          </w:p>
        </w:tc>
        <w:tc>
          <w:tcPr>
            <w:tcW w:w="2268" w:type="dxa"/>
          </w:tcPr>
          <w:p w14:paraId="6AEE90D0"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256</w:t>
            </w:r>
          </w:p>
        </w:tc>
        <w:tc>
          <w:tcPr>
            <w:tcW w:w="1984" w:type="dxa"/>
          </w:tcPr>
          <w:p w14:paraId="5D36722C"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64</w:t>
            </w:r>
          </w:p>
        </w:tc>
        <w:tc>
          <w:tcPr>
            <w:tcW w:w="2693" w:type="dxa"/>
          </w:tcPr>
          <w:p w14:paraId="0CC6F082" w14:textId="77777777" w:rsidR="00CD03E8" w:rsidRPr="00DA7705" w:rsidRDefault="00CD03E8" w:rsidP="00233CF5">
            <w:pPr>
              <w:rPr>
                <w:rFonts w:ascii="Arial" w:hAnsi="Arial" w:cs="Arial"/>
                <w:bCs/>
                <w:sz w:val="16"/>
                <w:szCs w:val="16"/>
              </w:rPr>
            </w:pPr>
            <w:r w:rsidRPr="00DA7705">
              <w:rPr>
                <w:rFonts w:ascii="Arial" w:hAnsi="Arial" w:cs="Arial"/>
                <w:sz w:val="16"/>
                <w:szCs w:val="16"/>
                <w:lang w:eastAsia="zh-CN"/>
              </w:rPr>
              <w:t>(16, 8, 2, 1, 1; 4, 8)</w:t>
            </w:r>
          </w:p>
        </w:tc>
        <w:tc>
          <w:tcPr>
            <w:tcW w:w="1134" w:type="dxa"/>
          </w:tcPr>
          <w:p w14:paraId="47055BA1"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rsidRPr="00801FF6" w14:paraId="7E17CC52" w14:textId="77777777" w:rsidTr="00233CF5">
        <w:tc>
          <w:tcPr>
            <w:tcW w:w="2694" w:type="dxa"/>
          </w:tcPr>
          <w:p w14:paraId="12FBD6B0"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3</w:t>
            </w:r>
          </w:p>
        </w:tc>
        <w:tc>
          <w:tcPr>
            <w:tcW w:w="2268" w:type="dxa"/>
          </w:tcPr>
          <w:p w14:paraId="6267DCCD"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512</w:t>
            </w:r>
          </w:p>
        </w:tc>
        <w:tc>
          <w:tcPr>
            <w:tcW w:w="1984" w:type="dxa"/>
          </w:tcPr>
          <w:p w14:paraId="458E8D86"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128</w:t>
            </w:r>
          </w:p>
        </w:tc>
        <w:tc>
          <w:tcPr>
            <w:tcW w:w="2693" w:type="dxa"/>
          </w:tcPr>
          <w:p w14:paraId="08D81A7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(16</w:t>
            </w:r>
            <w:r w:rsidRPr="00DA7705">
              <w:rPr>
                <w:rFonts w:ascii="Arial" w:hAnsi="Arial" w:cs="Arial"/>
                <w:sz w:val="16"/>
                <w:szCs w:val="16"/>
                <w:lang w:eastAsia="zh-CN"/>
              </w:rPr>
              <w:t>, 16, 2, 1, 1; 8, 8</w:t>
            </w:r>
            <w:r w:rsidRPr="00DA7705">
              <w:rPr>
                <w:rFonts w:ascii="Arial" w:eastAsia="DengXian" w:hAnsi="Arial" w:cs="Arial"/>
                <w:sz w:val="16"/>
                <w:szCs w:val="16"/>
                <w:lang w:eastAsia="zh-CN"/>
              </w:rPr>
              <w:t>)</w:t>
            </w:r>
          </w:p>
        </w:tc>
        <w:tc>
          <w:tcPr>
            <w:tcW w:w="1134" w:type="dxa"/>
          </w:tcPr>
          <w:p w14:paraId="657CC17D"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rsidRPr="00801FF6" w14:paraId="7A80B339" w14:textId="77777777" w:rsidTr="00233CF5">
        <w:tc>
          <w:tcPr>
            <w:tcW w:w="10773" w:type="dxa"/>
            <w:gridSpan w:val="5"/>
          </w:tcPr>
          <w:p w14:paraId="720665EA"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Outdoor</w:t>
            </w:r>
          </w:p>
        </w:tc>
      </w:tr>
      <w:tr w:rsidR="00CD03E8" w:rsidRPr="00CB7214" w14:paraId="5510DAE7" w14:textId="77777777" w:rsidTr="00233CF5">
        <w:tc>
          <w:tcPr>
            <w:tcW w:w="2694" w:type="dxa"/>
          </w:tcPr>
          <w:p w14:paraId="36687D3B"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Combination 1</w:t>
            </w:r>
          </w:p>
        </w:tc>
        <w:tc>
          <w:tcPr>
            <w:tcW w:w="2268" w:type="dxa"/>
          </w:tcPr>
          <w:p w14:paraId="61990D15"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768</w:t>
            </w:r>
          </w:p>
        </w:tc>
        <w:tc>
          <w:tcPr>
            <w:tcW w:w="1984" w:type="dxa"/>
          </w:tcPr>
          <w:p w14:paraId="4797D7DD"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128</w:t>
            </w:r>
          </w:p>
        </w:tc>
        <w:tc>
          <w:tcPr>
            <w:tcW w:w="2693" w:type="dxa"/>
          </w:tcPr>
          <w:p w14:paraId="27410F14"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TBD</w:t>
            </w:r>
          </w:p>
        </w:tc>
        <w:tc>
          <w:tcPr>
            <w:tcW w:w="1134" w:type="dxa"/>
          </w:tcPr>
          <w:p w14:paraId="05EC4B49"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(0.5, 0.8)λ</w:t>
            </w:r>
          </w:p>
        </w:tc>
      </w:tr>
      <w:tr w:rsidR="00CD03E8" w:rsidRPr="00CB7214" w14:paraId="27134EE7" w14:textId="77777777" w:rsidTr="00233CF5">
        <w:tc>
          <w:tcPr>
            <w:tcW w:w="2694" w:type="dxa"/>
          </w:tcPr>
          <w:p w14:paraId="02AAB048"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2</w:t>
            </w:r>
          </w:p>
        </w:tc>
        <w:tc>
          <w:tcPr>
            <w:tcW w:w="2268" w:type="dxa"/>
          </w:tcPr>
          <w:p w14:paraId="69395DE5"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1024</w:t>
            </w:r>
          </w:p>
        </w:tc>
        <w:tc>
          <w:tcPr>
            <w:tcW w:w="1984" w:type="dxa"/>
          </w:tcPr>
          <w:p w14:paraId="58D40CA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256</w:t>
            </w:r>
          </w:p>
        </w:tc>
        <w:tc>
          <w:tcPr>
            <w:tcW w:w="2693" w:type="dxa"/>
          </w:tcPr>
          <w:p w14:paraId="59F77508"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t>(32, 16, 2, 1, 1; 8, 16)</w:t>
            </w:r>
          </w:p>
        </w:tc>
        <w:tc>
          <w:tcPr>
            <w:tcW w:w="1134" w:type="dxa"/>
          </w:tcPr>
          <w:p w14:paraId="05519D7C"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0.8)λ</w:t>
            </w:r>
          </w:p>
        </w:tc>
      </w:tr>
      <w:tr w:rsidR="00CD03E8" w:rsidRPr="00CB7214" w14:paraId="7DBA98EC" w14:textId="77777777" w:rsidTr="00233CF5">
        <w:tc>
          <w:tcPr>
            <w:tcW w:w="2694" w:type="dxa"/>
          </w:tcPr>
          <w:p w14:paraId="2AC6B7E1"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3</w:t>
            </w:r>
          </w:p>
        </w:tc>
        <w:tc>
          <w:tcPr>
            <w:tcW w:w="2268" w:type="dxa"/>
          </w:tcPr>
          <w:p w14:paraId="248902EA"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1536</w:t>
            </w:r>
          </w:p>
        </w:tc>
        <w:tc>
          <w:tcPr>
            <w:tcW w:w="1984" w:type="dxa"/>
          </w:tcPr>
          <w:p w14:paraId="37418C1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256</w:t>
            </w:r>
          </w:p>
        </w:tc>
        <w:tc>
          <w:tcPr>
            <w:tcW w:w="2693" w:type="dxa"/>
          </w:tcPr>
          <w:p w14:paraId="68A9552E"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t>TBD</w:t>
            </w:r>
          </w:p>
        </w:tc>
        <w:tc>
          <w:tcPr>
            <w:tcW w:w="1134" w:type="dxa"/>
          </w:tcPr>
          <w:p w14:paraId="4335B056"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0.8)λ</w:t>
            </w:r>
          </w:p>
        </w:tc>
      </w:tr>
      <w:tr w:rsidR="00CD03E8" w:rsidRPr="00CB7214" w14:paraId="7CB73D64" w14:textId="77777777" w:rsidTr="00233CF5">
        <w:tc>
          <w:tcPr>
            <w:tcW w:w="2694" w:type="dxa"/>
          </w:tcPr>
          <w:p w14:paraId="7A899316"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4</w:t>
            </w:r>
          </w:p>
        </w:tc>
        <w:tc>
          <w:tcPr>
            <w:tcW w:w="2268" w:type="dxa"/>
          </w:tcPr>
          <w:p w14:paraId="0ADCAEDA"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2048</w:t>
            </w:r>
          </w:p>
        </w:tc>
        <w:tc>
          <w:tcPr>
            <w:tcW w:w="1984" w:type="dxa"/>
          </w:tcPr>
          <w:p w14:paraId="4F2C9E69"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256</w:t>
            </w:r>
          </w:p>
        </w:tc>
        <w:tc>
          <w:tcPr>
            <w:tcW w:w="2693" w:type="dxa"/>
          </w:tcPr>
          <w:p w14:paraId="7DC60B57"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t>(32, 32, 2, 1, 1, 8, 16)</w:t>
            </w:r>
          </w:p>
        </w:tc>
        <w:tc>
          <w:tcPr>
            <w:tcW w:w="1134" w:type="dxa"/>
          </w:tcPr>
          <w:p w14:paraId="31AE09B5"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rsidRPr="00CB7214" w14:paraId="3D84314D" w14:textId="77777777" w:rsidTr="00233CF5">
        <w:tc>
          <w:tcPr>
            <w:tcW w:w="2694" w:type="dxa"/>
          </w:tcPr>
          <w:p w14:paraId="1CBB20F6"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5</w:t>
            </w:r>
          </w:p>
        </w:tc>
        <w:tc>
          <w:tcPr>
            <w:tcW w:w="2268" w:type="dxa"/>
          </w:tcPr>
          <w:p w14:paraId="51EC4C1E"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2048</w:t>
            </w:r>
          </w:p>
        </w:tc>
        <w:tc>
          <w:tcPr>
            <w:tcW w:w="1984" w:type="dxa"/>
          </w:tcPr>
          <w:p w14:paraId="7130F110"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512</w:t>
            </w:r>
          </w:p>
        </w:tc>
        <w:tc>
          <w:tcPr>
            <w:tcW w:w="2693" w:type="dxa"/>
          </w:tcPr>
          <w:p w14:paraId="7D9CEEAA"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w:t>
            </w:r>
            <w:r w:rsidRPr="00DA7705">
              <w:rPr>
                <w:rFonts w:ascii="Arial" w:hAnsi="Arial" w:cs="Arial"/>
                <w:sz w:val="16"/>
                <w:szCs w:val="16"/>
                <w:lang w:eastAsia="zh-CN"/>
              </w:rPr>
              <w:t>64, 16, 2, 1, 1; 16, 16</w:t>
            </w:r>
            <w:r w:rsidRPr="00DA7705">
              <w:rPr>
                <w:rFonts w:ascii="Arial" w:eastAsia="DengXian" w:hAnsi="Arial" w:cs="Arial"/>
                <w:sz w:val="16"/>
                <w:szCs w:val="16"/>
                <w:lang w:eastAsia="zh-CN"/>
              </w:rPr>
              <w:t>)</w:t>
            </w:r>
          </w:p>
        </w:tc>
        <w:tc>
          <w:tcPr>
            <w:tcW w:w="1134" w:type="dxa"/>
          </w:tcPr>
          <w:p w14:paraId="087CF9B4"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rsidRPr="00CB7214" w14:paraId="3D99DEB5" w14:textId="77777777" w:rsidTr="00233CF5">
        <w:tc>
          <w:tcPr>
            <w:tcW w:w="10773" w:type="dxa"/>
            <w:gridSpan w:val="5"/>
          </w:tcPr>
          <w:p w14:paraId="136438A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lastRenderedPageBreak/>
              <w:t>Note1: A single TXRU is mapped per panel per subarray per polarization as mandatory option. Companies can provide results optionally, assuming fully connected TXRU mapping within a panel per polarization.</w:t>
            </w:r>
          </w:p>
          <w:p w14:paraId="06DF3FA9" w14:textId="77777777" w:rsidR="00CD03E8" w:rsidRPr="00CB7214" w:rsidRDefault="00CD03E8" w:rsidP="00233CF5">
            <w:pPr>
              <w:rPr>
                <w:b/>
                <w:bCs/>
              </w:rPr>
            </w:pPr>
            <w:r w:rsidRPr="00DA7705">
              <w:rPr>
                <w:rFonts w:ascii="Arial" w:eastAsia="DengXian" w:hAnsi="Arial" w:cs="Arial"/>
                <w:sz w:val="16"/>
                <w:szCs w:val="16"/>
                <w:lang w:eastAsia="zh-CN"/>
              </w:rPr>
              <w:t>Note2: Other combinations used in the simulation results are up to company to report.</w:t>
            </w:r>
          </w:p>
        </w:tc>
      </w:tr>
    </w:tbl>
    <w:p w14:paraId="7EBC2E40" w14:textId="77777777" w:rsidR="00CD03E8" w:rsidRDefault="00CD03E8" w:rsidP="00CD03E8">
      <w:pPr>
        <w:rPr>
          <w:b/>
          <w:bCs/>
        </w:rPr>
      </w:pPr>
    </w:p>
    <w:p w14:paraId="144756BF" w14:textId="77777777" w:rsidR="00CD03E8" w:rsidRDefault="00CD03E8" w:rsidP="00CD03E8">
      <w:pPr>
        <w:rPr>
          <w:b/>
          <w:bCs/>
        </w:rPr>
      </w:pPr>
      <w:r>
        <w:rPr>
          <w:rFonts w:eastAsia="DengXian" w:hint="eastAsia"/>
          <w:b/>
          <w:lang w:eastAsia="zh-CN"/>
        </w:rPr>
        <w:t xml:space="preserve">For around </w:t>
      </w:r>
      <w:r>
        <w:rPr>
          <w:rFonts w:eastAsia="DengXian"/>
          <w:b/>
          <w:lang w:eastAsia="zh-CN"/>
        </w:rPr>
        <w:t>30</w:t>
      </w:r>
      <w:r>
        <w:rPr>
          <w:rFonts w:eastAsia="DengXian" w:hint="eastAsia"/>
          <w:b/>
          <w:lang w:eastAsia="zh-CN"/>
        </w:rPr>
        <w:t>GHz</w:t>
      </w:r>
      <w:r>
        <w:rPr>
          <w:rFonts w:eastAsia="DengXian"/>
          <w:b/>
          <w:lang w:eastAsia="zh-CN"/>
        </w:rPr>
        <w:t xml:space="preserve"> carrier frequency: </w:t>
      </w:r>
    </w:p>
    <w:tbl>
      <w:tblPr>
        <w:tblStyle w:val="TableGrid"/>
        <w:tblW w:w="0" w:type="auto"/>
        <w:tblInd w:w="562" w:type="dxa"/>
        <w:tblLook w:val="04A0" w:firstRow="1" w:lastRow="0" w:firstColumn="1" w:lastColumn="0" w:noHBand="0" w:noVBand="1"/>
      </w:tblPr>
      <w:tblGrid>
        <w:gridCol w:w="2489"/>
        <w:gridCol w:w="2086"/>
        <w:gridCol w:w="1825"/>
        <w:gridCol w:w="2408"/>
        <w:gridCol w:w="1087"/>
      </w:tblGrid>
      <w:tr w:rsidR="00CD03E8" w14:paraId="296F2EA2" w14:textId="77777777" w:rsidTr="00233CF5">
        <w:tc>
          <w:tcPr>
            <w:tcW w:w="2694" w:type="dxa"/>
          </w:tcPr>
          <w:p w14:paraId="0FD79CDB"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BS antenna modelling</w:t>
            </w:r>
          </w:p>
        </w:tc>
        <w:tc>
          <w:tcPr>
            <w:tcW w:w="2268" w:type="dxa"/>
          </w:tcPr>
          <w:p w14:paraId="5DA92B43"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antenna elements</w:t>
            </w:r>
          </w:p>
        </w:tc>
        <w:tc>
          <w:tcPr>
            <w:tcW w:w="1984" w:type="dxa"/>
          </w:tcPr>
          <w:p w14:paraId="3DEDA1E6"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Total number of TXRU</w:t>
            </w:r>
          </w:p>
        </w:tc>
        <w:tc>
          <w:tcPr>
            <w:tcW w:w="2693" w:type="dxa"/>
          </w:tcPr>
          <w:p w14:paraId="6068D85C"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(M, N, P, Mg, Ng; Mp, Np)</w:t>
            </w:r>
          </w:p>
        </w:tc>
        <w:tc>
          <w:tcPr>
            <w:tcW w:w="1134" w:type="dxa"/>
          </w:tcPr>
          <w:p w14:paraId="3141192A"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(dH,dV)</w:t>
            </w:r>
          </w:p>
        </w:tc>
      </w:tr>
      <w:tr w:rsidR="00CD03E8" w14:paraId="699F563B" w14:textId="77777777" w:rsidTr="00233CF5">
        <w:tc>
          <w:tcPr>
            <w:tcW w:w="10773" w:type="dxa"/>
            <w:gridSpan w:val="5"/>
          </w:tcPr>
          <w:p w14:paraId="295CD68B"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Indoor</w:t>
            </w:r>
          </w:p>
        </w:tc>
      </w:tr>
      <w:tr w:rsidR="00CD03E8" w14:paraId="002F0F15" w14:textId="77777777" w:rsidTr="00233CF5">
        <w:tc>
          <w:tcPr>
            <w:tcW w:w="2694" w:type="dxa"/>
          </w:tcPr>
          <w:p w14:paraId="20BBF711"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1</w:t>
            </w:r>
          </w:p>
        </w:tc>
        <w:tc>
          <w:tcPr>
            <w:tcW w:w="2268" w:type="dxa"/>
          </w:tcPr>
          <w:p w14:paraId="660214A6"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128</w:t>
            </w:r>
          </w:p>
        </w:tc>
        <w:tc>
          <w:tcPr>
            <w:tcW w:w="1984" w:type="dxa"/>
          </w:tcPr>
          <w:p w14:paraId="78DF1D76"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8</w:t>
            </w:r>
          </w:p>
        </w:tc>
        <w:tc>
          <w:tcPr>
            <w:tcW w:w="2693" w:type="dxa"/>
          </w:tcPr>
          <w:p w14:paraId="227A2D0F"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w:t>
            </w:r>
            <w:r w:rsidRPr="00DA7705">
              <w:rPr>
                <w:rFonts w:ascii="Arial" w:hAnsi="Arial" w:cs="Arial"/>
                <w:sz w:val="16"/>
                <w:szCs w:val="16"/>
                <w:lang w:eastAsia="zh-CN"/>
              </w:rPr>
              <w:t>4, 4, 2, 2, 2</w:t>
            </w:r>
            <w:r w:rsidRPr="00DA7705">
              <w:rPr>
                <w:rFonts w:ascii="Arial" w:hAnsi="Arial" w:cs="Arial"/>
                <w:bCs/>
                <w:sz w:val="16"/>
                <w:szCs w:val="16"/>
              </w:rPr>
              <w:t xml:space="preserve">; </w:t>
            </w:r>
            <w:r w:rsidRPr="00DA7705">
              <w:rPr>
                <w:rFonts w:ascii="Arial" w:hAnsi="Arial" w:cs="Arial"/>
                <w:sz w:val="16"/>
                <w:szCs w:val="16"/>
                <w:lang w:eastAsia="zh-CN"/>
              </w:rPr>
              <w:t>1, 1</w:t>
            </w:r>
            <w:r w:rsidRPr="00DA7705">
              <w:rPr>
                <w:rFonts w:ascii="Arial" w:hAnsi="Arial" w:cs="Arial"/>
                <w:bCs/>
                <w:sz w:val="16"/>
                <w:szCs w:val="16"/>
              </w:rPr>
              <w:t>)</w:t>
            </w:r>
          </w:p>
        </w:tc>
        <w:tc>
          <w:tcPr>
            <w:tcW w:w="1134" w:type="dxa"/>
          </w:tcPr>
          <w:p w14:paraId="441F4F39"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645D6A65" w14:textId="77777777" w:rsidTr="00233CF5">
        <w:tc>
          <w:tcPr>
            <w:tcW w:w="2694" w:type="dxa"/>
          </w:tcPr>
          <w:p w14:paraId="28625626" w14:textId="77777777" w:rsidR="00CD03E8" w:rsidRPr="00DA7705" w:rsidRDefault="00CD03E8" w:rsidP="00233CF5">
            <w:pPr>
              <w:rPr>
                <w:rFonts w:ascii="Arial" w:hAnsi="Arial" w:cs="Arial"/>
                <w:bCs/>
                <w:sz w:val="16"/>
                <w:szCs w:val="16"/>
              </w:rPr>
            </w:pPr>
            <w:r w:rsidRPr="00DA7705">
              <w:rPr>
                <w:rFonts w:ascii="Arial" w:eastAsia="DengXian" w:hAnsi="Arial" w:cs="Arial"/>
                <w:sz w:val="16"/>
                <w:szCs w:val="16"/>
                <w:lang w:eastAsia="zh-CN"/>
              </w:rPr>
              <w:t>Combination 2</w:t>
            </w:r>
          </w:p>
        </w:tc>
        <w:tc>
          <w:tcPr>
            <w:tcW w:w="2268" w:type="dxa"/>
          </w:tcPr>
          <w:p w14:paraId="5F8FA827"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512</w:t>
            </w:r>
          </w:p>
        </w:tc>
        <w:tc>
          <w:tcPr>
            <w:tcW w:w="1984" w:type="dxa"/>
          </w:tcPr>
          <w:p w14:paraId="2532B8CF"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8</w:t>
            </w:r>
          </w:p>
        </w:tc>
        <w:tc>
          <w:tcPr>
            <w:tcW w:w="2693" w:type="dxa"/>
          </w:tcPr>
          <w:p w14:paraId="25E8B278"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(8, 8, 2, 2, 2; 1, 1)</w:t>
            </w:r>
          </w:p>
        </w:tc>
        <w:tc>
          <w:tcPr>
            <w:tcW w:w="1134" w:type="dxa"/>
          </w:tcPr>
          <w:p w14:paraId="6B137431"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1F0C9A58" w14:textId="77777777" w:rsidTr="00233CF5">
        <w:tc>
          <w:tcPr>
            <w:tcW w:w="2694" w:type="dxa"/>
          </w:tcPr>
          <w:p w14:paraId="6EC7826D"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3</w:t>
            </w:r>
          </w:p>
        </w:tc>
        <w:tc>
          <w:tcPr>
            <w:tcW w:w="2268" w:type="dxa"/>
          </w:tcPr>
          <w:p w14:paraId="76E3725A"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1024</w:t>
            </w:r>
          </w:p>
        </w:tc>
        <w:tc>
          <w:tcPr>
            <w:tcW w:w="1984" w:type="dxa"/>
          </w:tcPr>
          <w:p w14:paraId="0EA6D01F"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8</w:t>
            </w:r>
          </w:p>
        </w:tc>
        <w:tc>
          <w:tcPr>
            <w:tcW w:w="2693" w:type="dxa"/>
          </w:tcPr>
          <w:p w14:paraId="308AFE9E"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(16, 8, 2, 2, 2; 1, 1)</w:t>
            </w:r>
          </w:p>
        </w:tc>
        <w:tc>
          <w:tcPr>
            <w:tcW w:w="1134" w:type="dxa"/>
          </w:tcPr>
          <w:p w14:paraId="5F56C691"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4071B841" w14:textId="77777777" w:rsidTr="00233CF5">
        <w:tc>
          <w:tcPr>
            <w:tcW w:w="2694" w:type="dxa"/>
          </w:tcPr>
          <w:p w14:paraId="4189EA80"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4</w:t>
            </w:r>
          </w:p>
        </w:tc>
        <w:tc>
          <w:tcPr>
            <w:tcW w:w="2268" w:type="dxa"/>
          </w:tcPr>
          <w:p w14:paraId="62F603BE"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768</w:t>
            </w:r>
          </w:p>
        </w:tc>
        <w:tc>
          <w:tcPr>
            <w:tcW w:w="1984" w:type="dxa"/>
          </w:tcPr>
          <w:p w14:paraId="12FA88A9"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2</w:t>
            </w:r>
          </w:p>
        </w:tc>
        <w:tc>
          <w:tcPr>
            <w:tcW w:w="2693" w:type="dxa"/>
          </w:tcPr>
          <w:p w14:paraId="30597FCE"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(24, 16, 2, 1, 1; 1, 1)</w:t>
            </w:r>
          </w:p>
        </w:tc>
        <w:tc>
          <w:tcPr>
            <w:tcW w:w="1134" w:type="dxa"/>
          </w:tcPr>
          <w:p w14:paraId="7488D574"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14:paraId="22548D06" w14:textId="77777777" w:rsidTr="00233CF5">
        <w:tc>
          <w:tcPr>
            <w:tcW w:w="10773" w:type="dxa"/>
            <w:gridSpan w:val="5"/>
          </w:tcPr>
          <w:p w14:paraId="65B66BDB" w14:textId="77777777" w:rsidR="00CD03E8" w:rsidRPr="00DA7705" w:rsidRDefault="00CD03E8" w:rsidP="00233CF5">
            <w:pPr>
              <w:rPr>
                <w:rFonts w:ascii="Arial" w:hAnsi="Arial" w:cs="Arial"/>
                <w:b/>
                <w:bCs/>
                <w:sz w:val="16"/>
                <w:szCs w:val="16"/>
              </w:rPr>
            </w:pPr>
            <w:r w:rsidRPr="00DA7705">
              <w:rPr>
                <w:rFonts w:ascii="Arial" w:hAnsi="Arial" w:cs="Arial"/>
                <w:b/>
                <w:bCs/>
                <w:sz w:val="16"/>
                <w:szCs w:val="16"/>
              </w:rPr>
              <w:t>Outdoor</w:t>
            </w:r>
          </w:p>
        </w:tc>
      </w:tr>
      <w:tr w:rsidR="00CD03E8" w14:paraId="395BB19D" w14:textId="77777777" w:rsidTr="00233CF5">
        <w:tc>
          <w:tcPr>
            <w:tcW w:w="2694" w:type="dxa"/>
          </w:tcPr>
          <w:p w14:paraId="20B2D834"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1</w:t>
            </w:r>
          </w:p>
        </w:tc>
        <w:tc>
          <w:tcPr>
            <w:tcW w:w="2268" w:type="dxa"/>
          </w:tcPr>
          <w:p w14:paraId="081CFF23"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2048</w:t>
            </w:r>
          </w:p>
        </w:tc>
        <w:tc>
          <w:tcPr>
            <w:tcW w:w="1984" w:type="dxa"/>
          </w:tcPr>
          <w:p w14:paraId="5B7496B0"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 xml:space="preserve">16 </w:t>
            </w:r>
          </w:p>
        </w:tc>
        <w:tc>
          <w:tcPr>
            <w:tcW w:w="2693" w:type="dxa"/>
          </w:tcPr>
          <w:p w14:paraId="22C5C7E3" w14:textId="77777777" w:rsidR="00CD03E8" w:rsidRPr="00DA7705" w:rsidRDefault="00CD03E8" w:rsidP="00233CF5">
            <w:pPr>
              <w:rPr>
                <w:rFonts w:ascii="Arial" w:hAnsi="Arial" w:cs="Arial"/>
                <w:sz w:val="16"/>
                <w:szCs w:val="16"/>
                <w:lang w:eastAsia="zh-CN"/>
              </w:rPr>
            </w:pPr>
            <w:r w:rsidRPr="00DA7705">
              <w:rPr>
                <w:rFonts w:ascii="Arial" w:hAnsi="Arial" w:cs="Arial"/>
                <w:sz w:val="16"/>
                <w:szCs w:val="16"/>
                <w:lang w:eastAsia="zh-CN"/>
              </w:rPr>
              <w:t>(16, 8, 2, 4, 2; 1, 1)</w:t>
            </w:r>
          </w:p>
        </w:tc>
        <w:tc>
          <w:tcPr>
            <w:tcW w:w="1134" w:type="dxa"/>
          </w:tcPr>
          <w:p w14:paraId="1892232A"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14:paraId="12A73F1D" w14:textId="77777777" w:rsidTr="00233CF5">
        <w:tc>
          <w:tcPr>
            <w:tcW w:w="2694" w:type="dxa"/>
          </w:tcPr>
          <w:p w14:paraId="0DB9A616"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Combination 2</w:t>
            </w:r>
          </w:p>
        </w:tc>
        <w:tc>
          <w:tcPr>
            <w:tcW w:w="2268" w:type="dxa"/>
          </w:tcPr>
          <w:p w14:paraId="26254980"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4096</w:t>
            </w:r>
          </w:p>
        </w:tc>
        <w:tc>
          <w:tcPr>
            <w:tcW w:w="1984" w:type="dxa"/>
          </w:tcPr>
          <w:p w14:paraId="7F816D1E"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32</w:t>
            </w:r>
          </w:p>
        </w:tc>
        <w:tc>
          <w:tcPr>
            <w:tcW w:w="2693" w:type="dxa"/>
          </w:tcPr>
          <w:p w14:paraId="23440BE4"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(16, 8, 2, 4, 4; 1, 1)</w:t>
            </w:r>
          </w:p>
        </w:tc>
        <w:tc>
          <w:tcPr>
            <w:tcW w:w="1134" w:type="dxa"/>
          </w:tcPr>
          <w:p w14:paraId="0488E434" w14:textId="77777777" w:rsidR="00CD03E8" w:rsidRPr="00DA7705" w:rsidRDefault="00CD03E8" w:rsidP="00233CF5">
            <w:pPr>
              <w:rPr>
                <w:rFonts w:ascii="Arial" w:hAnsi="Arial" w:cs="Arial"/>
                <w:b/>
                <w:bCs/>
                <w:sz w:val="16"/>
                <w:szCs w:val="16"/>
              </w:rPr>
            </w:pPr>
            <w:r w:rsidRPr="00DA7705">
              <w:rPr>
                <w:rFonts w:ascii="Arial" w:eastAsia="DengXian" w:hAnsi="Arial" w:cs="Arial"/>
                <w:sz w:val="16"/>
                <w:szCs w:val="16"/>
                <w:lang w:eastAsia="zh-CN"/>
              </w:rPr>
              <w:t>(0.5, 0.5)λ</w:t>
            </w:r>
          </w:p>
        </w:tc>
      </w:tr>
      <w:tr w:rsidR="00CD03E8" w14:paraId="14178BBC" w14:textId="77777777" w:rsidTr="00233CF5">
        <w:tc>
          <w:tcPr>
            <w:tcW w:w="2694" w:type="dxa"/>
          </w:tcPr>
          <w:p w14:paraId="352CF30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Combination 3</w:t>
            </w:r>
          </w:p>
        </w:tc>
        <w:tc>
          <w:tcPr>
            <w:tcW w:w="2268" w:type="dxa"/>
          </w:tcPr>
          <w:p w14:paraId="187550C8"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1024</w:t>
            </w:r>
          </w:p>
        </w:tc>
        <w:tc>
          <w:tcPr>
            <w:tcW w:w="1984" w:type="dxa"/>
          </w:tcPr>
          <w:p w14:paraId="67A8C353"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4</w:t>
            </w:r>
          </w:p>
        </w:tc>
        <w:tc>
          <w:tcPr>
            <w:tcW w:w="2693" w:type="dxa"/>
          </w:tcPr>
          <w:p w14:paraId="505A299C" w14:textId="77777777" w:rsidR="00CD03E8" w:rsidRPr="00DA7705" w:rsidRDefault="00CD03E8" w:rsidP="00233CF5">
            <w:pPr>
              <w:rPr>
                <w:rFonts w:ascii="Arial" w:hAnsi="Arial" w:cs="Arial"/>
                <w:bCs/>
                <w:sz w:val="16"/>
                <w:szCs w:val="16"/>
              </w:rPr>
            </w:pPr>
            <w:r w:rsidRPr="00DA7705">
              <w:rPr>
                <w:rFonts w:ascii="Arial" w:hAnsi="Arial" w:cs="Arial"/>
                <w:bCs/>
                <w:sz w:val="16"/>
                <w:szCs w:val="16"/>
              </w:rPr>
              <w:t>(16, 16, 2, 2, 1; 1, 1)</w:t>
            </w:r>
          </w:p>
        </w:tc>
        <w:tc>
          <w:tcPr>
            <w:tcW w:w="1134" w:type="dxa"/>
          </w:tcPr>
          <w:p w14:paraId="2DFB1313"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(0.5, 0.5)λ</w:t>
            </w:r>
          </w:p>
        </w:tc>
      </w:tr>
      <w:tr w:rsidR="00CD03E8" w14:paraId="619B1664" w14:textId="77777777" w:rsidTr="00233CF5">
        <w:tc>
          <w:tcPr>
            <w:tcW w:w="10773" w:type="dxa"/>
            <w:gridSpan w:val="5"/>
          </w:tcPr>
          <w:p w14:paraId="665857E1"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Note1: A single TXRU is mapped per panel per polarization as mandatory option. Companies can provide results optionally, assuming a single TXRU is mapped per panel per subarray per polarization as mandatory option.</w:t>
            </w:r>
          </w:p>
          <w:p w14:paraId="66302F7F" w14:textId="77777777" w:rsidR="00CD03E8" w:rsidRPr="00DA7705" w:rsidRDefault="00CD03E8" w:rsidP="00233CF5">
            <w:pPr>
              <w:rPr>
                <w:rFonts w:ascii="Arial" w:eastAsia="DengXian" w:hAnsi="Arial" w:cs="Arial"/>
                <w:sz w:val="16"/>
                <w:szCs w:val="16"/>
                <w:lang w:eastAsia="zh-CN"/>
              </w:rPr>
            </w:pPr>
            <w:r w:rsidRPr="00DA7705">
              <w:rPr>
                <w:rFonts w:ascii="Arial" w:eastAsia="DengXian" w:hAnsi="Arial" w:cs="Arial"/>
                <w:sz w:val="16"/>
                <w:szCs w:val="16"/>
                <w:lang w:eastAsia="zh-CN"/>
              </w:rPr>
              <w:t>Note2: Other combinations used in the simulation results are up to company to report.</w:t>
            </w:r>
          </w:p>
        </w:tc>
      </w:tr>
    </w:tbl>
    <w:p w14:paraId="15B6F2D1" w14:textId="77777777" w:rsidR="00CD03E8" w:rsidRDefault="00CD03E8" w:rsidP="00CD03E8">
      <w:pPr>
        <w:rPr>
          <w:rFonts w:eastAsia="DengXian"/>
          <w:lang w:val="en-US" w:eastAsia="zh-CN"/>
        </w:rPr>
      </w:pPr>
    </w:p>
    <w:p w14:paraId="268DF267" w14:textId="77777777" w:rsidR="00CD03E8" w:rsidRPr="00AD5DEF" w:rsidRDefault="00CD03E8" w:rsidP="00CD03E8">
      <w:pPr>
        <w:rPr>
          <w:rFonts w:eastAsia="DengXian"/>
          <w:highlight w:val="green"/>
          <w:lang w:val="en-US" w:eastAsia="zh-CN"/>
        </w:rPr>
      </w:pPr>
      <w:r w:rsidRPr="00AD5DEF">
        <w:rPr>
          <w:rFonts w:eastAsia="DengXian" w:hint="eastAsia"/>
          <w:highlight w:val="green"/>
          <w:lang w:val="en-US" w:eastAsia="zh-CN"/>
        </w:rPr>
        <w:t>Agreement</w:t>
      </w:r>
    </w:p>
    <w:p w14:paraId="2E990EEB" w14:textId="77777777" w:rsidR="00CD03E8" w:rsidRDefault="00CD03E8" w:rsidP="00CD03E8">
      <w:pPr>
        <w:contextualSpacing/>
        <w:rPr>
          <w:lang w:eastAsia="zh-CN"/>
        </w:rPr>
      </w:pPr>
      <w:r>
        <w:rPr>
          <w:lang w:eastAsia="zh-CN"/>
        </w:rPr>
        <w:t>At least the following carrier frequencies could be considered (from RAN1 perspective) for 6GR NTN evaluations:</w:t>
      </w:r>
    </w:p>
    <w:p w14:paraId="40DE1B5F" w14:textId="77777777" w:rsidR="00CD03E8" w:rsidRPr="008D2DAA" w:rsidRDefault="00CD03E8" w:rsidP="00CD03E8">
      <w:pPr>
        <w:pStyle w:val="ListParagraph"/>
        <w:numPr>
          <w:ilvl w:val="0"/>
          <w:numId w:val="130"/>
        </w:numPr>
        <w:spacing w:after="120" w:line="278" w:lineRule="auto"/>
        <w:rPr>
          <w:sz w:val="22"/>
          <w:szCs w:val="22"/>
          <w:lang w:val="de-DE"/>
        </w:rPr>
      </w:pPr>
      <w:r w:rsidRPr="008D2DAA">
        <w:rPr>
          <w:sz w:val="22"/>
          <w:szCs w:val="22"/>
          <w:lang w:val="de-DE"/>
        </w:rPr>
        <w:t>L-band (i.e., 1.5GHz)</w:t>
      </w:r>
    </w:p>
    <w:p w14:paraId="23CCE8B9" w14:textId="77777777" w:rsidR="00CD03E8" w:rsidRDefault="00CD03E8" w:rsidP="00CD03E8">
      <w:pPr>
        <w:pStyle w:val="ListParagraph"/>
        <w:numPr>
          <w:ilvl w:val="0"/>
          <w:numId w:val="130"/>
        </w:numPr>
        <w:spacing w:after="120" w:line="278" w:lineRule="auto"/>
        <w:rPr>
          <w:sz w:val="22"/>
          <w:szCs w:val="22"/>
        </w:rPr>
      </w:pPr>
      <w:r>
        <w:rPr>
          <w:sz w:val="22"/>
          <w:szCs w:val="22"/>
        </w:rPr>
        <w:t>S-band (i.e. 2 GHz)</w:t>
      </w:r>
    </w:p>
    <w:p w14:paraId="0708D98D" w14:textId="77777777" w:rsidR="00CD03E8" w:rsidRPr="00AD5DEF" w:rsidRDefault="00CD03E8" w:rsidP="00CD03E8">
      <w:pPr>
        <w:pStyle w:val="ListParagraph"/>
        <w:numPr>
          <w:ilvl w:val="0"/>
          <w:numId w:val="130"/>
        </w:numPr>
        <w:spacing w:after="120" w:line="278" w:lineRule="auto"/>
        <w:rPr>
          <w:sz w:val="22"/>
          <w:szCs w:val="22"/>
          <w:lang w:val="en-US"/>
        </w:rPr>
      </w:pPr>
      <w:r w:rsidRPr="00AD5DEF">
        <w:rPr>
          <w:sz w:val="22"/>
          <w:szCs w:val="22"/>
          <w:lang w:val="en-US"/>
        </w:rPr>
        <w:t>Ku-band (</w:t>
      </w:r>
      <w:r w:rsidRPr="00AD5DEF">
        <w:rPr>
          <w:rFonts w:eastAsiaTheme="minorEastAsia" w:hint="eastAsia"/>
          <w:sz w:val="22"/>
          <w:szCs w:val="22"/>
          <w:lang w:val="en-US" w:eastAsia="zh-CN"/>
        </w:rPr>
        <w:t>FFS detailed frequency range</w:t>
      </w:r>
      <w:r w:rsidRPr="00AD5DEF">
        <w:rPr>
          <w:sz w:val="22"/>
          <w:szCs w:val="22"/>
          <w:lang w:val="en-US"/>
        </w:rPr>
        <w:t>)</w:t>
      </w:r>
    </w:p>
    <w:p w14:paraId="798EAF9D" w14:textId="77777777" w:rsidR="00CD03E8" w:rsidRDefault="00CD03E8" w:rsidP="00CD03E8">
      <w:pPr>
        <w:pStyle w:val="ListParagraph"/>
        <w:numPr>
          <w:ilvl w:val="0"/>
          <w:numId w:val="130"/>
        </w:numPr>
        <w:spacing w:after="120" w:line="278" w:lineRule="auto"/>
        <w:rPr>
          <w:sz w:val="22"/>
          <w:szCs w:val="22"/>
          <w:lang w:eastAsia="zh-CN"/>
        </w:rPr>
      </w:pPr>
      <w:r>
        <w:rPr>
          <w:rFonts w:hint="eastAsia"/>
          <w:sz w:val="22"/>
          <w:szCs w:val="22"/>
          <w:lang w:eastAsia="zh-CN"/>
        </w:rPr>
        <w:t>K</w:t>
      </w:r>
      <w:r>
        <w:rPr>
          <w:sz w:val="22"/>
          <w:szCs w:val="22"/>
          <w:lang w:eastAsia="zh-CN"/>
        </w:rPr>
        <w:t>a-band (</w:t>
      </w:r>
      <w:r>
        <w:rPr>
          <w:rFonts w:eastAsia="DengXian"/>
          <w:color w:val="000000"/>
          <w:sz w:val="22"/>
          <w:szCs w:val="22"/>
          <w:lang w:eastAsia="zh-CN"/>
        </w:rPr>
        <w:t>i.e. 30 GHz for UL, 20GHz for DL</w:t>
      </w:r>
      <w:r>
        <w:rPr>
          <w:sz w:val="22"/>
          <w:szCs w:val="22"/>
          <w:lang w:eastAsia="zh-CN"/>
        </w:rPr>
        <w:t>)</w:t>
      </w:r>
    </w:p>
    <w:p w14:paraId="3D689EDB" w14:textId="77777777" w:rsidR="00CD03E8" w:rsidRPr="00001CAE" w:rsidRDefault="00CD03E8" w:rsidP="00CD03E8"/>
    <w:p w14:paraId="76909801" w14:textId="702B5AD9" w:rsidR="009048F4" w:rsidRPr="00982845" w:rsidRDefault="004710F9" w:rsidP="009048F4">
      <w:hyperlink r:id="rId1229" w:history="1">
        <w:r>
          <w:rPr>
            <w:rStyle w:val="Hyperlink"/>
          </w:rPr>
          <w:t>R1-2507292</w:t>
        </w:r>
      </w:hyperlink>
      <w:r w:rsidR="009048F4" w:rsidRPr="00982845">
        <w:tab/>
        <w:t>Post-122 email discussion on 6GR common evaluation assumptions</w:t>
      </w:r>
      <w:r w:rsidR="009048F4" w:rsidRPr="00982845">
        <w:tab/>
        <w:t>Moderator (Huawei)</w:t>
      </w:r>
    </w:p>
    <w:p w14:paraId="242450DB" w14:textId="0F177DA7" w:rsidR="009048F4" w:rsidRPr="00982845" w:rsidRDefault="004710F9" w:rsidP="009048F4">
      <w:hyperlink r:id="rId1230" w:history="1">
        <w:r>
          <w:rPr>
            <w:rStyle w:val="Hyperlink"/>
          </w:rPr>
          <w:t>R1-2506739</w:t>
        </w:r>
      </w:hyperlink>
      <w:r w:rsidR="009048F4" w:rsidRPr="00982845">
        <w:tab/>
        <w:t>Evaluation assumptions for 6GR air interface</w:t>
      </w:r>
      <w:r w:rsidR="009048F4" w:rsidRPr="00982845">
        <w:tab/>
        <w:t>FUTUREWEI</w:t>
      </w:r>
    </w:p>
    <w:p w14:paraId="203EAA04" w14:textId="3D0DB012" w:rsidR="009048F4" w:rsidRPr="00982845" w:rsidRDefault="004710F9" w:rsidP="009048F4">
      <w:hyperlink r:id="rId1231" w:history="1">
        <w:r>
          <w:rPr>
            <w:rStyle w:val="Hyperlink"/>
          </w:rPr>
          <w:t>R1-2506751</w:t>
        </w:r>
      </w:hyperlink>
      <w:r w:rsidR="009048F4" w:rsidRPr="00982845">
        <w:tab/>
        <w:t>On Evaluation Assumptions for Study of 6G Radio Air Interface</w:t>
      </w:r>
      <w:r w:rsidR="009048F4" w:rsidRPr="00982845">
        <w:tab/>
        <w:t>Nokia</w:t>
      </w:r>
    </w:p>
    <w:p w14:paraId="1F0D27BC" w14:textId="4AC9C892" w:rsidR="009048F4" w:rsidRPr="00982845" w:rsidRDefault="004710F9" w:rsidP="009048F4">
      <w:hyperlink r:id="rId1232" w:history="1">
        <w:r>
          <w:rPr>
            <w:rStyle w:val="Hyperlink"/>
          </w:rPr>
          <w:t>R1-2506814</w:t>
        </w:r>
      </w:hyperlink>
      <w:r w:rsidR="009048F4" w:rsidRPr="00982845">
        <w:tab/>
        <w:t>Discussion on evaluation assumption for 6GR</w:t>
      </w:r>
      <w:r w:rsidR="009048F4" w:rsidRPr="00982845">
        <w:tab/>
        <w:t>Spreadtrum, UNISOC</w:t>
      </w:r>
    </w:p>
    <w:p w14:paraId="56BA0753" w14:textId="390BDF10" w:rsidR="009048F4" w:rsidRPr="00982845" w:rsidRDefault="004710F9" w:rsidP="009048F4">
      <w:hyperlink r:id="rId1233" w:history="1">
        <w:r>
          <w:rPr>
            <w:rStyle w:val="Hyperlink"/>
          </w:rPr>
          <w:t>R1-2506898</w:t>
        </w:r>
      </w:hyperlink>
      <w:r w:rsidR="009048F4" w:rsidRPr="00982845">
        <w:tab/>
        <w:t>Evaluation methodology and assumptions for 6GR air interface</w:t>
      </w:r>
      <w:r w:rsidR="009048F4" w:rsidRPr="00982845">
        <w:tab/>
        <w:t>vivo</w:t>
      </w:r>
    </w:p>
    <w:p w14:paraId="39B7E58D" w14:textId="393CC619" w:rsidR="009048F4" w:rsidRPr="00982845" w:rsidRDefault="004710F9" w:rsidP="009048F4">
      <w:hyperlink r:id="rId1234" w:history="1">
        <w:r>
          <w:rPr>
            <w:rStyle w:val="Hyperlink"/>
          </w:rPr>
          <w:t>R1-2506989</w:t>
        </w:r>
      </w:hyperlink>
      <w:r w:rsidR="009048F4" w:rsidRPr="00982845">
        <w:tab/>
        <w:t>Discussion on evaluation assumptions for 6GR air interface</w:t>
      </w:r>
      <w:r w:rsidR="009048F4" w:rsidRPr="00982845">
        <w:tab/>
        <w:t>Xiaomi</w:t>
      </w:r>
    </w:p>
    <w:p w14:paraId="5EEE295D" w14:textId="30ABA61A" w:rsidR="009048F4" w:rsidRPr="00982845" w:rsidRDefault="004710F9" w:rsidP="009048F4">
      <w:hyperlink r:id="rId1235" w:history="1">
        <w:r>
          <w:rPr>
            <w:rStyle w:val="Hyperlink"/>
          </w:rPr>
          <w:t>R1-2507014</w:t>
        </w:r>
      </w:hyperlink>
      <w:r w:rsidR="009048F4" w:rsidRPr="00982845">
        <w:tab/>
        <w:t>Discussion on evaluation assumptions for 6GR air interface</w:t>
      </w:r>
      <w:r w:rsidR="009048F4" w:rsidRPr="00982845">
        <w:tab/>
        <w:t>CMCC</w:t>
      </w:r>
    </w:p>
    <w:p w14:paraId="71B5B823" w14:textId="6DCB1E78" w:rsidR="009048F4" w:rsidRPr="00982845" w:rsidRDefault="004710F9" w:rsidP="009048F4">
      <w:pPr>
        <w:rPr>
          <w:rFonts w:eastAsia="DengXian"/>
          <w:color w:val="AEAAAA"/>
          <w:lang w:eastAsia="zh-CN"/>
        </w:rPr>
      </w:pPr>
      <w:hyperlink r:id="rId1236" w:history="1">
        <w:r>
          <w:rPr>
            <w:rStyle w:val="Hyperlink"/>
          </w:rPr>
          <w:t>R1-2507022</w:t>
        </w:r>
      </w:hyperlink>
      <w:r w:rsidR="009048F4" w:rsidRPr="00982845">
        <w:rPr>
          <w:color w:val="AEAAAA"/>
        </w:rPr>
        <w:tab/>
        <w:t>Evaluation assumptions for 6GR</w:t>
      </w:r>
      <w:r w:rsidR="009048F4" w:rsidRPr="00982845">
        <w:rPr>
          <w:color w:val="AEAAAA"/>
        </w:rPr>
        <w:tab/>
        <w:t>Tejas Network Limited</w:t>
      </w:r>
    </w:p>
    <w:p w14:paraId="6366115F" w14:textId="77777777" w:rsidR="009048F4" w:rsidRPr="00982845" w:rsidRDefault="009048F4" w:rsidP="009048F4">
      <w:pPr>
        <w:rPr>
          <w:rFonts w:eastAsia="DengXian"/>
          <w:color w:val="AEAAAA"/>
          <w:lang w:eastAsia="zh-CN"/>
        </w:rPr>
      </w:pPr>
      <w:r w:rsidRPr="00982845">
        <w:rPr>
          <w:rFonts w:eastAsia="DengXian"/>
          <w:color w:val="AEAAAA"/>
          <w:lang w:eastAsia="zh-CN"/>
        </w:rPr>
        <w:tab/>
      </w:r>
      <w:r w:rsidRPr="00982845">
        <w:rPr>
          <w:rFonts w:eastAsia="DengXian"/>
          <w:color w:val="AEAAAA"/>
          <w:lang w:eastAsia="zh-CN"/>
        </w:rPr>
        <w:tab/>
      </w:r>
      <w:r w:rsidRPr="00982845">
        <w:rPr>
          <w:rFonts w:eastAsia="DengXian"/>
          <w:color w:val="AEAAAA"/>
          <w:highlight w:val="yellow"/>
          <w:lang w:eastAsia="zh-CN"/>
        </w:rPr>
        <w:t>(Withdrawn)</w:t>
      </w:r>
    </w:p>
    <w:p w14:paraId="5DB550B0" w14:textId="3717800E" w:rsidR="009048F4" w:rsidRPr="00982845" w:rsidRDefault="004710F9" w:rsidP="009048F4">
      <w:hyperlink r:id="rId1237" w:history="1">
        <w:r>
          <w:rPr>
            <w:rStyle w:val="Hyperlink"/>
          </w:rPr>
          <w:t>R1-2507042</w:t>
        </w:r>
      </w:hyperlink>
      <w:r w:rsidR="009048F4" w:rsidRPr="00982845">
        <w:tab/>
        <w:t>Discussion on evaluation assumptions for 6GR air interface</w:t>
      </w:r>
      <w:r w:rsidR="009048F4" w:rsidRPr="00982845">
        <w:tab/>
        <w:t>ZTE Corporation, Sanechips</w:t>
      </w:r>
    </w:p>
    <w:p w14:paraId="0FE54E5A" w14:textId="3EC3ECA9" w:rsidR="009048F4" w:rsidRPr="00982845" w:rsidRDefault="004710F9" w:rsidP="009048F4">
      <w:hyperlink r:id="rId1238" w:history="1">
        <w:r>
          <w:rPr>
            <w:rStyle w:val="Hyperlink"/>
          </w:rPr>
          <w:t>R1-2507058</w:t>
        </w:r>
      </w:hyperlink>
      <w:r w:rsidR="009048F4" w:rsidRPr="00982845">
        <w:tab/>
        <w:t>Evaluation assumptions for 6GR air interface</w:t>
      </w:r>
      <w:r w:rsidR="009048F4" w:rsidRPr="00982845">
        <w:tab/>
        <w:t>Huawei, HiSilicon</w:t>
      </w:r>
    </w:p>
    <w:p w14:paraId="6AFB8113" w14:textId="7ABA6826" w:rsidR="009048F4" w:rsidRPr="00982845" w:rsidRDefault="004710F9" w:rsidP="009048F4">
      <w:hyperlink r:id="rId1239" w:history="1">
        <w:r>
          <w:rPr>
            <w:rStyle w:val="Hyperlink"/>
          </w:rPr>
          <w:t>R1-2507105</w:t>
        </w:r>
      </w:hyperlink>
      <w:r w:rsidR="009048F4" w:rsidRPr="00982845">
        <w:tab/>
        <w:t>On evaluation assumptions for 6GR air interface</w:t>
      </w:r>
      <w:r w:rsidR="009048F4" w:rsidRPr="00982845">
        <w:tab/>
        <w:t>CATT</w:t>
      </w:r>
    </w:p>
    <w:p w14:paraId="4D93A073" w14:textId="673E0B69" w:rsidR="009048F4" w:rsidRPr="00982845" w:rsidRDefault="004710F9" w:rsidP="009048F4">
      <w:hyperlink r:id="rId1240" w:history="1">
        <w:r>
          <w:rPr>
            <w:rStyle w:val="Hyperlink"/>
          </w:rPr>
          <w:t>R1-2507176</w:t>
        </w:r>
      </w:hyperlink>
      <w:r w:rsidR="009048F4" w:rsidRPr="00982845">
        <w:tab/>
        <w:t>Evaluation assumption for 6GR air interface</w:t>
      </w:r>
      <w:r w:rsidR="009048F4" w:rsidRPr="00982845">
        <w:tab/>
        <w:t>OPPO</w:t>
      </w:r>
    </w:p>
    <w:p w14:paraId="337F4102" w14:textId="4ABCFD08" w:rsidR="009048F4" w:rsidRPr="00982845" w:rsidRDefault="004710F9" w:rsidP="009048F4">
      <w:pPr>
        <w:ind w:left="1440" w:hanging="1440"/>
      </w:pPr>
      <w:hyperlink r:id="rId1241" w:history="1">
        <w:r>
          <w:rPr>
            <w:rStyle w:val="Hyperlink"/>
          </w:rPr>
          <w:t>R1-2507215</w:t>
        </w:r>
      </w:hyperlink>
      <w:r w:rsidR="009048F4" w:rsidRPr="00982845">
        <w:tab/>
        <w:t xml:space="preserve">Considerations on channel modeling and evaluation assumptions for 6GR air interface </w:t>
      </w:r>
      <w:r w:rsidR="009048F4" w:rsidRPr="00982845">
        <w:tab/>
        <w:t>BUPT, CMCC, vivo, X-Net</w:t>
      </w:r>
    </w:p>
    <w:p w14:paraId="33EDAC6A" w14:textId="539479AC" w:rsidR="009048F4" w:rsidRPr="00982845" w:rsidRDefault="004710F9" w:rsidP="009048F4">
      <w:hyperlink r:id="rId1242" w:history="1">
        <w:r>
          <w:rPr>
            <w:rStyle w:val="Hyperlink"/>
          </w:rPr>
          <w:t>R1-2507253</w:t>
        </w:r>
      </w:hyperlink>
      <w:r w:rsidR="009048F4" w:rsidRPr="00982845">
        <w:tab/>
        <w:t>Evaluation assumptions for 6GR</w:t>
      </w:r>
      <w:r w:rsidR="009048F4" w:rsidRPr="00982845">
        <w:tab/>
        <w:t>Samsung</w:t>
      </w:r>
    </w:p>
    <w:p w14:paraId="3FFC2B4F" w14:textId="43C599C6" w:rsidR="009048F4" w:rsidRPr="00982845" w:rsidRDefault="004710F9" w:rsidP="009048F4">
      <w:hyperlink r:id="rId1243" w:history="1">
        <w:r>
          <w:rPr>
            <w:rStyle w:val="Hyperlink"/>
          </w:rPr>
          <w:t>R1-2507361</w:t>
        </w:r>
      </w:hyperlink>
      <w:r w:rsidR="009048F4" w:rsidRPr="00982845">
        <w:tab/>
        <w:t>Discussion on evaluation assumptions for 6GR air interface</w:t>
      </w:r>
      <w:r w:rsidR="009048F4" w:rsidRPr="00982845">
        <w:tab/>
        <w:t>LG Electronics</w:t>
      </w:r>
    </w:p>
    <w:p w14:paraId="48165682" w14:textId="5A77F409" w:rsidR="009048F4" w:rsidRPr="00982845" w:rsidRDefault="004710F9" w:rsidP="009048F4">
      <w:hyperlink r:id="rId1244" w:history="1">
        <w:r>
          <w:rPr>
            <w:rStyle w:val="Hyperlink"/>
          </w:rPr>
          <w:t>R1-2507411</w:t>
        </w:r>
      </w:hyperlink>
      <w:r w:rsidR="009048F4" w:rsidRPr="00982845">
        <w:tab/>
        <w:t>Discussion on 6G Evaluation Requirements</w:t>
      </w:r>
      <w:r w:rsidR="009048F4" w:rsidRPr="00982845">
        <w:tab/>
        <w:t>NEC</w:t>
      </w:r>
    </w:p>
    <w:p w14:paraId="1C0186C8" w14:textId="4D89A9E0" w:rsidR="009048F4" w:rsidRPr="00982845" w:rsidRDefault="004710F9" w:rsidP="009048F4">
      <w:hyperlink r:id="rId1245" w:history="1">
        <w:r>
          <w:rPr>
            <w:rStyle w:val="Hyperlink"/>
          </w:rPr>
          <w:t>R1-2507434</w:t>
        </w:r>
      </w:hyperlink>
      <w:r w:rsidR="009048F4" w:rsidRPr="00982845">
        <w:tab/>
        <w:t>Evaluation assumptions for 6GR air interface</w:t>
      </w:r>
      <w:r w:rsidR="009048F4" w:rsidRPr="00982845">
        <w:tab/>
        <w:t>NVIDIA</w:t>
      </w:r>
    </w:p>
    <w:p w14:paraId="019C5A10" w14:textId="6E38957A" w:rsidR="009048F4" w:rsidRPr="00982845" w:rsidRDefault="004710F9" w:rsidP="009048F4">
      <w:hyperlink r:id="rId1246" w:history="1">
        <w:r>
          <w:rPr>
            <w:rStyle w:val="Hyperlink"/>
          </w:rPr>
          <w:t>R1-2507467</w:t>
        </w:r>
      </w:hyperlink>
      <w:r w:rsidR="009048F4" w:rsidRPr="00982845">
        <w:tab/>
        <w:t>Discussion on Evaluation assumptions for 6GR air interface</w:t>
      </w:r>
      <w:r w:rsidR="009048F4" w:rsidRPr="00982845">
        <w:tab/>
        <w:t>Ofinno</w:t>
      </w:r>
    </w:p>
    <w:p w14:paraId="6637BC27" w14:textId="6B349CD8" w:rsidR="009048F4" w:rsidRPr="00982845" w:rsidRDefault="004710F9" w:rsidP="009048F4">
      <w:hyperlink r:id="rId1247" w:history="1">
        <w:r>
          <w:rPr>
            <w:rStyle w:val="Hyperlink"/>
          </w:rPr>
          <w:t>R1-2507479</w:t>
        </w:r>
      </w:hyperlink>
      <w:r w:rsidR="009048F4" w:rsidRPr="00982845">
        <w:tab/>
        <w:t>Evaluation assumptions for 6GR air interface</w:t>
      </w:r>
      <w:r w:rsidR="009048F4" w:rsidRPr="00982845">
        <w:tab/>
        <w:t>InterDigital, Inc.</w:t>
      </w:r>
    </w:p>
    <w:p w14:paraId="033A01AF" w14:textId="7CE12AEA" w:rsidR="009048F4" w:rsidRPr="00982845" w:rsidRDefault="004710F9" w:rsidP="009048F4">
      <w:hyperlink r:id="rId1248" w:history="1">
        <w:r>
          <w:rPr>
            <w:rStyle w:val="Hyperlink"/>
          </w:rPr>
          <w:t>R1-2507481</w:t>
        </w:r>
      </w:hyperlink>
      <w:r w:rsidR="009048F4" w:rsidRPr="00982845">
        <w:tab/>
        <w:t>Evaluation assumptions for 6GR air interface</w:t>
      </w:r>
      <w:r w:rsidR="009048F4" w:rsidRPr="00982845">
        <w:tab/>
        <w:t>Lenovo</w:t>
      </w:r>
    </w:p>
    <w:p w14:paraId="635F4986" w14:textId="187A9B14" w:rsidR="009048F4" w:rsidRPr="00982845" w:rsidRDefault="004710F9" w:rsidP="009048F4">
      <w:hyperlink r:id="rId1249" w:history="1">
        <w:r>
          <w:rPr>
            <w:rStyle w:val="Hyperlink"/>
          </w:rPr>
          <w:t>R1-2507506</w:t>
        </w:r>
      </w:hyperlink>
      <w:r w:rsidR="009048F4" w:rsidRPr="00982845">
        <w:tab/>
        <w:t>Discussion on evaluation assumptions for 6GR air interface</w:t>
      </w:r>
      <w:r w:rsidR="009048F4" w:rsidRPr="00982845">
        <w:tab/>
        <w:t>ETRI</w:t>
      </w:r>
    </w:p>
    <w:p w14:paraId="5994874D" w14:textId="134114A7" w:rsidR="009048F4" w:rsidRPr="00982845" w:rsidRDefault="004710F9" w:rsidP="009048F4">
      <w:hyperlink r:id="rId1250" w:history="1">
        <w:r>
          <w:rPr>
            <w:rStyle w:val="Hyperlink"/>
          </w:rPr>
          <w:t>R1-2507571</w:t>
        </w:r>
      </w:hyperlink>
      <w:r w:rsidR="009048F4" w:rsidRPr="00982845">
        <w:tab/>
        <w:t>Satellite Access Node Characteristics for the Evaluation Assumptions for 6GR air interface</w:t>
      </w:r>
      <w:r w:rsidR="009048F4" w:rsidRPr="00982845">
        <w:tab/>
      </w:r>
      <w:r w:rsidR="009048F4" w:rsidRPr="00982845">
        <w:rPr>
          <w:rFonts w:eastAsia="DengXian"/>
          <w:lang w:eastAsia="zh-CN"/>
        </w:rPr>
        <w:tab/>
      </w:r>
      <w:r w:rsidR="009048F4" w:rsidRPr="00982845">
        <w:rPr>
          <w:rFonts w:eastAsia="DengXian"/>
          <w:lang w:eastAsia="zh-CN"/>
        </w:rPr>
        <w:tab/>
      </w:r>
      <w:r w:rsidR="009048F4" w:rsidRPr="00982845">
        <w:t>ESA, Thales, Viasat</w:t>
      </w:r>
    </w:p>
    <w:p w14:paraId="32177BDA" w14:textId="59253348" w:rsidR="009048F4" w:rsidRPr="00982845" w:rsidRDefault="004710F9" w:rsidP="009048F4">
      <w:hyperlink r:id="rId1251" w:history="1">
        <w:r>
          <w:rPr>
            <w:rStyle w:val="Hyperlink"/>
          </w:rPr>
          <w:t>R1-2507596</w:t>
        </w:r>
      </w:hyperlink>
      <w:r w:rsidR="009048F4" w:rsidRPr="00982845">
        <w:tab/>
        <w:t>Evaluation assumptions for 6GR air interface</w:t>
      </w:r>
      <w:r w:rsidR="009048F4" w:rsidRPr="00982845">
        <w:tab/>
        <w:t>Sony</w:t>
      </w:r>
    </w:p>
    <w:p w14:paraId="49F71CBB" w14:textId="5740C337" w:rsidR="009048F4" w:rsidRPr="00982845" w:rsidRDefault="004710F9" w:rsidP="009048F4">
      <w:hyperlink r:id="rId1252" w:history="1">
        <w:r>
          <w:rPr>
            <w:rStyle w:val="Hyperlink"/>
          </w:rPr>
          <w:t>R1-2507607</w:t>
        </w:r>
      </w:hyperlink>
      <w:r w:rsidR="009048F4" w:rsidRPr="00982845">
        <w:tab/>
        <w:t>Evaluation assumptions for 6GR air interface</w:t>
      </w:r>
      <w:r w:rsidR="009048F4" w:rsidRPr="00982845">
        <w:tab/>
        <w:t>MediaTek Inc.</w:t>
      </w:r>
    </w:p>
    <w:p w14:paraId="2816172A" w14:textId="369C80A8" w:rsidR="009048F4" w:rsidRPr="00982845" w:rsidRDefault="004710F9" w:rsidP="009048F4">
      <w:hyperlink r:id="rId1253" w:history="1">
        <w:r>
          <w:rPr>
            <w:rStyle w:val="Hyperlink"/>
          </w:rPr>
          <w:t>R1-2507635</w:t>
        </w:r>
      </w:hyperlink>
      <w:r w:rsidR="009048F4" w:rsidRPr="00982845">
        <w:tab/>
        <w:t>On Evaluation Assumptions for the 6GR air interface</w:t>
      </w:r>
      <w:r w:rsidR="009048F4" w:rsidRPr="00982845">
        <w:tab/>
        <w:t>Google</w:t>
      </w:r>
    </w:p>
    <w:p w14:paraId="728368F1" w14:textId="11C0B43C" w:rsidR="009048F4" w:rsidRPr="00982845" w:rsidRDefault="004710F9" w:rsidP="009048F4">
      <w:hyperlink r:id="rId1254" w:history="1">
        <w:r>
          <w:rPr>
            <w:rStyle w:val="Hyperlink"/>
          </w:rPr>
          <w:t>R1-2507677</w:t>
        </w:r>
      </w:hyperlink>
      <w:r w:rsidR="009048F4" w:rsidRPr="00982845">
        <w:tab/>
        <w:t>Evaluation assumptions for 6GR air interface</w:t>
      </w:r>
      <w:r w:rsidR="009048F4" w:rsidRPr="00982845">
        <w:tab/>
        <w:t>Apple</w:t>
      </w:r>
    </w:p>
    <w:p w14:paraId="365DD8B7" w14:textId="33A5320B" w:rsidR="009048F4" w:rsidRPr="00982845" w:rsidRDefault="004710F9" w:rsidP="009048F4">
      <w:hyperlink r:id="rId1255" w:history="1">
        <w:r>
          <w:rPr>
            <w:rStyle w:val="Hyperlink"/>
          </w:rPr>
          <w:t>R1-2507721</w:t>
        </w:r>
      </w:hyperlink>
      <w:r w:rsidR="009048F4" w:rsidRPr="00982845">
        <w:tab/>
        <w:t>Evaluation assumptions for 6GR air interface</w:t>
      </w:r>
      <w:r w:rsidR="009048F4" w:rsidRPr="00982845">
        <w:tab/>
        <w:t>Qualcomm Incorporated</w:t>
      </w:r>
    </w:p>
    <w:p w14:paraId="494FC55D" w14:textId="6DC32C84" w:rsidR="009048F4" w:rsidRPr="00982845" w:rsidRDefault="004710F9" w:rsidP="009048F4">
      <w:hyperlink r:id="rId1256" w:history="1">
        <w:r>
          <w:rPr>
            <w:rStyle w:val="Hyperlink"/>
          </w:rPr>
          <w:t>R1-2507731</w:t>
        </w:r>
      </w:hyperlink>
      <w:r w:rsidR="009048F4" w:rsidRPr="00982845">
        <w:tab/>
        <w:t>Views on evaluation assumptions for 6GR</w:t>
      </w:r>
      <w:r w:rsidR="009048F4" w:rsidRPr="00982845">
        <w:tab/>
        <w:t>Intel</w:t>
      </w:r>
    </w:p>
    <w:p w14:paraId="1453554F" w14:textId="24BF18D6" w:rsidR="009048F4" w:rsidRPr="00982845" w:rsidRDefault="004710F9" w:rsidP="009048F4">
      <w:hyperlink r:id="rId1257" w:history="1">
        <w:r>
          <w:rPr>
            <w:rStyle w:val="Hyperlink"/>
          </w:rPr>
          <w:t>R1-2507746</w:t>
        </w:r>
      </w:hyperlink>
      <w:r w:rsidR="009048F4" w:rsidRPr="00982845">
        <w:tab/>
        <w:t>Evaluation Assumptions for 6GR Air Interface</w:t>
      </w:r>
      <w:r w:rsidR="009048F4" w:rsidRPr="00982845">
        <w:tab/>
        <w:t>AT&amp;T</w:t>
      </w:r>
    </w:p>
    <w:p w14:paraId="5BFC66FA" w14:textId="5C36E969" w:rsidR="009048F4" w:rsidRPr="00982845" w:rsidRDefault="004710F9" w:rsidP="009048F4">
      <w:hyperlink r:id="rId1258" w:history="1">
        <w:r>
          <w:rPr>
            <w:rStyle w:val="Hyperlink"/>
          </w:rPr>
          <w:t>R1-2507766</w:t>
        </w:r>
      </w:hyperlink>
      <w:r w:rsidR="009048F4" w:rsidRPr="00982845">
        <w:tab/>
        <w:t>Evaluation assumptions for 6GR air interface for NTN Ka/Ku band</w:t>
      </w:r>
      <w:r w:rsidR="009048F4" w:rsidRPr="00982845">
        <w:tab/>
        <w:t>Sharp</w:t>
      </w:r>
    </w:p>
    <w:p w14:paraId="7D077642" w14:textId="0210CB01" w:rsidR="009048F4" w:rsidRPr="00982845" w:rsidRDefault="004710F9" w:rsidP="009048F4">
      <w:hyperlink r:id="rId1259" w:history="1">
        <w:r>
          <w:rPr>
            <w:rStyle w:val="Hyperlink"/>
          </w:rPr>
          <w:t>R1-2507815</w:t>
        </w:r>
      </w:hyperlink>
      <w:r w:rsidR="009048F4" w:rsidRPr="00982845">
        <w:tab/>
        <w:t>Discussion on Evaluation assumptions for 6GR air interface</w:t>
      </w:r>
      <w:r w:rsidR="009048F4" w:rsidRPr="00982845">
        <w:tab/>
        <w:t>NTT DOCOMO, INC.</w:t>
      </w:r>
    </w:p>
    <w:p w14:paraId="2250C255" w14:textId="4474CC50" w:rsidR="009048F4" w:rsidRPr="00982845" w:rsidRDefault="004710F9" w:rsidP="009048F4">
      <w:hyperlink r:id="rId1260" w:history="1">
        <w:r>
          <w:rPr>
            <w:rStyle w:val="Hyperlink"/>
          </w:rPr>
          <w:t>R1-2507825</w:t>
        </w:r>
      </w:hyperlink>
      <w:r w:rsidR="009048F4" w:rsidRPr="00982845">
        <w:tab/>
        <w:t>Evaluation assumptions for 6GR</w:t>
      </w:r>
      <w:r w:rsidR="009048F4" w:rsidRPr="00982845">
        <w:tab/>
        <w:t>Ericsson AB.</w:t>
      </w:r>
    </w:p>
    <w:p w14:paraId="0F3BF034" w14:textId="754087AB" w:rsidR="009048F4" w:rsidRPr="00982845" w:rsidRDefault="004710F9" w:rsidP="009048F4">
      <w:hyperlink r:id="rId1261" w:history="1">
        <w:r>
          <w:rPr>
            <w:rStyle w:val="Hyperlink"/>
          </w:rPr>
          <w:t>R1-2507853</w:t>
        </w:r>
      </w:hyperlink>
      <w:r w:rsidR="009048F4" w:rsidRPr="00982845">
        <w:tab/>
        <w:t>Views on evaluation assumptions for 6GR air interface</w:t>
      </w:r>
      <w:r w:rsidR="009048F4" w:rsidRPr="00982845">
        <w:tab/>
        <w:t>CSCN</w:t>
      </w:r>
    </w:p>
    <w:p w14:paraId="097AACA6" w14:textId="5BDF32F9" w:rsidR="009048F4" w:rsidRPr="00982845" w:rsidRDefault="004710F9" w:rsidP="009048F4">
      <w:hyperlink r:id="rId1262" w:history="1">
        <w:r>
          <w:rPr>
            <w:rStyle w:val="Hyperlink"/>
          </w:rPr>
          <w:t>R1-2507895</w:t>
        </w:r>
      </w:hyperlink>
      <w:r w:rsidR="009048F4" w:rsidRPr="00982845">
        <w:tab/>
        <w:t>Evaluation assumptions for 6GR</w:t>
      </w:r>
      <w:r w:rsidR="009048F4" w:rsidRPr="00982845">
        <w:tab/>
        <w:t>Tejas Network Limited</w:t>
      </w:r>
    </w:p>
    <w:p w14:paraId="423E00CC" w14:textId="6305F884" w:rsidR="009048F4" w:rsidRPr="00982845" w:rsidRDefault="004710F9" w:rsidP="009048F4">
      <w:hyperlink r:id="rId1263" w:history="1">
        <w:r>
          <w:rPr>
            <w:rStyle w:val="Hyperlink"/>
          </w:rPr>
          <w:t>R1-2507939</w:t>
        </w:r>
      </w:hyperlink>
      <w:r w:rsidR="009048F4" w:rsidRPr="00982845">
        <w:tab/>
        <w:t>BOOST Mobile Network</w:t>
      </w:r>
      <w:r w:rsidR="009048F4" w:rsidRPr="00982845">
        <w:tab/>
        <w:t>Boost Mobile Network</w:t>
      </w:r>
    </w:p>
    <w:p w14:paraId="5FB15731" w14:textId="732E62F0" w:rsidR="009048F4" w:rsidRDefault="004710F9" w:rsidP="009048F4">
      <w:pPr>
        <w:rPr>
          <w:rFonts w:eastAsia="DengXian"/>
          <w:lang w:eastAsia="zh-CN"/>
        </w:rPr>
      </w:pPr>
      <w:hyperlink r:id="rId1264" w:history="1">
        <w:r>
          <w:rPr>
            <w:rStyle w:val="Hyperlink"/>
            <w:rFonts w:eastAsia="DengXian"/>
            <w:lang w:eastAsia="zh-CN"/>
          </w:rPr>
          <w:t>R1-2507953</w:t>
        </w:r>
      </w:hyperlink>
      <w:r w:rsidR="00742222" w:rsidRPr="00742222">
        <w:rPr>
          <w:rFonts w:eastAsia="DengXian"/>
          <w:lang w:eastAsia="zh-CN"/>
        </w:rPr>
        <w:tab/>
        <w:t>FLS#1 on evaluation assumptions for 6GR air interface</w:t>
      </w:r>
      <w:r w:rsidR="00742222" w:rsidRPr="00742222">
        <w:rPr>
          <w:rFonts w:eastAsia="DengXian"/>
          <w:lang w:eastAsia="zh-CN"/>
        </w:rPr>
        <w:tab/>
        <w:t>Moderator (Huawei)</w:t>
      </w:r>
    </w:p>
    <w:p w14:paraId="2759BC43" w14:textId="39D94588" w:rsidR="00742222" w:rsidRDefault="004710F9" w:rsidP="009048F4">
      <w:pPr>
        <w:rPr>
          <w:rFonts w:eastAsia="DengXian"/>
          <w:lang w:eastAsia="zh-CN"/>
        </w:rPr>
      </w:pPr>
      <w:hyperlink r:id="rId1265" w:history="1">
        <w:r>
          <w:rPr>
            <w:rStyle w:val="Hyperlink"/>
            <w:rFonts w:eastAsia="DengXian"/>
            <w:lang w:eastAsia="zh-CN"/>
          </w:rPr>
          <w:t>R1-2507954</w:t>
        </w:r>
      </w:hyperlink>
      <w:r w:rsidR="00742222">
        <w:rPr>
          <w:rFonts w:eastAsia="DengXian"/>
          <w:lang w:eastAsia="zh-CN"/>
        </w:rPr>
        <w:tab/>
      </w:r>
      <w:r w:rsidR="00742222" w:rsidRPr="00742222">
        <w:rPr>
          <w:rFonts w:eastAsia="DengXian"/>
          <w:lang w:eastAsia="zh-CN"/>
        </w:rPr>
        <w:t>FLS#2 on evaluation assumptions for 6GR air interface</w:t>
      </w:r>
      <w:r w:rsidR="00742222" w:rsidRPr="00742222">
        <w:rPr>
          <w:rFonts w:eastAsia="DengXian"/>
          <w:lang w:eastAsia="zh-CN"/>
        </w:rPr>
        <w:tab/>
        <w:t>Moderator (Huawei)</w:t>
      </w:r>
    </w:p>
    <w:p w14:paraId="14D4C655" w14:textId="2BC6CA09" w:rsidR="00742222" w:rsidRDefault="004710F9" w:rsidP="009048F4">
      <w:pPr>
        <w:rPr>
          <w:rFonts w:eastAsia="DengXian"/>
          <w:lang w:eastAsia="zh-CN"/>
        </w:rPr>
      </w:pPr>
      <w:hyperlink r:id="rId1266" w:history="1">
        <w:r>
          <w:rPr>
            <w:rStyle w:val="Hyperlink"/>
            <w:rFonts w:eastAsia="DengXian"/>
            <w:lang w:eastAsia="zh-CN"/>
          </w:rPr>
          <w:t>R1-2507955</w:t>
        </w:r>
      </w:hyperlink>
      <w:r w:rsidR="00742222">
        <w:rPr>
          <w:rFonts w:eastAsia="DengXian"/>
          <w:lang w:eastAsia="zh-CN"/>
        </w:rPr>
        <w:tab/>
      </w:r>
      <w:r w:rsidR="00742222" w:rsidRPr="00742222">
        <w:rPr>
          <w:rFonts w:eastAsia="DengXian"/>
          <w:lang w:eastAsia="zh-CN"/>
        </w:rPr>
        <w:t>FLS#3 on evaluation assumptions for 6GR air interface</w:t>
      </w:r>
      <w:r w:rsidR="00742222" w:rsidRPr="00742222">
        <w:rPr>
          <w:rFonts w:eastAsia="DengXian"/>
          <w:lang w:eastAsia="zh-CN"/>
        </w:rPr>
        <w:tab/>
        <w:t>Moderator (Huawei)</w:t>
      </w:r>
    </w:p>
    <w:p w14:paraId="66BF08BD" w14:textId="1BB7819E" w:rsidR="00742222" w:rsidRDefault="004710F9" w:rsidP="009048F4">
      <w:pPr>
        <w:rPr>
          <w:rFonts w:eastAsia="DengXian"/>
          <w:lang w:eastAsia="zh-CN"/>
        </w:rPr>
      </w:pPr>
      <w:hyperlink r:id="rId1267" w:history="1">
        <w:r>
          <w:rPr>
            <w:rStyle w:val="Hyperlink"/>
            <w:rFonts w:eastAsia="DengXian"/>
            <w:lang w:eastAsia="zh-CN"/>
          </w:rPr>
          <w:t>R1-2507956</w:t>
        </w:r>
      </w:hyperlink>
      <w:r w:rsidR="00742222">
        <w:rPr>
          <w:rFonts w:eastAsia="DengXian"/>
          <w:lang w:eastAsia="zh-CN"/>
        </w:rPr>
        <w:tab/>
      </w:r>
      <w:r w:rsidR="00742222" w:rsidRPr="00742222">
        <w:rPr>
          <w:rFonts w:eastAsia="DengXian"/>
          <w:lang w:eastAsia="zh-CN"/>
        </w:rPr>
        <w:t>FLS#4 on evaluation assumptions for 6GR air interface</w:t>
      </w:r>
      <w:r w:rsidR="00742222" w:rsidRPr="00742222">
        <w:rPr>
          <w:rFonts w:eastAsia="DengXian"/>
          <w:lang w:eastAsia="zh-CN"/>
        </w:rPr>
        <w:tab/>
        <w:t>Moderator (Huawei)</w:t>
      </w:r>
    </w:p>
    <w:p w14:paraId="3DA37D6F" w14:textId="5B218BDD" w:rsidR="00742222" w:rsidRDefault="004710F9" w:rsidP="009048F4">
      <w:pPr>
        <w:rPr>
          <w:rFonts w:eastAsia="DengXian"/>
          <w:lang w:eastAsia="zh-CN"/>
        </w:rPr>
      </w:pPr>
      <w:hyperlink r:id="rId1268" w:history="1">
        <w:r>
          <w:rPr>
            <w:rStyle w:val="Hyperlink"/>
            <w:rFonts w:eastAsia="DengXian"/>
            <w:lang w:eastAsia="zh-CN"/>
          </w:rPr>
          <w:t>R1-2507957</w:t>
        </w:r>
      </w:hyperlink>
      <w:r w:rsidR="00742222">
        <w:rPr>
          <w:rFonts w:eastAsia="DengXian"/>
          <w:lang w:eastAsia="zh-CN"/>
        </w:rPr>
        <w:tab/>
      </w:r>
      <w:r w:rsidR="00742222" w:rsidRPr="00742222">
        <w:rPr>
          <w:rFonts w:eastAsia="DengXian"/>
          <w:lang w:eastAsia="zh-CN"/>
        </w:rPr>
        <w:t>FLS#5 on evaluation assumptions for 6GR air interface</w:t>
      </w:r>
      <w:r w:rsidR="00742222">
        <w:rPr>
          <w:rFonts w:eastAsia="DengXian"/>
          <w:lang w:eastAsia="zh-CN"/>
        </w:rPr>
        <w:tab/>
      </w:r>
      <w:r w:rsidR="00742222" w:rsidRPr="00742222">
        <w:rPr>
          <w:rFonts w:eastAsia="DengXian"/>
          <w:lang w:eastAsia="zh-CN"/>
        </w:rPr>
        <w:t>Moderator (Huawei)</w:t>
      </w:r>
    </w:p>
    <w:p w14:paraId="7893B460" w14:textId="565EEF57" w:rsidR="00453572" w:rsidRDefault="004710F9" w:rsidP="009048F4">
      <w:pPr>
        <w:rPr>
          <w:rFonts w:eastAsia="DengXian"/>
          <w:lang w:eastAsia="zh-CN"/>
        </w:rPr>
      </w:pPr>
      <w:hyperlink r:id="rId1269" w:history="1">
        <w:r>
          <w:rPr>
            <w:rStyle w:val="Hyperlink"/>
            <w:rFonts w:eastAsia="DengXian"/>
            <w:highlight w:val="green"/>
            <w:lang w:eastAsia="zh-CN"/>
          </w:rPr>
          <w:t>R1-2508183</w:t>
        </w:r>
      </w:hyperlink>
      <w:r w:rsidR="00453572">
        <w:rPr>
          <w:rFonts w:eastAsia="DengXian"/>
          <w:lang w:eastAsia="zh-CN"/>
        </w:rPr>
        <w:tab/>
      </w:r>
      <w:r w:rsidR="00453572" w:rsidRPr="00453572">
        <w:rPr>
          <w:rFonts w:eastAsia="DengXian"/>
          <w:lang w:eastAsia="zh-CN"/>
        </w:rPr>
        <w:t>Draft LS on traffic model study in RAN1</w:t>
      </w:r>
      <w:r w:rsidR="00453572">
        <w:rPr>
          <w:rFonts w:eastAsia="DengXian"/>
          <w:lang w:eastAsia="zh-CN"/>
        </w:rPr>
        <w:tab/>
        <w:t>Huawei</w:t>
      </w:r>
    </w:p>
    <w:p w14:paraId="39B69F92" w14:textId="71638B9A" w:rsidR="00453572" w:rsidRDefault="00453572" w:rsidP="009048F4">
      <w:pPr>
        <w:rPr>
          <w:rFonts w:eastAsia="DengXian"/>
          <w:lang w:eastAsia="zh-CN"/>
        </w:rPr>
      </w:pPr>
      <w:r w:rsidRPr="00453572">
        <w:rPr>
          <w:rFonts w:eastAsia="DengXian"/>
          <w:b/>
          <w:bCs/>
          <w:lang w:eastAsia="zh-CN"/>
        </w:rPr>
        <w:t>Decision:</w:t>
      </w:r>
      <w:r>
        <w:rPr>
          <w:rFonts w:eastAsia="DengXian"/>
          <w:lang w:eastAsia="zh-CN"/>
        </w:rPr>
        <w:t xml:space="preserve"> This was endorsed.</w:t>
      </w:r>
    </w:p>
    <w:p w14:paraId="0A124AB0" w14:textId="75CC6632" w:rsidR="00453572" w:rsidRDefault="004710F9" w:rsidP="009048F4">
      <w:pPr>
        <w:rPr>
          <w:rFonts w:eastAsia="DengXian"/>
          <w:lang w:eastAsia="zh-CN"/>
        </w:rPr>
      </w:pPr>
      <w:hyperlink r:id="rId1270" w:history="1">
        <w:r>
          <w:rPr>
            <w:rStyle w:val="Hyperlink"/>
            <w:rFonts w:eastAsia="DengXian"/>
            <w:highlight w:val="green"/>
            <w:lang w:eastAsia="zh-CN"/>
          </w:rPr>
          <w:t>R1-2508184</w:t>
        </w:r>
      </w:hyperlink>
      <w:r w:rsidR="00453572">
        <w:rPr>
          <w:rFonts w:eastAsia="DengXian"/>
          <w:lang w:eastAsia="zh-CN"/>
        </w:rPr>
        <w:tab/>
      </w:r>
      <w:r w:rsidR="00453572" w:rsidRPr="00453572">
        <w:rPr>
          <w:rFonts w:eastAsia="DengXian"/>
          <w:lang w:eastAsia="zh-CN"/>
        </w:rPr>
        <w:t>LS on traffic model study in RAN1</w:t>
      </w:r>
      <w:r w:rsidR="00453572">
        <w:rPr>
          <w:rFonts w:eastAsia="DengXian"/>
          <w:lang w:eastAsia="zh-CN"/>
        </w:rPr>
        <w:tab/>
      </w:r>
      <w:r w:rsidR="00453572">
        <w:rPr>
          <w:rFonts w:eastAsia="DengXian"/>
          <w:lang w:eastAsia="zh-CN"/>
        </w:rPr>
        <w:tab/>
        <w:t>RAN1, Huawei</w:t>
      </w:r>
    </w:p>
    <w:p w14:paraId="6BD81FEF" w14:textId="5C9F4D56" w:rsidR="00453572" w:rsidRDefault="00C4698C" w:rsidP="009048F4">
      <w:pPr>
        <w:rPr>
          <w:rFonts w:eastAsia="DengXian"/>
          <w:lang w:eastAsia="zh-CN"/>
        </w:rPr>
      </w:pPr>
      <w:r w:rsidRPr="00C4698C">
        <w:rPr>
          <w:rFonts w:eastAsia="DengXian"/>
          <w:b/>
          <w:bCs/>
          <w:lang w:eastAsia="zh-CN"/>
        </w:rPr>
        <w:lastRenderedPageBreak/>
        <w:t>Decision:</w:t>
      </w:r>
      <w:r>
        <w:rPr>
          <w:rFonts w:eastAsia="DengXian"/>
          <w:lang w:eastAsia="zh-CN"/>
        </w:rPr>
        <w:t xml:space="preserve"> This was approved.</w:t>
      </w:r>
    </w:p>
    <w:p w14:paraId="0E1A0B23" w14:textId="77777777" w:rsidR="00C4698C" w:rsidRPr="00742222" w:rsidRDefault="00C4698C" w:rsidP="009048F4">
      <w:pPr>
        <w:rPr>
          <w:rFonts w:eastAsia="DengXian"/>
          <w:lang w:eastAsia="zh-CN"/>
        </w:rPr>
      </w:pPr>
    </w:p>
    <w:p w14:paraId="316ADEC6"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bookmarkStart w:id="1221" w:name="_Toc210658589"/>
      <w:bookmarkStart w:id="1222" w:name="_Toc210658687"/>
      <w:bookmarkStart w:id="1223" w:name="_Toc210659405"/>
      <w:bookmarkStart w:id="1224" w:name="_Toc211860382"/>
      <w:bookmarkStart w:id="1225" w:name="_Toc211860672"/>
      <w:bookmarkStart w:id="1226" w:name="_Toc211860891"/>
      <w:bookmarkStart w:id="1227" w:name="_Toc211861112"/>
      <w:bookmarkStart w:id="1228" w:name="_Toc211861518"/>
      <w:bookmarkStart w:id="1229" w:name="_Toc211861688"/>
      <w:bookmarkStart w:id="1230" w:name="_Toc211861904"/>
      <w:bookmarkStart w:id="1231" w:name="_Toc211861996"/>
      <w:bookmarkStart w:id="1232" w:name="_Toc211862395"/>
      <w:bookmarkStart w:id="1233" w:name="_Toc211862549"/>
      <w:r w:rsidRPr="00982845">
        <w:rPr>
          <w:rFonts w:eastAsia="DengXian"/>
          <w:lang w:eastAsia="zh-CN"/>
        </w:rPr>
        <w:t>Waveform and frame structure for 6GR air interface</w:t>
      </w:r>
      <w:bookmarkEnd w:id="1221"/>
      <w:bookmarkEnd w:id="1222"/>
      <w:bookmarkEnd w:id="1223"/>
      <w:bookmarkEnd w:id="1224"/>
      <w:bookmarkEnd w:id="1225"/>
      <w:bookmarkEnd w:id="1226"/>
      <w:bookmarkEnd w:id="1227"/>
      <w:bookmarkEnd w:id="1228"/>
      <w:bookmarkEnd w:id="1229"/>
      <w:bookmarkEnd w:id="1230"/>
      <w:bookmarkEnd w:id="1231"/>
      <w:bookmarkEnd w:id="1232"/>
      <w:bookmarkEnd w:id="1233"/>
      <w:r w:rsidRPr="00982845">
        <w:t xml:space="preserve"> </w:t>
      </w:r>
    </w:p>
    <w:p w14:paraId="6BF121F3" w14:textId="77777777" w:rsidR="009048F4" w:rsidRPr="00982845" w:rsidRDefault="009048F4" w:rsidP="009048F4">
      <w:pPr>
        <w:rPr>
          <w:rFonts w:eastAsia="DengXian"/>
          <w:lang w:eastAsia="zh-CN"/>
        </w:rPr>
      </w:pPr>
    </w:p>
    <w:p w14:paraId="1CB0672F" w14:textId="282E8D34" w:rsidR="009048F4" w:rsidRPr="00982845" w:rsidRDefault="004710F9" w:rsidP="009048F4">
      <w:pPr>
        <w:ind w:left="1440" w:hanging="1440"/>
      </w:pPr>
      <w:hyperlink r:id="rId1271" w:history="1">
        <w:r>
          <w:rPr>
            <w:rStyle w:val="Hyperlink"/>
          </w:rPr>
          <w:t>R1-2506905</w:t>
        </w:r>
      </w:hyperlink>
      <w:r w:rsidR="009048F4" w:rsidRPr="00982845">
        <w:tab/>
        <w:t>Discussion on waveform for 6GR air interface</w:t>
      </w:r>
      <w:r w:rsidR="009048F4" w:rsidRPr="00982845">
        <w:tab/>
        <w:t>THALES, University of Bologna, CTTC, DLR, ESA</w:t>
      </w:r>
    </w:p>
    <w:p w14:paraId="36732BF3" w14:textId="77777777" w:rsidR="009048F4" w:rsidRPr="00982845" w:rsidRDefault="009048F4" w:rsidP="009048F4">
      <w:pPr>
        <w:rPr>
          <w:rFonts w:eastAsia="DengXian"/>
          <w:lang w:eastAsia="zh-CN"/>
        </w:rPr>
      </w:pPr>
    </w:p>
    <w:bookmarkEnd w:id="1207"/>
    <w:p w14:paraId="7B69D3C1" w14:textId="77777777" w:rsidR="009048F4" w:rsidRPr="00982845" w:rsidRDefault="009048F4" w:rsidP="004331CD">
      <w:pPr>
        <w:pStyle w:val="Heading3"/>
        <w:numPr>
          <w:ilvl w:val="2"/>
          <w:numId w:val="90"/>
        </w:numPr>
        <w:tabs>
          <w:tab w:val="num" w:pos="720"/>
        </w:tabs>
      </w:pPr>
      <w:r w:rsidRPr="00982845">
        <w:fldChar w:fldCharType="begin"/>
      </w:r>
      <w:r w:rsidRPr="00982845">
        <w:instrText>HYPERLINK \l "_Toc450829436"</w:instrText>
      </w:r>
      <w:r w:rsidRPr="00982845">
        <w:fldChar w:fldCharType="separate"/>
      </w:r>
      <w:bookmarkStart w:id="1234" w:name="_Toc210659406"/>
      <w:bookmarkStart w:id="1235" w:name="_Toc210658688"/>
      <w:bookmarkStart w:id="1236" w:name="_Toc210658590"/>
      <w:bookmarkStart w:id="1237" w:name="_Toc211860383"/>
      <w:bookmarkStart w:id="1238" w:name="_Toc211860673"/>
      <w:bookmarkStart w:id="1239" w:name="_Toc211860892"/>
      <w:bookmarkStart w:id="1240" w:name="_Toc211861113"/>
      <w:bookmarkStart w:id="1241" w:name="_Toc211861519"/>
      <w:bookmarkStart w:id="1242" w:name="_Toc211861689"/>
      <w:bookmarkStart w:id="1243" w:name="_Toc211861905"/>
      <w:bookmarkStart w:id="1244" w:name="_Toc211861997"/>
      <w:bookmarkStart w:id="1245" w:name="_Toc211862396"/>
      <w:bookmarkStart w:id="1246" w:name="_Toc211862550"/>
      <w:r w:rsidRPr="00982845">
        <w:t>Waveform</w:t>
      </w:r>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982845">
        <w:fldChar w:fldCharType="end"/>
      </w:r>
    </w:p>
    <w:p w14:paraId="25ED8216" w14:textId="77777777" w:rsidR="009048F4" w:rsidRPr="00982845" w:rsidRDefault="009048F4" w:rsidP="009048F4">
      <w:pPr>
        <w:rPr>
          <w:rFonts w:eastAsia="DengXian"/>
          <w:i/>
          <w:iCs/>
          <w:lang w:eastAsia="zh-CN"/>
        </w:rPr>
      </w:pPr>
      <w:r w:rsidRPr="00982845">
        <w:rPr>
          <w:i/>
          <w:iCs/>
        </w:rPr>
        <w:t>In</w:t>
      </w:r>
      <w:r w:rsidRPr="00982845">
        <w:rPr>
          <w:rFonts w:eastAsia="DengXian"/>
          <w:i/>
          <w:iCs/>
          <w:lang w:eastAsia="zh-CN"/>
        </w:rPr>
        <w:t>cl</w:t>
      </w:r>
      <w:r w:rsidRPr="00982845">
        <w:rPr>
          <w:i/>
          <w:iCs/>
        </w:rPr>
        <w:t>uding proposals for improving spectrum efficiency, power efficiency</w:t>
      </w:r>
      <w:r w:rsidRPr="00982845">
        <w:rPr>
          <w:rFonts w:eastAsia="DengXian"/>
          <w:i/>
          <w:iCs/>
          <w:lang w:eastAsia="zh-CN"/>
        </w:rPr>
        <w:t>, coexistence</w:t>
      </w:r>
      <w:r w:rsidRPr="00982845">
        <w:rPr>
          <w:i/>
          <w:iCs/>
        </w:rPr>
        <w:t xml:space="preserve"> </w:t>
      </w:r>
      <w:r w:rsidRPr="00982845">
        <w:rPr>
          <w:rFonts w:eastAsia="DengXian"/>
          <w:i/>
          <w:iCs/>
          <w:lang w:eastAsia="zh-CN"/>
        </w:rPr>
        <w:t xml:space="preserve">and </w:t>
      </w:r>
      <w:r w:rsidRPr="00982845">
        <w:rPr>
          <w:i/>
          <w:iCs/>
        </w:rPr>
        <w:t>coverage</w:t>
      </w:r>
      <w:r w:rsidRPr="00982845">
        <w:rPr>
          <w:rFonts w:eastAsia="DengXian"/>
          <w:i/>
          <w:iCs/>
          <w:lang w:eastAsia="zh-CN"/>
        </w:rPr>
        <w:t>, etc.</w:t>
      </w:r>
    </w:p>
    <w:p w14:paraId="6003E6AC" w14:textId="77777777" w:rsidR="0053599D" w:rsidRPr="00AD727D" w:rsidRDefault="0053599D" w:rsidP="0053599D">
      <w:pPr>
        <w:rPr>
          <w:lang w:val="en-US" w:eastAsia="x-none"/>
        </w:rPr>
      </w:pPr>
      <w:r w:rsidRPr="00AD727D">
        <w:rPr>
          <w:lang w:val="en-US" w:eastAsia="x-none"/>
        </w:rPr>
        <w:t>[12</w:t>
      </w:r>
      <w:r w:rsidRPr="00AD727D">
        <w:rPr>
          <w:rFonts w:eastAsia="DengXian" w:hint="eastAsia"/>
          <w:lang w:val="en-US" w:eastAsia="zh-CN"/>
        </w:rPr>
        <w:t>2bis</w:t>
      </w:r>
      <w:r w:rsidRPr="00AD727D">
        <w:rPr>
          <w:lang w:val="en-US" w:eastAsia="x-none"/>
        </w:rPr>
        <w:t>-R</w:t>
      </w:r>
      <w:r w:rsidRPr="00AD727D">
        <w:rPr>
          <w:rFonts w:eastAsia="DengXian" w:hint="eastAsia"/>
          <w:lang w:val="en-US" w:eastAsia="zh-CN"/>
        </w:rPr>
        <w:t>20</w:t>
      </w:r>
      <w:r w:rsidRPr="00AD727D">
        <w:rPr>
          <w:lang w:val="en-US" w:eastAsia="x-none"/>
        </w:rPr>
        <w:t>-</w:t>
      </w:r>
      <w:r w:rsidRPr="00AD727D">
        <w:rPr>
          <w:rFonts w:eastAsia="DengXian" w:hint="eastAsia"/>
          <w:lang w:val="en-US" w:eastAsia="zh-CN"/>
        </w:rPr>
        <w:t>6GR-Waveform</w:t>
      </w:r>
      <w:r w:rsidRPr="00AD727D">
        <w:rPr>
          <w:lang w:val="en-US" w:eastAsia="x-none"/>
        </w:rPr>
        <w:t>] Email discussion on Rel-</w:t>
      </w:r>
      <w:r w:rsidRPr="00AD727D">
        <w:rPr>
          <w:rFonts w:eastAsia="DengXian" w:hint="eastAsia"/>
          <w:lang w:val="en-US" w:eastAsia="zh-CN"/>
        </w:rPr>
        <w:t xml:space="preserve">20 6GR-Waveform </w:t>
      </w:r>
      <w:r w:rsidRPr="00AD727D">
        <w:rPr>
          <w:lang w:val="en-US" w:eastAsia="x-none"/>
        </w:rPr>
        <w:t xml:space="preserve">– </w:t>
      </w:r>
      <w:r w:rsidRPr="00AD727D">
        <w:rPr>
          <w:rFonts w:eastAsia="DengXian" w:hint="eastAsia"/>
          <w:lang w:val="en-US" w:eastAsia="zh-CN"/>
        </w:rPr>
        <w:t>Karri (Nokia)</w:t>
      </w:r>
    </w:p>
    <w:p w14:paraId="23A439EB" w14:textId="10B547CD" w:rsidR="009048F4" w:rsidRDefault="0053599D" w:rsidP="0053599D">
      <w:pPr>
        <w:rPr>
          <w:lang w:eastAsia="x-none"/>
        </w:rPr>
      </w:pPr>
      <w:r w:rsidRPr="00AD727D">
        <w:rPr>
          <w:lang w:eastAsia="x-none"/>
        </w:rPr>
        <w:t>To be used for sharing updates on online/offline schedule, details on what is to be discussed in online/offline sessions, tdoc number of the moderator summary for online session, etc</w:t>
      </w:r>
    </w:p>
    <w:p w14:paraId="01073E87" w14:textId="77777777" w:rsidR="003552D1" w:rsidRPr="00CF4DF7" w:rsidRDefault="003552D1" w:rsidP="003552D1">
      <w:pPr>
        <w:rPr>
          <w:rFonts w:eastAsiaTheme="minorEastAsia"/>
          <w:highlight w:val="green"/>
          <w:lang w:eastAsia="zh-CN"/>
        </w:rPr>
      </w:pPr>
      <w:r w:rsidRPr="00CF4DF7">
        <w:rPr>
          <w:rFonts w:eastAsiaTheme="minorEastAsia" w:hint="eastAsia"/>
          <w:highlight w:val="green"/>
          <w:lang w:eastAsia="zh-CN"/>
        </w:rPr>
        <w:t>Agreement</w:t>
      </w:r>
    </w:p>
    <w:p w14:paraId="0DF661DD" w14:textId="77777777" w:rsidR="003552D1" w:rsidRDefault="003552D1" w:rsidP="003552D1">
      <w:pPr>
        <w:snapToGrid w:val="0"/>
        <w:spacing w:after="120" w:line="259" w:lineRule="auto"/>
        <w:jc w:val="both"/>
        <w:rPr>
          <w:rFonts w:eastAsiaTheme="minorEastAsia"/>
          <w:lang w:val="en-US" w:eastAsia="zh-CN"/>
        </w:rPr>
      </w:pPr>
      <w:r w:rsidRPr="00FC70F9">
        <w:rPr>
          <w:rFonts w:eastAsiaTheme="minorEastAsia" w:hint="eastAsia"/>
          <w:lang w:val="en-US" w:eastAsia="zh-CN"/>
        </w:rPr>
        <w:t>Draft LS R1-2508068 is end</w:t>
      </w:r>
      <w:r>
        <w:rPr>
          <w:rFonts w:eastAsiaTheme="minorEastAsia" w:hint="eastAsia"/>
          <w:lang w:val="en-US" w:eastAsia="zh-CN"/>
        </w:rPr>
        <w:t xml:space="preserve">orsed with </w:t>
      </w:r>
      <w:r>
        <w:rPr>
          <w:rFonts w:eastAsiaTheme="minorEastAsia"/>
          <w:lang w:val="en-US" w:eastAsia="zh-CN"/>
        </w:rPr>
        <w:t>following</w:t>
      </w:r>
      <w:r>
        <w:rPr>
          <w:rFonts w:eastAsiaTheme="minorEastAsia" w:hint="eastAsia"/>
          <w:lang w:val="en-US" w:eastAsia="zh-CN"/>
        </w:rPr>
        <w:t xml:space="preserve"> revision:</w:t>
      </w:r>
    </w:p>
    <w:p w14:paraId="40152431" w14:textId="77777777" w:rsidR="003552D1" w:rsidRPr="00CF4DF7" w:rsidRDefault="003552D1" w:rsidP="003552D1">
      <w:pPr>
        <w:pStyle w:val="ListParagraph"/>
        <w:numPr>
          <w:ilvl w:val="0"/>
          <w:numId w:val="104"/>
        </w:numPr>
        <w:overflowPunct/>
        <w:snapToGrid w:val="0"/>
        <w:spacing w:after="120" w:line="259" w:lineRule="auto"/>
        <w:contextualSpacing w:val="0"/>
        <w:jc w:val="both"/>
        <w:textAlignment w:val="auto"/>
        <w:rPr>
          <w:rFonts w:eastAsiaTheme="minorEastAsia"/>
          <w:lang w:val="en-US" w:eastAsia="zh-CN"/>
        </w:rPr>
      </w:pPr>
      <w:r w:rsidRPr="00FF0DEC">
        <w:rPr>
          <w:rFonts w:eastAsiaTheme="minorEastAsia" w:hint="eastAsia"/>
          <w:lang w:val="en-US" w:eastAsia="zh-CN"/>
        </w:rPr>
        <w:t xml:space="preserve">removing </w:t>
      </w:r>
      <w:r w:rsidRPr="00FF0DEC">
        <w:rPr>
          <w:rFonts w:eastAsia="Times New Roman"/>
          <w:lang w:eastAsia="en-US"/>
        </w:rPr>
        <w:t>“</w:t>
      </w:r>
      <w:r w:rsidRPr="00FF0DEC">
        <w:rPr>
          <w:rFonts w:eastAsia="Times New Roman"/>
        </w:rPr>
        <w:t>Additionally, if time permits, any feedback for CP-OFDM PAPR reduction/MPR values achievable by implementation is also appreciated.</w:t>
      </w:r>
      <w:r w:rsidRPr="00FF0DEC">
        <w:rPr>
          <w:rFonts w:eastAsiaTheme="minorEastAsia"/>
          <w:lang w:eastAsia="zh-CN"/>
        </w:rPr>
        <w:t>”</w:t>
      </w:r>
    </w:p>
    <w:p w14:paraId="061A4708" w14:textId="77777777" w:rsidR="003552D1" w:rsidRPr="007D30E3" w:rsidRDefault="003552D1" w:rsidP="003552D1">
      <w:pPr>
        <w:rPr>
          <w:rFonts w:eastAsiaTheme="minorEastAsia"/>
          <w:highlight w:val="green"/>
          <w:lang w:eastAsia="zh-CN"/>
        </w:rPr>
      </w:pPr>
      <w:r w:rsidRPr="007D30E3">
        <w:rPr>
          <w:rFonts w:eastAsiaTheme="minorEastAsia" w:hint="eastAsia"/>
          <w:highlight w:val="green"/>
          <w:lang w:eastAsia="zh-CN"/>
        </w:rPr>
        <w:t>Agreement</w:t>
      </w:r>
    </w:p>
    <w:p w14:paraId="3923A3D2" w14:textId="77777777" w:rsidR="003552D1" w:rsidRDefault="003552D1" w:rsidP="003552D1">
      <w:pPr>
        <w:snapToGrid w:val="0"/>
        <w:spacing w:after="120" w:line="259" w:lineRule="auto"/>
        <w:jc w:val="both"/>
        <w:rPr>
          <w:rFonts w:eastAsiaTheme="minorEastAsia"/>
          <w:lang w:val="en-US" w:eastAsia="zh-CN"/>
        </w:rPr>
      </w:pPr>
      <w:r>
        <w:rPr>
          <w:rFonts w:eastAsiaTheme="minorEastAsia" w:hint="eastAsia"/>
          <w:lang w:val="en-US" w:eastAsia="zh-CN"/>
        </w:rPr>
        <w:t xml:space="preserve">Final </w:t>
      </w:r>
      <w:r w:rsidRPr="007D30E3">
        <w:rPr>
          <w:rFonts w:eastAsiaTheme="minorEastAsia" w:hint="eastAsia"/>
          <w:lang w:val="en-US" w:eastAsia="zh-CN"/>
        </w:rPr>
        <w:t>LS R1-250806</w:t>
      </w:r>
      <w:r>
        <w:rPr>
          <w:rFonts w:eastAsiaTheme="minorEastAsia" w:hint="eastAsia"/>
          <w:lang w:val="en-US" w:eastAsia="zh-CN"/>
        </w:rPr>
        <w:t>9</w:t>
      </w:r>
      <w:r w:rsidRPr="007D30E3">
        <w:rPr>
          <w:rFonts w:eastAsiaTheme="minorEastAsia" w:hint="eastAsia"/>
          <w:lang w:val="en-US" w:eastAsia="zh-CN"/>
        </w:rPr>
        <w:t xml:space="preserve"> is endorsed</w:t>
      </w:r>
      <w:r>
        <w:rPr>
          <w:rFonts w:eastAsiaTheme="minorEastAsia" w:hint="eastAsia"/>
          <w:lang w:val="en-US" w:eastAsia="zh-CN"/>
        </w:rPr>
        <w:t>.</w:t>
      </w:r>
    </w:p>
    <w:p w14:paraId="275085AF" w14:textId="77777777" w:rsidR="003552D1" w:rsidRPr="00AA426C" w:rsidRDefault="003552D1" w:rsidP="003552D1">
      <w:pPr>
        <w:snapToGrid w:val="0"/>
        <w:spacing w:after="120" w:line="259" w:lineRule="auto"/>
        <w:jc w:val="both"/>
        <w:rPr>
          <w:rFonts w:eastAsiaTheme="minorEastAsia"/>
          <w:highlight w:val="green"/>
          <w:lang w:val="en-US" w:eastAsia="zh-CN"/>
        </w:rPr>
      </w:pPr>
      <w:r w:rsidRPr="00AA426C">
        <w:rPr>
          <w:rFonts w:eastAsiaTheme="minorEastAsia" w:hint="eastAsia"/>
          <w:highlight w:val="green"/>
          <w:lang w:val="en-US" w:eastAsia="zh-CN"/>
        </w:rPr>
        <w:t>Agreement</w:t>
      </w:r>
    </w:p>
    <w:p w14:paraId="57254E9C" w14:textId="77777777" w:rsidR="003552D1" w:rsidRPr="00AA426C" w:rsidRDefault="003552D1" w:rsidP="00CD03E8">
      <w:pPr>
        <w:pStyle w:val="ListParagraph"/>
        <w:numPr>
          <w:ilvl w:val="0"/>
          <w:numId w:val="121"/>
        </w:numPr>
        <w:overflowPunct/>
        <w:autoSpaceDE/>
        <w:autoSpaceDN/>
        <w:adjustRightInd/>
        <w:textAlignment w:val="auto"/>
        <w:rPr>
          <w:b/>
          <w:bCs/>
        </w:rPr>
      </w:pPr>
      <w:r w:rsidRPr="00AA426C">
        <w:t>For uplink low-PAPR proposals</w:t>
      </w:r>
      <w:r w:rsidRPr="00AA426C">
        <w:rPr>
          <w:rFonts w:eastAsiaTheme="minorEastAsia" w:hint="eastAsia"/>
          <w:lang w:eastAsia="zh-CN"/>
        </w:rPr>
        <w:t>,</w:t>
      </w:r>
      <w:r w:rsidRPr="00AA426C">
        <w:t xml:space="preserve"> the </w:t>
      </w:r>
      <w:r w:rsidRPr="00AA426C">
        <w:rPr>
          <w:rFonts w:eastAsiaTheme="minorEastAsia" w:hint="eastAsia"/>
          <w:lang w:eastAsia="zh-CN"/>
        </w:rPr>
        <w:t xml:space="preserve">link level </w:t>
      </w:r>
      <w:r w:rsidRPr="00AA426C">
        <w:t>performance evaluation criterion is Net Gain</w:t>
      </w:r>
      <w:r w:rsidRPr="00AA426C">
        <w:rPr>
          <w:rFonts w:eastAsiaTheme="minorEastAsia" w:hint="eastAsia"/>
          <w:lang w:eastAsia="zh-CN"/>
        </w:rPr>
        <w:t xml:space="preserve"> assuming same </w:t>
      </w:r>
      <w:r w:rsidRPr="00AA426C">
        <w:rPr>
          <w:rFonts w:eastAsiaTheme="minorEastAsia"/>
          <w:lang w:eastAsia="zh-CN"/>
        </w:rPr>
        <w:t>spectrum</w:t>
      </w:r>
      <w:r w:rsidRPr="00AA426C">
        <w:rPr>
          <w:rFonts w:eastAsiaTheme="minorEastAsia" w:hint="eastAsia"/>
          <w:lang w:eastAsia="zh-CN"/>
        </w:rPr>
        <w:t xml:space="preserve"> efficiency as the reference </w:t>
      </w:r>
    </w:p>
    <w:p w14:paraId="4D458DD0" w14:textId="77777777" w:rsidR="003552D1" w:rsidRPr="00AA426C" w:rsidRDefault="003552D1" w:rsidP="00CD03E8">
      <w:pPr>
        <w:pStyle w:val="ListParagraph"/>
        <w:numPr>
          <w:ilvl w:val="1"/>
          <w:numId w:val="121"/>
        </w:numPr>
        <w:overflowPunct/>
        <w:autoSpaceDE/>
        <w:autoSpaceDN/>
        <w:adjustRightInd/>
        <w:textAlignment w:val="auto"/>
        <w:rPr>
          <w:b/>
          <w:bCs/>
        </w:rPr>
      </w:pPr>
      <w:r w:rsidRPr="00AA426C">
        <w:t>Net Gain [dB] = Tx power gain</w:t>
      </w:r>
      <w:r w:rsidRPr="00AA426C">
        <w:rPr>
          <w:rFonts w:eastAsiaTheme="minorEastAsia" w:hint="eastAsia"/>
          <w:lang w:eastAsia="zh-CN"/>
        </w:rPr>
        <w:t xml:space="preserve"> relative to the reference</w:t>
      </w:r>
      <w:r w:rsidRPr="00AA426C">
        <w:t xml:space="preserve"> – </w:t>
      </w:r>
      <w:r w:rsidRPr="00AA426C">
        <w:rPr>
          <w:rFonts w:eastAsiaTheme="minorEastAsia" w:hint="eastAsia"/>
          <w:lang w:eastAsia="zh-CN"/>
        </w:rPr>
        <w:t xml:space="preserve">SNR </w:t>
      </w:r>
      <w:r w:rsidRPr="00AA426C">
        <w:rPr>
          <w:rFonts w:eastAsiaTheme="minorEastAsia"/>
          <w:lang w:eastAsia="zh-CN"/>
        </w:rPr>
        <w:t>degradation</w:t>
      </w:r>
      <w:r w:rsidRPr="00AA426C">
        <w:t xml:space="preserve"> relative to the reference @10% BLER</w:t>
      </w:r>
    </w:p>
    <w:p w14:paraId="005E47EC" w14:textId="77777777" w:rsidR="003552D1" w:rsidRPr="00AA426C" w:rsidRDefault="003552D1" w:rsidP="00CD03E8">
      <w:pPr>
        <w:pStyle w:val="ListParagraph"/>
        <w:numPr>
          <w:ilvl w:val="2"/>
          <w:numId w:val="121"/>
        </w:numPr>
        <w:overflowPunct/>
        <w:autoSpaceDE/>
        <w:autoSpaceDN/>
        <w:adjustRightInd/>
        <w:textAlignment w:val="auto"/>
        <w:rPr>
          <w:b/>
          <w:bCs/>
        </w:rPr>
      </w:pPr>
      <w:r w:rsidRPr="00AA426C">
        <w:t>A realistic PA model should be used</w:t>
      </w:r>
    </w:p>
    <w:p w14:paraId="3BF9D6AA" w14:textId="77777777" w:rsidR="003552D1" w:rsidRPr="00AA426C" w:rsidRDefault="003552D1" w:rsidP="00CD03E8">
      <w:pPr>
        <w:pStyle w:val="ListParagraph"/>
        <w:numPr>
          <w:ilvl w:val="2"/>
          <w:numId w:val="121"/>
        </w:numPr>
        <w:overflowPunct/>
        <w:autoSpaceDE/>
        <w:autoSpaceDN/>
        <w:adjustRightInd/>
        <w:textAlignment w:val="auto"/>
        <w:rPr>
          <w:b/>
          <w:bCs/>
        </w:rPr>
      </w:pPr>
      <w:r w:rsidRPr="00AA426C">
        <w:t xml:space="preserve">When calculating the Tx power gain, the RAN4 metrics on the Tx power should be taken into account. </w:t>
      </w:r>
    </w:p>
    <w:p w14:paraId="7AAD1EDB" w14:textId="77777777" w:rsidR="003552D1" w:rsidRPr="00AA426C" w:rsidRDefault="003552D1" w:rsidP="00CD03E8">
      <w:pPr>
        <w:pStyle w:val="ListParagraph"/>
        <w:numPr>
          <w:ilvl w:val="2"/>
          <w:numId w:val="121"/>
        </w:numPr>
        <w:overflowPunct/>
        <w:autoSpaceDE/>
        <w:autoSpaceDN/>
        <w:adjustRightInd/>
        <w:textAlignment w:val="auto"/>
        <w:rPr>
          <w:b/>
          <w:bCs/>
        </w:rPr>
      </w:pPr>
      <w:r w:rsidRPr="00AA426C">
        <w:t>For SNR degradation, fading channel and non-ideal channel estimation, including DMRS configuration, and equalization is encouraged.</w:t>
      </w:r>
    </w:p>
    <w:p w14:paraId="5E85C3BF" w14:textId="77777777" w:rsidR="003552D1" w:rsidRPr="00AA426C" w:rsidRDefault="003552D1" w:rsidP="00CD03E8">
      <w:pPr>
        <w:pStyle w:val="ListParagraph"/>
        <w:numPr>
          <w:ilvl w:val="2"/>
          <w:numId w:val="121"/>
        </w:numPr>
        <w:overflowPunct/>
        <w:autoSpaceDE/>
        <w:autoSpaceDN/>
        <w:adjustRightInd/>
        <w:textAlignment w:val="auto"/>
        <w:rPr>
          <w:b/>
          <w:bCs/>
        </w:rPr>
      </w:pPr>
      <w:r w:rsidRPr="00AA426C">
        <w:rPr>
          <w:rFonts w:eastAsiaTheme="minorEastAsia" w:hint="eastAsia"/>
          <w:lang w:eastAsia="zh-CN"/>
        </w:rPr>
        <w:t xml:space="preserve">FFS: </w:t>
      </w:r>
      <w:r w:rsidRPr="00AA426C">
        <w:rPr>
          <w:rFonts w:eastAsiaTheme="minorEastAsia"/>
          <w:lang w:eastAsia="zh-CN"/>
        </w:rPr>
        <w:t>Other</w:t>
      </w:r>
      <w:r w:rsidRPr="00AA426C">
        <w:rPr>
          <w:rFonts w:eastAsiaTheme="minorEastAsia" w:hint="eastAsia"/>
          <w:lang w:eastAsia="zh-CN"/>
        </w:rPr>
        <w:t xml:space="preserve"> e</w:t>
      </w:r>
      <w:r w:rsidRPr="00AA426C">
        <w:t>valuation metrics</w:t>
      </w:r>
    </w:p>
    <w:p w14:paraId="4CB370E5" w14:textId="77777777" w:rsidR="003552D1" w:rsidRPr="00AA426C" w:rsidRDefault="003552D1" w:rsidP="00CD03E8">
      <w:pPr>
        <w:pStyle w:val="ListParagraph"/>
        <w:numPr>
          <w:ilvl w:val="2"/>
          <w:numId w:val="121"/>
        </w:numPr>
        <w:overflowPunct/>
        <w:autoSpaceDE/>
        <w:autoSpaceDN/>
        <w:adjustRightInd/>
        <w:textAlignment w:val="auto"/>
        <w:rPr>
          <w:b/>
          <w:bCs/>
        </w:rPr>
      </w:pPr>
      <w:r w:rsidRPr="00AA426C">
        <w:rPr>
          <w:rFonts w:eastAsiaTheme="minorEastAsia" w:hint="eastAsia"/>
          <w:lang w:eastAsia="zh-CN"/>
        </w:rPr>
        <w:t>Note: Companies to report how to calculate the Tx power gain,</w:t>
      </w:r>
      <w:r w:rsidRPr="00AA426C">
        <w:t xml:space="preserve"> modulation and coding</w:t>
      </w:r>
    </w:p>
    <w:p w14:paraId="1AFEDA5C" w14:textId="77777777" w:rsidR="003552D1" w:rsidRPr="005B66A7" w:rsidRDefault="003552D1" w:rsidP="003552D1">
      <w:pPr>
        <w:snapToGrid w:val="0"/>
        <w:spacing w:after="120" w:line="259" w:lineRule="auto"/>
        <w:jc w:val="both"/>
        <w:rPr>
          <w:rFonts w:eastAsiaTheme="minorEastAsia"/>
          <w:highlight w:val="green"/>
          <w:lang w:eastAsia="zh-CN"/>
        </w:rPr>
      </w:pPr>
      <w:r w:rsidRPr="005B66A7">
        <w:rPr>
          <w:rFonts w:eastAsiaTheme="minorEastAsia" w:hint="eastAsia"/>
          <w:highlight w:val="green"/>
          <w:lang w:eastAsia="zh-CN"/>
        </w:rPr>
        <w:t>Agreement</w:t>
      </w:r>
    </w:p>
    <w:p w14:paraId="3E0BB4BE" w14:textId="77777777" w:rsidR="003552D1" w:rsidRPr="005B66A7" w:rsidRDefault="003552D1" w:rsidP="00CD03E8">
      <w:pPr>
        <w:pStyle w:val="ListParagraph"/>
        <w:numPr>
          <w:ilvl w:val="0"/>
          <w:numId w:val="122"/>
        </w:numPr>
        <w:overflowPunct/>
        <w:autoSpaceDE/>
        <w:autoSpaceDN/>
        <w:adjustRightInd/>
        <w:textAlignment w:val="auto"/>
        <w:rPr>
          <w:lang w:val="en-US"/>
        </w:rPr>
      </w:pPr>
      <w:r>
        <w:rPr>
          <w:rFonts w:eastAsiaTheme="minorEastAsia" w:hint="eastAsia"/>
          <w:lang w:val="en-US" w:eastAsia="zh-CN"/>
        </w:rPr>
        <w:t xml:space="preserve">Study the evaluation method for evaluating </w:t>
      </w:r>
      <w:r>
        <w:rPr>
          <w:lang w:val="en-US"/>
        </w:rPr>
        <w:t>DFT-s-OFDM</w:t>
      </w:r>
      <w:r>
        <w:rPr>
          <w:rFonts w:eastAsiaTheme="minorEastAsia" w:hint="eastAsia"/>
          <w:lang w:val="en-US" w:eastAsia="zh-CN"/>
        </w:rPr>
        <w:t xml:space="preserve"> for UL</w:t>
      </w:r>
      <w:r>
        <w:rPr>
          <w:lang w:val="en-US"/>
        </w:rPr>
        <w:t xml:space="preserve"> with </w:t>
      </w:r>
      <w:r>
        <w:rPr>
          <w:rFonts w:eastAsiaTheme="minorEastAsia" w:hint="eastAsia"/>
          <w:lang w:val="en-US" w:eastAsia="zh-CN"/>
        </w:rPr>
        <w:t>number of layers</w:t>
      </w:r>
      <w:r>
        <w:rPr>
          <w:lang w:val="en-US"/>
        </w:rPr>
        <w:t xml:space="preserve"> &gt; 1</w:t>
      </w:r>
      <w:r>
        <w:rPr>
          <w:rFonts w:eastAsiaTheme="minorEastAsia" w:hint="eastAsia"/>
          <w:lang w:val="en-US" w:eastAsia="zh-CN"/>
        </w:rPr>
        <w:t>.</w:t>
      </w:r>
    </w:p>
    <w:p w14:paraId="6221B523" w14:textId="77777777" w:rsidR="003552D1" w:rsidRPr="001E12A2" w:rsidRDefault="003552D1" w:rsidP="003552D1">
      <w:pPr>
        <w:snapToGrid w:val="0"/>
        <w:spacing w:after="120" w:line="259" w:lineRule="auto"/>
        <w:jc w:val="both"/>
        <w:rPr>
          <w:rFonts w:eastAsiaTheme="minorEastAsia"/>
          <w:lang w:val="en-US" w:eastAsia="zh-CN"/>
        </w:rPr>
      </w:pPr>
    </w:p>
    <w:p w14:paraId="6E4EC17D" w14:textId="46639D4B" w:rsidR="009048F4" w:rsidRPr="00982845" w:rsidRDefault="004710F9" w:rsidP="009048F4">
      <w:hyperlink r:id="rId1272" w:history="1">
        <w:r>
          <w:rPr>
            <w:rStyle w:val="Hyperlink"/>
          </w:rPr>
          <w:t>R1-2506752</w:t>
        </w:r>
      </w:hyperlink>
      <w:r w:rsidR="009048F4" w:rsidRPr="00982845">
        <w:tab/>
        <w:t>Waveform for 6G Radio Air Interface</w:t>
      </w:r>
      <w:r w:rsidR="009048F4" w:rsidRPr="00982845">
        <w:tab/>
        <w:t>Nokia</w:t>
      </w:r>
    </w:p>
    <w:p w14:paraId="5E61BF6F" w14:textId="3936B52E" w:rsidR="009048F4" w:rsidRPr="00982845" w:rsidRDefault="004710F9" w:rsidP="009048F4">
      <w:hyperlink r:id="rId1273" w:history="1">
        <w:r>
          <w:rPr>
            <w:rStyle w:val="Hyperlink"/>
          </w:rPr>
          <w:t>R1-2506815</w:t>
        </w:r>
      </w:hyperlink>
      <w:r w:rsidR="009048F4" w:rsidRPr="00982845">
        <w:tab/>
        <w:t>Discussion on waveform for 6GR</w:t>
      </w:r>
      <w:r w:rsidR="009048F4" w:rsidRPr="00982845">
        <w:tab/>
        <w:t>Spreadtrum, UNISOC</w:t>
      </w:r>
    </w:p>
    <w:p w14:paraId="66F9FC3C" w14:textId="3D27CEEA" w:rsidR="009048F4" w:rsidRPr="00982845" w:rsidRDefault="004710F9" w:rsidP="009048F4">
      <w:hyperlink r:id="rId1274" w:history="1">
        <w:r>
          <w:rPr>
            <w:rStyle w:val="Hyperlink"/>
          </w:rPr>
          <w:t>R1-2506899</w:t>
        </w:r>
      </w:hyperlink>
      <w:r w:rsidR="009048F4" w:rsidRPr="00982845">
        <w:tab/>
        <w:t>Discussion on Waveform for 6GR air interface</w:t>
      </w:r>
      <w:r w:rsidR="009048F4" w:rsidRPr="00982845">
        <w:tab/>
        <w:t>vivo</w:t>
      </w:r>
    </w:p>
    <w:p w14:paraId="1F4E6DC1" w14:textId="1F4ED77B" w:rsidR="009048F4" w:rsidRPr="00982845" w:rsidRDefault="004710F9" w:rsidP="009048F4">
      <w:hyperlink r:id="rId1275" w:history="1">
        <w:r>
          <w:rPr>
            <w:rStyle w:val="Hyperlink"/>
          </w:rPr>
          <w:t>R1-2506919</w:t>
        </w:r>
      </w:hyperlink>
      <w:r w:rsidR="009048F4" w:rsidRPr="00982845">
        <w:tab/>
        <w:t>Views on the waveform for 6G</w:t>
      </w:r>
      <w:r w:rsidR="009048F4" w:rsidRPr="00982845">
        <w:tab/>
        <w:t>ZTE Corporation, Sanechips</w:t>
      </w:r>
    </w:p>
    <w:p w14:paraId="1ED5446E" w14:textId="2459E456" w:rsidR="009048F4" w:rsidRPr="00982845" w:rsidRDefault="004710F9" w:rsidP="009048F4">
      <w:hyperlink r:id="rId1276" w:history="1">
        <w:r>
          <w:rPr>
            <w:rStyle w:val="Hyperlink"/>
          </w:rPr>
          <w:t>R1-2506952</w:t>
        </w:r>
      </w:hyperlink>
      <w:r w:rsidR="009048F4" w:rsidRPr="00982845">
        <w:tab/>
        <w:t xml:space="preserve">Considerations for 6GR DL waveform </w:t>
      </w:r>
      <w:r w:rsidR="009048F4" w:rsidRPr="00982845">
        <w:tab/>
        <w:t>Kyocera</w:t>
      </w:r>
    </w:p>
    <w:p w14:paraId="76AEF617" w14:textId="4A07ACBD" w:rsidR="009048F4" w:rsidRPr="00982845" w:rsidRDefault="004710F9" w:rsidP="009048F4">
      <w:hyperlink r:id="rId1277" w:history="1">
        <w:r>
          <w:rPr>
            <w:rStyle w:val="Hyperlink"/>
          </w:rPr>
          <w:t>R1-2506990</w:t>
        </w:r>
      </w:hyperlink>
      <w:r w:rsidR="009048F4" w:rsidRPr="00982845">
        <w:tab/>
        <w:t>Discusson on 6GR Waveform</w:t>
      </w:r>
      <w:r w:rsidR="009048F4" w:rsidRPr="00982845">
        <w:tab/>
        <w:t>Xiaomi</w:t>
      </w:r>
    </w:p>
    <w:p w14:paraId="3123D129" w14:textId="1B7C9B99" w:rsidR="009048F4" w:rsidRPr="00982845" w:rsidRDefault="004710F9" w:rsidP="009048F4">
      <w:hyperlink r:id="rId1278" w:history="1">
        <w:r>
          <w:rPr>
            <w:rStyle w:val="Hyperlink"/>
          </w:rPr>
          <w:t>R1-2507015</w:t>
        </w:r>
      </w:hyperlink>
      <w:r w:rsidR="009048F4" w:rsidRPr="00982845">
        <w:tab/>
        <w:t>Discussion on the waveform design for 6G radio</w:t>
      </w:r>
      <w:r w:rsidR="009048F4" w:rsidRPr="00982845">
        <w:tab/>
        <w:t>CMCC</w:t>
      </w:r>
    </w:p>
    <w:p w14:paraId="461BCEA9" w14:textId="46DF34B0" w:rsidR="009048F4" w:rsidRPr="00982845" w:rsidRDefault="004710F9" w:rsidP="009048F4">
      <w:hyperlink r:id="rId1279" w:history="1">
        <w:r>
          <w:rPr>
            <w:rStyle w:val="Hyperlink"/>
          </w:rPr>
          <w:t>R1-2507028</w:t>
        </w:r>
      </w:hyperlink>
      <w:r w:rsidR="009048F4" w:rsidRPr="00982845">
        <w:tab/>
        <w:t>Discussions on 6G Waveforms</w:t>
      </w:r>
      <w:r w:rsidR="009048F4" w:rsidRPr="00982845">
        <w:tab/>
        <w:t>Lekha Wireless Solutions</w:t>
      </w:r>
    </w:p>
    <w:p w14:paraId="33D40F26" w14:textId="2B9FD76F" w:rsidR="009048F4" w:rsidRPr="00982845" w:rsidRDefault="004710F9" w:rsidP="009048F4">
      <w:hyperlink r:id="rId1280" w:history="1">
        <w:r>
          <w:rPr>
            <w:rStyle w:val="Hyperlink"/>
          </w:rPr>
          <w:t>R1-2507052</w:t>
        </w:r>
      </w:hyperlink>
      <w:r w:rsidR="009048F4" w:rsidRPr="00982845">
        <w:tab/>
        <w:t>Waveform design for 6GR air interface</w:t>
      </w:r>
      <w:r w:rsidR="009048F4" w:rsidRPr="00982845">
        <w:tab/>
        <w:t>Tejas Network Limited</w:t>
      </w:r>
    </w:p>
    <w:p w14:paraId="6955F1E7" w14:textId="758546C4" w:rsidR="009048F4" w:rsidRPr="00982845" w:rsidRDefault="004710F9" w:rsidP="009048F4">
      <w:hyperlink r:id="rId1281" w:history="1">
        <w:r>
          <w:rPr>
            <w:rStyle w:val="Hyperlink"/>
          </w:rPr>
          <w:t>R1-2507059</w:t>
        </w:r>
      </w:hyperlink>
      <w:r w:rsidR="009048F4" w:rsidRPr="00982845">
        <w:tab/>
        <w:t>Waveform for 6GR air interface</w:t>
      </w:r>
      <w:r w:rsidR="009048F4" w:rsidRPr="00982845">
        <w:tab/>
        <w:t>Huawei, HiSilicon</w:t>
      </w:r>
    </w:p>
    <w:p w14:paraId="212E279A" w14:textId="5C19D73F" w:rsidR="009048F4" w:rsidRPr="00982845" w:rsidRDefault="004710F9" w:rsidP="009048F4">
      <w:hyperlink r:id="rId1282" w:history="1">
        <w:r>
          <w:rPr>
            <w:rStyle w:val="Hyperlink"/>
          </w:rPr>
          <w:t>R1-2507118</w:t>
        </w:r>
      </w:hyperlink>
      <w:r w:rsidR="009048F4" w:rsidRPr="00982845">
        <w:tab/>
        <w:t>Discussions on waveform for 6GR</w:t>
      </w:r>
      <w:r w:rsidR="009048F4" w:rsidRPr="00982845">
        <w:tab/>
        <w:t>CATT</w:t>
      </w:r>
    </w:p>
    <w:p w14:paraId="02B1FC04" w14:textId="46DF1133" w:rsidR="009048F4" w:rsidRPr="00982845" w:rsidRDefault="004710F9" w:rsidP="009048F4">
      <w:hyperlink r:id="rId1283" w:history="1">
        <w:r>
          <w:rPr>
            <w:rStyle w:val="Hyperlink"/>
          </w:rPr>
          <w:t>R1-2507131</w:t>
        </w:r>
      </w:hyperlink>
      <w:r w:rsidR="009048F4" w:rsidRPr="00982845">
        <w:tab/>
        <w:t>On waveforms for 6GR</w:t>
      </w:r>
      <w:r w:rsidR="009048F4" w:rsidRPr="00982845">
        <w:tab/>
        <w:t>Beijing University of Posts and Telecommunications (BUPT)</w:t>
      </w:r>
    </w:p>
    <w:p w14:paraId="011DDA5B" w14:textId="50FD993C" w:rsidR="009048F4" w:rsidRPr="00982845" w:rsidRDefault="004710F9" w:rsidP="009048F4">
      <w:hyperlink r:id="rId1284" w:history="1">
        <w:r>
          <w:rPr>
            <w:rStyle w:val="Hyperlink"/>
          </w:rPr>
          <w:t>R1-2507177</w:t>
        </w:r>
      </w:hyperlink>
      <w:r w:rsidR="009048F4" w:rsidRPr="00982845">
        <w:tab/>
        <w:t>Discussion on waveform and multiple access for 6G Radio</w:t>
      </w:r>
      <w:r w:rsidR="009048F4" w:rsidRPr="00982845">
        <w:tab/>
        <w:t>OPPO</w:t>
      </w:r>
    </w:p>
    <w:p w14:paraId="714E91AD" w14:textId="4292AE1D" w:rsidR="009048F4" w:rsidRPr="00982845" w:rsidRDefault="004710F9" w:rsidP="009048F4">
      <w:hyperlink r:id="rId1285" w:history="1">
        <w:r>
          <w:rPr>
            <w:rStyle w:val="Hyperlink"/>
          </w:rPr>
          <w:t>R1-2507185</w:t>
        </w:r>
      </w:hyperlink>
      <w:r w:rsidR="009048F4" w:rsidRPr="00982845">
        <w:tab/>
        <w:t>Discussion on waveform for 6GR</w:t>
      </w:r>
      <w:r w:rsidR="009048F4" w:rsidRPr="00982845">
        <w:tab/>
        <w:t>LG Electronics</w:t>
      </w:r>
    </w:p>
    <w:p w14:paraId="6E3788A9" w14:textId="42A57E81" w:rsidR="009048F4" w:rsidRPr="00982845" w:rsidRDefault="004710F9" w:rsidP="009048F4">
      <w:hyperlink r:id="rId1286" w:history="1">
        <w:r>
          <w:rPr>
            <w:rStyle w:val="Hyperlink"/>
          </w:rPr>
          <w:t>R1-2507254</w:t>
        </w:r>
      </w:hyperlink>
      <w:r w:rsidR="009048F4" w:rsidRPr="00982845">
        <w:tab/>
        <w:t>Discussion on waveform for 6GR</w:t>
      </w:r>
      <w:r w:rsidR="009048F4" w:rsidRPr="00982845">
        <w:tab/>
        <w:t>Samsung</w:t>
      </w:r>
    </w:p>
    <w:p w14:paraId="63829AED" w14:textId="43331119" w:rsidR="009048F4" w:rsidRPr="00982845" w:rsidRDefault="004710F9" w:rsidP="009048F4">
      <w:hyperlink r:id="rId1287" w:history="1">
        <w:r>
          <w:rPr>
            <w:rStyle w:val="Hyperlink"/>
          </w:rPr>
          <w:t>R1-2507344</w:t>
        </w:r>
      </w:hyperlink>
      <w:r w:rsidR="009048F4" w:rsidRPr="00982845">
        <w:tab/>
        <w:t>Waveform for 6GR air interface</w:t>
      </w:r>
      <w:r w:rsidR="009048F4" w:rsidRPr="00982845">
        <w:tab/>
        <w:t>InterDigital, Inc.</w:t>
      </w:r>
    </w:p>
    <w:p w14:paraId="247E66B8" w14:textId="0356AF01" w:rsidR="009048F4" w:rsidRPr="00982845" w:rsidRDefault="004710F9" w:rsidP="009048F4">
      <w:hyperlink r:id="rId1288" w:history="1">
        <w:r>
          <w:rPr>
            <w:rStyle w:val="Hyperlink"/>
          </w:rPr>
          <w:t>R1-2507368</w:t>
        </w:r>
      </w:hyperlink>
      <w:r w:rsidR="009048F4" w:rsidRPr="00982845">
        <w:tab/>
        <w:t>Waveform for 6GR Air Interface</w:t>
      </w:r>
      <w:r w:rsidR="009048F4" w:rsidRPr="00982845">
        <w:tab/>
        <w:t>Cohere Technologies</w:t>
      </w:r>
    </w:p>
    <w:p w14:paraId="2037548C" w14:textId="4A2C2544" w:rsidR="009048F4" w:rsidRPr="00982845" w:rsidRDefault="004710F9" w:rsidP="009048F4">
      <w:hyperlink r:id="rId1289" w:history="1">
        <w:r>
          <w:rPr>
            <w:rStyle w:val="Hyperlink"/>
          </w:rPr>
          <w:t>R1-2507381</w:t>
        </w:r>
      </w:hyperlink>
      <w:r w:rsidR="009048F4" w:rsidRPr="00982845">
        <w:tab/>
        <w:t>Discussion on Uplink Waveform Enhancements in 6G</w:t>
      </w:r>
      <w:r w:rsidR="009048F4" w:rsidRPr="00982845">
        <w:tab/>
        <w:t>KT Corp.</w:t>
      </w:r>
    </w:p>
    <w:p w14:paraId="05B33F14" w14:textId="017CB72F" w:rsidR="009048F4" w:rsidRPr="00982845" w:rsidRDefault="004710F9" w:rsidP="009048F4">
      <w:hyperlink r:id="rId1290" w:history="1">
        <w:r>
          <w:rPr>
            <w:rStyle w:val="Hyperlink"/>
          </w:rPr>
          <w:t>R1-2507412</w:t>
        </w:r>
      </w:hyperlink>
      <w:r w:rsidR="009048F4" w:rsidRPr="00982845">
        <w:tab/>
        <w:t>Discussion on 6G Waveform</w:t>
      </w:r>
      <w:r w:rsidR="009048F4" w:rsidRPr="00982845">
        <w:tab/>
        <w:t>NEC</w:t>
      </w:r>
    </w:p>
    <w:p w14:paraId="488788EE" w14:textId="3309963C" w:rsidR="009048F4" w:rsidRPr="00982845" w:rsidRDefault="004710F9" w:rsidP="009048F4">
      <w:hyperlink r:id="rId1291" w:history="1">
        <w:r>
          <w:rPr>
            <w:rStyle w:val="Hyperlink"/>
          </w:rPr>
          <w:t>R1-2507418</w:t>
        </w:r>
      </w:hyperlink>
      <w:r w:rsidR="009048F4" w:rsidRPr="00982845">
        <w:tab/>
        <w:t>Discussion on waveform for 6GR air interface</w:t>
      </w:r>
      <w:r w:rsidR="009048F4" w:rsidRPr="00982845">
        <w:tab/>
        <w:t>Panasonic</w:t>
      </w:r>
    </w:p>
    <w:p w14:paraId="129CE1D0" w14:textId="12072971" w:rsidR="009048F4" w:rsidRPr="00982845" w:rsidRDefault="004710F9" w:rsidP="009048F4">
      <w:hyperlink r:id="rId1292" w:history="1">
        <w:r>
          <w:rPr>
            <w:rStyle w:val="Hyperlink"/>
          </w:rPr>
          <w:t>R1-2507468</w:t>
        </w:r>
      </w:hyperlink>
      <w:r w:rsidR="009048F4" w:rsidRPr="00982845">
        <w:tab/>
        <w:t>Discussion on waveform for 6GR air interface</w:t>
      </w:r>
      <w:r w:rsidR="009048F4" w:rsidRPr="00982845">
        <w:tab/>
        <w:t>Ofinno</w:t>
      </w:r>
    </w:p>
    <w:p w14:paraId="278FA9C0" w14:textId="7304645F" w:rsidR="009048F4" w:rsidRPr="00982845" w:rsidRDefault="004710F9" w:rsidP="009048F4">
      <w:hyperlink r:id="rId1293" w:history="1">
        <w:r>
          <w:rPr>
            <w:rStyle w:val="Hyperlink"/>
          </w:rPr>
          <w:t>R1-2507482</w:t>
        </w:r>
      </w:hyperlink>
      <w:r w:rsidR="009048F4" w:rsidRPr="00982845">
        <w:tab/>
        <w:t xml:space="preserve">Discussion on 6GR Waveform </w:t>
      </w:r>
      <w:r w:rsidR="009048F4" w:rsidRPr="00982845">
        <w:tab/>
        <w:t>Lenovo</w:t>
      </w:r>
    </w:p>
    <w:p w14:paraId="4D7005A3" w14:textId="1279BB18" w:rsidR="009048F4" w:rsidRPr="00982845" w:rsidRDefault="004710F9" w:rsidP="009048F4">
      <w:hyperlink r:id="rId1294" w:history="1">
        <w:r>
          <w:rPr>
            <w:rStyle w:val="Hyperlink"/>
          </w:rPr>
          <w:t>R1-2507507</w:t>
        </w:r>
      </w:hyperlink>
      <w:r w:rsidR="009048F4" w:rsidRPr="00982845">
        <w:tab/>
        <w:t>Discussion on 6GR waveform</w:t>
      </w:r>
      <w:r w:rsidR="009048F4" w:rsidRPr="00982845">
        <w:tab/>
        <w:t>ETRI, University of Surrey</w:t>
      </w:r>
    </w:p>
    <w:p w14:paraId="5D9524B7" w14:textId="13F6F848" w:rsidR="009048F4" w:rsidRPr="00982845" w:rsidRDefault="004710F9" w:rsidP="009048F4">
      <w:hyperlink r:id="rId1295" w:history="1">
        <w:r>
          <w:rPr>
            <w:rStyle w:val="Hyperlink"/>
          </w:rPr>
          <w:t>R1-2507513</w:t>
        </w:r>
      </w:hyperlink>
      <w:r w:rsidR="009048F4" w:rsidRPr="00982845">
        <w:tab/>
        <w:t>On 6G waveforms</w:t>
      </w:r>
      <w:r w:rsidR="009048F4" w:rsidRPr="00982845">
        <w:tab/>
        <w:t>Ericsson</w:t>
      </w:r>
    </w:p>
    <w:p w14:paraId="3DAE6CE7" w14:textId="600044DD" w:rsidR="009048F4" w:rsidRPr="00982845" w:rsidRDefault="004710F9" w:rsidP="009048F4">
      <w:hyperlink r:id="rId1296" w:history="1">
        <w:r>
          <w:rPr>
            <w:rStyle w:val="Hyperlink"/>
          </w:rPr>
          <w:t>R1-2507521</w:t>
        </w:r>
      </w:hyperlink>
      <w:r w:rsidR="009048F4" w:rsidRPr="00982845">
        <w:tab/>
        <w:t>Waveform for 6GR Air Interface</w:t>
      </w:r>
      <w:r w:rsidR="009048F4" w:rsidRPr="00982845">
        <w:tab/>
        <w:t>Google</w:t>
      </w:r>
    </w:p>
    <w:p w14:paraId="6794AD63" w14:textId="2120F194" w:rsidR="009048F4" w:rsidRDefault="004710F9" w:rsidP="009048F4">
      <w:hyperlink r:id="rId1297" w:history="1">
        <w:r>
          <w:rPr>
            <w:rStyle w:val="Hyperlink"/>
          </w:rPr>
          <w:t>R1-2507526</w:t>
        </w:r>
      </w:hyperlink>
      <w:r w:rsidR="009048F4" w:rsidRPr="00982845">
        <w:tab/>
        <w:t>New waveform for 6GR</w:t>
      </w:r>
      <w:r w:rsidR="009048F4" w:rsidRPr="00982845">
        <w:tab/>
        <w:t>Shanghai Jiao Tong University, NERCDTV</w:t>
      </w:r>
    </w:p>
    <w:p w14:paraId="31ADF7E3" w14:textId="2C5E73BA" w:rsidR="00402645" w:rsidRDefault="00402645" w:rsidP="009048F4">
      <w:r w:rsidRPr="00402645">
        <w:rPr>
          <w:b/>
          <w:bCs/>
        </w:rPr>
        <w:t xml:space="preserve">Decision: </w:t>
      </w:r>
      <w:r>
        <w:t xml:space="preserve">This was revised to </w:t>
      </w:r>
      <w:hyperlink r:id="rId1298" w:history="1">
        <w:r w:rsidR="004710F9">
          <w:rPr>
            <w:rStyle w:val="Hyperlink"/>
          </w:rPr>
          <w:t>R1-2508051</w:t>
        </w:r>
      </w:hyperlink>
      <w:r>
        <w:t>.</w:t>
      </w:r>
    </w:p>
    <w:p w14:paraId="09AA8447" w14:textId="618AEEC6" w:rsidR="00402645" w:rsidRDefault="004710F9" w:rsidP="009048F4">
      <w:hyperlink r:id="rId1299" w:history="1">
        <w:r>
          <w:rPr>
            <w:rStyle w:val="Hyperlink"/>
          </w:rPr>
          <w:t>R1-2508051</w:t>
        </w:r>
      </w:hyperlink>
      <w:r w:rsidR="00402645">
        <w:tab/>
      </w:r>
      <w:r w:rsidR="00402645" w:rsidRPr="00982845">
        <w:t>New waveform for 6GR</w:t>
      </w:r>
      <w:r w:rsidR="00402645" w:rsidRPr="00982845">
        <w:tab/>
        <w:t>Shanghai Jiao Tong University, NERCDTV</w:t>
      </w:r>
    </w:p>
    <w:p w14:paraId="23E5D2DD" w14:textId="38A67EE7" w:rsidR="00402645" w:rsidRPr="00982845" w:rsidRDefault="00402645" w:rsidP="009048F4">
      <w:r w:rsidRPr="00402645">
        <w:rPr>
          <w:b/>
          <w:bCs/>
        </w:rPr>
        <w:t xml:space="preserve">Decision: </w:t>
      </w:r>
      <w:r>
        <w:t xml:space="preserve">This is a revision of </w:t>
      </w:r>
      <w:hyperlink r:id="rId1300" w:history="1">
        <w:r w:rsidR="004710F9">
          <w:rPr>
            <w:rStyle w:val="Hyperlink"/>
          </w:rPr>
          <w:t>R1-2507526</w:t>
        </w:r>
      </w:hyperlink>
      <w:r>
        <w:t>.</w:t>
      </w:r>
    </w:p>
    <w:p w14:paraId="4DCC9624" w14:textId="2D0EB1C4" w:rsidR="009048F4" w:rsidRDefault="004710F9" w:rsidP="009048F4">
      <w:pPr>
        <w:ind w:left="1440" w:hanging="1440"/>
      </w:pPr>
      <w:hyperlink r:id="rId1301" w:history="1">
        <w:r>
          <w:rPr>
            <w:rStyle w:val="Hyperlink"/>
            <w:highlight w:val="red"/>
          </w:rPr>
          <w:t>R1-2507532</w:t>
        </w:r>
      </w:hyperlink>
      <w:r w:rsidR="009048F4" w:rsidRPr="00982845">
        <w:tab/>
        <w:t>Evaluation of 6G BTS Energy, Coverage and Cost Trade-offs: OFDM vs Dual-Waveform (Low-PAPR + OFDM) in Downlink</w:t>
      </w:r>
      <w:r w:rsidR="009048F4" w:rsidRPr="00982845">
        <w:tab/>
        <w:t>Wisig, IITH</w:t>
      </w:r>
    </w:p>
    <w:p w14:paraId="21693ED3" w14:textId="52F3313B" w:rsidR="00864BF5" w:rsidRPr="00982845" w:rsidRDefault="00864BF5" w:rsidP="009048F4">
      <w:pPr>
        <w:ind w:left="1440" w:hanging="1440"/>
      </w:pPr>
      <w:r w:rsidRPr="00864BF5">
        <w:rPr>
          <w:b/>
          <w:bCs/>
        </w:rPr>
        <w:t>Decision:</w:t>
      </w:r>
      <w:r>
        <w:t xml:space="preserve"> This was withdrawn.</w:t>
      </w:r>
    </w:p>
    <w:p w14:paraId="3CA8C17D" w14:textId="7C8A9478" w:rsidR="009048F4" w:rsidRDefault="004710F9" w:rsidP="009048F4">
      <w:hyperlink r:id="rId1302" w:history="1">
        <w:r>
          <w:rPr>
            <w:rStyle w:val="Hyperlink"/>
            <w:highlight w:val="red"/>
          </w:rPr>
          <w:t>R1-2507534</w:t>
        </w:r>
      </w:hyperlink>
      <w:r w:rsidR="009048F4" w:rsidRPr="00982845">
        <w:tab/>
        <w:t>Design Principles and Evaluation KPIs for 6G Candidate Waveforms</w:t>
      </w:r>
      <w:r w:rsidR="009048F4" w:rsidRPr="00982845">
        <w:tab/>
        <w:t>Wisig, IITH</w:t>
      </w:r>
    </w:p>
    <w:p w14:paraId="677C73A9" w14:textId="13D495BA" w:rsidR="00864BF5" w:rsidRPr="00982845" w:rsidRDefault="00864BF5" w:rsidP="009048F4">
      <w:r w:rsidRPr="00864BF5">
        <w:rPr>
          <w:b/>
          <w:bCs/>
        </w:rPr>
        <w:t>Decision:</w:t>
      </w:r>
      <w:r>
        <w:t xml:space="preserve"> This was withdrawn.</w:t>
      </w:r>
    </w:p>
    <w:p w14:paraId="3113AD28" w14:textId="66C74F05" w:rsidR="009048F4" w:rsidRDefault="004710F9" w:rsidP="009048F4">
      <w:hyperlink r:id="rId1303" w:history="1">
        <w:r>
          <w:rPr>
            <w:rStyle w:val="Hyperlink"/>
            <w:highlight w:val="red"/>
          </w:rPr>
          <w:t>R1-2507535</w:t>
        </w:r>
      </w:hyperlink>
      <w:r w:rsidR="009048F4" w:rsidRPr="00982845">
        <w:tab/>
        <w:t>Link Level Evaluation of OTFDM waveform, simulation assumptions and performance</w:t>
      </w:r>
      <w:r w:rsidR="009048F4" w:rsidRPr="00982845">
        <w:tab/>
        <w:t>Wisig, IITH</w:t>
      </w:r>
    </w:p>
    <w:p w14:paraId="4C7C7255" w14:textId="3B35A8EA" w:rsidR="00864BF5" w:rsidRPr="00982845" w:rsidRDefault="00864BF5" w:rsidP="009048F4">
      <w:r w:rsidRPr="00864BF5">
        <w:rPr>
          <w:b/>
          <w:bCs/>
        </w:rPr>
        <w:t>Decision:</w:t>
      </w:r>
      <w:r>
        <w:t xml:space="preserve"> This was withdrawn.</w:t>
      </w:r>
    </w:p>
    <w:p w14:paraId="5AE69BB7" w14:textId="1AC7C90A" w:rsidR="009048F4" w:rsidRDefault="004710F9" w:rsidP="009048F4">
      <w:hyperlink r:id="rId1304" w:history="1">
        <w:r>
          <w:rPr>
            <w:rStyle w:val="Hyperlink"/>
            <w:highlight w:val="red"/>
          </w:rPr>
          <w:t>R1-2507536</w:t>
        </w:r>
      </w:hyperlink>
      <w:r w:rsidR="009048F4" w:rsidRPr="00982845">
        <w:tab/>
        <w:t>6G BTS Cost Optimization: Waveform Choices and MIMO Architecture Trade-offs</w:t>
      </w:r>
      <w:r w:rsidR="009048F4" w:rsidRPr="00982845">
        <w:tab/>
        <w:t>Wisig, IITH</w:t>
      </w:r>
    </w:p>
    <w:p w14:paraId="59C93FC8" w14:textId="6D4612C1" w:rsidR="00864BF5" w:rsidRPr="00982845" w:rsidRDefault="00864BF5" w:rsidP="009048F4">
      <w:r w:rsidRPr="00864BF5">
        <w:rPr>
          <w:b/>
          <w:bCs/>
        </w:rPr>
        <w:t>Decision:</w:t>
      </w:r>
      <w:r>
        <w:t xml:space="preserve"> This was withdrawn.</w:t>
      </w:r>
    </w:p>
    <w:p w14:paraId="5BF0A08F" w14:textId="09DDC0E3" w:rsidR="009048F4" w:rsidRDefault="004710F9" w:rsidP="009048F4">
      <w:hyperlink r:id="rId1305" w:history="1">
        <w:r>
          <w:rPr>
            <w:rStyle w:val="Hyperlink"/>
            <w:highlight w:val="red"/>
          </w:rPr>
          <w:t>R1-2507539</w:t>
        </w:r>
      </w:hyperlink>
      <w:r w:rsidR="009048F4" w:rsidRPr="00982845">
        <w:tab/>
        <w:t>Waveform Evaluation Considerations for 6G Uplink Control Channels</w:t>
      </w:r>
      <w:r w:rsidR="009048F4" w:rsidRPr="00982845">
        <w:tab/>
        <w:t>Wisig, IITH</w:t>
      </w:r>
    </w:p>
    <w:p w14:paraId="698A8D5B" w14:textId="26B27BE1" w:rsidR="00864BF5" w:rsidRPr="00982845" w:rsidRDefault="00864BF5" w:rsidP="009048F4">
      <w:r w:rsidRPr="00864BF5">
        <w:rPr>
          <w:b/>
          <w:bCs/>
        </w:rPr>
        <w:t>Decision:</w:t>
      </w:r>
      <w:r>
        <w:t xml:space="preserve"> This was withdrawn.</w:t>
      </w:r>
    </w:p>
    <w:p w14:paraId="394C6910" w14:textId="0D71F04E" w:rsidR="009048F4" w:rsidRPr="00982845" w:rsidRDefault="004710F9" w:rsidP="009048F4">
      <w:hyperlink r:id="rId1306" w:history="1">
        <w:r>
          <w:rPr>
            <w:rStyle w:val="Hyperlink"/>
          </w:rPr>
          <w:t>R1-2507545</w:t>
        </w:r>
      </w:hyperlink>
      <w:r w:rsidR="009048F4" w:rsidRPr="00982845">
        <w:tab/>
        <w:t>Discussion on Waveforms of 6GR Air Interface</w:t>
      </w:r>
      <w:r w:rsidR="009048F4" w:rsidRPr="00982845">
        <w:tab/>
        <w:t>Rakuten Mobile, Inc</w:t>
      </w:r>
    </w:p>
    <w:p w14:paraId="43675FDB" w14:textId="3DF5762A" w:rsidR="009048F4" w:rsidRPr="00982845" w:rsidRDefault="004710F9" w:rsidP="009048F4">
      <w:hyperlink r:id="rId1307" w:history="1">
        <w:r>
          <w:rPr>
            <w:rStyle w:val="Hyperlink"/>
          </w:rPr>
          <w:t>R1-2507597</w:t>
        </w:r>
      </w:hyperlink>
      <w:r w:rsidR="009048F4" w:rsidRPr="00982845">
        <w:tab/>
        <w:t>Considerations for 6GR waveform</w:t>
      </w:r>
      <w:r w:rsidR="009048F4" w:rsidRPr="00982845">
        <w:tab/>
        <w:t>Sony</w:t>
      </w:r>
    </w:p>
    <w:p w14:paraId="6FD5349D" w14:textId="4834B9C2" w:rsidR="009048F4" w:rsidRPr="00982845" w:rsidRDefault="004710F9" w:rsidP="009048F4">
      <w:hyperlink r:id="rId1308" w:history="1">
        <w:r>
          <w:rPr>
            <w:rStyle w:val="Hyperlink"/>
          </w:rPr>
          <w:t>R1-2507603</w:t>
        </w:r>
      </w:hyperlink>
      <w:r w:rsidR="009048F4" w:rsidRPr="00982845">
        <w:tab/>
        <w:t>Discussion on waveform for 6GR air interface</w:t>
      </w:r>
      <w:r w:rsidR="009048F4" w:rsidRPr="00982845">
        <w:tab/>
        <w:t>Ruijie Networks Co. Ltd</w:t>
      </w:r>
    </w:p>
    <w:p w14:paraId="615065FE" w14:textId="1435F8E0" w:rsidR="009048F4" w:rsidRPr="00982845" w:rsidRDefault="004710F9" w:rsidP="009048F4">
      <w:hyperlink r:id="rId1309" w:history="1">
        <w:r>
          <w:rPr>
            <w:rStyle w:val="Hyperlink"/>
          </w:rPr>
          <w:t>R1-2507608</w:t>
        </w:r>
      </w:hyperlink>
      <w:r w:rsidR="009048F4" w:rsidRPr="00982845">
        <w:tab/>
        <w:t>Waveform for 6GR air interface</w:t>
      </w:r>
      <w:r w:rsidR="009048F4" w:rsidRPr="00982845">
        <w:tab/>
        <w:t>MediaTek Inc.</w:t>
      </w:r>
    </w:p>
    <w:p w14:paraId="64659DF5" w14:textId="173FFEB0" w:rsidR="009048F4" w:rsidRPr="00982845" w:rsidRDefault="004710F9" w:rsidP="009048F4">
      <w:hyperlink r:id="rId1310" w:history="1">
        <w:r>
          <w:rPr>
            <w:rStyle w:val="Hyperlink"/>
          </w:rPr>
          <w:t>R1-2507678</w:t>
        </w:r>
      </w:hyperlink>
      <w:r w:rsidR="009048F4" w:rsidRPr="00982845">
        <w:tab/>
        <w:t>Waveforms for 6GR air interface</w:t>
      </w:r>
      <w:r w:rsidR="009048F4" w:rsidRPr="00982845">
        <w:tab/>
        <w:t>Apple</w:t>
      </w:r>
    </w:p>
    <w:p w14:paraId="2969B44B" w14:textId="4333EAF3" w:rsidR="009048F4" w:rsidRPr="00982845" w:rsidRDefault="004710F9" w:rsidP="009048F4">
      <w:hyperlink r:id="rId1311" w:history="1">
        <w:r>
          <w:rPr>
            <w:rStyle w:val="Hyperlink"/>
          </w:rPr>
          <w:t>R1-2507722</w:t>
        </w:r>
      </w:hyperlink>
      <w:r w:rsidR="009048F4" w:rsidRPr="00982845">
        <w:tab/>
        <w:t>Waveforms for 6GR</w:t>
      </w:r>
      <w:r w:rsidR="009048F4" w:rsidRPr="00982845">
        <w:tab/>
        <w:t>Qualcomm Incorporated</w:t>
      </w:r>
    </w:p>
    <w:p w14:paraId="5736777D" w14:textId="33878D7A" w:rsidR="009048F4" w:rsidRPr="00982845" w:rsidRDefault="004710F9" w:rsidP="009048F4">
      <w:hyperlink r:id="rId1312" w:history="1">
        <w:r>
          <w:rPr>
            <w:rStyle w:val="Hyperlink"/>
          </w:rPr>
          <w:t>R1-2507747</w:t>
        </w:r>
      </w:hyperlink>
      <w:r w:rsidR="009048F4" w:rsidRPr="00982845">
        <w:tab/>
        <w:t>Requirements for 6GR Waveform Design</w:t>
      </w:r>
      <w:r w:rsidR="009048F4" w:rsidRPr="00982845">
        <w:tab/>
        <w:t>AT&amp;T</w:t>
      </w:r>
    </w:p>
    <w:p w14:paraId="5F92D2DF" w14:textId="5D5A9736" w:rsidR="009048F4" w:rsidRPr="00982845" w:rsidRDefault="004710F9" w:rsidP="009048F4">
      <w:hyperlink r:id="rId1313" w:history="1">
        <w:r>
          <w:rPr>
            <w:rStyle w:val="Hyperlink"/>
          </w:rPr>
          <w:t>R1-2507767</w:t>
        </w:r>
      </w:hyperlink>
      <w:r w:rsidR="009048F4" w:rsidRPr="00982845">
        <w:tab/>
        <w:t>Discussion on waveform for 6G air interface</w:t>
      </w:r>
      <w:r w:rsidR="009048F4" w:rsidRPr="00982845">
        <w:tab/>
        <w:t>Fainity Innovation</w:t>
      </w:r>
    </w:p>
    <w:p w14:paraId="1EB09466" w14:textId="26A222AF" w:rsidR="009048F4" w:rsidRPr="00982845" w:rsidRDefault="004710F9" w:rsidP="009048F4">
      <w:hyperlink r:id="rId1314" w:history="1">
        <w:r>
          <w:rPr>
            <w:rStyle w:val="Hyperlink"/>
          </w:rPr>
          <w:t>R1-2507771</w:t>
        </w:r>
      </w:hyperlink>
      <w:r w:rsidR="009048F4" w:rsidRPr="00982845">
        <w:tab/>
        <w:t>Study on waveform for 6GR</w:t>
      </w:r>
      <w:r w:rsidR="009048F4" w:rsidRPr="00982845">
        <w:tab/>
        <w:t>Sharp</w:t>
      </w:r>
    </w:p>
    <w:p w14:paraId="7739C94B" w14:textId="7AA986EE" w:rsidR="009048F4" w:rsidRPr="00982845" w:rsidRDefault="004710F9" w:rsidP="009048F4">
      <w:hyperlink r:id="rId1315" w:history="1">
        <w:r>
          <w:rPr>
            <w:rStyle w:val="Hyperlink"/>
          </w:rPr>
          <w:t>R1-2507816</w:t>
        </w:r>
      </w:hyperlink>
      <w:r w:rsidR="009048F4" w:rsidRPr="00982845">
        <w:tab/>
        <w:t>Discussion on Waveform</w:t>
      </w:r>
      <w:r w:rsidR="009048F4" w:rsidRPr="00982845">
        <w:tab/>
        <w:t>NTT DOCOMO, INC.</w:t>
      </w:r>
    </w:p>
    <w:p w14:paraId="7EEC43F2" w14:textId="60FCCE6E" w:rsidR="009048F4" w:rsidRPr="00982845" w:rsidRDefault="004710F9" w:rsidP="009048F4">
      <w:hyperlink r:id="rId1316" w:history="1">
        <w:r>
          <w:rPr>
            <w:rStyle w:val="Hyperlink"/>
          </w:rPr>
          <w:t>R1-2507824</w:t>
        </w:r>
      </w:hyperlink>
      <w:r w:rsidR="009048F4" w:rsidRPr="00982845">
        <w:tab/>
        <w:t>New waveform for 6GR air interface</w:t>
      </w:r>
      <w:r w:rsidR="009048F4" w:rsidRPr="00982845">
        <w:tab/>
        <w:t>NICT</w:t>
      </w:r>
    </w:p>
    <w:p w14:paraId="48F784F0" w14:textId="0573FF00" w:rsidR="009048F4" w:rsidRPr="00982845" w:rsidRDefault="004710F9" w:rsidP="009048F4">
      <w:hyperlink r:id="rId1317" w:history="1">
        <w:r>
          <w:rPr>
            <w:rStyle w:val="Hyperlink"/>
          </w:rPr>
          <w:t>R1-2507837</w:t>
        </w:r>
      </w:hyperlink>
      <w:r w:rsidR="009048F4" w:rsidRPr="00982845">
        <w:tab/>
        <w:t>Discussion on 6GR waveform design</w:t>
      </w:r>
      <w:r w:rsidR="009048F4" w:rsidRPr="00982845">
        <w:tab/>
        <w:t>Hanbat National University</w:t>
      </w:r>
    </w:p>
    <w:p w14:paraId="5AB3C5ED" w14:textId="0DEAEA45" w:rsidR="009048F4" w:rsidRPr="00982845" w:rsidRDefault="004710F9" w:rsidP="009048F4">
      <w:hyperlink r:id="rId1318" w:history="1">
        <w:r>
          <w:rPr>
            <w:rStyle w:val="Hyperlink"/>
          </w:rPr>
          <w:t>R1-2507886</w:t>
        </w:r>
      </w:hyperlink>
      <w:r w:rsidR="009048F4" w:rsidRPr="00982845">
        <w:tab/>
        <w:t>Considerations on waveform for 6GR air interface</w:t>
      </w:r>
      <w:r w:rsidR="009048F4" w:rsidRPr="00982845">
        <w:tab/>
        <w:t>ITL</w:t>
      </w:r>
    </w:p>
    <w:p w14:paraId="3DBCEDAA" w14:textId="0EE96B87" w:rsidR="009048F4" w:rsidRPr="00982845" w:rsidRDefault="004710F9" w:rsidP="009048F4">
      <w:hyperlink r:id="rId1319" w:history="1">
        <w:r>
          <w:rPr>
            <w:rStyle w:val="Hyperlink"/>
          </w:rPr>
          <w:t>R1-2507896</w:t>
        </w:r>
      </w:hyperlink>
      <w:r w:rsidR="009048F4" w:rsidRPr="00982845">
        <w:tab/>
        <w:t>Discussion on Waveform for 6GR Air Interface</w:t>
      </w:r>
      <w:r w:rsidR="009048F4" w:rsidRPr="00982845">
        <w:tab/>
        <w:t>Indian Institute of Tech (M)</w:t>
      </w:r>
    </w:p>
    <w:p w14:paraId="13F66110" w14:textId="37F79F65" w:rsidR="009048F4" w:rsidRPr="00982845" w:rsidRDefault="004710F9" w:rsidP="009048F4">
      <w:hyperlink r:id="rId1320" w:history="1">
        <w:r>
          <w:rPr>
            <w:rStyle w:val="Hyperlink"/>
          </w:rPr>
          <w:t>R1-2507902</w:t>
        </w:r>
      </w:hyperlink>
      <w:r w:rsidR="009048F4" w:rsidRPr="00982845">
        <w:tab/>
        <w:t>Views on 6GR waveforms</w:t>
      </w:r>
      <w:r w:rsidR="009048F4" w:rsidRPr="00982845">
        <w:tab/>
        <w:t>CEWiT</w:t>
      </w:r>
    </w:p>
    <w:p w14:paraId="6DF64F2B" w14:textId="43F58D1F" w:rsidR="009048F4" w:rsidRPr="00982845" w:rsidRDefault="004710F9" w:rsidP="009048F4">
      <w:hyperlink r:id="rId1321" w:history="1">
        <w:r>
          <w:rPr>
            <w:rStyle w:val="Hyperlink"/>
          </w:rPr>
          <w:t>R1-2507942</w:t>
        </w:r>
      </w:hyperlink>
      <w:r w:rsidR="009048F4" w:rsidRPr="00982845">
        <w:tab/>
        <w:t xml:space="preserve">IIT Kanpur’s views on 6GR waveforms </w:t>
      </w:r>
      <w:r w:rsidR="009048F4" w:rsidRPr="00982845">
        <w:tab/>
        <w:t>IIT Kanpur</w:t>
      </w:r>
    </w:p>
    <w:p w14:paraId="1D4812D8" w14:textId="486C53B2" w:rsidR="009048F4" w:rsidRDefault="004710F9" w:rsidP="004466C6">
      <w:pPr>
        <w:ind w:left="1440" w:hanging="1440"/>
      </w:pPr>
      <w:hyperlink r:id="rId1322" w:history="1">
        <w:r>
          <w:rPr>
            <w:rStyle w:val="Hyperlink"/>
          </w:rPr>
          <w:t>R1-2507951</w:t>
        </w:r>
      </w:hyperlink>
      <w:r w:rsidR="004466C6" w:rsidRPr="00982845">
        <w:tab/>
      </w:r>
      <w:r w:rsidR="004466C6" w:rsidRPr="004466C6">
        <w:t>Evaluation of 6G Waveform Design Trade-offs in Terms of Energy Efficiency, Coverage, Cost, and Performanc</w:t>
      </w:r>
      <w:r w:rsidR="004466C6">
        <w:t>e</w:t>
      </w:r>
      <w:r w:rsidR="004466C6" w:rsidRPr="00982845">
        <w:tab/>
        <w:t>Wisig, IITH</w:t>
      </w:r>
    </w:p>
    <w:p w14:paraId="48B8C79A" w14:textId="03DC45F1" w:rsidR="004466C6" w:rsidRDefault="004710F9" w:rsidP="009048F4">
      <w:pPr>
        <w:rPr>
          <w:rFonts w:eastAsia="DengXian"/>
          <w:lang w:eastAsia="zh-CN"/>
        </w:rPr>
      </w:pPr>
      <w:hyperlink r:id="rId1323" w:history="1">
        <w:r>
          <w:rPr>
            <w:rStyle w:val="Hyperlink"/>
            <w:rFonts w:eastAsia="DengXian"/>
            <w:lang w:eastAsia="zh-CN"/>
          </w:rPr>
          <w:t>R1-2508041</w:t>
        </w:r>
      </w:hyperlink>
      <w:r w:rsidR="000A4A58">
        <w:rPr>
          <w:rFonts w:eastAsia="DengXian"/>
          <w:lang w:eastAsia="zh-CN"/>
        </w:rPr>
        <w:tab/>
      </w:r>
      <w:r w:rsidR="000A4A58" w:rsidRPr="000A4A58">
        <w:rPr>
          <w:rFonts w:eastAsia="DengXian"/>
          <w:lang w:eastAsia="zh-CN"/>
        </w:rPr>
        <w:t>Feature Lead summary #1 on 6G waveform</w:t>
      </w:r>
      <w:r w:rsidR="000A4A58">
        <w:rPr>
          <w:rFonts w:eastAsia="DengXian"/>
          <w:lang w:eastAsia="zh-CN"/>
        </w:rPr>
        <w:tab/>
      </w:r>
      <w:r w:rsidR="000A4A58" w:rsidRPr="000A4A58">
        <w:rPr>
          <w:rFonts w:eastAsia="DengXian"/>
          <w:lang w:eastAsia="zh-CN"/>
        </w:rPr>
        <w:t>Moderator (Nokia)</w:t>
      </w:r>
    </w:p>
    <w:p w14:paraId="19BAAC06" w14:textId="45AC4AD2" w:rsidR="000A4A58" w:rsidRDefault="004710F9" w:rsidP="009048F4">
      <w:pPr>
        <w:rPr>
          <w:rFonts w:eastAsia="DengXian"/>
          <w:lang w:eastAsia="zh-CN"/>
        </w:rPr>
      </w:pPr>
      <w:hyperlink r:id="rId1324" w:history="1">
        <w:r>
          <w:rPr>
            <w:rStyle w:val="Hyperlink"/>
            <w:rFonts w:eastAsia="DengXian"/>
            <w:lang w:eastAsia="zh-CN"/>
          </w:rPr>
          <w:t>R1-2508042</w:t>
        </w:r>
      </w:hyperlink>
      <w:r w:rsidR="000A4A58">
        <w:rPr>
          <w:rFonts w:eastAsia="DengXian"/>
          <w:lang w:eastAsia="zh-CN"/>
        </w:rPr>
        <w:tab/>
      </w:r>
      <w:r w:rsidR="000A4A58" w:rsidRPr="000A4A58">
        <w:rPr>
          <w:rFonts w:eastAsia="DengXian"/>
          <w:lang w:eastAsia="zh-CN"/>
        </w:rPr>
        <w:t>Feature Lead summary #2 on 6G waveform</w:t>
      </w:r>
      <w:r w:rsidR="000A4A58">
        <w:rPr>
          <w:rFonts w:eastAsia="DengXian"/>
          <w:lang w:eastAsia="zh-CN"/>
        </w:rPr>
        <w:tab/>
      </w:r>
      <w:r w:rsidR="000A4A58" w:rsidRPr="000A4A58">
        <w:rPr>
          <w:rFonts w:eastAsia="DengXian"/>
          <w:lang w:eastAsia="zh-CN"/>
        </w:rPr>
        <w:t>Moderator (Nokia)</w:t>
      </w:r>
    </w:p>
    <w:p w14:paraId="733D30E1" w14:textId="7B12218B" w:rsidR="000A4A58" w:rsidRDefault="004710F9" w:rsidP="009048F4">
      <w:pPr>
        <w:rPr>
          <w:rFonts w:eastAsia="DengXian"/>
          <w:lang w:eastAsia="zh-CN"/>
        </w:rPr>
      </w:pPr>
      <w:hyperlink r:id="rId1325" w:history="1">
        <w:r>
          <w:rPr>
            <w:rStyle w:val="Hyperlink"/>
            <w:rFonts w:eastAsia="DengXian"/>
            <w:lang w:eastAsia="zh-CN"/>
          </w:rPr>
          <w:t>R1-2508043</w:t>
        </w:r>
      </w:hyperlink>
      <w:r w:rsidR="000A4A58">
        <w:rPr>
          <w:rFonts w:eastAsia="DengXian"/>
          <w:lang w:eastAsia="zh-CN"/>
        </w:rPr>
        <w:tab/>
      </w:r>
      <w:r w:rsidR="000A4A58" w:rsidRPr="000A4A58">
        <w:rPr>
          <w:rFonts w:eastAsia="DengXian"/>
          <w:lang w:eastAsia="zh-CN"/>
        </w:rPr>
        <w:t>Feature Lead summary #3 on 6G waveform</w:t>
      </w:r>
      <w:r w:rsidR="000A4A58">
        <w:rPr>
          <w:rFonts w:eastAsia="DengXian"/>
          <w:lang w:eastAsia="zh-CN"/>
        </w:rPr>
        <w:tab/>
      </w:r>
      <w:r w:rsidR="000A4A58" w:rsidRPr="000A4A58">
        <w:rPr>
          <w:rFonts w:eastAsia="DengXian"/>
          <w:lang w:eastAsia="zh-CN"/>
        </w:rPr>
        <w:t>Moderator (Nokia)</w:t>
      </w:r>
    </w:p>
    <w:p w14:paraId="55B4E326" w14:textId="75733218" w:rsidR="000A4A58" w:rsidRDefault="004710F9" w:rsidP="009048F4">
      <w:pPr>
        <w:rPr>
          <w:rFonts w:eastAsia="DengXian"/>
          <w:lang w:eastAsia="zh-CN"/>
        </w:rPr>
      </w:pPr>
      <w:hyperlink r:id="rId1326" w:history="1">
        <w:r>
          <w:rPr>
            <w:rStyle w:val="Hyperlink"/>
            <w:rFonts w:eastAsia="DengXian"/>
            <w:lang w:eastAsia="zh-CN"/>
          </w:rPr>
          <w:t>R1-2508068</w:t>
        </w:r>
      </w:hyperlink>
      <w:r w:rsidR="004A1CF1">
        <w:rPr>
          <w:rFonts w:eastAsia="DengXian"/>
          <w:lang w:eastAsia="zh-CN"/>
        </w:rPr>
        <w:tab/>
      </w:r>
      <w:r w:rsidR="004A1CF1" w:rsidRPr="004A1CF1">
        <w:rPr>
          <w:rFonts w:eastAsia="DengXian"/>
          <w:lang w:eastAsia="zh-CN"/>
        </w:rPr>
        <w:t>Draft LS on PA models in 6GR waveform evaluations</w:t>
      </w:r>
      <w:r w:rsidR="004A1CF1">
        <w:rPr>
          <w:rFonts w:eastAsia="DengXian"/>
          <w:lang w:eastAsia="zh-CN"/>
        </w:rPr>
        <w:tab/>
        <w:t>Huawei</w:t>
      </w:r>
    </w:p>
    <w:p w14:paraId="4300C671" w14:textId="506AF70C" w:rsidR="006F4149" w:rsidRDefault="006F4149" w:rsidP="009048F4">
      <w:pPr>
        <w:rPr>
          <w:rFonts w:eastAsia="DengXian"/>
          <w:lang w:eastAsia="zh-CN"/>
        </w:rPr>
      </w:pPr>
      <w:r w:rsidRPr="006F4149">
        <w:rPr>
          <w:rFonts w:eastAsia="DengXian"/>
          <w:b/>
          <w:bCs/>
          <w:lang w:eastAsia="zh-CN"/>
        </w:rPr>
        <w:t xml:space="preserve">Decision: </w:t>
      </w:r>
      <w:r>
        <w:rPr>
          <w:rFonts w:eastAsia="DengXian"/>
          <w:lang w:eastAsia="zh-CN"/>
        </w:rPr>
        <w:t xml:space="preserve">This was </w:t>
      </w:r>
      <w:r w:rsidRPr="00880369">
        <w:rPr>
          <w:rFonts w:eastAsia="DengXian"/>
          <w:lang w:eastAsia="zh-CN"/>
        </w:rPr>
        <w:t>endorsed</w:t>
      </w:r>
      <w:r>
        <w:rPr>
          <w:rFonts w:eastAsia="DengXian"/>
          <w:lang w:eastAsia="zh-CN"/>
        </w:rPr>
        <w:t xml:space="preserve"> with the removal of the last sentence.</w:t>
      </w:r>
    </w:p>
    <w:p w14:paraId="5CE2CF58" w14:textId="75755E81" w:rsidR="004A1CF1" w:rsidRDefault="004710F9" w:rsidP="009048F4">
      <w:pPr>
        <w:rPr>
          <w:rFonts w:eastAsia="DengXian"/>
          <w:lang w:eastAsia="zh-CN"/>
        </w:rPr>
      </w:pPr>
      <w:hyperlink r:id="rId1327" w:history="1">
        <w:r>
          <w:rPr>
            <w:rStyle w:val="Hyperlink"/>
            <w:rFonts w:eastAsia="DengXian"/>
            <w:highlight w:val="green"/>
            <w:lang w:eastAsia="zh-CN"/>
          </w:rPr>
          <w:t>R1-2508069</w:t>
        </w:r>
      </w:hyperlink>
      <w:r w:rsidR="004A1CF1">
        <w:rPr>
          <w:rFonts w:eastAsia="DengXian"/>
          <w:lang w:eastAsia="zh-CN"/>
        </w:rPr>
        <w:tab/>
      </w:r>
      <w:r w:rsidR="004A1CF1" w:rsidRPr="004A1CF1">
        <w:rPr>
          <w:rFonts w:eastAsia="DengXian"/>
          <w:lang w:eastAsia="zh-CN"/>
        </w:rPr>
        <w:t>LS on PA models in 6GR waveform evaluations</w:t>
      </w:r>
      <w:r w:rsidR="004A1CF1">
        <w:rPr>
          <w:rFonts w:eastAsia="DengXian"/>
          <w:lang w:eastAsia="zh-CN"/>
        </w:rPr>
        <w:tab/>
        <w:t>RAN1, Huawei</w:t>
      </w:r>
    </w:p>
    <w:p w14:paraId="2291065D" w14:textId="0B4B1637" w:rsidR="004A1CF1" w:rsidRPr="000A4A58" w:rsidRDefault="0031302D" w:rsidP="009048F4">
      <w:pPr>
        <w:rPr>
          <w:rFonts w:eastAsia="DengXian"/>
          <w:lang w:eastAsia="zh-CN"/>
        </w:rPr>
      </w:pPr>
      <w:r w:rsidRPr="006F4149">
        <w:rPr>
          <w:rFonts w:eastAsia="DengXian"/>
          <w:b/>
          <w:bCs/>
          <w:lang w:eastAsia="zh-CN"/>
        </w:rPr>
        <w:t xml:space="preserve">Decision: </w:t>
      </w:r>
      <w:r>
        <w:rPr>
          <w:rFonts w:eastAsia="DengXian"/>
          <w:lang w:eastAsia="zh-CN"/>
        </w:rPr>
        <w:t xml:space="preserve">This was </w:t>
      </w:r>
      <w:r w:rsidRPr="0031302D">
        <w:rPr>
          <w:rFonts w:eastAsia="DengXian"/>
          <w:highlight w:val="green"/>
          <w:lang w:eastAsia="zh-CN"/>
        </w:rPr>
        <w:t>approved</w:t>
      </w:r>
      <w:r w:rsidR="00836E98">
        <w:rPr>
          <w:rFonts w:eastAsia="DengXian"/>
          <w:lang w:eastAsia="zh-CN"/>
        </w:rPr>
        <w:t xml:space="preserve"> and sent out on 14 October</w:t>
      </w:r>
      <w:r>
        <w:rPr>
          <w:rFonts w:eastAsia="DengXian"/>
          <w:lang w:eastAsia="zh-CN"/>
        </w:rPr>
        <w:t>.</w:t>
      </w:r>
    </w:p>
    <w:p w14:paraId="7107A36F" w14:textId="77777777" w:rsidR="009048F4" w:rsidRPr="00982845" w:rsidRDefault="009048F4" w:rsidP="004331CD">
      <w:pPr>
        <w:pStyle w:val="Heading3"/>
        <w:numPr>
          <w:ilvl w:val="2"/>
          <w:numId w:val="90"/>
        </w:numPr>
        <w:tabs>
          <w:tab w:val="num" w:pos="720"/>
        </w:tabs>
      </w:pPr>
      <w:bookmarkStart w:id="1247" w:name="_Toc210658591"/>
      <w:bookmarkStart w:id="1248" w:name="_Toc210658689"/>
      <w:bookmarkStart w:id="1249" w:name="_Toc210659407"/>
      <w:bookmarkStart w:id="1250" w:name="_Toc211860384"/>
      <w:bookmarkStart w:id="1251" w:name="_Toc211860674"/>
      <w:bookmarkStart w:id="1252" w:name="_Toc211860893"/>
      <w:bookmarkStart w:id="1253" w:name="_Toc211861114"/>
      <w:bookmarkStart w:id="1254" w:name="_Toc211861520"/>
      <w:bookmarkStart w:id="1255" w:name="_Toc211861690"/>
      <w:bookmarkStart w:id="1256" w:name="_Toc211861906"/>
      <w:bookmarkStart w:id="1257" w:name="_Toc211861998"/>
      <w:bookmarkStart w:id="1258" w:name="_Toc211862397"/>
      <w:bookmarkStart w:id="1259" w:name="_Toc211862551"/>
      <w:r w:rsidRPr="00982845">
        <w:t>Frame structure</w:t>
      </w:r>
      <w:bookmarkEnd w:id="1247"/>
      <w:bookmarkEnd w:id="1248"/>
      <w:bookmarkEnd w:id="1249"/>
      <w:bookmarkEnd w:id="1250"/>
      <w:bookmarkEnd w:id="1251"/>
      <w:bookmarkEnd w:id="1252"/>
      <w:bookmarkEnd w:id="1253"/>
      <w:bookmarkEnd w:id="1254"/>
      <w:bookmarkEnd w:id="1255"/>
      <w:bookmarkEnd w:id="1256"/>
      <w:bookmarkEnd w:id="1257"/>
      <w:bookmarkEnd w:id="1258"/>
      <w:bookmarkEnd w:id="1259"/>
      <w:r w:rsidRPr="00982845">
        <w:t xml:space="preserve"> </w:t>
      </w:r>
    </w:p>
    <w:p w14:paraId="4D15D7A7" w14:textId="77777777" w:rsidR="009048F4" w:rsidRPr="00982845" w:rsidRDefault="009048F4" w:rsidP="009048F4">
      <w:pPr>
        <w:rPr>
          <w:rFonts w:eastAsia="DengXian"/>
          <w:i/>
          <w:iCs/>
          <w:lang w:eastAsia="zh-CN"/>
        </w:rPr>
      </w:pPr>
      <w:r w:rsidRPr="00982845">
        <w:rPr>
          <w:i/>
          <w:iCs/>
        </w:rPr>
        <w:t xml:space="preserve">Including </w:t>
      </w:r>
      <w:hyperlink w:anchor="_Toc450829438" w:history="1">
        <w:r w:rsidRPr="00982845">
          <w:rPr>
            <w:rFonts w:eastAsia="DengXian"/>
            <w:i/>
            <w:iCs/>
            <w:lang w:eastAsia="zh-CN"/>
          </w:rPr>
          <w:t>n</w:t>
        </w:r>
        <w:r w:rsidRPr="00982845">
          <w:rPr>
            <w:i/>
            <w:iCs/>
          </w:rPr>
          <w:t>umerology and frame structure</w:t>
        </w:r>
      </w:hyperlink>
      <w:r w:rsidRPr="00982845">
        <w:rPr>
          <w:rFonts w:eastAsia="DengXian"/>
          <w:i/>
          <w:iCs/>
          <w:lang w:eastAsia="zh-CN"/>
        </w:rPr>
        <w:t xml:space="preserve"> (for all duplex types)</w:t>
      </w:r>
      <w:r w:rsidRPr="00982845">
        <w:rPr>
          <w:i/>
          <w:iCs/>
        </w:rPr>
        <w:t>.</w:t>
      </w:r>
    </w:p>
    <w:p w14:paraId="0BCE18C5" w14:textId="77777777" w:rsidR="0053599D" w:rsidRPr="00CD03E8" w:rsidRDefault="0053599D" w:rsidP="0053599D">
      <w:pPr>
        <w:rPr>
          <w:lang w:val="fr-FR" w:eastAsia="x-none"/>
        </w:rPr>
      </w:pPr>
      <w:r w:rsidRPr="00CD03E8">
        <w:rPr>
          <w:lang w:val="fr-FR" w:eastAsia="x-none"/>
        </w:rPr>
        <w:t>[12</w:t>
      </w:r>
      <w:r w:rsidRPr="00CD03E8">
        <w:rPr>
          <w:rFonts w:eastAsia="DengXian" w:hint="eastAsia"/>
          <w:lang w:val="fr-FR" w:eastAsia="zh-CN"/>
        </w:rPr>
        <w:t>2bis</w:t>
      </w:r>
      <w:r w:rsidRPr="00CD03E8">
        <w:rPr>
          <w:lang w:val="fr-FR" w:eastAsia="x-none"/>
        </w:rPr>
        <w:t>-R</w:t>
      </w:r>
      <w:r w:rsidRPr="00CD03E8">
        <w:rPr>
          <w:rFonts w:eastAsia="DengXian" w:hint="eastAsia"/>
          <w:lang w:val="fr-FR" w:eastAsia="zh-CN"/>
        </w:rPr>
        <w:t>20</w:t>
      </w:r>
      <w:r w:rsidRPr="00CD03E8">
        <w:rPr>
          <w:lang w:val="fr-FR" w:eastAsia="x-none"/>
        </w:rPr>
        <w:t>-</w:t>
      </w:r>
      <w:r w:rsidRPr="00CD03E8">
        <w:rPr>
          <w:rFonts w:eastAsia="DengXian" w:hint="eastAsia"/>
          <w:lang w:val="fr-FR" w:eastAsia="zh-CN"/>
        </w:rPr>
        <w:t>6GR-Frame structure</w:t>
      </w:r>
      <w:r w:rsidRPr="00CD03E8">
        <w:rPr>
          <w:lang w:val="fr-FR" w:eastAsia="x-none"/>
        </w:rPr>
        <w:t>] Email discussion on Rel-</w:t>
      </w:r>
      <w:r w:rsidRPr="00CD03E8">
        <w:rPr>
          <w:rFonts w:eastAsia="DengXian" w:hint="eastAsia"/>
          <w:lang w:val="fr-FR" w:eastAsia="zh-CN"/>
        </w:rPr>
        <w:t xml:space="preserve">20 6GR- Frame structure </w:t>
      </w:r>
      <w:r w:rsidRPr="00CD03E8">
        <w:rPr>
          <w:lang w:val="fr-FR" w:eastAsia="x-none"/>
        </w:rPr>
        <w:t xml:space="preserve">– </w:t>
      </w:r>
      <w:r w:rsidRPr="00CD03E8">
        <w:rPr>
          <w:rFonts w:eastAsia="DengXian" w:hint="eastAsia"/>
          <w:lang w:val="fr-FR" w:eastAsia="zh-CN"/>
        </w:rPr>
        <w:t>Xiaodong (CMCC)</w:t>
      </w:r>
    </w:p>
    <w:p w14:paraId="59FF0519" w14:textId="7C98E965" w:rsidR="009048F4" w:rsidRDefault="0053599D" w:rsidP="0053599D">
      <w:pPr>
        <w:rPr>
          <w:lang w:eastAsia="x-none"/>
        </w:rPr>
      </w:pPr>
      <w:r w:rsidRPr="00CD03E8">
        <w:rPr>
          <w:lang w:eastAsia="x-none"/>
        </w:rPr>
        <w:t>To be used for sharing updates on online/offline schedule, details on what is to be discussed in online/offline sessions, tdoc number of the moderator summary for online session, etc</w:t>
      </w:r>
    </w:p>
    <w:p w14:paraId="6159CC46" w14:textId="77777777" w:rsidR="00CD03E8" w:rsidRDefault="00CD03E8" w:rsidP="00CD03E8">
      <w:pPr>
        <w:rPr>
          <w:rFonts w:eastAsia="DengXian"/>
          <w:i/>
          <w:iCs/>
          <w:lang w:val="en-US" w:eastAsia="zh-CN"/>
        </w:rPr>
      </w:pPr>
    </w:p>
    <w:p w14:paraId="4CFE87F3" w14:textId="77777777" w:rsidR="00CD03E8" w:rsidRPr="00CF4DF7" w:rsidRDefault="00CD03E8" w:rsidP="00CD03E8">
      <w:pPr>
        <w:rPr>
          <w:rFonts w:eastAsiaTheme="minorEastAsia"/>
          <w:highlight w:val="green"/>
          <w:lang w:eastAsia="zh-CN"/>
        </w:rPr>
      </w:pPr>
      <w:r w:rsidRPr="00CF4DF7">
        <w:rPr>
          <w:rFonts w:eastAsiaTheme="minorEastAsia" w:hint="eastAsia"/>
          <w:highlight w:val="green"/>
          <w:lang w:eastAsia="zh-CN"/>
        </w:rPr>
        <w:t>Agreement</w:t>
      </w:r>
    </w:p>
    <w:p w14:paraId="5BB24C0B" w14:textId="77777777" w:rsidR="00CD03E8" w:rsidRDefault="00CD03E8" w:rsidP="00CD03E8">
      <w:pPr>
        <w:snapToGrid w:val="0"/>
        <w:spacing w:after="120" w:line="259" w:lineRule="auto"/>
        <w:jc w:val="both"/>
        <w:rPr>
          <w:rFonts w:eastAsiaTheme="minorEastAsia"/>
          <w:lang w:val="en-US" w:eastAsia="zh-CN"/>
        </w:rPr>
      </w:pPr>
      <w:r w:rsidRPr="00FC70F9">
        <w:rPr>
          <w:rFonts w:eastAsiaTheme="minorEastAsia" w:hint="eastAsia"/>
          <w:lang w:val="en-US" w:eastAsia="zh-CN"/>
        </w:rPr>
        <w:t>Draft LS R1-2508068 is end</w:t>
      </w:r>
      <w:r>
        <w:rPr>
          <w:rFonts w:eastAsiaTheme="minorEastAsia" w:hint="eastAsia"/>
          <w:lang w:val="en-US" w:eastAsia="zh-CN"/>
        </w:rPr>
        <w:t xml:space="preserve">orsed with </w:t>
      </w:r>
      <w:r>
        <w:rPr>
          <w:rFonts w:eastAsiaTheme="minorEastAsia"/>
          <w:lang w:val="en-US" w:eastAsia="zh-CN"/>
        </w:rPr>
        <w:t>following</w:t>
      </w:r>
      <w:r>
        <w:rPr>
          <w:rFonts w:eastAsiaTheme="minorEastAsia" w:hint="eastAsia"/>
          <w:lang w:val="en-US" w:eastAsia="zh-CN"/>
        </w:rPr>
        <w:t xml:space="preserve"> revision:</w:t>
      </w:r>
    </w:p>
    <w:p w14:paraId="621C28DF" w14:textId="77777777" w:rsidR="00CD03E8" w:rsidRPr="00CF4DF7" w:rsidRDefault="00CD03E8" w:rsidP="00CD03E8">
      <w:pPr>
        <w:pStyle w:val="ListParagraph"/>
        <w:numPr>
          <w:ilvl w:val="0"/>
          <w:numId w:val="104"/>
        </w:numPr>
        <w:overflowPunct/>
        <w:snapToGrid w:val="0"/>
        <w:spacing w:after="120" w:line="259" w:lineRule="auto"/>
        <w:contextualSpacing w:val="0"/>
        <w:jc w:val="both"/>
        <w:textAlignment w:val="auto"/>
        <w:rPr>
          <w:rFonts w:eastAsiaTheme="minorEastAsia"/>
          <w:lang w:val="en-US" w:eastAsia="zh-CN"/>
        </w:rPr>
      </w:pPr>
      <w:r w:rsidRPr="00FF0DEC">
        <w:rPr>
          <w:rFonts w:eastAsiaTheme="minorEastAsia" w:hint="eastAsia"/>
          <w:lang w:val="en-US" w:eastAsia="zh-CN"/>
        </w:rPr>
        <w:t xml:space="preserve">removing </w:t>
      </w:r>
      <w:r w:rsidRPr="00FF0DEC">
        <w:rPr>
          <w:rFonts w:eastAsia="Times New Roman"/>
          <w:lang w:eastAsia="en-US"/>
        </w:rPr>
        <w:t>“</w:t>
      </w:r>
      <w:r w:rsidRPr="00FF0DEC">
        <w:rPr>
          <w:rFonts w:eastAsia="Times New Roman"/>
        </w:rPr>
        <w:t>Additionally, if time permits, any feedback for CP-OFDM PAPR reduction/MPR values achievable by implementation is also appreciated.</w:t>
      </w:r>
      <w:r w:rsidRPr="00FF0DEC">
        <w:rPr>
          <w:rFonts w:eastAsiaTheme="minorEastAsia"/>
          <w:lang w:eastAsia="zh-CN"/>
        </w:rPr>
        <w:t>”</w:t>
      </w:r>
    </w:p>
    <w:p w14:paraId="6D58DBE9" w14:textId="77777777" w:rsidR="00CD03E8" w:rsidRPr="007D30E3" w:rsidRDefault="00CD03E8" w:rsidP="00CD03E8">
      <w:pPr>
        <w:rPr>
          <w:rFonts w:eastAsiaTheme="minorEastAsia"/>
          <w:highlight w:val="green"/>
          <w:lang w:eastAsia="zh-CN"/>
        </w:rPr>
      </w:pPr>
      <w:r w:rsidRPr="007D30E3">
        <w:rPr>
          <w:rFonts w:eastAsiaTheme="minorEastAsia" w:hint="eastAsia"/>
          <w:highlight w:val="green"/>
          <w:lang w:eastAsia="zh-CN"/>
        </w:rPr>
        <w:t>Agreement</w:t>
      </w:r>
    </w:p>
    <w:p w14:paraId="04F95EE0" w14:textId="77777777" w:rsidR="00CD03E8" w:rsidRDefault="00CD03E8" w:rsidP="00CD03E8">
      <w:pPr>
        <w:snapToGrid w:val="0"/>
        <w:spacing w:after="120" w:line="259" w:lineRule="auto"/>
        <w:jc w:val="both"/>
        <w:rPr>
          <w:rFonts w:eastAsiaTheme="minorEastAsia"/>
          <w:lang w:val="en-US" w:eastAsia="zh-CN"/>
        </w:rPr>
      </w:pPr>
      <w:r>
        <w:rPr>
          <w:rFonts w:eastAsiaTheme="minorEastAsia" w:hint="eastAsia"/>
          <w:lang w:val="en-US" w:eastAsia="zh-CN"/>
        </w:rPr>
        <w:t xml:space="preserve">Final </w:t>
      </w:r>
      <w:r w:rsidRPr="007D30E3">
        <w:rPr>
          <w:rFonts w:eastAsiaTheme="minorEastAsia" w:hint="eastAsia"/>
          <w:lang w:val="en-US" w:eastAsia="zh-CN"/>
        </w:rPr>
        <w:t>LS R1-250806</w:t>
      </w:r>
      <w:r>
        <w:rPr>
          <w:rFonts w:eastAsiaTheme="minorEastAsia" w:hint="eastAsia"/>
          <w:lang w:val="en-US" w:eastAsia="zh-CN"/>
        </w:rPr>
        <w:t>9</w:t>
      </w:r>
      <w:r w:rsidRPr="007D30E3">
        <w:rPr>
          <w:rFonts w:eastAsiaTheme="minorEastAsia" w:hint="eastAsia"/>
          <w:lang w:val="en-US" w:eastAsia="zh-CN"/>
        </w:rPr>
        <w:t xml:space="preserve"> is endorsed</w:t>
      </w:r>
      <w:r>
        <w:rPr>
          <w:rFonts w:eastAsiaTheme="minorEastAsia" w:hint="eastAsia"/>
          <w:lang w:val="en-US" w:eastAsia="zh-CN"/>
        </w:rPr>
        <w:t>.</w:t>
      </w:r>
    </w:p>
    <w:p w14:paraId="6DB97A22" w14:textId="77777777" w:rsidR="00CD03E8" w:rsidRPr="00AA426C" w:rsidRDefault="00CD03E8" w:rsidP="00CD03E8">
      <w:pPr>
        <w:snapToGrid w:val="0"/>
        <w:spacing w:after="120" w:line="259" w:lineRule="auto"/>
        <w:jc w:val="both"/>
        <w:rPr>
          <w:rFonts w:eastAsiaTheme="minorEastAsia"/>
          <w:highlight w:val="green"/>
          <w:lang w:val="en-US" w:eastAsia="zh-CN"/>
        </w:rPr>
      </w:pPr>
      <w:r w:rsidRPr="00AA426C">
        <w:rPr>
          <w:rFonts w:eastAsiaTheme="minorEastAsia" w:hint="eastAsia"/>
          <w:highlight w:val="green"/>
          <w:lang w:val="en-US" w:eastAsia="zh-CN"/>
        </w:rPr>
        <w:t>Agreement</w:t>
      </w:r>
    </w:p>
    <w:p w14:paraId="7F8F647B" w14:textId="77777777" w:rsidR="00CD03E8" w:rsidRPr="00AA426C" w:rsidRDefault="00CD03E8" w:rsidP="00CD03E8">
      <w:pPr>
        <w:pStyle w:val="ListParagraph"/>
        <w:numPr>
          <w:ilvl w:val="0"/>
          <w:numId w:val="121"/>
        </w:numPr>
        <w:overflowPunct/>
        <w:autoSpaceDE/>
        <w:autoSpaceDN/>
        <w:adjustRightInd/>
        <w:textAlignment w:val="auto"/>
        <w:rPr>
          <w:b/>
          <w:bCs/>
        </w:rPr>
      </w:pPr>
      <w:r w:rsidRPr="00AA426C">
        <w:t>For uplink low-PAPR proposals</w:t>
      </w:r>
      <w:r w:rsidRPr="00AA426C">
        <w:rPr>
          <w:rFonts w:eastAsiaTheme="minorEastAsia" w:hint="eastAsia"/>
          <w:lang w:eastAsia="zh-CN"/>
        </w:rPr>
        <w:t>,</w:t>
      </w:r>
      <w:r w:rsidRPr="00AA426C">
        <w:t xml:space="preserve"> the </w:t>
      </w:r>
      <w:r w:rsidRPr="00AA426C">
        <w:rPr>
          <w:rFonts w:eastAsiaTheme="minorEastAsia" w:hint="eastAsia"/>
          <w:lang w:eastAsia="zh-CN"/>
        </w:rPr>
        <w:t xml:space="preserve">link level </w:t>
      </w:r>
      <w:r w:rsidRPr="00AA426C">
        <w:t>performance evaluation criterion is Net Gain</w:t>
      </w:r>
      <w:r w:rsidRPr="00AA426C">
        <w:rPr>
          <w:rFonts w:eastAsiaTheme="minorEastAsia" w:hint="eastAsia"/>
          <w:lang w:eastAsia="zh-CN"/>
        </w:rPr>
        <w:t xml:space="preserve"> assuming same </w:t>
      </w:r>
      <w:r w:rsidRPr="00AA426C">
        <w:rPr>
          <w:rFonts w:eastAsiaTheme="minorEastAsia"/>
          <w:lang w:eastAsia="zh-CN"/>
        </w:rPr>
        <w:t>spectrum</w:t>
      </w:r>
      <w:r w:rsidRPr="00AA426C">
        <w:rPr>
          <w:rFonts w:eastAsiaTheme="minorEastAsia" w:hint="eastAsia"/>
          <w:lang w:eastAsia="zh-CN"/>
        </w:rPr>
        <w:t xml:space="preserve"> efficiency as the reference </w:t>
      </w:r>
    </w:p>
    <w:p w14:paraId="3B0EC5E2" w14:textId="77777777" w:rsidR="00CD03E8" w:rsidRPr="00AA426C" w:rsidRDefault="00CD03E8" w:rsidP="00CD03E8">
      <w:pPr>
        <w:pStyle w:val="ListParagraph"/>
        <w:numPr>
          <w:ilvl w:val="1"/>
          <w:numId w:val="121"/>
        </w:numPr>
        <w:overflowPunct/>
        <w:autoSpaceDE/>
        <w:autoSpaceDN/>
        <w:adjustRightInd/>
        <w:textAlignment w:val="auto"/>
        <w:rPr>
          <w:b/>
          <w:bCs/>
        </w:rPr>
      </w:pPr>
      <w:r w:rsidRPr="00AA426C">
        <w:t>Net Gain [dB] = Tx power gain</w:t>
      </w:r>
      <w:r w:rsidRPr="00AA426C">
        <w:rPr>
          <w:rFonts w:eastAsiaTheme="minorEastAsia" w:hint="eastAsia"/>
          <w:lang w:eastAsia="zh-CN"/>
        </w:rPr>
        <w:t xml:space="preserve"> relative to the reference</w:t>
      </w:r>
      <w:r w:rsidRPr="00AA426C">
        <w:t xml:space="preserve"> – </w:t>
      </w:r>
      <w:r w:rsidRPr="00AA426C">
        <w:rPr>
          <w:rFonts w:eastAsiaTheme="minorEastAsia" w:hint="eastAsia"/>
          <w:lang w:eastAsia="zh-CN"/>
        </w:rPr>
        <w:t xml:space="preserve">SNR </w:t>
      </w:r>
      <w:r w:rsidRPr="00AA426C">
        <w:rPr>
          <w:rFonts w:eastAsiaTheme="minorEastAsia"/>
          <w:lang w:eastAsia="zh-CN"/>
        </w:rPr>
        <w:t>degradation</w:t>
      </w:r>
      <w:r w:rsidRPr="00AA426C">
        <w:t xml:space="preserve"> relative to the reference @10% BLER</w:t>
      </w:r>
    </w:p>
    <w:p w14:paraId="40CA4B0A" w14:textId="77777777" w:rsidR="00CD03E8" w:rsidRPr="00AA426C" w:rsidRDefault="00CD03E8" w:rsidP="00CD03E8">
      <w:pPr>
        <w:pStyle w:val="ListParagraph"/>
        <w:numPr>
          <w:ilvl w:val="2"/>
          <w:numId w:val="121"/>
        </w:numPr>
        <w:overflowPunct/>
        <w:autoSpaceDE/>
        <w:autoSpaceDN/>
        <w:adjustRightInd/>
        <w:textAlignment w:val="auto"/>
        <w:rPr>
          <w:b/>
          <w:bCs/>
        </w:rPr>
      </w:pPr>
      <w:r w:rsidRPr="00AA426C">
        <w:lastRenderedPageBreak/>
        <w:t>A realistic PA model should be used</w:t>
      </w:r>
    </w:p>
    <w:p w14:paraId="2BAD939A" w14:textId="77777777" w:rsidR="00CD03E8" w:rsidRPr="00AA426C" w:rsidRDefault="00CD03E8" w:rsidP="00CD03E8">
      <w:pPr>
        <w:pStyle w:val="ListParagraph"/>
        <w:numPr>
          <w:ilvl w:val="2"/>
          <w:numId w:val="121"/>
        </w:numPr>
        <w:overflowPunct/>
        <w:autoSpaceDE/>
        <w:autoSpaceDN/>
        <w:adjustRightInd/>
        <w:textAlignment w:val="auto"/>
        <w:rPr>
          <w:b/>
          <w:bCs/>
        </w:rPr>
      </w:pPr>
      <w:r w:rsidRPr="00AA426C">
        <w:t xml:space="preserve">When calculating the Tx power gain, the RAN4 metrics on the Tx power should be taken into account. </w:t>
      </w:r>
    </w:p>
    <w:p w14:paraId="3D045409" w14:textId="77777777" w:rsidR="00CD03E8" w:rsidRPr="00AA426C" w:rsidRDefault="00CD03E8" w:rsidP="00CD03E8">
      <w:pPr>
        <w:pStyle w:val="ListParagraph"/>
        <w:numPr>
          <w:ilvl w:val="2"/>
          <w:numId w:val="121"/>
        </w:numPr>
        <w:overflowPunct/>
        <w:autoSpaceDE/>
        <w:autoSpaceDN/>
        <w:adjustRightInd/>
        <w:textAlignment w:val="auto"/>
        <w:rPr>
          <w:b/>
          <w:bCs/>
        </w:rPr>
      </w:pPr>
      <w:r w:rsidRPr="00AA426C">
        <w:t>For SNR degradation, fading channel and non-ideal channel estimation, including DMRS configuration, and equalization is encouraged.</w:t>
      </w:r>
    </w:p>
    <w:p w14:paraId="6A18B5FB" w14:textId="77777777" w:rsidR="00CD03E8" w:rsidRPr="00AA426C" w:rsidRDefault="00CD03E8" w:rsidP="00CD03E8">
      <w:pPr>
        <w:pStyle w:val="ListParagraph"/>
        <w:numPr>
          <w:ilvl w:val="2"/>
          <w:numId w:val="121"/>
        </w:numPr>
        <w:overflowPunct/>
        <w:autoSpaceDE/>
        <w:autoSpaceDN/>
        <w:adjustRightInd/>
        <w:textAlignment w:val="auto"/>
        <w:rPr>
          <w:b/>
          <w:bCs/>
        </w:rPr>
      </w:pPr>
      <w:r w:rsidRPr="00AA426C">
        <w:rPr>
          <w:rFonts w:eastAsiaTheme="minorEastAsia" w:hint="eastAsia"/>
          <w:lang w:eastAsia="zh-CN"/>
        </w:rPr>
        <w:t xml:space="preserve">FFS: </w:t>
      </w:r>
      <w:r w:rsidRPr="00AA426C">
        <w:rPr>
          <w:rFonts w:eastAsiaTheme="minorEastAsia"/>
          <w:lang w:eastAsia="zh-CN"/>
        </w:rPr>
        <w:t>Other</w:t>
      </w:r>
      <w:r w:rsidRPr="00AA426C">
        <w:rPr>
          <w:rFonts w:eastAsiaTheme="minorEastAsia" w:hint="eastAsia"/>
          <w:lang w:eastAsia="zh-CN"/>
        </w:rPr>
        <w:t xml:space="preserve"> e</w:t>
      </w:r>
      <w:r w:rsidRPr="00AA426C">
        <w:t>valuation metrics</w:t>
      </w:r>
    </w:p>
    <w:p w14:paraId="510A60C8" w14:textId="77777777" w:rsidR="00CD03E8" w:rsidRPr="00AA426C" w:rsidRDefault="00CD03E8" w:rsidP="00CD03E8">
      <w:pPr>
        <w:pStyle w:val="ListParagraph"/>
        <w:numPr>
          <w:ilvl w:val="2"/>
          <w:numId w:val="121"/>
        </w:numPr>
        <w:overflowPunct/>
        <w:autoSpaceDE/>
        <w:autoSpaceDN/>
        <w:adjustRightInd/>
        <w:textAlignment w:val="auto"/>
        <w:rPr>
          <w:b/>
          <w:bCs/>
        </w:rPr>
      </w:pPr>
      <w:r w:rsidRPr="00AA426C">
        <w:rPr>
          <w:rFonts w:eastAsiaTheme="minorEastAsia" w:hint="eastAsia"/>
          <w:lang w:eastAsia="zh-CN"/>
        </w:rPr>
        <w:t>Note: Companies to report how to calculate the Tx power gain,</w:t>
      </w:r>
      <w:r w:rsidRPr="00AA426C">
        <w:t xml:space="preserve"> modulation and coding</w:t>
      </w:r>
    </w:p>
    <w:p w14:paraId="162FC980" w14:textId="77777777" w:rsidR="00CD03E8" w:rsidRPr="005B66A7" w:rsidRDefault="00CD03E8" w:rsidP="00CD03E8">
      <w:pPr>
        <w:snapToGrid w:val="0"/>
        <w:spacing w:after="120" w:line="259" w:lineRule="auto"/>
        <w:jc w:val="both"/>
        <w:rPr>
          <w:rFonts w:eastAsiaTheme="minorEastAsia"/>
          <w:highlight w:val="green"/>
          <w:lang w:eastAsia="zh-CN"/>
        </w:rPr>
      </w:pPr>
      <w:r w:rsidRPr="005B66A7">
        <w:rPr>
          <w:rFonts w:eastAsiaTheme="minorEastAsia" w:hint="eastAsia"/>
          <w:highlight w:val="green"/>
          <w:lang w:eastAsia="zh-CN"/>
        </w:rPr>
        <w:t>Agreement</w:t>
      </w:r>
    </w:p>
    <w:p w14:paraId="4251FC1B" w14:textId="77777777" w:rsidR="00CD03E8" w:rsidRPr="005B66A7" w:rsidRDefault="00CD03E8" w:rsidP="00CD03E8">
      <w:pPr>
        <w:pStyle w:val="ListParagraph"/>
        <w:numPr>
          <w:ilvl w:val="0"/>
          <w:numId w:val="122"/>
        </w:numPr>
        <w:overflowPunct/>
        <w:autoSpaceDE/>
        <w:autoSpaceDN/>
        <w:adjustRightInd/>
        <w:textAlignment w:val="auto"/>
        <w:rPr>
          <w:lang w:val="en-US"/>
        </w:rPr>
      </w:pPr>
      <w:r>
        <w:rPr>
          <w:rFonts w:eastAsiaTheme="minorEastAsia" w:hint="eastAsia"/>
          <w:lang w:val="en-US" w:eastAsia="zh-CN"/>
        </w:rPr>
        <w:t xml:space="preserve">Study the evaluation method for evaluating </w:t>
      </w:r>
      <w:r>
        <w:rPr>
          <w:lang w:val="en-US"/>
        </w:rPr>
        <w:t>DFT-s-OFDM</w:t>
      </w:r>
      <w:r>
        <w:rPr>
          <w:rFonts w:eastAsiaTheme="minorEastAsia" w:hint="eastAsia"/>
          <w:lang w:val="en-US" w:eastAsia="zh-CN"/>
        </w:rPr>
        <w:t xml:space="preserve"> for UL</w:t>
      </w:r>
      <w:r>
        <w:rPr>
          <w:lang w:val="en-US"/>
        </w:rPr>
        <w:t xml:space="preserve"> with </w:t>
      </w:r>
      <w:r>
        <w:rPr>
          <w:rFonts w:eastAsiaTheme="minorEastAsia" w:hint="eastAsia"/>
          <w:lang w:val="en-US" w:eastAsia="zh-CN"/>
        </w:rPr>
        <w:t>number of layers</w:t>
      </w:r>
      <w:r>
        <w:rPr>
          <w:lang w:val="en-US"/>
        </w:rPr>
        <w:t xml:space="preserve"> &gt; 1</w:t>
      </w:r>
      <w:r>
        <w:rPr>
          <w:rFonts w:eastAsiaTheme="minorEastAsia" w:hint="eastAsia"/>
          <w:lang w:val="en-US" w:eastAsia="zh-CN"/>
        </w:rPr>
        <w:t>.</w:t>
      </w:r>
    </w:p>
    <w:p w14:paraId="4B937F7D" w14:textId="77777777" w:rsidR="00B5330C" w:rsidRPr="00B5330C" w:rsidRDefault="00B5330C" w:rsidP="0053599D">
      <w:pPr>
        <w:rPr>
          <w:rFonts w:eastAsia="DengXian"/>
          <w:lang w:eastAsia="zh-CN"/>
        </w:rPr>
      </w:pPr>
    </w:p>
    <w:p w14:paraId="27736B59" w14:textId="78D047E0" w:rsidR="009048F4" w:rsidRPr="00982845" w:rsidRDefault="004710F9" w:rsidP="009048F4">
      <w:hyperlink r:id="rId1328" w:history="1">
        <w:r>
          <w:rPr>
            <w:rStyle w:val="Hyperlink"/>
          </w:rPr>
          <w:t>R1-2506740</w:t>
        </w:r>
      </w:hyperlink>
      <w:r w:rsidR="009048F4" w:rsidRPr="00982845">
        <w:tab/>
        <w:t>Discussion on 6G numerology and frame structure</w:t>
      </w:r>
      <w:r w:rsidR="009048F4" w:rsidRPr="00982845">
        <w:tab/>
        <w:t>FUTUREWEI</w:t>
      </w:r>
    </w:p>
    <w:p w14:paraId="11E9F1F4" w14:textId="6108C0E4" w:rsidR="009048F4" w:rsidRPr="00982845" w:rsidRDefault="004710F9" w:rsidP="009048F4">
      <w:hyperlink r:id="rId1329" w:history="1">
        <w:r>
          <w:rPr>
            <w:rStyle w:val="Hyperlink"/>
          </w:rPr>
          <w:t>R1-2506753</w:t>
        </w:r>
      </w:hyperlink>
      <w:r w:rsidR="009048F4" w:rsidRPr="00982845">
        <w:tab/>
        <w:t>Frame Structure and Numerology in 6G Radio Air Interface</w:t>
      </w:r>
      <w:r w:rsidR="009048F4" w:rsidRPr="00982845">
        <w:tab/>
        <w:t>Nokia</w:t>
      </w:r>
    </w:p>
    <w:p w14:paraId="56F3CF18" w14:textId="65FEAC6F" w:rsidR="009048F4" w:rsidRPr="00982845" w:rsidRDefault="004710F9" w:rsidP="009048F4">
      <w:hyperlink r:id="rId1330" w:history="1">
        <w:r>
          <w:rPr>
            <w:rStyle w:val="Hyperlink"/>
          </w:rPr>
          <w:t>R1-2506777</w:t>
        </w:r>
      </w:hyperlink>
      <w:r w:rsidR="009048F4" w:rsidRPr="00982845">
        <w:tab/>
        <w:t>Discussion on 6G frame structure</w:t>
      </w:r>
      <w:r w:rsidR="009048F4" w:rsidRPr="00982845">
        <w:tab/>
        <w:t>ZTE Corporation, Sanechips</w:t>
      </w:r>
    </w:p>
    <w:p w14:paraId="625CA10F" w14:textId="4E3E4B00" w:rsidR="009048F4" w:rsidRPr="00982845" w:rsidRDefault="004710F9" w:rsidP="009048F4">
      <w:hyperlink r:id="rId1331" w:history="1">
        <w:r>
          <w:rPr>
            <w:rStyle w:val="Hyperlink"/>
          </w:rPr>
          <w:t>R1-2506816</w:t>
        </w:r>
      </w:hyperlink>
      <w:r w:rsidR="009048F4" w:rsidRPr="00982845">
        <w:tab/>
        <w:t>Discussion on frame structure for 6GR</w:t>
      </w:r>
      <w:r w:rsidR="009048F4" w:rsidRPr="00982845">
        <w:tab/>
        <w:t>Spreadtrum, UNISOC</w:t>
      </w:r>
    </w:p>
    <w:p w14:paraId="169BB862" w14:textId="62AF28BB" w:rsidR="009048F4" w:rsidRPr="00982845" w:rsidRDefault="004710F9" w:rsidP="009048F4">
      <w:hyperlink r:id="rId1332" w:history="1">
        <w:r>
          <w:rPr>
            <w:rStyle w:val="Hyperlink"/>
          </w:rPr>
          <w:t>R1-2506822</w:t>
        </w:r>
      </w:hyperlink>
      <w:r w:rsidR="009048F4" w:rsidRPr="00982845">
        <w:tab/>
        <w:t>Discussion on Frame structure</w:t>
      </w:r>
      <w:r w:rsidR="009048F4" w:rsidRPr="00982845">
        <w:tab/>
        <w:t>TCL</w:t>
      </w:r>
    </w:p>
    <w:p w14:paraId="6EFD4BB5" w14:textId="651A90A3" w:rsidR="009048F4" w:rsidRPr="00982845" w:rsidRDefault="004710F9" w:rsidP="009048F4">
      <w:hyperlink r:id="rId1333" w:history="1">
        <w:r>
          <w:rPr>
            <w:rStyle w:val="Hyperlink"/>
          </w:rPr>
          <w:t>R1-2506900</w:t>
        </w:r>
      </w:hyperlink>
      <w:r w:rsidR="009048F4" w:rsidRPr="00982845">
        <w:tab/>
        <w:t>Discussion on 6GR frame structure</w:t>
      </w:r>
      <w:r w:rsidR="009048F4" w:rsidRPr="00982845">
        <w:tab/>
        <w:t>vivo</w:t>
      </w:r>
    </w:p>
    <w:p w14:paraId="064E633B" w14:textId="4B44EAEE" w:rsidR="009048F4" w:rsidRPr="00982845" w:rsidRDefault="004710F9" w:rsidP="009048F4">
      <w:hyperlink r:id="rId1334" w:history="1">
        <w:r>
          <w:rPr>
            <w:rStyle w:val="Hyperlink"/>
          </w:rPr>
          <w:t>R1-2506991</w:t>
        </w:r>
      </w:hyperlink>
      <w:r w:rsidR="009048F4" w:rsidRPr="00982845">
        <w:tab/>
        <w:t>Discussion on 6G frame structure</w:t>
      </w:r>
      <w:r w:rsidR="009048F4" w:rsidRPr="00982845">
        <w:tab/>
        <w:t>Xiaomi</w:t>
      </w:r>
    </w:p>
    <w:p w14:paraId="0841874F" w14:textId="7906406A" w:rsidR="009048F4" w:rsidRPr="00982845" w:rsidRDefault="004710F9" w:rsidP="009048F4">
      <w:hyperlink r:id="rId1335" w:history="1">
        <w:r>
          <w:rPr>
            <w:rStyle w:val="Hyperlink"/>
          </w:rPr>
          <w:t>R1-2506996</w:t>
        </w:r>
      </w:hyperlink>
      <w:r w:rsidR="009048F4" w:rsidRPr="00982845">
        <w:tab/>
        <w:t>Discussion on numerology and frame structure for 6GR air interface</w:t>
      </w:r>
      <w:r w:rsidR="009048F4" w:rsidRPr="00982845">
        <w:tab/>
        <w:t>Lenovo</w:t>
      </w:r>
    </w:p>
    <w:p w14:paraId="54F09001" w14:textId="02F35B31" w:rsidR="009048F4" w:rsidRPr="00982845" w:rsidRDefault="004710F9" w:rsidP="009048F4">
      <w:hyperlink r:id="rId1336" w:history="1">
        <w:r>
          <w:rPr>
            <w:rStyle w:val="Hyperlink"/>
          </w:rPr>
          <w:t>R1-2507016</w:t>
        </w:r>
      </w:hyperlink>
      <w:r w:rsidR="009048F4" w:rsidRPr="00982845">
        <w:tab/>
        <w:t>Discussion on frame structure for 6GR interface</w:t>
      </w:r>
      <w:r w:rsidR="009048F4" w:rsidRPr="00982845">
        <w:tab/>
        <w:t>CMCC</w:t>
      </w:r>
    </w:p>
    <w:p w14:paraId="2BD159F2" w14:textId="67B80BD4" w:rsidR="009048F4" w:rsidRPr="00982845" w:rsidRDefault="004710F9" w:rsidP="009048F4">
      <w:pPr>
        <w:ind w:left="1440" w:hanging="1440"/>
      </w:pPr>
      <w:hyperlink r:id="rId1337" w:history="1">
        <w:r>
          <w:rPr>
            <w:rStyle w:val="Hyperlink"/>
          </w:rPr>
          <w:t>R1-2507054</w:t>
        </w:r>
      </w:hyperlink>
      <w:r w:rsidR="009048F4" w:rsidRPr="00982845">
        <w:tab/>
        <w:t>On frame structure design and enhancements for 6G Radio (6GR) air interface</w:t>
      </w:r>
      <w:r w:rsidR="009048F4" w:rsidRPr="00982845">
        <w:tab/>
        <w:t>Tejas Network Limited</w:t>
      </w:r>
    </w:p>
    <w:p w14:paraId="19745BC1" w14:textId="660175FD" w:rsidR="009048F4" w:rsidRPr="00982845" w:rsidRDefault="004710F9" w:rsidP="009048F4">
      <w:hyperlink r:id="rId1338" w:history="1">
        <w:r>
          <w:rPr>
            <w:rStyle w:val="Hyperlink"/>
          </w:rPr>
          <w:t>R1-2507060</w:t>
        </w:r>
      </w:hyperlink>
      <w:r w:rsidR="009048F4" w:rsidRPr="00982845">
        <w:tab/>
        <w:t>Numerology and frame structure for 6GR air interface</w:t>
      </w:r>
      <w:r w:rsidR="009048F4" w:rsidRPr="00982845">
        <w:tab/>
        <w:t>Huawei, HiSilicon</w:t>
      </w:r>
    </w:p>
    <w:p w14:paraId="1FF0AF7E" w14:textId="2EA3A063" w:rsidR="009048F4" w:rsidRPr="00982845" w:rsidRDefault="004710F9" w:rsidP="009048F4">
      <w:hyperlink r:id="rId1339" w:history="1">
        <w:r>
          <w:rPr>
            <w:rStyle w:val="Hyperlink"/>
          </w:rPr>
          <w:t>R1-2507119</w:t>
        </w:r>
      </w:hyperlink>
      <w:r w:rsidR="009048F4" w:rsidRPr="00982845">
        <w:tab/>
        <w:t>Frame structure for 6GR</w:t>
      </w:r>
      <w:r w:rsidR="009048F4" w:rsidRPr="00982845">
        <w:tab/>
        <w:t>CATT</w:t>
      </w:r>
    </w:p>
    <w:p w14:paraId="6F8926F9" w14:textId="64974DC4" w:rsidR="009048F4" w:rsidRPr="00982845" w:rsidRDefault="004710F9" w:rsidP="009048F4">
      <w:hyperlink r:id="rId1340" w:history="1">
        <w:r>
          <w:rPr>
            <w:rStyle w:val="Hyperlink"/>
          </w:rPr>
          <w:t>R1-2507178</w:t>
        </w:r>
      </w:hyperlink>
      <w:r w:rsidR="009048F4" w:rsidRPr="00982845">
        <w:tab/>
        <w:t>Numerology and frame/slot structure for 6G Radio</w:t>
      </w:r>
      <w:r w:rsidR="009048F4" w:rsidRPr="00982845">
        <w:tab/>
        <w:t>OPPO</w:t>
      </w:r>
    </w:p>
    <w:p w14:paraId="7BA9131E" w14:textId="0F4891FA" w:rsidR="009048F4" w:rsidRPr="00982845" w:rsidRDefault="004710F9" w:rsidP="009048F4">
      <w:hyperlink r:id="rId1341" w:history="1">
        <w:r>
          <w:rPr>
            <w:rStyle w:val="Hyperlink"/>
          </w:rPr>
          <w:t>R1-2507186</w:t>
        </w:r>
      </w:hyperlink>
      <w:r w:rsidR="009048F4" w:rsidRPr="00982845">
        <w:tab/>
        <w:t>Discussion on frame structure for 6GR</w:t>
      </w:r>
      <w:r w:rsidR="009048F4" w:rsidRPr="00982845">
        <w:tab/>
        <w:t>LG Electronics</w:t>
      </w:r>
    </w:p>
    <w:p w14:paraId="204F5F0F" w14:textId="0711B0CE" w:rsidR="009048F4" w:rsidRPr="00982845" w:rsidRDefault="004710F9" w:rsidP="009048F4">
      <w:hyperlink r:id="rId1342" w:history="1">
        <w:r>
          <w:rPr>
            <w:rStyle w:val="Hyperlink"/>
          </w:rPr>
          <w:t>R1-2507189</w:t>
        </w:r>
      </w:hyperlink>
      <w:r w:rsidR="009048F4" w:rsidRPr="00982845">
        <w:tab/>
        <w:t>Discussion on 6G frame structure</w:t>
      </w:r>
      <w:r w:rsidR="009048F4" w:rsidRPr="00982845">
        <w:tab/>
        <w:t>Transsion Holdings</w:t>
      </w:r>
    </w:p>
    <w:p w14:paraId="1FFE915A" w14:textId="498485C4" w:rsidR="009048F4" w:rsidRPr="00982845" w:rsidRDefault="004710F9" w:rsidP="009048F4">
      <w:hyperlink r:id="rId1343" w:history="1">
        <w:r>
          <w:rPr>
            <w:rStyle w:val="Hyperlink"/>
          </w:rPr>
          <w:t>R1-2507213</w:t>
        </w:r>
      </w:hyperlink>
      <w:r w:rsidR="009048F4" w:rsidRPr="00982845">
        <w:tab/>
        <w:t>Views on numerology and frame structure design for 6GR</w:t>
      </w:r>
      <w:r w:rsidR="009048F4" w:rsidRPr="00982845">
        <w:tab/>
        <w:t>HONOR</w:t>
      </w:r>
    </w:p>
    <w:p w14:paraId="041AE771" w14:textId="611E6523" w:rsidR="009048F4" w:rsidRPr="00982845" w:rsidRDefault="004710F9" w:rsidP="009048F4">
      <w:hyperlink r:id="rId1344" w:history="1">
        <w:r>
          <w:rPr>
            <w:rStyle w:val="Hyperlink"/>
          </w:rPr>
          <w:t>R1-2507255</w:t>
        </w:r>
      </w:hyperlink>
      <w:r w:rsidR="009048F4" w:rsidRPr="00982845">
        <w:tab/>
        <w:t>Discussion on frame structure design for 6GR</w:t>
      </w:r>
      <w:r w:rsidR="009048F4" w:rsidRPr="00982845">
        <w:tab/>
        <w:t>Samsung</w:t>
      </w:r>
    </w:p>
    <w:p w14:paraId="172D80F1" w14:textId="04CE2324" w:rsidR="009048F4" w:rsidRPr="00982845" w:rsidRDefault="004710F9" w:rsidP="009048F4">
      <w:hyperlink r:id="rId1345" w:history="1">
        <w:r>
          <w:rPr>
            <w:rStyle w:val="Hyperlink"/>
          </w:rPr>
          <w:t>R1-2507285</w:t>
        </w:r>
      </w:hyperlink>
      <w:r w:rsidR="009048F4" w:rsidRPr="00982845">
        <w:tab/>
        <w:t>Discussion on frame structure for 6GR</w:t>
      </w:r>
      <w:r w:rsidR="009048F4" w:rsidRPr="00982845">
        <w:tab/>
        <w:t>Fujitsu</w:t>
      </w:r>
    </w:p>
    <w:p w14:paraId="47B85B71" w14:textId="6A2CDD19" w:rsidR="009048F4" w:rsidRPr="00982845" w:rsidRDefault="004710F9" w:rsidP="009048F4">
      <w:hyperlink r:id="rId1346" w:history="1">
        <w:r>
          <w:rPr>
            <w:rStyle w:val="Hyperlink"/>
          </w:rPr>
          <w:t>R1-2507290</w:t>
        </w:r>
      </w:hyperlink>
      <w:r w:rsidR="009048F4" w:rsidRPr="00982845">
        <w:tab/>
        <w:t>Discussion on 6GR frame structure</w:t>
      </w:r>
      <w:r w:rsidR="009048F4" w:rsidRPr="00982845">
        <w:tab/>
        <w:t>KT Corp.</w:t>
      </w:r>
    </w:p>
    <w:p w14:paraId="0698D93E" w14:textId="3CD9439E" w:rsidR="009048F4" w:rsidRPr="00982845" w:rsidRDefault="004710F9" w:rsidP="009048F4">
      <w:hyperlink r:id="rId1347" w:history="1">
        <w:r>
          <w:rPr>
            <w:rStyle w:val="Hyperlink"/>
          </w:rPr>
          <w:t>R1-2507308</w:t>
        </w:r>
      </w:hyperlink>
      <w:r w:rsidR="009048F4" w:rsidRPr="00982845">
        <w:tab/>
        <w:t>Discussion on frame structure</w:t>
      </w:r>
      <w:r w:rsidR="009048F4" w:rsidRPr="00982845">
        <w:tab/>
        <w:t>NEC</w:t>
      </w:r>
    </w:p>
    <w:p w14:paraId="30D2D52C" w14:textId="3895A60B" w:rsidR="009048F4" w:rsidRPr="00982845" w:rsidRDefault="004710F9" w:rsidP="009048F4">
      <w:hyperlink r:id="rId1348" w:history="1">
        <w:r>
          <w:rPr>
            <w:rStyle w:val="Hyperlink"/>
          </w:rPr>
          <w:t>R1-2507335</w:t>
        </w:r>
      </w:hyperlink>
      <w:r w:rsidR="009048F4" w:rsidRPr="00982845">
        <w:tab/>
        <w:t>Discussion on 6G frame structure</w:t>
      </w:r>
      <w:r w:rsidR="009048F4" w:rsidRPr="00982845">
        <w:tab/>
        <w:t>China Telecom</w:t>
      </w:r>
    </w:p>
    <w:p w14:paraId="2348D4EC" w14:textId="33C7EA1C" w:rsidR="009048F4" w:rsidRPr="00982845" w:rsidRDefault="004710F9" w:rsidP="009048F4">
      <w:pPr>
        <w:rPr>
          <w:rFonts w:eastAsia="DengXian"/>
          <w:color w:val="AEAAAA"/>
          <w:lang w:eastAsia="zh-CN"/>
        </w:rPr>
      </w:pPr>
      <w:hyperlink r:id="rId1349" w:history="1">
        <w:r>
          <w:rPr>
            <w:rStyle w:val="Hyperlink"/>
          </w:rPr>
          <w:t>R1-2507347</w:t>
        </w:r>
      </w:hyperlink>
      <w:r w:rsidR="009048F4" w:rsidRPr="00982845">
        <w:rPr>
          <w:color w:val="AEAAAA"/>
        </w:rPr>
        <w:tab/>
        <w:t>On 6G frame structure</w:t>
      </w:r>
      <w:r w:rsidR="009048F4" w:rsidRPr="00982845">
        <w:rPr>
          <w:color w:val="AEAAAA"/>
        </w:rPr>
        <w:tab/>
        <w:t>Ericsson</w:t>
      </w:r>
    </w:p>
    <w:p w14:paraId="3C1D36B4" w14:textId="77777777" w:rsidR="009048F4" w:rsidRPr="00982845" w:rsidRDefault="009048F4" w:rsidP="009048F4">
      <w:pPr>
        <w:ind w:left="720" w:firstLine="720"/>
        <w:rPr>
          <w:rFonts w:eastAsia="DengXian"/>
          <w:color w:val="AEAAAA"/>
          <w:lang w:eastAsia="zh-CN"/>
        </w:rPr>
      </w:pPr>
      <w:r w:rsidRPr="00982845">
        <w:rPr>
          <w:rFonts w:eastAsia="DengXian"/>
          <w:color w:val="AEAAAA"/>
          <w:highlight w:val="yellow"/>
          <w:lang w:eastAsia="zh-CN"/>
        </w:rPr>
        <w:t>(Withdrawn)</w:t>
      </w:r>
    </w:p>
    <w:p w14:paraId="47C8707B" w14:textId="50DF760C" w:rsidR="009048F4" w:rsidRPr="00982845" w:rsidRDefault="004710F9" w:rsidP="009048F4">
      <w:hyperlink r:id="rId1350" w:history="1">
        <w:r>
          <w:rPr>
            <w:rStyle w:val="Hyperlink"/>
          </w:rPr>
          <w:t>R1-2507469</w:t>
        </w:r>
      </w:hyperlink>
      <w:r w:rsidR="009048F4" w:rsidRPr="00982845">
        <w:tab/>
        <w:t>Views on 6G frame structure</w:t>
      </w:r>
      <w:r w:rsidR="009048F4" w:rsidRPr="00982845">
        <w:tab/>
        <w:t>Ofinno</w:t>
      </w:r>
    </w:p>
    <w:p w14:paraId="6F8FF765" w14:textId="47B2FE48" w:rsidR="009048F4" w:rsidRPr="00982845" w:rsidRDefault="004710F9" w:rsidP="009048F4">
      <w:hyperlink r:id="rId1351" w:history="1">
        <w:r>
          <w:rPr>
            <w:rStyle w:val="Hyperlink"/>
          </w:rPr>
          <w:t>R1-2507486</w:t>
        </w:r>
      </w:hyperlink>
      <w:r w:rsidR="009048F4" w:rsidRPr="00982845">
        <w:tab/>
        <w:t>6GR frame structure</w:t>
      </w:r>
      <w:r w:rsidR="009048F4" w:rsidRPr="00982845">
        <w:tab/>
        <w:t>InterDigital, Inc.</w:t>
      </w:r>
    </w:p>
    <w:p w14:paraId="0112E04C" w14:textId="5EE9ACC5" w:rsidR="009048F4" w:rsidRPr="00982845" w:rsidRDefault="004710F9" w:rsidP="009048F4">
      <w:hyperlink r:id="rId1352" w:history="1">
        <w:r>
          <w:rPr>
            <w:rStyle w:val="Hyperlink"/>
          </w:rPr>
          <w:t>R1-2507491</w:t>
        </w:r>
      </w:hyperlink>
      <w:r w:rsidR="009048F4" w:rsidRPr="00982845">
        <w:tab/>
        <w:t>Discussion on frame structure for 6GR air interface</w:t>
      </w:r>
      <w:r w:rsidR="009048F4" w:rsidRPr="00982845">
        <w:tab/>
        <w:t>Panasonic</w:t>
      </w:r>
    </w:p>
    <w:p w14:paraId="4C3367CD" w14:textId="2E833B1A" w:rsidR="009048F4" w:rsidRPr="00982845" w:rsidRDefault="004710F9" w:rsidP="009048F4">
      <w:hyperlink r:id="rId1353" w:history="1">
        <w:r>
          <w:rPr>
            <w:rStyle w:val="Hyperlink"/>
          </w:rPr>
          <w:t>R1-2507508</w:t>
        </w:r>
      </w:hyperlink>
      <w:r w:rsidR="009048F4" w:rsidRPr="00982845">
        <w:tab/>
        <w:t>Discussion on 6GR frame structure</w:t>
      </w:r>
      <w:r w:rsidR="009048F4" w:rsidRPr="00982845">
        <w:tab/>
        <w:t>ETRI</w:t>
      </w:r>
    </w:p>
    <w:p w14:paraId="6B21F30C" w14:textId="1ABF500D" w:rsidR="009048F4" w:rsidRPr="00982845" w:rsidRDefault="004710F9" w:rsidP="009048F4">
      <w:hyperlink r:id="rId1354" w:history="1">
        <w:r>
          <w:rPr>
            <w:rStyle w:val="Hyperlink"/>
          </w:rPr>
          <w:t>R1-2507527</w:t>
        </w:r>
      </w:hyperlink>
      <w:r w:rsidR="009048F4" w:rsidRPr="00982845">
        <w:tab/>
        <w:t xml:space="preserve">Discussion on 6GR Frame structure </w:t>
      </w:r>
      <w:r w:rsidR="009048F4" w:rsidRPr="00982845">
        <w:tab/>
        <w:t xml:space="preserve">Kyocera </w:t>
      </w:r>
    </w:p>
    <w:p w14:paraId="1075F4EB" w14:textId="1083AEA5" w:rsidR="009048F4" w:rsidRPr="00982845" w:rsidRDefault="004710F9" w:rsidP="009048F4">
      <w:hyperlink r:id="rId1355" w:history="1">
        <w:r>
          <w:rPr>
            <w:rStyle w:val="Hyperlink"/>
          </w:rPr>
          <w:t>R1-2507546</w:t>
        </w:r>
      </w:hyperlink>
      <w:r w:rsidR="009048F4" w:rsidRPr="00982845">
        <w:tab/>
        <w:t>Discussion on Frame Structure for 6GR Air Interface</w:t>
      </w:r>
      <w:r w:rsidR="009048F4" w:rsidRPr="00982845">
        <w:tab/>
        <w:t>Rakuten Mobile, Inc</w:t>
      </w:r>
    </w:p>
    <w:p w14:paraId="1841A208" w14:textId="12C7D7BC" w:rsidR="009048F4" w:rsidRPr="00982845" w:rsidRDefault="004710F9" w:rsidP="009048F4">
      <w:hyperlink r:id="rId1356" w:history="1">
        <w:r>
          <w:rPr>
            <w:rStyle w:val="Hyperlink"/>
          </w:rPr>
          <w:t>R1-2507598</w:t>
        </w:r>
      </w:hyperlink>
      <w:r w:rsidR="009048F4" w:rsidRPr="00982845">
        <w:tab/>
        <w:t>Considerations on 6GR frame structure</w:t>
      </w:r>
      <w:r w:rsidR="009048F4" w:rsidRPr="00982845">
        <w:tab/>
        <w:t>Sony</w:t>
      </w:r>
    </w:p>
    <w:p w14:paraId="28F1CB66" w14:textId="115EE11B" w:rsidR="009048F4" w:rsidRPr="00982845" w:rsidRDefault="004710F9" w:rsidP="009048F4">
      <w:hyperlink r:id="rId1357" w:history="1">
        <w:r>
          <w:rPr>
            <w:rStyle w:val="Hyperlink"/>
          </w:rPr>
          <w:t>R1-2507609</w:t>
        </w:r>
      </w:hyperlink>
      <w:r w:rsidR="009048F4" w:rsidRPr="00982845">
        <w:tab/>
        <w:t>6G frame structure and numerology</w:t>
      </w:r>
      <w:r w:rsidR="009048F4" w:rsidRPr="00982845">
        <w:tab/>
        <w:t>MediaTek Inc.</w:t>
      </w:r>
    </w:p>
    <w:p w14:paraId="5F14CE43" w14:textId="211968AE" w:rsidR="009048F4" w:rsidRPr="00982845" w:rsidRDefault="004710F9" w:rsidP="009048F4">
      <w:hyperlink r:id="rId1358" w:history="1">
        <w:r>
          <w:rPr>
            <w:rStyle w:val="Hyperlink"/>
          </w:rPr>
          <w:t>R1-2507636</w:t>
        </w:r>
      </w:hyperlink>
      <w:r w:rsidR="009048F4" w:rsidRPr="00982845">
        <w:tab/>
        <w:t>Frame Structure for 6GR Air Interface</w:t>
      </w:r>
      <w:r w:rsidR="009048F4" w:rsidRPr="00982845">
        <w:tab/>
        <w:t>Google</w:t>
      </w:r>
    </w:p>
    <w:p w14:paraId="3C39C1BF" w14:textId="03FFA801" w:rsidR="009048F4" w:rsidRPr="00982845" w:rsidRDefault="004710F9" w:rsidP="009048F4">
      <w:hyperlink r:id="rId1359" w:history="1">
        <w:r>
          <w:rPr>
            <w:rStyle w:val="Hyperlink"/>
          </w:rPr>
          <w:t>R1-2507679</w:t>
        </w:r>
      </w:hyperlink>
      <w:r w:rsidR="009048F4" w:rsidRPr="00982845">
        <w:tab/>
        <w:t>Numerology and frame structure for 6GR air interface</w:t>
      </w:r>
      <w:r w:rsidR="009048F4" w:rsidRPr="00982845">
        <w:tab/>
        <w:t>Apple</w:t>
      </w:r>
    </w:p>
    <w:p w14:paraId="0ECA9B53" w14:textId="148AF5CA" w:rsidR="009048F4" w:rsidRPr="00982845" w:rsidRDefault="004710F9" w:rsidP="009048F4">
      <w:hyperlink r:id="rId1360" w:history="1">
        <w:r>
          <w:rPr>
            <w:rStyle w:val="Hyperlink"/>
          </w:rPr>
          <w:t>R1-2507723</w:t>
        </w:r>
      </w:hyperlink>
      <w:r w:rsidR="009048F4" w:rsidRPr="00982845">
        <w:tab/>
        <w:t>Frame structure for 6GR</w:t>
      </w:r>
      <w:r w:rsidR="009048F4" w:rsidRPr="00982845">
        <w:tab/>
        <w:t>Qualcomm Incorporated</w:t>
      </w:r>
    </w:p>
    <w:p w14:paraId="0DB577F4" w14:textId="3964724F" w:rsidR="009048F4" w:rsidRPr="00982845" w:rsidRDefault="004710F9" w:rsidP="009048F4">
      <w:hyperlink r:id="rId1361" w:history="1">
        <w:r>
          <w:rPr>
            <w:rStyle w:val="Hyperlink"/>
          </w:rPr>
          <w:t>R1-2507748</w:t>
        </w:r>
      </w:hyperlink>
      <w:r w:rsidR="009048F4" w:rsidRPr="00982845">
        <w:tab/>
        <w:t>Requirements for 6GR Frame Structure Design</w:t>
      </w:r>
      <w:r w:rsidR="009048F4" w:rsidRPr="00982845">
        <w:tab/>
        <w:t>AT&amp;T</w:t>
      </w:r>
    </w:p>
    <w:p w14:paraId="05C772FB" w14:textId="06EBFEE1" w:rsidR="009048F4" w:rsidRPr="00982845" w:rsidRDefault="004710F9" w:rsidP="009048F4">
      <w:hyperlink r:id="rId1362" w:history="1">
        <w:r>
          <w:rPr>
            <w:rStyle w:val="Hyperlink"/>
          </w:rPr>
          <w:t>R1-2507772</w:t>
        </w:r>
      </w:hyperlink>
      <w:r w:rsidR="009048F4" w:rsidRPr="00982845">
        <w:tab/>
        <w:t>Frame Structure for 6GR</w:t>
      </w:r>
      <w:r w:rsidR="009048F4" w:rsidRPr="00982845">
        <w:tab/>
        <w:t>Sharp</w:t>
      </w:r>
    </w:p>
    <w:p w14:paraId="4F92C885" w14:textId="5F518F2D" w:rsidR="009048F4" w:rsidRPr="00982845" w:rsidRDefault="004710F9" w:rsidP="009048F4">
      <w:hyperlink r:id="rId1363" w:history="1">
        <w:r>
          <w:rPr>
            <w:rStyle w:val="Hyperlink"/>
          </w:rPr>
          <w:t>R1-2507817</w:t>
        </w:r>
      </w:hyperlink>
      <w:r w:rsidR="009048F4" w:rsidRPr="00982845">
        <w:tab/>
        <w:t>Discussion on Frame structure for 6GR</w:t>
      </w:r>
      <w:r w:rsidR="009048F4" w:rsidRPr="00982845">
        <w:tab/>
        <w:t>NTT DOCOMO, INC.</w:t>
      </w:r>
    </w:p>
    <w:p w14:paraId="4D237F24" w14:textId="40C945E3" w:rsidR="009048F4" w:rsidRPr="00982845" w:rsidRDefault="004710F9" w:rsidP="009048F4">
      <w:hyperlink r:id="rId1364" w:history="1">
        <w:r>
          <w:rPr>
            <w:rStyle w:val="Hyperlink"/>
          </w:rPr>
          <w:t>R1-2507838</w:t>
        </w:r>
      </w:hyperlink>
      <w:r w:rsidR="009048F4" w:rsidRPr="00982845">
        <w:tab/>
        <w:t>Discussion on 6GR frame structure</w:t>
      </w:r>
      <w:r w:rsidR="009048F4" w:rsidRPr="00982845">
        <w:tab/>
        <w:t>Hanbat National University</w:t>
      </w:r>
    </w:p>
    <w:p w14:paraId="65D16656" w14:textId="2367FE57" w:rsidR="009048F4" w:rsidRPr="00982845" w:rsidRDefault="004710F9" w:rsidP="009048F4">
      <w:hyperlink r:id="rId1365" w:history="1">
        <w:r>
          <w:rPr>
            <w:rStyle w:val="Hyperlink"/>
          </w:rPr>
          <w:t>R1-2507852</w:t>
        </w:r>
      </w:hyperlink>
      <w:r w:rsidR="009048F4" w:rsidRPr="00982845">
        <w:tab/>
        <w:t>Views on 6GR frame structure and numerology</w:t>
      </w:r>
      <w:r w:rsidR="009048F4" w:rsidRPr="00982845">
        <w:tab/>
        <w:t>CSCN</w:t>
      </w:r>
    </w:p>
    <w:p w14:paraId="2D4FDE6A" w14:textId="55C20B99" w:rsidR="009048F4" w:rsidRPr="00982845" w:rsidRDefault="004710F9" w:rsidP="009048F4">
      <w:hyperlink r:id="rId1366" w:history="1">
        <w:r>
          <w:rPr>
            <w:rStyle w:val="Hyperlink"/>
          </w:rPr>
          <w:t>R1-2507876</w:t>
        </w:r>
      </w:hyperlink>
      <w:r w:rsidR="009048F4" w:rsidRPr="00982845">
        <w:tab/>
        <w:t>Frame structure for 6GR</w:t>
      </w:r>
      <w:r w:rsidR="009048F4" w:rsidRPr="00982845">
        <w:tab/>
        <w:t>ASUSTeK</w:t>
      </w:r>
    </w:p>
    <w:p w14:paraId="6C1454EF" w14:textId="7839071A" w:rsidR="009048F4" w:rsidRPr="00982845" w:rsidRDefault="004710F9" w:rsidP="009048F4">
      <w:hyperlink r:id="rId1367" w:history="1">
        <w:r>
          <w:rPr>
            <w:rStyle w:val="Hyperlink"/>
          </w:rPr>
          <w:t>R1-2507885</w:t>
        </w:r>
      </w:hyperlink>
      <w:r w:rsidR="009048F4" w:rsidRPr="00982845">
        <w:tab/>
        <w:t>Considerations on frame structure for 6GR air interface</w:t>
      </w:r>
      <w:r w:rsidR="009048F4" w:rsidRPr="00982845">
        <w:tab/>
        <w:t>ITL</w:t>
      </w:r>
    </w:p>
    <w:p w14:paraId="630B3927" w14:textId="66D731F1" w:rsidR="009048F4" w:rsidRPr="00982845" w:rsidRDefault="004710F9" w:rsidP="009048F4">
      <w:hyperlink r:id="rId1368" w:history="1">
        <w:r>
          <w:rPr>
            <w:rStyle w:val="Hyperlink"/>
          </w:rPr>
          <w:t>R1-2507888</w:t>
        </w:r>
      </w:hyperlink>
      <w:r w:rsidR="009048F4" w:rsidRPr="00982845">
        <w:tab/>
        <w:t>Discussion on the Impact of Full Duplex on 6GR Frame Structure</w:t>
      </w:r>
      <w:r w:rsidR="009048F4" w:rsidRPr="00982845">
        <w:tab/>
        <w:t>Indian Institute of Tech (M)</w:t>
      </w:r>
    </w:p>
    <w:p w14:paraId="409C6F66" w14:textId="61707C0A" w:rsidR="009048F4" w:rsidRPr="00982845" w:rsidRDefault="004710F9" w:rsidP="009048F4">
      <w:hyperlink r:id="rId1369" w:history="1">
        <w:r>
          <w:rPr>
            <w:rStyle w:val="Hyperlink"/>
          </w:rPr>
          <w:t>R1-2507903</w:t>
        </w:r>
      </w:hyperlink>
      <w:r w:rsidR="009048F4" w:rsidRPr="00982845">
        <w:tab/>
        <w:t>View on 6GR frame structure</w:t>
      </w:r>
      <w:r w:rsidR="009048F4" w:rsidRPr="00982845">
        <w:tab/>
        <w:t>CEWiT</w:t>
      </w:r>
    </w:p>
    <w:p w14:paraId="4C6A7AEA" w14:textId="75D41139" w:rsidR="009048F4" w:rsidRPr="00982845" w:rsidRDefault="004710F9" w:rsidP="009048F4">
      <w:hyperlink r:id="rId1370" w:history="1">
        <w:r>
          <w:rPr>
            <w:rStyle w:val="Hyperlink"/>
          </w:rPr>
          <w:t>R1-2507946</w:t>
        </w:r>
      </w:hyperlink>
      <w:r w:rsidR="009048F4" w:rsidRPr="00982845">
        <w:tab/>
        <w:t>On 6G frame structure</w:t>
      </w:r>
      <w:r w:rsidR="009048F4" w:rsidRPr="00982845">
        <w:tab/>
        <w:t>Ericsson</w:t>
      </w:r>
    </w:p>
    <w:p w14:paraId="2BFA3B33" w14:textId="027852F4" w:rsidR="009048F4" w:rsidRPr="00A3323A" w:rsidRDefault="004710F9" w:rsidP="009048F4">
      <w:pPr>
        <w:rPr>
          <w:rFonts w:eastAsia="DengXian"/>
          <w:lang w:eastAsia="zh-CN"/>
        </w:rPr>
      </w:pPr>
      <w:hyperlink r:id="rId1371" w:history="1">
        <w:r>
          <w:rPr>
            <w:rStyle w:val="Hyperlink"/>
            <w:rFonts w:eastAsia="DengXian"/>
            <w:lang w:eastAsia="zh-CN"/>
          </w:rPr>
          <w:t>R1-2508037</w:t>
        </w:r>
      </w:hyperlink>
      <w:r w:rsidR="00A3323A">
        <w:rPr>
          <w:rFonts w:eastAsia="DengXian"/>
          <w:lang w:eastAsia="zh-CN"/>
        </w:rPr>
        <w:tab/>
      </w:r>
      <w:r w:rsidR="00A3323A" w:rsidRPr="00A3323A">
        <w:rPr>
          <w:rFonts w:eastAsia="DengXian"/>
          <w:lang w:eastAsia="zh-CN"/>
        </w:rPr>
        <w:t>FL summary for Frame Structure (round 1)</w:t>
      </w:r>
      <w:r w:rsidR="00A3323A">
        <w:rPr>
          <w:rFonts w:eastAsia="DengXian"/>
          <w:lang w:eastAsia="zh-CN"/>
        </w:rPr>
        <w:tab/>
      </w:r>
      <w:r w:rsidR="00A3323A" w:rsidRPr="00A3323A">
        <w:rPr>
          <w:rFonts w:eastAsia="DengXian"/>
          <w:lang w:eastAsia="zh-CN"/>
        </w:rPr>
        <w:t>Moderator (CMCC)</w:t>
      </w:r>
    </w:p>
    <w:p w14:paraId="39BDE55A" w14:textId="17C4D693" w:rsidR="009048F4" w:rsidRDefault="004710F9" w:rsidP="009048F4">
      <w:pPr>
        <w:rPr>
          <w:rFonts w:eastAsia="DengXian"/>
          <w:lang w:eastAsia="zh-CN"/>
        </w:rPr>
      </w:pPr>
      <w:hyperlink r:id="rId1372" w:history="1">
        <w:r>
          <w:rPr>
            <w:rStyle w:val="Hyperlink"/>
            <w:rFonts w:eastAsia="DengXian"/>
            <w:lang w:eastAsia="zh-CN"/>
          </w:rPr>
          <w:t>R1-2508086</w:t>
        </w:r>
      </w:hyperlink>
      <w:r w:rsidR="008437AE">
        <w:rPr>
          <w:rFonts w:eastAsia="DengXian"/>
          <w:lang w:eastAsia="zh-CN"/>
        </w:rPr>
        <w:tab/>
      </w:r>
      <w:r w:rsidR="008437AE" w:rsidRPr="008437AE">
        <w:rPr>
          <w:rFonts w:eastAsia="DengXian"/>
          <w:lang w:eastAsia="zh-CN"/>
        </w:rPr>
        <w:t>FL summary for Frame Structure (round 3)</w:t>
      </w:r>
      <w:r w:rsidR="008437AE">
        <w:rPr>
          <w:rFonts w:eastAsia="DengXian"/>
          <w:lang w:eastAsia="zh-CN"/>
        </w:rPr>
        <w:tab/>
      </w:r>
      <w:r w:rsidR="008437AE" w:rsidRPr="00A3323A">
        <w:rPr>
          <w:rFonts w:eastAsia="DengXian"/>
          <w:lang w:eastAsia="zh-CN"/>
        </w:rPr>
        <w:t>Moderator (CMCC)</w:t>
      </w:r>
    </w:p>
    <w:p w14:paraId="7522FE78" w14:textId="39CFA5AE" w:rsidR="008437AE" w:rsidRDefault="004710F9" w:rsidP="009048F4">
      <w:pPr>
        <w:rPr>
          <w:rFonts w:eastAsia="DengXian"/>
          <w:lang w:eastAsia="zh-CN"/>
        </w:rPr>
      </w:pPr>
      <w:hyperlink r:id="rId1373" w:history="1">
        <w:r>
          <w:rPr>
            <w:rStyle w:val="Hyperlink"/>
            <w:rFonts w:eastAsia="DengXian"/>
            <w:lang w:eastAsia="zh-CN"/>
          </w:rPr>
          <w:t>R1-2508137</w:t>
        </w:r>
      </w:hyperlink>
      <w:r w:rsidR="00E420FF">
        <w:rPr>
          <w:rFonts w:eastAsia="DengXian"/>
          <w:lang w:eastAsia="zh-CN"/>
        </w:rPr>
        <w:tab/>
      </w:r>
      <w:r w:rsidR="00E420FF" w:rsidRPr="008437AE">
        <w:rPr>
          <w:rFonts w:eastAsia="DengXian"/>
          <w:lang w:eastAsia="zh-CN"/>
        </w:rPr>
        <w:t xml:space="preserve">FL summary for Frame Structure (round </w:t>
      </w:r>
      <w:r w:rsidR="00E420FF">
        <w:rPr>
          <w:rFonts w:eastAsia="DengXian"/>
          <w:lang w:eastAsia="zh-CN"/>
        </w:rPr>
        <w:t>4</w:t>
      </w:r>
      <w:r w:rsidR="00E420FF" w:rsidRPr="008437AE">
        <w:rPr>
          <w:rFonts w:eastAsia="DengXian"/>
          <w:lang w:eastAsia="zh-CN"/>
        </w:rPr>
        <w:t>)</w:t>
      </w:r>
      <w:r w:rsidR="00E420FF">
        <w:rPr>
          <w:rFonts w:eastAsia="DengXian"/>
          <w:lang w:eastAsia="zh-CN"/>
        </w:rPr>
        <w:tab/>
      </w:r>
      <w:r w:rsidR="00E420FF" w:rsidRPr="00A3323A">
        <w:rPr>
          <w:rFonts w:eastAsia="DengXian"/>
          <w:lang w:eastAsia="zh-CN"/>
        </w:rPr>
        <w:t>Moderator (CMCC)</w:t>
      </w:r>
    </w:p>
    <w:p w14:paraId="2642AE22" w14:textId="483270F7" w:rsidR="00E420FF" w:rsidRPr="008437AE" w:rsidRDefault="004710F9" w:rsidP="009048F4">
      <w:pPr>
        <w:rPr>
          <w:rFonts w:eastAsia="DengXian"/>
          <w:lang w:eastAsia="zh-CN"/>
        </w:rPr>
      </w:pPr>
      <w:hyperlink r:id="rId1374" w:history="1">
        <w:r>
          <w:rPr>
            <w:rStyle w:val="Hyperlink"/>
            <w:rFonts w:eastAsia="DengXian"/>
            <w:lang w:eastAsia="zh-CN"/>
          </w:rPr>
          <w:t>R1-2508138</w:t>
        </w:r>
      </w:hyperlink>
      <w:r w:rsidR="00E420FF">
        <w:rPr>
          <w:rFonts w:eastAsia="DengXian"/>
          <w:lang w:eastAsia="zh-CN"/>
        </w:rPr>
        <w:tab/>
      </w:r>
      <w:r w:rsidR="00E420FF" w:rsidRPr="008437AE">
        <w:rPr>
          <w:rFonts w:eastAsia="DengXian"/>
          <w:lang w:eastAsia="zh-CN"/>
        </w:rPr>
        <w:t xml:space="preserve">FL summary for Frame Structure (round </w:t>
      </w:r>
      <w:r w:rsidR="00E420FF">
        <w:rPr>
          <w:rFonts w:eastAsia="DengXian"/>
          <w:lang w:eastAsia="zh-CN"/>
        </w:rPr>
        <w:t>5</w:t>
      </w:r>
      <w:r w:rsidR="00E420FF" w:rsidRPr="008437AE">
        <w:rPr>
          <w:rFonts w:eastAsia="DengXian"/>
          <w:lang w:eastAsia="zh-CN"/>
        </w:rPr>
        <w:t>)</w:t>
      </w:r>
      <w:r w:rsidR="00E420FF">
        <w:rPr>
          <w:rFonts w:eastAsia="DengXian"/>
          <w:lang w:eastAsia="zh-CN"/>
        </w:rPr>
        <w:tab/>
      </w:r>
      <w:r w:rsidR="00E420FF" w:rsidRPr="00A3323A">
        <w:rPr>
          <w:rFonts w:eastAsia="DengXian"/>
          <w:lang w:eastAsia="zh-CN"/>
        </w:rPr>
        <w:t>Moderator (CMCC)</w:t>
      </w:r>
    </w:p>
    <w:p w14:paraId="45146EA8"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hyperlink w:anchor="_Toc450829439" w:history="1">
        <w:bookmarkStart w:id="1260" w:name="_Toc210658592"/>
        <w:bookmarkStart w:id="1261" w:name="_Toc210658690"/>
        <w:bookmarkStart w:id="1262" w:name="_Toc210659408"/>
        <w:bookmarkStart w:id="1263" w:name="_Toc211860385"/>
        <w:bookmarkStart w:id="1264" w:name="_Toc211860675"/>
        <w:bookmarkStart w:id="1265" w:name="_Toc211860894"/>
        <w:bookmarkStart w:id="1266" w:name="_Toc211861115"/>
        <w:bookmarkStart w:id="1267" w:name="_Toc211861521"/>
        <w:bookmarkStart w:id="1268" w:name="_Toc211861691"/>
        <w:bookmarkStart w:id="1269" w:name="_Toc211861907"/>
        <w:bookmarkStart w:id="1270" w:name="_Toc211861999"/>
        <w:bookmarkStart w:id="1271" w:name="_Toc211862398"/>
        <w:bookmarkStart w:id="1272" w:name="_Toc211862552"/>
        <w:r w:rsidRPr="00982845">
          <w:rPr>
            <w:rFonts w:eastAsia="DengXian"/>
            <w:lang w:eastAsia="zh-CN"/>
          </w:rPr>
          <w:t>Channel coding and modulation for 6GR interface</w:t>
        </w:r>
        <w:bookmarkEnd w:id="1260"/>
        <w:bookmarkEnd w:id="1261"/>
        <w:bookmarkEnd w:id="1262"/>
        <w:bookmarkEnd w:id="1263"/>
        <w:bookmarkEnd w:id="1264"/>
        <w:bookmarkEnd w:id="1265"/>
        <w:bookmarkEnd w:id="1266"/>
        <w:bookmarkEnd w:id="1267"/>
        <w:bookmarkEnd w:id="1268"/>
        <w:bookmarkEnd w:id="1269"/>
        <w:bookmarkEnd w:id="1270"/>
        <w:bookmarkEnd w:id="1271"/>
        <w:bookmarkEnd w:id="1272"/>
      </w:hyperlink>
    </w:p>
    <w:p w14:paraId="3BE60F61" w14:textId="77777777" w:rsidR="009048F4" w:rsidRPr="00982845" w:rsidRDefault="009048F4" w:rsidP="009048F4">
      <w:pPr>
        <w:rPr>
          <w:rFonts w:eastAsia="DengXian"/>
          <w:i/>
          <w:iCs/>
          <w:lang w:eastAsia="zh-CN"/>
        </w:rPr>
      </w:pPr>
      <w:r w:rsidRPr="00982845">
        <w:rPr>
          <w:rFonts w:eastAsia="DengXian"/>
          <w:i/>
          <w:iCs/>
          <w:lang w:eastAsia="zh-CN"/>
        </w:rPr>
        <w:t>Including metrics/criteria</w:t>
      </w:r>
      <w:r w:rsidRPr="00982845">
        <w:rPr>
          <w:i/>
          <w:iCs/>
        </w:rPr>
        <w:t xml:space="preserve"> that can be used for evaluating technology proposals</w:t>
      </w:r>
      <w:r w:rsidRPr="00982845">
        <w:rPr>
          <w:rFonts w:eastAsia="DengXian"/>
          <w:i/>
          <w:iCs/>
          <w:lang w:eastAsia="zh-CN"/>
        </w:rPr>
        <w:t xml:space="preserve"> and for down selecting proposals</w:t>
      </w:r>
      <w:r w:rsidRPr="00982845">
        <w:rPr>
          <w:i/>
          <w:iCs/>
        </w:rPr>
        <w:t xml:space="preserve"> </w:t>
      </w:r>
    </w:p>
    <w:p w14:paraId="03E8C8BE" w14:textId="77777777" w:rsidR="009048F4" w:rsidRPr="00982845" w:rsidRDefault="009048F4" w:rsidP="009048F4">
      <w:pPr>
        <w:rPr>
          <w:rFonts w:eastAsia="DengXian"/>
          <w:lang w:eastAsia="zh-CN"/>
        </w:rPr>
      </w:pPr>
    </w:p>
    <w:p w14:paraId="1469E5F6" w14:textId="77777777" w:rsidR="009048F4" w:rsidRPr="00982845" w:rsidRDefault="009048F4" w:rsidP="004331CD">
      <w:pPr>
        <w:pStyle w:val="Heading3"/>
        <w:numPr>
          <w:ilvl w:val="2"/>
          <w:numId w:val="90"/>
        </w:numPr>
        <w:tabs>
          <w:tab w:val="num" w:pos="720"/>
        </w:tabs>
        <w:rPr>
          <w:rFonts w:eastAsia="DengXian"/>
          <w:lang w:eastAsia="zh-CN"/>
        </w:rPr>
      </w:pPr>
      <w:hyperlink w:anchor="_Toc450829440" w:history="1">
        <w:bookmarkStart w:id="1273" w:name="_Toc210658593"/>
        <w:bookmarkStart w:id="1274" w:name="_Toc210658691"/>
        <w:bookmarkStart w:id="1275" w:name="_Toc210659409"/>
        <w:bookmarkStart w:id="1276" w:name="_Toc211860386"/>
        <w:bookmarkStart w:id="1277" w:name="_Toc211860676"/>
        <w:bookmarkStart w:id="1278" w:name="_Toc211860895"/>
        <w:bookmarkStart w:id="1279" w:name="_Toc211861116"/>
        <w:bookmarkStart w:id="1280" w:name="_Toc211861522"/>
        <w:bookmarkStart w:id="1281" w:name="_Toc211861692"/>
        <w:bookmarkStart w:id="1282" w:name="_Toc211861908"/>
        <w:bookmarkStart w:id="1283" w:name="_Toc211862000"/>
        <w:bookmarkStart w:id="1284" w:name="_Toc211862399"/>
        <w:bookmarkStart w:id="1285" w:name="_Toc211862553"/>
        <w:r w:rsidRPr="00982845">
          <w:t>Channel coding</w:t>
        </w:r>
        <w:bookmarkEnd w:id="1273"/>
        <w:bookmarkEnd w:id="1274"/>
        <w:bookmarkEnd w:id="1275"/>
        <w:bookmarkEnd w:id="1276"/>
        <w:bookmarkEnd w:id="1277"/>
        <w:bookmarkEnd w:id="1278"/>
        <w:bookmarkEnd w:id="1279"/>
        <w:bookmarkEnd w:id="1280"/>
        <w:bookmarkEnd w:id="1281"/>
        <w:bookmarkEnd w:id="1282"/>
        <w:bookmarkEnd w:id="1283"/>
        <w:bookmarkEnd w:id="1284"/>
        <w:bookmarkEnd w:id="1285"/>
      </w:hyperlink>
      <w:r w:rsidRPr="00982845">
        <w:t xml:space="preserve"> </w:t>
      </w:r>
    </w:p>
    <w:p w14:paraId="492BF2A0" w14:textId="011409F5" w:rsidR="0053599D" w:rsidRPr="0053578D" w:rsidRDefault="0053599D" w:rsidP="0053599D">
      <w:pPr>
        <w:rPr>
          <w:highlight w:val="cyan"/>
          <w:lang w:val="en-US" w:eastAsia="x-none"/>
        </w:rPr>
      </w:pPr>
      <w:r w:rsidRPr="0053578D">
        <w:rPr>
          <w:highlight w:val="cyan"/>
          <w:lang w:val="en-US" w:eastAsia="x-none"/>
        </w:rPr>
        <w:t>[12</w:t>
      </w:r>
      <w:r w:rsidRPr="0053578D">
        <w:rPr>
          <w:rFonts w:eastAsia="DengXian" w:hint="eastAsia"/>
          <w:highlight w:val="cyan"/>
          <w:lang w:val="en-US" w:eastAsia="zh-CN"/>
        </w:rPr>
        <w:t>2</w:t>
      </w:r>
      <w:r>
        <w:rPr>
          <w:rFonts w:eastAsia="DengXian"/>
          <w:highlight w:val="cyan"/>
          <w:lang w:val="en-US" w:eastAsia="zh-CN"/>
        </w:rPr>
        <w:t>bis</w:t>
      </w:r>
      <w:r w:rsidRPr="0053578D">
        <w:rPr>
          <w:highlight w:val="cyan"/>
          <w:lang w:val="en-US" w:eastAsia="x-none"/>
        </w:rPr>
        <w:t>-R</w:t>
      </w:r>
      <w:r w:rsidRPr="0053578D">
        <w:rPr>
          <w:rFonts w:eastAsia="DengXian" w:hint="eastAsia"/>
          <w:highlight w:val="cyan"/>
          <w:lang w:val="en-US" w:eastAsia="zh-CN"/>
        </w:rPr>
        <w:t>20</w:t>
      </w:r>
      <w:r w:rsidRPr="0053578D">
        <w:rPr>
          <w:highlight w:val="cyan"/>
          <w:lang w:val="en-US" w:eastAsia="x-none"/>
        </w:rPr>
        <w:t>-</w:t>
      </w:r>
      <w:r w:rsidRPr="0053578D">
        <w:rPr>
          <w:rFonts w:eastAsia="DengXian" w:hint="eastAsia"/>
          <w:highlight w:val="cyan"/>
          <w:lang w:val="en-US" w:eastAsia="zh-CN"/>
        </w:rPr>
        <w:t>6GR-Channel coding</w:t>
      </w:r>
      <w:r w:rsidRPr="0053578D">
        <w:rPr>
          <w:highlight w:val="cyan"/>
          <w:lang w:val="en-US" w:eastAsia="x-none"/>
        </w:rPr>
        <w:t>] Email discussion on Rel-</w:t>
      </w:r>
      <w:r w:rsidRPr="0053578D">
        <w:rPr>
          <w:rFonts w:eastAsia="DengXian" w:hint="eastAsia"/>
          <w:highlight w:val="cyan"/>
          <w:lang w:val="en-US" w:eastAsia="zh-CN"/>
        </w:rPr>
        <w:t xml:space="preserve">20 6GR- Channel coding and Modulation </w:t>
      </w:r>
      <w:r w:rsidRPr="0053578D">
        <w:rPr>
          <w:highlight w:val="cyan"/>
          <w:lang w:val="en-US" w:eastAsia="x-none"/>
        </w:rPr>
        <w:t xml:space="preserve">– </w:t>
      </w:r>
      <w:r w:rsidRPr="0053578D">
        <w:rPr>
          <w:rFonts w:eastAsia="DengXian" w:hint="eastAsia"/>
          <w:highlight w:val="cyan"/>
          <w:lang w:val="en-US" w:eastAsia="zh-CN"/>
        </w:rPr>
        <w:t>Mengzhu, Chunxuan (ZTE, Apple)</w:t>
      </w:r>
    </w:p>
    <w:p w14:paraId="3DA7C60A" w14:textId="3607B13A" w:rsidR="009048F4" w:rsidRDefault="0053599D" w:rsidP="0053599D">
      <w:pPr>
        <w:rPr>
          <w:lang w:eastAsia="x-none"/>
        </w:rPr>
      </w:pPr>
      <w:r>
        <w:rPr>
          <w:highlight w:val="cyan"/>
          <w:lang w:eastAsia="x-none"/>
        </w:rPr>
        <w:t>To be used for sharing</w:t>
      </w:r>
      <w:r w:rsidRPr="00473A1E">
        <w:rPr>
          <w:highlight w:val="cyan"/>
          <w:lang w:eastAsia="x-none"/>
        </w:rPr>
        <w:t xml:space="preserve"> updates on online/offline schedule, details on what is to be discussed in online/offline sessions, tdoc number of the </w:t>
      </w:r>
      <w:r>
        <w:rPr>
          <w:highlight w:val="cyan"/>
          <w:lang w:eastAsia="x-none"/>
        </w:rPr>
        <w:t>moderator</w:t>
      </w:r>
      <w:r w:rsidRPr="00557552">
        <w:rPr>
          <w:highlight w:val="cyan"/>
          <w:lang w:eastAsia="x-none"/>
        </w:rPr>
        <w:t xml:space="preserve"> </w:t>
      </w:r>
      <w:r w:rsidRPr="00473A1E">
        <w:rPr>
          <w:highlight w:val="cyan"/>
          <w:lang w:eastAsia="x-none"/>
        </w:rPr>
        <w:t>summary for online session, etc</w:t>
      </w:r>
    </w:p>
    <w:p w14:paraId="5A774605" w14:textId="77777777" w:rsidR="00460C9F" w:rsidRDefault="00460C9F" w:rsidP="0053599D">
      <w:pPr>
        <w:rPr>
          <w:lang w:eastAsia="x-none"/>
        </w:rPr>
      </w:pPr>
    </w:p>
    <w:p w14:paraId="697C184E" w14:textId="77777777" w:rsidR="00460C9F" w:rsidRPr="00226D57" w:rsidRDefault="00460C9F" w:rsidP="00460C9F">
      <w:pPr>
        <w:rPr>
          <w:rFonts w:eastAsiaTheme="minorEastAsia"/>
          <w:highlight w:val="darkYellow"/>
          <w:lang w:eastAsia="zh-CN"/>
        </w:rPr>
      </w:pPr>
      <w:r w:rsidRPr="00226D57">
        <w:rPr>
          <w:rFonts w:eastAsiaTheme="minorEastAsia" w:hint="eastAsia"/>
          <w:highlight w:val="darkYellow"/>
          <w:lang w:eastAsia="zh-CN"/>
        </w:rPr>
        <w:t>Working Assumption</w:t>
      </w:r>
    </w:p>
    <w:p w14:paraId="58BD54FB" w14:textId="77777777" w:rsidR="00460C9F" w:rsidRPr="00F40B79" w:rsidRDefault="00460C9F" w:rsidP="00460C9F">
      <w:pPr>
        <w:pStyle w:val="ListParagraph"/>
        <w:numPr>
          <w:ilvl w:val="0"/>
          <w:numId w:val="106"/>
        </w:numPr>
        <w:overflowPunct/>
        <w:autoSpaceDE/>
        <w:autoSpaceDN/>
        <w:adjustRightInd/>
        <w:spacing w:after="0"/>
        <w:contextualSpacing w:val="0"/>
        <w:textAlignment w:val="auto"/>
        <w:rPr>
          <w:rFonts w:eastAsiaTheme="minorEastAsia"/>
          <w:lang w:eastAsia="zh-CN"/>
        </w:rPr>
      </w:pPr>
      <w:r>
        <w:rPr>
          <w:rFonts w:eastAsiaTheme="minorEastAsia" w:hint="eastAsia"/>
          <w:lang w:eastAsia="zh-CN"/>
        </w:rPr>
        <w:t xml:space="preserve">Study </w:t>
      </w:r>
      <w:r w:rsidRPr="00F40B79">
        <w:rPr>
          <w:rFonts w:eastAsia="Times New Roman" w:hint="eastAsia"/>
        </w:rPr>
        <w:t xml:space="preserve">6G </w:t>
      </w:r>
      <w:r w:rsidRPr="00F40B79">
        <w:rPr>
          <w:rFonts w:eastAsia="Times New Roman"/>
        </w:rPr>
        <w:t xml:space="preserve">data channel coding for </w:t>
      </w:r>
      <w:r>
        <w:rPr>
          <w:rFonts w:eastAsiaTheme="minorEastAsia" w:hint="eastAsia"/>
          <w:lang w:eastAsia="zh-CN"/>
        </w:rPr>
        <w:t xml:space="preserve">higher throughput than 5G </w:t>
      </w:r>
      <w:r w:rsidRPr="00F40B79">
        <w:rPr>
          <w:rFonts w:eastAsia="Times New Roman" w:hint="eastAsia"/>
        </w:rPr>
        <w:t>with</w:t>
      </w:r>
      <w:r w:rsidRPr="00F40B79">
        <w:rPr>
          <w:rFonts w:eastAsia="Times New Roman"/>
        </w:rPr>
        <w:t xml:space="preserve"> </w:t>
      </w:r>
      <w:r w:rsidRPr="00F40B79">
        <w:rPr>
          <w:rFonts w:eastAsia="Times New Roman" w:hint="eastAsia"/>
        </w:rPr>
        <w:t>acceptable</w:t>
      </w:r>
      <w:r w:rsidRPr="00F40B79">
        <w:rPr>
          <w:rFonts w:eastAsiaTheme="minorEastAsia" w:hint="eastAsia"/>
          <w:lang w:eastAsia="zh-CN"/>
        </w:rPr>
        <w:t xml:space="preserve"> </w:t>
      </w:r>
      <w:r w:rsidRPr="00F40B79">
        <w:rPr>
          <w:rFonts w:eastAsia="Times New Roman"/>
        </w:rPr>
        <w:t>performance-complexity tradeoff for both NW side and UE side</w:t>
      </w:r>
      <w:r>
        <w:rPr>
          <w:rFonts w:eastAsiaTheme="minorEastAsia" w:hint="eastAsia"/>
          <w:lang w:eastAsia="zh-CN"/>
        </w:rPr>
        <w:t xml:space="preserve">, </w:t>
      </w:r>
    </w:p>
    <w:p w14:paraId="7272098E" w14:textId="77777777" w:rsidR="00460C9F" w:rsidRPr="00F40B79" w:rsidRDefault="00460C9F" w:rsidP="00460C9F">
      <w:pPr>
        <w:pStyle w:val="ListParagraph"/>
        <w:numPr>
          <w:ilvl w:val="1"/>
          <w:numId w:val="106"/>
        </w:numPr>
        <w:overflowPunct/>
        <w:autoSpaceDE/>
        <w:autoSpaceDN/>
        <w:adjustRightInd/>
        <w:spacing w:after="0"/>
        <w:contextualSpacing w:val="0"/>
        <w:textAlignment w:val="auto"/>
        <w:rPr>
          <w:rFonts w:eastAsia="Times New Roman"/>
        </w:rPr>
      </w:pPr>
      <w:r>
        <w:rPr>
          <w:rFonts w:eastAsiaTheme="minorEastAsia" w:hint="eastAsia"/>
          <w:lang w:eastAsia="zh-CN"/>
        </w:rPr>
        <w:t>Target peak data rate</w:t>
      </w:r>
      <w:r w:rsidRPr="00F40B79">
        <w:rPr>
          <w:rFonts w:eastAsia="Times New Roman" w:hint="eastAsia"/>
        </w:rPr>
        <w:t xml:space="preserve"> is </w:t>
      </w:r>
      <w:r>
        <w:rPr>
          <w:rFonts w:eastAsiaTheme="minorEastAsia" w:hint="eastAsia"/>
          <w:lang w:eastAsia="zh-CN"/>
        </w:rPr>
        <w:t>assumed to be 2</w:t>
      </w:r>
      <w:r w:rsidRPr="00F40B79">
        <w:rPr>
          <w:rFonts w:eastAsia="Times New Roman" w:hint="eastAsia"/>
        </w:rPr>
        <w:t xml:space="preserve"> </w:t>
      </w:r>
      <w:r w:rsidRPr="00F40B79">
        <w:rPr>
          <w:rFonts w:eastAsia="Times New Roman"/>
        </w:rPr>
        <w:t>times</w:t>
      </w:r>
      <w:r>
        <w:rPr>
          <w:rFonts w:eastAsiaTheme="minorEastAsia" w:hint="eastAsia"/>
          <w:lang w:eastAsia="zh-CN"/>
        </w:rPr>
        <w:t xml:space="preserve"> of the target peak data rate defined in TR38.913</w:t>
      </w:r>
    </w:p>
    <w:p w14:paraId="1BE58DC4" w14:textId="77777777" w:rsidR="00460C9F" w:rsidRDefault="00460C9F" w:rsidP="00460C9F">
      <w:pPr>
        <w:rPr>
          <w:rFonts w:eastAsiaTheme="minorEastAsia"/>
          <w:lang w:eastAsia="zh-CN"/>
        </w:rPr>
      </w:pPr>
      <w:r w:rsidRPr="00915B8F">
        <w:rPr>
          <w:rFonts w:hint="eastAsia"/>
        </w:rPr>
        <w:t xml:space="preserve">Note: The </w:t>
      </w:r>
      <w:r>
        <w:rPr>
          <w:rFonts w:eastAsiaTheme="minorEastAsia" w:hint="eastAsia"/>
          <w:lang w:eastAsia="zh-CN"/>
        </w:rPr>
        <w:t xml:space="preserve">other </w:t>
      </w:r>
      <w:r w:rsidRPr="00915B8F">
        <w:rPr>
          <w:rFonts w:hint="eastAsia"/>
        </w:rPr>
        <w:t xml:space="preserve">target </w:t>
      </w:r>
      <w:r w:rsidRPr="00915B8F">
        <w:t>throughput</w:t>
      </w:r>
      <w:r w:rsidRPr="00915B8F">
        <w:rPr>
          <w:rFonts w:hint="eastAsia"/>
        </w:rPr>
        <w:t xml:space="preserve"> is </w:t>
      </w:r>
      <w:r>
        <w:rPr>
          <w:rFonts w:eastAsiaTheme="minorEastAsia" w:hint="eastAsia"/>
          <w:lang w:eastAsia="zh-CN"/>
        </w:rPr>
        <w:t xml:space="preserve">up to </w:t>
      </w:r>
      <w:r w:rsidRPr="00915B8F">
        <w:rPr>
          <w:rFonts w:hint="eastAsia"/>
        </w:rPr>
        <w:t>company</w:t>
      </w:r>
      <w:r>
        <w:rPr>
          <w:rFonts w:eastAsiaTheme="minorEastAsia" w:hint="eastAsia"/>
          <w:lang w:eastAsia="zh-CN"/>
        </w:rPr>
        <w:t xml:space="preserve"> to report</w:t>
      </w:r>
      <w:r w:rsidRPr="00915B8F">
        <w:rPr>
          <w:rFonts w:hint="eastAsia"/>
        </w:rPr>
        <w:t>.</w:t>
      </w:r>
    </w:p>
    <w:p w14:paraId="507C515F" w14:textId="77777777" w:rsidR="00460C9F" w:rsidRPr="00FA4386" w:rsidRDefault="00460C9F" w:rsidP="00460C9F">
      <w:pPr>
        <w:rPr>
          <w:rFonts w:eastAsiaTheme="minorEastAsia"/>
          <w:lang w:eastAsia="zh-CN"/>
        </w:rPr>
      </w:pPr>
      <w:r>
        <w:rPr>
          <w:rFonts w:eastAsiaTheme="minorEastAsia" w:hint="eastAsia"/>
          <w:lang w:eastAsia="zh-CN"/>
        </w:rPr>
        <w:t xml:space="preserve">Note: Applicability of the potential channel code will be </w:t>
      </w:r>
      <w:r>
        <w:rPr>
          <w:rFonts w:eastAsiaTheme="minorEastAsia"/>
          <w:lang w:eastAsia="zh-CN"/>
        </w:rPr>
        <w:t>further</w:t>
      </w:r>
      <w:r>
        <w:rPr>
          <w:rFonts w:eastAsiaTheme="minorEastAsia" w:hint="eastAsia"/>
          <w:lang w:eastAsia="zh-CN"/>
        </w:rPr>
        <w:t xml:space="preserve"> discussed.</w:t>
      </w:r>
    </w:p>
    <w:p w14:paraId="0D0CF142" w14:textId="77777777" w:rsidR="00460C9F" w:rsidRPr="00982845" w:rsidRDefault="00460C9F" w:rsidP="0053599D">
      <w:pPr>
        <w:rPr>
          <w:rFonts w:eastAsia="DengXian"/>
          <w:lang w:eastAsia="zh-CN"/>
        </w:rPr>
      </w:pPr>
    </w:p>
    <w:p w14:paraId="686545E5" w14:textId="75E8D54D" w:rsidR="009048F4" w:rsidRPr="00982845" w:rsidRDefault="004710F9" w:rsidP="009048F4">
      <w:hyperlink r:id="rId1375" w:history="1">
        <w:r>
          <w:rPr>
            <w:rStyle w:val="Hyperlink"/>
          </w:rPr>
          <w:t>R1-2506754</w:t>
        </w:r>
      </w:hyperlink>
      <w:r w:rsidR="009048F4" w:rsidRPr="00982845">
        <w:tab/>
        <w:t>Channel Coding in 6G Radio Air Interface</w:t>
      </w:r>
      <w:r w:rsidR="009048F4" w:rsidRPr="00982845">
        <w:tab/>
        <w:t>Nokia</w:t>
      </w:r>
    </w:p>
    <w:p w14:paraId="10376159" w14:textId="26EDEDF1" w:rsidR="009048F4" w:rsidRPr="00982845" w:rsidRDefault="004710F9" w:rsidP="009048F4">
      <w:hyperlink r:id="rId1376" w:history="1">
        <w:r>
          <w:rPr>
            <w:rStyle w:val="Hyperlink"/>
          </w:rPr>
          <w:t>R1-2506817</w:t>
        </w:r>
      </w:hyperlink>
      <w:r w:rsidR="009048F4" w:rsidRPr="00982845">
        <w:tab/>
        <w:t>Discussion on channel coding for 6GR</w:t>
      </w:r>
      <w:r w:rsidR="009048F4" w:rsidRPr="00982845">
        <w:tab/>
        <w:t>Spreadtrum, UNISOC</w:t>
      </w:r>
    </w:p>
    <w:p w14:paraId="379E502D" w14:textId="75BC8C11" w:rsidR="009048F4" w:rsidRDefault="004710F9" w:rsidP="009048F4">
      <w:hyperlink r:id="rId1377" w:history="1">
        <w:r>
          <w:rPr>
            <w:rStyle w:val="Hyperlink"/>
          </w:rPr>
          <w:t>R1-2506829</w:t>
        </w:r>
      </w:hyperlink>
      <w:r w:rsidR="009048F4" w:rsidRPr="00982845">
        <w:tab/>
        <w:t>Discussion on channel coding for 6GR</w:t>
      </w:r>
      <w:r w:rsidR="009048F4" w:rsidRPr="00982845">
        <w:tab/>
        <w:t>ZTE Corporation, Sanechips</w:t>
      </w:r>
    </w:p>
    <w:p w14:paraId="5AED43E5" w14:textId="4A1AA0AB" w:rsidR="002420EA" w:rsidRDefault="002420EA" w:rsidP="009048F4">
      <w:pPr>
        <w:rPr>
          <w:lang w:eastAsia="x-none"/>
        </w:rPr>
      </w:pPr>
      <w:r w:rsidRPr="009D606F">
        <w:rPr>
          <w:b/>
          <w:bCs/>
          <w:lang w:eastAsia="x-none"/>
        </w:rPr>
        <w:t>Decision:</w:t>
      </w:r>
      <w:r w:rsidRPr="009D606F">
        <w:rPr>
          <w:lang w:eastAsia="x-none"/>
        </w:rPr>
        <w:t xml:space="preserve"> Th</w:t>
      </w:r>
      <w:r>
        <w:rPr>
          <w:lang w:eastAsia="x-none"/>
        </w:rPr>
        <w:t xml:space="preserve">is was revised </w:t>
      </w:r>
      <w:r w:rsidR="00D00157">
        <w:rPr>
          <w:lang w:eastAsia="x-none"/>
        </w:rPr>
        <w:t>to</w:t>
      </w:r>
      <w:r>
        <w:rPr>
          <w:lang w:eastAsia="x-none"/>
        </w:rPr>
        <w:t xml:space="preserve"> </w:t>
      </w:r>
      <w:hyperlink r:id="rId1378" w:history="1">
        <w:r w:rsidR="004710F9">
          <w:rPr>
            <w:rStyle w:val="Hyperlink"/>
            <w:lang w:eastAsia="x-none"/>
          </w:rPr>
          <w:t>R1-2507948</w:t>
        </w:r>
      </w:hyperlink>
    </w:p>
    <w:p w14:paraId="1CD31B5E" w14:textId="3972A5F6" w:rsidR="002420EA" w:rsidRDefault="004710F9" w:rsidP="009048F4">
      <w:hyperlink r:id="rId1379" w:history="1">
        <w:r>
          <w:rPr>
            <w:rStyle w:val="Hyperlink"/>
            <w:lang w:eastAsia="x-none"/>
          </w:rPr>
          <w:t>R1-2507948</w:t>
        </w:r>
      </w:hyperlink>
      <w:r w:rsidR="002420EA" w:rsidRPr="00982845">
        <w:tab/>
        <w:t>Discussion on channel coding for 6GR</w:t>
      </w:r>
      <w:r w:rsidR="002420EA" w:rsidRPr="00982845">
        <w:tab/>
        <w:t>ZTE Corporation, Sanechips</w:t>
      </w:r>
      <w:r w:rsidR="002420EA">
        <w:tab/>
      </w:r>
    </w:p>
    <w:p w14:paraId="06BB178A" w14:textId="53A7D397" w:rsidR="002420EA" w:rsidRDefault="002420EA" w:rsidP="009048F4">
      <w:r w:rsidRPr="009D606F">
        <w:rPr>
          <w:b/>
          <w:bCs/>
          <w:lang w:eastAsia="x-none"/>
        </w:rPr>
        <w:t>Decision:</w:t>
      </w:r>
      <w:r w:rsidRPr="009D606F">
        <w:rPr>
          <w:lang w:eastAsia="x-none"/>
        </w:rPr>
        <w:t xml:space="preserve"> </w:t>
      </w:r>
      <w:r>
        <w:rPr>
          <w:lang w:eastAsia="x-none"/>
        </w:rPr>
        <w:t xml:space="preserve">This is a revision of </w:t>
      </w:r>
      <w:hyperlink r:id="rId1380" w:history="1">
        <w:r w:rsidR="004710F9">
          <w:rPr>
            <w:rStyle w:val="Hyperlink"/>
          </w:rPr>
          <w:t>R1-2506829</w:t>
        </w:r>
      </w:hyperlink>
    </w:p>
    <w:p w14:paraId="4F7694B4" w14:textId="31E45D70" w:rsidR="009048F4" w:rsidRPr="00982845" w:rsidRDefault="004710F9" w:rsidP="009048F4">
      <w:hyperlink r:id="rId1381" w:history="1">
        <w:r>
          <w:rPr>
            <w:rStyle w:val="Hyperlink"/>
          </w:rPr>
          <w:t>R1-2506901</w:t>
        </w:r>
      </w:hyperlink>
      <w:r w:rsidR="009048F4" w:rsidRPr="00982845">
        <w:tab/>
        <w:t>Discussion on Channel Coding for 6GR air interface</w:t>
      </w:r>
      <w:r w:rsidR="009048F4" w:rsidRPr="00982845">
        <w:tab/>
        <w:t>vivo</w:t>
      </w:r>
    </w:p>
    <w:p w14:paraId="1333ACBD" w14:textId="627466E2" w:rsidR="009048F4" w:rsidRPr="00982845" w:rsidRDefault="004710F9" w:rsidP="009048F4">
      <w:hyperlink r:id="rId1382" w:history="1">
        <w:r>
          <w:rPr>
            <w:rStyle w:val="Hyperlink"/>
          </w:rPr>
          <w:t>R1-2506992</w:t>
        </w:r>
      </w:hyperlink>
      <w:r w:rsidR="009048F4" w:rsidRPr="00982845">
        <w:tab/>
        <w:t>Discuss</w:t>
      </w:r>
      <w:r w:rsidR="009048F4" w:rsidRPr="00982845">
        <w:rPr>
          <w:rFonts w:eastAsia="DengXian"/>
          <w:lang w:eastAsia="zh-CN"/>
        </w:rPr>
        <w:t>i</w:t>
      </w:r>
      <w:r w:rsidR="009048F4" w:rsidRPr="00982845">
        <w:t>on on 6GR Channel Coding</w:t>
      </w:r>
      <w:r w:rsidR="009048F4" w:rsidRPr="00982845">
        <w:tab/>
        <w:t>Xiaomi</w:t>
      </w:r>
    </w:p>
    <w:p w14:paraId="40767EFD" w14:textId="78CA958F" w:rsidR="009048F4" w:rsidRPr="00982845" w:rsidRDefault="004710F9" w:rsidP="009048F4">
      <w:hyperlink r:id="rId1383" w:history="1">
        <w:r>
          <w:rPr>
            <w:rStyle w:val="Hyperlink"/>
          </w:rPr>
          <w:t>R1-2507017</w:t>
        </w:r>
      </w:hyperlink>
      <w:r w:rsidR="009048F4" w:rsidRPr="00982845">
        <w:tab/>
        <w:t>Discussion on channel coding for 6GR interface</w:t>
      </w:r>
      <w:r w:rsidR="009048F4" w:rsidRPr="00982845">
        <w:tab/>
        <w:t>CMCC</w:t>
      </w:r>
    </w:p>
    <w:p w14:paraId="1CF28FD2" w14:textId="207395DE" w:rsidR="009048F4" w:rsidRPr="00982845" w:rsidRDefault="004710F9" w:rsidP="009048F4">
      <w:hyperlink r:id="rId1384" w:history="1">
        <w:r>
          <w:rPr>
            <w:rStyle w:val="Hyperlink"/>
          </w:rPr>
          <w:t>R1-2507030</w:t>
        </w:r>
      </w:hyperlink>
      <w:r w:rsidR="009048F4" w:rsidRPr="00982845">
        <w:tab/>
        <w:t>Channel Coding for 6GR Interface</w:t>
      </w:r>
      <w:r w:rsidR="009048F4" w:rsidRPr="00982845">
        <w:tab/>
        <w:t>Lekha Wireless Solutions</w:t>
      </w:r>
    </w:p>
    <w:p w14:paraId="208431F3" w14:textId="2DBAA983" w:rsidR="009048F4" w:rsidRPr="00982845" w:rsidRDefault="004710F9" w:rsidP="009048F4">
      <w:hyperlink r:id="rId1385" w:history="1">
        <w:r>
          <w:rPr>
            <w:rStyle w:val="Hyperlink"/>
          </w:rPr>
          <w:t>R1-2507061</w:t>
        </w:r>
      </w:hyperlink>
      <w:r w:rsidR="009048F4" w:rsidRPr="00982845">
        <w:tab/>
        <w:t>Channel coding for 6GR air interface</w:t>
      </w:r>
      <w:r w:rsidR="009048F4" w:rsidRPr="00982845">
        <w:tab/>
        <w:t>Huawei, HiSilicon</w:t>
      </w:r>
    </w:p>
    <w:p w14:paraId="0A7CF5C5" w14:textId="599B1705" w:rsidR="009048F4" w:rsidRPr="00982845" w:rsidRDefault="004710F9" w:rsidP="009048F4">
      <w:hyperlink r:id="rId1386" w:history="1">
        <w:r>
          <w:rPr>
            <w:rStyle w:val="Hyperlink"/>
          </w:rPr>
          <w:t>R1-2507120</w:t>
        </w:r>
      </w:hyperlink>
      <w:r w:rsidR="009048F4" w:rsidRPr="00982845">
        <w:tab/>
        <w:t>Channel coding for 6G network</w:t>
      </w:r>
      <w:r w:rsidR="009048F4" w:rsidRPr="00982845">
        <w:tab/>
        <w:t>CATT</w:t>
      </w:r>
    </w:p>
    <w:p w14:paraId="76ED4CC5" w14:textId="065CD4EC" w:rsidR="009048F4" w:rsidRPr="00982845" w:rsidRDefault="004710F9" w:rsidP="009048F4">
      <w:hyperlink r:id="rId1387" w:history="1">
        <w:r>
          <w:rPr>
            <w:rStyle w:val="Hyperlink"/>
          </w:rPr>
          <w:t>R1-2507179</w:t>
        </w:r>
      </w:hyperlink>
      <w:r w:rsidR="009048F4" w:rsidRPr="00982845">
        <w:tab/>
        <w:t>Discussion on 6G channel coding</w:t>
      </w:r>
      <w:r w:rsidR="009048F4" w:rsidRPr="00982845">
        <w:tab/>
        <w:t>OPPO</w:t>
      </w:r>
    </w:p>
    <w:p w14:paraId="08A72957" w14:textId="2C294C38" w:rsidR="009048F4" w:rsidRPr="00982845" w:rsidRDefault="004710F9" w:rsidP="009048F4">
      <w:hyperlink r:id="rId1388" w:history="1">
        <w:r>
          <w:rPr>
            <w:rStyle w:val="Hyperlink"/>
          </w:rPr>
          <w:t>R1-2507256</w:t>
        </w:r>
      </w:hyperlink>
      <w:r w:rsidR="009048F4" w:rsidRPr="00982845">
        <w:tab/>
        <w:t>Discussion on channel coding for 6GR</w:t>
      </w:r>
      <w:r w:rsidR="009048F4" w:rsidRPr="00982845">
        <w:tab/>
        <w:t>Samsung</w:t>
      </w:r>
    </w:p>
    <w:p w14:paraId="0FE9A72E" w14:textId="224C8A66" w:rsidR="009048F4" w:rsidRPr="00982845" w:rsidRDefault="004710F9" w:rsidP="009048F4">
      <w:hyperlink r:id="rId1389" w:history="1">
        <w:r>
          <w:rPr>
            <w:rStyle w:val="Hyperlink"/>
          </w:rPr>
          <w:t>R1-2507286</w:t>
        </w:r>
      </w:hyperlink>
      <w:r w:rsidR="009048F4" w:rsidRPr="00982845">
        <w:tab/>
        <w:t>Discussion on channel coding for 6GR</w:t>
      </w:r>
      <w:r w:rsidR="009048F4" w:rsidRPr="00982845">
        <w:tab/>
        <w:t>Fujitsu</w:t>
      </w:r>
    </w:p>
    <w:p w14:paraId="11BF4882" w14:textId="514ADC9A" w:rsidR="009048F4" w:rsidRPr="00982845" w:rsidRDefault="004710F9" w:rsidP="009048F4">
      <w:hyperlink r:id="rId1390" w:history="1">
        <w:r>
          <w:rPr>
            <w:rStyle w:val="Hyperlink"/>
          </w:rPr>
          <w:t>R1-2507362</w:t>
        </w:r>
      </w:hyperlink>
      <w:r w:rsidR="009048F4" w:rsidRPr="00982845">
        <w:tab/>
        <w:t>Views on 6G channel coding study</w:t>
      </w:r>
      <w:r w:rsidR="009048F4" w:rsidRPr="00982845">
        <w:tab/>
        <w:t>LG Electronics</w:t>
      </w:r>
    </w:p>
    <w:p w14:paraId="724D70ED" w14:textId="24490B20" w:rsidR="009048F4" w:rsidRPr="00982845" w:rsidRDefault="004710F9" w:rsidP="009048F4">
      <w:hyperlink r:id="rId1391" w:history="1">
        <w:r>
          <w:rPr>
            <w:rStyle w:val="Hyperlink"/>
          </w:rPr>
          <w:t>R1-2507446</w:t>
        </w:r>
      </w:hyperlink>
      <w:r w:rsidR="009048F4" w:rsidRPr="00982845">
        <w:tab/>
        <w:t>Channel coding aspects for 6GR air interface</w:t>
      </w:r>
      <w:r w:rsidR="009048F4" w:rsidRPr="00982845">
        <w:tab/>
        <w:t>InterDigital, Inc.</w:t>
      </w:r>
    </w:p>
    <w:p w14:paraId="1FF21BCD" w14:textId="2A83273F" w:rsidR="009048F4" w:rsidRPr="00982845" w:rsidRDefault="004710F9" w:rsidP="009048F4">
      <w:hyperlink r:id="rId1392" w:history="1">
        <w:r>
          <w:rPr>
            <w:rStyle w:val="Hyperlink"/>
          </w:rPr>
          <w:t>R1-2507483</w:t>
        </w:r>
      </w:hyperlink>
      <w:r w:rsidR="009048F4" w:rsidRPr="00982845">
        <w:tab/>
        <w:t>Channel Coding for 6G</w:t>
      </w:r>
      <w:r w:rsidR="009048F4" w:rsidRPr="00982845">
        <w:tab/>
        <w:t>Lenovo</w:t>
      </w:r>
    </w:p>
    <w:p w14:paraId="262149F0" w14:textId="44C0F316" w:rsidR="009048F4" w:rsidRPr="00982845" w:rsidRDefault="004710F9" w:rsidP="009048F4">
      <w:hyperlink r:id="rId1393" w:history="1">
        <w:r>
          <w:rPr>
            <w:rStyle w:val="Hyperlink"/>
          </w:rPr>
          <w:t>R1-2507509</w:t>
        </w:r>
      </w:hyperlink>
      <w:r w:rsidR="009048F4" w:rsidRPr="00982845">
        <w:tab/>
        <w:t>Discussion on 6GR channel coding</w:t>
      </w:r>
      <w:r w:rsidR="009048F4" w:rsidRPr="00982845">
        <w:tab/>
        <w:t>ETRI, ESA, Thales</w:t>
      </w:r>
    </w:p>
    <w:p w14:paraId="661E3415" w14:textId="39B66191" w:rsidR="009048F4" w:rsidRPr="00982845" w:rsidRDefault="004710F9" w:rsidP="009048F4">
      <w:hyperlink r:id="rId1394" w:history="1">
        <w:r>
          <w:rPr>
            <w:rStyle w:val="Hyperlink"/>
          </w:rPr>
          <w:t>R1-2507548</w:t>
        </w:r>
      </w:hyperlink>
      <w:r w:rsidR="009048F4" w:rsidRPr="00982845">
        <w:tab/>
        <w:t>Discussion on Channel Coding for 6GR</w:t>
      </w:r>
      <w:r w:rsidR="009048F4" w:rsidRPr="00982845">
        <w:tab/>
        <w:t>Rakuten Mobile, Inc</w:t>
      </w:r>
    </w:p>
    <w:p w14:paraId="2FC0F6CD" w14:textId="6D552000" w:rsidR="009048F4" w:rsidRPr="00982845" w:rsidRDefault="004710F9" w:rsidP="009048F4">
      <w:hyperlink r:id="rId1395" w:history="1">
        <w:r>
          <w:rPr>
            <w:rStyle w:val="Hyperlink"/>
          </w:rPr>
          <w:t>R1-2507610</w:t>
        </w:r>
      </w:hyperlink>
      <w:r w:rsidR="009048F4" w:rsidRPr="00982845">
        <w:tab/>
        <w:t>Channel coding for 6GR interface</w:t>
      </w:r>
      <w:r w:rsidR="009048F4" w:rsidRPr="00982845">
        <w:tab/>
        <w:t>MediaTek Inc.</w:t>
      </w:r>
    </w:p>
    <w:p w14:paraId="18C8E2E7" w14:textId="11968DCC" w:rsidR="009048F4" w:rsidRPr="00982845" w:rsidRDefault="004710F9" w:rsidP="009048F4">
      <w:hyperlink r:id="rId1396" w:history="1">
        <w:r>
          <w:rPr>
            <w:rStyle w:val="Hyperlink"/>
          </w:rPr>
          <w:t>R1-2507641</w:t>
        </w:r>
      </w:hyperlink>
      <w:r w:rsidR="009048F4" w:rsidRPr="00982845">
        <w:tab/>
        <w:t>Channel coding for 6GR interface</w:t>
      </w:r>
      <w:r w:rsidR="009048F4" w:rsidRPr="00982845">
        <w:tab/>
        <w:t>Ericsson</w:t>
      </w:r>
    </w:p>
    <w:p w14:paraId="6DB575E2" w14:textId="36AD3689" w:rsidR="009048F4" w:rsidRPr="00982845" w:rsidRDefault="004710F9" w:rsidP="009048F4">
      <w:hyperlink r:id="rId1397" w:history="1">
        <w:r>
          <w:rPr>
            <w:rStyle w:val="Hyperlink"/>
          </w:rPr>
          <w:t>R1-2507680</w:t>
        </w:r>
      </w:hyperlink>
      <w:r w:rsidR="009048F4" w:rsidRPr="00982845">
        <w:tab/>
        <w:t>Considerations of 6G Channel Coding</w:t>
      </w:r>
      <w:r w:rsidR="009048F4" w:rsidRPr="00982845">
        <w:tab/>
        <w:t>Apple</w:t>
      </w:r>
    </w:p>
    <w:p w14:paraId="65784141" w14:textId="41F29F5C" w:rsidR="009048F4" w:rsidRPr="00982845" w:rsidRDefault="004710F9" w:rsidP="009048F4">
      <w:hyperlink r:id="rId1398" w:history="1">
        <w:r>
          <w:rPr>
            <w:rStyle w:val="Hyperlink"/>
          </w:rPr>
          <w:t>R1-2507724</w:t>
        </w:r>
      </w:hyperlink>
      <w:r w:rsidR="009048F4" w:rsidRPr="00982845">
        <w:tab/>
        <w:t>Channel coding for 6GR</w:t>
      </w:r>
      <w:r w:rsidR="009048F4" w:rsidRPr="00982845">
        <w:tab/>
        <w:t>Qualcomm Incorporated</w:t>
      </w:r>
    </w:p>
    <w:p w14:paraId="516C5904" w14:textId="7AC32193" w:rsidR="009048F4" w:rsidRPr="00982845" w:rsidRDefault="004710F9" w:rsidP="009048F4">
      <w:hyperlink r:id="rId1399" w:history="1">
        <w:r>
          <w:rPr>
            <w:rStyle w:val="Hyperlink"/>
          </w:rPr>
          <w:t>R1-2507749</w:t>
        </w:r>
      </w:hyperlink>
      <w:r w:rsidR="009048F4" w:rsidRPr="00982845">
        <w:tab/>
        <w:t>Views on Channel Coding for 6GR</w:t>
      </w:r>
      <w:r w:rsidR="009048F4" w:rsidRPr="00982845">
        <w:tab/>
        <w:t>AT&amp;T</w:t>
      </w:r>
    </w:p>
    <w:p w14:paraId="449FD8B4" w14:textId="25302FFC" w:rsidR="009048F4" w:rsidRPr="00982845" w:rsidRDefault="004710F9" w:rsidP="009048F4">
      <w:hyperlink r:id="rId1400" w:history="1">
        <w:r>
          <w:rPr>
            <w:rStyle w:val="Hyperlink"/>
          </w:rPr>
          <w:t>R1-2507818</w:t>
        </w:r>
      </w:hyperlink>
      <w:r w:rsidR="009048F4" w:rsidRPr="00982845">
        <w:tab/>
        <w:t>Discussion on Channel coding for 6GR</w:t>
      </w:r>
      <w:r w:rsidR="009048F4" w:rsidRPr="00982845">
        <w:tab/>
        <w:t>NTT DOCOMO, INC.</w:t>
      </w:r>
    </w:p>
    <w:p w14:paraId="43493A98" w14:textId="25932E09" w:rsidR="009048F4" w:rsidRPr="00982845" w:rsidRDefault="004710F9" w:rsidP="009048F4">
      <w:hyperlink r:id="rId1401" w:history="1">
        <w:r>
          <w:rPr>
            <w:rStyle w:val="Hyperlink"/>
          </w:rPr>
          <w:t>R1-2507849</w:t>
        </w:r>
      </w:hyperlink>
      <w:r w:rsidR="009048F4" w:rsidRPr="00982845">
        <w:tab/>
        <w:t>Discussion on Channel Coding for Small Block Lengths</w:t>
      </w:r>
      <w:r w:rsidR="009048F4" w:rsidRPr="00982845">
        <w:tab/>
        <w:t>EURECOM</w:t>
      </w:r>
    </w:p>
    <w:p w14:paraId="6B59C4D0" w14:textId="1A6AF0D2" w:rsidR="009048F4" w:rsidRPr="00982845" w:rsidRDefault="004710F9" w:rsidP="009048F4">
      <w:hyperlink r:id="rId1402" w:history="1">
        <w:r>
          <w:rPr>
            <w:rStyle w:val="Hyperlink"/>
          </w:rPr>
          <w:t>R1-2507854</w:t>
        </w:r>
      </w:hyperlink>
      <w:r w:rsidR="009048F4" w:rsidRPr="00982845">
        <w:tab/>
        <w:t>Channel Coding for 6GR Air Interface</w:t>
      </w:r>
      <w:r w:rsidR="009048F4" w:rsidRPr="00982845">
        <w:tab/>
        <w:t>Tejas Network Limited</w:t>
      </w:r>
    </w:p>
    <w:p w14:paraId="6DE05978" w14:textId="04A31090" w:rsidR="009048F4" w:rsidRPr="00982845" w:rsidRDefault="004710F9" w:rsidP="009048F4">
      <w:hyperlink r:id="rId1403" w:history="1">
        <w:r>
          <w:rPr>
            <w:rStyle w:val="Hyperlink"/>
          </w:rPr>
          <w:t>R1-2507858</w:t>
        </w:r>
      </w:hyperlink>
      <w:r w:rsidR="009048F4" w:rsidRPr="00982845">
        <w:tab/>
        <w:t>Discussion on channel coding for 6GR air interface</w:t>
      </w:r>
      <w:r w:rsidR="009048F4" w:rsidRPr="00982845">
        <w:tab/>
        <w:t>Google Korea LLC</w:t>
      </w:r>
    </w:p>
    <w:p w14:paraId="52D53ED0" w14:textId="4C595E65" w:rsidR="009048F4" w:rsidRPr="00982845" w:rsidRDefault="004710F9" w:rsidP="009048F4">
      <w:hyperlink r:id="rId1404" w:history="1">
        <w:r>
          <w:rPr>
            <w:rStyle w:val="Hyperlink"/>
          </w:rPr>
          <w:t>R1-2507871</w:t>
        </w:r>
      </w:hyperlink>
      <w:r w:rsidR="009048F4" w:rsidRPr="00982845">
        <w:tab/>
        <w:t>Study of channel coding aspects in 6G Radio</w:t>
      </w:r>
      <w:r w:rsidR="009048F4" w:rsidRPr="00982845">
        <w:tab/>
        <w:t>Fraunhofer IIS, Fraunhofer HHI</w:t>
      </w:r>
    </w:p>
    <w:p w14:paraId="59D792E5" w14:textId="285F67A2" w:rsidR="009048F4" w:rsidRPr="00982845" w:rsidRDefault="004710F9" w:rsidP="009048F4">
      <w:hyperlink r:id="rId1405" w:history="1">
        <w:r>
          <w:rPr>
            <w:rStyle w:val="Hyperlink"/>
          </w:rPr>
          <w:t>R1-2507904</w:t>
        </w:r>
      </w:hyperlink>
      <w:r w:rsidR="009048F4" w:rsidRPr="00982845">
        <w:tab/>
        <w:t>Channel coding for control and data channels in 6G</w:t>
      </w:r>
      <w:r w:rsidR="009048F4" w:rsidRPr="00982845">
        <w:tab/>
        <w:t>CEWiT</w:t>
      </w:r>
    </w:p>
    <w:p w14:paraId="3E2B3328" w14:textId="704A841D" w:rsidR="009048F4" w:rsidRPr="00982845" w:rsidRDefault="004710F9" w:rsidP="009048F4">
      <w:pPr>
        <w:rPr>
          <w:rFonts w:eastAsia="DengXian"/>
          <w:lang w:eastAsia="zh-CN"/>
        </w:rPr>
      </w:pPr>
      <w:hyperlink r:id="rId1406" w:history="1">
        <w:r>
          <w:rPr>
            <w:rStyle w:val="Hyperlink"/>
          </w:rPr>
          <w:t>R1-2507948</w:t>
        </w:r>
      </w:hyperlink>
      <w:r w:rsidR="009048F4" w:rsidRPr="00982845">
        <w:tab/>
        <w:t>Discussion on channel coding for 6GR</w:t>
      </w:r>
      <w:r w:rsidR="009048F4" w:rsidRPr="00982845">
        <w:tab/>
        <w:t>ZTE Corporation, Sanechips</w:t>
      </w:r>
    </w:p>
    <w:p w14:paraId="1A5668D0" w14:textId="6CA3745A" w:rsidR="009048F4" w:rsidRPr="00982845" w:rsidRDefault="009048F4" w:rsidP="009048F4">
      <w:pPr>
        <w:ind w:left="720" w:firstLine="720"/>
        <w:rPr>
          <w:rFonts w:eastAsia="DengXian"/>
          <w:lang w:eastAsia="zh-CN"/>
        </w:rPr>
      </w:pPr>
      <w:r w:rsidRPr="00982845">
        <w:rPr>
          <w:rFonts w:eastAsia="DengXian"/>
          <w:lang w:eastAsia="zh-CN"/>
        </w:rPr>
        <w:t xml:space="preserve">(Revision of </w:t>
      </w:r>
      <w:hyperlink r:id="rId1407" w:history="1">
        <w:r w:rsidR="004710F9">
          <w:rPr>
            <w:rStyle w:val="Hyperlink"/>
            <w:rFonts w:eastAsia="DengXian"/>
            <w:lang w:eastAsia="zh-CN"/>
          </w:rPr>
          <w:t>R1-2506829</w:t>
        </w:r>
      </w:hyperlink>
      <w:r w:rsidRPr="00982845">
        <w:rPr>
          <w:rFonts w:eastAsia="DengXian"/>
          <w:lang w:eastAsia="zh-CN"/>
        </w:rPr>
        <w:t>)</w:t>
      </w:r>
    </w:p>
    <w:p w14:paraId="7FFFC0E3" w14:textId="2AA4D704" w:rsidR="009048F4" w:rsidRDefault="004710F9" w:rsidP="009048F4">
      <w:pPr>
        <w:rPr>
          <w:rFonts w:eastAsia="DengXian"/>
          <w:lang w:eastAsia="zh-CN"/>
        </w:rPr>
      </w:pPr>
      <w:hyperlink r:id="rId1408" w:history="1">
        <w:r>
          <w:rPr>
            <w:rStyle w:val="Hyperlink"/>
            <w:rFonts w:eastAsia="DengXian"/>
            <w:lang w:eastAsia="zh-CN"/>
          </w:rPr>
          <w:t>R1-2508010</w:t>
        </w:r>
      </w:hyperlink>
      <w:r w:rsidR="003D1395">
        <w:rPr>
          <w:rFonts w:eastAsia="DengXian"/>
          <w:lang w:eastAsia="zh-CN"/>
        </w:rPr>
        <w:tab/>
      </w:r>
      <w:r w:rsidR="003D1395" w:rsidRPr="003D1395">
        <w:rPr>
          <w:rFonts w:eastAsia="DengXian"/>
          <w:lang w:eastAsia="zh-CN"/>
        </w:rPr>
        <w:t>FL summary#1 for 6G channel coding</w:t>
      </w:r>
      <w:r w:rsidR="003D1395">
        <w:rPr>
          <w:rFonts w:eastAsia="DengXian"/>
          <w:lang w:eastAsia="zh-CN"/>
        </w:rPr>
        <w:tab/>
      </w:r>
      <w:r w:rsidR="003D1395" w:rsidRPr="003D1395">
        <w:rPr>
          <w:rFonts w:eastAsia="DengXian"/>
          <w:lang w:eastAsia="zh-CN"/>
        </w:rPr>
        <w:t>Moderator</w:t>
      </w:r>
      <w:r w:rsidR="003D1395">
        <w:rPr>
          <w:rFonts w:eastAsia="DengXian"/>
          <w:lang w:eastAsia="zh-CN"/>
        </w:rPr>
        <w:t xml:space="preserve"> </w:t>
      </w:r>
      <w:r w:rsidR="003D1395" w:rsidRPr="003D1395">
        <w:rPr>
          <w:rFonts w:eastAsia="DengXian"/>
          <w:lang w:eastAsia="zh-CN"/>
        </w:rPr>
        <w:t>(ZTE, Apple)</w:t>
      </w:r>
    </w:p>
    <w:p w14:paraId="19162142" w14:textId="38A61AF5" w:rsidR="003D1395" w:rsidRDefault="004710F9" w:rsidP="009048F4">
      <w:pPr>
        <w:rPr>
          <w:rFonts w:eastAsia="DengXian"/>
          <w:lang w:eastAsia="zh-CN"/>
        </w:rPr>
      </w:pPr>
      <w:hyperlink r:id="rId1409" w:history="1">
        <w:r>
          <w:rPr>
            <w:rStyle w:val="Hyperlink"/>
            <w:rFonts w:eastAsia="DengXian"/>
            <w:lang w:eastAsia="zh-CN"/>
          </w:rPr>
          <w:t>R1-2508011</w:t>
        </w:r>
      </w:hyperlink>
      <w:r w:rsidR="003D1395">
        <w:rPr>
          <w:rFonts w:eastAsia="DengXian"/>
          <w:lang w:eastAsia="zh-CN"/>
        </w:rPr>
        <w:tab/>
      </w:r>
      <w:r w:rsidR="003D1395" w:rsidRPr="003D1395">
        <w:rPr>
          <w:rFonts w:eastAsia="DengXian"/>
          <w:lang w:eastAsia="zh-CN"/>
        </w:rPr>
        <w:t>FL summary#2 for 6G channel coding</w:t>
      </w:r>
      <w:r w:rsidR="003D1395">
        <w:rPr>
          <w:rFonts w:eastAsia="DengXian"/>
          <w:lang w:eastAsia="zh-CN"/>
        </w:rPr>
        <w:tab/>
      </w:r>
      <w:r w:rsidR="003D1395" w:rsidRPr="003D1395">
        <w:rPr>
          <w:rFonts w:eastAsia="DengXian"/>
          <w:lang w:eastAsia="zh-CN"/>
        </w:rPr>
        <w:t>Moderator</w:t>
      </w:r>
      <w:r w:rsidR="003D1395">
        <w:rPr>
          <w:rFonts w:eastAsia="DengXian"/>
          <w:lang w:eastAsia="zh-CN"/>
        </w:rPr>
        <w:t xml:space="preserve"> </w:t>
      </w:r>
      <w:r w:rsidR="003D1395" w:rsidRPr="003D1395">
        <w:rPr>
          <w:rFonts w:eastAsia="DengXian"/>
          <w:lang w:eastAsia="zh-CN"/>
        </w:rPr>
        <w:t>(ZTE, Apple)</w:t>
      </w:r>
    </w:p>
    <w:p w14:paraId="0F401588" w14:textId="6FA1A881" w:rsidR="003D1395" w:rsidRDefault="004710F9" w:rsidP="009048F4">
      <w:pPr>
        <w:rPr>
          <w:rFonts w:eastAsia="DengXian"/>
          <w:lang w:eastAsia="zh-CN"/>
        </w:rPr>
      </w:pPr>
      <w:hyperlink r:id="rId1410" w:history="1">
        <w:r>
          <w:rPr>
            <w:rStyle w:val="Hyperlink"/>
            <w:rFonts w:eastAsia="DengXian"/>
            <w:lang w:eastAsia="zh-CN"/>
          </w:rPr>
          <w:t>R1-2508012</w:t>
        </w:r>
      </w:hyperlink>
      <w:r w:rsidR="003D1395">
        <w:rPr>
          <w:rFonts w:eastAsia="DengXian"/>
          <w:lang w:eastAsia="zh-CN"/>
        </w:rPr>
        <w:tab/>
      </w:r>
      <w:r w:rsidR="003D1395" w:rsidRPr="003D1395">
        <w:rPr>
          <w:rFonts w:eastAsia="DengXian"/>
          <w:lang w:eastAsia="zh-CN"/>
        </w:rPr>
        <w:t>FL summary#3 for 6G channel coding</w:t>
      </w:r>
      <w:r w:rsidR="003D1395">
        <w:rPr>
          <w:rFonts w:eastAsia="DengXian"/>
          <w:lang w:eastAsia="zh-CN"/>
        </w:rPr>
        <w:tab/>
      </w:r>
      <w:r w:rsidR="003D1395" w:rsidRPr="003D1395">
        <w:rPr>
          <w:rFonts w:eastAsia="DengXian"/>
          <w:lang w:eastAsia="zh-CN"/>
        </w:rPr>
        <w:t>Moderator</w:t>
      </w:r>
      <w:r w:rsidR="003D1395">
        <w:rPr>
          <w:rFonts w:eastAsia="DengXian"/>
          <w:lang w:eastAsia="zh-CN"/>
        </w:rPr>
        <w:t xml:space="preserve"> </w:t>
      </w:r>
      <w:r w:rsidR="003D1395" w:rsidRPr="003D1395">
        <w:rPr>
          <w:rFonts w:eastAsia="DengXian"/>
          <w:lang w:eastAsia="zh-CN"/>
        </w:rPr>
        <w:t>(ZTE, Apple)</w:t>
      </w:r>
    </w:p>
    <w:p w14:paraId="7676C0EB" w14:textId="773DD5D1" w:rsidR="003D1395" w:rsidRDefault="004710F9" w:rsidP="009048F4">
      <w:pPr>
        <w:rPr>
          <w:rFonts w:eastAsia="DengXian"/>
          <w:lang w:eastAsia="zh-CN"/>
        </w:rPr>
      </w:pPr>
      <w:hyperlink r:id="rId1411" w:history="1">
        <w:r>
          <w:rPr>
            <w:rStyle w:val="Hyperlink"/>
            <w:rFonts w:eastAsia="DengXian"/>
            <w:lang w:eastAsia="zh-CN"/>
          </w:rPr>
          <w:t>R1-2508176</w:t>
        </w:r>
      </w:hyperlink>
      <w:r w:rsidR="005E5E9D">
        <w:rPr>
          <w:rFonts w:eastAsia="DengXian"/>
          <w:lang w:eastAsia="zh-CN"/>
        </w:rPr>
        <w:tab/>
      </w:r>
      <w:r w:rsidR="005E5E9D" w:rsidRPr="005E5E9D">
        <w:rPr>
          <w:rFonts w:eastAsia="DengXian"/>
          <w:lang w:eastAsia="zh-CN"/>
        </w:rPr>
        <w:t>Final FL summary for 6G channel coding</w:t>
      </w:r>
      <w:r w:rsidR="005E5E9D">
        <w:rPr>
          <w:rFonts w:eastAsia="DengXian"/>
          <w:lang w:eastAsia="zh-CN"/>
        </w:rPr>
        <w:tab/>
      </w:r>
      <w:r w:rsidR="005E5E9D" w:rsidRPr="005E5E9D">
        <w:rPr>
          <w:rFonts w:eastAsia="DengXian"/>
          <w:lang w:eastAsia="zh-CN"/>
        </w:rPr>
        <w:t>Moderator (ZTE, Apple)</w:t>
      </w:r>
    </w:p>
    <w:p w14:paraId="3617A4E5" w14:textId="77777777" w:rsidR="005E5E9D" w:rsidRPr="00982845" w:rsidRDefault="005E5E9D" w:rsidP="009048F4">
      <w:pPr>
        <w:rPr>
          <w:rFonts w:eastAsia="DengXian"/>
          <w:lang w:eastAsia="zh-CN"/>
        </w:rPr>
      </w:pPr>
    </w:p>
    <w:p w14:paraId="27C4449F" w14:textId="77777777" w:rsidR="009048F4" w:rsidRPr="00982845" w:rsidRDefault="009048F4" w:rsidP="004331CD">
      <w:pPr>
        <w:pStyle w:val="Heading3"/>
        <w:numPr>
          <w:ilvl w:val="2"/>
          <w:numId w:val="90"/>
        </w:numPr>
        <w:tabs>
          <w:tab w:val="num" w:pos="720"/>
        </w:tabs>
      </w:pPr>
      <w:hyperlink w:anchor="_Toc450829441" w:history="1">
        <w:bookmarkStart w:id="1286" w:name="_Toc210658594"/>
        <w:bookmarkStart w:id="1287" w:name="_Toc210658692"/>
        <w:bookmarkStart w:id="1288" w:name="_Toc210659410"/>
        <w:bookmarkStart w:id="1289" w:name="_Toc211860387"/>
        <w:bookmarkStart w:id="1290" w:name="_Toc211860677"/>
        <w:bookmarkStart w:id="1291" w:name="_Toc211860896"/>
        <w:bookmarkStart w:id="1292" w:name="_Toc211861117"/>
        <w:bookmarkStart w:id="1293" w:name="_Toc211861523"/>
        <w:bookmarkStart w:id="1294" w:name="_Toc211861693"/>
        <w:bookmarkStart w:id="1295" w:name="_Toc211861909"/>
        <w:bookmarkStart w:id="1296" w:name="_Toc211862001"/>
        <w:bookmarkStart w:id="1297" w:name="_Toc211862400"/>
        <w:bookmarkStart w:id="1298" w:name="_Toc211862554"/>
        <w:r w:rsidRPr="00982845">
          <w:t>Modulation</w:t>
        </w:r>
      </w:hyperlink>
      <w:r w:rsidRPr="00982845">
        <w:t>, joint channel coding and modulation</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p>
    <w:p w14:paraId="68ECD28A" w14:textId="77777777" w:rsidR="0053599D" w:rsidRPr="00CF1232" w:rsidRDefault="0053599D" w:rsidP="0053599D">
      <w:pPr>
        <w:rPr>
          <w:lang w:val="en-US" w:eastAsia="x-none"/>
        </w:rPr>
      </w:pPr>
      <w:r w:rsidRPr="00CF1232">
        <w:rPr>
          <w:lang w:val="en-US" w:eastAsia="x-none"/>
        </w:rPr>
        <w:t>[12</w:t>
      </w:r>
      <w:r w:rsidRPr="00CF1232">
        <w:rPr>
          <w:rFonts w:eastAsia="DengXian" w:hint="eastAsia"/>
          <w:lang w:val="en-US" w:eastAsia="zh-CN"/>
        </w:rPr>
        <w:t>2</w:t>
      </w:r>
      <w:r w:rsidRPr="00CF1232">
        <w:rPr>
          <w:rFonts w:eastAsia="DengXian"/>
          <w:lang w:val="en-US" w:eastAsia="zh-CN"/>
        </w:rPr>
        <w:t>bis</w:t>
      </w:r>
      <w:r w:rsidRPr="00CF1232">
        <w:rPr>
          <w:lang w:val="en-US" w:eastAsia="x-none"/>
        </w:rPr>
        <w:t>-R</w:t>
      </w:r>
      <w:r w:rsidRPr="00CF1232">
        <w:rPr>
          <w:rFonts w:eastAsia="DengXian" w:hint="eastAsia"/>
          <w:lang w:val="en-US" w:eastAsia="zh-CN"/>
        </w:rPr>
        <w:t>20</w:t>
      </w:r>
      <w:r w:rsidRPr="00CF1232">
        <w:rPr>
          <w:lang w:val="en-US" w:eastAsia="x-none"/>
        </w:rPr>
        <w:t>-</w:t>
      </w:r>
      <w:r w:rsidRPr="00CF1232">
        <w:rPr>
          <w:rFonts w:eastAsia="DengXian" w:hint="eastAsia"/>
          <w:lang w:val="en-US" w:eastAsia="zh-CN"/>
        </w:rPr>
        <w:t>6GR-Modulation, joint channel coding and modulation</w:t>
      </w:r>
      <w:r w:rsidRPr="00CF1232">
        <w:rPr>
          <w:lang w:val="en-US" w:eastAsia="x-none"/>
        </w:rPr>
        <w:t>] Email discussion on Rel-</w:t>
      </w:r>
      <w:r w:rsidRPr="00CF1232">
        <w:rPr>
          <w:rFonts w:eastAsia="DengXian" w:hint="eastAsia"/>
          <w:lang w:val="en-US" w:eastAsia="zh-CN"/>
        </w:rPr>
        <w:t xml:space="preserve">20 6GR-Modulation,joint channel coding and modulation </w:t>
      </w:r>
      <w:r w:rsidRPr="00CF1232">
        <w:rPr>
          <w:lang w:val="en-US" w:eastAsia="x-none"/>
        </w:rPr>
        <w:t>–</w:t>
      </w:r>
      <w:r w:rsidRPr="00CF1232">
        <w:rPr>
          <w:rFonts w:eastAsia="DengXian" w:hint="eastAsia"/>
          <w:lang w:val="en-US" w:eastAsia="zh-CN"/>
        </w:rPr>
        <w:t>Jing (Qualcomm)</w:t>
      </w:r>
    </w:p>
    <w:p w14:paraId="2F895C0F" w14:textId="6055DB7C" w:rsidR="009048F4" w:rsidRDefault="0053599D" w:rsidP="0053599D">
      <w:pPr>
        <w:rPr>
          <w:lang w:eastAsia="x-none"/>
        </w:rPr>
      </w:pPr>
      <w:r w:rsidRPr="00CF1232">
        <w:rPr>
          <w:lang w:eastAsia="x-none"/>
        </w:rPr>
        <w:t>To be used for sharing updates on online/offline schedule, details on what is to be discussed in online/offline sessions, tdoc number of the moderator summary for online session, etc</w:t>
      </w:r>
    </w:p>
    <w:p w14:paraId="7B2E9B39" w14:textId="77777777" w:rsidR="00CF1232" w:rsidRDefault="00CF1232" w:rsidP="00CF1232">
      <w:pPr>
        <w:rPr>
          <w:rFonts w:eastAsia="DengXian"/>
          <w:lang w:val="en-US" w:eastAsia="zh-CN"/>
        </w:rPr>
      </w:pPr>
    </w:p>
    <w:p w14:paraId="4605C5FA" w14:textId="77777777" w:rsidR="00CF1232" w:rsidRPr="00CF44AD" w:rsidRDefault="00CF1232" w:rsidP="00CF1232">
      <w:pPr>
        <w:rPr>
          <w:rFonts w:eastAsia="DengXian"/>
          <w:highlight w:val="green"/>
          <w:lang w:val="en-US" w:eastAsia="zh-CN"/>
        </w:rPr>
      </w:pPr>
      <w:r w:rsidRPr="00CF44AD">
        <w:rPr>
          <w:rFonts w:eastAsia="DengXian" w:hint="eastAsia"/>
          <w:highlight w:val="green"/>
          <w:lang w:val="en-US" w:eastAsia="zh-CN"/>
        </w:rPr>
        <w:t>Agreement</w:t>
      </w:r>
    </w:p>
    <w:p w14:paraId="6688F3CA" w14:textId="77777777" w:rsidR="00CF1232" w:rsidRPr="00CF44AD" w:rsidRDefault="00CF1232" w:rsidP="00CF1232">
      <w:r w:rsidRPr="00CF44AD">
        <w:t xml:space="preserve">For 6GR constellation shaping evaluation for CP-OFDM, </w:t>
      </w:r>
      <w:r w:rsidRPr="00CF44AD">
        <w:rPr>
          <w:rFonts w:eastAsiaTheme="minorEastAsia" w:hint="eastAsia"/>
          <w:lang w:eastAsia="zh-CN"/>
        </w:rPr>
        <w:t xml:space="preserve">and improved MCS table, </w:t>
      </w:r>
      <w:r w:rsidRPr="00CF44AD">
        <w:t>the proposed scheme will be compared with non-shaping with NR MCS table. The evaluation and comparison should consider at least the following:</w:t>
      </w:r>
    </w:p>
    <w:p w14:paraId="2EFD82C5" w14:textId="77777777" w:rsidR="00CF1232" w:rsidRPr="00CF44AD" w:rsidRDefault="00CF1232" w:rsidP="00CF1232">
      <w:pPr>
        <w:pStyle w:val="ListParagraph"/>
        <w:numPr>
          <w:ilvl w:val="0"/>
          <w:numId w:val="105"/>
        </w:numPr>
        <w:ind w:left="720"/>
      </w:pPr>
      <w:r w:rsidRPr="00CF44AD">
        <w:t>BLER performance under AWGN channel (at least for performance calibration)</w:t>
      </w:r>
    </w:p>
    <w:p w14:paraId="4E8E991B" w14:textId="77777777" w:rsidR="00CF1232" w:rsidRPr="00CF44AD" w:rsidRDefault="00CF1232" w:rsidP="00CF1232">
      <w:pPr>
        <w:pStyle w:val="ListParagraph"/>
        <w:numPr>
          <w:ilvl w:val="1"/>
          <w:numId w:val="105"/>
        </w:numPr>
      </w:pPr>
      <w:r w:rsidRPr="00CF44AD">
        <w:t>1</w:t>
      </w:r>
      <w:r w:rsidRPr="00CF44AD">
        <w:rPr>
          <w:vertAlign w:val="superscript"/>
        </w:rPr>
        <w:t>st</w:t>
      </w:r>
      <w:r w:rsidRPr="00CF44AD">
        <w:t xml:space="preserve"> transmission (baseline) and with HARQ re-transmission</w:t>
      </w:r>
    </w:p>
    <w:p w14:paraId="4F947CF8" w14:textId="77777777" w:rsidR="00CF1232" w:rsidRPr="00CF44AD" w:rsidRDefault="00CF1232" w:rsidP="00CF1232">
      <w:pPr>
        <w:pStyle w:val="ListParagraph"/>
        <w:numPr>
          <w:ilvl w:val="0"/>
          <w:numId w:val="105"/>
        </w:numPr>
        <w:ind w:left="720"/>
      </w:pPr>
      <w:r w:rsidRPr="00CF44AD">
        <w:t>BLER performance under fading channel</w:t>
      </w:r>
      <w:r w:rsidRPr="00CF44AD">
        <w:rPr>
          <w:rFonts w:eastAsiaTheme="minorEastAsia" w:hint="eastAsia"/>
          <w:lang w:eastAsia="zh-CN"/>
        </w:rPr>
        <w:t xml:space="preserve"> </w:t>
      </w:r>
      <w:r w:rsidRPr="00CF44AD">
        <w:t>with fixed MCS</w:t>
      </w:r>
    </w:p>
    <w:p w14:paraId="0E8B1FF9" w14:textId="77777777" w:rsidR="00CF1232" w:rsidRPr="00CF44AD" w:rsidRDefault="00CF1232" w:rsidP="00CF1232">
      <w:pPr>
        <w:pStyle w:val="ListParagraph"/>
        <w:numPr>
          <w:ilvl w:val="1"/>
          <w:numId w:val="105"/>
        </w:numPr>
      </w:pPr>
      <w:r w:rsidRPr="00CF44AD">
        <w:t>1</w:t>
      </w:r>
      <w:r w:rsidRPr="00CF44AD">
        <w:rPr>
          <w:vertAlign w:val="superscript"/>
        </w:rPr>
        <w:t>st</w:t>
      </w:r>
      <w:r w:rsidRPr="00CF44AD">
        <w:t xml:space="preserve"> transmission (baseline) and with HARQ re-transmission</w:t>
      </w:r>
    </w:p>
    <w:p w14:paraId="0A5639D3" w14:textId="77777777" w:rsidR="00CF1232" w:rsidRPr="00CF44AD" w:rsidRDefault="00CF1232" w:rsidP="00CF1232">
      <w:pPr>
        <w:pStyle w:val="ListParagraph"/>
        <w:numPr>
          <w:ilvl w:val="0"/>
          <w:numId w:val="105"/>
        </w:numPr>
        <w:ind w:left="720"/>
      </w:pPr>
      <w:r w:rsidRPr="00CF44AD">
        <w:t>Throughput performance with link adaptation (adaptive MCS and rank) under fading channel</w:t>
      </w:r>
    </w:p>
    <w:p w14:paraId="28F50721" w14:textId="77777777" w:rsidR="00CF1232" w:rsidRPr="00CF44AD" w:rsidRDefault="00CF1232" w:rsidP="00CF1232">
      <w:pPr>
        <w:pStyle w:val="ListParagraph"/>
        <w:numPr>
          <w:ilvl w:val="1"/>
          <w:numId w:val="105"/>
        </w:numPr>
        <w:ind w:left="1440"/>
      </w:pPr>
      <w:r w:rsidRPr="00CF44AD">
        <w:t>Needs to provide assumptions on rate adaptation (e.g., target BLER for 1</w:t>
      </w:r>
      <w:r w:rsidRPr="00CF44AD">
        <w:rPr>
          <w:vertAlign w:val="superscript"/>
        </w:rPr>
        <w:t>st</w:t>
      </w:r>
      <w:r w:rsidRPr="00CF44AD">
        <w:t xml:space="preserve"> transmission, maximum # of retransmissions)</w:t>
      </w:r>
    </w:p>
    <w:p w14:paraId="5B1F4EA9" w14:textId="77777777" w:rsidR="00CF1232" w:rsidRPr="00CF44AD" w:rsidRDefault="00CF1232" w:rsidP="00CF1232">
      <w:pPr>
        <w:pStyle w:val="ListParagraph"/>
        <w:numPr>
          <w:ilvl w:val="0"/>
          <w:numId w:val="105"/>
        </w:numPr>
        <w:ind w:left="720"/>
      </w:pPr>
      <w:r w:rsidRPr="00CF44AD">
        <w:t xml:space="preserve">Transmitter and receiver complexity (e.g., shaping/deshaping, demapper), latency, parallelism implementation, and storage requirements, </w:t>
      </w:r>
    </w:p>
    <w:p w14:paraId="5B1982C8" w14:textId="77777777" w:rsidR="00CF1232" w:rsidRPr="00CF44AD" w:rsidRDefault="00CF1232" w:rsidP="00CF1232">
      <w:pPr>
        <w:pStyle w:val="ListParagraph"/>
        <w:numPr>
          <w:ilvl w:val="0"/>
          <w:numId w:val="105"/>
        </w:numPr>
        <w:ind w:left="720"/>
      </w:pPr>
      <w:r w:rsidRPr="00CF44AD">
        <w:t>Other KPI not excluded, such as PAPR, EVM, MPR/A-MPR</w:t>
      </w:r>
    </w:p>
    <w:p w14:paraId="7CBB273E" w14:textId="77777777" w:rsidR="00CF1232" w:rsidRPr="00CF44AD" w:rsidRDefault="00CF1232" w:rsidP="00CF1232">
      <w:pPr>
        <w:pStyle w:val="ListParagraph"/>
        <w:numPr>
          <w:ilvl w:val="0"/>
          <w:numId w:val="105"/>
        </w:numPr>
        <w:ind w:left="720"/>
      </w:pPr>
      <w:r w:rsidRPr="00CF44AD">
        <w:t>Expected spec impact</w:t>
      </w:r>
    </w:p>
    <w:p w14:paraId="32DD67A4" w14:textId="77777777" w:rsidR="00CF1232" w:rsidRPr="00CF44AD" w:rsidRDefault="00CF1232" w:rsidP="00CF1232">
      <w:pPr>
        <w:pStyle w:val="ListParagraph"/>
        <w:numPr>
          <w:ilvl w:val="0"/>
          <w:numId w:val="105"/>
        </w:numPr>
        <w:ind w:left="720"/>
      </w:pPr>
      <w:r w:rsidRPr="00CF44AD">
        <w:rPr>
          <w:rFonts w:eastAsiaTheme="minorEastAsia" w:hint="eastAsia"/>
          <w:lang w:eastAsia="zh-CN"/>
        </w:rPr>
        <w:t xml:space="preserve">FFS detailed assumption of </w:t>
      </w:r>
      <w:r w:rsidRPr="00CF44AD">
        <w:t>constellation shaping</w:t>
      </w:r>
      <w:r w:rsidRPr="00CF44AD">
        <w:rPr>
          <w:rFonts w:eastAsiaTheme="minorEastAsia" w:hint="eastAsia"/>
          <w:lang w:eastAsia="zh-CN"/>
        </w:rPr>
        <w:t xml:space="preserve"> and improved MCS table</w:t>
      </w:r>
    </w:p>
    <w:p w14:paraId="72DDCAA1" w14:textId="77777777" w:rsidR="00CF1232" w:rsidRPr="00CF44AD" w:rsidRDefault="00CF1232" w:rsidP="00CF1232">
      <w:pPr>
        <w:pStyle w:val="ListParagraph"/>
        <w:numPr>
          <w:ilvl w:val="0"/>
          <w:numId w:val="105"/>
        </w:numPr>
        <w:ind w:left="720"/>
      </w:pPr>
      <w:r w:rsidRPr="00CF44AD">
        <w:t xml:space="preserve">System level evaluation can be done after link level evaluation. </w:t>
      </w:r>
    </w:p>
    <w:p w14:paraId="41B36A57" w14:textId="77777777" w:rsidR="00CF1232" w:rsidRPr="007930B6" w:rsidRDefault="00CF1232" w:rsidP="00CF1232">
      <w:pPr>
        <w:rPr>
          <w:rFonts w:eastAsia="DengXian"/>
          <w:highlight w:val="green"/>
          <w:lang w:eastAsia="zh-CN"/>
        </w:rPr>
      </w:pPr>
      <w:r w:rsidRPr="007930B6">
        <w:rPr>
          <w:rFonts w:eastAsia="DengXian" w:hint="eastAsia"/>
          <w:highlight w:val="green"/>
          <w:lang w:eastAsia="zh-CN"/>
        </w:rPr>
        <w:t>Agreement</w:t>
      </w:r>
    </w:p>
    <w:p w14:paraId="1B035C28" w14:textId="77777777" w:rsidR="00CF1232" w:rsidRPr="00FB422F" w:rsidRDefault="00CF1232" w:rsidP="00CF1232">
      <w:r w:rsidRPr="00FB422F">
        <w:t>For 6GR constellation shaping study, proponent is encouraged to provide details for the PS/GS schemes considered for evaluation and comparison, including at least the following</w:t>
      </w:r>
    </w:p>
    <w:p w14:paraId="6AF3281F" w14:textId="77777777" w:rsidR="00CF1232" w:rsidRPr="00FB422F" w:rsidRDefault="00CF1232" w:rsidP="00CF1232">
      <w:pPr>
        <w:pStyle w:val="ListParagraph"/>
        <w:numPr>
          <w:ilvl w:val="0"/>
          <w:numId w:val="105"/>
        </w:numPr>
        <w:ind w:left="720"/>
      </w:pPr>
      <w:r w:rsidRPr="00FB422F">
        <w:t>Probabilistic shaping for CP-OFDM and DFT-s-OFDM</w:t>
      </w:r>
    </w:p>
    <w:p w14:paraId="0D5712F1" w14:textId="77777777" w:rsidR="00CF1232" w:rsidRPr="00FB422F" w:rsidRDefault="00CF1232" w:rsidP="00CF1232">
      <w:pPr>
        <w:pStyle w:val="ListParagraph"/>
        <w:numPr>
          <w:ilvl w:val="1"/>
          <w:numId w:val="105"/>
        </w:numPr>
        <w:ind w:left="1440"/>
      </w:pPr>
      <w:r w:rsidRPr="00FB422F">
        <w:t>Use the list of spectrum efficiencies in NR MCS table as starting point, and provide constellation (including normalization), coding rate and target probabilistic distribution for each SE</w:t>
      </w:r>
    </w:p>
    <w:p w14:paraId="607E6DC2" w14:textId="77777777" w:rsidR="00CF1232" w:rsidRPr="00153DD1" w:rsidRDefault="00CF1232" w:rsidP="00CF1232">
      <w:pPr>
        <w:pStyle w:val="ListParagraph"/>
        <w:numPr>
          <w:ilvl w:val="2"/>
          <w:numId w:val="105"/>
        </w:numPr>
      </w:pPr>
      <w:r>
        <w:rPr>
          <w:rFonts w:eastAsiaTheme="minorEastAsia" w:hint="eastAsia"/>
          <w:lang w:eastAsia="zh-CN"/>
        </w:rPr>
        <w:t>If multiple coding rate and target probabilistic distribution pairs are provided for each SE, how to switch between them</w:t>
      </w:r>
    </w:p>
    <w:p w14:paraId="6D458CE2" w14:textId="77777777" w:rsidR="00CF1232" w:rsidRPr="00FB422F" w:rsidRDefault="00CF1232" w:rsidP="00CF1232">
      <w:pPr>
        <w:pStyle w:val="ListParagraph"/>
        <w:numPr>
          <w:ilvl w:val="1"/>
          <w:numId w:val="105"/>
        </w:numPr>
        <w:ind w:left="1440"/>
      </w:pPr>
      <w:r w:rsidRPr="00FB422F">
        <w:t>Relationship between shaping and FEC, coded bits to modulation symbol mapping, and other modules (such as scrambling</w:t>
      </w:r>
      <w:r>
        <w:rPr>
          <w:rFonts w:eastAsiaTheme="minorEastAsia" w:hint="eastAsia"/>
          <w:lang w:eastAsia="zh-CN"/>
        </w:rPr>
        <w:t>, interleaving</w:t>
      </w:r>
      <w:r w:rsidRPr="00FB422F">
        <w:t>), in transmit and receive chains</w:t>
      </w:r>
      <w:r>
        <w:rPr>
          <w:rFonts w:eastAsiaTheme="minorEastAsia" w:hint="eastAsia"/>
          <w:lang w:eastAsia="zh-CN"/>
        </w:rPr>
        <w:t>. How to handle HARQ retransmission</w:t>
      </w:r>
    </w:p>
    <w:p w14:paraId="203A990A" w14:textId="77777777" w:rsidR="00CF1232" w:rsidRPr="00FB422F" w:rsidRDefault="00CF1232" w:rsidP="00CF1232">
      <w:pPr>
        <w:pStyle w:val="ListParagraph"/>
        <w:numPr>
          <w:ilvl w:val="1"/>
          <w:numId w:val="105"/>
        </w:numPr>
        <w:ind w:left="1440"/>
      </w:pPr>
      <w:r w:rsidRPr="00FB422F">
        <w:t>PS algorithm details (for example, source coding based, channel coding based, etc) and parameters (such as block length, rate loss)</w:t>
      </w:r>
    </w:p>
    <w:p w14:paraId="030DCD82" w14:textId="77777777" w:rsidR="00CF1232" w:rsidRPr="00FB422F" w:rsidRDefault="00CF1232" w:rsidP="00CF1232">
      <w:pPr>
        <w:pStyle w:val="ListParagraph"/>
        <w:numPr>
          <w:ilvl w:val="0"/>
          <w:numId w:val="105"/>
        </w:numPr>
        <w:ind w:left="720"/>
      </w:pPr>
      <w:r w:rsidRPr="00FB422F">
        <w:t>Geometric shaping for CP-OFDM and DFT-s-OFDM</w:t>
      </w:r>
    </w:p>
    <w:p w14:paraId="4391A288" w14:textId="77777777" w:rsidR="00CF1232" w:rsidRPr="00FB422F" w:rsidRDefault="00CF1232" w:rsidP="00CF1232">
      <w:pPr>
        <w:pStyle w:val="ListParagraph"/>
        <w:numPr>
          <w:ilvl w:val="1"/>
          <w:numId w:val="105"/>
        </w:numPr>
        <w:ind w:left="1440"/>
      </w:pPr>
      <w:r w:rsidRPr="00FB422F">
        <w:t>Use the list of spectrum efficiencies in NR MCS table as starting point, and provide target constellation shape (including normalization) (1D-NUC, 2D-NUC, QAM-CS, etc) for each SE</w:t>
      </w:r>
    </w:p>
    <w:p w14:paraId="45151EFD" w14:textId="77777777" w:rsidR="00CF1232" w:rsidRPr="00FB422F" w:rsidRDefault="00CF1232" w:rsidP="00CF1232">
      <w:pPr>
        <w:pStyle w:val="ListParagraph"/>
        <w:numPr>
          <w:ilvl w:val="2"/>
          <w:numId w:val="105"/>
        </w:numPr>
      </w:pPr>
      <w:r>
        <w:rPr>
          <w:rFonts w:eastAsiaTheme="minorEastAsia" w:hint="eastAsia"/>
          <w:lang w:eastAsia="zh-CN"/>
        </w:rPr>
        <w:t>If multiple constellation shapes are provided for each SE, how to switch between them</w:t>
      </w:r>
    </w:p>
    <w:p w14:paraId="5652A9C0" w14:textId="77777777" w:rsidR="00CF1232" w:rsidRPr="00FB422F" w:rsidRDefault="00CF1232" w:rsidP="00CF1232">
      <w:pPr>
        <w:pStyle w:val="ListParagraph"/>
        <w:numPr>
          <w:ilvl w:val="1"/>
          <w:numId w:val="105"/>
        </w:numPr>
        <w:ind w:left="1440"/>
      </w:pPr>
      <w:r w:rsidRPr="00FB422F">
        <w:t>GS mapping details, such as bit to constellation point mapping</w:t>
      </w:r>
      <w:r>
        <w:rPr>
          <w:rFonts w:eastAsiaTheme="minorEastAsia" w:hint="eastAsia"/>
          <w:lang w:eastAsia="zh-CN"/>
        </w:rPr>
        <w:t xml:space="preserve"> and shape</w:t>
      </w:r>
    </w:p>
    <w:p w14:paraId="3C46FC6C" w14:textId="77777777" w:rsidR="00CF1232" w:rsidRPr="00FB422F" w:rsidRDefault="00CF1232" w:rsidP="00CF1232">
      <w:pPr>
        <w:pStyle w:val="ListParagraph"/>
        <w:numPr>
          <w:ilvl w:val="1"/>
          <w:numId w:val="105"/>
        </w:numPr>
        <w:ind w:left="1440"/>
      </w:pPr>
      <w:r>
        <w:rPr>
          <w:rFonts w:eastAsiaTheme="minorEastAsia" w:hint="eastAsia"/>
          <w:lang w:eastAsia="zh-CN"/>
        </w:rPr>
        <w:t>Relationship with other blocks (such as scrambling, interleaving). How to handle HARQ retransmission</w:t>
      </w:r>
    </w:p>
    <w:p w14:paraId="0A4E94A1" w14:textId="77777777" w:rsidR="00CF1232" w:rsidRPr="0007646F" w:rsidRDefault="00CF1232" w:rsidP="00CF1232">
      <w:pPr>
        <w:rPr>
          <w:rFonts w:eastAsia="DengXian"/>
          <w:highlight w:val="green"/>
          <w:lang w:eastAsia="zh-CN"/>
        </w:rPr>
      </w:pPr>
      <w:r w:rsidRPr="0007646F">
        <w:rPr>
          <w:rFonts w:eastAsia="DengXian" w:hint="eastAsia"/>
          <w:highlight w:val="green"/>
          <w:lang w:eastAsia="zh-CN"/>
        </w:rPr>
        <w:t>Agreement</w:t>
      </w:r>
    </w:p>
    <w:p w14:paraId="03A88C5B" w14:textId="77777777" w:rsidR="00CF1232" w:rsidRPr="00FB422F" w:rsidRDefault="00CF1232" w:rsidP="00CF1232">
      <w:r w:rsidRPr="00FB422F">
        <w:t xml:space="preserve">For link level simulation </w:t>
      </w:r>
      <w:r>
        <w:rPr>
          <w:rFonts w:eastAsiaTheme="minorEastAsia" w:hint="eastAsia"/>
          <w:lang w:eastAsia="zh-CN"/>
        </w:rPr>
        <w:t xml:space="preserve">for modulation </w:t>
      </w:r>
      <w:r w:rsidRPr="00FB422F">
        <w:t>evaluation, companies are encouraged to evaluate with the following assumptions and should report the exact scheme evaluated.</w:t>
      </w:r>
    </w:p>
    <w:p w14:paraId="741D2472" w14:textId="77777777" w:rsidR="00CF1232" w:rsidRPr="00FB422F" w:rsidRDefault="00CF1232" w:rsidP="00CF1232">
      <w:pPr>
        <w:pStyle w:val="ListParagraph"/>
        <w:numPr>
          <w:ilvl w:val="0"/>
          <w:numId w:val="105"/>
        </w:numPr>
      </w:pPr>
      <w:r w:rsidRPr="00FB422F">
        <w:lastRenderedPageBreak/>
        <w:t>channel configuration, including Channel profiles</w:t>
      </w:r>
      <w:r>
        <w:rPr>
          <w:rFonts w:eastAsiaTheme="minorEastAsia" w:hint="eastAsia"/>
          <w:lang w:eastAsia="zh-CN"/>
        </w:rPr>
        <w:t>,</w:t>
      </w:r>
      <w:r w:rsidRPr="00FB422F">
        <w:t>Tx/RX antenna settings</w:t>
      </w:r>
    </w:p>
    <w:p w14:paraId="1D0C1BC2" w14:textId="77777777" w:rsidR="00CF1232" w:rsidRPr="00FB422F" w:rsidRDefault="00CF1232" w:rsidP="00CF1232">
      <w:pPr>
        <w:pStyle w:val="ListParagraph"/>
        <w:numPr>
          <w:ilvl w:val="0"/>
          <w:numId w:val="105"/>
        </w:numPr>
      </w:pPr>
      <w:r>
        <w:rPr>
          <w:rFonts w:eastAsiaTheme="minorEastAsia" w:hint="eastAsia"/>
          <w:lang w:eastAsia="zh-CN"/>
        </w:rPr>
        <w:t xml:space="preserve">For </w:t>
      </w:r>
      <w:r w:rsidRPr="00FB422F">
        <w:t xml:space="preserve">MIMO scenario: SU-MIMO </w:t>
      </w:r>
      <w:r>
        <w:rPr>
          <w:rFonts w:eastAsiaTheme="minorEastAsia" w:hint="eastAsia"/>
          <w:lang w:eastAsia="zh-CN"/>
        </w:rPr>
        <w:t>or</w:t>
      </w:r>
      <w:r>
        <w:rPr>
          <w:rFonts w:eastAsiaTheme="minorEastAsia"/>
          <w:lang w:eastAsia="zh-CN"/>
        </w:rPr>
        <w:t xml:space="preserve"> </w:t>
      </w:r>
      <w:r w:rsidRPr="00FB422F">
        <w:t>MU-MIMO</w:t>
      </w:r>
      <w:r>
        <w:rPr>
          <w:rFonts w:eastAsiaTheme="minorEastAsia" w:hint="eastAsia"/>
          <w:lang w:eastAsia="zh-CN"/>
        </w:rPr>
        <w:t xml:space="preserve">, follow agenda </w:t>
      </w:r>
      <w:r w:rsidRPr="003B5E29">
        <w:t xml:space="preserve">item 11.2 for </w:t>
      </w:r>
      <w:r w:rsidRPr="003B5E29">
        <w:rPr>
          <w:rFonts w:eastAsiaTheme="minorEastAsia" w:hint="eastAsia"/>
          <w:lang w:eastAsia="zh-CN"/>
        </w:rPr>
        <w:t>MIMO</w:t>
      </w:r>
      <w:r>
        <w:rPr>
          <w:rFonts w:eastAsiaTheme="minorEastAsia" w:hint="eastAsia"/>
          <w:lang w:eastAsia="zh-CN"/>
        </w:rPr>
        <w:t xml:space="preserve"> when available.</w:t>
      </w:r>
    </w:p>
    <w:p w14:paraId="74919C24" w14:textId="77777777" w:rsidR="00CF1232" w:rsidRPr="00FB422F" w:rsidRDefault="00CF1232" w:rsidP="00CF1232">
      <w:pPr>
        <w:pStyle w:val="ListParagraph"/>
        <w:numPr>
          <w:ilvl w:val="0"/>
          <w:numId w:val="105"/>
        </w:numPr>
      </w:pPr>
      <w:r w:rsidRPr="00FB422F">
        <w:t>Precoder assumption</w:t>
      </w:r>
    </w:p>
    <w:p w14:paraId="112019E6" w14:textId="77777777" w:rsidR="00CF1232" w:rsidRPr="00FB422F" w:rsidRDefault="00CF1232" w:rsidP="00CF1232">
      <w:pPr>
        <w:pStyle w:val="ListParagraph"/>
        <w:numPr>
          <w:ilvl w:val="1"/>
          <w:numId w:val="105"/>
        </w:numPr>
      </w:pPr>
      <w:r w:rsidRPr="00FB422F">
        <w:t>Close loop MIMO (reciprocal beamforming (e.g., SVD, SLR/RZF, etc.), codebook based)</w:t>
      </w:r>
    </w:p>
    <w:p w14:paraId="178E5A1C" w14:textId="77777777" w:rsidR="00CF1232" w:rsidRPr="00E66A41" w:rsidRDefault="00CF1232" w:rsidP="00CF1232">
      <w:pPr>
        <w:pStyle w:val="ListParagraph"/>
        <w:numPr>
          <w:ilvl w:val="2"/>
          <w:numId w:val="105"/>
        </w:numPr>
      </w:pPr>
      <w:r w:rsidRPr="00FB422F">
        <w:t>Realistic CSI/SRS</w:t>
      </w:r>
      <w:r>
        <w:rPr>
          <w:rFonts w:eastAsiaTheme="minorEastAsia" w:hint="eastAsia"/>
          <w:lang w:eastAsia="zh-CN"/>
        </w:rPr>
        <w:t>/AP-SRS</w:t>
      </w:r>
      <w:r>
        <w:rPr>
          <w:rFonts w:eastAsiaTheme="minorEastAsia"/>
          <w:lang w:eastAsia="zh-CN"/>
        </w:rPr>
        <w:t xml:space="preserve"> </w:t>
      </w:r>
      <w:r w:rsidRPr="00FB422F">
        <w:t xml:space="preserve">periodicity </w:t>
      </w:r>
      <w:r>
        <w:rPr>
          <w:rFonts w:eastAsiaTheme="minorEastAsia"/>
          <w:lang w:eastAsia="zh-CN"/>
        </w:rPr>
        <w:t xml:space="preserve">and </w:t>
      </w:r>
      <w:r>
        <w:rPr>
          <w:rFonts w:eastAsiaTheme="minorEastAsia" w:hint="eastAsia"/>
          <w:lang w:eastAsia="zh-CN"/>
        </w:rPr>
        <w:t xml:space="preserve">delay, </w:t>
      </w:r>
      <w:r w:rsidRPr="00FB422F">
        <w:t>and SRS chanEst assumptions</w:t>
      </w:r>
      <w:r>
        <w:rPr>
          <w:rFonts w:eastAsiaTheme="minorEastAsia" w:hint="eastAsia"/>
          <w:lang w:eastAsia="zh-CN"/>
        </w:rPr>
        <w:t xml:space="preserve">, </w:t>
      </w:r>
    </w:p>
    <w:p w14:paraId="4B239793" w14:textId="77777777" w:rsidR="00CF1232" w:rsidRPr="00FB422F" w:rsidRDefault="00CF1232" w:rsidP="00CF1232">
      <w:pPr>
        <w:pStyle w:val="ListParagraph"/>
        <w:numPr>
          <w:ilvl w:val="2"/>
          <w:numId w:val="105"/>
        </w:numPr>
      </w:pPr>
      <w:r>
        <w:rPr>
          <w:rFonts w:eastAsiaTheme="minorEastAsia" w:hint="eastAsia"/>
          <w:lang w:eastAsia="zh-CN"/>
        </w:rPr>
        <w:t>or genie beamforming</w:t>
      </w:r>
    </w:p>
    <w:p w14:paraId="2F7AAD1B" w14:textId="77777777" w:rsidR="00CF1232" w:rsidRPr="00FB422F" w:rsidRDefault="00CF1232" w:rsidP="00CF1232">
      <w:pPr>
        <w:pStyle w:val="ListParagraph"/>
        <w:numPr>
          <w:ilvl w:val="1"/>
          <w:numId w:val="105"/>
        </w:numPr>
      </w:pPr>
      <w:r w:rsidRPr="00FB422F">
        <w:t>Open loop MIMO</w:t>
      </w:r>
    </w:p>
    <w:p w14:paraId="104FC253" w14:textId="77777777" w:rsidR="00CF1232" w:rsidRPr="00FB422F" w:rsidRDefault="00CF1232" w:rsidP="00CF1232">
      <w:pPr>
        <w:pStyle w:val="ListParagraph"/>
        <w:numPr>
          <w:ilvl w:val="0"/>
          <w:numId w:val="105"/>
        </w:numPr>
      </w:pPr>
      <w:r w:rsidRPr="00FB422F">
        <w:t>Receiver assumption (for MIMO): LMMSE (baseline) for UL, rML or LMMSE for DL</w:t>
      </w:r>
    </w:p>
    <w:p w14:paraId="5EDE91A3" w14:textId="77777777" w:rsidR="00CF1232" w:rsidRPr="00FB422F" w:rsidRDefault="00CF1232" w:rsidP="00CF1232">
      <w:pPr>
        <w:pStyle w:val="ListParagraph"/>
        <w:numPr>
          <w:ilvl w:val="0"/>
          <w:numId w:val="105"/>
        </w:numPr>
      </w:pPr>
      <w:r w:rsidRPr="00FB422F">
        <w:t>LLR demapper: Max-log (baseline) or Log-MAP</w:t>
      </w:r>
    </w:p>
    <w:p w14:paraId="1B860FDB" w14:textId="77777777" w:rsidR="00CF1232" w:rsidRPr="00FB422F" w:rsidRDefault="00CF1232" w:rsidP="00CF1232">
      <w:pPr>
        <w:pStyle w:val="ListParagraph"/>
        <w:numPr>
          <w:ilvl w:val="0"/>
          <w:numId w:val="105"/>
        </w:numPr>
      </w:pPr>
      <w:r w:rsidRPr="00FB422F">
        <w:t xml:space="preserve">Channel estimation: Realistic (baseline) or </w:t>
      </w:r>
      <w:r>
        <w:rPr>
          <w:rFonts w:eastAsiaTheme="minorEastAsia" w:hint="eastAsia"/>
          <w:lang w:eastAsia="zh-CN"/>
        </w:rPr>
        <w:t>ideal</w:t>
      </w:r>
    </w:p>
    <w:p w14:paraId="011AFEC8" w14:textId="77777777" w:rsidR="00CF1232" w:rsidRPr="003B5E29" w:rsidRDefault="00CF1232" w:rsidP="00CF1232">
      <w:pPr>
        <w:pStyle w:val="ListParagraph"/>
        <w:numPr>
          <w:ilvl w:val="0"/>
          <w:numId w:val="105"/>
        </w:numPr>
        <w:spacing w:after="0"/>
      </w:pPr>
      <w:r w:rsidRPr="00FB422F">
        <w:t>Other assumptions: Channel coding NR-LDPC (baseline), PxSCH bandwidth</w:t>
      </w:r>
      <w:r>
        <w:rPr>
          <w:rFonts w:eastAsiaTheme="minorEastAsia"/>
          <w:lang w:eastAsia="zh-CN"/>
        </w:rPr>
        <w:t>,</w:t>
      </w:r>
      <w:r w:rsidRPr="00FB422F">
        <w:t xml:space="preserve"> SCS, FD interleaver used or not</w:t>
      </w:r>
      <w:r>
        <w:rPr>
          <w:rFonts w:eastAsiaTheme="minorEastAsia" w:hint="eastAsia"/>
          <w:lang w:eastAsia="zh-CN"/>
        </w:rPr>
        <w:t>, 5GNR BICM interleaver usage</w:t>
      </w:r>
    </w:p>
    <w:p w14:paraId="03ACF74E" w14:textId="77777777" w:rsidR="00CF1232" w:rsidRPr="003B5E29" w:rsidRDefault="00CF1232" w:rsidP="00CF1232">
      <w:pPr>
        <w:pStyle w:val="ListParagraph"/>
        <w:numPr>
          <w:ilvl w:val="0"/>
          <w:numId w:val="105"/>
        </w:numPr>
        <w:spacing w:after="0"/>
      </w:pPr>
      <w:r>
        <w:rPr>
          <w:rFonts w:eastAsiaTheme="minorEastAsia" w:hint="eastAsia"/>
          <w:lang w:eastAsia="zh-CN"/>
        </w:rPr>
        <w:t>Note: For MIMO, SIMO, MISO and SISO are included when possible</w:t>
      </w:r>
    </w:p>
    <w:p w14:paraId="1D982B1A" w14:textId="77777777" w:rsidR="00CF1232" w:rsidRPr="003B5E29" w:rsidRDefault="00CF1232" w:rsidP="00CF1232">
      <w:pPr>
        <w:contextualSpacing/>
        <w:rPr>
          <w:rFonts w:eastAsiaTheme="minorEastAsia"/>
          <w:lang w:eastAsia="zh-CN"/>
        </w:rPr>
      </w:pPr>
    </w:p>
    <w:p w14:paraId="71BA5985" w14:textId="77777777" w:rsidR="00CF1232" w:rsidRPr="00323E54" w:rsidRDefault="00CF1232" w:rsidP="00CF1232">
      <w:pPr>
        <w:rPr>
          <w:rFonts w:eastAsia="DengXian"/>
          <w:highlight w:val="green"/>
          <w:lang w:eastAsia="zh-CN"/>
        </w:rPr>
      </w:pPr>
      <w:r w:rsidRPr="00323E54">
        <w:rPr>
          <w:rFonts w:eastAsia="DengXian" w:hint="eastAsia"/>
          <w:highlight w:val="green"/>
          <w:lang w:eastAsia="zh-CN"/>
        </w:rPr>
        <w:t>Agreement</w:t>
      </w:r>
    </w:p>
    <w:p w14:paraId="15093267" w14:textId="77777777" w:rsidR="00CF1232" w:rsidRDefault="00CF1232" w:rsidP="00CF1232">
      <w:pPr>
        <w:rPr>
          <w:color w:val="000000" w:themeColor="text1"/>
        </w:rPr>
      </w:pPr>
      <w:r>
        <w:rPr>
          <w:color w:val="000000" w:themeColor="text1"/>
        </w:rPr>
        <w:t>For 6GR constellation shaping evaluation for DFT-s-OFDM,</w:t>
      </w:r>
      <w:r>
        <w:rPr>
          <w:rFonts w:eastAsiaTheme="minorEastAsia" w:hint="eastAsia"/>
          <w:color w:val="000000" w:themeColor="text1"/>
          <w:lang w:eastAsia="zh-CN"/>
        </w:rPr>
        <w:t xml:space="preserve"> and improved MCS table,</w:t>
      </w:r>
      <w:r>
        <w:rPr>
          <w:color w:val="000000" w:themeColor="text1"/>
        </w:rPr>
        <w:t xml:space="preserve"> the proposed scheme will be compared with non-shaping with NR MCS table. In addition to what has been agreed for CP-OFDM in earlier agreement, the evaluation and comparison should further consider at least the following:</w:t>
      </w:r>
    </w:p>
    <w:p w14:paraId="1CDF44A7" w14:textId="77777777" w:rsidR="00CF1232" w:rsidRPr="002B1258" w:rsidRDefault="00CF1232" w:rsidP="00CF1232">
      <w:pPr>
        <w:pStyle w:val="ListParagraph"/>
        <w:numPr>
          <w:ilvl w:val="0"/>
          <w:numId w:val="105"/>
        </w:numPr>
        <w:ind w:left="720"/>
        <w:rPr>
          <w:color w:val="000000" w:themeColor="text1"/>
        </w:rPr>
      </w:pPr>
      <w:r>
        <w:rPr>
          <w:rFonts w:hint="eastAsia"/>
          <w:iCs/>
          <w:color w:val="000000" w:themeColor="text1"/>
          <w:lang w:val="en-US" w:eastAsia="zh-CN"/>
        </w:rPr>
        <w:t>PAPR/CM</w:t>
      </w:r>
      <w:r>
        <w:rPr>
          <w:iCs/>
          <w:color w:val="000000" w:themeColor="text1"/>
          <w:lang w:val="en-US" w:eastAsia="zh-CN"/>
        </w:rPr>
        <w:t xml:space="preserve"> of the resulting waveform</w:t>
      </w:r>
    </w:p>
    <w:p w14:paraId="3C598D17" w14:textId="77777777" w:rsidR="00CF1232" w:rsidRPr="00EF3E73" w:rsidRDefault="00CF1232" w:rsidP="00CF1232">
      <w:pPr>
        <w:pStyle w:val="ListParagraph"/>
        <w:numPr>
          <w:ilvl w:val="0"/>
          <w:numId w:val="105"/>
        </w:numPr>
        <w:ind w:left="720"/>
        <w:rPr>
          <w:color w:val="000000" w:themeColor="text1"/>
        </w:rPr>
      </w:pPr>
      <w:r w:rsidRPr="00FB422F">
        <w:t>EVM, MPR/A-MPR</w:t>
      </w:r>
    </w:p>
    <w:p w14:paraId="52867DB3" w14:textId="77777777" w:rsidR="00CF1232" w:rsidRPr="00FC05A7" w:rsidRDefault="00CF1232" w:rsidP="00CF1232">
      <w:pPr>
        <w:rPr>
          <w:rFonts w:eastAsia="DengXian"/>
          <w:highlight w:val="green"/>
          <w:lang w:eastAsia="zh-CN"/>
        </w:rPr>
      </w:pPr>
      <w:r w:rsidRPr="00FC05A7">
        <w:rPr>
          <w:rFonts w:eastAsia="DengXian" w:hint="eastAsia"/>
          <w:highlight w:val="green"/>
          <w:lang w:eastAsia="zh-CN"/>
        </w:rPr>
        <w:t>Agreement</w:t>
      </w:r>
    </w:p>
    <w:p w14:paraId="0C912DC6" w14:textId="77777777" w:rsidR="00CF1232" w:rsidRPr="00FA3C18" w:rsidRDefault="00CF1232" w:rsidP="00CF1232">
      <w:r w:rsidRPr="00FA3C18">
        <w:t xml:space="preserve">For the study of uniform 4096QAM for DL and uniform 1024QAM for UL, need to study performance </w:t>
      </w:r>
      <w:r w:rsidRPr="00FA3C18">
        <w:rPr>
          <w:rFonts w:eastAsiaTheme="minorEastAsia" w:hint="eastAsia"/>
          <w:lang w:eastAsia="zh-CN"/>
        </w:rPr>
        <w:t>(assuming</w:t>
      </w:r>
      <w:r w:rsidRPr="00FA3C18">
        <w:t xml:space="preserve"> realistic channel estimation, time/freq synchronization assumption, phase noise assumption</w:t>
      </w:r>
      <w:r w:rsidRPr="00FA3C18">
        <w:rPr>
          <w:rFonts w:eastAsiaTheme="minorEastAsia" w:hint="eastAsia"/>
          <w:lang w:eastAsia="zh-CN"/>
        </w:rPr>
        <w:t>, etc</w:t>
      </w:r>
      <w:r w:rsidRPr="00FA3C18">
        <w:t>), complexity/power consumption, requirements, benefit/necessity under applicable scenarios, associated restrictions, and challenges (such as EVM requirement, PAPR increase, MPR or A-MPR increase</w:t>
      </w:r>
      <w:r>
        <w:rPr>
          <w:rFonts w:eastAsiaTheme="minorEastAsia" w:hint="eastAsia"/>
          <w:lang w:eastAsia="zh-CN"/>
        </w:rPr>
        <w:t xml:space="preserve"> under realistic PA model</w:t>
      </w:r>
      <w:r w:rsidRPr="00FA3C18">
        <w:t>).</w:t>
      </w:r>
    </w:p>
    <w:p w14:paraId="3895AE11" w14:textId="77777777" w:rsidR="00CF1232" w:rsidRPr="00FA3C18" w:rsidRDefault="00CF1232" w:rsidP="00CD03E8">
      <w:pPr>
        <w:pStyle w:val="ListParagraph"/>
        <w:numPr>
          <w:ilvl w:val="0"/>
          <w:numId w:val="120"/>
        </w:numPr>
      </w:pPr>
      <w:r w:rsidRPr="00FA3C18">
        <w:t>FFS: How to involve RAN4 early</w:t>
      </w:r>
    </w:p>
    <w:p w14:paraId="6143914C" w14:textId="77777777" w:rsidR="00CF1232" w:rsidRPr="00FA3C18" w:rsidRDefault="00CF1232" w:rsidP="00CD03E8">
      <w:pPr>
        <w:pStyle w:val="ListParagraph"/>
        <w:numPr>
          <w:ilvl w:val="0"/>
          <w:numId w:val="120"/>
        </w:numPr>
      </w:pPr>
      <w:r>
        <w:rPr>
          <w:rFonts w:eastAsiaTheme="minorEastAsia" w:hint="eastAsia"/>
          <w:lang w:eastAsia="zh-CN"/>
        </w:rPr>
        <w:t>FFS: Shaping of higher order modulation</w:t>
      </w:r>
    </w:p>
    <w:p w14:paraId="782A099E" w14:textId="77777777" w:rsidR="00CF1232" w:rsidRPr="00FA3C18" w:rsidRDefault="00CF1232" w:rsidP="00CD03E8">
      <w:pPr>
        <w:pStyle w:val="ListParagraph"/>
        <w:numPr>
          <w:ilvl w:val="0"/>
          <w:numId w:val="120"/>
        </w:numPr>
      </w:pPr>
      <w:r w:rsidRPr="00FA3C18">
        <w:t xml:space="preserve">System level evaluation can be done after link level evaluation. </w:t>
      </w:r>
    </w:p>
    <w:p w14:paraId="2ED1E05A" w14:textId="77777777" w:rsidR="000D4380" w:rsidRPr="000D4380" w:rsidRDefault="000D4380" w:rsidP="000D4380">
      <w:pPr>
        <w:rPr>
          <w:rFonts w:eastAsia="DengXian"/>
          <w:lang w:eastAsia="zh-CN"/>
        </w:rPr>
      </w:pPr>
    </w:p>
    <w:p w14:paraId="439D8331" w14:textId="56422577" w:rsidR="009048F4" w:rsidRPr="00982845" w:rsidRDefault="004710F9" w:rsidP="009048F4">
      <w:hyperlink r:id="rId1412" w:history="1">
        <w:r>
          <w:rPr>
            <w:rStyle w:val="Hyperlink"/>
          </w:rPr>
          <w:t>R1-2506755</w:t>
        </w:r>
      </w:hyperlink>
      <w:r w:rsidR="009048F4" w:rsidRPr="00982845">
        <w:tab/>
        <w:t>On Modulation for 6G Radio Air Interface</w:t>
      </w:r>
      <w:r w:rsidR="009048F4" w:rsidRPr="00982845">
        <w:tab/>
        <w:t>Nokia</w:t>
      </w:r>
    </w:p>
    <w:p w14:paraId="0CBEBD2E" w14:textId="2668F261" w:rsidR="009048F4" w:rsidRPr="00982845" w:rsidRDefault="004710F9" w:rsidP="009048F4">
      <w:pPr>
        <w:ind w:left="1440" w:hanging="1440"/>
      </w:pPr>
      <w:hyperlink r:id="rId1413" w:history="1">
        <w:r>
          <w:rPr>
            <w:rStyle w:val="Hyperlink"/>
          </w:rPr>
          <w:t>R1-2506818</w:t>
        </w:r>
      </w:hyperlink>
      <w:r w:rsidR="009048F4" w:rsidRPr="00982845">
        <w:tab/>
        <w:t>Discussion on modulation, joint channel coding and modulation for 6GR</w:t>
      </w:r>
      <w:r w:rsidR="009048F4" w:rsidRPr="00982845">
        <w:tab/>
        <w:t>Spreadtrum, UNISOC</w:t>
      </w:r>
    </w:p>
    <w:p w14:paraId="0C6C410A" w14:textId="7977972A" w:rsidR="009048F4" w:rsidRPr="00982845" w:rsidRDefault="004710F9" w:rsidP="009048F4">
      <w:hyperlink r:id="rId1414" w:history="1">
        <w:r>
          <w:rPr>
            <w:rStyle w:val="Hyperlink"/>
          </w:rPr>
          <w:t>R1-2506830</w:t>
        </w:r>
      </w:hyperlink>
      <w:r w:rsidR="009048F4" w:rsidRPr="00982845">
        <w:tab/>
        <w:t>Discussion on modulation for 6GR</w:t>
      </w:r>
      <w:r w:rsidR="009048F4" w:rsidRPr="00982845">
        <w:tab/>
        <w:t>ZTE Corporation, Sanechips</w:t>
      </w:r>
    </w:p>
    <w:p w14:paraId="3007E05F" w14:textId="6159DF37" w:rsidR="009048F4" w:rsidRPr="00982845" w:rsidRDefault="004710F9" w:rsidP="009048F4">
      <w:hyperlink r:id="rId1415" w:history="1">
        <w:r>
          <w:rPr>
            <w:rStyle w:val="Hyperlink"/>
          </w:rPr>
          <w:t>R1-2506902</w:t>
        </w:r>
      </w:hyperlink>
      <w:r w:rsidR="009048F4" w:rsidRPr="00982845">
        <w:tab/>
        <w:t>Discussion on Modulation for 6GR air interface</w:t>
      </w:r>
      <w:r w:rsidR="009048F4" w:rsidRPr="00982845">
        <w:tab/>
        <w:t>vivo</w:t>
      </w:r>
    </w:p>
    <w:p w14:paraId="393757C8" w14:textId="5449BEA2" w:rsidR="009048F4" w:rsidRPr="00982845" w:rsidRDefault="004710F9" w:rsidP="009048F4">
      <w:hyperlink r:id="rId1416" w:history="1">
        <w:r>
          <w:rPr>
            <w:rStyle w:val="Hyperlink"/>
          </w:rPr>
          <w:t>R1-2506993</w:t>
        </w:r>
      </w:hyperlink>
      <w:r w:rsidR="009048F4" w:rsidRPr="00982845">
        <w:tab/>
        <w:t>Discussion on modulation for 6GR air interface</w:t>
      </w:r>
      <w:r w:rsidR="009048F4" w:rsidRPr="00982845">
        <w:tab/>
        <w:t>Xiaomi</w:t>
      </w:r>
    </w:p>
    <w:p w14:paraId="1B2F6122" w14:textId="7B57F04F" w:rsidR="009048F4" w:rsidRPr="00982845" w:rsidRDefault="004710F9" w:rsidP="009048F4">
      <w:hyperlink r:id="rId1417" w:history="1">
        <w:r>
          <w:rPr>
            <w:rStyle w:val="Hyperlink"/>
          </w:rPr>
          <w:t>R1-2507018</w:t>
        </w:r>
      </w:hyperlink>
      <w:r w:rsidR="009048F4" w:rsidRPr="00982845">
        <w:tab/>
        <w:t>Discussion on modulation schemes for 6GR interface</w:t>
      </w:r>
      <w:r w:rsidR="009048F4" w:rsidRPr="00982845">
        <w:tab/>
        <w:t>CMCC</w:t>
      </w:r>
    </w:p>
    <w:p w14:paraId="03AE2827" w14:textId="6F9A6B3B" w:rsidR="009048F4" w:rsidRPr="00982845" w:rsidRDefault="004710F9" w:rsidP="009048F4">
      <w:hyperlink r:id="rId1418" w:history="1">
        <w:r>
          <w:rPr>
            <w:rStyle w:val="Hyperlink"/>
          </w:rPr>
          <w:t>R1-2507031</w:t>
        </w:r>
      </w:hyperlink>
      <w:r w:rsidR="009048F4" w:rsidRPr="00982845">
        <w:tab/>
        <w:t>Modulation, joint channel coding and modulation for 6GR Interface</w:t>
      </w:r>
      <w:r w:rsidR="009048F4" w:rsidRPr="00982845">
        <w:tab/>
        <w:t>Lekha Wireless Solutions</w:t>
      </w:r>
    </w:p>
    <w:p w14:paraId="4B4708A1" w14:textId="3DBD9D51" w:rsidR="009048F4" w:rsidRPr="00982845" w:rsidRDefault="004710F9" w:rsidP="009048F4">
      <w:hyperlink r:id="rId1419" w:history="1">
        <w:r>
          <w:rPr>
            <w:rStyle w:val="Hyperlink"/>
          </w:rPr>
          <w:t>R1-2507053</w:t>
        </w:r>
      </w:hyperlink>
      <w:r w:rsidR="009048F4" w:rsidRPr="00982845">
        <w:tab/>
        <w:t>Discussion on modulation for 6GR</w:t>
      </w:r>
      <w:r w:rsidR="009048F4" w:rsidRPr="00982845">
        <w:tab/>
        <w:t>Tejas Network Limited</w:t>
      </w:r>
    </w:p>
    <w:p w14:paraId="7F22E59F" w14:textId="15451CFC" w:rsidR="009048F4" w:rsidRPr="00982845" w:rsidRDefault="004710F9" w:rsidP="009048F4">
      <w:hyperlink r:id="rId1420" w:history="1">
        <w:r>
          <w:rPr>
            <w:rStyle w:val="Hyperlink"/>
          </w:rPr>
          <w:t>R1-2507062</w:t>
        </w:r>
      </w:hyperlink>
      <w:r w:rsidR="009048F4" w:rsidRPr="00982845">
        <w:tab/>
        <w:t>Modulation for 6GR air interface</w:t>
      </w:r>
      <w:r w:rsidR="009048F4" w:rsidRPr="00982845">
        <w:tab/>
        <w:t>Huawei, HiSilicon</w:t>
      </w:r>
    </w:p>
    <w:p w14:paraId="78CFFC7E" w14:textId="736DFA99" w:rsidR="009048F4" w:rsidRPr="00982845" w:rsidRDefault="004710F9" w:rsidP="009048F4">
      <w:hyperlink r:id="rId1421" w:history="1">
        <w:r>
          <w:rPr>
            <w:rStyle w:val="Hyperlink"/>
          </w:rPr>
          <w:t>R1-2507121</w:t>
        </w:r>
      </w:hyperlink>
      <w:r w:rsidR="009048F4" w:rsidRPr="00982845">
        <w:tab/>
        <w:t>Modulation  for 6G network</w:t>
      </w:r>
      <w:r w:rsidR="009048F4" w:rsidRPr="00982845">
        <w:tab/>
        <w:t>CATT</w:t>
      </w:r>
    </w:p>
    <w:p w14:paraId="5E16782A" w14:textId="63B3976D" w:rsidR="009048F4" w:rsidRPr="00982845" w:rsidRDefault="004710F9" w:rsidP="009048F4">
      <w:hyperlink r:id="rId1422" w:history="1">
        <w:r>
          <w:rPr>
            <w:rStyle w:val="Hyperlink"/>
          </w:rPr>
          <w:t>R1-2507180</w:t>
        </w:r>
      </w:hyperlink>
      <w:r w:rsidR="009048F4" w:rsidRPr="00982845">
        <w:tab/>
        <w:t>Discussion on modulation, joint channel coding and modulation for 6GR</w:t>
      </w:r>
      <w:r w:rsidR="009048F4" w:rsidRPr="00982845">
        <w:tab/>
        <w:t>OPPO</w:t>
      </w:r>
    </w:p>
    <w:p w14:paraId="1F0CCFFB" w14:textId="0BA70D88" w:rsidR="009048F4" w:rsidRPr="00982845" w:rsidRDefault="004710F9" w:rsidP="009048F4">
      <w:hyperlink r:id="rId1423" w:history="1">
        <w:r>
          <w:rPr>
            <w:rStyle w:val="Hyperlink"/>
          </w:rPr>
          <w:t>R1-2507257</w:t>
        </w:r>
      </w:hyperlink>
      <w:r w:rsidR="009048F4" w:rsidRPr="00982845">
        <w:tab/>
        <w:t>Disscussion on modulation for 6GR</w:t>
      </w:r>
      <w:r w:rsidR="009048F4" w:rsidRPr="00982845">
        <w:tab/>
        <w:t>Samsung</w:t>
      </w:r>
    </w:p>
    <w:p w14:paraId="4993992A" w14:textId="0D6E48CC" w:rsidR="009048F4" w:rsidRPr="00982845" w:rsidRDefault="004710F9" w:rsidP="009048F4">
      <w:hyperlink r:id="rId1424" w:history="1">
        <w:r>
          <w:rPr>
            <w:rStyle w:val="Hyperlink"/>
          </w:rPr>
          <w:t>R1-2507363</w:t>
        </w:r>
      </w:hyperlink>
      <w:r w:rsidR="009048F4" w:rsidRPr="00982845">
        <w:tab/>
        <w:t>Discussion on modulation for 6GR</w:t>
      </w:r>
      <w:r w:rsidR="009048F4" w:rsidRPr="00982845">
        <w:tab/>
        <w:t>LG Electronics</w:t>
      </w:r>
    </w:p>
    <w:p w14:paraId="3E67B6F3" w14:textId="6D06DFC9" w:rsidR="009048F4" w:rsidRPr="00982845" w:rsidRDefault="004710F9" w:rsidP="009048F4">
      <w:hyperlink r:id="rId1425" w:history="1">
        <w:r>
          <w:rPr>
            <w:rStyle w:val="Hyperlink"/>
          </w:rPr>
          <w:t>R1-2507419</w:t>
        </w:r>
      </w:hyperlink>
      <w:r w:rsidR="009048F4" w:rsidRPr="00982845">
        <w:tab/>
        <w:t>Discussion on modulation for 6GR air interface</w:t>
      </w:r>
      <w:r w:rsidR="009048F4" w:rsidRPr="00982845">
        <w:tab/>
        <w:t>Panasonic</w:t>
      </w:r>
    </w:p>
    <w:p w14:paraId="2BE26830" w14:textId="671AC339" w:rsidR="009048F4" w:rsidRPr="00982845" w:rsidRDefault="004710F9" w:rsidP="009048F4">
      <w:hyperlink r:id="rId1426" w:history="1">
        <w:r>
          <w:rPr>
            <w:rStyle w:val="Hyperlink"/>
          </w:rPr>
          <w:t>R1-2507430</w:t>
        </w:r>
      </w:hyperlink>
      <w:r w:rsidR="009048F4" w:rsidRPr="00982845">
        <w:tab/>
        <w:t>Modulation for 6G air interface</w:t>
      </w:r>
      <w:r w:rsidR="009048F4" w:rsidRPr="00982845">
        <w:tab/>
        <w:t>Ericsson</w:t>
      </w:r>
    </w:p>
    <w:p w14:paraId="27C3C019" w14:textId="24FB9970" w:rsidR="009048F4" w:rsidRPr="00982845" w:rsidRDefault="004710F9" w:rsidP="009048F4">
      <w:hyperlink r:id="rId1427" w:history="1">
        <w:r>
          <w:rPr>
            <w:rStyle w:val="Hyperlink"/>
          </w:rPr>
          <w:t>R1-2507447</w:t>
        </w:r>
      </w:hyperlink>
      <w:r w:rsidR="009048F4" w:rsidRPr="00982845">
        <w:tab/>
        <w:t>Modulation and joint channel coding and modulation for 6GR air interface</w:t>
      </w:r>
      <w:r w:rsidR="009048F4" w:rsidRPr="00982845">
        <w:tab/>
        <w:t>InterDigital, Inc.</w:t>
      </w:r>
    </w:p>
    <w:p w14:paraId="1BAD3D93" w14:textId="79827029" w:rsidR="009048F4" w:rsidRPr="00982845" w:rsidRDefault="004710F9" w:rsidP="009048F4">
      <w:hyperlink r:id="rId1428" w:history="1">
        <w:r>
          <w:rPr>
            <w:rStyle w:val="Hyperlink"/>
          </w:rPr>
          <w:t>R1-2507484</w:t>
        </w:r>
      </w:hyperlink>
      <w:r w:rsidR="009048F4" w:rsidRPr="00982845">
        <w:tab/>
        <w:t>Discussion on 6GR modulation</w:t>
      </w:r>
      <w:r w:rsidR="009048F4" w:rsidRPr="00982845">
        <w:tab/>
        <w:t>Lenovo</w:t>
      </w:r>
    </w:p>
    <w:p w14:paraId="601FF69C" w14:textId="46E3C003" w:rsidR="009048F4" w:rsidRPr="00982845" w:rsidRDefault="004710F9" w:rsidP="009048F4">
      <w:hyperlink r:id="rId1429" w:history="1">
        <w:r>
          <w:rPr>
            <w:rStyle w:val="Hyperlink"/>
          </w:rPr>
          <w:t>R1-2507510</w:t>
        </w:r>
      </w:hyperlink>
      <w:r w:rsidR="009048F4" w:rsidRPr="00982845">
        <w:tab/>
        <w:t>Discussion on 6GR modulation</w:t>
      </w:r>
      <w:r w:rsidR="009048F4" w:rsidRPr="00982845">
        <w:tab/>
        <w:t>ETRI</w:t>
      </w:r>
    </w:p>
    <w:p w14:paraId="4544A014" w14:textId="27E0E218" w:rsidR="009048F4" w:rsidRPr="00982845" w:rsidRDefault="004710F9" w:rsidP="009048F4">
      <w:hyperlink r:id="rId1430" w:history="1">
        <w:r>
          <w:rPr>
            <w:rStyle w:val="Hyperlink"/>
          </w:rPr>
          <w:t>R1-2507537</w:t>
        </w:r>
      </w:hyperlink>
      <w:r w:rsidR="009048F4" w:rsidRPr="00982845">
        <w:tab/>
        <w:t>Case for p/2-BPSK DFT-s-OFDM in 6G NR (Low PAPR, Cell-Edge Gains)</w:t>
      </w:r>
      <w:r w:rsidR="009048F4" w:rsidRPr="00982845">
        <w:tab/>
        <w:t>Wisig, IITH</w:t>
      </w:r>
    </w:p>
    <w:p w14:paraId="74BDFE32" w14:textId="2FDE3271" w:rsidR="009048F4" w:rsidRPr="00982845" w:rsidRDefault="004710F9" w:rsidP="009048F4">
      <w:hyperlink r:id="rId1431" w:history="1">
        <w:r>
          <w:rPr>
            <w:rStyle w:val="Hyperlink"/>
          </w:rPr>
          <w:t>R1-2507549</w:t>
        </w:r>
      </w:hyperlink>
      <w:r w:rsidR="009048F4" w:rsidRPr="00982845">
        <w:tab/>
        <w:t>Discussion on Modulation and JCCM for 6GR Air Interface</w:t>
      </w:r>
      <w:r w:rsidR="009048F4" w:rsidRPr="00982845">
        <w:tab/>
        <w:t>Rakuten Mobile, Inc</w:t>
      </w:r>
    </w:p>
    <w:p w14:paraId="37CDC9B0" w14:textId="7890C3B6" w:rsidR="009048F4" w:rsidRPr="00982845" w:rsidRDefault="004710F9" w:rsidP="009048F4">
      <w:hyperlink r:id="rId1432" w:history="1">
        <w:r>
          <w:rPr>
            <w:rStyle w:val="Hyperlink"/>
          </w:rPr>
          <w:t>R1-2507599</w:t>
        </w:r>
      </w:hyperlink>
      <w:r w:rsidR="009048F4" w:rsidRPr="00982845">
        <w:tab/>
        <w:t>Discussions on joint channel coding and modulation for 6GR</w:t>
      </w:r>
      <w:r w:rsidR="009048F4" w:rsidRPr="00982845">
        <w:tab/>
        <w:t>Sony</w:t>
      </w:r>
    </w:p>
    <w:p w14:paraId="6CBF32C9" w14:textId="4F32FBDE" w:rsidR="009048F4" w:rsidRPr="00982845" w:rsidRDefault="004710F9" w:rsidP="009048F4">
      <w:hyperlink r:id="rId1433" w:history="1">
        <w:r>
          <w:rPr>
            <w:rStyle w:val="Hyperlink"/>
          </w:rPr>
          <w:t>R1-2507611</w:t>
        </w:r>
      </w:hyperlink>
      <w:r w:rsidR="009048F4" w:rsidRPr="00982845">
        <w:tab/>
        <w:t>Modulation for 6GR interface</w:t>
      </w:r>
      <w:r w:rsidR="009048F4" w:rsidRPr="00982845">
        <w:tab/>
        <w:t>MediaTek Inc.</w:t>
      </w:r>
    </w:p>
    <w:p w14:paraId="7E0C3EA7" w14:textId="5FE3F2DD" w:rsidR="009048F4" w:rsidRPr="00982845" w:rsidRDefault="004710F9" w:rsidP="009048F4">
      <w:hyperlink r:id="rId1434" w:history="1">
        <w:r>
          <w:rPr>
            <w:rStyle w:val="Hyperlink"/>
          </w:rPr>
          <w:t>R1-2507681</w:t>
        </w:r>
      </w:hyperlink>
      <w:r w:rsidR="009048F4" w:rsidRPr="00982845">
        <w:tab/>
        <w:t>Discussion on modulation for 6G air interface</w:t>
      </w:r>
      <w:r w:rsidR="009048F4" w:rsidRPr="00982845">
        <w:tab/>
        <w:t>Apple</w:t>
      </w:r>
    </w:p>
    <w:p w14:paraId="36CC93C4" w14:textId="66E1778E" w:rsidR="009048F4" w:rsidRPr="00982845" w:rsidRDefault="004710F9" w:rsidP="009048F4">
      <w:hyperlink r:id="rId1435" w:history="1">
        <w:r>
          <w:rPr>
            <w:rStyle w:val="Hyperlink"/>
          </w:rPr>
          <w:t>R1-2507725</w:t>
        </w:r>
      </w:hyperlink>
      <w:r w:rsidR="009048F4" w:rsidRPr="00982845">
        <w:tab/>
        <w:t>Modulation, joint channel coding and modulation for 6GR</w:t>
      </w:r>
      <w:r w:rsidR="009048F4" w:rsidRPr="00982845">
        <w:tab/>
        <w:t>Qualcomm Incorporated</w:t>
      </w:r>
    </w:p>
    <w:p w14:paraId="614D8CDC" w14:textId="5C962C92" w:rsidR="009048F4" w:rsidRPr="00982845" w:rsidRDefault="004710F9" w:rsidP="009048F4">
      <w:hyperlink r:id="rId1436" w:history="1">
        <w:r>
          <w:rPr>
            <w:rStyle w:val="Hyperlink"/>
          </w:rPr>
          <w:t>R1-2507750</w:t>
        </w:r>
      </w:hyperlink>
      <w:r w:rsidR="009048F4" w:rsidRPr="00982845">
        <w:tab/>
        <w:t>Views on Modulation for 6GR</w:t>
      </w:r>
      <w:r w:rsidR="009048F4" w:rsidRPr="00982845">
        <w:tab/>
        <w:t>AT&amp;T</w:t>
      </w:r>
    </w:p>
    <w:p w14:paraId="7721B8C6" w14:textId="7D48DC9B" w:rsidR="009048F4" w:rsidRPr="00982845" w:rsidRDefault="004710F9" w:rsidP="009048F4">
      <w:hyperlink r:id="rId1437" w:history="1">
        <w:r>
          <w:rPr>
            <w:rStyle w:val="Hyperlink"/>
          </w:rPr>
          <w:t>R1-2507758</w:t>
        </w:r>
      </w:hyperlink>
      <w:r w:rsidR="009048F4" w:rsidRPr="00982845">
        <w:tab/>
        <w:t>Modulation for 6GR interface</w:t>
      </w:r>
      <w:r w:rsidR="009048F4" w:rsidRPr="00982845">
        <w:tab/>
        <w:t>Charter Communications, Inc</w:t>
      </w:r>
    </w:p>
    <w:p w14:paraId="63BA7080" w14:textId="52F724FB" w:rsidR="009048F4" w:rsidRPr="00982845" w:rsidRDefault="004710F9" w:rsidP="009048F4">
      <w:hyperlink r:id="rId1438" w:history="1">
        <w:r>
          <w:rPr>
            <w:rStyle w:val="Hyperlink"/>
          </w:rPr>
          <w:t>R1-2507819</w:t>
        </w:r>
      </w:hyperlink>
      <w:r w:rsidR="009048F4" w:rsidRPr="00982845">
        <w:tab/>
        <w:t>Discussion on Modulation</w:t>
      </w:r>
      <w:r w:rsidR="009048F4" w:rsidRPr="00982845">
        <w:tab/>
        <w:t>NTT DOCOMO, INC.</w:t>
      </w:r>
    </w:p>
    <w:p w14:paraId="027ABFFC" w14:textId="25979104" w:rsidR="009048F4" w:rsidRPr="00982845" w:rsidRDefault="004710F9" w:rsidP="009048F4">
      <w:hyperlink r:id="rId1439" w:history="1">
        <w:r>
          <w:rPr>
            <w:rStyle w:val="Hyperlink"/>
          </w:rPr>
          <w:t>R1-2507840</w:t>
        </w:r>
      </w:hyperlink>
      <w:r w:rsidR="009048F4" w:rsidRPr="00982845">
        <w:tab/>
        <w:t>Discussion on 6GR modulation schemes</w:t>
      </w:r>
      <w:r w:rsidR="009048F4" w:rsidRPr="00982845">
        <w:tab/>
        <w:t>Hanbat National University</w:t>
      </w:r>
    </w:p>
    <w:p w14:paraId="3A23E616" w14:textId="774C43B7" w:rsidR="009048F4" w:rsidRPr="00982845" w:rsidRDefault="004710F9" w:rsidP="009048F4">
      <w:hyperlink r:id="rId1440" w:history="1">
        <w:r>
          <w:rPr>
            <w:rStyle w:val="Hyperlink"/>
          </w:rPr>
          <w:t>R1-2507859</w:t>
        </w:r>
      </w:hyperlink>
      <w:r w:rsidR="009048F4" w:rsidRPr="00982845">
        <w:tab/>
        <w:t>Discussion on modulation for 6GR air interface</w:t>
      </w:r>
      <w:r w:rsidR="009048F4" w:rsidRPr="00982845">
        <w:tab/>
        <w:t>Google Korea LLC</w:t>
      </w:r>
    </w:p>
    <w:p w14:paraId="0E3EB509" w14:textId="7C592D1D" w:rsidR="009048F4" w:rsidRPr="00982845" w:rsidRDefault="004710F9" w:rsidP="009048F4">
      <w:hyperlink r:id="rId1441" w:history="1">
        <w:r>
          <w:rPr>
            <w:rStyle w:val="Hyperlink"/>
          </w:rPr>
          <w:t>R1-2507905</w:t>
        </w:r>
      </w:hyperlink>
      <w:r w:rsidR="009048F4" w:rsidRPr="00982845">
        <w:tab/>
        <w:t>Modulation, joint channel coding and modulation</w:t>
      </w:r>
      <w:r w:rsidR="009048F4" w:rsidRPr="00982845">
        <w:tab/>
        <w:t>CEWiT</w:t>
      </w:r>
    </w:p>
    <w:p w14:paraId="16B3D8FD" w14:textId="381A9855" w:rsidR="009048F4" w:rsidRDefault="004710F9" w:rsidP="009048F4">
      <w:pPr>
        <w:rPr>
          <w:rFonts w:eastAsia="DengXian"/>
          <w:lang w:eastAsia="zh-CN"/>
        </w:rPr>
      </w:pPr>
      <w:hyperlink r:id="rId1442" w:history="1">
        <w:r>
          <w:rPr>
            <w:rStyle w:val="Hyperlink"/>
            <w:rFonts w:eastAsia="DengXian"/>
            <w:lang w:eastAsia="zh-CN"/>
          </w:rPr>
          <w:t>R1-2508040</w:t>
        </w:r>
      </w:hyperlink>
      <w:r w:rsidR="008F14C0">
        <w:rPr>
          <w:rFonts w:eastAsia="DengXian"/>
          <w:lang w:eastAsia="zh-CN"/>
        </w:rPr>
        <w:tab/>
      </w:r>
      <w:r w:rsidR="008F14C0" w:rsidRPr="008F14C0">
        <w:rPr>
          <w:rFonts w:eastAsia="DengXian"/>
          <w:lang w:eastAsia="zh-CN"/>
        </w:rPr>
        <w:t>FL summary #1 on modulation, joint channel coding and modulation</w:t>
      </w:r>
      <w:r w:rsidR="008F14C0">
        <w:rPr>
          <w:rFonts w:eastAsia="DengXian"/>
          <w:lang w:eastAsia="zh-CN"/>
        </w:rPr>
        <w:tab/>
      </w:r>
      <w:r w:rsidR="008F14C0" w:rsidRPr="008F14C0">
        <w:rPr>
          <w:rFonts w:eastAsia="DengXian"/>
          <w:lang w:eastAsia="zh-CN"/>
        </w:rPr>
        <w:t xml:space="preserve"> Moderator (Qualcomm)</w:t>
      </w:r>
    </w:p>
    <w:p w14:paraId="1C08A366" w14:textId="58737815" w:rsidR="008F14C0" w:rsidRDefault="004710F9" w:rsidP="009048F4">
      <w:pPr>
        <w:rPr>
          <w:rFonts w:eastAsia="DengXian"/>
          <w:lang w:eastAsia="zh-CN"/>
        </w:rPr>
      </w:pPr>
      <w:hyperlink r:id="rId1443" w:history="1">
        <w:r>
          <w:rPr>
            <w:rStyle w:val="Hyperlink"/>
            <w:rFonts w:eastAsia="DengXian"/>
            <w:lang w:eastAsia="zh-CN"/>
          </w:rPr>
          <w:t>R1-2508073</w:t>
        </w:r>
      </w:hyperlink>
      <w:r w:rsidR="00F05E10">
        <w:rPr>
          <w:rFonts w:eastAsia="DengXian"/>
          <w:lang w:eastAsia="zh-CN"/>
        </w:rPr>
        <w:tab/>
      </w:r>
      <w:r w:rsidR="00F05E10" w:rsidRPr="008F14C0">
        <w:rPr>
          <w:rFonts w:eastAsia="DengXian"/>
          <w:lang w:eastAsia="zh-CN"/>
        </w:rPr>
        <w:t>FL summary #</w:t>
      </w:r>
      <w:r w:rsidR="00F05E10">
        <w:rPr>
          <w:rFonts w:eastAsia="DengXian"/>
          <w:lang w:eastAsia="zh-CN"/>
        </w:rPr>
        <w:t>2</w:t>
      </w:r>
      <w:r w:rsidR="00F05E10" w:rsidRPr="008F14C0">
        <w:rPr>
          <w:rFonts w:eastAsia="DengXian"/>
          <w:lang w:eastAsia="zh-CN"/>
        </w:rPr>
        <w:t xml:space="preserve"> on modulation, joint channel coding and modulation</w:t>
      </w:r>
      <w:r w:rsidR="00F05E10">
        <w:rPr>
          <w:rFonts w:eastAsia="DengXian"/>
          <w:lang w:eastAsia="zh-CN"/>
        </w:rPr>
        <w:tab/>
      </w:r>
      <w:r w:rsidR="00F05E10" w:rsidRPr="008F14C0">
        <w:rPr>
          <w:rFonts w:eastAsia="DengXian"/>
          <w:lang w:eastAsia="zh-CN"/>
        </w:rPr>
        <w:t xml:space="preserve"> Moderator (Qualcomm)</w:t>
      </w:r>
    </w:p>
    <w:p w14:paraId="5CFBECEA" w14:textId="18678DF2" w:rsidR="00F05E10" w:rsidRDefault="004710F9" w:rsidP="009048F4">
      <w:pPr>
        <w:rPr>
          <w:rFonts w:eastAsia="DengXian"/>
          <w:lang w:eastAsia="zh-CN"/>
        </w:rPr>
      </w:pPr>
      <w:hyperlink r:id="rId1444" w:history="1">
        <w:r>
          <w:rPr>
            <w:rStyle w:val="Hyperlink"/>
            <w:rFonts w:eastAsia="DengXian"/>
            <w:lang w:eastAsia="zh-CN"/>
          </w:rPr>
          <w:t>R1-2508089</w:t>
        </w:r>
      </w:hyperlink>
      <w:r w:rsidR="008B282D">
        <w:rPr>
          <w:rFonts w:eastAsia="DengXian"/>
          <w:lang w:eastAsia="zh-CN"/>
        </w:rPr>
        <w:tab/>
      </w:r>
      <w:r w:rsidR="008B282D" w:rsidRPr="008F14C0">
        <w:rPr>
          <w:rFonts w:eastAsia="DengXian"/>
          <w:lang w:eastAsia="zh-CN"/>
        </w:rPr>
        <w:t>FL summary #</w:t>
      </w:r>
      <w:r w:rsidR="008B282D">
        <w:rPr>
          <w:rFonts w:eastAsia="DengXian"/>
          <w:lang w:eastAsia="zh-CN"/>
        </w:rPr>
        <w:t>3</w:t>
      </w:r>
      <w:r w:rsidR="008B282D" w:rsidRPr="008F14C0">
        <w:rPr>
          <w:rFonts w:eastAsia="DengXian"/>
          <w:lang w:eastAsia="zh-CN"/>
        </w:rPr>
        <w:t xml:space="preserve"> on modulation, joint channel coding and modulation</w:t>
      </w:r>
      <w:r w:rsidR="008B282D">
        <w:rPr>
          <w:rFonts w:eastAsia="DengXian"/>
          <w:lang w:eastAsia="zh-CN"/>
        </w:rPr>
        <w:tab/>
      </w:r>
      <w:r w:rsidR="008B282D" w:rsidRPr="008F14C0">
        <w:rPr>
          <w:rFonts w:eastAsia="DengXian"/>
          <w:lang w:eastAsia="zh-CN"/>
        </w:rPr>
        <w:t xml:space="preserve"> Moderator (Qualcomm)</w:t>
      </w:r>
    </w:p>
    <w:p w14:paraId="26B18F52" w14:textId="77777777" w:rsidR="008B282D" w:rsidRPr="00982845" w:rsidRDefault="008B282D" w:rsidP="009048F4">
      <w:pPr>
        <w:rPr>
          <w:rFonts w:eastAsia="DengXian"/>
          <w:lang w:eastAsia="zh-CN"/>
        </w:rPr>
      </w:pPr>
    </w:p>
    <w:p w14:paraId="0C9816AA"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bookmarkStart w:id="1299" w:name="_Toc210658595"/>
      <w:bookmarkStart w:id="1300" w:name="_Toc210658693"/>
      <w:bookmarkStart w:id="1301" w:name="_Toc210659411"/>
      <w:bookmarkStart w:id="1302" w:name="_Toc211860388"/>
      <w:bookmarkStart w:id="1303" w:name="_Toc211860678"/>
      <w:bookmarkStart w:id="1304" w:name="_Toc211860897"/>
      <w:bookmarkStart w:id="1305" w:name="_Toc211861118"/>
      <w:bookmarkStart w:id="1306" w:name="_Toc211861524"/>
      <w:bookmarkStart w:id="1307" w:name="_Toc211861694"/>
      <w:bookmarkStart w:id="1308" w:name="_Toc211861910"/>
      <w:bookmarkStart w:id="1309" w:name="_Toc211862002"/>
      <w:bookmarkStart w:id="1310" w:name="_Hlk200119942"/>
      <w:bookmarkStart w:id="1311" w:name="_Toc211862401"/>
      <w:bookmarkStart w:id="1312" w:name="_Toc211862555"/>
      <w:r w:rsidRPr="00982845">
        <w:rPr>
          <w:rFonts w:eastAsia="DengXian"/>
          <w:lang w:eastAsia="zh-CN"/>
        </w:rPr>
        <w:t>Energy efficiency</w:t>
      </w:r>
      <w:bookmarkEnd w:id="1299"/>
      <w:bookmarkEnd w:id="1300"/>
      <w:bookmarkEnd w:id="1301"/>
      <w:bookmarkEnd w:id="1302"/>
      <w:bookmarkEnd w:id="1303"/>
      <w:bookmarkEnd w:id="1304"/>
      <w:bookmarkEnd w:id="1305"/>
      <w:bookmarkEnd w:id="1306"/>
      <w:bookmarkEnd w:id="1307"/>
      <w:bookmarkEnd w:id="1308"/>
      <w:bookmarkEnd w:id="1309"/>
      <w:bookmarkEnd w:id="1311"/>
      <w:bookmarkEnd w:id="1312"/>
    </w:p>
    <w:p w14:paraId="41AA2670" w14:textId="77777777" w:rsidR="009048F4" w:rsidRPr="00982845" w:rsidRDefault="009048F4" w:rsidP="009048F4">
      <w:pPr>
        <w:rPr>
          <w:rFonts w:eastAsia="DengXian"/>
          <w:i/>
          <w:iCs/>
          <w:lang w:eastAsia="zh-CN"/>
        </w:rPr>
      </w:pPr>
      <w:r w:rsidRPr="00982845">
        <w:rPr>
          <w:rFonts w:eastAsia="DengXian"/>
          <w:i/>
          <w:iCs/>
          <w:lang w:eastAsia="zh-CN"/>
        </w:rPr>
        <w:t xml:space="preserve">Including evaluation assumptions, proposals for Evaluations, NW power saving, UE power saving, and joint mechanisms taking both NW and UE into account for power saving, targeting to categorize proposals by RAN1#123. From RAN1#124, proposals will be distributed to respective related agenda.   </w:t>
      </w:r>
    </w:p>
    <w:p w14:paraId="72BC6186" w14:textId="77777777" w:rsidR="0053599D" w:rsidRPr="00CF1232" w:rsidRDefault="0053599D" w:rsidP="0053599D">
      <w:pPr>
        <w:rPr>
          <w:lang w:val="en-US" w:eastAsia="x-none"/>
        </w:rPr>
      </w:pPr>
      <w:r w:rsidRPr="00CF1232">
        <w:rPr>
          <w:lang w:val="en-US" w:eastAsia="x-none"/>
        </w:rPr>
        <w:t>[12</w:t>
      </w:r>
      <w:r w:rsidRPr="00CF1232">
        <w:rPr>
          <w:rFonts w:eastAsia="DengXian" w:hint="eastAsia"/>
          <w:lang w:val="en-US" w:eastAsia="zh-CN"/>
        </w:rPr>
        <w:t>2bis</w:t>
      </w:r>
      <w:r w:rsidRPr="00CF1232">
        <w:rPr>
          <w:lang w:val="en-US" w:eastAsia="x-none"/>
        </w:rPr>
        <w:t>-R</w:t>
      </w:r>
      <w:r w:rsidRPr="00CF1232">
        <w:rPr>
          <w:rFonts w:eastAsia="DengXian" w:hint="eastAsia"/>
          <w:lang w:val="en-US" w:eastAsia="zh-CN"/>
        </w:rPr>
        <w:t>20</w:t>
      </w:r>
      <w:r w:rsidRPr="00CF1232">
        <w:rPr>
          <w:lang w:val="en-US" w:eastAsia="x-none"/>
        </w:rPr>
        <w:t>-</w:t>
      </w:r>
      <w:r w:rsidRPr="00CF1232">
        <w:rPr>
          <w:rFonts w:eastAsia="DengXian" w:hint="eastAsia"/>
          <w:lang w:val="en-US" w:eastAsia="zh-CN"/>
        </w:rPr>
        <w:t>6GR-Energy efficiency</w:t>
      </w:r>
      <w:r w:rsidRPr="00CF1232">
        <w:rPr>
          <w:lang w:val="en-US" w:eastAsia="x-none"/>
        </w:rPr>
        <w:t>] Email discussion on Rel-</w:t>
      </w:r>
      <w:r w:rsidRPr="00CF1232">
        <w:rPr>
          <w:rFonts w:eastAsia="DengXian" w:hint="eastAsia"/>
          <w:lang w:val="en-US" w:eastAsia="zh-CN"/>
        </w:rPr>
        <w:t xml:space="preserve">20 6GR- Energy efficiency </w:t>
      </w:r>
      <w:r w:rsidRPr="00CF1232">
        <w:rPr>
          <w:lang w:val="en-US" w:eastAsia="x-none"/>
        </w:rPr>
        <w:t xml:space="preserve">– </w:t>
      </w:r>
      <w:r w:rsidRPr="00CF1232">
        <w:rPr>
          <w:rFonts w:eastAsia="DengXian" w:hint="eastAsia"/>
          <w:lang w:val="en-US" w:eastAsia="zh-CN"/>
        </w:rPr>
        <w:t>Magnus, Weide (Ericsson, MTK)</w:t>
      </w:r>
    </w:p>
    <w:p w14:paraId="379176BF" w14:textId="3FF64DC3" w:rsidR="009048F4" w:rsidRDefault="0053599D" w:rsidP="0053599D">
      <w:pPr>
        <w:rPr>
          <w:lang w:eastAsia="x-none"/>
        </w:rPr>
      </w:pPr>
      <w:r w:rsidRPr="00CF1232">
        <w:rPr>
          <w:lang w:eastAsia="x-none"/>
        </w:rPr>
        <w:t>To be used for sharing updates on online/offline schedule, details on what is to be discussed in online/offline sessions, tdoc number of the moderator summary for online session, etc</w:t>
      </w:r>
    </w:p>
    <w:p w14:paraId="2E9E19F9" w14:textId="77777777" w:rsidR="00A653CC" w:rsidRPr="00A653CC" w:rsidRDefault="00A653CC" w:rsidP="00A653CC">
      <w:pPr>
        <w:overflowPunct/>
        <w:autoSpaceDE/>
        <w:autoSpaceDN/>
        <w:adjustRightInd/>
        <w:spacing w:after="0"/>
        <w:textAlignment w:val="auto"/>
        <w:rPr>
          <w:rFonts w:ascii="Times" w:eastAsia="DengXian" w:hAnsi="Times"/>
          <w:szCs w:val="24"/>
          <w:lang w:eastAsia="zh-CN"/>
        </w:rPr>
      </w:pPr>
    </w:p>
    <w:p w14:paraId="02572E71" w14:textId="77777777" w:rsidR="00A653CC" w:rsidRPr="00A653CC" w:rsidRDefault="00A653CC" w:rsidP="00A653CC">
      <w:pPr>
        <w:overflowPunct/>
        <w:autoSpaceDE/>
        <w:autoSpaceDN/>
        <w:adjustRightInd/>
        <w:spacing w:after="0"/>
        <w:textAlignment w:val="auto"/>
        <w:rPr>
          <w:rFonts w:ascii="Times" w:eastAsia="DengXian" w:hAnsi="Times"/>
          <w:szCs w:val="24"/>
          <w:highlight w:val="yellow"/>
          <w:lang w:val="en-US" w:eastAsia="zh-CN"/>
        </w:rPr>
      </w:pPr>
      <w:r w:rsidRPr="00A653CC">
        <w:rPr>
          <w:rFonts w:ascii="Times" w:eastAsia="DengXian" w:hAnsi="Times"/>
          <w:szCs w:val="24"/>
          <w:highlight w:val="yellow"/>
          <w:lang w:val="en-US" w:eastAsia="zh-CN"/>
        </w:rPr>
        <w:t>[Post-122</w:t>
      </w:r>
      <w:r w:rsidRPr="00A653CC">
        <w:rPr>
          <w:rFonts w:ascii="Times" w:eastAsia="DengXian" w:hAnsi="Times" w:hint="eastAsia"/>
          <w:szCs w:val="24"/>
          <w:highlight w:val="yellow"/>
          <w:lang w:val="en-US" w:eastAsia="zh-CN"/>
        </w:rPr>
        <w:t>b</w:t>
      </w:r>
      <w:r w:rsidRPr="00A653CC">
        <w:rPr>
          <w:rFonts w:ascii="Times" w:eastAsia="DengXian" w:hAnsi="Times"/>
          <w:szCs w:val="24"/>
          <w:highlight w:val="yellow"/>
          <w:lang w:val="en-US" w:eastAsia="zh-CN"/>
        </w:rPr>
        <w:t xml:space="preserve">-R20-6GR-evaluation] – </w:t>
      </w:r>
      <w:r w:rsidRPr="00A653CC">
        <w:rPr>
          <w:rFonts w:ascii="Times" w:eastAsia="DengXian" w:hAnsi="Times" w:hint="eastAsia"/>
          <w:szCs w:val="24"/>
          <w:highlight w:val="yellow"/>
          <w:lang w:val="en-US" w:eastAsia="zh-CN"/>
        </w:rPr>
        <w:t>Magnus, Weide</w:t>
      </w:r>
      <w:r w:rsidRPr="00A653CC">
        <w:rPr>
          <w:rFonts w:ascii="Times" w:eastAsia="DengXian" w:hAnsi="Times"/>
          <w:szCs w:val="24"/>
          <w:highlight w:val="yellow"/>
          <w:lang w:val="en-US" w:eastAsia="zh-CN"/>
        </w:rPr>
        <w:t xml:space="preserve"> (</w:t>
      </w:r>
      <w:r w:rsidRPr="00A653CC">
        <w:rPr>
          <w:rFonts w:ascii="Times" w:eastAsia="DengXian" w:hAnsi="Times" w:hint="eastAsia"/>
          <w:szCs w:val="24"/>
          <w:highlight w:val="yellow"/>
          <w:lang w:val="en-US" w:eastAsia="zh-CN"/>
        </w:rPr>
        <w:t>Ericsson, MediaTek</w:t>
      </w:r>
      <w:r w:rsidRPr="00A653CC">
        <w:rPr>
          <w:rFonts w:ascii="Times" w:eastAsia="DengXian" w:hAnsi="Times"/>
          <w:szCs w:val="24"/>
          <w:highlight w:val="yellow"/>
          <w:lang w:val="en-US" w:eastAsia="zh-CN"/>
        </w:rPr>
        <w:t>)</w:t>
      </w:r>
    </w:p>
    <w:p w14:paraId="659D5561" w14:textId="77777777" w:rsidR="00A653CC" w:rsidRPr="00A653CC" w:rsidRDefault="00A653CC" w:rsidP="00A653CC">
      <w:pPr>
        <w:overflowPunct/>
        <w:autoSpaceDE/>
        <w:autoSpaceDN/>
        <w:adjustRightInd/>
        <w:spacing w:after="0"/>
        <w:textAlignment w:val="auto"/>
        <w:rPr>
          <w:rFonts w:ascii="Times" w:eastAsia="DengXian" w:hAnsi="Times"/>
          <w:szCs w:val="24"/>
          <w:highlight w:val="yellow"/>
          <w:lang w:val="en-US" w:eastAsia="zh-CN"/>
        </w:rPr>
      </w:pPr>
      <w:r w:rsidRPr="00A653CC">
        <w:rPr>
          <w:rFonts w:ascii="Times" w:eastAsia="DengXian" w:hAnsi="Times"/>
          <w:szCs w:val="24"/>
          <w:highlight w:val="yellow"/>
          <w:lang w:val="en-US" w:eastAsia="zh-CN"/>
        </w:rPr>
        <w:t xml:space="preserve">Email discussion for collection of companies’ inputs on from </w:t>
      </w:r>
      <w:r w:rsidRPr="00A653CC">
        <w:rPr>
          <w:rFonts w:ascii="Times" w:eastAsia="DengXian" w:hAnsi="Times" w:hint="eastAsia"/>
          <w:szCs w:val="24"/>
          <w:highlight w:val="yellow"/>
          <w:lang w:val="en-US" w:eastAsia="zh-CN"/>
        </w:rPr>
        <w:t>xx</w:t>
      </w:r>
      <w:r w:rsidRPr="00A653CC">
        <w:rPr>
          <w:rFonts w:ascii="Times" w:eastAsia="DengXian" w:hAnsi="Times"/>
          <w:szCs w:val="24"/>
          <w:highlight w:val="yellow"/>
          <w:vertAlign w:val="superscript"/>
          <w:lang w:val="en-US" w:eastAsia="zh-CN"/>
        </w:rPr>
        <w:t>th</w:t>
      </w:r>
      <w:r w:rsidRPr="00A653CC">
        <w:rPr>
          <w:rFonts w:ascii="Times" w:eastAsia="DengXian" w:hAnsi="Times"/>
          <w:szCs w:val="24"/>
          <w:highlight w:val="yellow"/>
          <w:lang w:val="en-US" w:eastAsia="zh-CN"/>
        </w:rPr>
        <w:t>-</w:t>
      </w:r>
      <w:r w:rsidRPr="00A653CC">
        <w:rPr>
          <w:rFonts w:ascii="Times" w:eastAsia="DengXian" w:hAnsi="Times" w:hint="eastAsia"/>
          <w:szCs w:val="24"/>
          <w:highlight w:val="yellow"/>
          <w:lang w:val="en-US" w:eastAsia="zh-CN"/>
        </w:rPr>
        <w:t>xx</w:t>
      </w:r>
      <w:r w:rsidRPr="00A653CC">
        <w:rPr>
          <w:rFonts w:ascii="Times" w:eastAsia="DengXian" w:hAnsi="Times"/>
          <w:szCs w:val="24"/>
          <w:highlight w:val="yellow"/>
          <w:vertAlign w:val="superscript"/>
          <w:lang w:val="en-US" w:eastAsia="zh-CN"/>
        </w:rPr>
        <w:t>th</w:t>
      </w:r>
      <w:r w:rsidRPr="00A653CC">
        <w:rPr>
          <w:rFonts w:ascii="Times" w:eastAsia="DengXian" w:hAnsi="Times"/>
          <w:szCs w:val="24"/>
          <w:highlight w:val="yellow"/>
          <w:lang w:val="en-US" w:eastAsia="zh-CN"/>
        </w:rPr>
        <w:t> </w:t>
      </w:r>
      <w:r w:rsidRPr="00A653CC">
        <w:rPr>
          <w:rFonts w:ascii="Times" w:eastAsia="DengXian" w:hAnsi="Times" w:hint="eastAsia"/>
          <w:szCs w:val="24"/>
          <w:highlight w:val="yellow"/>
          <w:lang w:val="en-US" w:eastAsia="zh-CN"/>
        </w:rPr>
        <w:t>, October</w:t>
      </w:r>
      <w:r w:rsidRPr="00A653CC">
        <w:rPr>
          <w:rFonts w:ascii="Times" w:eastAsia="DengXian" w:hAnsi="Times"/>
          <w:szCs w:val="24"/>
          <w:highlight w:val="yellow"/>
          <w:lang w:val="en-US" w:eastAsia="zh-CN"/>
        </w:rPr>
        <w:t>.</w:t>
      </w:r>
    </w:p>
    <w:p w14:paraId="60E67177" w14:textId="77777777" w:rsidR="00A653CC" w:rsidRPr="00A653CC" w:rsidRDefault="00A653CC" w:rsidP="00A653CC">
      <w:pPr>
        <w:overflowPunct/>
        <w:autoSpaceDE/>
        <w:autoSpaceDN/>
        <w:adjustRightInd/>
        <w:spacing w:after="0"/>
        <w:textAlignment w:val="auto"/>
        <w:rPr>
          <w:rFonts w:ascii="Times" w:eastAsia="DengXian" w:hAnsi="Times"/>
          <w:i/>
          <w:iCs/>
          <w:szCs w:val="24"/>
          <w:lang w:val="en-US" w:eastAsia="zh-CN"/>
        </w:rPr>
      </w:pPr>
    </w:p>
    <w:p w14:paraId="039BBE06" w14:textId="77777777" w:rsidR="00A653CC" w:rsidRPr="00A653CC" w:rsidRDefault="00A653CC" w:rsidP="00A653CC">
      <w:pPr>
        <w:overflowPunct/>
        <w:autoSpaceDE/>
        <w:autoSpaceDN/>
        <w:adjustRightInd/>
        <w:spacing w:after="0"/>
        <w:textAlignment w:val="auto"/>
        <w:rPr>
          <w:rFonts w:ascii="Times" w:eastAsia="DengXian" w:hAnsi="Times"/>
          <w:szCs w:val="24"/>
          <w:highlight w:val="green"/>
          <w:lang w:val="en-US" w:eastAsia="zh-CN"/>
        </w:rPr>
      </w:pPr>
      <w:r w:rsidRPr="00A653CC">
        <w:rPr>
          <w:rFonts w:ascii="Times" w:eastAsia="DengXian" w:hAnsi="Times" w:hint="eastAsia"/>
          <w:szCs w:val="24"/>
          <w:highlight w:val="green"/>
          <w:lang w:val="en-US" w:eastAsia="zh-CN"/>
        </w:rPr>
        <w:t>Agreement</w:t>
      </w:r>
    </w:p>
    <w:p w14:paraId="08D58CDA"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r w:rsidRPr="00A653CC">
        <w:rPr>
          <w:rFonts w:ascii="Times" w:eastAsia="PMingLiU" w:hAnsi="Times"/>
          <w:szCs w:val="24"/>
          <w:lang w:val="en-US" w:eastAsia="zh-TW"/>
        </w:rPr>
        <w:t>At least the following NR metrics</w:t>
      </w:r>
      <w:r w:rsidRPr="00A653CC">
        <w:rPr>
          <w:rFonts w:ascii="Times" w:eastAsia="DengXian" w:hAnsi="Times" w:hint="eastAsia"/>
          <w:szCs w:val="24"/>
          <w:lang w:val="en-US" w:eastAsia="zh-CN"/>
        </w:rPr>
        <w:t>,</w:t>
      </w:r>
    </w:p>
    <w:p w14:paraId="0389422B" w14:textId="77777777" w:rsidR="00A653CC" w:rsidRPr="00A653CC" w:rsidRDefault="00A653CC" w:rsidP="00CD03E8">
      <w:pPr>
        <w:numPr>
          <w:ilvl w:val="0"/>
          <w:numId w:val="110"/>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PMingLiU" w:hAnsi="Times"/>
          <w:szCs w:val="24"/>
          <w:lang w:val="en-US" w:eastAsia="zh-TW"/>
        </w:rPr>
        <w:t>Network energy saving gain relative to baseline</w:t>
      </w:r>
      <w:r w:rsidRPr="00A653CC">
        <w:rPr>
          <w:rFonts w:ascii="Times" w:eastAsia="DengXian" w:hAnsi="Times" w:hint="eastAsia"/>
          <w:szCs w:val="24"/>
          <w:lang w:val="en-US" w:eastAsia="zh-CN"/>
        </w:rPr>
        <w:t xml:space="preserve"> for BS</w:t>
      </w:r>
    </w:p>
    <w:p w14:paraId="43BC1D39" w14:textId="77777777" w:rsidR="00A653CC" w:rsidRPr="00A653CC" w:rsidRDefault="00A653CC" w:rsidP="00CD03E8">
      <w:pPr>
        <w:numPr>
          <w:ilvl w:val="0"/>
          <w:numId w:val="110"/>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PMingLiU" w:hAnsi="Times"/>
          <w:szCs w:val="24"/>
          <w:lang w:val="en-US" w:eastAsia="zh-TW"/>
        </w:rPr>
        <w:t xml:space="preserve">UE </w:t>
      </w:r>
      <w:r w:rsidRPr="00A653CC">
        <w:rPr>
          <w:rFonts w:ascii="Times" w:eastAsia="DengXian" w:hAnsi="Times" w:hint="eastAsia"/>
          <w:szCs w:val="24"/>
          <w:lang w:val="en-US" w:eastAsia="zh-CN"/>
        </w:rPr>
        <w:t>energy</w:t>
      </w:r>
      <w:r w:rsidRPr="00A653CC">
        <w:rPr>
          <w:rFonts w:ascii="Times" w:eastAsia="PMingLiU" w:hAnsi="Times"/>
          <w:szCs w:val="24"/>
          <w:lang w:val="en-US" w:eastAsia="zh-TW"/>
        </w:rPr>
        <w:t xml:space="preserve"> saving gain relative to baseline</w:t>
      </w:r>
      <w:r w:rsidRPr="00A653CC">
        <w:rPr>
          <w:rFonts w:ascii="Times" w:eastAsia="DengXian" w:hAnsi="Times" w:hint="eastAsia"/>
          <w:szCs w:val="24"/>
          <w:lang w:val="en-US" w:eastAsia="zh-CN"/>
        </w:rPr>
        <w:t xml:space="preserve"> for UE</w:t>
      </w:r>
    </w:p>
    <w:p w14:paraId="22B9F6FD" w14:textId="77777777" w:rsidR="00A653CC" w:rsidRPr="00A653CC" w:rsidRDefault="00A653CC" w:rsidP="00CD03E8">
      <w:pPr>
        <w:numPr>
          <w:ilvl w:val="0"/>
          <w:numId w:val="110"/>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PMingLiU" w:hAnsi="Times"/>
          <w:szCs w:val="24"/>
          <w:lang w:val="en-US" w:eastAsia="zh-TW"/>
        </w:rPr>
        <w:t xml:space="preserve">Impact to UPT (User-Perceived Throughput), if </w:t>
      </w:r>
      <w:r w:rsidRPr="00A653CC">
        <w:rPr>
          <w:rFonts w:ascii="Times" w:eastAsia="DengXian" w:hAnsi="Times" w:hint="eastAsia"/>
          <w:szCs w:val="24"/>
          <w:lang w:val="en-US" w:eastAsia="zh-CN"/>
        </w:rPr>
        <w:t>applicable,</w:t>
      </w:r>
    </w:p>
    <w:p w14:paraId="5345153C"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r w:rsidRPr="00A653CC">
        <w:rPr>
          <w:rFonts w:ascii="Times" w:eastAsia="DengXian" w:hAnsi="Times" w:hint="eastAsia"/>
          <w:szCs w:val="24"/>
          <w:lang w:val="en-US" w:eastAsia="zh-CN"/>
        </w:rPr>
        <w:t xml:space="preserve">as well as the metrics </w:t>
      </w:r>
    </w:p>
    <w:p w14:paraId="1C4C8A06" w14:textId="77777777" w:rsidR="00A653CC" w:rsidRPr="00A653CC" w:rsidRDefault="00A653CC" w:rsidP="00CD03E8">
      <w:pPr>
        <w:numPr>
          <w:ilvl w:val="0"/>
          <w:numId w:val="110"/>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PMingLiU" w:hAnsi="Times" w:hint="eastAsia"/>
          <w:szCs w:val="24"/>
          <w:lang w:val="en-US" w:eastAsia="zh-TW"/>
        </w:rPr>
        <w:t>Impact to l</w:t>
      </w:r>
      <w:r w:rsidRPr="00A653CC">
        <w:rPr>
          <w:rFonts w:ascii="Times" w:eastAsia="PMingLiU" w:hAnsi="Times"/>
          <w:szCs w:val="24"/>
          <w:lang w:val="en-US" w:eastAsia="zh-TW"/>
        </w:rPr>
        <w:t>atency, if applicable</w:t>
      </w:r>
    </w:p>
    <w:p w14:paraId="3F57B8E2" w14:textId="77777777" w:rsidR="00A653CC" w:rsidRPr="00A653CC" w:rsidRDefault="00A653CC" w:rsidP="00CD03E8">
      <w:pPr>
        <w:numPr>
          <w:ilvl w:val="0"/>
          <w:numId w:val="110"/>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DengXian" w:hAnsi="Times"/>
          <w:szCs w:val="24"/>
          <w:lang w:val="en-US" w:eastAsia="zh-CN"/>
        </w:rPr>
        <w:t>I</w:t>
      </w:r>
      <w:r w:rsidRPr="00A653CC">
        <w:rPr>
          <w:rFonts w:ascii="Times" w:eastAsia="DengXian" w:hAnsi="Times" w:hint="eastAsia"/>
          <w:szCs w:val="24"/>
          <w:lang w:val="en-US" w:eastAsia="zh-CN"/>
        </w:rPr>
        <w:t>mpact to QoS/</w:t>
      </w:r>
      <w:r w:rsidRPr="00A653CC">
        <w:rPr>
          <w:rFonts w:ascii="Times" w:eastAsia="PMingLiU" w:hAnsi="Times"/>
          <w:szCs w:val="24"/>
          <w:lang w:val="en-US" w:eastAsia="zh-TW"/>
        </w:rPr>
        <w:t>delay budget satisfaction</w:t>
      </w:r>
      <w:r w:rsidRPr="00A653CC">
        <w:rPr>
          <w:rFonts w:ascii="Times" w:eastAsia="DengXian" w:hAnsi="Times" w:hint="eastAsia"/>
          <w:szCs w:val="24"/>
          <w:lang w:val="en-US" w:eastAsia="zh-CN"/>
        </w:rPr>
        <w:t xml:space="preserve"> rate</w:t>
      </w:r>
      <w:r w:rsidRPr="00A653CC">
        <w:rPr>
          <w:rFonts w:ascii="Times" w:eastAsia="PMingLiU" w:hAnsi="Times"/>
          <w:szCs w:val="24"/>
          <w:lang w:val="en-US" w:eastAsia="zh-TW"/>
        </w:rPr>
        <w:t>,</w:t>
      </w:r>
      <w:r w:rsidRPr="00A653CC">
        <w:rPr>
          <w:rFonts w:ascii="Times" w:eastAsia="DengXian" w:hAnsi="Times" w:hint="eastAsia"/>
          <w:szCs w:val="24"/>
          <w:lang w:val="en-US" w:eastAsia="zh-CN"/>
        </w:rPr>
        <w:t xml:space="preserve"> if applicable</w:t>
      </w:r>
    </w:p>
    <w:p w14:paraId="235C927D"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r w:rsidRPr="00A653CC">
        <w:rPr>
          <w:rFonts w:ascii="Times" w:eastAsia="DengXian" w:hAnsi="Times" w:hint="eastAsia"/>
          <w:szCs w:val="24"/>
          <w:lang w:val="en-US" w:eastAsia="zh-CN"/>
        </w:rPr>
        <w:lastRenderedPageBreak/>
        <w:t xml:space="preserve">are used </w:t>
      </w:r>
      <w:r w:rsidRPr="00A653CC">
        <w:rPr>
          <w:rFonts w:ascii="Times" w:eastAsia="PMingLiU" w:hAnsi="Times"/>
          <w:szCs w:val="24"/>
          <w:lang w:val="en-US" w:eastAsia="zh-TW"/>
        </w:rPr>
        <w:t xml:space="preserve">for 6G </w:t>
      </w:r>
      <w:r w:rsidRPr="00A653CC">
        <w:rPr>
          <w:rFonts w:ascii="Times" w:eastAsia="DengXian" w:hAnsi="Times" w:hint="eastAsia"/>
          <w:szCs w:val="24"/>
          <w:lang w:val="en-US" w:eastAsia="zh-CN"/>
        </w:rPr>
        <w:t xml:space="preserve">energy efficiency </w:t>
      </w:r>
      <w:r w:rsidRPr="00A653CC">
        <w:rPr>
          <w:rFonts w:ascii="Times" w:eastAsia="PMingLiU" w:hAnsi="Times"/>
          <w:szCs w:val="24"/>
          <w:lang w:val="en-US" w:eastAsia="zh-TW"/>
        </w:rPr>
        <w:t>evaluation</w:t>
      </w:r>
      <w:r w:rsidRPr="00A653CC">
        <w:rPr>
          <w:rFonts w:ascii="Times" w:eastAsia="DengXian" w:hAnsi="Times" w:hint="eastAsia"/>
          <w:szCs w:val="24"/>
          <w:lang w:val="en-US" w:eastAsia="zh-CN"/>
        </w:rPr>
        <w:t>.</w:t>
      </w:r>
    </w:p>
    <w:p w14:paraId="316C9DD4"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p>
    <w:p w14:paraId="2EEF8E61" w14:textId="77777777" w:rsidR="00A653CC" w:rsidRPr="00A653CC" w:rsidRDefault="00A653CC" w:rsidP="00A653CC">
      <w:pPr>
        <w:overflowPunct/>
        <w:autoSpaceDE/>
        <w:autoSpaceDN/>
        <w:adjustRightInd/>
        <w:spacing w:after="0"/>
        <w:textAlignment w:val="auto"/>
        <w:rPr>
          <w:rFonts w:ascii="Times" w:eastAsia="DengXian" w:hAnsi="Times"/>
          <w:szCs w:val="24"/>
          <w:highlight w:val="green"/>
          <w:lang w:val="en-US" w:eastAsia="zh-CN"/>
        </w:rPr>
      </w:pPr>
      <w:r w:rsidRPr="00A653CC">
        <w:rPr>
          <w:rFonts w:ascii="Times" w:eastAsia="DengXian" w:hAnsi="Times" w:hint="eastAsia"/>
          <w:szCs w:val="24"/>
          <w:highlight w:val="green"/>
          <w:lang w:val="en-US" w:eastAsia="zh-CN"/>
        </w:rPr>
        <w:t>Agreement</w:t>
      </w:r>
    </w:p>
    <w:p w14:paraId="3735FA34"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r w:rsidRPr="00A653CC">
        <w:rPr>
          <w:rFonts w:ascii="Times" w:eastAsia="PMingLiU" w:hAnsi="Times"/>
          <w:szCs w:val="24"/>
          <w:lang w:val="en-US" w:eastAsia="zh-TW"/>
        </w:rPr>
        <w:t>Apply the following evaluation methodology framework</w:t>
      </w:r>
      <w:r w:rsidRPr="00A653CC">
        <w:rPr>
          <w:rFonts w:ascii="Times" w:eastAsia="DengXian" w:hAnsi="Times" w:hint="eastAsia"/>
          <w:szCs w:val="24"/>
          <w:lang w:val="en-US" w:eastAsia="zh-CN"/>
        </w:rPr>
        <w:t xml:space="preserve"> for</w:t>
      </w:r>
      <w:r w:rsidRPr="00A653CC">
        <w:rPr>
          <w:rFonts w:ascii="Times" w:eastAsia="PMingLiU" w:hAnsi="Times"/>
          <w:szCs w:val="24"/>
          <w:lang w:val="en-US" w:eastAsia="zh-TW"/>
        </w:rPr>
        <w:t xml:space="preserve"> Quantitative analysis</w:t>
      </w:r>
      <w:r w:rsidRPr="00A653CC">
        <w:rPr>
          <w:rFonts w:ascii="Times" w:eastAsia="DengXian" w:hAnsi="Times" w:hint="eastAsia"/>
          <w:szCs w:val="24"/>
          <w:lang w:val="en-US" w:eastAsia="zh-CN"/>
        </w:rPr>
        <w:t>,</w:t>
      </w:r>
    </w:p>
    <w:p w14:paraId="2CCC6400" w14:textId="77777777" w:rsidR="00A653CC" w:rsidRPr="00A653CC" w:rsidRDefault="00A653CC" w:rsidP="00CD03E8">
      <w:pPr>
        <w:numPr>
          <w:ilvl w:val="0"/>
          <w:numId w:val="112"/>
        </w:numPr>
        <w:overflowPunct/>
        <w:autoSpaceDE/>
        <w:autoSpaceDN/>
        <w:adjustRightInd/>
        <w:spacing w:after="0"/>
        <w:textAlignment w:val="auto"/>
        <w:rPr>
          <w:rFonts w:ascii="Times" w:eastAsia="PMingLiU" w:hAnsi="Times"/>
          <w:szCs w:val="24"/>
          <w:lang w:val="en-US" w:eastAsia="zh-TW"/>
        </w:rPr>
      </w:pPr>
      <w:r w:rsidRPr="00A653CC">
        <w:rPr>
          <w:rFonts w:ascii="Times" w:eastAsia="PMingLiU" w:hAnsi="Times"/>
          <w:szCs w:val="24"/>
          <w:lang w:val="en-US" w:eastAsia="zh-TW"/>
        </w:rPr>
        <w:t>For NW unloaded/empty load case or UE idle/inactive mode:</w:t>
      </w:r>
    </w:p>
    <w:p w14:paraId="382515F0" w14:textId="77777777" w:rsidR="00A653CC" w:rsidRPr="00A653CC" w:rsidRDefault="00A653CC" w:rsidP="00CD03E8">
      <w:pPr>
        <w:numPr>
          <w:ilvl w:val="0"/>
          <w:numId w:val="111"/>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DengXian" w:hAnsi="Times" w:hint="eastAsia"/>
          <w:szCs w:val="24"/>
          <w:lang w:val="en-US" w:eastAsia="zh-CN"/>
        </w:rPr>
        <w:t xml:space="preserve">For </w:t>
      </w:r>
      <w:r w:rsidRPr="00A653CC">
        <w:rPr>
          <w:rFonts w:ascii="Times" w:eastAsia="DengXian" w:hAnsi="Times"/>
          <w:szCs w:val="24"/>
          <w:lang w:val="en-US" w:eastAsia="zh-CN"/>
        </w:rPr>
        <w:t>energ</w:t>
      </w:r>
      <w:r w:rsidRPr="00A653CC">
        <w:rPr>
          <w:rFonts w:ascii="Times" w:eastAsia="DengXian" w:hAnsi="Times" w:hint="eastAsia"/>
          <w:szCs w:val="24"/>
          <w:lang w:val="en-US" w:eastAsia="zh-CN"/>
        </w:rPr>
        <w:t>y saving: a</w:t>
      </w:r>
      <w:r w:rsidRPr="00A653CC">
        <w:rPr>
          <w:rFonts w:ascii="Times" w:eastAsia="PMingLiU" w:hAnsi="Times"/>
          <w:szCs w:val="24"/>
          <w:lang w:val="en-US" w:eastAsia="zh-TW"/>
        </w:rPr>
        <w:t>nalytical calculation</w:t>
      </w:r>
    </w:p>
    <w:p w14:paraId="01C76C09" w14:textId="77777777" w:rsidR="00A653CC" w:rsidRPr="00A653CC" w:rsidRDefault="00A653CC" w:rsidP="00CD03E8">
      <w:pPr>
        <w:numPr>
          <w:ilvl w:val="0"/>
          <w:numId w:val="111"/>
        </w:numPr>
        <w:suppressAutoHyphens/>
        <w:overflowPunct/>
        <w:autoSpaceDE/>
        <w:autoSpaceDN/>
        <w:adjustRightInd/>
        <w:spacing w:after="160" w:line="259" w:lineRule="auto"/>
        <w:jc w:val="both"/>
        <w:textAlignment w:val="auto"/>
        <w:rPr>
          <w:rFonts w:ascii="Times" w:eastAsia="PMingLiU" w:hAnsi="Times"/>
          <w:szCs w:val="24"/>
          <w:lang w:val="en-US" w:eastAsia="zh-TW"/>
        </w:rPr>
      </w:pPr>
      <w:r w:rsidRPr="00A653CC">
        <w:rPr>
          <w:rFonts w:ascii="Times" w:eastAsia="DengXian" w:hAnsi="Times" w:hint="eastAsia"/>
          <w:szCs w:val="24"/>
          <w:lang w:val="en-US" w:eastAsia="zh-CN"/>
        </w:rPr>
        <w:t>For performance impact: a</w:t>
      </w:r>
      <w:r w:rsidRPr="00A653CC">
        <w:rPr>
          <w:rFonts w:ascii="Times" w:eastAsia="PMingLiU" w:hAnsi="Times"/>
          <w:szCs w:val="24"/>
          <w:lang w:val="en-US" w:eastAsia="zh-TW"/>
        </w:rPr>
        <w:t>nalytical calculation</w:t>
      </w:r>
      <w:r w:rsidRPr="00A653CC">
        <w:rPr>
          <w:rFonts w:ascii="Times" w:eastAsia="DengXian" w:hAnsi="Times" w:hint="eastAsia"/>
          <w:szCs w:val="24"/>
          <w:lang w:val="en-US" w:eastAsia="zh-CN"/>
        </w:rPr>
        <w:t xml:space="preserve">, </w:t>
      </w:r>
      <w:r w:rsidRPr="00A653CC">
        <w:rPr>
          <w:rFonts w:ascii="Times" w:eastAsia="PMingLiU" w:hAnsi="Times"/>
          <w:szCs w:val="24"/>
          <w:lang w:val="en-US" w:eastAsia="zh-TW"/>
        </w:rPr>
        <w:t>LLS</w:t>
      </w:r>
    </w:p>
    <w:p w14:paraId="5A88528F" w14:textId="77777777" w:rsidR="00A653CC" w:rsidRPr="00A653CC" w:rsidRDefault="00A653CC" w:rsidP="00CD03E8">
      <w:pPr>
        <w:numPr>
          <w:ilvl w:val="0"/>
          <w:numId w:val="112"/>
        </w:numPr>
        <w:overflowPunct/>
        <w:autoSpaceDE/>
        <w:autoSpaceDN/>
        <w:adjustRightInd/>
        <w:spacing w:after="0"/>
        <w:textAlignment w:val="auto"/>
        <w:rPr>
          <w:rFonts w:ascii="Times" w:eastAsia="PMingLiU" w:hAnsi="Times"/>
          <w:szCs w:val="24"/>
          <w:lang w:val="en-US" w:eastAsia="zh-TW"/>
        </w:rPr>
      </w:pPr>
      <w:r w:rsidRPr="00A653CC">
        <w:rPr>
          <w:rFonts w:ascii="Times" w:eastAsia="PMingLiU" w:hAnsi="Times"/>
          <w:szCs w:val="24"/>
          <w:lang w:val="en-US" w:eastAsia="zh-TW"/>
        </w:rPr>
        <w:t>For loaded cases and connected-mode UEs</w:t>
      </w:r>
    </w:p>
    <w:p w14:paraId="3AD4281F" w14:textId="77777777" w:rsidR="00A653CC" w:rsidRPr="00A653CC" w:rsidRDefault="00A653CC" w:rsidP="00CD03E8">
      <w:pPr>
        <w:numPr>
          <w:ilvl w:val="0"/>
          <w:numId w:val="111"/>
        </w:numPr>
        <w:suppressAutoHyphens/>
        <w:overflowPunct/>
        <w:autoSpaceDE/>
        <w:autoSpaceDN/>
        <w:adjustRightInd/>
        <w:spacing w:after="160" w:line="259" w:lineRule="auto"/>
        <w:jc w:val="both"/>
        <w:textAlignment w:val="auto"/>
        <w:rPr>
          <w:rFonts w:ascii="Times" w:eastAsia="DengXian" w:hAnsi="Times"/>
          <w:szCs w:val="24"/>
          <w:lang w:val="en-US" w:eastAsia="zh-CN"/>
        </w:rPr>
      </w:pPr>
      <w:r w:rsidRPr="00A653CC">
        <w:rPr>
          <w:rFonts w:ascii="Times" w:eastAsia="DengXian" w:hAnsi="Times" w:hint="eastAsia"/>
          <w:szCs w:val="24"/>
          <w:lang w:val="en-US" w:eastAsia="zh-CN"/>
        </w:rPr>
        <w:t xml:space="preserve">For </w:t>
      </w:r>
      <w:r w:rsidRPr="00A653CC">
        <w:rPr>
          <w:rFonts w:ascii="Times" w:eastAsia="DengXian" w:hAnsi="Times"/>
          <w:szCs w:val="24"/>
          <w:lang w:val="en-US" w:eastAsia="zh-CN"/>
        </w:rPr>
        <w:t>energ</w:t>
      </w:r>
      <w:r w:rsidRPr="00A653CC">
        <w:rPr>
          <w:rFonts w:ascii="Times" w:eastAsia="DengXian" w:hAnsi="Times" w:hint="eastAsia"/>
          <w:szCs w:val="24"/>
          <w:lang w:val="en-US" w:eastAsia="zh-CN"/>
        </w:rPr>
        <w:t>y saving: SLS</w:t>
      </w:r>
    </w:p>
    <w:p w14:paraId="7813F484" w14:textId="77777777" w:rsidR="00A653CC" w:rsidRPr="00A653CC" w:rsidRDefault="00A653CC" w:rsidP="00CD03E8">
      <w:pPr>
        <w:numPr>
          <w:ilvl w:val="0"/>
          <w:numId w:val="111"/>
        </w:numPr>
        <w:suppressAutoHyphens/>
        <w:overflowPunct/>
        <w:autoSpaceDE/>
        <w:autoSpaceDN/>
        <w:adjustRightInd/>
        <w:spacing w:after="160" w:line="259" w:lineRule="auto"/>
        <w:jc w:val="both"/>
        <w:textAlignment w:val="auto"/>
        <w:rPr>
          <w:rFonts w:ascii="Times" w:eastAsia="DengXian" w:hAnsi="Times"/>
          <w:szCs w:val="24"/>
          <w:lang w:val="en-US" w:eastAsia="zh-CN"/>
        </w:rPr>
      </w:pPr>
      <w:r w:rsidRPr="00A653CC">
        <w:rPr>
          <w:rFonts w:ascii="Times" w:eastAsia="DengXian" w:hAnsi="Times" w:hint="eastAsia"/>
          <w:szCs w:val="24"/>
          <w:lang w:val="en-US" w:eastAsia="zh-CN"/>
        </w:rPr>
        <w:t>For performance impact: LLS, S</w:t>
      </w:r>
      <w:r w:rsidRPr="00A653CC">
        <w:rPr>
          <w:rFonts w:ascii="Times" w:eastAsia="DengXian" w:hAnsi="Times"/>
          <w:szCs w:val="24"/>
          <w:lang w:val="en-US" w:eastAsia="zh-CN"/>
        </w:rPr>
        <w:t>LS</w:t>
      </w:r>
    </w:p>
    <w:p w14:paraId="30986231" w14:textId="77777777" w:rsidR="00A653CC" w:rsidRPr="00A653CC" w:rsidRDefault="00A653CC" w:rsidP="00A653CC">
      <w:pPr>
        <w:overflowPunct/>
        <w:autoSpaceDE/>
        <w:autoSpaceDN/>
        <w:adjustRightInd/>
        <w:spacing w:after="0"/>
        <w:textAlignment w:val="auto"/>
        <w:rPr>
          <w:rFonts w:ascii="Times" w:eastAsia="DengXian" w:hAnsi="Times"/>
          <w:szCs w:val="24"/>
          <w:lang w:val="en-US" w:eastAsia="zh-CN"/>
        </w:rPr>
      </w:pPr>
    </w:p>
    <w:p w14:paraId="60FBBD8D" w14:textId="77777777" w:rsidR="00A653CC" w:rsidRPr="00A653CC" w:rsidRDefault="00A653CC" w:rsidP="00A653CC">
      <w:pPr>
        <w:overflowPunct/>
        <w:autoSpaceDE/>
        <w:autoSpaceDN/>
        <w:adjustRightInd/>
        <w:spacing w:after="0"/>
        <w:textAlignment w:val="auto"/>
        <w:rPr>
          <w:rFonts w:ascii="Times" w:eastAsia="DengXian" w:hAnsi="Times"/>
          <w:szCs w:val="24"/>
          <w:highlight w:val="green"/>
          <w:lang w:val="en-US" w:eastAsia="zh-CN"/>
        </w:rPr>
      </w:pPr>
      <w:r w:rsidRPr="00A653CC">
        <w:rPr>
          <w:rFonts w:ascii="Times" w:eastAsia="DengXian" w:hAnsi="Times" w:hint="eastAsia"/>
          <w:szCs w:val="24"/>
          <w:highlight w:val="green"/>
          <w:lang w:val="en-US" w:eastAsia="zh-CN"/>
        </w:rPr>
        <w:t>Agreement</w:t>
      </w:r>
    </w:p>
    <w:p w14:paraId="34A3BC90" w14:textId="77777777" w:rsidR="00A653CC" w:rsidRPr="00A653CC" w:rsidRDefault="00A653CC" w:rsidP="00A653CC">
      <w:pPr>
        <w:overflowPunct/>
        <w:autoSpaceDE/>
        <w:autoSpaceDN/>
        <w:adjustRightInd/>
        <w:spacing w:after="0" w:line="256" w:lineRule="auto"/>
        <w:textAlignment w:val="auto"/>
        <w:rPr>
          <w:rFonts w:ascii="Times" w:eastAsia="Calibri" w:hAnsi="Times" w:cs="Arial"/>
          <w:szCs w:val="24"/>
          <w:lang w:val="en-US" w:eastAsia="en-US"/>
        </w:rPr>
      </w:pPr>
      <w:r w:rsidRPr="00A653CC">
        <w:rPr>
          <w:rFonts w:ascii="Times" w:eastAsia="Calibri" w:hAnsi="Times" w:cs="Arial"/>
          <w:szCs w:val="24"/>
          <w:lang w:val="en-US" w:eastAsia="en-US"/>
        </w:rPr>
        <w:t>For evaluation purposes, expand the existing BS power model reference configuration with a set for ~7 GHz operation with the following parameters:</w:t>
      </w:r>
    </w:p>
    <w:tbl>
      <w:tblPr>
        <w:tblW w:w="4215" w:type="dxa"/>
        <w:jc w:val="center"/>
        <w:tblLayout w:type="fixed"/>
        <w:tblLook w:val="04A0" w:firstRow="1" w:lastRow="0" w:firstColumn="1" w:lastColumn="0" w:noHBand="0" w:noVBand="1"/>
      </w:tblPr>
      <w:tblGrid>
        <w:gridCol w:w="2130"/>
        <w:gridCol w:w="2085"/>
      </w:tblGrid>
      <w:tr w:rsidR="00A653CC" w:rsidRPr="00A653CC" w14:paraId="65366237" w14:textId="77777777" w:rsidTr="00233CF5">
        <w:trPr>
          <w:jc w:val="center"/>
        </w:trPr>
        <w:tc>
          <w:tcPr>
            <w:tcW w:w="2132" w:type="dxa"/>
            <w:tcBorders>
              <w:top w:val="single" w:sz="8" w:space="0" w:color="000000"/>
              <w:left w:val="single" w:sz="8" w:space="0" w:color="000000"/>
              <w:bottom w:val="single" w:sz="8" w:space="0" w:color="000000"/>
              <w:right w:val="single" w:sz="8" w:space="0" w:color="000000"/>
            </w:tcBorders>
            <w:hideMark/>
          </w:tcPr>
          <w:p w14:paraId="0885C133" w14:textId="77777777" w:rsidR="00A653CC" w:rsidRPr="00A653CC" w:rsidRDefault="00A653CC" w:rsidP="00A653CC">
            <w:pPr>
              <w:keepNext/>
              <w:keepLines/>
              <w:widowControl w:val="0"/>
              <w:tabs>
                <w:tab w:val="left" w:pos="720"/>
              </w:tabs>
              <w:overflowPunct/>
              <w:autoSpaceDE/>
              <w:autoSpaceDN/>
              <w:adjustRightInd/>
              <w:spacing w:after="0" w:line="256" w:lineRule="auto"/>
              <w:textAlignment w:val="auto"/>
              <w:rPr>
                <w:rFonts w:ascii="Times" w:eastAsia="DengXian" w:hAnsi="Times" w:cs="Arial"/>
                <w:sz w:val="18"/>
                <w:lang w:val="en-US" w:eastAsia="zh-CN"/>
              </w:rPr>
            </w:pPr>
            <w:r w:rsidRPr="00A653CC">
              <w:rPr>
                <w:rFonts w:ascii="Times" w:eastAsia="PMingLiU" w:hAnsi="Times" w:cs="Arial"/>
                <w:sz w:val="18"/>
                <w:lang w:val="en-US" w:eastAsia="en-US"/>
              </w:rPr>
              <w:t>Property</w:t>
            </w:r>
          </w:p>
        </w:tc>
        <w:tc>
          <w:tcPr>
            <w:tcW w:w="2088" w:type="dxa"/>
            <w:tcBorders>
              <w:top w:val="single" w:sz="8" w:space="0" w:color="000000"/>
              <w:left w:val="nil"/>
              <w:bottom w:val="single" w:sz="8" w:space="0" w:color="000000"/>
              <w:right w:val="single" w:sz="8" w:space="0" w:color="000000"/>
            </w:tcBorders>
            <w:tcMar>
              <w:top w:w="0" w:type="dxa"/>
              <w:left w:w="10" w:type="dxa"/>
              <w:bottom w:w="0" w:type="dxa"/>
              <w:right w:w="10" w:type="dxa"/>
            </w:tcMar>
            <w:hideMark/>
          </w:tcPr>
          <w:p w14:paraId="0E516FB0" w14:textId="77777777" w:rsidR="00A653CC" w:rsidRPr="00A653CC" w:rsidRDefault="00A653CC" w:rsidP="00A653CC">
            <w:pPr>
              <w:keepNext/>
              <w:keepLines/>
              <w:widowControl w:val="0"/>
              <w:tabs>
                <w:tab w:val="left" w:pos="720"/>
              </w:tabs>
              <w:overflowPunct/>
              <w:autoSpaceDE/>
              <w:autoSpaceDN/>
              <w:adjustRightInd/>
              <w:spacing w:after="0" w:line="256" w:lineRule="auto"/>
              <w:textAlignment w:val="auto"/>
              <w:rPr>
                <w:rFonts w:ascii="Times" w:eastAsia="PMingLiU" w:hAnsi="Times" w:cs="Arial"/>
                <w:sz w:val="18"/>
                <w:lang w:val="en-US" w:eastAsia="zh-CN"/>
              </w:rPr>
            </w:pPr>
            <w:r w:rsidRPr="00A653CC">
              <w:rPr>
                <w:rFonts w:ascii="Times" w:eastAsia="DengXian" w:hAnsi="Times" w:cs="Arial"/>
                <w:sz w:val="18"/>
                <w:lang w:val="en-US" w:eastAsia="zh-CN"/>
              </w:rPr>
              <w:t>C</w:t>
            </w:r>
            <w:r w:rsidRPr="00A653CC">
              <w:rPr>
                <w:rFonts w:ascii="Times" w:eastAsia="DengXian" w:hAnsi="Times" w:cs="Arial" w:hint="eastAsia"/>
                <w:sz w:val="18"/>
                <w:lang w:val="en-US" w:eastAsia="zh-CN"/>
              </w:rPr>
              <w:t xml:space="preserve">onfiguration for </w:t>
            </w:r>
            <w:r w:rsidRPr="00A653CC">
              <w:rPr>
                <w:rFonts w:ascii="Times" w:eastAsia="PMingLiU" w:hAnsi="Times" w:cs="Arial" w:hint="eastAsia"/>
                <w:sz w:val="18"/>
                <w:lang w:val="en-US" w:eastAsia="zh-CN"/>
              </w:rPr>
              <w:t>Set 4 around 7 GHz</w:t>
            </w:r>
          </w:p>
        </w:tc>
      </w:tr>
      <w:tr w:rsidR="00A653CC" w:rsidRPr="00A653CC" w14:paraId="78EC8063"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7262C96B"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Duplex</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52D60E39"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TDD</w:t>
            </w:r>
          </w:p>
        </w:tc>
      </w:tr>
      <w:tr w:rsidR="00A653CC" w:rsidRPr="00A653CC" w14:paraId="052D7027"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24065472"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BW</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21E26445"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zh-CN"/>
              </w:rPr>
            </w:pPr>
            <w:r w:rsidRPr="00A653CC">
              <w:rPr>
                <w:rFonts w:ascii="Times" w:eastAsia="PMingLiU" w:hAnsi="Times" w:cs="Arial"/>
                <w:sz w:val="18"/>
                <w:lang w:val="en-US" w:eastAsia="en-US"/>
              </w:rPr>
              <w:t>[</w:t>
            </w:r>
            <w:r w:rsidRPr="00A653CC">
              <w:rPr>
                <w:rFonts w:ascii="Times" w:eastAsia="PMingLiU" w:hAnsi="Times" w:cs="Arial" w:hint="eastAsia"/>
                <w:sz w:val="18"/>
                <w:lang w:val="zh-CN" w:eastAsia="zh-CN"/>
              </w:rPr>
              <w:t>1</w:t>
            </w:r>
            <w:r w:rsidRPr="00A653CC">
              <w:rPr>
                <w:rFonts w:ascii="Times" w:eastAsia="PMingLiU" w:hAnsi="Times" w:cs="Arial"/>
                <w:sz w:val="18"/>
                <w:lang w:val="en-US" w:eastAsia="en-US"/>
              </w:rPr>
              <w:t>0</w:t>
            </w:r>
            <w:r w:rsidRPr="00A653CC">
              <w:rPr>
                <w:rFonts w:ascii="Times" w:eastAsia="PMingLiU" w:hAnsi="Times" w:cs="Arial" w:hint="eastAsia"/>
                <w:sz w:val="18"/>
                <w:lang w:val="zh-CN" w:eastAsia="zh-CN"/>
              </w:rPr>
              <w:t>0</w:t>
            </w:r>
            <w:r w:rsidRPr="00A653CC">
              <w:rPr>
                <w:rFonts w:ascii="Times" w:eastAsia="PMingLiU" w:hAnsi="Times" w:cs="Arial"/>
                <w:sz w:val="18"/>
                <w:lang w:val="en-US" w:eastAsia="en-US"/>
              </w:rPr>
              <w:t>, 200, 400]</w:t>
            </w:r>
            <w:r w:rsidRPr="00A653CC">
              <w:rPr>
                <w:rFonts w:ascii="Times" w:eastAsia="PMingLiU" w:hAnsi="Times" w:cs="Arial" w:hint="eastAsia"/>
                <w:sz w:val="18"/>
                <w:lang w:val="zh-CN" w:eastAsia="zh-CN"/>
              </w:rPr>
              <w:t xml:space="preserve"> MHz </w:t>
            </w:r>
          </w:p>
        </w:tc>
      </w:tr>
      <w:tr w:rsidR="00A653CC" w:rsidRPr="00A653CC" w14:paraId="598B4BF7"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3B344DC7"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SCS</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60989B51"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zh-CN"/>
              </w:rPr>
            </w:pPr>
            <w:r w:rsidRPr="00A653CC">
              <w:rPr>
                <w:rFonts w:ascii="Times" w:eastAsia="PMingLiU" w:hAnsi="Times" w:cs="Arial"/>
                <w:sz w:val="18"/>
                <w:lang w:val="en-US" w:eastAsia="zh-CN"/>
              </w:rPr>
              <w:t>[</w:t>
            </w:r>
            <w:r w:rsidRPr="00A653CC">
              <w:rPr>
                <w:rFonts w:ascii="Times" w:eastAsia="PMingLiU" w:hAnsi="Times" w:cs="Arial" w:hint="eastAsia"/>
                <w:sz w:val="18"/>
                <w:lang w:val="zh-CN" w:eastAsia="zh-CN"/>
              </w:rPr>
              <w:t>30 kHz</w:t>
            </w:r>
            <w:r w:rsidRPr="00A653CC">
              <w:rPr>
                <w:rFonts w:ascii="Times" w:eastAsia="PMingLiU" w:hAnsi="Times" w:cs="Arial"/>
                <w:sz w:val="18"/>
                <w:lang w:val="en-US" w:eastAsia="zh-CN"/>
              </w:rPr>
              <w:t>, 60 kHz]</w:t>
            </w:r>
          </w:p>
        </w:tc>
      </w:tr>
      <w:tr w:rsidR="00A653CC" w:rsidRPr="00A653CC" w14:paraId="6855981D"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4FEE1EE4"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Number of TRP</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7D23FAB3"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1</w:t>
            </w:r>
          </w:p>
        </w:tc>
      </w:tr>
      <w:tr w:rsidR="00A653CC" w:rsidRPr="00A653CC" w14:paraId="7B65BA44"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36B990BD"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en-US"/>
              </w:rPr>
            </w:pPr>
            <w:r w:rsidRPr="00A653CC">
              <w:rPr>
                <w:rFonts w:ascii="Times" w:eastAsia="PMingLiU" w:hAnsi="Times" w:cs="Arial"/>
                <w:sz w:val="18"/>
                <w:lang w:val="en-US" w:eastAsia="en-US"/>
              </w:rPr>
              <w:t>Total number of DL TX RU</w:t>
            </w:r>
            <w:r w:rsidRPr="00A653CC">
              <w:rPr>
                <w:rFonts w:ascii="Times" w:eastAsia="PMingLiU" w:hAnsi="Times" w:cs="Arial"/>
                <w:sz w:val="14"/>
                <w:lang w:val="en-US" w:eastAsia="en-US"/>
              </w:rPr>
              <w:t>s</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07F27456"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en-US"/>
              </w:rPr>
            </w:pPr>
            <w:r w:rsidRPr="00A653CC">
              <w:rPr>
                <w:rFonts w:ascii="Times" w:eastAsia="PMingLiU" w:hAnsi="Times" w:cs="Arial"/>
                <w:sz w:val="18"/>
                <w:lang w:val="en-US" w:eastAsia="en-US"/>
              </w:rPr>
              <w:t>[</w:t>
            </w:r>
            <w:r w:rsidRPr="00A653CC">
              <w:rPr>
                <w:rFonts w:ascii="Times" w:eastAsia="PMingLiU" w:hAnsi="Times" w:cs="Arial" w:hint="eastAsia"/>
                <w:sz w:val="18"/>
                <w:lang w:val="zh-CN" w:eastAsia="zh-CN"/>
              </w:rPr>
              <w:t>1</w:t>
            </w:r>
            <w:r w:rsidRPr="00A653CC">
              <w:rPr>
                <w:rFonts w:ascii="Times" w:eastAsia="PMingLiU" w:hAnsi="Times" w:cs="Arial"/>
                <w:sz w:val="18"/>
                <w:lang w:val="en-US" w:eastAsia="en-US"/>
              </w:rPr>
              <w:t>28, 256]</w:t>
            </w:r>
          </w:p>
        </w:tc>
      </w:tr>
      <w:tr w:rsidR="00A653CC" w:rsidRPr="00A653CC" w14:paraId="2AE7BFFB" w14:textId="77777777" w:rsidTr="00233CF5">
        <w:trPr>
          <w:jc w:val="center"/>
        </w:trPr>
        <w:tc>
          <w:tcPr>
            <w:tcW w:w="2132" w:type="dxa"/>
            <w:tcBorders>
              <w:top w:val="nil"/>
              <w:left w:val="single" w:sz="8" w:space="0" w:color="000000"/>
              <w:bottom w:val="single" w:sz="8" w:space="0" w:color="000000"/>
              <w:right w:val="single" w:sz="8" w:space="0" w:color="000000"/>
            </w:tcBorders>
            <w:hideMark/>
          </w:tcPr>
          <w:p w14:paraId="08A7B74C"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hint="eastAsia"/>
                <w:sz w:val="18"/>
                <w:lang w:val="zh-CN" w:eastAsia="zh-CN"/>
              </w:rPr>
              <w:t>Total DL power level</w:t>
            </w:r>
          </w:p>
        </w:tc>
        <w:tc>
          <w:tcPr>
            <w:tcW w:w="2088" w:type="dxa"/>
            <w:tcBorders>
              <w:top w:val="nil"/>
              <w:left w:val="nil"/>
              <w:bottom w:val="single" w:sz="8" w:space="0" w:color="000000"/>
              <w:right w:val="single" w:sz="8" w:space="0" w:color="000000"/>
            </w:tcBorders>
            <w:tcMar>
              <w:top w:w="0" w:type="dxa"/>
              <w:left w:w="10" w:type="dxa"/>
              <w:bottom w:w="0" w:type="dxa"/>
              <w:right w:w="10" w:type="dxa"/>
            </w:tcMar>
            <w:hideMark/>
          </w:tcPr>
          <w:p w14:paraId="252F8400"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zh-CN" w:eastAsia="zh-CN"/>
              </w:rPr>
            </w:pPr>
            <w:r w:rsidRPr="00A653CC">
              <w:rPr>
                <w:rFonts w:ascii="Times" w:eastAsia="PMingLiU" w:hAnsi="Times" w:cs="Arial"/>
                <w:sz w:val="18"/>
                <w:lang w:val="en-US" w:eastAsia="en-US"/>
              </w:rPr>
              <w:t>[</w:t>
            </w:r>
            <w:r w:rsidRPr="00A653CC">
              <w:rPr>
                <w:rFonts w:ascii="Times" w:eastAsia="PMingLiU" w:hAnsi="Times" w:cs="Arial" w:hint="eastAsia"/>
                <w:sz w:val="18"/>
                <w:lang w:val="zh-CN" w:eastAsia="zh-CN"/>
              </w:rPr>
              <w:t>56</w:t>
            </w:r>
            <w:r w:rsidRPr="00A653CC">
              <w:rPr>
                <w:rFonts w:ascii="Times" w:eastAsia="PMingLiU" w:hAnsi="Times" w:cs="Arial"/>
                <w:sz w:val="18"/>
                <w:lang w:val="en-US" w:eastAsia="en-US"/>
              </w:rPr>
              <w:t>]</w:t>
            </w:r>
            <w:r w:rsidRPr="00A653CC">
              <w:rPr>
                <w:rFonts w:ascii="Times" w:eastAsia="PMingLiU" w:hAnsi="Times" w:cs="Arial" w:hint="eastAsia"/>
                <w:sz w:val="18"/>
                <w:lang w:val="zh-CN" w:eastAsia="zh-CN"/>
              </w:rPr>
              <w:t xml:space="preserve"> dBm</w:t>
            </w:r>
          </w:p>
        </w:tc>
      </w:tr>
      <w:tr w:rsidR="00A653CC" w:rsidRPr="00A653CC" w14:paraId="1F93434A" w14:textId="77777777" w:rsidTr="00233CF5">
        <w:trPr>
          <w:jc w:val="center"/>
        </w:trPr>
        <w:tc>
          <w:tcPr>
            <w:tcW w:w="2132" w:type="dxa"/>
            <w:tcBorders>
              <w:top w:val="nil"/>
              <w:left w:val="single" w:sz="8" w:space="0" w:color="000000"/>
              <w:bottom w:val="single" w:sz="4" w:space="0" w:color="000000"/>
              <w:right w:val="single" w:sz="8" w:space="0" w:color="000000"/>
            </w:tcBorders>
            <w:hideMark/>
          </w:tcPr>
          <w:p w14:paraId="17BCBAB5"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en-US"/>
              </w:rPr>
            </w:pPr>
            <w:r w:rsidRPr="00A653CC">
              <w:rPr>
                <w:rFonts w:ascii="Times" w:eastAsia="PMingLiU" w:hAnsi="Times" w:cs="Arial"/>
                <w:sz w:val="18"/>
                <w:lang w:val="en-US" w:eastAsia="en-US"/>
              </w:rPr>
              <w:t>Total number of UL Rx RUs</w:t>
            </w:r>
          </w:p>
        </w:tc>
        <w:tc>
          <w:tcPr>
            <w:tcW w:w="2088" w:type="dxa"/>
            <w:tcBorders>
              <w:top w:val="nil"/>
              <w:left w:val="nil"/>
              <w:bottom w:val="single" w:sz="4" w:space="0" w:color="000000"/>
              <w:right w:val="single" w:sz="8" w:space="0" w:color="000000"/>
            </w:tcBorders>
            <w:tcMar>
              <w:top w:w="0" w:type="dxa"/>
              <w:left w:w="10" w:type="dxa"/>
              <w:bottom w:w="0" w:type="dxa"/>
              <w:right w:w="10" w:type="dxa"/>
            </w:tcMar>
            <w:hideMark/>
          </w:tcPr>
          <w:p w14:paraId="3E535FE9" w14:textId="77777777" w:rsidR="00A653CC" w:rsidRPr="00A653CC" w:rsidRDefault="00A653CC" w:rsidP="00A653CC">
            <w:pPr>
              <w:keepNext/>
              <w:keepLines/>
              <w:widowControl w:val="0"/>
              <w:overflowPunct/>
              <w:autoSpaceDE/>
              <w:autoSpaceDN/>
              <w:adjustRightInd/>
              <w:spacing w:after="0" w:line="256" w:lineRule="auto"/>
              <w:textAlignment w:val="auto"/>
              <w:rPr>
                <w:rFonts w:ascii="Times" w:eastAsia="PMingLiU" w:hAnsi="Times" w:cs="Arial"/>
                <w:sz w:val="18"/>
                <w:lang w:val="en-US" w:eastAsia="en-US"/>
              </w:rPr>
            </w:pPr>
            <w:r w:rsidRPr="00A653CC">
              <w:rPr>
                <w:rFonts w:ascii="Times" w:eastAsia="PMingLiU" w:hAnsi="Times" w:cs="Arial"/>
                <w:sz w:val="18"/>
                <w:lang w:val="en-US" w:eastAsia="en-US"/>
              </w:rPr>
              <w:t>[</w:t>
            </w:r>
            <w:r w:rsidRPr="00A653CC">
              <w:rPr>
                <w:rFonts w:ascii="Times" w:eastAsia="PMingLiU" w:hAnsi="Times" w:cs="Arial" w:hint="eastAsia"/>
                <w:sz w:val="18"/>
                <w:lang w:val="zh-CN" w:eastAsia="zh-CN"/>
              </w:rPr>
              <w:t>1</w:t>
            </w:r>
            <w:r w:rsidRPr="00A653CC">
              <w:rPr>
                <w:rFonts w:ascii="Times" w:eastAsia="PMingLiU" w:hAnsi="Times" w:cs="Arial"/>
                <w:sz w:val="18"/>
                <w:lang w:val="en-US" w:eastAsia="en-US"/>
              </w:rPr>
              <w:t>28, 256]</w:t>
            </w:r>
          </w:p>
        </w:tc>
      </w:tr>
    </w:tbl>
    <w:p w14:paraId="26364A8F" w14:textId="77777777" w:rsidR="00E81B82" w:rsidRDefault="00E81B82" w:rsidP="00A653CC">
      <w:pPr>
        <w:overflowPunct/>
        <w:autoSpaceDE/>
        <w:autoSpaceDN/>
        <w:adjustRightInd/>
        <w:spacing w:after="0" w:line="256" w:lineRule="auto"/>
        <w:textAlignment w:val="auto"/>
        <w:rPr>
          <w:rFonts w:ascii="Times" w:eastAsia="DengXian" w:hAnsi="Times" w:cs="Arial"/>
          <w:szCs w:val="24"/>
          <w:lang w:val="en-US" w:eastAsia="zh-CN"/>
        </w:rPr>
      </w:pPr>
    </w:p>
    <w:p w14:paraId="6F8938F5" w14:textId="49719A39" w:rsidR="00A653CC" w:rsidRPr="00A653CC" w:rsidRDefault="00A653CC" w:rsidP="00A653CC">
      <w:pPr>
        <w:overflowPunct/>
        <w:autoSpaceDE/>
        <w:autoSpaceDN/>
        <w:adjustRightInd/>
        <w:spacing w:after="0" w:line="256" w:lineRule="auto"/>
        <w:textAlignment w:val="auto"/>
        <w:rPr>
          <w:rFonts w:ascii="Times" w:eastAsia="PMingLiU" w:hAnsi="Times" w:cs="Arial"/>
          <w:szCs w:val="24"/>
          <w:lang w:val="en-US" w:eastAsia="zh-TW"/>
        </w:rPr>
      </w:pPr>
      <w:r w:rsidRPr="00A653CC">
        <w:rPr>
          <w:rFonts w:ascii="Times" w:eastAsia="DengXian" w:hAnsi="Times" w:cs="Arial" w:hint="eastAsia"/>
          <w:szCs w:val="24"/>
          <w:lang w:val="en-US" w:eastAsia="zh-CN"/>
        </w:rPr>
        <w:t>Note</w:t>
      </w:r>
      <w:r w:rsidRPr="00A653CC">
        <w:rPr>
          <w:rFonts w:ascii="Times" w:eastAsia="PMingLiU" w:hAnsi="Times" w:cs="Arial"/>
          <w:szCs w:val="24"/>
          <w:lang w:val="en-US" w:eastAsia="zh-TW"/>
        </w:rPr>
        <w:t xml:space="preserve">: </w:t>
      </w:r>
      <w:r w:rsidRPr="00A653CC">
        <w:rPr>
          <w:rFonts w:ascii="Times" w:eastAsia="DengXian" w:hAnsi="Times" w:cs="Arial" w:hint="eastAsia"/>
          <w:szCs w:val="24"/>
          <w:lang w:val="en-US" w:eastAsia="zh-CN"/>
        </w:rPr>
        <w:t>B</w:t>
      </w:r>
      <w:r w:rsidRPr="00A653CC">
        <w:rPr>
          <w:rFonts w:ascii="Times" w:eastAsia="PMingLiU" w:hAnsi="Times" w:cs="Arial"/>
          <w:szCs w:val="24"/>
          <w:lang w:val="en-US" w:eastAsia="zh-TW"/>
        </w:rPr>
        <w:t xml:space="preserve">racketed values </w:t>
      </w:r>
      <w:r w:rsidRPr="00A653CC">
        <w:rPr>
          <w:rFonts w:ascii="Times" w:eastAsia="DengXian" w:hAnsi="Times" w:cs="Arial" w:hint="eastAsia"/>
          <w:szCs w:val="24"/>
          <w:lang w:val="en-US" w:eastAsia="zh-CN"/>
        </w:rPr>
        <w:t>to be confirmed</w:t>
      </w:r>
      <w:r w:rsidRPr="00A653CC">
        <w:rPr>
          <w:rFonts w:ascii="Times" w:eastAsia="PMingLiU" w:hAnsi="Times" w:cs="Arial"/>
          <w:szCs w:val="24"/>
          <w:lang w:val="en-US" w:eastAsia="zh-TW"/>
        </w:rPr>
        <w:t xml:space="preserve">. Other values </w:t>
      </w:r>
      <w:r w:rsidRPr="00A653CC">
        <w:rPr>
          <w:rFonts w:ascii="Times" w:eastAsia="DengXian" w:hAnsi="Times" w:cs="Arial" w:hint="eastAsia"/>
          <w:szCs w:val="24"/>
          <w:lang w:val="en-US" w:eastAsia="zh-CN"/>
        </w:rPr>
        <w:t xml:space="preserve">are </w:t>
      </w:r>
      <w:r w:rsidRPr="00A653CC">
        <w:rPr>
          <w:rFonts w:ascii="Times" w:eastAsia="PMingLiU" w:hAnsi="Times" w:cs="Arial"/>
          <w:szCs w:val="24"/>
          <w:lang w:val="en-US" w:eastAsia="zh-TW"/>
        </w:rPr>
        <w:t>not precluded.</w:t>
      </w:r>
    </w:p>
    <w:p w14:paraId="7E5B0F5A" w14:textId="77777777" w:rsidR="00A653CC" w:rsidRPr="00A653CC" w:rsidRDefault="00A653CC" w:rsidP="00A653CC">
      <w:pPr>
        <w:overflowPunct/>
        <w:autoSpaceDE/>
        <w:autoSpaceDN/>
        <w:adjustRightInd/>
        <w:spacing w:after="0"/>
        <w:textAlignment w:val="auto"/>
        <w:rPr>
          <w:rFonts w:ascii="Times" w:eastAsia="PMingLiU" w:hAnsi="Times"/>
          <w:szCs w:val="24"/>
          <w:lang w:val="en-US" w:eastAsia="zh-TW"/>
        </w:rPr>
      </w:pPr>
      <w:r w:rsidRPr="00A653CC">
        <w:rPr>
          <w:rFonts w:ascii="Times" w:eastAsia="PMingLiU" w:hAnsi="Times" w:cs="Arial"/>
          <w:szCs w:val="24"/>
          <w:lang w:val="en-US" w:eastAsia="zh-TW"/>
        </w:rPr>
        <w:t>The above configuration has no implication on supported BW, SCS for 6GR.</w:t>
      </w:r>
    </w:p>
    <w:p w14:paraId="6B66D9CD" w14:textId="77777777" w:rsidR="00A653CC" w:rsidRPr="00A653CC" w:rsidRDefault="00A653CC" w:rsidP="00A653CC">
      <w:pPr>
        <w:overflowPunct/>
        <w:autoSpaceDE/>
        <w:autoSpaceDN/>
        <w:adjustRightInd/>
        <w:spacing w:after="0"/>
        <w:textAlignment w:val="auto"/>
        <w:rPr>
          <w:rFonts w:ascii="Times" w:eastAsia="DengXian" w:hAnsi="Times"/>
          <w:i/>
          <w:iCs/>
          <w:szCs w:val="24"/>
          <w:lang w:val="en-US" w:eastAsia="zh-CN"/>
        </w:rPr>
      </w:pPr>
    </w:p>
    <w:p w14:paraId="63BE74CC" w14:textId="77777777" w:rsidR="00A653CC" w:rsidRPr="00A653CC" w:rsidRDefault="00A653CC" w:rsidP="00A653CC">
      <w:pPr>
        <w:overflowPunct/>
        <w:autoSpaceDE/>
        <w:autoSpaceDN/>
        <w:adjustRightInd/>
        <w:spacing w:after="0"/>
        <w:textAlignment w:val="auto"/>
        <w:rPr>
          <w:rFonts w:ascii="Times" w:eastAsia="DengXian" w:hAnsi="Times"/>
          <w:szCs w:val="24"/>
          <w:highlight w:val="green"/>
          <w:lang w:val="en-US" w:eastAsia="zh-CN"/>
        </w:rPr>
      </w:pPr>
      <w:r w:rsidRPr="00A653CC">
        <w:rPr>
          <w:rFonts w:ascii="Times" w:eastAsia="DengXian" w:hAnsi="Times" w:hint="eastAsia"/>
          <w:szCs w:val="24"/>
          <w:highlight w:val="green"/>
          <w:lang w:val="en-US" w:eastAsia="zh-CN"/>
        </w:rPr>
        <w:t>Agreement</w:t>
      </w:r>
    </w:p>
    <w:p w14:paraId="1C93A288" w14:textId="77777777" w:rsidR="00A653CC" w:rsidRPr="00A653CC" w:rsidRDefault="00A653CC" w:rsidP="00A653CC">
      <w:pPr>
        <w:overflowPunct/>
        <w:autoSpaceDE/>
        <w:autoSpaceDN/>
        <w:adjustRightInd/>
        <w:spacing w:after="0" w:line="254" w:lineRule="auto"/>
        <w:textAlignment w:val="auto"/>
        <w:rPr>
          <w:rFonts w:ascii="Times" w:eastAsia="DengXian" w:hAnsi="Times" w:cs="Arial"/>
          <w:szCs w:val="24"/>
          <w:lang w:val="en-US" w:eastAsia="zh-CN"/>
        </w:rPr>
      </w:pPr>
      <w:r w:rsidRPr="00A653CC">
        <w:rPr>
          <w:rFonts w:ascii="Times" w:eastAsia="DengXian" w:hAnsi="Times" w:cs="Arial"/>
          <w:szCs w:val="24"/>
          <w:lang w:val="en-US" w:eastAsia="zh-CN"/>
        </w:rPr>
        <w:t>Study whether/how to further update the BS model considering the following aspects, e.g.,</w:t>
      </w:r>
    </w:p>
    <w:p w14:paraId="66CF0EE0" w14:textId="77777777" w:rsidR="00A653CC" w:rsidRPr="00A653CC" w:rsidRDefault="00A653CC" w:rsidP="00CD03E8">
      <w:pPr>
        <w:numPr>
          <w:ilvl w:val="0"/>
          <w:numId w:val="113"/>
        </w:numPr>
        <w:overflowPunct/>
        <w:autoSpaceDE/>
        <w:autoSpaceDN/>
        <w:adjustRightInd/>
        <w:spacing w:after="0" w:line="254" w:lineRule="auto"/>
        <w:textAlignment w:val="auto"/>
        <w:rPr>
          <w:rFonts w:ascii="Times" w:eastAsia="DengXian" w:hAnsi="Times" w:cs="Arial"/>
          <w:szCs w:val="24"/>
          <w:lang w:val="en-US" w:eastAsia="zh-CN"/>
        </w:rPr>
      </w:pPr>
      <w:r w:rsidRPr="00A653CC">
        <w:rPr>
          <w:rFonts w:ascii="Times" w:eastAsia="DengXian" w:hAnsi="Times" w:cs="Arial"/>
          <w:szCs w:val="24"/>
          <w:lang w:val="en-US" w:eastAsia="zh-CN"/>
        </w:rPr>
        <w:t>Whether to downselect between Cat.1 and Cat. 2,</w:t>
      </w:r>
    </w:p>
    <w:p w14:paraId="307A8E8D" w14:textId="77777777" w:rsidR="00A653CC" w:rsidRPr="00A653CC" w:rsidRDefault="00A653CC" w:rsidP="00CD03E8">
      <w:pPr>
        <w:numPr>
          <w:ilvl w:val="0"/>
          <w:numId w:val="113"/>
        </w:numPr>
        <w:overflowPunct/>
        <w:autoSpaceDE/>
        <w:autoSpaceDN/>
        <w:adjustRightInd/>
        <w:spacing w:after="0" w:line="254" w:lineRule="auto"/>
        <w:textAlignment w:val="auto"/>
        <w:rPr>
          <w:rFonts w:ascii="Times" w:eastAsia="DengXian" w:hAnsi="Times" w:cs="Arial"/>
          <w:szCs w:val="24"/>
          <w:lang w:val="en-US" w:eastAsia="zh-CN"/>
        </w:rPr>
      </w:pPr>
      <w:r w:rsidRPr="00A653CC">
        <w:rPr>
          <w:rFonts w:ascii="Times" w:eastAsia="DengXian" w:hAnsi="Times" w:cs="Arial"/>
          <w:szCs w:val="24"/>
          <w:lang w:val="en-US" w:eastAsia="zh-CN"/>
        </w:rPr>
        <w:t>Updates of parameter values (including defining a new Cat),</w:t>
      </w:r>
    </w:p>
    <w:p w14:paraId="68BB95A1" w14:textId="77777777" w:rsidR="00A653CC" w:rsidRPr="00A653CC" w:rsidRDefault="00A653CC" w:rsidP="00CD03E8">
      <w:pPr>
        <w:numPr>
          <w:ilvl w:val="0"/>
          <w:numId w:val="113"/>
        </w:numPr>
        <w:overflowPunct/>
        <w:autoSpaceDE/>
        <w:autoSpaceDN/>
        <w:adjustRightInd/>
        <w:spacing w:after="0" w:line="254" w:lineRule="auto"/>
        <w:textAlignment w:val="auto"/>
        <w:rPr>
          <w:rFonts w:ascii="Times" w:eastAsia="DengXian" w:hAnsi="Times" w:cs="Arial"/>
          <w:szCs w:val="24"/>
          <w:lang w:val="en-US" w:eastAsia="zh-CN"/>
        </w:rPr>
      </w:pPr>
      <w:r w:rsidRPr="00A653CC">
        <w:rPr>
          <w:rFonts w:ascii="Times" w:eastAsia="DengXian" w:hAnsi="Times" w:cs="Arial"/>
          <w:szCs w:val="24"/>
          <w:lang w:val="en-US" w:eastAsia="zh-CN"/>
        </w:rPr>
        <w:t>Updates of power scaling, power states (including additional PSs)</w:t>
      </w:r>
    </w:p>
    <w:p w14:paraId="7F683C98" w14:textId="77777777" w:rsidR="00A653CC" w:rsidRPr="00A653CC" w:rsidRDefault="00A653CC" w:rsidP="00CD03E8">
      <w:pPr>
        <w:numPr>
          <w:ilvl w:val="0"/>
          <w:numId w:val="113"/>
        </w:numPr>
        <w:overflowPunct/>
        <w:autoSpaceDE/>
        <w:autoSpaceDN/>
        <w:adjustRightInd/>
        <w:spacing w:after="0" w:line="254" w:lineRule="auto"/>
        <w:textAlignment w:val="auto"/>
        <w:rPr>
          <w:rFonts w:ascii="Times" w:eastAsia="DengXian" w:hAnsi="Times" w:cs="Arial"/>
          <w:szCs w:val="24"/>
          <w:lang w:val="en-US" w:eastAsia="zh-CN"/>
        </w:rPr>
      </w:pPr>
      <w:r w:rsidRPr="00A653CC">
        <w:rPr>
          <w:rFonts w:ascii="Times" w:eastAsia="DengXian" w:hAnsi="Times" w:cs="Arial"/>
          <w:szCs w:val="24"/>
          <w:lang w:val="en-US" w:eastAsia="zh-CN"/>
        </w:rPr>
        <w:t>Etc.</w:t>
      </w:r>
    </w:p>
    <w:p w14:paraId="5CE97DC4"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DengXian" w:hAnsi="Times" w:cs="Arial"/>
          <w:szCs w:val="24"/>
          <w:lang w:eastAsia="zh-CN"/>
        </w:rPr>
      </w:pPr>
      <w:r w:rsidRPr="00A653CC">
        <w:rPr>
          <w:rFonts w:ascii="Times" w:eastAsia="DengXian" w:hAnsi="Times" w:cs="Arial" w:hint="eastAsia"/>
          <w:szCs w:val="24"/>
          <w:lang w:eastAsia="zh-CN"/>
        </w:rPr>
        <w:t xml:space="preserve">Note: </w:t>
      </w:r>
      <w:r w:rsidRPr="00A653CC">
        <w:rPr>
          <w:rFonts w:ascii="Times" w:eastAsia="Calibri" w:hAnsi="Times" w:cs="Arial"/>
          <w:szCs w:val="24"/>
          <w:lang w:eastAsia="zh-CN"/>
        </w:rPr>
        <w:t>The defined BS power models does not preclude use case-specific enhancements regarding, e.g., multi-TRP, SBFD, multi-carrier etc</w:t>
      </w:r>
    </w:p>
    <w:p w14:paraId="048AAD6F" w14:textId="77777777" w:rsidR="00A653CC" w:rsidRPr="00A653CC" w:rsidRDefault="00A653CC" w:rsidP="00A653CC">
      <w:pPr>
        <w:overflowPunct/>
        <w:autoSpaceDE/>
        <w:autoSpaceDN/>
        <w:adjustRightInd/>
        <w:spacing w:after="0"/>
        <w:textAlignment w:val="auto"/>
        <w:rPr>
          <w:rFonts w:ascii="Times" w:eastAsia="DengXian" w:hAnsi="Times"/>
          <w:i/>
          <w:iCs/>
          <w:szCs w:val="24"/>
          <w:lang w:eastAsia="zh-CN"/>
        </w:rPr>
      </w:pPr>
    </w:p>
    <w:p w14:paraId="572C3E02" w14:textId="77777777" w:rsidR="00A653CC" w:rsidRPr="00A653CC" w:rsidRDefault="00A653CC" w:rsidP="00A653CC">
      <w:pPr>
        <w:overflowPunct/>
        <w:autoSpaceDE/>
        <w:autoSpaceDN/>
        <w:adjustRightInd/>
        <w:spacing w:after="0"/>
        <w:textAlignment w:val="auto"/>
        <w:rPr>
          <w:rFonts w:eastAsia="DengXian"/>
          <w:szCs w:val="24"/>
          <w:highlight w:val="green"/>
          <w:lang w:eastAsia="zh-CN"/>
        </w:rPr>
      </w:pPr>
      <w:r w:rsidRPr="00A653CC">
        <w:rPr>
          <w:rFonts w:eastAsia="DengXian" w:hint="eastAsia"/>
          <w:szCs w:val="24"/>
          <w:highlight w:val="green"/>
          <w:lang w:eastAsia="zh-CN"/>
        </w:rPr>
        <w:t>Agreement</w:t>
      </w:r>
    </w:p>
    <w:p w14:paraId="5753C5E4" w14:textId="77777777" w:rsidR="00A653CC" w:rsidRPr="00A653CC" w:rsidRDefault="00A653CC" w:rsidP="00A653CC">
      <w:pPr>
        <w:overflowPunct/>
        <w:autoSpaceDE/>
        <w:autoSpaceDN/>
        <w:adjustRightInd/>
        <w:spacing w:after="0" w:line="256" w:lineRule="auto"/>
        <w:textAlignment w:val="auto"/>
        <w:rPr>
          <w:rFonts w:ascii="Times" w:eastAsia="Calibri" w:hAnsi="Times" w:cs="Arial"/>
          <w:szCs w:val="24"/>
          <w:lang w:val="en-US" w:eastAsia="en-US"/>
        </w:rPr>
      </w:pPr>
      <w:r w:rsidRPr="00A653CC">
        <w:rPr>
          <w:rFonts w:ascii="Times" w:eastAsia="Calibri" w:hAnsi="Times" w:cs="Arial"/>
          <w:szCs w:val="24"/>
          <w:lang w:eastAsia="en-US"/>
        </w:rPr>
        <w:t>Study and evaluate</w:t>
      </w:r>
      <w:r w:rsidRPr="00A653CC">
        <w:rPr>
          <w:rFonts w:ascii="Times" w:eastAsia="Calibri" w:hAnsi="Times" w:cs="Arial"/>
          <w:color w:val="FF0000"/>
          <w:szCs w:val="24"/>
          <w:lang w:eastAsia="en-US"/>
        </w:rPr>
        <w:t xml:space="preserve"> </w:t>
      </w:r>
      <w:r w:rsidRPr="00A653CC">
        <w:rPr>
          <w:rFonts w:ascii="Times" w:eastAsia="Calibri" w:hAnsi="Times" w:cs="Arial"/>
          <w:szCs w:val="24"/>
          <w:lang w:eastAsia="en-US"/>
        </w:rPr>
        <w:t xml:space="preserve">NW energy savings </w:t>
      </w:r>
      <w:r w:rsidRPr="00A653CC">
        <w:rPr>
          <w:rFonts w:ascii="Times" w:eastAsia="DengXian" w:hAnsi="Times" w:cs="Arial" w:hint="eastAsia"/>
          <w:szCs w:val="24"/>
          <w:lang w:eastAsia="zh-CN"/>
        </w:rPr>
        <w:t xml:space="preserve">and the impact on </w:t>
      </w:r>
      <w:r w:rsidRPr="00A653CC">
        <w:rPr>
          <w:rFonts w:ascii="Times" w:eastAsia="Calibri" w:hAnsi="Times" w:cs="Arial"/>
          <w:szCs w:val="24"/>
          <w:lang w:eastAsia="en-US"/>
        </w:rPr>
        <w:t xml:space="preserve">UE performance and user experience </w:t>
      </w:r>
      <w:r w:rsidRPr="00A653CC">
        <w:rPr>
          <w:rFonts w:ascii="Times" w:eastAsia="DengXian" w:hAnsi="Times" w:cs="Arial" w:hint="eastAsia"/>
          <w:szCs w:val="24"/>
          <w:lang w:eastAsia="zh-CN"/>
        </w:rPr>
        <w:t>with</w:t>
      </w:r>
      <w:r w:rsidRPr="00A653CC">
        <w:rPr>
          <w:rFonts w:ascii="Times" w:eastAsia="Calibri" w:hAnsi="Times" w:cs="Arial"/>
          <w:szCs w:val="24"/>
          <w:lang w:eastAsia="en-US"/>
        </w:rPr>
        <w:t xml:space="preserve"> </w:t>
      </w:r>
      <w:r w:rsidRPr="00A653CC">
        <w:rPr>
          <w:rFonts w:ascii="Times" w:eastAsia="DengXian" w:hAnsi="Times" w:cs="Arial" w:hint="eastAsia"/>
          <w:szCs w:val="24"/>
          <w:lang w:eastAsia="zh-CN"/>
        </w:rPr>
        <w:t>respect to</w:t>
      </w:r>
      <w:r w:rsidRPr="00A653CC">
        <w:rPr>
          <w:rFonts w:ascii="Times" w:eastAsia="Calibri" w:hAnsi="Times" w:cs="Arial"/>
          <w:szCs w:val="24"/>
          <w:lang w:eastAsia="en-US"/>
        </w:rPr>
        <w:t xml:space="preserve"> </w:t>
      </w:r>
      <w:r w:rsidRPr="00A653CC">
        <w:rPr>
          <w:rFonts w:ascii="Times" w:eastAsia="DengXian" w:hAnsi="Times" w:cs="Arial" w:hint="eastAsia"/>
          <w:szCs w:val="24"/>
          <w:lang w:eastAsia="zh-CN"/>
        </w:rPr>
        <w:t xml:space="preserve">20ms and longer </w:t>
      </w:r>
      <w:r w:rsidRPr="00A653CC">
        <w:rPr>
          <w:rFonts w:ascii="Times" w:eastAsia="Calibri" w:hAnsi="Times" w:cs="Arial"/>
          <w:szCs w:val="24"/>
          <w:lang w:eastAsia="en-US"/>
        </w:rPr>
        <w:t>periodicit</w:t>
      </w:r>
      <w:r w:rsidRPr="00A653CC">
        <w:rPr>
          <w:rFonts w:ascii="Times" w:eastAsia="DengXian" w:hAnsi="Times" w:cs="Arial" w:hint="eastAsia"/>
          <w:szCs w:val="24"/>
          <w:lang w:eastAsia="zh-CN"/>
        </w:rPr>
        <w:t>ies</w:t>
      </w:r>
      <w:r w:rsidRPr="00A653CC">
        <w:rPr>
          <w:rFonts w:ascii="Times" w:eastAsia="Calibri" w:hAnsi="Times" w:cs="Arial"/>
          <w:szCs w:val="24"/>
          <w:lang w:eastAsia="en-US"/>
        </w:rPr>
        <w:t xml:space="preserve"> of sync signal(s)</w:t>
      </w:r>
      <w:r w:rsidRPr="00A653CC">
        <w:rPr>
          <w:rFonts w:ascii="Times" w:eastAsia="DengXian" w:hAnsi="Times" w:cs="Arial" w:hint="eastAsia"/>
          <w:szCs w:val="24"/>
          <w:lang w:eastAsia="zh-CN"/>
        </w:rPr>
        <w:t xml:space="preserve"> at least</w:t>
      </w:r>
      <w:r w:rsidRPr="00A653CC">
        <w:rPr>
          <w:rFonts w:ascii="Times" w:eastAsia="Calibri" w:hAnsi="Times" w:cs="Arial"/>
          <w:szCs w:val="24"/>
          <w:lang w:eastAsia="en-US"/>
        </w:rPr>
        <w:t xml:space="preserve"> for initial access</w:t>
      </w:r>
      <w:r w:rsidRPr="00A653CC">
        <w:rPr>
          <w:rFonts w:ascii="Times" w:eastAsia="DengXian" w:hAnsi="Times" w:cs="Arial" w:hint="eastAsia"/>
          <w:szCs w:val="24"/>
          <w:lang w:eastAsia="zh-CN"/>
        </w:rPr>
        <w:t xml:space="preserve"> with the following consideration, but not limited to</w:t>
      </w:r>
      <w:r w:rsidRPr="00A653CC">
        <w:rPr>
          <w:rFonts w:ascii="Times" w:eastAsia="Calibri" w:hAnsi="Times" w:cs="Arial"/>
          <w:szCs w:val="24"/>
          <w:lang w:val="en-US" w:eastAsia="en-US"/>
        </w:rPr>
        <w:t>:</w:t>
      </w:r>
    </w:p>
    <w:p w14:paraId="43DB9CA3"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Calibri" w:hAnsi="Times" w:cs="Arial"/>
          <w:szCs w:val="24"/>
          <w:lang w:val="en-US" w:eastAsia="zh-CN"/>
        </w:rPr>
      </w:pPr>
      <w:r w:rsidRPr="00A653CC">
        <w:rPr>
          <w:rFonts w:ascii="Times" w:eastAsia="Calibri" w:hAnsi="Times" w:cs="Arial"/>
          <w:szCs w:val="24"/>
          <w:lang w:val="en-US" w:eastAsia="zh-CN"/>
        </w:rPr>
        <w:t>BS assumptions:</w:t>
      </w:r>
    </w:p>
    <w:p w14:paraId="5B14E6C4"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Cell-common signaling (e.g., sync signal(s),</w:t>
      </w:r>
      <w:r w:rsidRPr="00A653CC">
        <w:rPr>
          <w:rFonts w:ascii="Times" w:eastAsia="DengXian" w:hAnsi="Times" w:cs="Arial" w:hint="eastAsia"/>
          <w:szCs w:val="24"/>
          <w:lang w:val="en-US" w:eastAsia="zh-CN"/>
        </w:rPr>
        <w:t xml:space="preserve"> broadcast PDCCH,</w:t>
      </w:r>
      <w:r w:rsidRPr="00A653CC">
        <w:rPr>
          <w:rFonts w:ascii="Times" w:eastAsia="Calibri" w:hAnsi="Times" w:cs="Arial"/>
          <w:szCs w:val="24"/>
          <w:lang w:val="en-US" w:eastAsia="zh-CN"/>
        </w:rPr>
        <w:t xml:space="preserve"> SIB-1, SIB, paging, PRACH), e.g.,</w:t>
      </w:r>
    </w:p>
    <w:p w14:paraId="4BE5C6F8"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Clustered provisioning of different cell-common signaling,</w:t>
      </w:r>
    </w:p>
    <w:p w14:paraId="490EE2CC"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On-demand provisioning of different cell-common signaling,</w:t>
      </w:r>
    </w:p>
    <w:p w14:paraId="5B1F899E"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UE-specific signaling (for low, light, medium loads), e.g.,</w:t>
      </w:r>
    </w:p>
    <w:p w14:paraId="63EF669C"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Clustered provisioning with cell-common signaling,</w:t>
      </w:r>
    </w:p>
    <w:p w14:paraId="7240644E"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Unclustered provisioning with cell-common signaling,</w:t>
      </w:r>
    </w:p>
    <w:p w14:paraId="2B550B49"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Calibri" w:hAnsi="Times" w:cs="Arial"/>
          <w:szCs w:val="24"/>
          <w:lang w:val="en-US" w:eastAsia="zh-CN"/>
        </w:rPr>
      </w:pPr>
      <w:r w:rsidRPr="00A653CC">
        <w:rPr>
          <w:rFonts w:ascii="Times" w:eastAsia="Calibri" w:hAnsi="Times" w:cs="Arial"/>
          <w:szCs w:val="24"/>
          <w:lang w:val="en-US" w:eastAsia="zh-CN"/>
        </w:rPr>
        <w:t>UE impact:</w:t>
      </w:r>
    </w:p>
    <w:p w14:paraId="789EA83D"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 xml:space="preserve">Cell search complexity and latency, </w:t>
      </w:r>
      <w:r w:rsidRPr="00A653CC">
        <w:rPr>
          <w:rFonts w:ascii="Times" w:eastAsia="DengXian" w:hAnsi="Times" w:cs="Arial" w:hint="eastAsia"/>
          <w:szCs w:val="24"/>
          <w:lang w:val="en-US" w:eastAsia="zh-CN"/>
        </w:rPr>
        <w:t>including frequency search latency,</w:t>
      </w:r>
    </w:p>
    <w:p w14:paraId="79A91941"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UE</w:t>
      </w:r>
      <w:r w:rsidRPr="00A653CC">
        <w:rPr>
          <w:rFonts w:ascii="Times" w:eastAsia="DengXian" w:hAnsi="Times" w:cs="Arial" w:hint="eastAsia"/>
          <w:szCs w:val="24"/>
          <w:lang w:val="en-US" w:eastAsia="zh-CN"/>
        </w:rPr>
        <w:t xml:space="preserve"> </w:t>
      </w:r>
      <w:r w:rsidRPr="00A653CC">
        <w:rPr>
          <w:rFonts w:ascii="Times" w:eastAsia="Calibri" w:hAnsi="Times" w:cs="Arial"/>
          <w:szCs w:val="24"/>
          <w:lang w:val="en-US" w:eastAsia="zh-CN"/>
        </w:rPr>
        <w:t>P</w:t>
      </w:r>
      <w:r w:rsidRPr="00A653CC">
        <w:rPr>
          <w:rFonts w:ascii="Times" w:eastAsia="DengXian" w:hAnsi="Times" w:cs="Arial" w:hint="eastAsia"/>
          <w:szCs w:val="24"/>
          <w:lang w:val="en-US" w:eastAsia="zh-CN"/>
        </w:rPr>
        <w:t>ower consumption</w:t>
      </w:r>
      <w:r w:rsidRPr="00A653CC">
        <w:rPr>
          <w:rFonts w:ascii="Times" w:eastAsia="Calibri" w:hAnsi="Times" w:cs="Arial"/>
          <w:szCs w:val="24"/>
          <w:lang w:val="en-US" w:eastAsia="zh-CN"/>
        </w:rPr>
        <w:t>,</w:t>
      </w:r>
    </w:p>
    <w:p w14:paraId="673ABE6F"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Sync signal detection</w:t>
      </w:r>
      <w:r w:rsidRPr="00A653CC">
        <w:rPr>
          <w:rFonts w:ascii="Times" w:eastAsia="DengXian" w:hAnsi="Times" w:cs="Arial" w:hint="eastAsia"/>
          <w:szCs w:val="24"/>
          <w:lang w:val="en-US" w:eastAsia="zh-CN"/>
        </w:rPr>
        <w:t>, coverage</w:t>
      </w:r>
      <w:r w:rsidRPr="00A653CC">
        <w:rPr>
          <w:rFonts w:ascii="Times" w:eastAsia="Calibri" w:hAnsi="Times" w:cs="Arial"/>
          <w:szCs w:val="24"/>
          <w:lang w:val="en-US" w:eastAsia="zh-CN"/>
        </w:rPr>
        <w:t xml:space="preserve"> and tracking performance,</w:t>
      </w:r>
      <w:r w:rsidRPr="00A653CC">
        <w:rPr>
          <w:rFonts w:ascii="Times" w:eastAsia="DengXian" w:hAnsi="Times" w:cs="Arial" w:hint="eastAsia"/>
          <w:szCs w:val="24"/>
          <w:lang w:val="en-US" w:eastAsia="zh-CN"/>
        </w:rPr>
        <w:t xml:space="preserve"> </w:t>
      </w:r>
    </w:p>
    <w:p w14:paraId="53A890D9"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eastAsia="zh-CN"/>
        </w:rPr>
        <w:t>RRM, mobility</w:t>
      </w:r>
      <w:r w:rsidRPr="00A653CC">
        <w:rPr>
          <w:rFonts w:ascii="Times" w:eastAsia="Calibri" w:hAnsi="Times" w:cs="Arial"/>
          <w:szCs w:val="24"/>
          <w:lang w:val="en-US" w:eastAsia="zh-CN"/>
        </w:rPr>
        <w:t>,</w:t>
      </w:r>
    </w:p>
    <w:p w14:paraId="04C9BD96"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 xml:space="preserve">Beam </w:t>
      </w:r>
      <w:r w:rsidRPr="00A653CC">
        <w:rPr>
          <w:rFonts w:ascii="Times" w:eastAsia="DengXian" w:hAnsi="Times" w:cs="Arial" w:hint="eastAsia"/>
          <w:szCs w:val="24"/>
          <w:lang w:val="en-US" w:eastAsia="zh-CN"/>
        </w:rPr>
        <w:t>management</w:t>
      </w:r>
      <w:r w:rsidRPr="00A653CC">
        <w:rPr>
          <w:rFonts w:ascii="Times" w:eastAsia="Calibri" w:hAnsi="Times" w:cs="Arial"/>
          <w:szCs w:val="24"/>
          <w:lang w:val="en-US" w:eastAsia="zh-CN"/>
        </w:rPr>
        <w:t>,</w:t>
      </w:r>
    </w:p>
    <w:p w14:paraId="4A7AD46C"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Other properties are not precluded,</w:t>
      </w:r>
    </w:p>
    <w:p w14:paraId="6533FE29" w14:textId="77777777" w:rsidR="00A653CC" w:rsidRPr="00A653CC" w:rsidRDefault="00A653CC" w:rsidP="00CD03E8">
      <w:pPr>
        <w:numPr>
          <w:ilvl w:val="0"/>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lastRenderedPageBreak/>
        <w:t>Improvements to address identified impact, e.g.,</w:t>
      </w:r>
    </w:p>
    <w:p w14:paraId="16AA5D50"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Additional sync signal needs,</w:t>
      </w:r>
    </w:p>
    <w:p w14:paraId="20CA878D"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Adaptation of sync signal transmission periodicity,</w:t>
      </w:r>
    </w:p>
    <w:p w14:paraId="14BEFCA0" w14:textId="77777777" w:rsidR="00A653CC" w:rsidRPr="00A653CC" w:rsidRDefault="00A653CC" w:rsidP="00CD03E8">
      <w:pPr>
        <w:numPr>
          <w:ilvl w:val="1"/>
          <w:numId w:val="114"/>
        </w:numPr>
        <w:suppressAutoHyphens/>
        <w:overflowPunct/>
        <w:autoSpaceDE/>
        <w:autoSpaceDN/>
        <w:adjustRightInd/>
        <w:spacing w:after="0" w:line="256"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Sparser synch raster.</w:t>
      </w:r>
    </w:p>
    <w:p w14:paraId="7DEE35C7" w14:textId="77777777" w:rsidR="00A653CC" w:rsidRPr="00A653CC" w:rsidRDefault="00A653CC" w:rsidP="00A653CC">
      <w:pPr>
        <w:tabs>
          <w:tab w:val="left" w:pos="1701"/>
        </w:tabs>
        <w:spacing w:after="120"/>
        <w:ind w:left="1304" w:hanging="1304"/>
        <w:jc w:val="both"/>
        <w:rPr>
          <w:strike/>
          <w:lang w:eastAsia="zh-CN"/>
        </w:rPr>
      </w:pPr>
    </w:p>
    <w:p w14:paraId="36920137"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DengXian" w:hAnsi="Times" w:cs="Arial"/>
          <w:szCs w:val="24"/>
          <w:highlight w:val="green"/>
          <w:lang w:eastAsia="zh-CN"/>
        </w:rPr>
      </w:pPr>
      <w:r w:rsidRPr="00A653CC">
        <w:rPr>
          <w:rFonts w:ascii="Times" w:eastAsia="DengXian" w:hAnsi="Times" w:cs="Arial" w:hint="eastAsia"/>
          <w:szCs w:val="24"/>
          <w:highlight w:val="green"/>
          <w:lang w:eastAsia="zh-CN"/>
        </w:rPr>
        <w:t>Agreement</w:t>
      </w:r>
    </w:p>
    <w:p w14:paraId="1A456071" w14:textId="77777777" w:rsidR="00A653CC" w:rsidRPr="00A653CC" w:rsidRDefault="00A653CC" w:rsidP="00A653CC">
      <w:pPr>
        <w:tabs>
          <w:tab w:val="left" w:pos="1701"/>
        </w:tabs>
        <w:spacing w:after="0"/>
        <w:jc w:val="both"/>
        <w:rPr>
          <w:lang w:val="en-US" w:eastAsia="zh-CN"/>
        </w:rPr>
      </w:pPr>
      <w:r w:rsidRPr="00A653CC">
        <w:rPr>
          <w:lang w:val="en-US" w:eastAsia="zh-CN"/>
        </w:rPr>
        <w:t xml:space="preserve">Study and evaluate on-demand and/or periodic SIB-1 </w:t>
      </w:r>
      <w:r w:rsidRPr="00A653CC">
        <w:rPr>
          <w:rFonts w:eastAsia="DengXian" w:hint="eastAsia"/>
          <w:lang w:val="en-US" w:eastAsia="zh-CN"/>
        </w:rPr>
        <w:t>transmission</w:t>
      </w:r>
      <w:r w:rsidRPr="00A653CC">
        <w:rPr>
          <w:lang w:val="en-US" w:eastAsia="zh-CN"/>
        </w:rPr>
        <w:t xml:space="preserve"> with respect to</w:t>
      </w:r>
    </w:p>
    <w:p w14:paraId="72919123" w14:textId="77777777" w:rsidR="00A653CC" w:rsidRPr="00A653CC" w:rsidRDefault="00A653CC" w:rsidP="00CD03E8">
      <w:pPr>
        <w:numPr>
          <w:ilvl w:val="0"/>
          <w:numId w:val="117"/>
        </w:numPr>
        <w:suppressAutoHyphens/>
        <w:overflowPunct/>
        <w:autoSpaceDE/>
        <w:autoSpaceDN/>
        <w:adjustRightInd/>
        <w:spacing w:after="0" w:line="259" w:lineRule="auto"/>
        <w:jc w:val="both"/>
        <w:textAlignment w:val="auto"/>
        <w:rPr>
          <w:rFonts w:ascii="Times" w:eastAsia="Batang" w:hAnsi="Times"/>
          <w:szCs w:val="24"/>
          <w:lang w:val="en-US" w:eastAsia="en-US"/>
        </w:rPr>
      </w:pPr>
      <w:r w:rsidRPr="00A653CC">
        <w:rPr>
          <w:rFonts w:ascii="Times" w:eastAsia="Batang" w:hAnsi="Times"/>
          <w:szCs w:val="24"/>
          <w:lang w:val="en-US" w:eastAsia="en-US"/>
        </w:rPr>
        <w:t xml:space="preserve">NW energy savings potential and UE </w:t>
      </w:r>
      <w:r w:rsidRPr="00A653CC">
        <w:rPr>
          <w:rFonts w:ascii="Times" w:eastAsia="DengXian" w:hAnsi="Times" w:hint="eastAsia"/>
          <w:szCs w:val="24"/>
          <w:lang w:val="en-US" w:eastAsia="zh-CN"/>
        </w:rPr>
        <w:t>power consumption</w:t>
      </w:r>
      <w:r w:rsidRPr="00A653CC">
        <w:rPr>
          <w:rFonts w:ascii="Times" w:eastAsia="Batang" w:hAnsi="Times"/>
          <w:szCs w:val="24"/>
          <w:lang w:val="en-US" w:eastAsia="en-US"/>
        </w:rPr>
        <w:t xml:space="preserve"> impact,</w:t>
      </w:r>
    </w:p>
    <w:p w14:paraId="5579CD7F" w14:textId="77777777" w:rsidR="00A653CC" w:rsidRPr="00A653CC" w:rsidRDefault="00A653CC" w:rsidP="00CD03E8">
      <w:pPr>
        <w:numPr>
          <w:ilvl w:val="0"/>
          <w:numId w:val="117"/>
        </w:numPr>
        <w:suppressAutoHyphens/>
        <w:overflowPunct/>
        <w:autoSpaceDE/>
        <w:autoSpaceDN/>
        <w:adjustRightInd/>
        <w:spacing w:after="0" w:line="259" w:lineRule="auto"/>
        <w:jc w:val="both"/>
        <w:textAlignment w:val="auto"/>
        <w:rPr>
          <w:rFonts w:ascii="Times" w:eastAsia="Batang" w:hAnsi="Times"/>
          <w:szCs w:val="24"/>
          <w:lang w:val="en-US" w:eastAsia="en-US"/>
        </w:rPr>
      </w:pPr>
      <w:r w:rsidRPr="00A653CC">
        <w:rPr>
          <w:rFonts w:ascii="Times" w:eastAsia="Batang" w:hAnsi="Times"/>
          <w:szCs w:val="24"/>
          <w:lang w:val="en-US" w:eastAsia="en-US"/>
        </w:rPr>
        <w:t>SIB-1 acquisition delay,</w:t>
      </w:r>
    </w:p>
    <w:p w14:paraId="3CCD5CA0" w14:textId="77777777" w:rsidR="00A653CC" w:rsidRPr="00A653CC" w:rsidRDefault="00A653CC" w:rsidP="00CD03E8">
      <w:pPr>
        <w:numPr>
          <w:ilvl w:val="0"/>
          <w:numId w:val="117"/>
        </w:numPr>
        <w:suppressAutoHyphens/>
        <w:overflowPunct/>
        <w:autoSpaceDE/>
        <w:autoSpaceDN/>
        <w:adjustRightInd/>
        <w:spacing w:after="0" w:line="259" w:lineRule="auto"/>
        <w:jc w:val="both"/>
        <w:textAlignment w:val="auto"/>
        <w:rPr>
          <w:rFonts w:ascii="Times" w:eastAsia="Batang" w:hAnsi="Times"/>
          <w:szCs w:val="24"/>
          <w:lang w:val="en-US" w:eastAsia="en-US"/>
        </w:rPr>
      </w:pPr>
      <w:r w:rsidRPr="00A653CC">
        <w:rPr>
          <w:rFonts w:ascii="Times" w:eastAsia="Batang" w:hAnsi="Times"/>
          <w:szCs w:val="24"/>
          <w:lang w:val="en-US" w:eastAsia="en-US"/>
        </w:rPr>
        <w:t xml:space="preserve">NW and UE </w:t>
      </w:r>
      <w:r w:rsidRPr="00A653CC">
        <w:rPr>
          <w:rFonts w:ascii="Times" w:eastAsia="DengXian" w:hAnsi="Times" w:hint="eastAsia"/>
          <w:szCs w:val="24"/>
          <w:lang w:val="en-US" w:eastAsia="zh-CN"/>
        </w:rPr>
        <w:t>complexity</w:t>
      </w:r>
      <w:r w:rsidRPr="00A653CC">
        <w:rPr>
          <w:rFonts w:ascii="Times" w:eastAsia="Batang" w:hAnsi="Times"/>
          <w:szCs w:val="24"/>
          <w:lang w:val="en-US" w:eastAsia="en-US"/>
        </w:rPr>
        <w:t>,</w:t>
      </w:r>
    </w:p>
    <w:p w14:paraId="2D6737A6" w14:textId="77777777" w:rsidR="00A653CC" w:rsidRPr="00A653CC" w:rsidRDefault="00A653CC" w:rsidP="00CD03E8">
      <w:pPr>
        <w:numPr>
          <w:ilvl w:val="0"/>
          <w:numId w:val="117"/>
        </w:numPr>
        <w:suppressAutoHyphens/>
        <w:overflowPunct/>
        <w:autoSpaceDE/>
        <w:autoSpaceDN/>
        <w:adjustRightInd/>
        <w:spacing w:after="0" w:line="259" w:lineRule="auto"/>
        <w:jc w:val="both"/>
        <w:textAlignment w:val="auto"/>
        <w:rPr>
          <w:rFonts w:ascii="Times" w:eastAsia="Batang" w:hAnsi="Times"/>
          <w:szCs w:val="24"/>
          <w:lang w:val="en-US" w:eastAsia="en-US"/>
        </w:rPr>
      </w:pPr>
      <w:r w:rsidRPr="00A653CC">
        <w:rPr>
          <w:rFonts w:ascii="Times" w:eastAsia="DengXian" w:hAnsi="Times" w:hint="eastAsia"/>
          <w:szCs w:val="24"/>
          <w:lang w:val="en-US" w:eastAsia="zh-CN"/>
        </w:rPr>
        <w:t>Coverage,</w:t>
      </w:r>
    </w:p>
    <w:p w14:paraId="6BCEA6C1" w14:textId="77777777" w:rsidR="00A653CC" w:rsidRPr="00A653CC" w:rsidRDefault="00A653CC" w:rsidP="00CD03E8">
      <w:pPr>
        <w:numPr>
          <w:ilvl w:val="0"/>
          <w:numId w:val="117"/>
        </w:numPr>
        <w:suppressAutoHyphens/>
        <w:overflowPunct/>
        <w:autoSpaceDE/>
        <w:autoSpaceDN/>
        <w:adjustRightInd/>
        <w:spacing w:after="0" w:line="259" w:lineRule="auto"/>
        <w:jc w:val="both"/>
        <w:textAlignment w:val="auto"/>
        <w:rPr>
          <w:rFonts w:ascii="Times" w:eastAsia="Batang" w:hAnsi="Times"/>
          <w:szCs w:val="24"/>
          <w:lang w:val="en-US" w:eastAsia="en-US"/>
        </w:rPr>
      </w:pPr>
      <w:r w:rsidRPr="00A653CC">
        <w:rPr>
          <w:rFonts w:ascii="Times" w:eastAsia="Batang" w:hAnsi="Times"/>
          <w:szCs w:val="24"/>
          <w:lang w:val="en-US" w:eastAsia="en-US"/>
        </w:rPr>
        <w:t>Applicable deployment scenarios</w:t>
      </w:r>
      <w:r w:rsidRPr="00A653CC">
        <w:rPr>
          <w:rFonts w:ascii="Times" w:eastAsia="DengXian" w:hAnsi="Times" w:hint="eastAsia"/>
          <w:szCs w:val="24"/>
          <w:lang w:val="en-US" w:eastAsia="zh-CN"/>
        </w:rPr>
        <w:t>, e.g.,</w:t>
      </w:r>
      <w:r w:rsidRPr="00A653CC">
        <w:rPr>
          <w:rFonts w:ascii="Times" w:eastAsia="Batang" w:hAnsi="Times"/>
          <w:szCs w:val="24"/>
          <w:lang w:val="en-US" w:eastAsia="en-US"/>
        </w:rPr>
        <w:t>:</w:t>
      </w:r>
    </w:p>
    <w:p w14:paraId="71E036F1" w14:textId="77777777" w:rsidR="00A653CC" w:rsidRPr="00A653CC" w:rsidRDefault="00A653CC" w:rsidP="00CD03E8">
      <w:pPr>
        <w:numPr>
          <w:ilvl w:val="1"/>
          <w:numId w:val="117"/>
        </w:numPr>
        <w:suppressAutoHyphens/>
        <w:overflowPunct/>
        <w:autoSpaceDE/>
        <w:autoSpaceDN/>
        <w:adjustRightInd/>
        <w:spacing w:after="0" w:line="259" w:lineRule="auto"/>
        <w:jc w:val="both"/>
        <w:textAlignment w:val="auto"/>
        <w:rPr>
          <w:rFonts w:ascii="Times" w:eastAsia="Batang" w:hAnsi="Times"/>
          <w:szCs w:val="24"/>
          <w:lang w:eastAsia="en-US"/>
        </w:rPr>
      </w:pPr>
      <w:r w:rsidRPr="00A653CC">
        <w:rPr>
          <w:rFonts w:ascii="Times" w:eastAsia="Batang" w:hAnsi="Times"/>
          <w:szCs w:val="24"/>
          <w:lang w:val="en-US" w:eastAsia="en-US"/>
        </w:rPr>
        <w:t>Standalone cell/carrier,</w:t>
      </w:r>
    </w:p>
    <w:p w14:paraId="41A8AD11" w14:textId="77777777" w:rsidR="00A653CC" w:rsidRPr="00A653CC" w:rsidRDefault="00A653CC" w:rsidP="00CD03E8">
      <w:pPr>
        <w:numPr>
          <w:ilvl w:val="1"/>
          <w:numId w:val="117"/>
        </w:numPr>
        <w:suppressAutoHyphens/>
        <w:overflowPunct/>
        <w:autoSpaceDE/>
        <w:autoSpaceDN/>
        <w:adjustRightInd/>
        <w:spacing w:after="0" w:line="259" w:lineRule="auto"/>
        <w:jc w:val="both"/>
        <w:textAlignment w:val="auto"/>
        <w:rPr>
          <w:rFonts w:ascii="Times" w:eastAsia="Batang" w:hAnsi="Times"/>
          <w:szCs w:val="24"/>
          <w:lang w:eastAsia="en-US"/>
        </w:rPr>
      </w:pPr>
      <w:r w:rsidRPr="00A653CC">
        <w:rPr>
          <w:rFonts w:ascii="Times" w:eastAsia="DengXian" w:hAnsi="Times" w:hint="eastAsia"/>
          <w:szCs w:val="24"/>
          <w:lang w:val="en-US" w:eastAsia="zh-CN"/>
        </w:rPr>
        <w:t>Multiple</w:t>
      </w:r>
      <w:r w:rsidRPr="00A653CC">
        <w:rPr>
          <w:rFonts w:ascii="Times" w:eastAsia="Batang" w:hAnsi="Times"/>
          <w:szCs w:val="24"/>
          <w:lang w:val="en-US" w:eastAsia="en-US"/>
        </w:rPr>
        <w:t xml:space="preserve"> </w:t>
      </w:r>
      <w:r w:rsidRPr="00A653CC">
        <w:rPr>
          <w:rFonts w:ascii="Times" w:eastAsia="DengXian" w:hAnsi="Times" w:hint="eastAsia"/>
          <w:szCs w:val="24"/>
          <w:lang w:val="en-US" w:eastAsia="zh-CN"/>
        </w:rPr>
        <w:t>TRPs/</w:t>
      </w:r>
      <w:r w:rsidRPr="00A653CC">
        <w:rPr>
          <w:rFonts w:ascii="Times" w:eastAsia="Batang" w:hAnsi="Times"/>
          <w:szCs w:val="24"/>
          <w:lang w:val="en-US" w:eastAsia="en-US"/>
        </w:rPr>
        <w:t>cells/carriers</w:t>
      </w:r>
      <w:r w:rsidRPr="00A653CC">
        <w:rPr>
          <w:rFonts w:ascii="Times" w:eastAsia="DengXian" w:hAnsi="Times" w:hint="eastAsia"/>
          <w:szCs w:val="24"/>
          <w:lang w:val="en-US" w:eastAsia="zh-CN"/>
        </w:rPr>
        <w:t>.</w:t>
      </w:r>
    </w:p>
    <w:p w14:paraId="620641B5"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DengXian" w:hAnsi="Times" w:cs="Arial"/>
          <w:szCs w:val="24"/>
          <w:lang w:val="en-US" w:eastAsia="zh-CN"/>
        </w:rPr>
      </w:pPr>
    </w:p>
    <w:p w14:paraId="2513B0AC"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7F6D69E2" w14:textId="77777777" w:rsidR="00A653CC" w:rsidRPr="00A653CC" w:rsidRDefault="00A653CC" w:rsidP="00A653CC">
      <w:pPr>
        <w:tabs>
          <w:tab w:val="left" w:pos="0"/>
        </w:tabs>
        <w:overflowPunct/>
        <w:autoSpaceDE/>
        <w:autoSpaceDN/>
        <w:adjustRightInd/>
        <w:spacing w:after="0" w:line="254" w:lineRule="auto"/>
        <w:textAlignment w:val="auto"/>
        <w:rPr>
          <w:rFonts w:ascii="Times" w:eastAsia="Batang" w:hAnsi="Times"/>
          <w:szCs w:val="24"/>
          <w:lang w:val="en-US" w:eastAsia="en-US"/>
        </w:rPr>
      </w:pPr>
      <w:r w:rsidRPr="00A653CC">
        <w:rPr>
          <w:rFonts w:ascii="Times" w:eastAsia="Batang" w:hAnsi="Times"/>
          <w:szCs w:val="24"/>
          <w:lang w:val="en-US" w:eastAsia="en-US"/>
        </w:rPr>
        <w:t xml:space="preserve">For 6GR energy efficiency evaluation purposes, reuse the existing UE power consumption model FR1 and FR2 reference configurations in TR 38.840 for operation </w:t>
      </w:r>
      <w:r w:rsidRPr="00A653CC">
        <w:rPr>
          <w:rFonts w:ascii="Times" w:eastAsia="DengXian" w:hAnsi="Times" w:hint="eastAsia"/>
          <w:szCs w:val="24"/>
          <w:lang w:val="en-US" w:eastAsia="zh-CN"/>
        </w:rPr>
        <w:t>up to around</w:t>
      </w:r>
      <w:r w:rsidRPr="00A653CC">
        <w:rPr>
          <w:rFonts w:ascii="Times" w:eastAsia="Batang" w:hAnsi="Times" w:hint="eastAsia"/>
          <w:szCs w:val="24"/>
          <w:lang w:val="en-US" w:eastAsia="en-US"/>
        </w:rPr>
        <w:t xml:space="preserve"> 7GHz</w:t>
      </w:r>
      <w:r w:rsidRPr="00A653CC">
        <w:rPr>
          <w:rFonts w:ascii="Times" w:eastAsia="Batang" w:hAnsi="Times"/>
          <w:szCs w:val="24"/>
          <w:lang w:val="en-US" w:eastAsia="en-US"/>
        </w:rPr>
        <w:t xml:space="preserve"> and within 24.25 GHz – 52.6 GHz, respectively.</w:t>
      </w:r>
    </w:p>
    <w:p w14:paraId="2383F42C" w14:textId="77777777" w:rsidR="00A653CC" w:rsidRPr="00A653CC" w:rsidRDefault="00A653CC" w:rsidP="00CD03E8">
      <w:pPr>
        <w:numPr>
          <w:ilvl w:val="0"/>
          <w:numId w:val="115"/>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Batang" w:hAnsi="Times"/>
          <w:szCs w:val="24"/>
          <w:lang w:val="en-US" w:eastAsia="en-US"/>
        </w:rPr>
        <w:t>Scaling rules can be updated, including additional rule(s) for scaling UE power consumption</w:t>
      </w:r>
      <w:r w:rsidRPr="00A653CC">
        <w:rPr>
          <w:rFonts w:ascii="Times" w:eastAsia="DengXian" w:hAnsi="Times" w:hint="eastAsia"/>
          <w:szCs w:val="24"/>
          <w:lang w:val="en-US" w:eastAsia="zh-CN"/>
        </w:rPr>
        <w:t>, and including around 7GHz specific update</w:t>
      </w:r>
    </w:p>
    <w:p w14:paraId="183AF336" w14:textId="77777777" w:rsidR="00A653CC" w:rsidRPr="00A653CC" w:rsidRDefault="00A653CC" w:rsidP="00CD03E8">
      <w:pPr>
        <w:numPr>
          <w:ilvl w:val="1"/>
          <w:numId w:val="115"/>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Batang" w:hAnsi="Times"/>
          <w:szCs w:val="24"/>
          <w:lang w:val="en-US" w:eastAsia="en-US"/>
        </w:rPr>
        <w:t>FFS: details.</w:t>
      </w:r>
    </w:p>
    <w:p w14:paraId="28910D13" w14:textId="77777777" w:rsidR="00A653CC" w:rsidRPr="00A653CC" w:rsidRDefault="00A653CC" w:rsidP="00CD03E8">
      <w:pPr>
        <w:numPr>
          <w:ilvl w:val="0"/>
          <w:numId w:val="115"/>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Batang" w:hAnsi="Times"/>
          <w:szCs w:val="24"/>
          <w:lang w:val="en-US" w:eastAsia="en-US"/>
        </w:rPr>
        <w:t>Power value and transition time update, if necessary</w:t>
      </w:r>
      <w:r w:rsidRPr="00A653CC">
        <w:rPr>
          <w:rFonts w:ascii="Times" w:eastAsia="DengXian" w:hAnsi="Times" w:hint="eastAsia"/>
          <w:szCs w:val="24"/>
          <w:lang w:val="en-US" w:eastAsia="zh-CN"/>
        </w:rPr>
        <w:t>, including around 7GHz specific update</w:t>
      </w:r>
    </w:p>
    <w:p w14:paraId="5FAF5D0E" w14:textId="77777777" w:rsidR="00A653CC" w:rsidRPr="00A653CC" w:rsidRDefault="00A653CC" w:rsidP="00CD03E8">
      <w:pPr>
        <w:numPr>
          <w:ilvl w:val="0"/>
          <w:numId w:val="115"/>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Batang" w:hAnsi="Times"/>
          <w:szCs w:val="24"/>
          <w:lang w:val="en-US" w:eastAsia="en-US"/>
        </w:rPr>
        <w:t>No implication on supported BW, SCS, modulation and antenna setting for 6GR</w:t>
      </w:r>
    </w:p>
    <w:p w14:paraId="6591C30B" w14:textId="77777777" w:rsidR="00A653CC" w:rsidRPr="00A653CC" w:rsidRDefault="00A653CC" w:rsidP="00CD03E8">
      <w:pPr>
        <w:numPr>
          <w:ilvl w:val="0"/>
          <w:numId w:val="115"/>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DengXian" w:hAnsi="Times"/>
          <w:szCs w:val="24"/>
          <w:lang w:val="en-US" w:eastAsia="zh-CN"/>
        </w:rPr>
        <w:t>R</w:t>
      </w:r>
      <w:r w:rsidRPr="00A653CC">
        <w:rPr>
          <w:rFonts w:ascii="Times" w:eastAsia="DengXian" w:hAnsi="Times" w:hint="eastAsia"/>
          <w:szCs w:val="24"/>
          <w:lang w:val="en-US" w:eastAsia="zh-CN"/>
        </w:rPr>
        <w:t xml:space="preserve">evisit if SCS for around 7GHz is different with respect to the reference </w:t>
      </w:r>
      <w:r w:rsidRPr="00A653CC">
        <w:rPr>
          <w:rFonts w:ascii="Times" w:eastAsia="DengXian" w:hAnsi="Times"/>
          <w:szCs w:val="24"/>
          <w:lang w:val="en-US" w:eastAsia="zh-CN"/>
        </w:rPr>
        <w:t>configuration</w:t>
      </w:r>
    </w:p>
    <w:p w14:paraId="23F4587C" w14:textId="77777777" w:rsidR="00A653CC" w:rsidRPr="00A653CC" w:rsidRDefault="00A653CC" w:rsidP="00A653CC">
      <w:pPr>
        <w:tabs>
          <w:tab w:val="left" w:pos="0"/>
        </w:tabs>
        <w:suppressAutoHyphens/>
        <w:overflowPunct/>
        <w:autoSpaceDE/>
        <w:autoSpaceDN/>
        <w:adjustRightInd/>
        <w:spacing w:after="0" w:line="254" w:lineRule="auto"/>
        <w:ind w:left="720"/>
        <w:jc w:val="both"/>
        <w:textAlignment w:val="auto"/>
        <w:rPr>
          <w:rFonts w:ascii="Times" w:eastAsia="Batang" w:hAnsi="Times"/>
          <w:szCs w:val="24"/>
          <w:lang w:val="en-US" w:eastAsia="en-US"/>
        </w:rPr>
      </w:pPr>
    </w:p>
    <w:p w14:paraId="6FF35E91" w14:textId="77777777" w:rsidR="00A653CC" w:rsidRPr="00A653CC" w:rsidRDefault="00A653CC" w:rsidP="00A653CC">
      <w:pPr>
        <w:tabs>
          <w:tab w:val="left" w:pos="0"/>
        </w:tabs>
        <w:overflowPunct/>
        <w:autoSpaceDE/>
        <w:autoSpaceDN/>
        <w:adjustRightInd/>
        <w:spacing w:after="0" w:line="256" w:lineRule="auto"/>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667FD27D" w14:textId="77777777" w:rsidR="00A653CC" w:rsidRPr="00A653CC" w:rsidRDefault="00A653CC" w:rsidP="00A653CC">
      <w:pPr>
        <w:tabs>
          <w:tab w:val="left" w:pos="0"/>
        </w:tabs>
        <w:overflowPunct/>
        <w:autoSpaceDE/>
        <w:autoSpaceDN/>
        <w:adjustRightInd/>
        <w:spacing w:after="0" w:line="254" w:lineRule="auto"/>
        <w:textAlignment w:val="auto"/>
        <w:rPr>
          <w:rFonts w:ascii="Times" w:eastAsia="DengXian" w:hAnsi="Times"/>
          <w:szCs w:val="24"/>
          <w:lang w:val="en-US" w:eastAsia="zh-CN"/>
        </w:rPr>
      </w:pPr>
      <w:r w:rsidRPr="00A653CC">
        <w:rPr>
          <w:rFonts w:ascii="Times" w:eastAsia="Batang" w:hAnsi="Times"/>
          <w:szCs w:val="24"/>
          <w:lang w:val="en-US" w:eastAsia="en-US"/>
        </w:rPr>
        <w:t xml:space="preserve">Study and evaluate DL WUS </w:t>
      </w:r>
      <w:r w:rsidRPr="00A653CC">
        <w:rPr>
          <w:rFonts w:ascii="Times" w:eastAsia="Batang" w:hAnsi="Times" w:hint="eastAsia"/>
          <w:szCs w:val="24"/>
          <w:lang w:val="en-US" w:eastAsia="en-US"/>
        </w:rPr>
        <w:t xml:space="preserve">of OFDM based sequence </w:t>
      </w:r>
      <w:r w:rsidRPr="00A653CC">
        <w:rPr>
          <w:rFonts w:ascii="Times" w:eastAsia="Batang" w:hAnsi="Times"/>
          <w:szCs w:val="24"/>
          <w:lang w:val="en-US" w:eastAsia="en-US"/>
        </w:rPr>
        <w:t>and corresponding mechanism</w:t>
      </w:r>
      <w:r w:rsidRPr="00A653CC">
        <w:rPr>
          <w:rFonts w:ascii="Times" w:eastAsia="DengXian" w:hAnsi="Times" w:hint="eastAsia"/>
          <w:szCs w:val="24"/>
          <w:lang w:val="en-US" w:eastAsia="zh-CN"/>
        </w:rPr>
        <w:t>s</w:t>
      </w:r>
      <w:r w:rsidRPr="00A653CC">
        <w:rPr>
          <w:rFonts w:ascii="Times" w:eastAsia="Batang" w:hAnsi="Times"/>
          <w:szCs w:val="24"/>
          <w:lang w:val="en-US" w:eastAsia="en-US"/>
        </w:rPr>
        <w:t xml:space="preserve"> for 6GR EE improvement, regarding </w:t>
      </w:r>
      <w:r w:rsidRPr="00A653CC">
        <w:rPr>
          <w:rFonts w:ascii="Times" w:eastAsia="DengXian" w:hAnsi="Times" w:hint="eastAsia"/>
          <w:szCs w:val="24"/>
          <w:lang w:val="en-US" w:eastAsia="zh-CN"/>
        </w:rPr>
        <w:t xml:space="preserve">at least </w:t>
      </w:r>
      <w:r w:rsidRPr="00A653CC">
        <w:rPr>
          <w:rFonts w:ascii="Times" w:eastAsia="Batang" w:hAnsi="Times"/>
          <w:szCs w:val="24"/>
          <w:lang w:val="en-US" w:eastAsia="en-US"/>
        </w:rPr>
        <w:t>the following aspects:</w:t>
      </w:r>
    </w:p>
    <w:p w14:paraId="50BB0251" w14:textId="77777777" w:rsidR="00A653CC" w:rsidRPr="00A653CC" w:rsidRDefault="00A653CC" w:rsidP="00CD03E8">
      <w:pPr>
        <w:numPr>
          <w:ilvl w:val="0"/>
          <w:numId w:val="116"/>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Batang" w:hAnsi="Times"/>
          <w:szCs w:val="24"/>
          <w:lang w:val="en-US" w:eastAsia="en-US"/>
        </w:rPr>
        <w:t xml:space="preserve">Coverage target for </w:t>
      </w:r>
      <w:r w:rsidRPr="00A653CC">
        <w:rPr>
          <w:rFonts w:ascii="Times" w:eastAsia="DengXian" w:hAnsi="Times" w:hint="eastAsia"/>
          <w:szCs w:val="24"/>
          <w:lang w:val="en-US" w:eastAsia="zh-CN"/>
        </w:rPr>
        <w:t xml:space="preserve">DL </w:t>
      </w:r>
      <w:r w:rsidRPr="00A653CC">
        <w:rPr>
          <w:rFonts w:ascii="Times" w:eastAsia="Batang" w:hAnsi="Times"/>
          <w:szCs w:val="24"/>
          <w:lang w:val="en-US" w:eastAsia="en-US"/>
        </w:rPr>
        <w:t>WUS (e.g., same as PDCCH, common sync signal, or other)</w:t>
      </w:r>
    </w:p>
    <w:p w14:paraId="3154AF66" w14:textId="77777777" w:rsidR="00A653CC" w:rsidRPr="00A653CC" w:rsidRDefault="00A653CC" w:rsidP="00CD03E8">
      <w:pPr>
        <w:numPr>
          <w:ilvl w:val="0"/>
          <w:numId w:val="116"/>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DengXian" w:hAnsi="Times" w:hint="eastAsia"/>
          <w:szCs w:val="24"/>
          <w:lang w:val="en-US" w:eastAsia="zh-CN"/>
        </w:rPr>
        <w:t>M</w:t>
      </w:r>
      <w:r w:rsidRPr="00A653CC">
        <w:rPr>
          <w:rFonts w:ascii="Times" w:eastAsia="Batang" w:hAnsi="Times"/>
          <w:szCs w:val="24"/>
          <w:lang w:val="en-US" w:eastAsia="en-US"/>
        </w:rPr>
        <w:t>easurements and/or synchronization.</w:t>
      </w:r>
    </w:p>
    <w:p w14:paraId="18D9AAF5" w14:textId="77777777" w:rsidR="00A653CC" w:rsidRPr="00A653CC" w:rsidRDefault="00A653CC" w:rsidP="00CD03E8">
      <w:pPr>
        <w:numPr>
          <w:ilvl w:val="0"/>
          <w:numId w:val="116"/>
        </w:numPr>
        <w:tabs>
          <w:tab w:val="left" w:pos="0"/>
        </w:tabs>
        <w:suppressAutoHyphens/>
        <w:overflowPunct/>
        <w:autoSpaceDE/>
        <w:autoSpaceDN/>
        <w:adjustRightInd/>
        <w:spacing w:after="0" w:line="254" w:lineRule="auto"/>
        <w:jc w:val="both"/>
        <w:textAlignment w:val="auto"/>
        <w:rPr>
          <w:rFonts w:ascii="Times" w:eastAsia="Batang" w:hAnsi="Times"/>
          <w:szCs w:val="24"/>
          <w:lang w:val="en-US" w:eastAsia="en-US"/>
        </w:rPr>
      </w:pPr>
      <w:r w:rsidRPr="00A653CC">
        <w:rPr>
          <w:rFonts w:ascii="Times" w:eastAsia="DengXian" w:hAnsi="Times" w:hint="eastAsia"/>
          <w:szCs w:val="24"/>
          <w:lang w:val="en-US" w:eastAsia="zh-CN"/>
        </w:rPr>
        <w:t>S</w:t>
      </w:r>
      <w:r w:rsidRPr="00A653CC">
        <w:rPr>
          <w:rFonts w:ascii="Times" w:eastAsia="Batang" w:hAnsi="Times"/>
          <w:szCs w:val="24"/>
          <w:lang w:val="en-US" w:eastAsia="en-US"/>
        </w:rPr>
        <w:t xml:space="preserve">ystem overhead </w:t>
      </w:r>
      <w:r w:rsidRPr="00A653CC">
        <w:rPr>
          <w:rFonts w:ascii="Times" w:eastAsia="Batang" w:hAnsi="Times" w:hint="eastAsia"/>
          <w:szCs w:val="24"/>
          <w:lang w:val="en-US" w:eastAsia="en-US"/>
        </w:rPr>
        <w:t>and network energy consumption/U</w:t>
      </w:r>
      <w:r w:rsidRPr="00A653CC">
        <w:rPr>
          <w:rFonts w:ascii="Times" w:eastAsia="DengXian" w:hAnsi="Times" w:hint="eastAsia"/>
          <w:szCs w:val="24"/>
          <w:lang w:val="en-US" w:eastAsia="zh-CN"/>
        </w:rPr>
        <w:t xml:space="preserve">E energy saving </w:t>
      </w:r>
      <w:r w:rsidRPr="00A653CC">
        <w:rPr>
          <w:rFonts w:ascii="Times" w:eastAsia="Batang" w:hAnsi="Times"/>
          <w:szCs w:val="24"/>
          <w:lang w:val="en-US" w:eastAsia="en-US"/>
        </w:rPr>
        <w:t>for UE operation with the DL WUS.</w:t>
      </w:r>
    </w:p>
    <w:p w14:paraId="718036BE" w14:textId="77777777" w:rsidR="00A653CC" w:rsidRPr="00A653CC" w:rsidRDefault="00A653CC" w:rsidP="00CD03E8">
      <w:pPr>
        <w:numPr>
          <w:ilvl w:val="0"/>
          <w:numId w:val="116"/>
        </w:numPr>
        <w:tabs>
          <w:tab w:val="left" w:pos="0"/>
        </w:tabs>
        <w:suppressAutoHyphens/>
        <w:overflowPunct/>
        <w:autoSpaceDE/>
        <w:autoSpaceDN/>
        <w:adjustRightInd/>
        <w:spacing w:after="0" w:line="256" w:lineRule="auto"/>
        <w:jc w:val="both"/>
        <w:textAlignment w:val="auto"/>
        <w:rPr>
          <w:rFonts w:ascii="Times" w:eastAsia="DengXian" w:hAnsi="Times" w:cs="Arial"/>
          <w:szCs w:val="24"/>
          <w:lang w:val="en-US" w:eastAsia="zh-CN"/>
        </w:rPr>
      </w:pPr>
      <w:r w:rsidRPr="00A653CC">
        <w:rPr>
          <w:rFonts w:ascii="Times" w:eastAsia="DengXian" w:hAnsi="Times" w:hint="eastAsia"/>
          <w:szCs w:val="24"/>
          <w:lang w:val="en-US" w:eastAsia="zh-CN"/>
        </w:rPr>
        <w:t>RRC states</w:t>
      </w:r>
    </w:p>
    <w:p w14:paraId="5EC10AA3" w14:textId="77777777" w:rsidR="00A653CC" w:rsidRPr="00A653CC" w:rsidRDefault="00A653CC" w:rsidP="00CD03E8">
      <w:pPr>
        <w:numPr>
          <w:ilvl w:val="0"/>
          <w:numId w:val="116"/>
        </w:numPr>
        <w:tabs>
          <w:tab w:val="left" w:pos="0"/>
        </w:tabs>
        <w:suppressAutoHyphens/>
        <w:overflowPunct/>
        <w:autoSpaceDE/>
        <w:autoSpaceDN/>
        <w:adjustRightInd/>
        <w:spacing w:after="0" w:line="256" w:lineRule="auto"/>
        <w:jc w:val="both"/>
        <w:textAlignment w:val="auto"/>
        <w:rPr>
          <w:rFonts w:ascii="Times" w:eastAsia="DengXian" w:hAnsi="Times" w:cs="Arial"/>
          <w:szCs w:val="24"/>
          <w:lang w:val="en-US" w:eastAsia="zh-CN"/>
        </w:rPr>
      </w:pPr>
      <w:r w:rsidRPr="00A653CC">
        <w:rPr>
          <w:rFonts w:ascii="Times" w:eastAsia="DengXian" w:hAnsi="Times" w:hint="eastAsia"/>
          <w:szCs w:val="24"/>
          <w:lang w:val="en-US" w:eastAsia="zh-CN"/>
        </w:rPr>
        <w:t>Other functionalities</w:t>
      </w:r>
    </w:p>
    <w:p w14:paraId="2EC1F38C"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61A8FDA7" w14:textId="77777777" w:rsidR="00A653CC" w:rsidRPr="00A653CC" w:rsidRDefault="00A653CC" w:rsidP="00A653CC">
      <w:pPr>
        <w:overflowPunct/>
        <w:autoSpaceDE/>
        <w:autoSpaceDN/>
        <w:adjustRightInd/>
        <w:spacing w:after="0" w:line="256" w:lineRule="auto"/>
        <w:textAlignment w:val="auto"/>
        <w:rPr>
          <w:rFonts w:ascii="Times" w:eastAsia="Batang" w:hAnsi="Times"/>
          <w:szCs w:val="24"/>
          <w:lang w:val="en-US" w:eastAsia="en-US"/>
        </w:rPr>
      </w:pPr>
      <w:r w:rsidRPr="00A653CC">
        <w:rPr>
          <w:rFonts w:ascii="Times" w:eastAsia="Batang" w:hAnsi="Times"/>
          <w:szCs w:val="24"/>
          <w:lang w:val="en-US" w:eastAsia="en-US"/>
        </w:rPr>
        <w:t xml:space="preserve">For evaluation purposes, study extending </w:t>
      </w:r>
      <w:r w:rsidRPr="00A653CC">
        <w:rPr>
          <w:rFonts w:ascii="Times" w:eastAsia="Batang" w:hAnsi="Times" w:hint="eastAsia"/>
          <w:szCs w:val="24"/>
          <w:lang w:val="en-US" w:eastAsia="en-US"/>
        </w:rPr>
        <w:t>NR</w:t>
      </w:r>
      <w:r w:rsidRPr="00A653CC">
        <w:rPr>
          <w:rFonts w:ascii="Times" w:eastAsia="Batang" w:hAnsi="Times"/>
          <w:szCs w:val="24"/>
          <w:lang w:val="en-US" w:eastAsia="en-US"/>
        </w:rPr>
        <w:t xml:space="preserve"> UE power consumption scaling w.r.t. </w:t>
      </w:r>
      <w:r w:rsidRPr="00A653CC">
        <w:rPr>
          <w:rFonts w:ascii="Times" w:eastAsia="DengXian" w:hAnsi="Times" w:hint="eastAsia"/>
          <w:szCs w:val="24"/>
          <w:lang w:val="en-US" w:eastAsia="zh-CN"/>
        </w:rPr>
        <w:t xml:space="preserve">at least </w:t>
      </w:r>
      <w:r w:rsidRPr="00A653CC">
        <w:rPr>
          <w:rFonts w:ascii="Times" w:eastAsia="Batang" w:hAnsi="Times"/>
          <w:szCs w:val="24"/>
          <w:lang w:val="en-US" w:eastAsia="en-US"/>
        </w:rPr>
        <w:t xml:space="preserve">BW and/or antenna setting, considering </w:t>
      </w:r>
      <w:r w:rsidRPr="00A653CC">
        <w:rPr>
          <w:rFonts w:ascii="Times" w:eastAsia="DengXian" w:hAnsi="Times" w:hint="eastAsia"/>
          <w:szCs w:val="24"/>
          <w:lang w:val="en-US" w:eastAsia="zh-CN"/>
        </w:rPr>
        <w:t xml:space="preserve">at least </w:t>
      </w:r>
      <w:r w:rsidRPr="00A653CC">
        <w:rPr>
          <w:rFonts w:ascii="Times" w:eastAsia="Batang" w:hAnsi="Times"/>
          <w:szCs w:val="24"/>
          <w:lang w:val="en-US" w:eastAsia="en-US"/>
        </w:rPr>
        <w:t>the different characteristics in RF</w:t>
      </w:r>
      <w:r w:rsidRPr="00A653CC">
        <w:rPr>
          <w:rFonts w:ascii="Times" w:eastAsia="Batang" w:hAnsi="Times" w:hint="eastAsia"/>
          <w:szCs w:val="24"/>
          <w:lang w:val="en-US" w:eastAsia="en-US"/>
        </w:rPr>
        <w:t>/</w:t>
      </w:r>
      <w:r w:rsidRPr="00A653CC">
        <w:rPr>
          <w:rFonts w:ascii="Times" w:eastAsia="Batang" w:hAnsi="Times"/>
          <w:szCs w:val="24"/>
          <w:lang w:val="en-US" w:eastAsia="en-US"/>
        </w:rPr>
        <w:t>BB power consumption and static/dynamic power consumption.</w:t>
      </w:r>
    </w:p>
    <w:p w14:paraId="2B17C78F"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lang w:val="en-US" w:eastAsia="zh-CN"/>
        </w:rPr>
      </w:pPr>
    </w:p>
    <w:p w14:paraId="4A4F9543"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6A1DFCC9" w14:textId="77777777" w:rsidR="00A653CC" w:rsidRPr="00A653CC" w:rsidRDefault="00A653CC" w:rsidP="00A653CC">
      <w:pPr>
        <w:overflowPunct/>
        <w:autoSpaceDE/>
        <w:autoSpaceDN/>
        <w:adjustRightInd/>
        <w:spacing w:after="0" w:line="256" w:lineRule="auto"/>
        <w:textAlignment w:val="auto"/>
        <w:rPr>
          <w:rFonts w:ascii="Times" w:eastAsia="PMingLiU" w:hAnsi="Times" w:cs="Arial"/>
          <w:lang w:val="en-US" w:eastAsia="zh-TW"/>
        </w:rPr>
      </w:pPr>
      <w:r w:rsidRPr="00A653CC">
        <w:rPr>
          <w:rFonts w:ascii="Times" w:eastAsia="PMingLiU" w:hAnsi="Times" w:cs="Arial"/>
          <w:lang w:val="en-US" w:eastAsia="zh-TW"/>
        </w:rPr>
        <w:t>For evaluation purpose</w:t>
      </w:r>
      <w:r w:rsidRPr="00A653CC">
        <w:rPr>
          <w:rFonts w:ascii="Times" w:eastAsia="PMingLiU" w:hAnsi="Times" w:cs="Arial" w:hint="eastAsia"/>
          <w:lang w:val="en-US" w:eastAsia="zh-TW"/>
        </w:rPr>
        <w:t>s</w:t>
      </w:r>
      <w:r w:rsidRPr="00A653CC">
        <w:rPr>
          <w:rFonts w:ascii="Times" w:eastAsia="PMingLiU" w:hAnsi="Times" w:cs="Arial"/>
          <w:lang w:val="en-US" w:eastAsia="zh-TW"/>
        </w:rPr>
        <w:t xml:space="preserve">, study extending </w:t>
      </w:r>
      <w:r w:rsidRPr="00A653CC">
        <w:rPr>
          <w:rFonts w:ascii="Times" w:eastAsia="PMingLiU" w:hAnsi="Times" w:cs="Arial" w:hint="eastAsia"/>
          <w:lang w:val="en-US" w:eastAsia="zh-TW"/>
        </w:rPr>
        <w:t>NR</w:t>
      </w:r>
      <w:r w:rsidRPr="00A653CC">
        <w:rPr>
          <w:rFonts w:ascii="Times" w:eastAsia="PMingLiU" w:hAnsi="Times" w:cs="Arial"/>
          <w:lang w:val="en-US" w:eastAsia="zh-TW"/>
        </w:rPr>
        <w:t xml:space="preserve"> UE power consumption model for UE operation with </w:t>
      </w:r>
      <w:r w:rsidRPr="00A653CC">
        <w:rPr>
          <w:rFonts w:ascii="Times" w:eastAsia="PMingLiU" w:hAnsi="Times" w:cs="Arial" w:hint="eastAsia"/>
          <w:lang w:val="en-US" w:eastAsia="zh-TW"/>
        </w:rPr>
        <w:t xml:space="preserve">DL </w:t>
      </w:r>
      <w:r w:rsidRPr="00A653CC">
        <w:rPr>
          <w:rFonts w:ascii="Times" w:eastAsia="PMingLiU" w:hAnsi="Times" w:cs="Arial"/>
          <w:lang w:val="en-US" w:eastAsia="zh-TW"/>
        </w:rPr>
        <w:t>WUS of OFDM-based sequence, regarding the following aspects:</w:t>
      </w:r>
    </w:p>
    <w:p w14:paraId="1B7795DF" w14:textId="77777777" w:rsidR="00A653CC" w:rsidRPr="00A653CC" w:rsidRDefault="00A653CC" w:rsidP="00CD03E8">
      <w:pPr>
        <w:numPr>
          <w:ilvl w:val="0"/>
          <w:numId w:val="118"/>
        </w:numPr>
        <w:suppressAutoHyphens/>
        <w:overflowPunct/>
        <w:autoSpaceDE/>
        <w:autoSpaceDN/>
        <w:adjustRightInd/>
        <w:spacing w:after="0" w:line="256" w:lineRule="auto"/>
        <w:ind w:left="714" w:hanging="357"/>
        <w:jc w:val="both"/>
        <w:textAlignment w:val="auto"/>
        <w:rPr>
          <w:rFonts w:ascii="Times" w:eastAsia="PMingLiU" w:hAnsi="Times" w:cs="Arial"/>
          <w:lang w:val="en-US" w:eastAsia="zh-TW"/>
        </w:rPr>
      </w:pPr>
      <w:r w:rsidRPr="00A653CC">
        <w:rPr>
          <w:rFonts w:ascii="Times" w:eastAsia="PMingLiU" w:hAnsi="Times" w:cs="Arial"/>
          <w:lang w:val="en-US" w:eastAsia="zh-TW"/>
        </w:rPr>
        <w:t>Power state(s), sleep and non-sleep</w:t>
      </w:r>
      <w:r w:rsidRPr="00A653CC">
        <w:rPr>
          <w:rFonts w:ascii="Times" w:eastAsia="PMingLiU" w:hAnsi="Times" w:cs="Arial" w:hint="eastAsia"/>
          <w:lang w:val="en-US" w:eastAsia="zh-TW"/>
        </w:rPr>
        <w:t>,</w:t>
      </w:r>
      <w:r w:rsidRPr="00A653CC">
        <w:rPr>
          <w:rFonts w:ascii="Times" w:eastAsia="PMingLiU" w:hAnsi="Times" w:cs="Arial"/>
          <w:lang w:val="en-US" w:eastAsia="zh-TW"/>
        </w:rPr>
        <w:t xml:space="preserve"> and corresponding characteristics and power value(s)</w:t>
      </w:r>
    </w:p>
    <w:p w14:paraId="55BD403C" w14:textId="77777777" w:rsidR="00A653CC" w:rsidRPr="00A653CC" w:rsidRDefault="00A653CC" w:rsidP="00CD03E8">
      <w:pPr>
        <w:numPr>
          <w:ilvl w:val="0"/>
          <w:numId w:val="118"/>
        </w:numPr>
        <w:suppressAutoHyphens/>
        <w:overflowPunct/>
        <w:autoSpaceDE/>
        <w:autoSpaceDN/>
        <w:adjustRightInd/>
        <w:spacing w:after="0" w:line="256" w:lineRule="auto"/>
        <w:ind w:left="714" w:hanging="357"/>
        <w:jc w:val="both"/>
        <w:textAlignment w:val="auto"/>
        <w:rPr>
          <w:rFonts w:ascii="Times" w:eastAsia="PMingLiU" w:hAnsi="Times" w:cs="Arial"/>
          <w:lang w:val="en-US" w:eastAsia="zh-TW"/>
        </w:rPr>
      </w:pPr>
      <w:r w:rsidRPr="00A653CC">
        <w:rPr>
          <w:rFonts w:ascii="Times" w:eastAsia="PMingLiU" w:hAnsi="Times" w:cs="Arial"/>
          <w:lang w:val="en-US" w:eastAsia="zh-TW"/>
        </w:rPr>
        <w:t xml:space="preserve">Transition energy and time for </w:t>
      </w:r>
      <w:r w:rsidRPr="00A653CC">
        <w:rPr>
          <w:rFonts w:ascii="Times" w:eastAsia="DengXian" w:hAnsi="Times" w:cs="Arial" w:hint="eastAsia"/>
          <w:lang w:val="en-US" w:eastAsia="zh-CN"/>
        </w:rPr>
        <w:t xml:space="preserve">each of </w:t>
      </w:r>
      <w:r w:rsidRPr="00A653CC">
        <w:rPr>
          <w:rFonts w:ascii="Times" w:eastAsia="PMingLiU" w:hAnsi="Times" w:cs="Arial"/>
          <w:lang w:val="en-US" w:eastAsia="zh-TW"/>
        </w:rPr>
        <w:t xml:space="preserve">sleep state(s) </w:t>
      </w:r>
    </w:p>
    <w:p w14:paraId="58562ECA" w14:textId="77777777" w:rsidR="00A653CC" w:rsidRPr="00A653CC" w:rsidRDefault="00A653CC" w:rsidP="00CD03E8">
      <w:pPr>
        <w:numPr>
          <w:ilvl w:val="0"/>
          <w:numId w:val="118"/>
        </w:numPr>
        <w:suppressAutoHyphens/>
        <w:overflowPunct/>
        <w:autoSpaceDE/>
        <w:autoSpaceDN/>
        <w:adjustRightInd/>
        <w:spacing w:after="0" w:line="254" w:lineRule="auto"/>
        <w:ind w:left="714" w:hanging="357"/>
        <w:jc w:val="both"/>
        <w:textAlignment w:val="auto"/>
        <w:rPr>
          <w:rFonts w:ascii="Times" w:eastAsia="PMingLiU" w:hAnsi="Times" w:cs="Arial"/>
          <w:lang w:val="en-US" w:eastAsia="zh-TW"/>
        </w:rPr>
      </w:pPr>
      <w:r w:rsidRPr="00A653CC">
        <w:rPr>
          <w:rFonts w:ascii="Times" w:eastAsia="PMingLiU" w:hAnsi="Times" w:cs="Arial"/>
          <w:lang w:val="en-US" w:eastAsia="zh-TW"/>
        </w:rPr>
        <w:t xml:space="preserve">Companies to report the assumption(s) for achieving the proposed power value(s), e.g., </w:t>
      </w:r>
      <w:r w:rsidRPr="00A653CC">
        <w:rPr>
          <w:rFonts w:ascii="Times" w:eastAsia="DengXian" w:hAnsi="Times" w:cs="Arial" w:hint="eastAsia"/>
          <w:lang w:val="en-US" w:eastAsia="zh-CN"/>
        </w:rPr>
        <w:t xml:space="preserve">time/frequency domain detection, </w:t>
      </w:r>
      <w:r w:rsidRPr="00A653CC">
        <w:rPr>
          <w:rFonts w:ascii="Times" w:eastAsia="PMingLiU" w:hAnsi="Times" w:cs="Arial"/>
          <w:lang w:val="en-US" w:eastAsia="zh-TW"/>
        </w:rPr>
        <w:t>noise figure assumption(s), synchronization assumption(s), BW/antenna assumption(s), etc.</w:t>
      </w:r>
    </w:p>
    <w:p w14:paraId="7D4DD1EC"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lang w:val="en-US" w:eastAsia="zh-CN"/>
        </w:rPr>
      </w:pPr>
    </w:p>
    <w:p w14:paraId="2D7B4312"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6CC8D896" w14:textId="77777777" w:rsidR="00A653CC" w:rsidRPr="00A653CC" w:rsidRDefault="00A653CC" w:rsidP="00A653CC">
      <w:pPr>
        <w:overflowPunct/>
        <w:autoSpaceDE/>
        <w:autoSpaceDN/>
        <w:adjustRightInd/>
        <w:spacing w:after="0" w:line="252" w:lineRule="auto"/>
        <w:textAlignment w:val="auto"/>
        <w:rPr>
          <w:rFonts w:ascii="Times" w:eastAsia="DengXian" w:hAnsi="Times" w:cs="Arial"/>
          <w:szCs w:val="24"/>
          <w:lang w:eastAsia="zh-CN"/>
        </w:rPr>
      </w:pPr>
      <w:r w:rsidRPr="00A653CC">
        <w:rPr>
          <w:rFonts w:ascii="Times" w:eastAsia="Calibri" w:hAnsi="Times" w:cs="Arial"/>
          <w:szCs w:val="24"/>
          <w:lang w:val="en-US" w:eastAsia="en-US"/>
        </w:rPr>
        <w:t>Study</w:t>
      </w:r>
      <w:r w:rsidRPr="00A653CC">
        <w:rPr>
          <w:rFonts w:ascii="Times" w:eastAsia="Calibri" w:hAnsi="Times" w:cs="Arial"/>
          <w:szCs w:val="24"/>
          <w:lang w:eastAsia="en-US"/>
        </w:rPr>
        <w:t xml:space="preserve"> and evaluate </w:t>
      </w:r>
      <w:r w:rsidRPr="00A653CC">
        <w:rPr>
          <w:rFonts w:ascii="Times" w:eastAsia="DengXian" w:hAnsi="Times" w:cs="Arial"/>
          <w:szCs w:val="24"/>
          <w:lang w:eastAsia="zh-CN"/>
        </w:rPr>
        <w:t xml:space="preserve">on-demand sync signal(s) </w:t>
      </w:r>
      <w:r w:rsidRPr="00A653CC">
        <w:rPr>
          <w:rFonts w:ascii="Times" w:eastAsia="DengXian" w:hAnsi="Times" w:cs="Arial"/>
          <w:szCs w:val="24"/>
          <w:lang w:val="en-US" w:eastAsia="zh-CN"/>
        </w:rPr>
        <w:t>mechanisms</w:t>
      </w:r>
      <w:r w:rsidRPr="00A653CC">
        <w:rPr>
          <w:rFonts w:ascii="Times" w:eastAsia="Calibri" w:hAnsi="Times" w:cs="Arial"/>
          <w:szCs w:val="24"/>
          <w:lang w:val="en-US" w:eastAsia="en-US"/>
        </w:rPr>
        <w:t xml:space="preserve"> for 6GR </w:t>
      </w:r>
      <w:r w:rsidRPr="00A653CC">
        <w:rPr>
          <w:rFonts w:ascii="Times" w:eastAsia="Calibri" w:hAnsi="Times" w:cs="Arial"/>
          <w:szCs w:val="24"/>
          <w:lang w:eastAsia="en-US"/>
        </w:rPr>
        <w:t>energy efficiency</w:t>
      </w:r>
      <w:r w:rsidRPr="00A653CC">
        <w:rPr>
          <w:rFonts w:ascii="Times" w:eastAsia="Calibri" w:hAnsi="Times" w:cs="Arial"/>
          <w:szCs w:val="24"/>
          <w:lang w:val="en-US" w:eastAsia="en-US"/>
        </w:rPr>
        <w:t>,</w:t>
      </w:r>
      <w:r w:rsidRPr="00A653CC">
        <w:rPr>
          <w:rFonts w:ascii="Times" w:eastAsia="Calibri" w:hAnsi="Times" w:cs="Arial"/>
          <w:szCs w:val="24"/>
          <w:lang w:eastAsia="en-US"/>
        </w:rPr>
        <w:t xml:space="preserve"> considering, e.g.,:</w:t>
      </w:r>
    </w:p>
    <w:p w14:paraId="7029E488" w14:textId="77777777" w:rsidR="00A653CC" w:rsidRPr="00A653CC" w:rsidRDefault="00A653CC" w:rsidP="00CD03E8">
      <w:pPr>
        <w:numPr>
          <w:ilvl w:val="0"/>
          <w:numId w:val="119"/>
        </w:numPr>
        <w:suppressAutoHyphens/>
        <w:overflowPunct/>
        <w:autoSpaceDE/>
        <w:autoSpaceDN/>
        <w:adjustRightInd/>
        <w:spacing w:after="0" w:line="252" w:lineRule="auto"/>
        <w:jc w:val="both"/>
        <w:textAlignment w:val="auto"/>
        <w:rPr>
          <w:rFonts w:ascii="Times" w:eastAsia="Calibri" w:hAnsi="Times" w:cs="Arial"/>
          <w:szCs w:val="24"/>
          <w:lang w:val="en-US" w:eastAsia="zh-CN"/>
        </w:rPr>
      </w:pPr>
      <w:r w:rsidRPr="00A653CC">
        <w:rPr>
          <w:rFonts w:ascii="Times" w:eastAsia="Calibri" w:hAnsi="Times" w:cs="Arial"/>
          <w:szCs w:val="24"/>
          <w:lang w:val="en-US" w:eastAsia="zh-CN"/>
        </w:rPr>
        <w:t>On-demand sync signal(s) for single cell/carrier, multi-carrier/cell, multi-TRP,</w:t>
      </w:r>
    </w:p>
    <w:p w14:paraId="123120EE" w14:textId="77777777" w:rsidR="00A653CC" w:rsidRPr="00A653CC" w:rsidRDefault="00A653CC" w:rsidP="00CD03E8">
      <w:pPr>
        <w:numPr>
          <w:ilvl w:val="0"/>
          <w:numId w:val="119"/>
        </w:numPr>
        <w:suppressAutoHyphens/>
        <w:overflowPunct/>
        <w:autoSpaceDE/>
        <w:autoSpaceDN/>
        <w:adjustRightInd/>
        <w:spacing w:after="0" w:line="252" w:lineRule="auto"/>
        <w:jc w:val="both"/>
        <w:textAlignment w:val="auto"/>
        <w:rPr>
          <w:rFonts w:ascii="Times" w:eastAsia="Calibri" w:hAnsi="Times" w:cs="Arial"/>
          <w:szCs w:val="24"/>
          <w:lang w:eastAsia="en-US"/>
        </w:rPr>
      </w:pPr>
      <w:r w:rsidRPr="00A653CC">
        <w:rPr>
          <w:rFonts w:ascii="Times" w:eastAsia="DengXian" w:hAnsi="Times" w:cs="Arial"/>
          <w:szCs w:val="24"/>
          <w:lang w:eastAsia="zh-CN"/>
        </w:rPr>
        <w:t>Network-triggered and UE-triggered on-demand sync signal(s),</w:t>
      </w:r>
    </w:p>
    <w:p w14:paraId="01C9171E" w14:textId="77777777" w:rsidR="00A653CC" w:rsidRPr="00A653CC" w:rsidRDefault="00A653CC" w:rsidP="00CD03E8">
      <w:pPr>
        <w:numPr>
          <w:ilvl w:val="0"/>
          <w:numId w:val="119"/>
        </w:numPr>
        <w:suppressAutoHyphens/>
        <w:overflowPunct/>
        <w:autoSpaceDE/>
        <w:autoSpaceDN/>
        <w:adjustRightInd/>
        <w:spacing w:after="0" w:line="252" w:lineRule="auto"/>
        <w:jc w:val="both"/>
        <w:textAlignment w:val="auto"/>
        <w:rPr>
          <w:rFonts w:ascii="Times" w:eastAsia="Calibri" w:hAnsi="Times" w:cs="Arial"/>
          <w:strike/>
          <w:lang w:val="en-US" w:eastAsia="en-US"/>
        </w:rPr>
      </w:pPr>
      <w:r w:rsidRPr="00A653CC">
        <w:rPr>
          <w:rFonts w:ascii="Times" w:eastAsia="DengXian" w:hAnsi="Times" w:cs="Arial"/>
          <w:szCs w:val="24"/>
          <w:lang w:eastAsia="zh-CN"/>
        </w:rPr>
        <w:t>Idle and/or connected modes,</w:t>
      </w:r>
    </w:p>
    <w:p w14:paraId="1A888669" w14:textId="77777777" w:rsidR="00A653CC" w:rsidRPr="00A653CC" w:rsidRDefault="00A653CC" w:rsidP="00CD03E8">
      <w:pPr>
        <w:numPr>
          <w:ilvl w:val="0"/>
          <w:numId w:val="119"/>
        </w:numPr>
        <w:suppressAutoHyphens/>
        <w:overflowPunct/>
        <w:autoSpaceDE/>
        <w:autoSpaceDN/>
        <w:adjustRightInd/>
        <w:spacing w:after="0" w:line="252" w:lineRule="auto"/>
        <w:jc w:val="both"/>
        <w:textAlignment w:val="auto"/>
        <w:rPr>
          <w:rFonts w:ascii="Times" w:eastAsia="Calibri" w:hAnsi="Times" w:cs="Arial"/>
          <w:szCs w:val="24"/>
          <w:lang w:eastAsia="en-US"/>
        </w:rPr>
      </w:pPr>
      <w:r w:rsidRPr="00A653CC">
        <w:rPr>
          <w:rFonts w:ascii="Times" w:eastAsia="DengXian" w:hAnsi="Times" w:cs="Arial"/>
          <w:szCs w:val="24"/>
          <w:lang w:eastAsia="zh-CN"/>
        </w:rPr>
        <w:t>Other mechanisms/aspects/signals/channels are not precluded.</w:t>
      </w:r>
    </w:p>
    <w:p w14:paraId="02991995"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highlight w:val="green"/>
          <w:lang w:val="en-US" w:eastAsia="zh-CN"/>
        </w:rPr>
      </w:pPr>
      <w:r w:rsidRPr="00A653CC">
        <w:rPr>
          <w:rFonts w:ascii="Times" w:eastAsia="DengXian" w:hAnsi="Times" w:cs="Arial" w:hint="eastAsia"/>
          <w:szCs w:val="24"/>
          <w:highlight w:val="green"/>
          <w:lang w:val="en-US" w:eastAsia="zh-CN"/>
        </w:rPr>
        <w:t>Agreement</w:t>
      </w:r>
    </w:p>
    <w:p w14:paraId="46770C6C" w14:textId="77777777" w:rsidR="00A653CC" w:rsidRPr="00A653CC" w:rsidRDefault="00A653CC" w:rsidP="00A653CC">
      <w:pPr>
        <w:overflowPunct/>
        <w:autoSpaceDE/>
        <w:autoSpaceDN/>
        <w:adjustRightInd/>
        <w:spacing w:after="0" w:line="252" w:lineRule="auto"/>
        <w:textAlignment w:val="auto"/>
        <w:rPr>
          <w:rFonts w:ascii="Times" w:eastAsia="DengXian" w:hAnsi="Times" w:cs="Arial"/>
          <w:szCs w:val="24"/>
          <w:lang w:eastAsia="zh-CN"/>
        </w:rPr>
      </w:pPr>
      <w:r w:rsidRPr="00A653CC">
        <w:rPr>
          <w:rFonts w:ascii="Times" w:eastAsia="Calibri" w:hAnsi="Times" w:cs="Arial"/>
          <w:szCs w:val="24"/>
          <w:lang w:val="en-US" w:eastAsia="en-US"/>
        </w:rPr>
        <w:t>Study</w:t>
      </w:r>
      <w:r w:rsidRPr="00A653CC">
        <w:rPr>
          <w:rFonts w:ascii="Times" w:eastAsia="Calibri" w:hAnsi="Times" w:cs="Arial"/>
          <w:szCs w:val="24"/>
          <w:lang w:eastAsia="en-US"/>
        </w:rPr>
        <w:t xml:space="preserve"> and evaluate </w:t>
      </w:r>
      <w:r w:rsidRPr="00A653CC">
        <w:rPr>
          <w:rFonts w:ascii="Times" w:eastAsia="Calibri" w:hAnsi="Times" w:cs="Arial"/>
          <w:szCs w:val="24"/>
          <w:lang w:val="en-US" w:eastAsia="en-US"/>
        </w:rPr>
        <w:t>multi-carrier</w:t>
      </w:r>
      <w:r w:rsidRPr="00A653CC">
        <w:rPr>
          <w:rFonts w:ascii="Times" w:eastAsia="DengXian" w:hAnsi="Times" w:cs="Arial" w:hint="eastAsia"/>
          <w:szCs w:val="24"/>
          <w:lang w:val="en-US" w:eastAsia="zh-CN"/>
        </w:rPr>
        <w:t>/</w:t>
      </w:r>
      <w:r w:rsidRPr="00A653CC">
        <w:rPr>
          <w:rFonts w:ascii="Times" w:eastAsia="Calibri" w:hAnsi="Times" w:cs="Arial"/>
          <w:szCs w:val="24"/>
          <w:lang w:val="en-US" w:eastAsia="zh-CN"/>
        </w:rPr>
        <w:t>cells</w:t>
      </w:r>
      <w:r w:rsidRPr="00A653CC">
        <w:rPr>
          <w:rFonts w:ascii="Times" w:eastAsia="DengXian" w:hAnsi="Times" w:cs="Arial" w:hint="eastAsia"/>
          <w:szCs w:val="24"/>
          <w:lang w:val="en-US" w:eastAsia="zh-CN"/>
        </w:rPr>
        <w:t>/TRPs</w:t>
      </w:r>
      <w:r w:rsidRPr="00A653CC">
        <w:rPr>
          <w:rFonts w:ascii="Times" w:eastAsia="Calibri" w:hAnsi="Times" w:cs="Arial"/>
          <w:szCs w:val="24"/>
          <w:lang w:val="en-US" w:eastAsia="en-US"/>
        </w:rPr>
        <w:t xml:space="preserve"> </w:t>
      </w:r>
      <w:r w:rsidRPr="00A653CC">
        <w:rPr>
          <w:rFonts w:ascii="Times" w:eastAsia="DengXian" w:hAnsi="Times" w:cs="Arial"/>
          <w:szCs w:val="24"/>
          <w:lang w:val="en-US" w:eastAsia="zh-CN"/>
        </w:rPr>
        <w:t>mechanisms</w:t>
      </w:r>
      <w:r w:rsidRPr="00A653CC">
        <w:rPr>
          <w:rFonts w:ascii="Times" w:eastAsia="Calibri" w:hAnsi="Times" w:cs="Arial"/>
          <w:szCs w:val="24"/>
          <w:lang w:val="en-US" w:eastAsia="en-US"/>
        </w:rPr>
        <w:t xml:space="preserve"> for 6GR NES,</w:t>
      </w:r>
      <w:r w:rsidRPr="00A653CC">
        <w:rPr>
          <w:rFonts w:ascii="Times" w:eastAsia="Calibri" w:hAnsi="Times" w:cs="Arial"/>
          <w:szCs w:val="24"/>
          <w:lang w:eastAsia="en-US"/>
        </w:rPr>
        <w:t xml:space="preserve"> considering, e.g.,:</w:t>
      </w:r>
    </w:p>
    <w:p w14:paraId="602453EA" w14:textId="77777777" w:rsidR="00A653CC" w:rsidRPr="00A653CC" w:rsidRDefault="00A653CC" w:rsidP="00CD03E8">
      <w:pPr>
        <w:numPr>
          <w:ilvl w:val="0"/>
          <w:numId w:val="119"/>
        </w:numPr>
        <w:suppressAutoHyphens/>
        <w:overflowPunct/>
        <w:autoSpaceDE/>
        <w:autoSpaceDN/>
        <w:adjustRightInd/>
        <w:spacing w:after="0" w:line="252" w:lineRule="auto"/>
        <w:jc w:val="both"/>
        <w:textAlignment w:val="auto"/>
        <w:rPr>
          <w:rFonts w:ascii="Times" w:eastAsia="Calibri" w:hAnsi="Times" w:cs="Arial"/>
          <w:szCs w:val="24"/>
          <w:lang w:eastAsia="zh-CN"/>
        </w:rPr>
      </w:pPr>
      <w:r w:rsidRPr="00A653CC">
        <w:rPr>
          <w:rFonts w:ascii="Times" w:eastAsia="Calibri" w:hAnsi="Times" w:cs="Arial"/>
          <w:szCs w:val="24"/>
          <w:lang w:val="en-US" w:eastAsia="zh-CN"/>
        </w:rPr>
        <w:t>Sync signal-less carriers/cells</w:t>
      </w:r>
      <w:r w:rsidRPr="00A653CC">
        <w:rPr>
          <w:rFonts w:ascii="Times" w:eastAsia="DengXian" w:hAnsi="Times" w:cs="Arial" w:hint="eastAsia"/>
          <w:szCs w:val="24"/>
          <w:lang w:val="en-US" w:eastAsia="zh-CN"/>
        </w:rPr>
        <w:t>/TRPs</w:t>
      </w:r>
      <w:r w:rsidRPr="00A653CC">
        <w:rPr>
          <w:rFonts w:ascii="Times" w:eastAsia="Calibri" w:hAnsi="Times" w:cs="Arial"/>
          <w:szCs w:val="24"/>
          <w:lang w:val="en-US" w:eastAsia="zh-CN"/>
        </w:rPr>
        <w:t xml:space="preserve"> for at least intra-band and collocated inter-band multi-carrier/cell</w:t>
      </w:r>
      <w:r w:rsidRPr="00A653CC">
        <w:rPr>
          <w:rFonts w:ascii="Times" w:eastAsia="DengXian" w:hAnsi="Times" w:cs="Arial" w:hint="eastAsia"/>
          <w:szCs w:val="24"/>
          <w:lang w:val="en-US" w:eastAsia="zh-CN"/>
        </w:rPr>
        <w:t>/TRPs</w:t>
      </w:r>
      <w:r w:rsidRPr="00A653CC">
        <w:rPr>
          <w:rFonts w:ascii="Times" w:eastAsia="DengXian" w:hAnsi="Times" w:cs="Arial"/>
          <w:szCs w:val="24"/>
          <w:lang w:val="en-US" w:eastAsia="zh-CN"/>
        </w:rPr>
        <w:t xml:space="preserve">, including </w:t>
      </w:r>
      <w:r w:rsidRPr="00A653CC">
        <w:rPr>
          <w:rFonts w:ascii="Times" w:eastAsia="DengXian" w:hAnsi="Times" w:cs="Arial" w:hint="eastAsia"/>
          <w:szCs w:val="24"/>
          <w:lang w:val="en-US" w:eastAsia="zh-CN"/>
        </w:rPr>
        <w:t xml:space="preserve">potential </w:t>
      </w:r>
      <w:r w:rsidRPr="00A653CC">
        <w:rPr>
          <w:rFonts w:ascii="Times" w:eastAsia="DengXian" w:hAnsi="Times" w:cs="Arial"/>
          <w:szCs w:val="24"/>
          <w:lang w:val="en-US" w:eastAsia="zh-CN"/>
        </w:rPr>
        <w:t>e</w:t>
      </w:r>
      <w:r w:rsidRPr="00A653CC">
        <w:rPr>
          <w:rFonts w:ascii="Times" w:eastAsia="Calibri" w:hAnsi="Times" w:cs="Arial"/>
          <w:szCs w:val="24"/>
          <w:lang w:val="en-US" w:eastAsia="zh-CN"/>
        </w:rPr>
        <w:t>xtensions to additional deployments and scenarios,</w:t>
      </w:r>
    </w:p>
    <w:p w14:paraId="6CB43031" w14:textId="77777777" w:rsidR="00A653CC" w:rsidRPr="00A653CC" w:rsidRDefault="00A653CC" w:rsidP="00CD03E8">
      <w:pPr>
        <w:numPr>
          <w:ilvl w:val="0"/>
          <w:numId w:val="116"/>
        </w:numPr>
        <w:suppressAutoHyphens/>
        <w:overflowPunct/>
        <w:autoSpaceDE/>
        <w:autoSpaceDN/>
        <w:adjustRightInd/>
        <w:spacing w:after="0" w:line="252" w:lineRule="auto"/>
        <w:jc w:val="both"/>
        <w:textAlignment w:val="auto"/>
        <w:rPr>
          <w:rFonts w:ascii="Times" w:eastAsia="Calibri" w:hAnsi="Times" w:cs="Arial"/>
          <w:strike/>
          <w:lang w:val="en-US" w:eastAsia="en-US"/>
        </w:rPr>
      </w:pPr>
      <w:r w:rsidRPr="00A653CC">
        <w:rPr>
          <w:rFonts w:ascii="Times" w:eastAsia="DengXian" w:hAnsi="Times" w:cs="Arial" w:hint="eastAsia"/>
          <w:szCs w:val="24"/>
          <w:lang w:eastAsia="zh-CN"/>
        </w:rPr>
        <w:t>RRC states</w:t>
      </w:r>
      <w:r w:rsidRPr="00A653CC">
        <w:rPr>
          <w:rFonts w:ascii="Times" w:eastAsia="DengXian" w:hAnsi="Times" w:cs="Arial"/>
          <w:szCs w:val="24"/>
          <w:lang w:eastAsia="zh-CN"/>
        </w:rPr>
        <w:t>,</w:t>
      </w:r>
    </w:p>
    <w:p w14:paraId="57A9AF20" w14:textId="77777777" w:rsidR="00A653CC" w:rsidRPr="00A653CC" w:rsidRDefault="00A653CC" w:rsidP="00CD03E8">
      <w:pPr>
        <w:numPr>
          <w:ilvl w:val="0"/>
          <w:numId w:val="116"/>
        </w:numPr>
        <w:overflowPunct/>
        <w:autoSpaceDE/>
        <w:autoSpaceDN/>
        <w:adjustRightInd/>
        <w:spacing w:after="0"/>
        <w:textAlignment w:val="auto"/>
        <w:rPr>
          <w:rFonts w:ascii="Aptos" w:hAnsi="Aptos" w:cs="Aptos"/>
          <w:lang w:val="en-US" w:eastAsia="x-none"/>
        </w:rPr>
      </w:pPr>
      <w:r w:rsidRPr="00A653CC">
        <w:rPr>
          <w:rFonts w:ascii="Times" w:hAnsi="Times"/>
          <w:lang w:val="en-US" w:eastAsia="x-none"/>
        </w:rPr>
        <w:lastRenderedPageBreak/>
        <w:t>UE energy consumption and complexity,</w:t>
      </w:r>
    </w:p>
    <w:p w14:paraId="23B04B0C" w14:textId="77777777" w:rsidR="00A653CC" w:rsidRPr="00A653CC" w:rsidRDefault="00A653CC" w:rsidP="00CD03E8">
      <w:pPr>
        <w:numPr>
          <w:ilvl w:val="0"/>
          <w:numId w:val="116"/>
        </w:numPr>
        <w:suppressAutoHyphens/>
        <w:overflowPunct/>
        <w:autoSpaceDE/>
        <w:autoSpaceDN/>
        <w:adjustRightInd/>
        <w:spacing w:after="0" w:line="252" w:lineRule="auto"/>
        <w:jc w:val="both"/>
        <w:textAlignment w:val="auto"/>
        <w:rPr>
          <w:rFonts w:ascii="Times" w:eastAsia="Calibri" w:hAnsi="Times" w:cs="Arial"/>
          <w:lang w:val="en-US" w:eastAsia="en-US"/>
        </w:rPr>
      </w:pPr>
      <w:r w:rsidRPr="00A653CC">
        <w:rPr>
          <w:rFonts w:ascii="Times" w:eastAsia="DengXian" w:hAnsi="Times" w:cs="Arial"/>
          <w:szCs w:val="24"/>
          <w:lang w:eastAsia="zh-CN"/>
        </w:rPr>
        <w:t>Other mechanisms/aspects/signals/channels are not precluded.</w:t>
      </w:r>
    </w:p>
    <w:p w14:paraId="3CE05231" w14:textId="77777777" w:rsidR="00A653CC" w:rsidRPr="00A653CC" w:rsidRDefault="00A653CC" w:rsidP="00A653CC">
      <w:pPr>
        <w:tabs>
          <w:tab w:val="left" w:pos="0"/>
        </w:tabs>
        <w:suppressAutoHyphens/>
        <w:overflowPunct/>
        <w:autoSpaceDE/>
        <w:autoSpaceDN/>
        <w:adjustRightInd/>
        <w:spacing w:after="0" w:line="256" w:lineRule="auto"/>
        <w:jc w:val="both"/>
        <w:textAlignment w:val="auto"/>
        <w:rPr>
          <w:rFonts w:ascii="Times" w:eastAsia="DengXian" w:hAnsi="Times" w:cs="Arial"/>
          <w:szCs w:val="24"/>
          <w:lang w:val="en-US" w:eastAsia="zh-CN"/>
        </w:rPr>
      </w:pPr>
    </w:p>
    <w:p w14:paraId="628551FB" w14:textId="3B49F23A" w:rsidR="009048F4" w:rsidRPr="00982845" w:rsidRDefault="004710F9" w:rsidP="009048F4">
      <w:hyperlink r:id="rId1445" w:history="1">
        <w:r>
          <w:rPr>
            <w:rStyle w:val="Hyperlink"/>
          </w:rPr>
          <w:t>R1-2506741</w:t>
        </w:r>
      </w:hyperlink>
      <w:r w:rsidR="009048F4" w:rsidRPr="00982845">
        <w:tab/>
        <w:t>Discussion on 6G energy efficiency techniques</w:t>
      </w:r>
      <w:r w:rsidR="009048F4" w:rsidRPr="00982845">
        <w:tab/>
        <w:t>FUTUREWEI</w:t>
      </w:r>
    </w:p>
    <w:p w14:paraId="2FA6E6CC" w14:textId="0F72949E" w:rsidR="009048F4" w:rsidRPr="00982845" w:rsidRDefault="004710F9" w:rsidP="009048F4">
      <w:hyperlink r:id="rId1446" w:history="1">
        <w:r>
          <w:rPr>
            <w:rStyle w:val="Hyperlink"/>
          </w:rPr>
          <w:t>R1-2506756</w:t>
        </w:r>
      </w:hyperlink>
      <w:r w:rsidR="009048F4" w:rsidRPr="00982845">
        <w:tab/>
        <w:t>Energy Efficiency in 6G Radio</w:t>
      </w:r>
      <w:r w:rsidR="009048F4" w:rsidRPr="00982845">
        <w:tab/>
        <w:t>Nokia</w:t>
      </w:r>
    </w:p>
    <w:p w14:paraId="30F0E711" w14:textId="70DB13C9" w:rsidR="009048F4" w:rsidRPr="00982845" w:rsidRDefault="004710F9" w:rsidP="009048F4">
      <w:hyperlink r:id="rId1447" w:history="1">
        <w:r>
          <w:rPr>
            <w:rStyle w:val="Hyperlink"/>
          </w:rPr>
          <w:t>R1-2506758</w:t>
        </w:r>
      </w:hyperlink>
      <w:r w:rsidR="009048F4" w:rsidRPr="00982845">
        <w:tab/>
        <w:t>Discussion on energy efficiency for 6GR</w:t>
      </w:r>
      <w:r w:rsidR="009048F4" w:rsidRPr="00982845">
        <w:tab/>
        <w:t>TCL</w:t>
      </w:r>
    </w:p>
    <w:p w14:paraId="24DD518B" w14:textId="0BCC5771" w:rsidR="009048F4" w:rsidRPr="00982845" w:rsidRDefault="004710F9" w:rsidP="009048F4">
      <w:hyperlink r:id="rId1448" w:history="1">
        <w:r>
          <w:rPr>
            <w:rStyle w:val="Hyperlink"/>
          </w:rPr>
          <w:t>R1-2506819</w:t>
        </w:r>
      </w:hyperlink>
      <w:r w:rsidR="009048F4" w:rsidRPr="00982845">
        <w:tab/>
        <w:t>Discussion on energy efficiency for 6GR</w:t>
      </w:r>
      <w:r w:rsidR="009048F4" w:rsidRPr="00982845">
        <w:tab/>
        <w:t>Spreadtrum, UNISOC</w:t>
      </w:r>
    </w:p>
    <w:p w14:paraId="598DF738" w14:textId="3A310B82" w:rsidR="009048F4" w:rsidRPr="00982845" w:rsidRDefault="004710F9" w:rsidP="009048F4">
      <w:hyperlink r:id="rId1449" w:history="1">
        <w:r>
          <w:rPr>
            <w:rStyle w:val="Hyperlink"/>
          </w:rPr>
          <w:t>R1-2506831</w:t>
        </w:r>
      </w:hyperlink>
      <w:r w:rsidR="009048F4" w:rsidRPr="00982845">
        <w:tab/>
        <w:t>Discussion on energy efficiency for 6GR</w:t>
      </w:r>
      <w:r w:rsidR="009048F4" w:rsidRPr="00982845">
        <w:tab/>
        <w:t>ZTE Corporation, Sanechips</w:t>
      </w:r>
    </w:p>
    <w:p w14:paraId="36520240" w14:textId="52576090" w:rsidR="009048F4" w:rsidRPr="00982845" w:rsidRDefault="004710F9" w:rsidP="009048F4">
      <w:hyperlink r:id="rId1450" w:history="1">
        <w:r>
          <w:rPr>
            <w:rStyle w:val="Hyperlink"/>
          </w:rPr>
          <w:t>R1-2506903</w:t>
        </w:r>
      </w:hyperlink>
      <w:r w:rsidR="009048F4" w:rsidRPr="00982845">
        <w:tab/>
        <w:t>Discussion on 6G energy efficiency</w:t>
      </w:r>
      <w:r w:rsidR="009048F4" w:rsidRPr="00982845">
        <w:tab/>
        <w:t>vivo</w:t>
      </w:r>
    </w:p>
    <w:p w14:paraId="032D221A" w14:textId="53204CCD" w:rsidR="009048F4" w:rsidRPr="00982845" w:rsidRDefault="004710F9" w:rsidP="009048F4">
      <w:hyperlink r:id="rId1451" w:history="1">
        <w:r>
          <w:rPr>
            <w:rStyle w:val="Hyperlink"/>
          </w:rPr>
          <w:t>R1-2506994</w:t>
        </w:r>
      </w:hyperlink>
      <w:r w:rsidR="009048F4" w:rsidRPr="00982845">
        <w:tab/>
        <w:t>Discussion on energy efficiency for 6GR</w:t>
      </w:r>
      <w:r w:rsidR="009048F4" w:rsidRPr="00982845">
        <w:tab/>
        <w:t>Xiaomi</w:t>
      </w:r>
    </w:p>
    <w:p w14:paraId="7581F28B" w14:textId="09DAC3D1" w:rsidR="009048F4" w:rsidRPr="00982845" w:rsidRDefault="004710F9" w:rsidP="009048F4">
      <w:hyperlink r:id="rId1452" w:history="1">
        <w:r>
          <w:rPr>
            <w:rStyle w:val="Hyperlink"/>
          </w:rPr>
          <w:t>R1-2507019</w:t>
        </w:r>
      </w:hyperlink>
      <w:r w:rsidR="009048F4" w:rsidRPr="00982845">
        <w:tab/>
        <w:t>Discussion on Energy Efficiency of 6GR interface</w:t>
      </w:r>
      <w:r w:rsidR="009048F4" w:rsidRPr="00982845">
        <w:tab/>
        <w:t>CMCC</w:t>
      </w:r>
    </w:p>
    <w:p w14:paraId="1542BA0F" w14:textId="5F128C15" w:rsidR="009048F4" w:rsidRPr="00982845" w:rsidRDefault="004710F9" w:rsidP="009048F4">
      <w:hyperlink r:id="rId1453" w:history="1">
        <w:r>
          <w:rPr>
            <w:rStyle w:val="Hyperlink"/>
          </w:rPr>
          <w:t>R1-2507021</w:t>
        </w:r>
      </w:hyperlink>
      <w:r w:rsidR="009048F4" w:rsidRPr="00982845">
        <w:tab/>
        <w:t>Energy efficiency in 6G</w:t>
      </w:r>
      <w:r w:rsidR="009048F4" w:rsidRPr="00982845">
        <w:tab/>
        <w:t>Tejas Network Limited</w:t>
      </w:r>
    </w:p>
    <w:p w14:paraId="3BE889B9" w14:textId="6B490B40" w:rsidR="009048F4" w:rsidRPr="00982845" w:rsidRDefault="004710F9" w:rsidP="009048F4">
      <w:hyperlink r:id="rId1454" w:history="1">
        <w:r>
          <w:rPr>
            <w:rStyle w:val="Hyperlink"/>
          </w:rPr>
          <w:t>R1-2507063</w:t>
        </w:r>
      </w:hyperlink>
      <w:r w:rsidR="009048F4" w:rsidRPr="00982845">
        <w:tab/>
        <w:t>Views on energy saving for 6GR</w:t>
      </w:r>
      <w:r w:rsidR="009048F4" w:rsidRPr="00982845">
        <w:tab/>
        <w:t>Huawei, HiSilicon</w:t>
      </w:r>
    </w:p>
    <w:p w14:paraId="62F8417E" w14:textId="19CEA055" w:rsidR="009048F4" w:rsidRPr="00982845" w:rsidRDefault="004710F9" w:rsidP="009048F4">
      <w:hyperlink r:id="rId1455" w:history="1">
        <w:r>
          <w:rPr>
            <w:rStyle w:val="Hyperlink"/>
          </w:rPr>
          <w:t>R1-2507106</w:t>
        </w:r>
      </w:hyperlink>
      <w:r w:rsidR="009048F4" w:rsidRPr="00982845">
        <w:tab/>
        <w:t>Discussions on energy efficiency of 6GR</w:t>
      </w:r>
      <w:r w:rsidR="009048F4" w:rsidRPr="00982845">
        <w:tab/>
        <w:t>CATT</w:t>
      </w:r>
    </w:p>
    <w:p w14:paraId="68F55CF5" w14:textId="755E5BCE" w:rsidR="009048F4" w:rsidRPr="00982845" w:rsidRDefault="004710F9" w:rsidP="009048F4">
      <w:hyperlink r:id="rId1456" w:history="1">
        <w:r>
          <w:rPr>
            <w:rStyle w:val="Hyperlink"/>
          </w:rPr>
          <w:t>R1-2507181</w:t>
        </w:r>
      </w:hyperlink>
      <w:r w:rsidR="009048F4" w:rsidRPr="00982845">
        <w:tab/>
        <w:t>Energy Saving for 6GR air interface</w:t>
      </w:r>
      <w:r w:rsidR="009048F4" w:rsidRPr="00982845">
        <w:tab/>
        <w:t>OPPO</w:t>
      </w:r>
    </w:p>
    <w:p w14:paraId="27FC0935" w14:textId="18B59C37" w:rsidR="009048F4" w:rsidRPr="00982845" w:rsidRDefault="004710F9" w:rsidP="009048F4">
      <w:hyperlink r:id="rId1457" w:history="1">
        <w:r>
          <w:rPr>
            <w:rStyle w:val="Hyperlink"/>
          </w:rPr>
          <w:t>R1-2507214</w:t>
        </w:r>
      </w:hyperlink>
      <w:r w:rsidR="009048F4" w:rsidRPr="00982845">
        <w:tab/>
        <w:t>Discussion on  energy efficiency</w:t>
      </w:r>
      <w:r w:rsidR="009048F4" w:rsidRPr="00982845">
        <w:tab/>
        <w:t>HONOR</w:t>
      </w:r>
    </w:p>
    <w:p w14:paraId="0AFA06CE" w14:textId="498D1EF2" w:rsidR="009048F4" w:rsidRPr="00982845" w:rsidRDefault="004710F9" w:rsidP="009048F4">
      <w:hyperlink r:id="rId1458" w:history="1">
        <w:r>
          <w:rPr>
            <w:rStyle w:val="Hyperlink"/>
          </w:rPr>
          <w:t>R1-2507258</w:t>
        </w:r>
      </w:hyperlink>
      <w:r w:rsidR="009048F4" w:rsidRPr="00982845">
        <w:tab/>
        <w:t>Discussion on energy efficiency for 6GR</w:t>
      </w:r>
      <w:r w:rsidR="009048F4" w:rsidRPr="00982845">
        <w:tab/>
        <w:t>Samsung</w:t>
      </w:r>
    </w:p>
    <w:p w14:paraId="34E3CA6E" w14:textId="35A0C828" w:rsidR="009048F4" w:rsidRPr="00982845" w:rsidRDefault="004710F9" w:rsidP="009048F4">
      <w:hyperlink r:id="rId1459" w:history="1">
        <w:r>
          <w:rPr>
            <w:rStyle w:val="Hyperlink"/>
          </w:rPr>
          <w:t>R1-2507287</w:t>
        </w:r>
      </w:hyperlink>
      <w:r w:rsidR="009048F4" w:rsidRPr="00982845">
        <w:tab/>
        <w:t>Discussion on energy efficiency for 6GR</w:t>
      </w:r>
      <w:r w:rsidR="009048F4" w:rsidRPr="00982845">
        <w:tab/>
        <w:t>Fujitsu</w:t>
      </w:r>
    </w:p>
    <w:p w14:paraId="21D99D47" w14:textId="2D39811B" w:rsidR="009048F4" w:rsidRPr="00982845" w:rsidRDefault="004710F9" w:rsidP="009048F4">
      <w:hyperlink r:id="rId1460" w:history="1">
        <w:r>
          <w:rPr>
            <w:rStyle w:val="Hyperlink"/>
          </w:rPr>
          <w:t>R1-2507336</w:t>
        </w:r>
      </w:hyperlink>
      <w:r w:rsidR="009048F4" w:rsidRPr="00982845">
        <w:tab/>
        <w:t>Discussion on 6GR energy efficiency</w:t>
      </w:r>
      <w:r w:rsidR="009048F4" w:rsidRPr="00982845">
        <w:tab/>
        <w:t>China Telecom</w:t>
      </w:r>
    </w:p>
    <w:p w14:paraId="347372ED" w14:textId="3891C89C" w:rsidR="009048F4" w:rsidRPr="00982845" w:rsidRDefault="004710F9" w:rsidP="009048F4">
      <w:hyperlink r:id="rId1461" w:history="1">
        <w:r>
          <w:rPr>
            <w:rStyle w:val="Hyperlink"/>
          </w:rPr>
          <w:t>R1-2507364</w:t>
        </w:r>
      </w:hyperlink>
      <w:r w:rsidR="009048F4" w:rsidRPr="00982845">
        <w:tab/>
        <w:t>Discussion on energy efficiency for 6GR</w:t>
      </w:r>
      <w:r w:rsidR="009048F4" w:rsidRPr="00982845">
        <w:tab/>
        <w:t>LG Electronics</w:t>
      </w:r>
    </w:p>
    <w:p w14:paraId="4C0CC889" w14:textId="2DEB2DEB" w:rsidR="009048F4" w:rsidRPr="00982845" w:rsidRDefault="004710F9" w:rsidP="009048F4">
      <w:hyperlink r:id="rId1462" w:history="1">
        <w:r>
          <w:rPr>
            <w:rStyle w:val="Hyperlink"/>
          </w:rPr>
          <w:t>R1-2507370</w:t>
        </w:r>
      </w:hyperlink>
      <w:r w:rsidR="009048F4" w:rsidRPr="00982845">
        <w:tab/>
        <w:t>Considerations for 6G energy efficiency</w:t>
      </w:r>
      <w:r w:rsidR="009048F4" w:rsidRPr="00982845">
        <w:tab/>
        <w:t>KT Corp.</w:t>
      </w:r>
    </w:p>
    <w:p w14:paraId="217612D4" w14:textId="12696A26" w:rsidR="009048F4" w:rsidRPr="00982845" w:rsidRDefault="004710F9" w:rsidP="009048F4">
      <w:hyperlink r:id="rId1463" w:history="1">
        <w:r>
          <w:rPr>
            <w:rStyle w:val="Hyperlink"/>
          </w:rPr>
          <w:t>R1-2507408</w:t>
        </w:r>
      </w:hyperlink>
      <w:r w:rsidR="009048F4" w:rsidRPr="00982845">
        <w:tab/>
        <w:t>Views on 6G energy efficiency</w:t>
      </w:r>
      <w:r w:rsidR="009048F4" w:rsidRPr="00982845">
        <w:tab/>
        <w:t>SK Telecom</w:t>
      </w:r>
    </w:p>
    <w:p w14:paraId="49BD0770" w14:textId="4017B711" w:rsidR="009048F4" w:rsidRPr="00982845" w:rsidRDefault="004710F9" w:rsidP="009048F4">
      <w:hyperlink r:id="rId1464" w:history="1">
        <w:r>
          <w:rPr>
            <w:rStyle w:val="Hyperlink"/>
          </w:rPr>
          <w:t>R1-2507413</w:t>
        </w:r>
      </w:hyperlink>
      <w:r w:rsidR="009048F4" w:rsidRPr="00982845">
        <w:tab/>
        <w:t>Discussion on Physical Layer Design for Energy Savings in 6G</w:t>
      </w:r>
      <w:r w:rsidR="009048F4" w:rsidRPr="00982845">
        <w:tab/>
        <w:t>NEC</w:t>
      </w:r>
    </w:p>
    <w:p w14:paraId="73D324E8" w14:textId="6DC2B98D" w:rsidR="009048F4" w:rsidRPr="00982845" w:rsidRDefault="004710F9" w:rsidP="009048F4">
      <w:hyperlink r:id="rId1465" w:history="1">
        <w:r>
          <w:rPr>
            <w:rStyle w:val="Hyperlink"/>
          </w:rPr>
          <w:t>R1-2507470</w:t>
        </w:r>
      </w:hyperlink>
      <w:r w:rsidR="009048F4" w:rsidRPr="00982845">
        <w:tab/>
        <w:t>Views on 6GR Energy Efficiency</w:t>
      </w:r>
      <w:r w:rsidR="009048F4" w:rsidRPr="00982845">
        <w:tab/>
        <w:t>Ofinno</w:t>
      </w:r>
    </w:p>
    <w:p w14:paraId="063BD497" w14:textId="37EC2B30" w:rsidR="009048F4" w:rsidRPr="00982845" w:rsidRDefault="004710F9" w:rsidP="009048F4">
      <w:hyperlink r:id="rId1466" w:history="1">
        <w:r>
          <w:rPr>
            <w:rStyle w:val="Hyperlink"/>
          </w:rPr>
          <w:t>R1-2507476</w:t>
        </w:r>
      </w:hyperlink>
      <w:r w:rsidR="009048F4" w:rsidRPr="00982845">
        <w:tab/>
        <w:t>6GR energy efficiency</w:t>
      </w:r>
      <w:r w:rsidR="009048F4" w:rsidRPr="00982845">
        <w:tab/>
        <w:t>Ericsson</w:t>
      </w:r>
    </w:p>
    <w:p w14:paraId="40576585" w14:textId="491DE1C0" w:rsidR="009048F4" w:rsidRPr="00982845" w:rsidRDefault="004710F9" w:rsidP="009048F4">
      <w:hyperlink r:id="rId1467" w:history="1">
        <w:r>
          <w:rPr>
            <w:rStyle w:val="Hyperlink"/>
          </w:rPr>
          <w:t>R1-2507485</w:t>
        </w:r>
      </w:hyperlink>
      <w:r w:rsidR="009048F4" w:rsidRPr="00982845">
        <w:tab/>
        <w:t xml:space="preserve">Discussion on 6GR Energy Efficient design </w:t>
      </w:r>
      <w:r w:rsidR="009048F4" w:rsidRPr="00982845">
        <w:tab/>
        <w:t>Lenovo</w:t>
      </w:r>
    </w:p>
    <w:p w14:paraId="73DE6FC9" w14:textId="38DA38C5" w:rsidR="009048F4" w:rsidRPr="00982845" w:rsidRDefault="004710F9" w:rsidP="009048F4">
      <w:hyperlink r:id="rId1468" w:history="1">
        <w:r>
          <w:rPr>
            <w:rStyle w:val="Hyperlink"/>
          </w:rPr>
          <w:t>R1-2507511</w:t>
        </w:r>
      </w:hyperlink>
      <w:r w:rsidR="009048F4" w:rsidRPr="00982845">
        <w:tab/>
        <w:t>Discussion on energy efficiency in 6GR</w:t>
      </w:r>
      <w:r w:rsidR="009048F4" w:rsidRPr="00982845">
        <w:tab/>
        <w:t>ETRI</w:t>
      </w:r>
    </w:p>
    <w:p w14:paraId="3773755F" w14:textId="40CAD7B4" w:rsidR="009048F4" w:rsidRPr="00982845" w:rsidRDefault="004710F9" w:rsidP="009048F4">
      <w:hyperlink r:id="rId1469" w:history="1">
        <w:r>
          <w:rPr>
            <w:rStyle w:val="Hyperlink"/>
          </w:rPr>
          <w:t>R1-2507531</w:t>
        </w:r>
      </w:hyperlink>
      <w:r w:rsidR="009048F4" w:rsidRPr="00982845">
        <w:tab/>
        <w:t>On 6GR design for energy efficiency</w:t>
      </w:r>
      <w:r w:rsidR="009048F4" w:rsidRPr="00982845">
        <w:tab/>
        <w:t>Panasonic</w:t>
      </w:r>
    </w:p>
    <w:p w14:paraId="636A8105" w14:textId="0678D690" w:rsidR="009048F4" w:rsidRPr="00982845" w:rsidRDefault="004710F9" w:rsidP="009048F4">
      <w:hyperlink r:id="rId1470" w:history="1">
        <w:r>
          <w:rPr>
            <w:rStyle w:val="Hyperlink"/>
          </w:rPr>
          <w:t>R1-2507540</w:t>
        </w:r>
      </w:hyperlink>
      <w:r w:rsidR="009048F4" w:rsidRPr="00982845">
        <w:tab/>
        <w:t>6G Study on Energy Efficiency</w:t>
      </w:r>
      <w:r w:rsidR="009048F4" w:rsidRPr="00982845">
        <w:tab/>
        <w:t>Fraunhofer IIS, Fraunhofer HHI</w:t>
      </w:r>
    </w:p>
    <w:p w14:paraId="07E48FE9" w14:textId="3BA3BEB3" w:rsidR="009048F4" w:rsidRPr="00982845" w:rsidRDefault="004710F9" w:rsidP="009048F4">
      <w:hyperlink r:id="rId1471" w:history="1">
        <w:r>
          <w:rPr>
            <w:rStyle w:val="Hyperlink"/>
          </w:rPr>
          <w:t>R1-2507562</w:t>
        </w:r>
      </w:hyperlink>
      <w:r w:rsidR="009048F4" w:rsidRPr="00982845">
        <w:tab/>
        <w:t>Discussion on Energy Efficiency for 6G Radio</w:t>
      </w:r>
      <w:r w:rsidR="009048F4" w:rsidRPr="00982845">
        <w:tab/>
        <w:t>WILUS Inc.</w:t>
      </w:r>
    </w:p>
    <w:p w14:paraId="6671911E" w14:textId="71F825D9" w:rsidR="009048F4" w:rsidRPr="00982845" w:rsidRDefault="004710F9" w:rsidP="009048F4">
      <w:hyperlink r:id="rId1472" w:history="1">
        <w:r>
          <w:rPr>
            <w:rStyle w:val="Hyperlink"/>
          </w:rPr>
          <w:t>R1-2507569</w:t>
        </w:r>
      </w:hyperlink>
      <w:r w:rsidR="009048F4" w:rsidRPr="00982845">
        <w:tab/>
        <w:t>Study on energy efficiency for 6GR</w:t>
      </w:r>
      <w:r w:rsidR="009048F4" w:rsidRPr="00982845">
        <w:tab/>
        <w:t>Sharp</w:t>
      </w:r>
    </w:p>
    <w:p w14:paraId="2DD923EF" w14:textId="17F4414E" w:rsidR="009048F4" w:rsidRPr="00982845" w:rsidRDefault="004710F9" w:rsidP="009048F4">
      <w:hyperlink r:id="rId1473" w:history="1">
        <w:r>
          <w:rPr>
            <w:rStyle w:val="Hyperlink"/>
          </w:rPr>
          <w:t>R1-2507580</w:t>
        </w:r>
      </w:hyperlink>
      <w:r w:rsidR="009048F4" w:rsidRPr="00982845">
        <w:tab/>
        <w:t>Discussion on 6G energy efficiency</w:t>
      </w:r>
      <w:r w:rsidR="009048F4" w:rsidRPr="00982845">
        <w:tab/>
        <w:t>Google</w:t>
      </w:r>
    </w:p>
    <w:p w14:paraId="7E446136" w14:textId="1956E051" w:rsidR="009048F4" w:rsidRPr="00982845" w:rsidRDefault="004710F9" w:rsidP="009048F4">
      <w:hyperlink r:id="rId1474" w:history="1">
        <w:r>
          <w:rPr>
            <w:rStyle w:val="Hyperlink"/>
          </w:rPr>
          <w:t>R1-2507584</w:t>
        </w:r>
      </w:hyperlink>
      <w:r w:rsidR="009048F4" w:rsidRPr="00982845">
        <w:tab/>
        <w:t>Energy efficiency in 6GR interface</w:t>
      </w:r>
      <w:r w:rsidR="009048F4" w:rsidRPr="00982845">
        <w:tab/>
        <w:t>InterDigital, Inc.</w:t>
      </w:r>
    </w:p>
    <w:p w14:paraId="20524935" w14:textId="553CF97B" w:rsidR="009048F4" w:rsidRPr="00982845" w:rsidRDefault="004710F9" w:rsidP="009048F4">
      <w:hyperlink r:id="rId1475" w:history="1">
        <w:r>
          <w:rPr>
            <w:rStyle w:val="Hyperlink"/>
          </w:rPr>
          <w:t>R1-2507600</w:t>
        </w:r>
      </w:hyperlink>
      <w:r w:rsidR="009048F4" w:rsidRPr="00982845">
        <w:tab/>
        <w:t>Considerations on 6GR Energy Efficiency</w:t>
      </w:r>
      <w:r w:rsidR="009048F4" w:rsidRPr="00982845">
        <w:tab/>
        <w:t>Sony</w:t>
      </w:r>
    </w:p>
    <w:p w14:paraId="0FCF4202" w14:textId="06AA3B58" w:rsidR="009048F4" w:rsidRPr="00982845" w:rsidRDefault="004710F9" w:rsidP="009048F4">
      <w:hyperlink r:id="rId1476" w:history="1">
        <w:r>
          <w:rPr>
            <w:rStyle w:val="Hyperlink"/>
          </w:rPr>
          <w:t>R1-2507612</w:t>
        </w:r>
      </w:hyperlink>
      <w:r w:rsidR="009048F4" w:rsidRPr="00982845">
        <w:tab/>
        <w:t>Energy efficiency for 6GR</w:t>
      </w:r>
      <w:r w:rsidR="009048F4" w:rsidRPr="00982845">
        <w:tab/>
        <w:t>MediaTek Inc.</w:t>
      </w:r>
    </w:p>
    <w:p w14:paraId="1D2412B5" w14:textId="139F1B12" w:rsidR="009048F4" w:rsidRPr="00982845" w:rsidRDefault="004710F9" w:rsidP="009048F4">
      <w:hyperlink r:id="rId1477" w:history="1">
        <w:r>
          <w:rPr>
            <w:rStyle w:val="Hyperlink"/>
          </w:rPr>
          <w:t>R1-2507682</w:t>
        </w:r>
      </w:hyperlink>
      <w:r w:rsidR="009048F4" w:rsidRPr="00982845">
        <w:tab/>
        <w:t>Views on 6G energy efficiency</w:t>
      </w:r>
      <w:r w:rsidR="009048F4" w:rsidRPr="00982845">
        <w:tab/>
        <w:t>Apple</w:t>
      </w:r>
    </w:p>
    <w:p w14:paraId="0BEE6447" w14:textId="7C8C2680" w:rsidR="009048F4" w:rsidRDefault="004710F9" w:rsidP="009048F4">
      <w:hyperlink r:id="rId1478" w:history="1">
        <w:r>
          <w:rPr>
            <w:rStyle w:val="Hyperlink"/>
          </w:rPr>
          <w:t>R1-2507726</w:t>
        </w:r>
      </w:hyperlink>
      <w:r w:rsidR="009048F4" w:rsidRPr="00982845">
        <w:tab/>
        <w:t>Energy Efficiency in 6GR</w:t>
      </w:r>
      <w:r w:rsidR="009048F4" w:rsidRPr="00982845">
        <w:tab/>
        <w:t>Qualcomm Incorporated</w:t>
      </w:r>
    </w:p>
    <w:p w14:paraId="0FAB0C8C" w14:textId="08E584F8" w:rsidR="007F03C0" w:rsidRDefault="007F03C0" w:rsidP="009048F4">
      <w:r w:rsidRPr="007F03C0">
        <w:rPr>
          <w:b/>
          <w:bCs/>
        </w:rPr>
        <w:t>Decision:</w:t>
      </w:r>
      <w:r w:rsidRPr="007F03C0">
        <w:t xml:space="preserve"> This was revised to </w:t>
      </w:r>
      <w:hyperlink r:id="rId1479" w:history="1">
        <w:r w:rsidR="004710F9">
          <w:rPr>
            <w:rStyle w:val="Hyperlink"/>
          </w:rPr>
          <w:t>R1-2507986</w:t>
        </w:r>
      </w:hyperlink>
      <w:r w:rsidRPr="007F03C0">
        <w:t>.</w:t>
      </w:r>
    </w:p>
    <w:p w14:paraId="4B0EDD5F" w14:textId="4A4E59EB" w:rsidR="007F03C0" w:rsidRDefault="004710F9" w:rsidP="009048F4">
      <w:hyperlink r:id="rId1480" w:history="1">
        <w:r>
          <w:rPr>
            <w:rStyle w:val="Hyperlink"/>
          </w:rPr>
          <w:t>R1-2507986</w:t>
        </w:r>
      </w:hyperlink>
      <w:r w:rsidR="007F03C0" w:rsidRPr="00982845">
        <w:tab/>
        <w:t>Energy Efficiency in 6GR</w:t>
      </w:r>
      <w:r w:rsidR="007F03C0" w:rsidRPr="00982845">
        <w:tab/>
        <w:t>Qualcomm Incorporated</w:t>
      </w:r>
    </w:p>
    <w:p w14:paraId="387C6064" w14:textId="6486DB38" w:rsidR="007F03C0" w:rsidRPr="00982845" w:rsidRDefault="007F03C0" w:rsidP="009048F4">
      <w:r w:rsidRPr="007F03C0">
        <w:rPr>
          <w:b/>
          <w:bCs/>
        </w:rPr>
        <w:t>Decision:</w:t>
      </w:r>
      <w:r w:rsidRPr="007F03C0">
        <w:t xml:space="preserve"> This </w:t>
      </w:r>
      <w:r>
        <w:t xml:space="preserve">is a revision of </w:t>
      </w:r>
      <w:hyperlink r:id="rId1481" w:history="1">
        <w:r w:rsidR="004710F9">
          <w:rPr>
            <w:rStyle w:val="Hyperlink"/>
          </w:rPr>
          <w:t>R1-2507726</w:t>
        </w:r>
      </w:hyperlink>
      <w:r w:rsidRPr="007F03C0">
        <w:t>.</w:t>
      </w:r>
    </w:p>
    <w:p w14:paraId="5389A5F3" w14:textId="5DF036F0" w:rsidR="009048F4" w:rsidRPr="00982845" w:rsidRDefault="004710F9" w:rsidP="009048F4">
      <w:hyperlink r:id="rId1482" w:history="1">
        <w:r>
          <w:rPr>
            <w:rStyle w:val="Hyperlink"/>
          </w:rPr>
          <w:t>R1-2507751</w:t>
        </w:r>
      </w:hyperlink>
      <w:r w:rsidR="009048F4" w:rsidRPr="00982845">
        <w:tab/>
        <w:t>Views on Energy Efficiency for 6GR</w:t>
      </w:r>
      <w:r w:rsidR="009048F4" w:rsidRPr="00982845">
        <w:tab/>
        <w:t>AT&amp;T</w:t>
      </w:r>
    </w:p>
    <w:p w14:paraId="62B030EB" w14:textId="6DA70A04" w:rsidR="009048F4" w:rsidRPr="00982845" w:rsidRDefault="004710F9" w:rsidP="009048F4">
      <w:hyperlink r:id="rId1483" w:history="1">
        <w:r>
          <w:rPr>
            <w:rStyle w:val="Hyperlink"/>
          </w:rPr>
          <w:t>R1-2507820</w:t>
        </w:r>
      </w:hyperlink>
      <w:r w:rsidR="009048F4" w:rsidRPr="00982845">
        <w:tab/>
        <w:t>Discussion on Energy Efficiency for 6GR</w:t>
      </w:r>
      <w:r w:rsidR="009048F4" w:rsidRPr="00982845">
        <w:tab/>
        <w:t>NTT DOCOMO, INC.</w:t>
      </w:r>
    </w:p>
    <w:p w14:paraId="1C5198D1" w14:textId="4E825D91" w:rsidR="009048F4" w:rsidRPr="00982845" w:rsidRDefault="004710F9" w:rsidP="009048F4">
      <w:hyperlink r:id="rId1484" w:history="1">
        <w:r>
          <w:rPr>
            <w:rStyle w:val="Hyperlink"/>
          </w:rPr>
          <w:t>R1-2507831</w:t>
        </w:r>
      </w:hyperlink>
      <w:r w:rsidR="009048F4" w:rsidRPr="00982845">
        <w:tab/>
        <w:t>Discussion on Energy efficiency</w:t>
      </w:r>
      <w:r w:rsidR="009048F4" w:rsidRPr="00982845">
        <w:tab/>
        <w:t>ITRI</w:t>
      </w:r>
    </w:p>
    <w:p w14:paraId="01603D8E" w14:textId="3B619161" w:rsidR="009048F4" w:rsidRPr="00982845" w:rsidRDefault="004710F9" w:rsidP="009048F4">
      <w:hyperlink r:id="rId1485" w:history="1">
        <w:r>
          <w:rPr>
            <w:rStyle w:val="Hyperlink"/>
          </w:rPr>
          <w:t>R1-2507834</w:t>
        </w:r>
      </w:hyperlink>
      <w:r w:rsidR="009048F4" w:rsidRPr="00982845">
        <w:tab/>
        <w:t>Discussion on Energy Efficiency for 6GR</w:t>
      </w:r>
      <w:r w:rsidR="009048F4" w:rsidRPr="00982845">
        <w:tab/>
        <w:t>Quectel</w:t>
      </w:r>
    </w:p>
    <w:p w14:paraId="642629D4" w14:textId="2DC524E5" w:rsidR="009048F4" w:rsidRPr="00982845" w:rsidRDefault="004710F9" w:rsidP="009048F4">
      <w:hyperlink r:id="rId1486" w:history="1">
        <w:r>
          <w:rPr>
            <w:rStyle w:val="Hyperlink"/>
          </w:rPr>
          <w:t>R1-2507835</w:t>
        </w:r>
      </w:hyperlink>
      <w:r w:rsidR="009048F4" w:rsidRPr="00982845">
        <w:tab/>
        <w:t>Energy Efficiency in 6GR</w:t>
      </w:r>
      <w:r w:rsidR="009048F4" w:rsidRPr="00982845">
        <w:tab/>
        <w:t>Nordic Semiconductor ASA</w:t>
      </w:r>
    </w:p>
    <w:p w14:paraId="271FA187" w14:textId="4D9985B0" w:rsidR="009048F4" w:rsidRPr="00982845" w:rsidRDefault="004710F9" w:rsidP="009048F4">
      <w:hyperlink r:id="rId1487" w:history="1">
        <w:r>
          <w:rPr>
            <w:rStyle w:val="Hyperlink"/>
          </w:rPr>
          <w:t>R1-2507841</w:t>
        </w:r>
      </w:hyperlink>
      <w:r w:rsidR="009048F4" w:rsidRPr="00982845">
        <w:tab/>
        <w:t>Discussion on energy efficiency in 6GR</w:t>
      </w:r>
      <w:r w:rsidR="009048F4" w:rsidRPr="00982845">
        <w:tab/>
        <w:t>Hanbat National University</w:t>
      </w:r>
    </w:p>
    <w:p w14:paraId="0384927C" w14:textId="754610BA" w:rsidR="009048F4" w:rsidRPr="00982845" w:rsidRDefault="004710F9" w:rsidP="009048F4">
      <w:hyperlink r:id="rId1488" w:history="1">
        <w:r>
          <w:rPr>
            <w:rStyle w:val="Hyperlink"/>
          </w:rPr>
          <w:t>R1-2507844</w:t>
        </w:r>
      </w:hyperlink>
      <w:r w:rsidR="009048F4" w:rsidRPr="00982845">
        <w:tab/>
        <w:t>Energy Efficiency in 6G Radio</w:t>
      </w:r>
      <w:r w:rsidR="009048F4" w:rsidRPr="00982845">
        <w:tab/>
        <w:t>ITL</w:t>
      </w:r>
    </w:p>
    <w:p w14:paraId="0FF45BBE" w14:textId="4ADD6391" w:rsidR="009048F4" w:rsidRPr="00982845" w:rsidRDefault="004710F9" w:rsidP="009048F4">
      <w:hyperlink r:id="rId1489" w:history="1">
        <w:r>
          <w:rPr>
            <w:rStyle w:val="Hyperlink"/>
          </w:rPr>
          <w:t>R1-2507877</w:t>
        </w:r>
      </w:hyperlink>
      <w:r w:rsidR="009048F4" w:rsidRPr="00982845">
        <w:tab/>
        <w:t>Energy efficiency for 6GR</w:t>
      </w:r>
      <w:r w:rsidR="009048F4" w:rsidRPr="00982845">
        <w:tab/>
        <w:t>ASUSTeK</w:t>
      </w:r>
    </w:p>
    <w:p w14:paraId="2C704072" w14:textId="182EEF8A" w:rsidR="009048F4" w:rsidRPr="00982845" w:rsidRDefault="004710F9" w:rsidP="009048F4">
      <w:hyperlink r:id="rId1490" w:history="1">
        <w:r>
          <w:rPr>
            <w:rStyle w:val="Hyperlink"/>
          </w:rPr>
          <w:t>R1-2507882</w:t>
        </w:r>
      </w:hyperlink>
      <w:r w:rsidR="009048F4" w:rsidRPr="00982845">
        <w:tab/>
        <w:t>On 6GR energy efficiency</w:t>
      </w:r>
      <w:r w:rsidR="009048F4" w:rsidRPr="00982845">
        <w:tab/>
        <w:t>Vodafone, Deutsche Telekom, Bouygues Telecom</w:t>
      </w:r>
    </w:p>
    <w:p w14:paraId="696526A2" w14:textId="45D462D3" w:rsidR="009048F4" w:rsidRPr="00982845" w:rsidRDefault="004710F9" w:rsidP="009048F4">
      <w:hyperlink r:id="rId1491" w:history="1">
        <w:r>
          <w:rPr>
            <w:rStyle w:val="Hyperlink"/>
          </w:rPr>
          <w:t>R1-2507906</w:t>
        </w:r>
      </w:hyperlink>
      <w:r w:rsidR="009048F4" w:rsidRPr="00982845">
        <w:tab/>
        <w:t>Views on Energy Efficiency</w:t>
      </w:r>
      <w:r w:rsidR="009048F4" w:rsidRPr="00982845">
        <w:tab/>
        <w:t>CEWiT</w:t>
      </w:r>
    </w:p>
    <w:p w14:paraId="68881128" w14:textId="464CFEA4" w:rsidR="009048F4" w:rsidRPr="00982845" w:rsidRDefault="004710F9" w:rsidP="009048F4">
      <w:hyperlink r:id="rId1492" w:history="1">
        <w:r>
          <w:rPr>
            <w:rStyle w:val="Hyperlink"/>
          </w:rPr>
          <w:t>R1-2507911</w:t>
        </w:r>
      </w:hyperlink>
      <w:r w:rsidR="009048F4" w:rsidRPr="00982845">
        <w:tab/>
        <w:t>Discussion on Energy Efficiency for 6GR</w:t>
      </w:r>
      <w:r w:rsidR="009048F4" w:rsidRPr="00982845">
        <w:tab/>
        <w:t>IIT Kanpur</w:t>
      </w:r>
    </w:p>
    <w:p w14:paraId="4707127C" w14:textId="79DBF933" w:rsidR="009048F4" w:rsidRDefault="004710F9" w:rsidP="009048F4">
      <w:hyperlink r:id="rId1493" w:history="1">
        <w:r>
          <w:rPr>
            <w:rStyle w:val="Hyperlink"/>
          </w:rPr>
          <w:t>R1-2507947</w:t>
        </w:r>
      </w:hyperlink>
      <w:r w:rsidR="009048F4" w:rsidRPr="00982845">
        <w:tab/>
        <w:t>Discussion on energy efficiency and energy saving</w:t>
      </w:r>
      <w:r w:rsidR="009048F4" w:rsidRPr="00982845">
        <w:tab/>
        <w:t>CAICT</w:t>
      </w:r>
    </w:p>
    <w:p w14:paraId="27A20C05" w14:textId="6D743C4F" w:rsidR="00EE65E5" w:rsidRDefault="004710F9" w:rsidP="009048F4">
      <w:hyperlink r:id="rId1494" w:history="1">
        <w:r>
          <w:rPr>
            <w:rStyle w:val="Hyperlink"/>
          </w:rPr>
          <w:t>R1-2508052</w:t>
        </w:r>
      </w:hyperlink>
      <w:r w:rsidR="00EE65E5">
        <w:tab/>
      </w:r>
      <w:r w:rsidR="00EE65E5" w:rsidRPr="00EE65E5">
        <w:t>Summary #1 of 6GR Energy Efficiency Study</w:t>
      </w:r>
      <w:r w:rsidR="00EE65E5">
        <w:tab/>
      </w:r>
      <w:r w:rsidR="00EE65E5" w:rsidRPr="00EE65E5">
        <w:t>Moderators (Ericsson, MediaTek)</w:t>
      </w:r>
    </w:p>
    <w:p w14:paraId="23F8F85A" w14:textId="61ABC9EE" w:rsidR="00EE65E5" w:rsidRDefault="004710F9" w:rsidP="009048F4">
      <w:hyperlink r:id="rId1495" w:history="1">
        <w:r>
          <w:rPr>
            <w:rStyle w:val="Hyperlink"/>
          </w:rPr>
          <w:t>R1-2508053</w:t>
        </w:r>
      </w:hyperlink>
      <w:r w:rsidR="00EE65E5">
        <w:tab/>
      </w:r>
      <w:r w:rsidR="00EE65E5" w:rsidRPr="00EE65E5">
        <w:t>Summary #2 of 6GR Energy Efficiency Study</w:t>
      </w:r>
      <w:r w:rsidR="00EE65E5">
        <w:tab/>
      </w:r>
      <w:r w:rsidR="00EE65E5" w:rsidRPr="00EE65E5">
        <w:t>Moderators (Ericsson, MediaTek)</w:t>
      </w:r>
    </w:p>
    <w:p w14:paraId="6C830F11" w14:textId="5C6E11E3" w:rsidR="00EE65E5" w:rsidRDefault="004710F9" w:rsidP="009048F4">
      <w:hyperlink r:id="rId1496" w:history="1">
        <w:r>
          <w:rPr>
            <w:rStyle w:val="Hyperlink"/>
          </w:rPr>
          <w:t>R1-2508054</w:t>
        </w:r>
      </w:hyperlink>
      <w:r w:rsidR="00EE65E5">
        <w:tab/>
      </w:r>
      <w:r w:rsidR="00EE65E5" w:rsidRPr="00EE65E5">
        <w:t>Summary #3 of 6GR Energy Efficiency Study</w:t>
      </w:r>
      <w:r w:rsidR="00EE65E5">
        <w:tab/>
      </w:r>
      <w:r w:rsidR="00EE65E5" w:rsidRPr="00EE65E5">
        <w:t>Moderators (Ericsson, MediaTek)</w:t>
      </w:r>
    </w:p>
    <w:p w14:paraId="63974897" w14:textId="1C137149" w:rsidR="00EE65E5" w:rsidRDefault="004710F9" w:rsidP="009048F4">
      <w:hyperlink r:id="rId1497" w:history="1">
        <w:r>
          <w:rPr>
            <w:rStyle w:val="Hyperlink"/>
          </w:rPr>
          <w:t>R1-2508055</w:t>
        </w:r>
      </w:hyperlink>
      <w:r w:rsidR="00EE65E5">
        <w:tab/>
      </w:r>
      <w:r w:rsidR="00EE65E5" w:rsidRPr="00EE65E5">
        <w:t>Summary #4 of 6GR Energy Efficiency Study</w:t>
      </w:r>
      <w:r w:rsidR="00EE65E5">
        <w:tab/>
      </w:r>
      <w:r w:rsidR="00EE65E5" w:rsidRPr="00EE65E5">
        <w:t>Moderators (Ericsson, MediaTek)</w:t>
      </w:r>
    </w:p>
    <w:p w14:paraId="54F999A1" w14:textId="21F76AB8" w:rsidR="00EE65E5" w:rsidRDefault="004710F9" w:rsidP="009048F4">
      <w:hyperlink r:id="rId1498" w:history="1">
        <w:r>
          <w:rPr>
            <w:rStyle w:val="Hyperlink"/>
          </w:rPr>
          <w:t>R1-2508056</w:t>
        </w:r>
      </w:hyperlink>
      <w:r w:rsidR="00EE65E5">
        <w:tab/>
      </w:r>
      <w:r w:rsidR="00EE65E5" w:rsidRPr="00EE65E5">
        <w:t>Summary #5 of 6GR Energy Efficiency Study</w:t>
      </w:r>
      <w:r w:rsidR="00EE65E5">
        <w:tab/>
      </w:r>
      <w:r w:rsidR="00EE65E5" w:rsidRPr="00EE65E5">
        <w:t>Moderators (Ericsson, MediaTek)</w:t>
      </w:r>
    </w:p>
    <w:p w14:paraId="19EE570D" w14:textId="661FB323" w:rsidR="00EE65E5" w:rsidRDefault="004710F9" w:rsidP="009048F4">
      <w:hyperlink r:id="rId1499" w:history="1">
        <w:r>
          <w:rPr>
            <w:rStyle w:val="Hyperlink"/>
          </w:rPr>
          <w:t>R1-2508057</w:t>
        </w:r>
      </w:hyperlink>
      <w:r w:rsidR="00EE65E5">
        <w:tab/>
      </w:r>
      <w:r w:rsidR="00EE65E5" w:rsidRPr="00EE65E5">
        <w:t>Summary #6 of 6GR Energy Efficiency Study</w:t>
      </w:r>
      <w:r w:rsidR="00EE65E5">
        <w:tab/>
      </w:r>
      <w:r w:rsidR="00EE65E5" w:rsidRPr="00EE65E5">
        <w:t>Moderators (Ericsson, MediaTek)</w:t>
      </w:r>
    </w:p>
    <w:p w14:paraId="5A92AEBA" w14:textId="0A075C37" w:rsidR="00EE65E5" w:rsidRDefault="004710F9" w:rsidP="009048F4">
      <w:hyperlink r:id="rId1500" w:history="1">
        <w:r>
          <w:rPr>
            <w:rStyle w:val="Hyperlink"/>
            <w:highlight w:val="red"/>
          </w:rPr>
          <w:t>R1-2508058</w:t>
        </w:r>
      </w:hyperlink>
      <w:r w:rsidR="00EE65E5">
        <w:tab/>
      </w:r>
      <w:r w:rsidR="00EE65E5" w:rsidRPr="00EE65E5">
        <w:t>Final Summary of 6GR Energy Efficiency Study</w:t>
      </w:r>
      <w:r w:rsidR="00EE65E5">
        <w:tab/>
      </w:r>
      <w:r w:rsidR="00EE65E5" w:rsidRPr="00EE65E5">
        <w:t>Moderators (Ericsson, MediaTek)</w:t>
      </w:r>
    </w:p>
    <w:p w14:paraId="41FDB2C7" w14:textId="1C7C345A" w:rsidR="00EE65E5" w:rsidRDefault="00F65473" w:rsidP="009048F4">
      <w:r w:rsidRPr="00F65473">
        <w:rPr>
          <w:b/>
          <w:bCs/>
        </w:rPr>
        <w:t>Decision:</w:t>
      </w:r>
      <w:r>
        <w:t xml:space="preserve"> This is withdrawn.</w:t>
      </w:r>
    </w:p>
    <w:p w14:paraId="7EEB0E4A" w14:textId="7CB95BCC" w:rsidR="00F65473" w:rsidRDefault="004710F9" w:rsidP="009048F4">
      <w:hyperlink r:id="rId1501" w:history="1">
        <w:r>
          <w:rPr>
            <w:rStyle w:val="Hyperlink"/>
          </w:rPr>
          <w:t>R1-2508160</w:t>
        </w:r>
      </w:hyperlink>
      <w:r w:rsidR="00647BF2">
        <w:tab/>
      </w:r>
      <w:r w:rsidR="00647BF2" w:rsidRPr="00647BF2">
        <w:t>Summary #7 of 6GR Energy Efficiency Study</w:t>
      </w:r>
      <w:r w:rsidR="00647BF2">
        <w:tab/>
      </w:r>
      <w:r w:rsidR="00647BF2" w:rsidRPr="00647BF2">
        <w:t>Moderators (Ericsson, MediaTek)</w:t>
      </w:r>
    </w:p>
    <w:p w14:paraId="15593B5D" w14:textId="28C585EC" w:rsidR="00647BF2" w:rsidRDefault="004710F9" w:rsidP="009048F4">
      <w:hyperlink r:id="rId1502" w:history="1">
        <w:r>
          <w:rPr>
            <w:rStyle w:val="Hyperlink"/>
          </w:rPr>
          <w:t>R1-2508161</w:t>
        </w:r>
      </w:hyperlink>
      <w:r w:rsidR="00647BF2">
        <w:tab/>
      </w:r>
      <w:r w:rsidR="00647BF2" w:rsidRPr="00647BF2">
        <w:t>Summary #8 of 6GR Energy Efficiency Study</w:t>
      </w:r>
      <w:r w:rsidR="00647BF2">
        <w:tab/>
      </w:r>
      <w:r w:rsidR="00647BF2" w:rsidRPr="00647BF2">
        <w:t>Moderators (Ericsson, MediaTek)</w:t>
      </w:r>
    </w:p>
    <w:p w14:paraId="5865DF17" w14:textId="4D007189" w:rsidR="00647BF2" w:rsidRDefault="004710F9" w:rsidP="009048F4">
      <w:hyperlink r:id="rId1503" w:history="1">
        <w:r>
          <w:rPr>
            <w:rStyle w:val="Hyperlink"/>
          </w:rPr>
          <w:t>R1-2508162</w:t>
        </w:r>
      </w:hyperlink>
      <w:r w:rsidR="00647BF2">
        <w:tab/>
      </w:r>
      <w:r w:rsidR="00647BF2" w:rsidRPr="00647BF2">
        <w:t>Final Summary of 6GR Energy Efficiency Study</w:t>
      </w:r>
      <w:r w:rsidR="00647BF2">
        <w:tab/>
      </w:r>
      <w:r w:rsidR="00647BF2" w:rsidRPr="00647BF2">
        <w:t>Moderators (Ericsson, MediaTek)</w:t>
      </w:r>
    </w:p>
    <w:p w14:paraId="73438033" w14:textId="35FD196A" w:rsidR="00F65473" w:rsidRDefault="004710F9" w:rsidP="009048F4">
      <w:hyperlink r:id="rId1504" w:history="1">
        <w:r>
          <w:rPr>
            <w:rStyle w:val="Hyperlink"/>
          </w:rPr>
          <w:t>R1-2508186</w:t>
        </w:r>
      </w:hyperlink>
      <w:r w:rsidR="0085194F">
        <w:tab/>
      </w:r>
      <w:r w:rsidR="0085194F" w:rsidRPr="0085194F">
        <w:t>Summary #9 of 6GR Energy Efficiency Study</w:t>
      </w:r>
      <w:r w:rsidR="0085194F">
        <w:tab/>
      </w:r>
      <w:r w:rsidR="0085194F" w:rsidRPr="0085194F">
        <w:t>Moderators (Ericsson, MediaTek)</w:t>
      </w:r>
    </w:p>
    <w:p w14:paraId="14D388D1" w14:textId="5F8BCDD5" w:rsidR="0085194F" w:rsidRDefault="004710F9" w:rsidP="009048F4">
      <w:hyperlink r:id="rId1505" w:history="1">
        <w:r>
          <w:rPr>
            <w:rStyle w:val="Hyperlink"/>
          </w:rPr>
          <w:t>R1-2508187</w:t>
        </w:r>
      </w:hyperlink>
      <w:r w:rsidR="0085194F">
        <w:tab/>
      </w:r>
      <w:r w:rsidR="0085194F" w:rsidRPr="0085194F">
        <w:t>Final Summary of 6GR Energy Efficiency Study</w:t>
      </w:r>
      <w:r w:rsidR="0085194F">
        <w:tab/>
      </w:r>
      <w:r w:rsidR="0085194F" w:rsidRPr="0085194F">
        <w:t>Moderators (Ericsson, MediaTek)</w:t>
      </w:r>
    </w:p>
    <w:p w14:paraId="5BAE7E00" w14:textId="77777777" w:rsidR="0085194F" w:rsidRPr="00982845" w:rsidRDefault="0085194F" w:rsidP="009048F4"/>
    <w:bookmarkEnd w:id="1310"/>
    <w:p w14:paraId="08524A55" w14:textId="77777777" w:rsidR="009048F4" w:rsidRPr="00982845" w:rsidRDefault="009048F4" w:rsidP="004331CD">
      <w:pPr>
        <w:pStyle w:val="Heading2"/>
        <w:widowControl w:val="0"/>
        <w:numPr>
          <w:ilvl w:val="1"/>
          <w:numId w:val="90"/>
        </w:numPr>
        <w:tabs>
          <w:tab w:val="num" w:pos="576"/>
        </w:tabs>
        <w:ind w:left="576" w:hanging="576"/>
        <w:rPr>
          <w:rFonts w:eastAsia="DengXian"/>
          <w:lang w:eastAsia="zh-CN"/>
        </w:rPr>
      </w:pPr>
      <w:r w:rsidRPr="00982845">
        <w:rPr>
          <w:rFonts w:eastAsia="DengXian"/>
          <w:lang w:eastAsia="zh-CN"/>
        </w:rPr>
        <w:fldChar w:fldCharType="begin"/>
      </w:r>
      <w:r w:rsidRPr="00982845">
        <w:rPr>
          <w:rFonts w:eastAsia="DengXian"/>
          <w:lang w:eastAsia="zh-CN"/>
        </w:rPr>
        <w:instrText>HYPERLINK \l "_Toc450829439"</w:instrText>
      </w:r>
      <w:r w:rsidRPr="00982845">
        <w:rPr>
          <w:rFonts w:eastAsia="DengXian"/>
          <w:lang w:eastAsia="zh-CN"/>
        </w:rPr>
      </w:r>
      <w:r w:rsidRPr="00982845">
        <w:rPr>
          <w:rFonts w:eastAsia="DengXian"/>
          <w:lang w:eastAsia="zh-CN"/>
        </w:rPr>
        <w:fldChar w:fldCharType="separate"/>
      </w:r>
      <w:bookmarkStart w:id="1313" w:name="_Toc210658596"/>
      <w:bookmarkStart w:id="1314" w:name="_Toc210658694"/>
      <w:bookmarkStart w:id="1315" w:name="_Toc210659412"/>
      <w:bookmarkStart w:id="1316" w:name="_Toc211860389"/>
      <w:bookmarkStart w:id="1317" w:name="_Toc211860679"/>
      <w:bookmarkStart w:id="1318" w:name="_Toc211860898"/>
      <w:bookmarkStart w:id="1319" w:name="_Toc211861119"/>
      <w:bookmarkStart w:id="1320" w:name="_Toc211861525"/>
      <w:bookmarkStart w:id="1321" w:name="_Toc211861695"/>
      <w:bookmarkStart w:id="1322" w:name="_Toc211861911"/>
      <w:bookmarkStart w:id="1323" w:name="_Toc211862003"/>
      <w:bookmarkStart w:id="1324" w:name="_Toc211862402"/>
      <w:bookmarkStart w:id="1325" w:name="_Toc211862556"/>
      <w:r w:rsidRPr="00982845">
        <w:rPr>
          <w:rFonts w:eastAsia="DengXian"/>
          <w:lang w:eastAsia="zh-CN"/>
        </w:rPr>
        <w:t>AI/ML</w:t>
      </w:r>
      <w:r w:rsidRPr="00982845">
        <w:rPr>
          <w:rFonts w:eastAsia="DengXian"/>
          <w:lang w:eastAsia="zh-CN"/>
        </w:rPr>
        <w:fldChar w:fldCharType="end"/>
      </w:r>
      <w:r w:rsidRPr="00982845">
        <w:rPr>
          <w:rFonts w:eastAsia="DengXian"/>
          <w:lang w:eastAsia="zh-CN"/>
        </w:rPr>
        <w:t xml:space="preserve"> in 6GR interface</w:t>
      </w:r>
      <w:bookmarkEnd w:id="1313"/>
      <w:bookmarkEnd w:id="1314"/>
      <w:bookmarkEnd w:id="1315"/>
      <w:bookmarkEnd w:id="1316"/>
      <w:bookmarkEnd w:id="1317"/>
      <w:bookmarkEnd w:id="1318"/>
      <w:bookmarkEnd w:id="1319"/>
      <w:bookmarkEnd w:id="1320"/>
      <w:bookmarkEnd w:id="1321"/>
      <w:bookmarkEnd w:id="1322"/>
      <w:bookmarkEnd w:id="1323"/>
      <w:bookmarkEnd w:id="1324"/>
      <w:bookmarkEnd w:id="1325"/>
    </w:p>
    <w:p w14:paraId="57FA61F0" w14:textId="77777777" w:rsidR="009048F4" w:rsidRPr="00982845" w:rsidRDefault="009048F4" w:rsidP="009048F4">
      <w:pPr>
        <w:rPr>
          <w:rFonts w:eastAsia="DengXian"/>
          <w:i/>
          <w:iCs/>
          <w:lang w:eastAsia="zh-CN"/>
        </w:rPr>
      </w:pPr>
      <w:r w:rsidRPr="00982845">
        <w:rPr>
          <w:rFonts w:eastAsia="DengXian"/>
          <w:i/>
          <w:iCs/>
          <w:lang w:eastAsia="zh-CN"/>
        </w:rPr>
        <w:t xml:space="preserve">Collecting AI/ML use cases in all potential components in physical layer design, targeting to select some use cases by RAN1#123. From RAN1#124, selected use cases will be distributed to respective related agenda. </w:t>
      </w:r>
    </w:p>
    <w:p w14:paraId="659067EF" w14:textId="77777777" w:rsidR="008049C4" w:rsidRPr="00A653CC" w:rsidRDefault="008049C4" w:rsidP="008049C4">
      <w:pPr>
        <w:rPr>
          <w:lang w:val="fr-FR" w:eastAsia="x-none"/>
        </w:rPr>
      </w:pPr>
      <w:r w:rsidRPr="00A653CC">
        <w:rPr>
          <w:lang w:val="fr-FR" w:eastAsia="x-none"/>
        </w:rPr>
        <w:t>[12</w:t>
      </w:r>
      <w:r w:rsidRPr="00A653CC">
        <w:rPr>
          <w:rFonts w:eastAsia="DengXian" w:hint="eastAsia"/>
          <w:lang w:val="fr-FR" w:eastAsia="zh-CN"/>
        </w:rPr>
        <w:t>2bis</w:t>
      </w:r>
      <w:r w:rsidRPr="00A653CC">
        <w:rPr>
          <w:lang w:val="fr-FR" w:eastAsia="x-none"/>
        </w:rPr>
        <w:t>-R</w:t>
      </w:r>
      <w:r w:rsidRPr="00A653CC">
        <w:rPr>
          <w:rFonts w:eastAsia="DengXian" w:hint="eastAsia"/>
          <w:lang w:val="fr-FR" w:eastAsia="zh-CN"/>
        </w:rPr>
        <w:t>20</w:t>
      </w:r>
      <w:r w:rsidRPr="00A653CC">
        <w:rPr>
          <w:lang w:val="fr-FR" w:eastAsia="x-none"/>
        </w:rPr>
        <w:t>-</w:t>
      </w:r>
      <w:r w:rsidRPr="00A653CC">
        <w:rPr>
          <w:rFonts w:eastAsia="DengXian" w:hint="eastAsia"/>
          <w:lang w:val="fr-FR" w:eastAsia="zh-CN"/>
        </w:rPr>
        <w:t>6GR-AI/ML</w:t>
      </w:r>
      <w:r w:rsidRPr="00A653CC">
        <w:rPr>
          <w:lang w:val="fr-FR" w:eastAsia="x-none"/>
        </w:rPr>
        <w:t>] Email discussion on Rel-</w:t>
      </w:r>
      <w:r w:rsidRPr="00A653CC">
        <w:rPr>
          <w:rFonts w:eastAsia="DengXian" w:hint="eastAsia"/>
          <w:lang w:val="fr-FR" w:eastAsia="zh-CN"/>
        </w:rPr>
        <w:t xml:space="preserve">20 6GR-AI/ML </w:t>
      </w:r>
      <w:r w:rsidRPr="00A653CC">
        <w:rPr>
          <w:lang w:val="fr-FR" w:eastAsia="x-none"/>
        </w:rPr>
        <w:t xml:space="preserve">– </w:t>
      </w:r>
      <w:r w:rsidRPr="00A653CC">
        <w:rPr>
          <w:rFonts w:eastAsia="DengXian" w:hint="eastAsia"/>
          <w:lang w:val="fr-FR" w:eastAsia="zh-CN"/>
        </w:rPr>
        <w:t>Feifei(Samsung)</w:t>
      </w:r>
    </w:p>
    <w:p w14:paraId="0A476E96" w14:textId="6FF030A3" w:rsidR="009048F4" w:rsidRDefault="008049C4" w:rsidP="008049C4">
      <w:pPr>
        <w:rPr>
          <w:lang w:eastAsia="x-none"/>
        </w:rPr>
      </w:pPr>
      <w:r w:rsidRPr="00A653CC">
        <w:rPr>
          <w:lang w:eastAsia="x-none"/>
        </w:rPr>
        <w:lastRenderedPageBreak/>
        <w:t>To be used for sharing updates on online/offline schedule, details on what is to be discussed in online/offline sessions, tdoc number of the moderator summary for online session, etc</w:t>
      </w:r>
    </w:p>
    <w:p w14:paraId="716A198D" w14:textId="52825E05" w:rsidR="009048F4" w:rsidRPr="00982845" w:rsidRDefault="004710F9" w:rsidP="009048F4">
      <w:hyperlink r:id="rId1506" w:history="1">
        <w:r>
          <w:rPr>
            <w:rStyle w:val="Hyperlink"/>
          </w:rPr>
          <w:t>R1-2506742</w:t>
        </w:r>
      </w:hyperlink>
      <w:r w:rsidR="009048F4" w:rsidRPr="00982845">
        <w:tab/>
        <w:t>Discussion on AI/ML in 6GR interface</w:t>
      </w:r>
      <w:r w:rsidR="009048F4" w:rsidRPr="00982845">
        <w:tab/>
        <w:t>FUTUREWEI</w:t>
      </w:r>
    </w:p>
    <w:p w14:paraId="0E6324BF" w14:textId="6FBF8980" w:rsidR="009048F4" w:rsidRPr="00982845" w:rsidRDefault="004710F9" w:rsidP="009048F4">
      <w:hyperlink r:id="rId1507" w:history="1">
        <w:r>
          <w:rPr>
            <w:rStyle w:val="Hyperlink"/>
          </w:rPr>
          <w:t>R1-2506757</w:t>
        </w:r>
      </w:hyperlink>
      <w:r w:rsidR="009048F4" w:rsidRPr="00982845">
        <w:tab/>
        <w:t>Views on AI/ML Operation and Use Cases for 6G Radio Air Interface</w:t>
      </w:r>
      <w:r w:rsidR="009048F4" w:rsidRPr="00982845">
        <w:tab/>
        <w:t>Nokia</w:t>
      </w:r>
    </w:p>
    <w:p w14:paraId="0C8563DE" w14:textId="61E52B01" w:rsidR="009048F4" w:rsidRPr="00982845" w:rsidRDefault="004710F9" w:rsidP="009048F4">
      <w:hyperlink r:id="rId1508" w:history="1">
        <w:r>
          <w:rPr>
            <w:rStyle w:val="Hyperlink"/>
          </w:rPr>
          <w:t>R1-2506762</w:t>
        </w:r>
      </w:hyperlink>
      <w:r w:rsidR="009048F4" w:rsidRPr="00982845">
        <w:tab/>
        <w:t>AI/ML Use Cases for 6GR Air Interface</w:t>
      </w:r>
      <w:r w:rsidR="009048F4" w:rsidRPr="00982845">
        <w:tab/>
        <w:t>Ericsson</w:t>
      </w:r>
    </w:p>
    <w:p w14:paraId="74550321" w14:textId="09F79326" w:rsidR="009048F4" w:rsidRPr="00982845" w:rsidRDefault="004710F9" w:rsidP="009048F4">
      <w:hyperlink r:id="rId1509" w:history="1">
        <w:r>
          <w:rPr>
            <w:rStyle w:val="Hyperlink"/>
          </w:rPr>
          <w:t>R1-2506778</w:t>
        </w:r>
      </w:hyperlink>
      <w:r w:rsidR="009048F4" w:rsidRPr="00982845">
        <w:tab/>
        <w:t>Discussion on AI-based Smart Radio for 6G Air Interface</w:t>
      </w:r>
      <w:r w:rsidR="009048F4" w:rsidRPr="00982845">
        <w:tab/>
        <w:t>ZTE Corporation, Sanechips</w:t>
      </w:r>
    </w:p>
    <w:p w14:paraId="7C65EDC3" w14:textId="03F8F370" w:rsidR="009048F4" w:rsidRPr="00982845" w:rsidRDefault="004710F9" w:rsidP="009048F4">
      <w:hyperlink r:id="rId1510" w:history="1">
        <w:r>
          <w:rPr>
            <w:rStyle w:val="Hyperlink"/>
          </w:rPr>
          <w:t>R1-2506780</w:t>
        </w:r>
      </w:hyperlink>
      <w:r w:rsidR="009048F4" w:rsidRPr="00982845">
        <w:tab/>
        <w:t>Discussion on AI/ML-driven use cases for 6GR</w:t>
      </w:r>
      <w:r w:rsidR="009048F4" w:rsidRPr="00982845">
        <w:tab/>
        <w:t>BJTU</w:t>
      </w:r>
    </w:p>
    <w:p w14:paraId="6D5F5DE1" w14:textId="61284443" w:rsidR="009048F4" w:rsidRPr="00982845" w:rsidRDefault="004710F9" w:rsidP="009048F4">
      <w:hyperlink r:id="rId1511" w:history="1">
        <w:r>
          <w:rPr>
            <w:rStyle w:val="Hyperlink"/>
          </w:rPr>
          <w:t>R1-2506784</w:t>
        </w:r>
      </w:hyperlink>
      <w:r w:rsidR="009048F4" w:rsidRPr="00982845">
        <w:tab/>
        <w:t>Discussion on AI/ML in 6GR air interface</w:t>
      </w:r>
      <w:r w:rsidR="009048F4" w:rsidRPr="00982845">
        <w:tab/>
        <w:t>TCL</w:t>
      </w:r>
    </w:p>
    <w:p w14:paraId="7EA16D4E" w14:textId="368B0157" w:rsidR="009048F4" w:rsidRPr="00982845" w:rsidRDefault="004710F9" w:rsidP="009048F4">
      <w:hyperlink r:id="rId1512" w:history="1">
        <w:r>
          <w:rPr>
            <w:rStyle w:val="Hyperlink"/>
          </w:rPr>
          <w:t>R1-2506820</w:t>
        </w:r>
      </w:hyperlink>
      <w:r w:rsidR="009048F4" w:rsidRPr="00982845">
        <w:tab/>
        <w:t>Discussion on AIML in 6GR interface</w:t>
      </w:r>
      <w:r w:rsidR="009048F4" w:rsidRPr="00982845">
        <w:tab/>
        <w:t>Spreadtrum, UNISOC</w:t>
      </w:r>
    </w:p>
    <w:p w14:paraId="11EB512F" w14:textId="28BBA733" w:rsidR="009048F4" w:rsidRPr="00982845" w:rsidRDefault="004710F9" w:rsidP="009048F4">
      <w:hyperlink r:id="rId1513" w:history="1">
        <w:r>
          <w:rPr>
            <w:rStyle w:val="Hyperlink"/>
          </w:rPr>
          <w:t>R1-2506821</w:t>
        </w:r>
      </w:hyperlink>
      <w:r w:rsidR="009048F4" w:rsidRPr="00982845">
        <w:tab/>
        <w:t>AI/ML for 6G Air Interface</w:t>
      </w:r>
      <w:r w:rsidR="009048F4" w:rsidRPr="00982845">
        <w:tab/>
        <w:t>InterDigital, Inc.</w:t>
      </w:r>
    </w:p>
    <w:p w14:paraId="0B9637B1" w14:textId="342D369D" w:rsidR="009048F4" w:rsidRPr="00982845" w:rsidRDefault="004710F9" w:rsidP="009048F4">
      <w:hyperlink r:id="rId1514" w:history="1">
        <w:r>
          <w:rPr>
            <w:rStyle w:val="Hyperlink"/>
          </w:rPr>
          <w:t>R1-2506904</w:t>
        </w:r>
      </w:hyperlink>
      <w:r w:rsidR="009048F4" w:rsidRPr="00982845">
        <w:tab/>
        <w:t>Discussion on AI/ML in 6GR interface</w:t>
      </w:r>
      <w:r w:rsidR="009048F4" w:rsidRPr="00982845">
        <w:tab/>
        <w:t>vivo</w:t>
      </w:r>
    </w:p>
    <w:p w14:paraId="1CE33CF2" w14:textId="4102A210" w:rsidR="009048F4" w:rsidRPr="00982845" w:rsidRDefault="004710F9" w:rsidP="009048F4">
      <w:hyperlink r:id="rId1515" w:history="1">
        <w:r>
          <w:rPr>
            <w:rStyle w:val="Hyperlink"/>
          </w:rPr>
          <w:t>R1-2506951</w:t>
        </w:r>
      </w:hyperlink>
      <w:r w:rsidR="009048F4" w:rsidRPr="00982845">
        <w:tab/>
        <w:t>AI/ML in 6GR interface</w:t>
      </w:r>
      <w:r w:rsidR="009048F4" w:rsidRPr="00982845">
        <w:tab/>
        <w:t>Kyocera</w:t>
      </w:r>
    </w:p>
    <w:p w14:paraId="54A5D9DE" w14:textId="103DE071" w:rsidR="009048F4" w:rsidRPr="00982845" w:rsidRDefault="004710F9" w:rsidP="009048F4">
      <w:hyperlink r:id="rId1516" w:history="1">
        <w:r>
          <w:rPr>
            <w:rStyle w:val="Hyperlink"/>
          </w:rPr>
          <w:t>R1-2506995</w:t>
        </w:r>
      </w:hyperlink>
      <w:r w:rsidR="009048F4" w:rsidRPr="00982845">
        <w:tab/>
        <w:t>Discussion on AI/ML in 6GR interface</w:t>
      </w:r>
      <w:r w:rsidR="009048F4" w:rsidRPr="00982845">
        <w:tab/>
        <w:t>Xiaomi</w:t>
      </w:r>
    </w:p>
    <w:p w14:paraId="79A3FE33" w14:textId="5F0502DD" w:rsidR="009048F4" w:rsidRPr="00982845" w:rsidRDefault="004710F9" w:rsidP="009048F4">
      <w:hyperlink r:id="rId1517" w:history="1">
        <w:r>
          <w:rPr>
            <w:rStyle w:val="Hyperlink"/>
          </w:rPr>
          <w:t>R1-2507020</w:t>
        </w:r>
      </w:hyperlink>
      <w:r w:rsidR="009048F4" w:rsidRPr="00982845">
        <w:tab/>
        <w:t>Discussion on AI/ML in 6GR interface</w:t>
      </w:r>
      <w:r w:rsidR="009048F4" w:rsidRPr="00982845">
        <w:tab/>
        <w:t>CMCC</w:t>
      </w:r>
    </w:p>
    <w:p w14:paraId="235BE197" w14:textId="70A35F01" w:rsidR="009048F4" w:rsidRPr="00982845" w:rsidRDefault="004710F9" w:rsidP="009048F4">
      <w:hyperlink r:id="rId1518" w:history="1">
        <w:r>
          <w:rPr>
            <w:rStyle w:val="Hyperlink"/>
          </w:rPr>
          <w:t>R1-2507029</w:t>
        </w:r>
      </w:hyperlink>
      <w:r w:rsidR="009048F4" w:rsidRPr="00982845">
        <w:tab/>
        <w:t>Discussion on AI/ML in 6GR interface</w:t>
      </w:r>
      <w:r w:rsidR="009048F4" w:rsidRPr="00982845">
        <w:tab/>
        <w:t>Lekha Wireless Solutions</w:t>
      </w:r>
    </w:p>
    <w:p w14:paraId="16EA2976" w14:textId="6278E044" w:rsidR="009048F4" w:rsidRPr="00982845" w:rsidRDefault="004710F9" w:rsidP="009048F4">
      <w:hyperlink r:id="rId1519" w:history="1">
        <w:r>
          <w:rPr>
            <w:rStyle w:val="Hyperlink"/>
          </w:rPr>
          <w:t>R1-2507064</w:t>
        </w:r>
      </w:hyperlink>
      <w:r w:rsidR="009048F4" w:rsidRPr="00982845">
        <w:tab/>
        <w:t>Views on AI/ML in 6GR air interface</w:t>
      </w:r>
      <w:r w:rsidR="009048F4" w:rsidRPr="00982845">
        <w:tab/>
        <w:t>Huawei, HiSilicon</w:t>
      </w:r>
    </w:p>
    <w:p w14:paraId="6E641A67" w14:textId="75C98733" w:rsidR="009048F4" w:rsidRPr="00982845" w:rsidRDefault="004710F9" w:rsidP="009048F4">
      <w:hyperlink r:id="rId1520" w:history="1">
        <w:r>
          <w:rPr>
            <w:rStyle w:val="Hyperlink"/>
          </w:rPr>
          <w:t>R1-2507107</w:t>
        </w:r>
      </w:hyperlink>
      <w:r w:rsidR="009048F4" w:rsidRPr="00982845">
        <w:tab/>
        <w:t>Views on AI/ML in 6GR interface</w:t>
      </w:r>
      <w:r w:rsidR="009048F4" w:rsidRPr="00982845">
        <w:tab/>
        <w:t>CATT, CICTCI</w:t>
      </w:r>
    </w:p>
    <w:p w14:paraId="1155DB8E" w14:textId="2214B10E" w:rsidR="009048F4" w:rsidRPr="00982845" w:rsidRDefault="004710F9" w:rsidP="009048F4">
      <w:hyperlink r:id="rId1521" w:history="1">
        <w:r>
          <w:rPr>
            <w:rStyle w:val="Hyperlink"/>
          </w:rPr>
          <w:t>R1-2507182</w:t>
        </w:r>
      </w:hyperlink>
      <w:r w:rsidR="009048F4" w:rsidRPr="00982845">
        <w:tab/>
        <w:t>AIML use cases for 6GR air interface</w:t>
      </w:r>
      <w:r w:rsidR="009048F4" w:rsidRPr="00982845">
        <w:tab/>
        <w:t>OPPO</w:t>
      </w:r>
    </w:p>
    <w:p w14:paraId="25D48D10" w14:textId="6BBD114C" w:rsidR="009048F4" w:rsidRPr="00982845" w:rsidRDefault="004710F9" w:rsidP="009048F4">
      <w:hyperlink r:id="rId1522" w:history="1">
        <w:r>
          <w:rPr>
            <w:rStyle w:val="Hyperlink"/>
          </w:rPr>
          <w:t>R1-2507203</w:t>
        </w:r>
      </w:hyperlink>
      <w:r w:rsidR="009048F4" w:rsidRPr="00982845">
        <w:tab/>
        <w:t>AI/ML in 6GR interface</w:t>
      </w:r>
      <w:r w:rsidR="009048F4" w:rsidRPr="00982845">
        <w:tab/>
        <w:t>Tejas Network Limited</w:t>
      </w:r>
    </w:p>
    <w:p w14:paraId="6634544F" w14:textId="7E3B2389" w:rsidR="009048F4" w:rsidRPr="00982845" w:rsidRDefault="004710F9" w:rsidP="009048F4">
      <w:hyperlink r:id="rId1523" w:history="1">
        <w:r>
          <w:rPr>
            <w:rStyle w:val="Hyperlink"/>
          </w:rPr>
          <w:t>R1-2507259</w:t>
        </w:r>
      </w:hyperlink>
      <w:r w:rsidR="009048F4" w:rsidRPr="00982845">
        <w:tab/>
        <w:t>AI/ML Use cases and framework for 6GR</w:t>
      </w:r>
      <w:r w:rsidR="009048F4" w:rsidRPr="00982845">
        <w:tab/>
        <w:t>Samsung</w:t>
      </w:r>
    </w:p>
    <w:p w14:paraId="00934F11" w14:textId="256B6675" w:rsidR="009048F4" w:rsidRPr="00982845" w:rsidRDefault="004710F9" w:rsidP="009048F4">
      <w:hyperlink r:id="rId1524" w:history="1">
        <w:r>
          <w:rPr>
            <w:rStyle w:val="Hyperlink"/>
          </w:rPr>
          <w:t>R1-2507288</w:t>
        </w:r>
      </w:hyperlink>
      <w:r w:rsidR="009048F4" w:rsidRPr="00982845">
        <w:tab/>
        <w:t>Discussion on AI/ML in 6GR</w:t>
      </w:r>
      <w:r w:rsidR="009048F4" w:rsidRPr="00982845">
        <w:tab/>
        <w:t>Fujitsu</w:t>
      </w:r>
    </w:p>
    <w:p w14:paraId="2E4CF606" w14:textId="0F1348EC" w:rsidR="009048F4" w:rsidRPr="00982845" w:rsidRDefault="004710F9" w:rsidP="009048F4">
      <w:hyperlink r:id="rId1525" w:history="1">
        <w:r>
          <w:rPr>
            <w:rStyle w:val="Hyperlink"/>
          </w:rPr>
          <w:t>R1-2507305</w:t>
        </w:r>
      </w:hyperlink>
      <w:r w:rsidR="009048F4" w:rsidRPr="00982845">
        <w:tab/>
        <w:t>Discussion on AIML in 6GR interface</w:t>
      </w:r>
      <w:r w:rsidR="009048F4" w:rsidRPr="00982845">
        <w:tab/>
        <w:t>NEC</w:t>
      </w:r>
    </w:p>
    <w:p w14:paraId="59871C85" w14:textId="3057F232" w:rsidR="009048F4" w:rsidRPr="00982845" w:rsidRDefault="004710F9" w:rsidP="009048F4">
      <w:hyperlink r:id="rId1526" w:history="1">
        <w:r>
          <w:rPr>
            <w:rStyle w:val="Hyperlink"/>
          </w:rPr>
          <w:t>R1-2507377</w:t>
        </w:r>
      </w:hyperlink>
      <w:r w:rsidR="009048F4" w:rsidRPr="00982845">
        <w:tab/>
        <w:t>Discussion on AI/ML in 6GR interface</w:t>
      </w:r>
      <w:r w:rsidR="009048F4" w:rsidRPr="00982845">
        <w:tab/>
        <w:t>Panasonic</w:t>
      </w:r>
    </w:p>
    <w:p w14:paraId="2F5E0594" w14:textId="70451A2C" w:rsidR="009048F4" w:rsidRPr="00982845" w:rsidRDefault="004710F9" w:rsidP="009048F4">
      <w:hyperlink r:id="rId1527" w:history="1">
        <w:r>
          <w:rPr>
            <w:rStyle w:val="Hyperlink"/>
          </w:rPr>
          <w:t>R1-2507378</w:t>
        </w:r>
      </w:hyperlink>
      <w:r w:rsidR="009048F4" w:rsidRPr="00982845">
        <w:tab/>
        <w:t>AI/ML Use Cases for 6G</w:t>
      </w:r>
      <w:r w:rsidR="009048F4" w:rsidRPr="00982845">
        <w:tab/>
        <w:t>NTU</w:t>
      </w:r>
    </w:p>
    <w:p w14:paraId="4508C619" w14:textId="20E769A6" w:rsidR="009048F4" w:rsidRPr="00982845" w:rsidRDefault="004710F9" w:rsidP="009048F4">
      <w:hyperlink r:id="rId1528" w:history="1">
        <w:r>
          <w:rPr>
            <w:rStyle w:val="Hyperlink"/>
          </w:rPr>
          <w:t>R1-2507400</w:t>
        </w:r>
      </w:hyperlink>
      <w:r w:rsidR="009048F4" w:rsidRPr="00982845">
        <w:tab/>
        <w:t>Discussion on AI/ML in 6GR interface</w:t>
      </w:r>
      <w:r w:rsidR="009048F4" w:rsidRPr="00982845">
        <w:tab/>
        <w:t>LG Electronics</w:t>
      </w:r>
    </w:p>
    <w:p w14:paraId="7CA483EC" w14:textId="3BB78E71" w:rsidR="009048F4" w:rsidRPr="00982845" w:rsidRDefault="004710F9" w:rsidP="009048F4">
      <w:hyperlink r:id="rId1529" w:history="1">
        <w:r>
          <w:rPr>
            <w:rStyle w:val="Hyperlink"/>
          </w:rPr>
          <w:t>R1-2507409</w:t>
        </w:r>
      </w:hyperlink>
      <w:r w:rsidR="009048F4" w:rsidRPr="00982845">
        <w:tab/>
        <w:t>Views on AI/ML in 6GR air interface</w:t>
      </w:r>
      <w:r w:rsidR="009048F4" w:rsidRPr="00982845">
        <w:tab/>
        <w:t>SK Telecom</w:t>
      </w:r>
    </w:p>
    <w:p w14:paraId="4E65E294" w14:textId="05EE4DCD" w:rsidR="009048F4" w:rsidRPr="00982845" w:rsidRDefault="004710F9" w:rsidP="009048F4">
      <w:hyperlink r:id="rId1530" w:history="1">
        <w:r>
          <w:rPr>
            <w:rStyle w:val="Hyperlink"/>
          </w:rPr>
          <w:t>R1-2507433</w:t>
        </w:r>
      </w:hyperlink>
      <w:r w:rsidR="009048F4" w:rsidRPr="00982845">
        <w:tab/>
        <w:t>AI and ML in 6GR air interface</w:t>
      </w:r>
      <w:r w:rsidR="009048F4" w:rsidRPr="00982845">
        <w:tab/>
        <w:t>NVIDIA</w:t>
      </w:r>
    </w:p>
    <w:p w14:paraId="35B22CB2" w14:textId="50D1DEA2" w:rsidR="009048F4" w:rsidRPr="00982845" w:rsidRDefault="004710F9" w:rsidP="009048F4">
      <w:hyperlink r:id="rId1531" w:history="1">
        <w:r>
          <w:rPr>
            <w:rStyle w:val="Hyperlink"/>
          </w:rPr>
          <w:t>R1-2507471</w:t>
        </w:r>
      </w:hyperlink>
      <w:r w:rsidR="009048F4" w:rsidRPr="00982845">
        <w:tab/>
        <w:t>Views on AI/ML in 6GR interface</w:t>
      </w:r>
      <w:r w:rsidR="009048F4" w:rsidRPr="00982845">
        <w:tab/>
        <w:t>Ofinno</w:t>
      </w:r>
    </w:p>
    <w:p w14:paraId="0F6975D8" w14:textId="5307EED7" w:rsidR="009048F4" w:rsidRPr="00982845" w:rsidRDefault="004710F9" w:rsidP="009048F4">
      <w:hyperlink r:id="rId1532" w:history="1">
        <w:r>
          <w:rPr>
            <w:rStyle w:val="Hyperlink"/>
          </w:rPr>
          <w:t>R1-2507488</w:t>
        </w:r>
      </w:hyperlink>
      <w:r w:rsidR="009048F4" w:rsidRPr="00982845">
        <w:tab/>
        <w:t>Discussion on AI/ML Use-cases in 6GR</w:t>
      </w:r>
      <w:r w:rsidR="009048F4" w:rsidRPr="00982845">
        <w:tab/>
        <w:t>Lenovo</w:t>
      </w:r>
    </w:p>
    <w:p w14:paraId="5BDA9664" w14:textId="66DD0B51" w:rsidR="009048F4" w:rsidRPr="00982845" w:rsidRDefault="004710F9" w:rsidP="009048F4">
      <w:hyperlink r:id="rId1533" w:history="1">
        <w:r>
          <w:rPr>
            <w:rStyle w:val="Hyperlink"/>
          </w:rPr>
          <w:t>R1-2507492</w:t>
        </w:r>
      </w:hyperlink>
      <w:r w:rsidR="009048F4" w:rsidRPr="00982845">
        <w:tab/>
        <w:t>Use cases for AI/ML in 6GR interface</w:t>
      </w:r>
      <w:r w:rsidR="009048F4" w:rsidRPr="00982845">
        <w:tab/>
        <w:t>KT Corp.</w:t>
      </w:r>
    </w:p>
    <w:p w14:paraId="6BC859A2" w14:textId="19C01EB1" w:rsidR="009048F4" w:rsidRPr="00982845" w:rsidRDefault="004710F9" w:rsidP="009048F4">
      <w:hyperlink r:id="rId1534" w:history="1">
        <w:r>
          <w:rPr>
            <w:rStyle w:val="Hyperlink"/>
          </w:rPr>
          <w:t>R1-2507512</w:t>
        </w:r>
      </w:hyperlink>
      <w:r w:rsidR="009048F4" w:rsidRPr="00982845">
        <w:tab/>
        <w:t>Discussion on AI/ML in 6GR interface</w:t>
      </w:r>
      <w:r w:rsidR="009048F4" w:rsidRPr="00982845">
        <w:tab/>
        <w:t>ETRI</w:t>
      </w:r>
    </w:p>
    <w:p w14:paraId="00239DDB" w14:textId="4CB3644D" w:rsidR="009048F4" w:rsidRPr="00982845" w:rsidRDefault="004710F9" w:rsidP="009048F4">
      <w:hyperlink r:id="rId1535" w:history="1">
        <w:r>
          <w:rPr>
            <w:rStyle w:val="Hyperlink"/>
          </w:rPr>
          <w:t>R1-2507522</w:t>
        </w:r>
      </w:hyperlink>
      <w:r w:rsidR="009048F4" w:rsidRPr="00982845">
        <w:tab/>
        <w:t>AI/ML in 6GR Air Interface</w:t>
      </w:r>
      <w:r w:rsidR="009048F4" w:rsidRPr="00982845">
        <w:tab/>
        <w:t>Google</w:t>
      </w:r>
    </w:p>
    <w:p w14:paraId="716B93BA" w14:textId="0033D48E" w:rsidR="009048F4" w:rsidRPr="00982845" w:rsidRDefault="004710F9" w:rsidP="009048F4">
      <w:pPr>
        <w:ind w:left="1440" w:hanging="1440"/>
      </w:pPr>
      <w:hyperlink r:id="rId1536" w:history="1">
        <w:r>
          <w:rPr>
            <w:rStyle w:val="Hyperlink"/>
          </w:rPr>
          <w:t>R1-2507525</w:t>
        </w:r>
      </w:hyperlink>
      <w:r w:rsidR="009048F4" w:rsidRPr="00982845">
        <w:tab/>
        <w:t>New use cases for AI/ML in 6GR interface</w:t>
      </w:r>
      <w:r w:rsidR="009048F4" w:rsidRPr="00982845">
        <w:tab/>
        <w:t>Pengcheng Laboratory, ZGC Institute of Ubiquitous-X Innovation and Application</w:t>
      </w:r>
    </w:p>
    <w:p w14:paraId="470F371D" w14:textId="47A055BB" w:rsidR="009048F4" w:rsidRPr="00982845" w:rsidRDefault="004710F9" w:rsidP="009048F4">
      <w:hyperlink r:id="rId1537" w:history="1">
        <w:r>
          <w:rPr>
            <w:rStyle w:val="Hyperlink"/>
          </w:rPr>
          <w:t>R1-2507547</w:t>
        </w:r>
      </w:hyperlink>
      <w:r w:rsidR="009048F4" w:rsidRPr="00982845">
        <w:tab/>
        <w:t>Discussion on AI/ML in 6GR interface</w:t>
      </w:r>
      <w:r w:rsidR="009048F4" w:rsidRPr="00982845">
        <w:tab/>
        <w:t>Continental Automotive</w:t>
      </w:r>
    </w:p>
    <w:p w14:paraId="2DC23505" w14:textId="3DC1F180" w:rsidR="009048F4" w:rsidRPr="00982845" w:rsidRDefault="004710F9" w:rsidP="009048F4">
      <w:hyperlink r:id="rId1538" w:history="1">
        <w:r>
          <w:rPr>
            <w:rStyle w:val="Hyperlink"/>
          </w:rPr>
          <w:t>R1-2507601</w:t>
        </w:r>
      </w:hyperlink>
      <w:r w:rsidR="009048F4" w:rsidRPr="00982845">
        <w:tab/>
        <w:t>Discussion on the potential AI/ML use cases for 6GR interface</w:t>
      </w:r>
      <w:r w:rsidR="009048F4" w:rsidRPr="00982845">
        <w:tab/>
        <w:t>Sony</w:t>
      </w:r>
    </w:p>
    <w:p w14:paraId="0E78C05C" w14:textId="1DE9E53A" w:rsidR="009048F4" w:rsidRPr="00982845" w:rsidRDefault="004710F9" w:rsidP="009048F4">
      <w:hyperlink r:id="rId1539" w:history="1">
        <w:r>
          <w:rPr>
            <w:rStyle w:val="Hyperlink"/>
          </w:rPr>
          <w:t>R1-2507604</w:t>
        </w:r>
      </w:hyperlink>
      <w:r w:rsidR="009048F4" w:rsidRPr="00982845">
        <w:tab/>
        <w:t>Discussion on AI/ML for 6GR interface</w:t>
      </w:r>
      <w:r w:rsidR="009048F4" w:rsidRPr="00982845">
        <w:tab/>
        <w:t>Ruijie Networks Co. Ltd</w:t>
      </w:r>
    </w:p>
    <w:p w14:paraId="49783E19" w14:textId="4F7D74AC" w:rsidR="009048F4" w:rsidRPr="00982845" w:rsidRDefault="004710F9" w:rsidP="009048F4">
      <w:hyperlink r:id="rId1540" w:history="1">
        <w:r>
          <w:rPr>
            <w:rStyle w:val="Hyperlink"/>
          </w:rPr>
          <w:t>R1-2507605</w:t>
        </w:r>
      </w:hyperlink>
      <w:r w:rsidR="009048F4" w:rsidRPr="00982845">
        <w:tab/>
        <w:t>Discussion on AI/ML Use Cases for 6GR</w:t>
      </w:r>
      <w:r w:rsidR="009048F4" w:rsidRPr="00982845">
        <w:tab/>
        <w:t>DeepSig Inc</w:t>
      </w:r>
    </w:p>
    <w:p w14:paraId="24F31329" w14:textId="3F8707AC" w:rsidR="009048F4" w:rsidRDefault="004710F9" w:rsidP="009048F4">
      <w:hyperlink r:id="rId1541" w:history="1">
        <w:r>
          <w:rPr>
            <w:rStyle w:val="Hyperlink"/>
          </w:rPr>
          <w:t>R1-2507613</w:t>
        </w:r>
      </w:hyperlink>
      <w:r w:rsidR="009048F4" w:rsidRPr="00982845">
        <w:tab/>
        <w:t>AI/ML Framework and Use Cases for 6GR Air Interface</w:t>
      </w:r>
      <w:r w:rsidR="009048F4" w:rsidRPr="00982845">
        <w:tab/>
        <w:t>MediaTek Inc.</w:t>
      </w:r>
    </w:p>
    <w:p w14:paraId="5DC9A250" w14:textId="010724C2" w:rsidR="00C43252" w:rsidRDefault="00C43252" w:rsidP="009048F4">
      <w:pPr>
        <w:rPr>
          <w:lang w:eastAsia="x-none"/>
        </w:rPr>
      </w:pPr>
      <w:r w:rsidRPr="009D606F">
        <w:rPr>
          <w:b/>
          <w:bCs/>
          <w:lang w:eastAsia="x-none"/>
        </w:rPr>
        <w:t>Decision:</w:t>
      </w:r>
      <w:r w:rsidRPr="009D606F">
        <w:rPr>
          <w:lang w:eastAsia="x-none"/>
        </w:rPr>
        <w:t xml:space="preserve"> Th</w:t>
      </w:r>
      <w:r>
        <w:rPr>
          <w:lang w:eastAsia="x-none"/>
        </w:rPr>
        <w:t xml:space="preserve">is was revised </w:t>
      </w:r>
      <w:r w:rsidR="00D00157">
        <w:rPr>
          <w:lang w:eastAsia="x-none"/>
        </w:rPr>
        <w:t>to</w:t>
      </w:r>
      <w:r>
        <w:rPr>
          <w:lang w:eastAsia="x-none"/>
        </w:rPr>
        <w:t xml:space="preserve"> </w:t>
      </w:r>
      <w:hyperlink r:id="rId1542" w:history="1">
        <w:r w:rsidR="004710F9">
          <w:rPr>
            <w:rStyle w:val="Hyperlink"/>
            <w:lang w:eastAsia="x-none"/>
          </w:rPr>
          <w:t>R1-2507950</w:t>
        </w:r>
      </w:hyperlink>
      <w:r>
        <w:rPr>
          <w:lang w:eastAsia="x-none"/>
        </w:rPr>
        <w:t>.</w:t>
      </w:r>
    </w:p>
    <w:p w14:paraId="73BF6F71" w14:textId="5C33CCE5" w:rsidR="00C43252" w:rsidRDefault="004710F9" w:rsidP="009048F4">
      <w:hyperlink r:id="rId1543" w:history="1">
        <w:r>
          <w:rPr>
            <w:rStyle w:val="Hyperlink"/>
          </w:rPr>
          <w:t>R1-2507950</w:t>
        </w:r>
      </w:hyperlink>
      <w:r w:rsidR="00C43252" w:rsidRPr="00982845">
        <w:tab/>
        <w:t>AI/ML Framework and Use Cases for 6GR Air Interface</w:t>
      </w:r>
      <w:r w:rsidR="00C43252" w:rsidRPr="00982845">
        <w:tab/>
        <w:t>MediaTek Inc.</w:t>
      </w:r>
    </w:p>
    <w:p w14:paraId="0E32F1F5" w14:textId="43D70717" w:rsidR="00C43252" w:rsidRPr="00982845" w:rsidRDefault="00C43252" w:rsidP="009048F4">
      <w:r w:rsidRPr="009D606F">
        <w:rPr>
          <w:b/>
          <w:bCs/>
          <w:lang w:eastAsia="x-none"/>
        </w:rPr>
        <w:t>Decision:</w:t>
      </w:r>
      <w:r w:rsidRPr="009D606F">
        <w:rPr>
          <w:lang w:eastAsia="x-none"/>
        </w:rPr>
        <w:t xml:space="preserve"> Th</w:t>
      </w:r>
      <w:r>
        <w:rPr>
          <w:lang w:eastAsia="x-none"/>
        </w:rPr>
        <w:t xml:space="preserve">is is a revision of </w:t>
      </w:r>
      <w:hyperlink r:id="rId1544" w:history="1">
        <w:r w:rsidR="004710F9">
          <w:rPr>
            <w:rStyle w:val="Hyperlink"/>
            <w:lang w:eastAsia="x-none"/>
          </w:rPr>
          <w:t>R1-2507613</w:t>
        </w:r>
      </w:hyperlink>
      <w:r>
        <w:rPr>
          <w:lang w:eastAsia="x-none"/>
        </w:rPr>
        <w:t>.</w:t>
      </w:r>
    </w:p>
    <w:p w14:paraId="1C32C9B6" w14:textId="063658BD" w:rsidR="009048F4" w:rsidRPr="00982845" w:rsidRDefault="004710F9" w:rsidP="009048F4">
      <w:hyperlink r:id="rId1545" w:history="1">
        <w:r>
          <w:rPr>
            <w:rStyle w:val="Hyperlink"/>
          </w:rPr>
          <w:t>R1-2507633</w:t>
        </w:r>
      </w:hyperlink>
      <w:r w:rsidR="009048F4" w:rsidRPr="00982845">
        <w:tab/>
        <w:t>Discussion on AI/ML in 6GR interface</w:t>
      </w:r>
      <w:r w:rsidR="009048F4" w:rsidRPr="00982845">
        <w:tab/>
        <w:t>Transsion Holdings</w:t>
      </w:r>
    </w:p>
    <w:p w14:paraId="63711F56" w14:textId="3A930AAA" w:rsidR="009048F4" w:rsidRPr="00982845" w:rsidRDefault="004710F9" w:rsidP="009048F4">
      <w:hyperlink r:id="rId1546" w:history="1">
        <w:r>
          <w:rPr>
            <w:rStyle w:val="Hyperlink"/>
          </w:rPr>
          <w:t>R1-2507683</w:t>
        </w:r>
      </w:hyperlink>
      <w:r w:rsidR="009048F4" w:rsidRPr="00982845">
        <w:tab/>
        <w:t>Discussion on 6G AI/ML use cases</w:t>
      </w:r>
      <w:r w:rsidR="009048F4" w:rsidRPr="00982845">
        <w:tab/>
        <w:t>Apple</w:t>
      </w:r>
    </w:p>
    <w:p w14:paraId="05CC0661" w14:textId="5A1A332D" w:rsidR="009048F4" w:rsidRPr="00982845" w:rsidRDefault="004710F9" w:rsidP="009048F4">
      <w:hyperlink r:id="rId1547" w:history="1">
        <w:r>
          <w:rPr>
            <w:rStyle w:val="Hyperlink"/>
          </w:rPr>
          <w:t>R1-2507727</w:t>
        </w:r>
      </w:hyperlink>
      <w:r w:rsidR="009048F4" w:rsidRPr="00982845">
        <w:tab/>
        <w:t>AI/ML in 6GR air interface</w:t>
      </w:r>
      <w:r w:rsidR="009048F4" w:rsidRPr="00982845">
        <w:tab/>
        <w:t>Qualcomm Incorporated</w:t>
      </w:r>
    </w:p>
    <w:p w14:paraId="7F1D6C6F" w14:textId="6FB90B99" w:rsidR="009048F4" w:rsidRPr="00982845" w:rsidRDefault="004710F9" w:rsidP="009048F4">
      <w:hyperlink r:id="rId1548" w:history="1">
        <w:r>
          <w:rPr>
            <w:rStyle w:val="Hyperlink"/>
          </w:rPr>
          <w:t>R1-2507752</w:t>
        </w:r>
      </w:hyperlink>
      <w:r w:rsidR="009048F4" w:rsidRPr="00982845">
        <w:tab/>
        <w:t>AI/ML use cases and framework for 6GR Air Interface</w:t>
      </w:r>
      <w:r w:rsidR="009048F4" w:rsidRPr="00982845">
        <w:tab/>
        <w:t>AT&amp;T</w:t>
      </w:r>
    </w:p>
    <w:p w14:paraId="26D5DD2E" w14:textId="7DC37C1D" w:rsidR="009048F4" w:rsidRPr="00982845" w:rsidRDefault="004710F9" w:rsidP="009048F4">
      <w:hyperlink r:id="rId1549" w:history="1">
        <w:r>
          <w:rPr>
            <w:rStyle w:val="Hyperlink"/>
          </w:rPr>
          <w:t>R1-2507776</w:t>
        </w:r>
      </w:hyperlink>
      <w:r w:rsidR="009048F4" w:rsidRPr="00982845">
        <w:tab/>
        <w:t>Discussions on AI/ML in 6GR interface</w:t>
      </w:r>
      <w:r w:rsidR="009048F4" w:rsidRPr="00982845">
        <w:tab/>
        <w:t>Sharp</w:t>
      </w:r>
    </w:p>
    <w:p w14:paraId="7592F51D" w14:textId="04C4B0D4" w:rsidR="009048F4" w:rsidRPr="00982845" w:rsidRDefault="004710F9" w:rsidP="009048F4">
      <w:hyperlink r:id="rId1550" w:history="1">
        <w:r>
          <w:rPr>
            <w:rStyle w:val="Hyperlink"/>
          </w:rPr>
          <w:t>R1-2507779</w:t>
        </w:r>
      </w:hyperlink>
      <w:r w:rsidR="009048F4" w:rsidRPr="00982845">
        <w:tab/>
        <w:t>Discussion on AI/ML in 6GR</w:t>
      </w:r>
      <w:r w:rsidR="009048F4" w:rsidRPr="00982845">
        <w:tab/>
        <w:t>Shanghai Jiao Tong University, Toyota</w:t>
      </w:r>
    </w:p>
    <w:p w14:paraId="21D25DB6" w14:textId="3CF7BAF9" w:rsidR="009048F4" w:rsidRPr="00982845" w:rsidRDefault="004710F9" w:rsidP="009048F4">
      <w:hyperlink r:id="rId1551" w:history="1">
        <w:r>
          <w:rPr>
            <w:rStyle w:val="Hyperlink"/>
          </w:rPr>
          <w:t>R1-2507821</w:t>
        </w:r>
      </w:hyperlink>
      <w:r w:rsidR="009048F4" w:rsidRPr="00982845">
        <w:tab/>
        <w:t>Discussion on AI/ML for 6GR air interface</w:t>
      </w:r>
      <w:r w:rsidR="009048F4" w:rsidRPr="00982845">
        <w:tab/>
        <w:t>NTT DOCOMO, INC.</w:t>
      </w:r>
    </w:p>
    <w:p w14:paraId="1E61D27B" w14:textId="52771B9D" w:rsidR="009048F4" w:rsidRPr="00982845" w:rsidRDefault="004710F9" w:rsidP="009048F4">
      <w:hyperlink r:id="rId1552" w:history="1">
        <w:r>
          <w:rPr>
            <w:rStyle w:val="Hyperlink"/>
          </w:rPr>
          <w:t>R1-2507826</w:t>
        </w:r>
      </w:hyperlink>
      <w:r w:rsidR="009048F4" w:rsidRPr="00982845">
        <w:tab/>
        <w:t>AI/ML in 6GR air interface</w:t>
      </w:r>
      <w:r w:rsidR="009048F4" w:rsidRPr="00982845">
        <w:tab/>
        <w:t>KAIST</w:t>
      </w:r>
    </w:p>
    <w:p w14:paraId="29D4777A" w14:textId="033D3CA1" w:rsidR="009048F4" w:rsidRPr="00982845" w:rsidRDefault="004710F9" w:rsidP="009048F4">
      <w:pPr>
        <w:ind w:left="1440" w:hanging="1440"/>
      </w:pPr>
      <w:hyperlink r:id="rId1553" w:history="1">
        <w:r>
          <w:rPr>
            <w:rStyle w:val="Hyperlink"/>
          </w:rPr>
          <w:t>R1-2507827</w:t>
        </w:r>
      </w:hyperlink>
      <w:r w:rsidR="009048F4" w:rsidRPr="00982845">
        <w:tab/>
        <w:t>Discussion on AI/ML-enabled use cases for 6GR</w:t>
      </w:r>
      <w:r w:rsidR="009048F4" w:rsidRPr="00982845">
        <w:tab/>
        <w:t>BUPT, ZGC Institute of Ubiquitous-X Innovation and Application</w:t>
      </w:r>
    </w:p>
    <w:p w14:paraId="56F83F09" w14:textId="6F45BF93" w:rsidR="009048F4" w:rsidRPr="00982845" w:rsidRDefault="004710F9" w:rsidP="009048F4">
      <w:hyperlink r:id="rId1554" w:history="1">
        <w:r>
          <w:rPr>
            <w:rStyle w:val="Hyperlink"/>
          </w:rPr>
          <w:t>R1-2507842</w:t>
        </w:r>
      </w:hyperlink>
      <w:r w:rsidR="009048F4" w:rsidRPr="00982845">
        <w:tab/>
        <w:t>Discussion on AI/ML in 6GR air interface</w:t>
      </w:r>
      <w:r w:rsidR="009048F4" w:rsidRPr="00982845">
        <w:tab/>
        <w:t>Hanbat National University</w:t>
      </w:r>
    </w:p>
    <w:p w14:paraId="0C97338F" w14:textId="5BA443AB" w:rsidR="009048F4" w:rsidRPr="00982845" w:rsidRDefault="004710F9" w:rsidP="009048F4">
      <w:hyperlink r:id="rId1555" w:history="1">
        <w:r>
          <w:rPr>
            <w:rStyle w:val="Hyperlink"/>
          </w:rPr>
          <w:t>R1-2507872</w:t>
        </w:r>
      </w:hyperlink>
      <w:r w:rsidR="009048F4" w:rsidRPr="00982845">
        <w:tab/>
        <w:t>Discussion on AI/ML in 6GR Interface</w:t>
      </w:r>
      <w:r w:rsidR="009048F4" w:rsidRPr="00982845">
        <w:tab/>
        <w:t>Indian Institute of Tech (M)</w:t>
      </w:r>
    </w:p>
    <w:p w14:paraId="1FA1AF05" w14:textId="5C09D6AB" w:rsidR="009048F4" w:rsidRPr="00982845" w:rsidRDefault="004710F9" w:rsidP="009048F4">
      <w:hyperlink r:id="rId1556" w:history="1">
        <w:r>
          <w:rPr>
            <w:rStyle w:val="Hyperlink"/>
          </w:rPr>
          <w:t>R1-2507883</w:t>
        </w:r>
      </w:hyperlink>
      <w:r w:rsidR="009048F4" w:rsidRPr="00982845">
        <w:tab/>
        <w:t>On new use cases for AI/ML in 6GR interface</w:t>
      </w:r>
      <w:r w:rsidR="009048F4" w:rsidRPr="00982845">
        <w:tab/>
        <w:t>Vodafone, Deutsche Telekom</w:t>
      </w:r>
    </w:p>
    <w:p w14:paraId="18C423E4" w14:textId="6DCFB745" w:rsidR="009048F4" w:rsidRPr="00982845" w:rsidRDefault="004710F9" w:rsidP="009048F4">
      <w:hyperlink r:id="rId1557" w:history="1">
        <w:r>
          <w:rPr>
            <w:rStyle w:val="Hyperlink"/>
          </w:rPr>
          <w:t>R1-2507907</w:t>
        </w:r>
      </w:hyperlink>
      <w:r w:rsidR="009048F4" w:rsidRPr="00982845">
        <w:tab/>
        <w:t>AI/ML in 6GR Interface</w:t>
      </w:r>
      <w:r w:rsidR="009048F4" w:rsidRPr="00982845">
        <w:tab/>
        <w:t>CEWiT</w:t>
      </w:r>
    </w:p>
    <w:p w14:paraId="37A1A9D6" w14:textId="635D33C2" w:rsidR="009048F4" w:rsidRPr="00982845" w:rsidRDefault="004710F9" w:rsidP="009048F4">
      <w:hyperlink r:id="rId1558" w:history="1">
        <w:r>
          <w:rPr>
            <w:rStyle w:val="Hyperlink"/>
          </w:rPr>
          <w:t>R1-2507910</w:t>
        </w:r>
      </w:hyperlink>
      <w:r w:rsidR="009048F4" w:rsidRPr="00982845">
        <w:tab/>
        <w:t>Discussion on AI/ML in 6GR -Physical Layer</w:t>
      </w:r>
      <w:r w:rsidR="009048F4" w:rsidRPr="00982845">
        <w:tab/>
        <w:t>Rakuten Mobile, Inc</w:t>
      </w:r>
    </w:p>
    <w:p w14:paraId="4FFD3F92" w14:textId="7F27ADF2" w:rsidR="009048F4" w:rsidRPr="00982845" w:rsidRDefault="004710F9" w:rsidP="009048F4">
      <w:hyperlink r:id="rId1559" w:history="1">
        <w:r>
          <w:rPr>
            <w:rStyle w:val="Hyperlink"/>
          </w:rPr>
          <w:t>R1-2507940</w:t>
        </w:r>
      </w:hyperlink>
      <w:r w:rsidR="009048F4" w:rsidRPr="00982845">
        <w:tab/>
        <w:t>Discussion on AI/ML in 6GR air interface</w:t>
      </w:r>
      <w:r w:rsidR="009048F4" w:rsidRPr="00982845">
        <w:tab/>
        <w:t>IIT Kanpur</w:t>
      </w:r>
    </w:p>
    <w:p w14:paraId="417CB328" w14:textId="5C8BF2F6" w:rsidR="009048F4" w:rsidRPr="00CD0CD2" w:rsidRDefault="004710F9" w:rsidP="009048F4">
      <w:pPr>
        <w:rPr>
          <w:rFonts w:eastAsia="DengXian"/>
          <w:lang w:eastAsia="zh-CN"/>
        </w:rPr>
      </w:pPr>
      <w:hyperlink r:id="rId1560" w:history="1">
        <w:r>
          <w:rPr>
            <w:rStyle w:val="Hyperlink"/>
            <w:rFonts w:eastAsia="DengXian"/>
            <w:lang w:eastAsia="zh-CN"/>
          </w:rPr>
          <w:t>R1-2508001</w:t>
        </w:r>
      </w:hyperlink>
      <w:r w:rsidR="00CD0CD2">
        <w:rPr>
          <w:rFonts w:eastAsia="DengXian"/>
          <w:lang w:eastAsia="zh-CN"/>
        </w:rPr>
        <w:tab/>
      </w:r>
      <w:r w:rsidR="00CD0CD2" w:rsidRPr="00CD0CD2">
        <w:rPr>
          <w:rFonts w:eastAsia="DengXian"/>
          <w:lang w:eastAsia="zh-CN"/>
        </w:rPr>
        <w:t>Moderator summary #0 on AI/ML for 6GR</w:t>
      </w:r>
      <w:r w:rsidR="00CD0CD2">
        <w:rPr>
          <w:rFonts w:eastAsia="DengXian"/>
          <w:lang w:eastAsia="zh-CN"/>
        </w:rPr>
        <w:tab/>
      </w:r>
      <w:r w:rsidR="00CD0CD2" w:rsidRPr="00CD0CD2">
        <w:rPr>
          <w:rFonts w:eastAsia="DengXian"/>
          <w:lang w:eastAsia="zh-CN"/>
        </w:rPr>
        <w:t>Moderator (Samsung)</w:t>
      </w:r>
    </w:p>
    <w:p w14:paraId="152999EE" w14:textId="26FD743A" w:rsidR="00CD0CD2" w:rsidRPr="00CD0CD2" w:rsidRDefault="004710F9" w:rsidP="009048F4">
      <w:pPr>
        <w:rPr>
          <w:rFonts w:eastAsia="DengXian"/>
          <w:lang w:eastAsia="zh-CN"/>
        </w:rPr>
      </w:pPr>
      <w:hyperlink r:id="rId1561" w:history="1">
        <w:r>
          <w:rPr>
            <w:rStyle w:val="Hyperlink"/>
            <w:rFonts w:eastAsia="DengXian"/>
            <w:lang w:eastAsia="zh-CN"/>
          </w:rPr>
          <w:t>R1-2508002</w:t>
        </w:r>
      </w:hyperlink>
      <w:r w:rsidR="00CD0CD2">
        <w:rPr>
          <w:rFonts w:eastAsia="DengXian"/>
          <w:lang w:eastAsia="zh-CN"/>
        </w:rPr>
        <w:tab/>
      </w:r>
      <w:r w:rsidR="00CD0CD2" w:rsidRPr="00CD0CD2">
        <w:rPr>
          <w:rFonts w:eastAsia="DengXian"/>
          <w:lang w:eastAsia="zh-CN"/>
        </w:rPr>
        <w:t>Moderator summary #1 on AI/ML for 6GR</w:t>
      </w:r>
      <w:r w:rsidR="00CD0CD2">
        <w:rPr>
          <w:rFonts w:eastAsia="DengXian"/>
          <w:lang w:eastAsia="zh-CN"/>
        </w:rPr>
        <w:tab/>
      </w:r>
      <w:r w:rsidR="00CD0CD2" w:rsidRPr="00CD0CD2">
        <w:rPr>
          <w:rFonts w:eastAsia="DengXian"/>
          <w:lang w:eastAsia="zh-CN"/>
        </w:rPr>
        <w:t>Moderator (Samsung)</w:t>
      </w:r>
    </w:p>
    <w:p w14:paraId="286D41FA" w14:textId="51FCBF03" w:rsidR="00CD0CD2" w:rsidRPr="00CD0CD2" w:rsidRDefault="004710F9" w:rsidP="009048F4">
      <w:pPr>
        <w:rPr>
          <w:rFonts w:eastAsia="DengXian"/>
          <w:lang w:eastAsia="zh-CN"/>
        </w:rPr>
      </w:pPr>
      <w:hyperlink r:id="rId1562" w:history="1">
        <w:r>
          <w:rPr>
            <w:rStyle w:val="Hyperlink"/>
            <w:rFonts w:eastAsia="DengXian"/>
            <w:lang w:eastAsia="zh-CN"/>
          </w:rPr>
          <w:t>R1-2508003</w:t>
        </w:r>
      </w:hyperlink>
      <w:r w:rsidR="00CD0CD2">
        <w:rPr>
          <w:rFonts w:eastAsia="DengXian"/>
          <w:lang w:eastAsia="zh-CN"/>
        </w:rPr>
        <w:tab/>
      </w:r>
      <w:r w:rsidR="00CD0CD2" w:rsidRPr="00CD0CD2">
        <w:rPr>
          <w:rFonts w:eastAsia="DengXian"/>
          <w:lang w:eastAsia="zh-CN"/>
        </w:rPr>
        <w:t>Moderator summary #2 on AI/ML for 6GR</w:t>
      </w:r>
      <w:r w:rsidR="00CD0CD2">
        <w:rPr>
          <w:rFonts w:eastAsia="DengXian"/>
          <w:lang w:eastAsia="zh-CN"/>
        </w:rPr>
        <w:tab/>
      </w:r>
      <w:r w:rsidR="00CD0CD2" w:rsidRPr="00CD0CD2">
        <w:rPr>
          <w:rFonts w:eastAsia="DengXian"/>
          <w:lang w:eastAsia="zh-CN"/>
        </w:rPr>
        <w:t>Moderator (Samsung)</w:t>
      </w:r>
    </w:p>
    <w:p w14:paraId="0045F45E" w14:textId="123F99A2" w:rsidR="00CD0CD2" w:rsidRPr="00CD0CD2" w:rsidRDefault="004710F9" w:rsidP="009048F4">
      <w:pPr>
        <w:rPr>
          <w:rFonts w:eastAsia="DengXian"/>
          <w:lang w:eastAsia="zh-CN"/>
        </w:rPr>
      </w:pPr>
      <w:hyperlink r:id="rId1563" w:history="1">
        <w:r>
          <w:rPr>
            <w:rStyle w:val="Hyperlink"/>
            <w:rFonts w:eastAsia="DengXian"/>
            <w:lang w:eastAsia="zh-CN"/>
          </w:rPr>
          <w:t>R1-2508004</w:t>
        </w:r>
      </w:hyperlink>
      <w:r w:rsidR="00CD0CD2">
        <w:rPr>
          <w:rFonts w:eastAsia="DengXian"/>
          <w:lang w:eastAsia="zh-CN"/>
        </w:rPr>
        <w:tab/>
      </w:r>
      <w:r w:rsidR="00CD0CD2" w:rsidRPr="00CD0CD2">
        <w:rPr>
          <w:rFonts w:eastAsia="DengXian"/>
          <w:lang w:eastAsia="zh-CN"/>
        </w:rPr>
        <w:t>Moderator summary #3 on AI/ML for 6GR</w:t>
      </w:r>
      <w:r w:rsidR="00CD0CD2">
        <w:rPr>
          <w:rFonts w:eastAsia="DengXian"/>
          <w:lang w:eastAsia="zh-CN"/>
        </w:rPr>
        <w:tab/>
      </w:r>
      <w:r w:rsidR="00CD0CD2" w:rsidRPr="00CD0CD2">
        <w:rPr>
          <w:rFonts w:eastAsia="DengXian"/>
          <w:lang w:eastAsia="zh-CN"/>
        </w:rPr>
        <w:t>Moderator (Samsung)</w:t>
      </w:r>
    </w:p>
    <w:p w14:paraId="3DEA49E3" w14:textId="1C30C38B" w:rsidR="00CD0CD2" w:rsidRDefault="004710F9" w:rsidP="009048F4">
      <w:pPr>
        <w:rPr>
          <w:rFonts w:eastAsia="DengXian"/>
          <w:lang w:eastAsia="zh-CN"/>
        </w:rPr>
      </w:pPr>
      <w:hyperlink r:id="rId1564" w:history="1">
        <w:r>
          <w:rPr>
            <w:rStyle w:val="Hyperlink"/>
            <w:rFonts w:eastAsia="DengXian"/>
            <w:lang w:eastAsia="zh-CN"/>
          </w:rPr>
          <w:t>R1-2508117</w:t>
        </w:r>
      </w:hyperlink>
      <w:r w:rsidR="0082120F">
        <w:rPr>
          <w:rFonts w:eastAsia="DengXian"/>
          <w:lang w:eastAsia="zh-CN"/>
        </w:rPr>
        <w:tab/>
      </w:r>
      <w:r w:rsidR="0082120F" w:rsidRPr="00CD0CD2">
        <w:rPr>
          <w:rFonts w:eastAsia="DengXian"/>
          <w:lang w:eastAsia="zh-CN"/>
        </w:rPr>
        <w:t>Moderator summary #</w:t>
      </w:r>
      <w:r w:rsidR="0082120F">
        <w:rPr>
          <w:rFonts w:eastAsia="DengXian"/>
          <w:lang w:eastAsia="zh-CN"/>
        </w:rPr>
        <w:t>4</w:t>
      </w:r>
      <w:r w:rsidR="0082120F" w:rsidRPr="00CD0CD2">
        <w:rPr>
          <w:rFonts w:eastAsia="DengXian"/>
          <w:lang w:eastAsia="zh-CN"/>
        </w:rPr>
        <w:t xml:space="preserve"> on AI/ML for 6GR</w:t>
      </w:r>
      <w:r w:rsidR="0082120F">
        <w:rPr>
          <w:rFonts w:eastAsia="DengXian"/>
          <w:lang w:eastAsia="zh-CN"/>
        </w:rPr>
        <w:tab/>
      </w:r>
      <w:r w:rsidR="0082120F" w:rsidRPr="00CD0CD2">
        <w:rPr>
          <w:rFonts w:eastAsia="DengXian"/>
          <w:lang w:eastAsia="zh-CN"/>
        </w:rPr>
        <w:t>Moderator (Samsung)</w:t>
      </w:r>
    </w:p>
    <w:p w14:paraId="3108399B" w14:textId="310B059C" w:rsidR="0082120F" w:rsidRDefault="004710F9" w:rsidP="009048F4">
      <w:pPr>
        <w:rPr>
          <w:rFonts w:eastAsia="DengXian"/>
          <w:lang w:eastAsia="zh-CN"/>
        </w:rPr>
      </w:pPr>
      <w:hyperlink r:id="rId1565" w:history="1">
        <w:r>
          <w:rPr>
            <w:rStyle w:val="Hyperlink"/>
            <w:rFonts w:eastAsia="DengXian"/>
            <w:lang w:eastAsia="zh-CN"/>
          </w:rPr>
          <w:t>R1-2508118</w:t>
        </w:r>
      </w:hyperlink>
      <w:r w:rsidR="0082120F">
        <w:rPr>
          <w:rFonts w:eastAsia="DengXian"/>
          <w:lang w:eastAsia="zh-CN"/>
        </w:rPr>
        <w:tab/>
      </w:r>
      <w:r w:rsidR="0082120F" w:rsidRPr="00CD0CD2">
        <w:rPr>
          <w:rFonts w:eastAsia="DengXian"/>
          <w:lang w:eastAsia="zh-CN"/>
        </w:rPr>
        <w:t>Moderator summary #</w:t>
      </w:r>
      <w:r w:rsidR="0082120F">
        <w:rPr>
          <w:rFonts w:eastAsia="DengXian"/>
          <w:lang w:eastAsia="zh-CN"/>
        </w:rPr>
        <w:t>5</w:t>
      </w:r>
      <w:r w:rsidR="0082120F" w:rsidRPr="00CD0CD2">
        <w:rPr>
          <w:rFonts w:eastAsia="DengXian"/>
          <w:lang w:eastAsia="zh-CN"/>
        </w:rPr>
        <w:t xml:space="preserve"> on AI/ML for 6GR</w:t>
      </w:r>
      <w:r w:rsidR="0082120F">
        <w:rPr>
          <w:rFonts w:eastAsia="DengXian"/>
          <w:lang w:eastAsia="zh-CN"/>
        </w:rPr>
        <w:tab/>
      </w:r>
      <w:r w:rsidR="0082120F" w:rsidRPr="00CD0CD2">
        <w:rPr>
          <w:rFonts w:eastAsia="DengXian"/>
          <w:lang w:eastAsia="zh-CN"/>
        </w:rPr>
        <w:t>Moderator (Samsung)</w:t>
      </w:r>
    </w:p>
    <w:p w14:paraId="683CE4AB" w14:textId="77777777" w:rsidR="0082120F" w:rsidRPr="00CD0CD2" w:rsidRDefault="0082120F" w:rsidP="009048F4">
      <w:pPr>
        <w:rPr>
          <w:rFonts w:eastAsia="DengXian"/>
          <w:lang w:eastAsia="zh-CN"/>
        </w:rPr>
      </w:pPr>
    </w:p>
    <w:p w14:paraId="67F1EDAE" w14:textId="77777777"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26" w:name="_Toc210658597"/>
      <w:bookmarkStart w:id="1327" w:name="_Toc210658695"/>
      <w:bookmarkStart w:id="1328" w:name="_Toc210659413"/>
      <w:bookmarkStart w:id="1329" w:name="_Toc211860390"/>
      <w:bookmarkStart w:id="1330" w:name="_Toc211860680"/>
      <w:bookmarkStart w:id="1331" w:name="_Toc211860899"/>
      <w:bookmarkStart w:id="1332" w:name="_Toc211861120"/>
      <w:bookmarkStart w:id="1333" w:name="_Toc211861526"/>
      <w:bookmarkStart w:id="1334" w:name="_Toc211861696"/>
      <w:bookmarkStart w:id="1335" w:name="_Toc211861912"/>
      <w:bookmarkStart w:id="1336" w:name="_Toc211862004"/>
      <w:bookmarkStart w:id="1337" w:name="_Toc211862403"/>
      <w:bookmarkStart w:id="1338" w:name="_Toc211862557"/>
      <w:r w:rsidRPr="00D433E3">
        <w:rPr>
          <w:rFonts w:eastAsia="DengXian"/>
          <w:lang w:eastAsia="zh-CN"/>
        </w:rPr>
        <w:t>Initial access</w:t>
      </w:r>
      <w:bookmarkEnd w:id="1326"/>
      <w:bookmarkEnd w:id="1327"/>
      <w:bookmarkEnd w:id="1328"/>
      <w:bookmarkEnd w:id="1329"/>
      <w:bookmarkEnd w:id="1330"/>
      <w:bookmarkEnd w:id="1331"/>
      <w:bookmarkEnd w:id="1332"/>
      <w:bookmarkEnd w:id="1333"/>
      <w:bookmarkEnd w:id="1334"/>
      <w:bookmarkEnd w:id="1335"/>
      <w:bookmarkEnd w:id="1336"/>
      <w:bookmarkEnd w:id="1337"/>
      <w:bookmarkEnd w:id="1338"/>
    </w:p>
    <w:p w14:paraId="4738187B"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w:t>
      </w:r>
      <w:r w:rsidRPr="00982845">
        <w:rPr>
          <w:i/>
          <w:iCs/>
          <w:color w:val="FF0000"/>
        </w:rPr>
        <w:t>. No contributions before RAN1#</w:t>
      </w:r>
      <w:r w:rsidRPr="00982845">
        <w:rPr>
          <w:rFonts w:eastAsia="DengXian"/>
          <w:i/>
          <w:iCs/>
          <w:color w:val="FF0000"/>
          <w:lang w:eastAsia="zh-CN"/>
        </w:rPr>
        <w:t>124</w:t>
      </w:r>
      <w:r w:rsidRPr="00982845">
        <w:rPr>
          <w:i/>
          <w:iCs/>
          <w:color w:val="FF0000"/>
        </w:rPr>
        <w:t>.</w:t>
      </w:r>
      <w:r w:rsidRPr="00982845">
        <w:rPr>
          <w:rFonts w:eastAsia="DengXian"/>
          <w:i/>
          <w:iCs/>
          <w:color w:val="FF0000"/>
          <w:lang w:eastAsia="zh-CN"/>
        </w:rPr>
        <w:t xml:space="preserve"> </w:t>
      </w:r>
      <w:r w:rsidRPr="00982845">
        <w:rPr>
          <w:i/>
          <w:iCs/>
          <w:color w:val="FF0000"/>
        </w:rPr>
        <w:t>Including synchronization signal and raster, broadcast signals/channel and physical random access channel, etc.</w:t>
      </w:r>
    </w:p>
    <w:p w14:paraId="0F2EA57D" w14:textId="77777777" w:rsidR="00D433E3" w:rsidRPr="00982845" w:rsidRDefault="00D433E3" w:rsidP="00D433E3">
      <w:pPr>
        <w:rPr>
          <w:rFonts w:eastAsia="DengXian"/>
          <w:lang w:eastAsia="zh-CN"/>
        </w:rPr>
      </w:pPr>
      <w:r>
        <w:t>None.</w:t>
      </w:r>
    </w:p>
    <w:p w14:paraId="36393132" w14:textId="77777777" w:rsidR="00D433E3" w:rsidRPr="00982845" w:rsidRDefault="00D433E3" w:rsidP="009048F4">
      <w:pPr>
        <w:rPr>
          <w:rFonts w:eastAsia="DengXian"/>
          <w:i/>
          <w:iCs/>
          <w:lang w:eastAsia="zh-CN"/>
        </w:rPr>
      </w:pPr>
    </w:p>
    <w:p w14:paraId="4E101294" w14:textId="77777777"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39" w:name="_Toc210658598"/>
      <w:bookmarkStart w:id="1340" w:name="_Toc210658696"/>
      <w:bookmarkStart w:id="1341" w:name="_Toc210659414"/>
      <w:bookmarkStart w:id="1342" w:name="_Toc211860391"/>
      <w:bookmarkStart w:id="1343" w:name="_Toc211860681"/>
      <w:bookmarkStart w:id="1344" w:name="_Toc211860900"/>
      <w:bookmarkStart w:id="1345" w:name="_Toc211861121"/>
      <w:bookmarkStart w:id="1346" w:name="_Toc211861527"/>
      <w:bookmarkStart w:id="1347" w:name="_Toc211861697"/>
      <w:bookmarkStart w:id="1348" w:name="_Toc211861913"/>
      <w:bookmarkStart w:id="1349" w:name="_Toc211862005"/>
      <w:bookmarkStart w:id="1350" w:name="_Toc211862404"/>
      <w:bookmarkStart w:id="1351" w:name="_Toc211862558"/>
      <w:r w:rsidRPr="00D433E3">
        <w:rPr>
          <w:rFonts w:eastAsia="DengXian"/>
          <w:lang w:eastAsia="zh-CN"/>
        </w:rPr>
        <w:lastRenderedPageBreak/>
        <w:t>MIMO operation</w:t>
      </w:r>
      <w:bookmarkEnd w:id="1339"/>
      <w:bookmarkEnd w:id="1340"/>
      <w:bookmarkEnd w:id="1341"/>
      <w:bookmarkEnd w:id="1342"/>
      <w:bookmarkEnd w:id="1343"/>
      <w:bookmarkEnd w:id="1344"/>
      <w:bookmarkEnd w:id="1345"/>
      <w:bookmarkEnd w:id="1346"/>
      <w:bookmarkEnd w:id="1347"/>
      <w:bookmarkEnd w:id="1348"/>
      <w:bookmarkEnd w:id="1349"/>
      <w:bookmarkEnd w:id="1350"/>
      <w:bookmarkEnd w:id="1351"/>
    </w:p>
    <w:p w14:paraId="59A5A72F"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w:t>
      </w:r>
      <w:r w:rsidRPr="00982845">
        <w:rPr>
          <w:i/>
          <w:iCs/>
          <w:color w:val="FF0000"/>
        </w:rPr>
        <w:t>. No contributions before RAN1#</w:t>
      </w:r>
      <w:r w:rsidRPr="00982845">
        <w:rPr>
          <w:rFonts w:eastAsia="DengXian"/>
          <w:i/>
          <w:iCs/>
          <w:color w:val="FF0000"/>
          <w:lang w:eastAsia="zh-CN"/>
        </w:rPr>
        <w:t>124</w:t>
      </w:r>
      <w:r w:rsidRPr="00982845">
        <w:rPr>
          <w:i/>
          <w:iCs/>
          <w:color w:val="FF0000"/>
        </w:rPr>
        <w:t>.</w:t>
      </w:r>
    </w:p>
    <w:p w14:paraId="2E471968" w14:textId="77777777" w:rsidR="00D433E3" w:rsidRPr="00982845" w:rsidRDefault="00D433E3" w:rsidP="00D433E3">
      <w:pPr>
        <w:rPr>
          <w:rFonts w:eastAsia="DengXian"/>
          <w:lang w:eastAsia="zh-CN"/>
        </w:rPr>
      </w:pPr>
      <w:r>
        <w:t>None.</w:t>
      </w:r>
    </w:p>
    <w:p w14:paraId="5D15F439" w14:textId="77777777" w:rsidR="00D433E3" w:rsidRPr="00982845" w:rsidRDefault="00D433E3" w:rsidP="009048F4">
      <w:pPr>
        <w:rPr>
          <w:i/>
          <w:iCs/>
        </w:rPr>
      </w:pPr>
    </w:p>
    <w:p w14:paraId="430B93BC" w14:textId="77777777"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52" w:name="_Toc210658599"/>
      <w:bookmarkStart w:id="1353" w:name="_Toc210658697"/>
      <w:bookmarkStart w:id="1354" w:name="_Toc210659415"/>
      <w:bookmarkStart w:id="1355" w:name="_Toc211860392"/>
      <w:bookmarkStart w:id="1356" w:name="_Toc211860682"/>
      <w:bookmarkStart w:id="1357" w:name="_Toc211860901"/>
      <w:bookmarkStart w:id="1358" w:name="_Toc211861122"/>
      <w:bookmarkStart w:id="1359" w:name="_Toc211861528"/>
      <w:bookmarkStart w:id="1360" w:name="_Toc211861698"/>
      <w:bookmarkStart w:id="1361" w:name="_Toc211861914"/>
      <w:bookmarkStart w:id="1362" w:name="_Toc211862006"/>
      <w:bookmarkStart w:id="1363" w:name="_Toc211862405"/>
      <w:bookmarkStart w:id="1364" w:name="_Toc211862559"/>
      <w:r w:rsidRPr="00D433E3">
        <w:rPr>
          <w:rFonts w:eastAsia="DengXian"/>
          <w:lang w:eastAsia="zh-CN"/>
        </w:rPr>
        <w:t>Physical layer control, data scheduling and HARQ operation</w:t>
      </w:r>
      <w:bookmarkEnd w:id="1352"/>
      <w:bookmarkEnd w:id="1353"/>
      <w:bookmarkEnd w:id="1354"/>
      <w:bookmarkEnd w:id="1355"/>
      <w:bookmarkEnd w:id="1356"/>
      <w:bookmarkEnd w:id="1357"/>
      <w:bookmarkEnd w:id="1358"/>
      <w:bookmarkEnd w:id="1359"/>
      <w:bookmarkEnd w:id="1360"/>
      <w:bookmarkEnd w:id="1361"/>
      <w:bookmarkEnd w:id="1362"/>
      <w:bookmarkEnd w:id="1363"/>
      <w:bookmarkEnd w:id="1364"/>
    </w:p>
    <w:p w14:paraId="2E2F6F16"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w:t>
      </w:r>
      <w:r w:rsidRPr="00982845">
        <w:rPr>
          <w:i/>
          <w:iCs/>
          <w:color w:val="FF0000"/>
        </w:rPr>
        <w:t>. No contributions before RAN1#</w:t>
      </w:r>
      <w:r w:rsidRPr="00982845">
        <w:rPr>
          <w:rFonts w:eastAsia="DengXian"/>
          <w:i/>
          <w:iCs/>
          <w:color w:val="FF0000"/>
          <w:lang w:eastAsia="zh-CN"/>
        </w:rPr>
        <w:t>124</w:t>
      </w:r>
      <w:r w:rsidRPr="00982845">
        <w:rPr>
          <w:i/>
          <w:iCs/>
          <w:color w:val="FF0000"/>
        </w:rPr>
        <w:t>.</w:t>
      </w:r>
    </w:p>
    <w:p w14:paraId="4818C278" w14:textId="77777777" w:rsidR="00D433E3" w:rsidRPr="00982845" w:rsidRDefault="00D433E3" w:rsidP="00D433E3">
      <w:pPr>
        <w:rPr>
          <w:rFonts w:eastAsia="DengXian"/>
          <w:lang w:eastAsia="zh-CN"/>
        </w:rPr>
      </w:pPr>
      <w:r>
        <w:t>None.</w:t>
      </w:r>
    </w:p>
    <w:p w14:paraId="482E949D" w14:textId="77777777" w:rsidR="00D433E3" w:rsidRPr="00982845" w:rsidRDefault="00D433E3" w:rsidP="009048F4">
      <w:pPr>
        <w:rPr>
          <w:i/>
          <w:iCs/>
        </w:rPr>
      </w:pPr>
    </w:p>
    <w:p w14:paraId="6CC56606" w14:textId="619FF5FE"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65" w:name="_Toc210658600"/>
      <w:bookmarkStart w:id="1366" w:name="_Toc210658698"/>
      <w:bookmarkStart w:id="1367" w:name="_Toc210659416"/>
      <w:bookmarkStart w:id="1368" w:name="_Toc211860393"/>
      <w:bookmarkStart w:id="1369" w:name="_Toc211860683"/>
      <w:bookmarkStart w:id="1370" w:name="_Toc211860902"/>
      <w:bookmarkStart w:id="1371" w:name="_Toc211861123"/>
      <w:bookmarkStart w:id="1372" w:name="_Toc211861529"/>
      <w:bookmarkStart w:id="1373" w:name="_Toc211861699"/>
      <w:bookmarkStart w:id="1374" w:name="_Toc211861915"/>
      <w:bookmarkStart w:id="1375" w:name="_Toc211862007"/>
      <w:bookmarkStart w:id="1376" w:name="_Toc211862406"/>
      <w:bookmarkStart w:id="1377" w:name="_Toc211862560"/>
      <w:r w:rsidRPr="00D433E3">
        <w:rPr>
          <w:rFonts w:eastAsia="DengXian"/>
          <w:lang w:eastAsia="zh-CN"/>
        </w:rPr>
        <w:t>Duplexing</w:t>
      </w:r>
      <w:bookmarkEnd w:id="1365"/>
      <w:bookmarkEnd w:id="1366"/>
      <w:bookmarkEnd w:id="1367"/>
      <w:bookmarkEnd w:id="1368"/>
      <w:bookmarkEnd w:id="1369"/>
      <w:bookmarkEnd w:id="1370"/>
      <w:bookmarkEnd w:id="1371"/>
      <w:bookmarkEnd w:id="1372"/>
      <w:bookmarkEnd w:id="1373"/>
      <w:bookmarkEnd w:id="1374"/>
      <w:bookmarkEnd w:id="1375"/>
      <w:bookmarkEnd w:id="1376"/>
      <w:bookmarkEnd w:id="1377"/>
    </w:p>
    <w:p w14:paraId="6BE7D582"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 or adapted based on the discussion in AI 11.1</w:t>
      </w:r>
      <w:r w:rsidRPr="00982845">
        <w:rPr>
          <w:i/>
          <w:iCs/>
          <w:color w:val="FF0000"/>
        </w:rPr>
        <w:t>. No contributions before RAN1#</w:t>
      </w:r>
      <w:r w:rsidRPr="00982845">
        <w:rPr>
          <w:rFonts w:eastAsia="DengXian"/>
          <w:i/>
          <w:iCs/>
          <w:color w:val="FF0000"/>
          <w:lang w:eastAsia="zh-CN"/>
        </w:rPr>
        <w:t>124</w:t>
      </w:r>
      <w:r w:rsidRPr="00982845">
        <w:rPr>
          <w:i/>
          <w:iCs/>
          <w:color w:val="FF0000"/>
        </w:rPr>
        <w:t>.</w:t>
      </w:r>
    </w:p>
    <w:p w14:paraId="72E4C4FA" w14:textId="77777777" w:rsidR="00D433E3" w:rsidRPr="00982845" w:rsidRDefault="00D433E3" w:rsidP="00D433E3">
      <w:pPr>
        <w:rPr>
          <w:rFonts w:eastAsia="DengXian"/>
          <w:lang w:eastAsia="zh-CN"/>
        </w:rPr>
      </w:pPr>
      <w:r>
        <w:t>None.</w:t>
      </w:r>
    </w:p>
    <w:p w14:paraId="5F5C4C37" w14:textId="77777777" w:rsidR="00D433E3" w:rsidRPr="00982845" w:rsidRDefault="00D433E3" w:rsidP="009048F4">
      <w:pPr>
        <w:rPr>
          <w:i/>
          <w:iCs/>
        </w:rPr>
      </w:pPr>
    </w:p>
    <w:p w14:paraId="37F6DAA2" w14:textId="77777777"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78" w:name="_Toc210658601"/>
      <w:bookmarkStart w:id="1379" w:name="_Toc210658699"/>
      <w:bookmarkStart w:id="1380" w:name="_Toc210659417"/>
      <w:bookmarkStart w:id="1381" w:name="_Toc211860394"/>
      <w:bookmarkStart w:id="1382" w:name="_Toc211860684"/>
      <w:bookmarkStart w:id="1383" w:name="_Toc211860903"/>
      <w:bookmarkStart w:id="1384" w:name="_Toc211861124"/>
      <w:bookmarkStart w:id="1385" w:name="_Toc211861530"/>
      <w:bookmarkStart w:id="1386" w:name="_Toc211861700"/>
      <w:bookmarkStart w:id="1387" w:name="_Toc211861916"/>
      <w:bookmarkStart w:id="1388" w:name="_Toc211862008"/>
      <w:bookmarkStart w:id="1389" w:name="_Toc211862407"/>
      <w:bookmarkStart w:id="1390" w:name="_Toc211862561"/>
      <w:r w:rsidRPr="00D433E3">
        <w:rPr>
          <w:rFonts w:eastAsia="DengXian"/>
          <w:lang w:eastAsia="zh-CN"/>
        </w:rPr>
        <w:t>6GR spectrum utilization and aggregation</w:t>
      </w:r>
      <w:bookmarkEnd w:id="1378"/>
      <w:bookmarkEnd w:id="1379"/>
      <w:bookmarkEnd w:id="1380"/>
      <w:bookmarkEnd w:id="1381"/>
      <w:bookmarkEnd w:id="1382"/>
      <w:bookmarkEnd w:id="1383"/>
      <w:bookmarkEnd w:id="1384"/>
      <w:bookmarkEnd w:id="1385"/>
      <w:bookmarkEnd w:id="1386"/>
      <w:bookmarkEnd w:id="1387"/>
      <w:bookmarkEnd w:id="1388"/>
      <w:bookmarkEnd w:id="1389"/>
      <w:bookmarkEnd w:id="1390"/>
    </w:p>
    <w:p w14:paraId="142E3CD1"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w:t>
      </w:r>
      <w:r w:rsidRPr="00982845">
        <w:rPr>
          <w:i/>
          <w:iCs/>
          <w:color w:val="FF0000"/>
        </w:rPr>
        <w:t>. No contributions before RAN1#</w:t>
      </w:r>
      <w:r w:rsidRPr="00982845">
        <w:rPr>
          <w:rFonts w:eastAsia="DengXian"/>
          <w:i/>
          <w:iCs/>
          <w:color w:val="FF0000"/>
          <w:lang w:eastAsia="zh-CN"/>
        </w:rPr>
        <w:t>124</w:t>
      </w:r>
      <w:r w:rsidRPr="00982845">
        <w:rPr>
          <w:i/>
          <w:iCs/>
          <w:color w:val="FF0000"/>
        </w:rPr>
        <w:t>.</w:t>
      </w:r>
    </w:p>
    <w:p w14:paraId="7E4D2EEE" w14:textId="77777777" w:rsidR="00D433E3" w:rsidRPr="00982845" w:rsidRDefault="00D433E3" w:rsidP="00D433E3">
      <w:pPr>
        <w:rPr>
          <w:rFonts w:eastAsia="DengXian"/>
          <w:lang w:eastAsia="zh-CN"/>
        </w:rPr>
      </w:pPr>
      <w:r>
        <w:t>None.</w:t>
      </w:r>
    </w:p>
    <w:p w14:paraId="7D5D45D6" w14:textId="77777777" w:rsidR="00D433E3" w:rsidRPr="00982845" w:rsidRDefault="00D433E3" w:rsidP="009048F4">
      <w:pPr>
        <w:rPr>
          <w:i/>
          <w:iCs/>
        </w:rPr>
      </w:pPr>
    </w:p>
    <w:p w14:paraId="4CDFC7BC" w14:textId="77777777" w:rsidR="009048F4"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391" w:name="_Toc210658602"/>
      <w:bookmarkStart w:id="1392" w:name="_Toc210658700"/>
      <w:bookmarkStart w:id="1393" w:name="_Toc210659418"/>
      <w:bookmarkStart w:id="1394" w:name="_Toc211860395"/>
      <w:bookmarkStart w:id="1395" w:name="_Toc211860685"/>
      <w:bookmarkStart w:id="1396" w:name="_Toc211860904"/>
      <w:bookmarkStart w:id="1397" w:name="_Toc211861125"/>
      <w:bookmarkStart w:id="1398" w:name="_Toc211861531"/>
      <w:bookmarkStart w:id="1399" w:name="_Toc211861701"/>
      <w:bookmarkStart w:id="1400" w:name="_Toc211861917"/>
      <w:bookmarkStart w:id="1401" w:name="_Toc211862009"/>
      <w:bookmarkStart w:id="1402" w:name="_Toc211862408"/>
      <w:bookmarkStart w:id="1403" w:name="_Toc211862562"/>
      <w:r w:rsidRPr="00D433E3">
        <w:rPr>
          <w:rFonts w:eastAsia="DengXian"/>
          <w:lang w:eastAsia="zh-CN"/>
        </w:rPr>
        <w:t>NTN</w:t>
      </w:r>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3FFE5EC6" w14:textId="36F4649C"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 or adapted based on the discussion in AI 11.1</w:t>
      </w:r>
      <w:r w:rsidRPr="00982845">
        <w:rPr>
          <w:i/>
          <w:iCs/>
          <w:color w:val="FF0000"/>
        </w:rPr>
        <w:t>.</w:t>
      </w:r>
      <w:r w:rsidRPr="00982845">
        <w:rPr>
          <w:rFonts w:eastAsia="DengXian"/>
          <w:i/>
          <w:iCs/>
          <w:color w:val="FF0000"/>
          <w:lang w:eastAsia="zh-CN"/>
        </w:rPr>
        <w:t xml:space="preserve"> </w:t>
      </w:r>
      <w:r w:rsidRPr="00982845">
        <w:rPr>
          <w:i/>
          <w:iCs/>
          <w:color w:val="FF0000"/>
        </w:rPr>
        <w:t>No contributions before RAN1#</w:t>
      </w:r>
      <w:r w:rsidRPr="00982845">
        <w:rPr>
          <w:rFonts w:eastAsia="DengXian"/>
          <w:i/>
          <w:iCs/>
          <w:color w:val="FF0000"/>
          <w:lang w:eastAsia="zh-CN"/>
        </w:rPr>
        <w:t>124</w:t>
      </w:r>
    </w:p>
    <w:p w14:paraId="460D7263" w14:textId="77777777" w:rsidR="00D433E3" w:rsidRPr="00982845" w:rsidRDefault="00D433E3" w:rsidP="00D433E3">
      <w:pPr>
        <w:rPr>
          <w:rFonts w:eastAsia="DengXian"/>
          <w:lang w:eastAsia="zh-CN"/>
        </w:rPr>
      </w:pPr>
      <w:r>
        <w:t>None.</w:t>
      </w:r>
    </w:p>
    <w:p w14:paraId="04CD6999" w14:textId="3CADE4AC" w:rsidR="00D433E3" w:rsidRPr="00982845" w:rsidRDefault="00D433E3" w:rsidP="009048F4">
      <w:pPr>
        <w:rPr>
          <w:i/>
          <w:iCs/>
        </w:rPr>
      </w:pPr>
    </w:p>
    <w:p w14:paraId="09589F02" w14:textId="0F6F2BEA" w:rsidR="00D433E3" w:rsidRPr="00D433E3" w:rsidRDefault="009048F4" w:rsidP="004331CD">
      <w:pPr>
        <w:pStyle w:val="Heading2"/>
        <w:widowControl w:val="0"/>
        <w:numPr>
          <w:ilvl w:val="1"/>
          <w:numId w:val="90"/>
        </w:numPr>
        <w:tabs>
          <w:tab w:val="num" w:pos="576"/>
        </w:tabs>
        <w:ind w:left="576" w:hanging="576"/>
        <w:rPr>
          <w:rFonts w:eastAsia="DengXian"/>
          <w:lang w:eastAsia="zh-CN"/>
        </w:rPr>
      </w:pPr>
      <w:bookmarkStart w:id="1404" w:name="_Toc210658603"/>
      <w:bookmarkStart w:id="1405" w:name="_Toc210658701"/>
      <w:bookmarkStart w:id="1406" w:name="_Toc210659419"/>
      <w:bookmarkStart w:id="1407" w:name="_Toc211860396"/>
      <w:bookmarkStart w:id="1408" w:name="_Toc211860686"/>
      <w:bookmarkStart w:id="1409" w:name="_Toc211860905"/>
      <w:bookmarkStart w:id="1410" w:name="_Toc211861126"/>
      <w:bookmarkStart w:id="1411" w:name="_Toc211861532"/>
      <w:bookmarkStart w:id="1412" w:name="_Toc211861702"/>
      <w:bookmarkStart w:id="1413" w:name="_Toc211861918"/>
      <w:bookmarkStart w:id="1414" w:name="_Toc211862010"/>
      <w:bookmarkStart w:id="1415" w:name="_Toc211862409"/>
      <w:bookmarkStart w:id="1416" w:name="_Toc211862563"/>
      <w:r w:rsidRPr="00D433E3">
        <w:rPr>
          <w:rFonts w:eastAsia="DengXian"/>
          <w:lang w:eastAsia="zh-CN"/>
        </w:rPr>
        <w:t>Other physical layer signals, channels and procedures</w:t>
      </w:r>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14:paraId="74956074" w14:textId="77777777" w:rsidR="009048F4" w:rsidRDefault="009048F4" w:rsidP="009048F4">
      <w:pPr>
        <w:rPr>
          <w:i/>
          <w:iCs/>
          <w:color w:val="FF0000"/>
        </w:rPr>
      </w:pPr>
      <w:r w:rsidRPr="00982845">
        <w:rPr>
          <w:i/>
          <w:iCs/>
          <w:color w:val="FF0000"/>
        </w:rPr>
        <w:t>Placeholder only</w:t>
      </w:r>
      <w:r w:rsidRPr="00982845">
        <w:rPr>
          <w:rFonts w:eastAsia="DengXian"/>
          <w:i/>
          <w:iCs/>
          <w:color w:val="FF0000"/>
          <w:lang w:eastAsia="zh-CN"/>
        </w:rPr>
        <w:t xml:space="preserve"> and to be broken down and adapted</w:t>
      </w:r>
      <w:r w:rsidRPr="00982845">
        <w:rPr>
          <w:i/>
          <w:iCs/>
          <w:color w:val="FF0000"/>
        </w:rPr>
        <w:t>.</w:t>
      </w:r>
      <w:r w:rsidRPr="00982845">
        <w:rPr>
          <w:rFonts w:eastAsia="DengXian"/>
          <w:i/>
          <w:iCs/>
          <w:color w:val="FF0000"/>
          <w:lang w:eastAsia="zh-CN"/>
        </w:rPr>
        <w:t xml:space="preserve"> </w:t>
      </w:r>
      <w:r w:rsidRPr="00982845">
        <w:rPr>
          <w:i/>
          <w:iCs/>
          <w:color w:val="FF0000"/>
        </w:rPr>
        <w:t>No contributions before RAN1#</w:t>
      </w:r>
      <w:r w:rsidRPr="00982845">
        <w:rPr>
          <w:rFonts w:eastAsia="DengXian"/>
          <w:i/>
          <w:iCs/>
          <w:color w:val="FF0000"/>
          <w:lang w:eastAsia="zh-CN"/>
        </w:rPr>
        <w:t>124</w:t>
      </w:r>
      <w:r w:rsidRPr="00982845">
        <w:rPr>
          <w:i/>
          <w:iCs/>
          <w:color w:val="FF0000"/>
        </w:rPr>
        <w:t>.</w:t>
      </w:r>
    </w:p>
    <w:p w14:paraId="48089BAF" w14:textId="0D496005" w:rsidR="00D433E3" w:rsidRPr="00982845" w:rsidRDefault="00D433E3" w:rsidP="009048F4">
      <w:pPr>
        <w:rPr>
          <w:rFonts w:eastAsia="DengXian"/>
          <w:lang w:eastAsia="zh-CN"/>
        </w:rPr>
      </w:pPr>
      <w:r>
        <w:t>None.</w:t>
      </w:r>
    </w:p>
    <w:p w14:paraId="21A22E30" w14:textId="77777777" w:rsidR="009048F4" w:rsidRPr="00982845" w:rsidRDefault="009048F4" w:rsidP="004331CD">
      <w:pPr>
        <w:pStyle w:val="Heading2"/>
        <w:widowControl w:val="0"/>
        <w:numPr>
          <w:ilvl w:val="1"/>
          <w:numId w:val="90"/>
        </w:numPr>
        <w:tabs>
          <w:tab w:val="num" w:pos="576"/>
        </w:tabs>
        <w:ind w:left="576" w:hanging="576"/>
        <w:rPr>
          <w:rFonts w:eastAsia="DengXian"/>
          <w:color w:val="D9D9D9"/>
          <w:lang w:eastAsia="zh-CN"/>
        </w:rPr>
      </w:pPr>
      <w:bookmarkStart w:id="1417" w:name="_Toc210658604"/>
      <w:bookmarkStart w:id="1418" w:name="_Toc210658702"/>
      <w:bookmarkStart w:id="1419" w:name="_Toc210659420"/>
      <w:bookmarkStart w:id="1420" w:name="_Toc211860397"/>
      <w:bookmarkStart w:id="1421" w:name="_Toc211860687"/>
      <w:bookmarkStart w:id="1422" w:name="_Toc211860906"/>
      <w:bookmarkStart w:id="1423" w:name="_Toc211861127"/>
      <w:bookmarkStart w:id="1424" w:name="_Toc211861533"/>
      <w:bookmarkStart w:id="1425" w:name="_Toc211861703"/>
      <w:bookmarkStart w:id="1426" w:name="_Toc211861919"/>
      <w:bookmarkStart w:id="1427" w:name="_Toc211862011"/>
      <w:bookmarkStart w:id="1428" w:name="_Toc211862410"/>
      <w:bookmarkStart w:id="1429" w:name="_Toc211862564"/>
      <w:r w:rsidRPr="00D433E3">
        <w:rPr>
          <w:rFonts w:eastAsia="DengXian"/>
          <w:lang w:eastAsia="zh-CN"/>
        </w:rPr>
        <w:t>Sensing</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p>
    <w:p w14:paraId="65D2BE94" w14:textId="77777777" w:rsidR="009048F4" w:rsidRPr="00982845" w:rsidRDefault="009048F4" w:rsidP="009048F4">
      <w:pPr>
        <w:rPr>
          <w:rFonts w:eastAsia="DengXian"/>
          <w:i/>
          <w:iCs/>
          <w:color w:val="FF0000"/>
          <w:lang w:eastAsia="zh-CN"/>
        </w:rPr>
      </w:pPr>
      <w:r w:rsidRPr="00982845">
        <w:rPr>
          <w:rFonts w:eastAsia="DengXian"/>
          <w:i/>
          <w:iCs/>
          <w:color w:val="FF0000"/>
          <w:lang w:eastAsia="zh-CN"/>
        </w:rPr>
        <w:t xml:space="preserve">Including PHY functions and procedures for sensing technology (e.g., waveform. reference signals, measurement feedback, etc…), aspects of integration with communication services. </w:t>
      </w:r>
    </w:p>
    <w:p w14:paraId="7611D48E" w14:textId="77777777" w:rsidR="009048F4" w:rsidRPr="00982845" w:rsidRDefault="009048F4" w:rsidP="009048F4">
      <w:pPr>
        <w:rPr>
          <w:rFonts w:eastAsia="DengXian"/>
          <w:i/>
          <w:iCs/>
          <w:lang w:eastAsia="zh-CN"/>
        </w:rPr>
      </w:pPr>
      <w:r w:rsidRPr="00982845">
        <w:rPr>
          <w:i/>
          <w:iCs/>
          <w:color w:val="FF0000"/>
        </w:rPr>
        <w:t>Placeholder only</w:t>
      </w:r>
      <w:r w:rsidRPr="00982845">
        <w:rPr>
          <w:rFonts w:eastAsia="DengXian"/>
          <w:i/>
          <w:iCs/>
          <w:color w:val="FF0000"/>
          <w:lang w:eastAsia="zh-CN"/>
        </w:rPr>
        <w:t xml:space="preserve"> and to be broken down</w:t>
      </w:r>
      <w:r w:rsidRPr="00982845">
        <w:rPr>
          <w:i/>
          <w:iCs/>
          <w:color w:val="FF0000"/>
        </w:rPr>
        <w:t>.</w:t>
      </w:r>
      <w:r w:rsidRPr="00982845">
        <w:rPr>
          <w:rFonts w:eastAsia="DengXian"/>
          <w:i/>
          <w:iCs/>
          <w:color w:val="FF0000"/>
          <w:lang w:eastAsia="zh-CN"/>
        </w:rPr>
        <w:t xml:space="preserve"> </w:t>
      </w:r>
      <w:r w:rsidRPr="00982845">
        <w:rPr>
          <w:i/>
          <w:iCs/>
          <w:color w:val="FF0000"/>
        </w:rPr>
        <w:t>No contributions before RAN1#</w:t>
      </w:r>
      <w:r w:rsidRPr="00982845">
        <w:rPr>
          <w:rFonts w:eastAsia="DengXian"/>
          <w:i/>
          <w:iCs/>
          <w:color w:val="FF0000"/>
          <w:lang w:eastAsia="zh-CN"/>
        </w:rPr>
        <w:t>124b</w:t>
      </w:r>
      <w:r w:rsidRPr="00982845">
        <w:rPr>
          <w:i/>
          <w:iCs/>
          <w:color w:val="FF0000"/>
        </w:rPr>
        <w:t>.</w:t>
      </w:r>
      <w:r w:rsidRPr="00982845">
        <w:rPr>
          <w:rFonts w:eastAsia="DengXian"/>
          <w:i/>
          <w:iCs/>
          <w:lang w:eastAsia="zh-CN"/>
        </w:rPr>
        <w:t xml:space="preserve"> </w:t>
      </w:r>
    </w:p>
    <w:p w14:paraId="251432B0" w14:textId="2BF2E635" w:rsidR="009048F4" w:rsidRPr="00982845" w:rsidRDefault="00D433E3" w:rsidP="009048F4">
      <w:pPr>
        <w:rPr>
          <w:rFonts w:eastAsia="DengXian"/>
          <w:i/>
          <w:iCs/>
          <w:lang w:eastAsia="zh-CN"/>
        </w:rPr>
      </w:pPr>
      <w:r>
        <w:t>None.</w:t>
      </w:r>
    </w:p>
    <w:p w14:paraId="12E96162" w14:textId="77777777" w:rsidR="009048F4" w:rsidRPr="00982845" w:rsidRDefault="009048F4" w:rsidP="009048F4">
      <w:pPr>
        <w:rPr>
          <w:rFonts w:eastAsia="DengXian"/>
          <w:i/>
          <w:iCs/>
          <w:lang w:eastAsia="zh-CN"/>
        </w:rPr>
      </w:pPr>
    </w:p>
    <w:p w14:paraId="1E499F1B" w14:textId="77777777" w:rsidR="009048F4" w:rsidRPr="00982845" w:rsidRDefault="009048F4" w:rsidP="004331CD">
      <w:pPr>
        <w:pStyle w:val="Heading1"/>
        <w:keepNext w:val="0"/>
        <w:widowControl w:val="0"/>
        <w:numPr>
          <w:ilvl w:val="0"/>
          <w:numId w:val="98"/>
        </w:numPr>
        <w:tabs>
          <w:tab w:val="num" w:pos="432"/>
        </w:tabs>
        <w:spacing w:before="360"/>
        <w:ind w:left="432" w:hanging="432"/>
      </w:pPr>
      <w:bookmarkStart w:id="1430" w:name="_Toc197093456"/>
      <w:bookmarkStart w:id="1431" w:name="_Toc210658605"/>
      <w:bookmarkStart w:id="1432" w:name="_Toc210658703"/>
      <w:bookmarkStart w:id="1433" w:name="_Toc210659421"/>
      <w:bookmarkStart w:id="1434" w:name="_Toc211860398"/>
      <w:bookmarkStart w:id="1435" w:name="_Toc211860688"/>
      <w:bookmarkStart w:id="1436" w:name="_Toc211860907"/>
      <w:bookmarkStart w:id="1437" w:name="_Toc211861128"/>
      <w:bookmarkStart w:id="1438" w:name="_Toc211861534"/>
      <w:bookmarkStart w:id="1439" w:name="_Toc211861704"/>
      <w:bookmarkStart w:id="1440" w:name="_Toc211861920"/>
      <w:bookmarkStart w:id="1441" w:name="_Toc211862012"/>
      <w:bookmarkStart w:id="1442" w:name="_Toc211862411"/>
      <w:bookmarkStart w:id="1443" w:name="_Toc211862565"/>
      <w:r w:rsidRPr="00982845">
        <w:t>Elections</w:t>
      </w:r>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0969929F" w14:textId="77777777" w:rsidR="009048F4" w:rsidRPr="00982845" w:rsidRDefault="009048F4" w:rsidP="009048F4">
      <w:pPr>
        <w:rPr>
          <w:i/>
          <w:iCs/>
        </w:rPr>
      </w:pPr>
      <w:r w:rsidRPr="00982845">
        <w:rPr>
          <w:i/>
          <w:iCs/>
        </w:rPr>
        <w:t>Elections for the positions of</w:t>
      </w:r>
      <w:r w:rsidRPr="00982845">
        <w:rPr>
          <w:rFonts w:eastAsia="DengXian"/>
          <w:i/>
          <w:iCs/>
          <w:lang w:eastAsia="zh-CN"/>
        </w:rPr>
        <w:t xml:space="preserve"> the second</w:t>
      </w:r>
      <w:r w:rsidRPr="00982845">
        <w:rPr>
          <w:i/>
          <w:iCs/>
        </w:rPr>
        <w:t xml:space="preserve"> Vice Chair of TSG RAN WG1 will be held during RAN WG1#12</w:t>
      </w:r>
      <w:r w:rsidRPr="00982845">
        <w:rPr>
          <w:rFonts w:eastAsia="DengXian"/>
          <w:i/>
          <w:iCs/>
          <w:lang w:eastAsia="zh-CN"/>
        </w:rPr>
        <w:t>2bis</w:t>
      </w:r>
      <w:r w:rsidRPr="00982845">
        <w:rPr>
          <w:i/>
          <w:iCs/>
        </w:rPr>
        <w:t xml:space="preserve"> on 1</w:t>
      </w:r>
      <w:r w:rsidRPr="00982845">
        <w:rPr>
          <w:rFonts w:eastAsia="DengXian"/>
          <w:i/>
          <w:iCs/>
          <w:lang w:eastAsia="zh-CN"/>
        </w:rPr>
        <w:t>4</w:t>
      </w:r>
      <w:r w:rsidRPr="00982845">
        <w:rPr>
          <w:rFonts w:eastAsia="DengXian"/>
          <w:i/>
          <w:iCs/>
          <w:vertAlign w:val="superscript"/>
          <w:lang w:eastAsia="zh-CN"/>
        </w:rPr>
        <w:t>th</w:t>
      </w:r>
      <w:r w:rsidRPr="00982845">
        <w:rPr>
          <w:rFonts w:eastAsia="DengXian"/>
          <w:i/>
          <w:iCs/>
          <w:lang w:eastAsia="zh-CN"/>
        </w:rPr>
        <w:t>,</w:t>
      </w:r>
      <w:r w:rsidRPr="00982845">
        <w:rPr>
          <w:i/>
          <w:iCs/>
        </w:rPr>
        <w:t xml:space="preserve"> </w:t>
      </w:r>
      <w:r w:rsidRPr="00982845">
        <w:rPr>
          <w:rFonts w:eastAsia="DengXian"/>
          <w:i/>
          <w:iCs/>
          <w:lang w:eastAsia="zh-CN"/>
        </w:rPr>
        <w:t xml:space="preserve">October </w:t>
      </w:r>
      <w:r w:rsidRPr="00982845">
        <w:rPr>
          <w:i/>
          <w:iCs/>
        </w:rPr>
        <w:t xml:space="preserve">2025 in </w:t>
      </w:r>
      <w:r w:rsidRPr="00982845">
        <w:rPr>
          <w:rFonts w:eastAsia="DengXian"/>
          <w:i/>
          <w:iCs/>
          <w:lang w:eastAsia="zh-CN"/>
        </w:rPr>
        <w:t>Prague</w:t>
      </w:r>
      <w:r w:rsidRPr="00982845">
        <w:rPr>
          <w:i/>
          <w:iCs/>
        </w:rPr>
        <w:t xml:space="preserve">. </w:t>
      </w:r>
    </w:p>
    <w:p w14:paraId="321C0A4F" w14:textId="77777777" w:rsidR="00FB7780" w:rsidRDefault="00FB7780" w:rsidP="00FB7780">
      <w:pPr>
        <w:wordWrap w:val="0"/>
        <w:rPr>
          <w:color w:val="000000"/>
        </w:rPr>
      </w:pPr>
    </w:p>
    <w:p w14:paraId="6571EB54" w14:textId="72DA62CF" w:rsidR="00FB7780" w:rsidRDefault="00FB7780" w:rsidP="00FB7780">
      <w:pPr>
        <w:wordWrap w:val="0"/>
        <w:rPr>
          <w:color w:val="000000"/>
        </w:rPr>
      </w:pPr>
      <w:r>
        <w:rPr>
          <w:color w:val="000000"/>
        </w:rPr>
        <w:t>The schedule for RAN1#122bis. Chair announced on RAN1 reflector and is provided below.</w:t>
      </w:r>
    </w:p>
    <w:p w14:paraId="5E5DD4AC" w14:textId="77777777" w:rsidR="00FB7780" w:rsidRDefault="00FB7780" w:rsidP="00FB7780">
      <w:pPr>
        <w:wordWrap w:val="0"/>
        <w:rPr>
          <w:rFonts w:ascii="Malgun Gothic" w:eastAsia="Malgun Gothic" w:hAnsi="Malgun Gothic"/>
          <w:color w:val="000000"/>
        </w:rPr>
      </w:pPr>
    </w:p>
    <w:tbl>
      <w:tblPr>
        <w:tblW w:w="0" w:type="auto"/>
        <w:tblCellMar>
          <w:left w:w="0" w:type="dxa"/>
          <w:right w:w="0" w:type="dxa"/>
        </w:tblCellMar>
        <w:tblLook w:val="04A0" w:firstRow="1" w:lastRow="0" w:firstColumn="1" w:lastColumn="0" w:noHBand="0" w:noVBand="1"/>
      </w:tblPr>
      <w:tblGrid>
        <w:gridCol w:w="9350"/>
      </w:tblGrid>
      <w:tr w:rsidR="00FB7780" w14:paraId="4B65B060" w14:textId="77777777" w:rsidTr="00FB7780">
        <w:tc>
          <w:tcPr>
            <w:tcW w:w="93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B4BE8C" w14:textId="77777777" w:rsidR="00FB7780" w:rsidRDefault="00FB7780">
            <w:pPr>
              <w:wordWrap w:val="0"/>
              <w:rPr>
                <w:rFonts w:ascii="Microsoft YaHei UI" w:eastAsia="Microsoft YaHei UI" w:hAnsi="Microsoft YaHei UI"/>
                <w:color w:val="000000"/>
                <w:sz w:val="21"/>
                <w:szCs w:val="21"/>
              </w:rPr>
            </w:pPr>
            <w:r>
              <w:rPr>
                <w:rFonts w:eastAsia="Microsoft YaHei UI"/>
                <w:b/>
                <w:bCs/>
                <w:color w:val="0000FF"/>
              </w:rPr>
              <w:t>Election for a Second Vice Chair position (Tuesday)</w:t>
            </w:r>
          </w:p>
          <w:p w14:paraId="40FEE88F" w14:textId="77777777"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Aptos" w:eastAsiaTheme="minorHAnsi" w:hAnsi="Aptos" w:cs="Aptos"/>
                <w:color w:val="000000"/>
                <w:sz w:val="24"/>
                <w:szCs w:val="24"/>
              </w:rPr>
            </w:pPr>
            <w:r>
              <w:rPr>
                <w:rFonts w:eastAsia="Microsoft YaHei UI"/>
                <w:color w:val="000000"/>
              </w:rPr>
              <w:t xml:space="preserve">From </w:t>
            </w:r>
            <w:r>
              <w:rPr>
                <w:rFonts w:eastAsia="Microsoft YaHei UI"/>
                <w:b/>
                <w:bCs/>
                <w:color w:val="0000FF"/>
              </w:rPr>
              <w:t>08:00</w:t>
            </w:r>
            <w:r>
              <w:rPr>
                <w:rFonts w:eastAsia="Microsoft YaHei UI"/>
                <w:color w:val="000000"/>
              </w:rPr>
              <w:t xml:space="preserve"> until 10:30: First round of voting</w:t>
            </w:r>
          </w:p>
          <w:p w14:paraId="0E2C9EC7" w14:textId="4A731A0F"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Microsoft YaHei UI" w:eastAsia="Microsoft YaHei UI" w:hAnsi="Microsoft YaHei UI"/>
                <w:color w:val="000000"/>
                <w:sz w:val="21"/>
                <w:szCs w:val="21"/>
              </w:rPr>
            </w:pPr>
            <w:r>
              <w:rPr>
                <w:rFonts w:eastAsia="Microsoft YaHei UI"/>
                <w:color w:val="000000"/>
              </w:rPr>
              <w:t>10:50: First round voting results announcement at (in main session room)</w:t>
            </w:r>
          </w:p>
          <w:p w14:paraId="60D3F030" w14:textId="03C41193"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Microsoft YaHei UI" w:eastAsia="Microsoft YaHei UI" w:hAnsi="Microsoft YaHei UI"/>
                <w:color w:val="000000"/>
                <w:sz w:val="21"/>
                <w:szCs w:val="21"/>
              </w:rPr>
            </w:pPr>
            <w:r>
              <w:rPr>
                <w:rFonts w:eastAsia="Microsoft YaHei UI"/>
                <w:color w:val="000000"/>
              </w:rPr>
              <w:t>From 11:00 until 13:00: Time for candidates to consider whether or not to have second round of voting</w:t>
            </w:r>
          </w:p>
          <w:p w14:paraId="3DB24E9C" w14:textId="77777777"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Microsoft YaHei UI" w:eastAsia="Microsoft YaHei UI" w:hAnsi="Microsoft YaHei UI"/>
                <w:color w:val="000000"/>
                <w:sz w:val="21"/>
                <w:szCs w:val="21"/>
              </w:rPr>
            </w:pPr>
            <w:r>
              <w:rPr>
                <w:rFonts w:eastAsia="Microsoft YaHei UI"/>
                <w:color w:val="000000"/>
              </w:rPr>
              <w:t>13:00: Announcement on whether there will be a second round of voting at (in main session room and via MCC email)</w:t>
            </w:r>
          </w:p>
          <w:p w14:paraId="7C7E8318" w14:textId="77777777"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Microsoft YaHei UI" w:eastAsia="Microsoft YaHei UI" w:hAnsi="Microsoft YaHei UI"/>
                <w:color w:val="000000"/>
                <w:sz w:val="21"/>
                <w:szCs w:val="21"/>
              </w:rPr>
            </w:pPr>
            <w:r>
              <w:rPr>
                <w:rFonts w:eastAsia="Microsoft YaHei UI"/>
                <w:color w:val="000000"/>
              </w:rPr>
              <w:t xml:space="preserve">From </w:t>
            </w:r>
            <w:r>
              <w:rPr>
                <w:rFonts w:eastAsia="Microsoft YaHei UI"/>
                <w:b/>
                <w:bCs/>
                <w:color w:val="0000FF"/>
              </w:rPr>
              <w:t xml:space="preserve">14:00 </w:t>
            </w:r>
            <w:r>
              <w:rPr>
                <w:rFonts w:eastAsia="Microsoft YaHei UI"/>
                <w:color w:val="000000"/>
              </w:rPr>
              <w:t>until 16:30: Second round of voting (if there is one)</w:t>
            </w:r>
          </w:p>
          <w:p w14:paraId="1C783A6A" w14:textId="77777777" w:rsidR="00FB7780" w:rsidRDefault="00FB7780" w:rsidP="004331CD">
            <w:pPr>
              <w:pStyle w:val="ListParagraph"/>
              <w:numPr>
                <w:ilvl w:val="0"/>
                <w:numId w:val="101"/>
              </w:numPr>
              <w:wordWrap w:val="0"/>
              <w:overflowPunct/>
              <w:autoSpaceDE/>
              <w:autoSpaceDN/>
              <w:adjustRightInd/>
              <w:spacing w:after="0"/>
              <w:contextualSpacing w:val="0"/>
              <w:jc w:val="both"/>
              <w:textAlignment w:val="auto"/>
              <w:rPr>
                <w:rFonts w:ascii="Microsoft YaHei UI" w:eastAsia="Microsoft YaHei UI" w:hAnsi="Microsoft YaHei UI"/>
                <w:color w:val="000000"/>
                <w:sz w:val="21"/>
                <w:szCs w:val="21"/>
              </w:rPr>
            </w:pPr>
            <w:r>
              <w:rPr>
                <w:rFonts w:eastAsia="Microsoft YaHei UI"/>
                <w:color w:val="000000"/>
              </w:rPr>
              <w:t>16:50: Second round voting results announcement at (in main session room)</w:t>
            </w:r>
          </w:p>
        </w:tc>
      </w:tr>
    </w:tbl>
    <w:p w14:paraId="172C31BD" w14:textId="3F0D936A" w:rsidR="00FB7780" w:rsidRDefault="00FB7780" w:rsidP="00FB7780">
      <w:pPr>
        <w:wordWrap w:val="0"/>
        <w:rPr>
          <w:rFonts w:ascii="Malgun Gothic" w:eastAsia="Malgun Gothic" w:hAnsi="Malgun Gothic"/>
          <w:color w:val="000000"/>
        </w:rPr>
      </w:pPr>
    </w:p>
    <w:p w14:paraId="169871E8" w14:textId="716962E7" w:rsidR="00FB7780" w:rsidRPr="00FB7780" w:rsidRDefault="00FB7780" w:rsidP="00FB7780">
      <w:r w:rsidRPr="00FB7780">
        <w:t>Candidates for RAN</w:t>
      </w:r>
      <w:r>
        <w:t>1</w:t>
      </w:r>
      <w:r w:rsidRPr="00FB7780">
        <w:t xml:space="preserve"> Vice Chair position </w:t>
      </w:r>
      <w:r>
        <w:t>2</w:t>
      </w:r>
      <w:r w:rsidRPr="00FB7780">
        <w:t>:</w:t>
      </w:r>
    </w:p>
    <w:p w14:paraId="715686DA" w14:textId="07E56616" w:rsidR="00FB7780" w:rsidRPr="00FB7780" w:rsidRDefault="00FB7780" w:rsidP="00FB7780">
      <w:pPr>
        <w:pStyle w:val="B1"/>
        <w:spacing w:after="0"/>
      </w:pPr>
      <w:r w:rsidRPr="00FB7780">
        <w:t>-</w:t>
      </w:r>
      <w:r w:rsidRPr="00FB7780">
        <w:tab/>
        <w:t>Dr. Hiroki HARADA, NTT DOCOMO INC (ARIB), CorpOPD: ARIB-TTC</w:t>
      </w:r>
    </w:p>
    <w:p w14:paraId="19379849" w14:textId="602B2869" w:rsidR="00FB7780" w:rsidRPr="00FB7780" w:rsidRDefault="00FB7780" w:rsidP="00FB7780">
      <w:pPr>
        <w:pStyle w:val="B1"/>
      </w:pPr>
      <w:r w:rsidRPr="00FB7780">
        <w:t>-</w:t>
      </w:r>
      <w:r w:rsidRPr="00FB7780">
        <w:tab/>
        <w:t>Dr. Yi HUANG, Qualcomm Incorporated (ATIS), CorpOPD: ATIS</w:t>
      </w:r>
    </w:p>
    <w:p w14:paraId="04D9E8D0" w14:textId="7CC4ECC5" w:rsidR="00FB7780" w:rsidRPr="00FF51FA" w:rsidRDefault="00FB7780" w:rsidP="00FB7780">
      <w:pPr>
        <w:rPr>
          <w:sz w:val="22"/>
          <w:szCs w:val="22"/>
        </w:rPr>
      </w:pPr>
      <w:r w:rsidRPr="00FF51FA">
        <w:t xml:space="preserve">On October 13 (Monday) morning, </w:t>
      </w:r>
    </w:p>
    <w:p w14:paraId="36C52132" w14:textId="1660FBF2" w:rsidR="00FB7780" w:rsidRPr="00FF51FA" w:rsidRDefault="00FB7780" w:rsidP="00FB7780">
      <w:pPr>
        <w:pStyle w:val="B1"/>
        <w:spacing w:after="0"/>
        <w:rPr>
          <w:sz w:val="22"/>
          <w:szCs w:val="22"/>
        </w:rPr>
      </w:pPr>
      <w:r w:rsidRPr="00FF51FA">
        <w:t>-</w:t>
      </w:r>
      <w:r w:rsidRPr="00FF51FA">
        <w:tab/>
      </w:r>
      <w:r w:rsidR="0060712D">
        <w:t>t</w:t>
      </w:r>
      <w:r w:rsidR="0060712D" w:rsidRPr="0060712D">
        <w:t>he current RAN1 Chair announced that the first ballot for the RAN1 Vice Chair election would be held on October 14.</w:t>
      </w:r>
    </w:p>
    <w:p w14:paraId="43974664" w14:textId="372B5F1C" w:rsidR="00FB7780" w:rsidRPr="00FB7780" w:rsidRDefault="00FB7780" w:rsidP="00FF51FA"/>
    <w:p w14:paraId="1D745242" w14:textId="26970C9C" w:rsidR="00FB7780" w:rsidRPr="0060712D" w:rsidRDefault="006C6EEA" w:rsidP="006C6EEA">
      <w:r w:rsidRPr="006C6EEA">
        <w:t>On October 14 (Tuesday), from 0</w:t>
      </w:r>
      <w:r w:rsidR="00427EDE">
        <w:t>8</w:t>
      </w:r>
      <w:r w:rsidRPr="006C6EEA">
        <w:t xml:space="preserve">:00 to 10:30 (Prague time), the first ballot for the RAN1 Vice Chair Position 2 </w:t>
      </w:r>
      <w:r>
        <w:t>took</w:t>
      </w:r>
      <w:r w:rsidRPr="006C6EEA">
        <w:t xml:space="preserve"> place.</w:t>
      </w:r>
      <w:r>
        <w:t xml:space="preserve"> </w:t>
      </w:r>
      <w:r w:rsidRPr="006C6EEA">
        <w:t xml:space="preserve">At </w:t>
      </w:r>
      <w:r w:rsidRPr="0060712D">
        <w:t>10:50, the first-round voting results announced in the main session room as follows:</w:t>
      </w:r>
    </w:p>
    <w:p w14:paraId="2B53560C" w14:textId="734A5C61" w:rsidR="00FB7780" w:rsidRPr="0060712D" w:rsidRDefault="00FB7780" w:rsidP="00FB7780">
      <w:pPr>
        <w:ind w:left="568" w:hanging="284"/>
        <w:rPr>
          <w:rFonts w:eastAsia="SimSun"/>
          <w:lang w:val="en-US"/>
        </w:rPr>
      </w:pPr>
      <w:r w:rsidRPr="0060712D">
        <w:rPr>
          <w:rFonts w:eastAsia="SimSun"/>
          <w:lang w:val="en-US"/>
        </w:rPr>
        <w:t>-</w:t>
      </w:r>
      <w:r w:rsidRPr="0060712D">
        <w:rPr>
          <w:rFonts w:eastAsia="SimSun"/>
          <w:lang w:val="en-US"/>
        </w:rPr>
        <w:tab/>
        <w:t>Dr. Hiroki HARADA, NTT DOCOMO INC (ARIB), CorpOPD: ARIB-TTC</w:t>
      </w:r>
    </w:p>
    <w:p w14:paraId="1935E836" w14:textId="4621BB26" w:rsidR="00FB7780" w:rsidRPr="0060712D" w:rsidRDefault="00FB7780" w:rsidP="00FB7780">
      <w:pPr>
        <w:ind w:left="568" w:hanging="284"/>
        <w:rPr>
          <w:rFonts w:eastAsia="SimSun"/>
          <w:lang w:val="en-US"/>
        </w:rPr>
      </w:pPr>
      <w:r w:rsidRPr="0060712D">
        <w:rPr>
          <w:rFonts w:eastAsia="SimSun"/>
          <w:lang w:val="en-US"/>
        </w:rPr>
        <w:t>-</w:t>
      </w:r>
      <w:r w:rsidRPr="0060712D">
        <w:rPr>
          <w:rFonts w:eastAsia="SimSun"/>
          <w:lang w:val="en-US"/>
        </w:rPr>
        <w:tab/>
        <w:t xml:space="preserve">Received </w:t>
      </w:r>
      <w:r w:rsidR="0060712D" w:rsidRPr="0060712D">
        <w:rPr>
          <w:rFonts w:eastAsia="SimSun"/>
          <w:lang w:val="en-US"/>
        </w:rPr>
        <w:t>237</w:t>
      </w:r>
      <w:r w:rsidRPr="0060712D">
        <w:rPr>
          <w:rFonts w:eastAsia="SimSun"/>
          <w:lang w:val="en-US"/>
        </w:rPr>
        <w:t xml:space="preserve"> votes</w:t>
      </w:r>
    </w:p>
    <w:p w14:paraId="5E300E8F" w14:textId="3718E0D4" w:rsidR="00FB7780" w:rsidRPr="0060712D" w:rsidRDefault="00FB7780" w:rsidP="00FB7780">
      <w:pPr>
        <w:pStyle w:val="B1"/>
        <w:spacing w:after="0"/>
        <w:rPr>
          <w:rFonts w:eastAsia="Batang"/>
          <w:szCs w:val="24"/>
        </w:rPr>
      </w:pPr>
      <w:r w:rsidRPr="0060712D">
        <w:rPr>
          <w:rFonts w:eastAsia="Batang"/>
          <w:szCs w:val="24"/>
        </w:rPr>
        <w:t>-</w:t>
      </w:r>
      <w:r w:rsidRPr="0060712D">
        <w:rPr>
          <w:rFonts w:eastAsia="Batang"/>
          <w:szCs w:val="24"/>
        </w:rPr>
        <w:tab/>
        <w:t>Dr. Yi HUANG, Qualcomm Incorporated (ATIS), CorpOPD: ATIS</w:t>
      </w:r>
    </w:p>
    <w:p w14:paraId="0DAFD713" w14:textId="60224E0D" w:rsidR="00FB7780" w:rsidRDefault="00FB7780" w:rsidP="00FB7780">
      <w:pPr>
        <w:pStyle w:val="B1"/>
        <w:rPr>
          <w:rFonts w:eastAsia="Batang"/>
          <w:szCs w:val="24"/>
        </w:rPr>
      </w:pPr>
      <w:r w:rsidRPr="0060712D">
        <w:t>-</w:t>
      </w:r>
      <w:r w:rsidRPr="0060712D">
        <w:tab/>
        <w:t xml:space="preserve">Received </w:t>
      </w:r>
      <w:r w:rsidR="0060712D" w:rsidRPr="0060712D">
        <w:t>225</w:t>
      </w:r>
      <w:r w:rsidRPr="0060712D">
        <w:t xml:space="preserve"> votes</w:t>
      </w:r>
    </w:p>
    <w:p w14:paraId="322AA000" w14:textId="293E4576" w:rsidR="009048F4" w:rsidRDefault="0060712D" w:rsidP="009048F4">
      <w:pPr>
        <w:rPr>
          <w:lang w:eastAsia="ko-KR"/>
        </w:rPr>
      </w:pPr>
      <w:r>
        <w:rPr>
          <w:lang w:eastAsia="ko-KR"/>
        </w:rPr>
        <w:t>On October 14 (Tuesday), from 14:00 – 16:30 (Prague time), the second ballot for RAN1 Vice Chair Position 2 took place. At 16:50, the second-round voting results announce in the main session room as follows:</w:t>
      </w:r>
    </w:p>
    <w:p w14:paraId="01E50763" w14:textId="77777777" w:rsidR="0060712D" w:rsidRPr="0060712D" w:rsidRDefault="0060712D" w:rsidP="0060712D">
      <w:pPr>
        <w:ind w:left="568" w:hanging="284"/>
        <w:rPr>
          <w:rFonts w:eastAsia="SimSun"/>
          <w:lang w:val="en-US"/>
        </w:rPr>
      </w:pPr>
      <w:r w:rsidRPr="0060712D">
        <w:rPr>
          <w:rFonts w:eastAsia="SimSun"/>
          <w:lang w:val="en-US"/>
        </w:rPr>
        <w:t>-</w:t>
      </w:r>
      <w:r w:rsidRPr="0060712D">
        <w:rPr>
          <w:rFonts w:eastAsia="SimSun"/>
          <w:lang w:val="en-US"/>
        </w:rPr>
        <w:tab/>
        <w:t>Dr. Hiroki HARADA, NTT DOCOMO INC (ARIB), CorpOPD: ARIB-TTC</w:t>
      </w:r>
    </w:p>
    <w:p w14:paraId="4A590528" w14:textId="6C9315C2" w:rsidR="0060712D" w:rsidRPr="0060712D" w:rsidRDefault="0060712D" w:rsidP="0060712D">
      <w:pPr>
        <w:ind w:left="568" w:hanging="284"/>
        <w:rPr>
          <w:rFonts w:eastAsia="SimSun"/>
          <w:lang w:val="en-US"/>
        </w:rPr>
      </w:pPr>
      <w:r w:rsidRPr="0060712D">
        <w:rPr>
          <w:rFonts w:eastAsia="SimSun"/>
          <w:lang w:val="en-US"/>
        </w:rPr>
        <w:t>-</w:t>
      </w:r>
      <w:r w:rsidRPr="0060712D">
        <w:rPr>
          <w:rFonts w:eastAsia="SimSun"/>
          <w:lang w:val="en-US"/>
        </w:rPr>
        <w:tab/>
        <w:t>Received</w:t>
      </w:r>
      <w:r>
        <w:rPr>
          <w:rFonts w:eastAsia="SimSun"/>
          <w:lang w:val="en-US"/>
        </w:rPr>
        <w:t xml:space="preserve"> </w:t>
      </w:r>
      <w:r w:rsidR="0074568C">
        <w:rPr>
          <w:rFonts w:eastAsia="SimSun"/>
          <w:lang w:val="en-US"/>
        </w:rPr>
        <w:t>237</w:t>
      </w:r>
      <w:r w:rsidRPr="0060712D">
        <w:rPr>
          <w:rFonts w:eastAsia="SimSun"/>
          <w:lang w:val="en-US"/>
        </w:rPr>
        <w:t xml:space="preserve"> votes</w:t>
      </w:r>
    </w:p>
    <w:p w14:paraId="54279F1B" w14:textId="77777777" w:rsidR="0060712D" w:rsidRPr="0060712D" w:rsidRDefault="0060712D" w:rsidP="0060712D">
      <w:pPr>
        <w:ind w:left="568" w:hanging="284"/>
      </w:pPr>
      <w:r w:rsidRPr="0060712D">
        <w:t>-</w:t>
      </w:r>
      <w:r w:rsidRPr="0060712D">
        <w:tab/>
        <w:t>Dr. Yi HUANG, Qualcomm Incorporated (ATIS), CorpOPD: ATIS</w:t>
      </w:r>
    </w:p>
    <w:p w14:paraId="74A53B68" w14:textId="29CF17E4" w:rsidR="0060712D" w:rsidRDefault="0060712D" w:rsidP="0060712D">
      <w:pPr>
        <w:pStyle w:val="B1"/>
        <w:rPr>
          <w:rFonts w:ascii="Times" w:eastAsia="Batang" w:hAnsi="Times"/>
          <w:szCs w:val="24"/>
        </w:rPr>
      </w:pPr>
      <w:r w:rsidRPr="0060712D">
        <w:t>-</w:t>
      </w:r>
      <w:r w:rsidRPr="0060712D">
        <w:rPr>
          <w:rFonts w:ascii="Times" w:eastAsia="Batang" w:hAnsi="Times"/>
          <w:szCs w:val="24"/>
        </w:rPr>
        <w:tab/>
        <w:t xml:space="preserve">Received </w:t>
      </w:r>
      <w:r w:rsidR="0074568C">
        <w:rPr>
          <w:rFonts w:ascii="Times" w:eastAsia="Batang" w:hAnsi="Times"/>
          <w:szCs w:val="24"/>
        </w:rPr>
        <w:t>234</w:t>
      </w:r>
      <w:r w:rsidRPr="0060712D">
        <w:rPr>
          <w:rFonts w:ascii="Times" w:eastAsia="Batang" w:hAnsi="Times"/>
          <w:szCs w:val="24"/>
        </w:rPr>
        <w:t xml:space="preserve"> votes</w:t>
      </w:r>
    </w:p>
    <w:p w14:paraId="1EBFE89A" w14:textId="5F2C77C8" w:rsidR="0074568C" w:rsidRPr="0074568C" w:rsidRDefault="00CA0C5E" w:rsidP="0074568C">
      <w:pPr>
        <w:rPr>
          <w:b/>
          <w:bCs/>
          <w:lang w:eastAsia="ko-KR"/>
        </w:rPr>
      </w:pPr>
      <w:r w:rsidRPr="00CA0C5E">
        <w:rPr>
          <w:b/>
          <w:bCs/>
        </w:rPr>
        <w:t>Congratulations to Dr. Hiroki of NTT DOCOMO on his appointment as the new Vice Chair of RAN1.</w:t>
      </w:r>
    </w:p>
    <w:p w14:paraId="102D1B3B" w14:textId="77777777" w:rsidR="009048F4" w:rsidRPr="00982845" w:rsidRDefault="009048F4" w:rsidP="004331CD">
      <w:pPr>
        <w:pStyle w:val="Heading1"/>
        <w:keepNext w:val="0"/>
        <w:widowControl w:val="0"/>
        <w:numPr>
          <w:ilvl w:val="0"/>
          <w:numId w:val="98"/>
        </w:numPr>
        <w:tabs>
          <w:tab w:val="num" w:pos="432"/>
        </w:tabs>
        <w:spacing w:before="360"/>
        <w:ind w:left="432" w:hanging="432"/>
        <w:rPr>
          <w:rFonts w:eastAsia="DengXian"/>
          <w:lang w:eastAsia="zh-CN"/>
        </w:rPr>
      </w:pPr>
      <w:bookmarkStart w:id="1444" w:name="_Toc197093457"/>
      <w:bookmarkStart w:id="1445" w:name="_Toc210658606"/>
      <w:bookmarkStart w:id="1446" w:name="_Toc210658704"/>
      <w:bookmarkStart w:id="1447" w:name="_Toc210659422"/>
      <w:bookmarkStart w:id="1448" w:name="_Toc211860399"/>
      <w:bookmarkStart w:id="1449" w:name="_Toc211860689"/>
      <w:bookmarkStart w:id="1450" w:name="_Toc211860908"/>
      <w:bookmarkStart w:id="1451" w:name="_Toc211861129"/>
      <w:bookmarkStart w:id="1452" w:name="_Toc211861535"/>
      <w:bookmarkStart w:id="1453" w:name="_Toc211861705"/>
      <w:bookmarkStart w:id="1454" w:name="_Toc211861921"/>
      <w:bookmarkStart w:id="1455" w:name="_Toc211862013"/>
      <w:bookmarkStart w:id="1456" w:name="_Toc211862412"/>
      <w:bookmarkStart w:id="1457" w:name="_Toc211862566"/>
      <w:r w:rsidRPr="00982845">
        <w:t>Closing of the meeting (Day 5</w:t>
      </w:r>
      <w:r w:rsidRPr="00982845">
        <w:rPr>
          <w:rFonts w:eastAsia="DengXian"/>
          <w:lang w:eastAsia="zh-CN"/>
        </w:rPr>
        <w:t>,</w:t>
      </w:r>
      <w:r w:rsidRPr="00982845">
        <w:t xml:space="preserve"> 5:00 pm at the latest)</w:t>
      </w:r>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p>
    <w:bookmarkEnd w:id="141"/>
    <w:p w14:paraId="3EB6E86C" w14:textId="72041A9D" w:rsidR="009048F4" w:rsidRPr="009537ED" w:rsidRDefault="009048F4" w:rsidP="009048F4">
      <w:pPr>
        <w:rPr>
          <w:rFonts w:eastAsia="MS Mincho"/>
        </w:rPr>
      </w:pPr>
      <w:r w:rsidRPr="005C44A3">
        <w:rPr>
          <w:rFonts w:eastAsia="MS Mincho"/>
        </w:rPr>
        <w:t>Meeting was</w:t>
      </w:r>
      <w:r w:rsidRPr="005C44A3">
        <w:rPr>
          <w:rFonts w:eastAsia="SimSun"/>
          <w:kern w:val="2"/>
        </w:rPr>
        <w:t xml:space="preserve"> </w:t>
      </w:r>
      <w:r w:rsidRPr="005C44A3">
        <w:rPr>
          <w:rFonts w:eastAsia="MS Mincho"/>
        </w:rPr>
        <w:t xml:space="preserve">closed on </w:t>
      </w:r>
      <w:r w:rsidRPr="005C44A3">
        <w:rPr>
          <w:kern w:val="2"/>
        </w:rPr>
        <w:t>Friday 17</w:t>
      </w:r>
      <w:r w:rsidRPr="005C44A3">
        <w:rPr>
          <w:kern w:val="2"/>
          <w:vertAlign w:val="superscript"/>
        </w:rPr>
        <w:t>th</w:t>
      </w:r>
      <w:r w:rsidRPr="005C44A3">
        <w:rPr>
          <w:kern w:val="2"/>
        </w:rPr>
        <w:t xml:space="preserve"> October 2025</w:t>
      </w:r>
      <w:r w:rsidRPr="005C44A3">
        <w:rPr>
          <w:rFonts w:eastAsia="MS Mincho"/>
        </w:rPr>
        <w:t xml:space="preserve"> 1</w:t>
      </w:r>
      <w:r w:rsidR="005C44A3" w:rsidRPr="005C44A3">
        <w:rPr>
          <w:rFonts w:eastAsia="MS Mincho"/>
        </w:rPr>
        <w:t>5</w:t>
      </w:r>
      <w:r w:rsidRPr="005C44A3">
        <w:rPr>
          <w:rFonts w:eastAsia="MS Mincho"/>
        </w:rPr>
        <w:t>:</w:t>
      </w:r>
      <w:r w:rsidR="005C44A3" w:rsidRPr="005C44A3">
        <w:rPr>
          <w:rFonts w:eastAsia="MS Mincho"/>
        </w:rPr>
        <w:t>3</w:t>
      </w:r>
      <w:r w:rsidRPr="005C44A3">
        <w:rPr>
          <w:rFonts w:eastAsia="MS Mincho"/>
        </w:rPr>
        <w:t>0 UTC (excluding post email discussions - see Annex F).</w:t>
      </w:r>
    </w:p>
    <w:p w14:paraId="6003D79B" w14:textId="77777777" w:rsidR="007853BE" w:rsidRPr="00982845" w:rsidRDefault="007853BE" w:rsidP="007853BE">
      <w:pPr>
        <w:rPr>
          <w:rFonts w:eastAsia="DengXian"/>
          <w:i/>
          <w:iCs/>
          <w:lang w:eastAsia="zh-CN"/>
        </w:rPr>
      </w:pPr>
    </w:p>
    <w:p w14:paraId="1A527666" w14:textId="1EB1AAD1" w:rsidR="000C3D87" w:rsidRPr="005E135D" w:rsidRDefault="000C3D87" w:rsidP="009643F7">
      <w:pPr>
        <w:rPr>
          <w:kern w:val="2"/>
        </w:rPr>
        <w:sectPr w:rsidR="000C3D87" w:rsidRPr="005E135D" w:rsidSect="00066B44">
          <w:headerReference w:type="default" r:id="rId1566"/>
          <w:footerReference w:type="default" r:id="rId1567"/>
          <w:pgSz w:w="11907" w:h="16840" w:code="9"/>
          <w:pgMar w:top="720" w:right="720" w:bottom="720" w:left="720" w:header="709" w:footer="578" w:gutter="0"/>
          <w:cols w:space="720"/>
          <w:docGrid w:linePitch="272"/>
        </w:sectPr>
      </w:pPr>
    </w:p>
    <w:p w14:paraId="6894D6A2" w14:textId="6996B95D" w:rsidR="007A5AC0" w:rsidRPr="009537ED" w:rsidRDefault="007A5AC0" w:rsidP="009643F7">
      <w:pPr>
        <w:pStyle w:val="Heading1"/>
        <w:spacing w:before="0" w:after="0"/>
        <w:ind w:left="0" w:firstLine="0"/>
        <w:rPr>
          <w:rFonts w:ascii="Times New Roman" w:hAnsi="Times New Roman"/>
          <w:sz w:val="20"/>
        </w:rPr>
      </w:pPr>
      <w:bookmarkStart w:id="1459" w:name="_Toc210074559"/>
      <w:bookmarkStart w:id="1460" w:name="_Toc210658607"/>
      <w:bookmarkStart w:id="1461" w:name="_Toc210658705"/>
      <w:bookmarkStart w:id="1462" w:name="_Toc210659423"/>
      <w:bookmarkStart w:id="1463" w:name="_Toc211860400"/>
      <w:bookmarkStart w:id="1464" w:name="_Toc211860690"/>
      <w:bookmarkStart w:id="1465" w:name="_Toc211860909"/>
      <w:bookmarkStart w:id="1466" w:name="_Toc211861130"/>
      <w:bookmarkStart w:id="1467" w:name="_Toc211861536"/>
      <w:bookmarkStart w:id="1468" w:name="_Toc211861706"/>
      <w:bookmarkStart w:id="1469" w:name="_Toc211861922"/>
      <w:bookmarkStart w:id="1470" w:name="_Toc211862014"/>
      <w:bookmarkStart w:id="1471" w:name="_Toc211862413"/>
      <w:bookmarkStart w:id="1472" w:name="_Toc211862567"/>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A</w:t>
      </w:r>
      <w:r w:rsidR="007D00AE" w:rsidRPr="009537ED">
        <w:rPr>
          <w:rFonts w:ascii="Times New Roman" w:hAnsi="Times New Roman"/>
          <w:sz w:val="20"/>
        </w:rPr>
        <w:t>-1</w:t>
      </w:r>
      <w:r w:rsidRPr="009537ED">
        <w:rPr>
          <w:rFonts w:ascii="Times New Roman" w:hAnsi="Times New Roman"/>
          <w:sz w:val="20"/>
        </w:rPr>
        <w:t>:</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Tdocs</w:t>
      </w:r>
      <w:r w:rsidR="00233210" w:rsidRPr="009537ED">
        <w:rPr>
          <w:rFonts w:ascii="Times New Roman" w:hAnsi="Times New Roman"/>
          <w:sz w:val="20"/>
        </w:rPr>
        <w:t xml:space="preserve"> </w:t>
      </w:r>
      <w:r w:rsidRPr="009537ED">
        <w:rPr>
          <w:rFonts w:ascii="Times New Roman" w:hAnsi="Times New Roman"/>
          <w:sz w:val="20"/>
        </w:rPr>
        <w:t>at</w:t>
      </w:r>
      <w:r w:rsidR="00233210" w:rsidRPr="009537ED">
        <w:rPr>
          <w:rFonts w:ascii="Times New Roman" w:hAnsi="Times New Roman"/>
          <w:sz w:val="20"/>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459"/>
      <w:r w:rsidR="006E4971">
        <w:rPr>
          <w:rFonts w:ascii="Times New Roman" w:hAnsi="Times New Roman"/>
          <w:sz w:val="20"/>
        </w:rPr>
        <w:t>-bis</w:t>
      </w:r>
      <w:bookmarkEnd w:id="1460"/>
      <w:bookmarkEnd w:id="1461"/>
      <w:bookmarkEnd w:id="1462"/>
      <w:bookmarkEnd w:id="1463"/>
      <w:bookmarkEnd w:id="1464"/>
      <w:bookmarkEnd w:id="1465"/>
      <w:bookmarkEnd w:id="1466"/>
      <w:bookmarkEnd w:id="1467"/>
      <w:bookmarkEnd w:id="1468"/>
      <w:bookmarkEnd w:id="1469"/>
      <w:bookmarkEnd w:id="1470"/>
      <w:bookmarkEnd w:id="1471"/>
      <w:bookmarkEnd w:id="1472"/>
    </w:p>
    <w:p w14:paraId="20896DE6" w14:textId="77777777" w:rsidR="005C5573" w:rsidRPr="009537ED" w:rsidRDefault="005C5573" w:rsidP="009643F7">
      <w:pPr>
        <w:rPr>
          <w:rFonts w:eastAsia="SimSun"/>
          <w:kern w:val="2"/>
        </w:rPr>
      </w:pPr>
    </w:p>
    <w:p w14:paraId="30FAEBCE" w14:textId="784D0926" w:rsidR="007A5AC0" w:rsidRPr="009537ED" w:rsidRDefault="007A5AC0" w:rsidP="009643F7">
      <w:pPr>
        <w:rPr>
          <w:rFonts w:eastAsia="SimSun"/>
          <w:kern w:val="2"/>
        </w:rPr>
      </w:pPr>
      <w:r w:rsidRPr="009537ED">
        <w:rPr>
          <w:rFonts w:eastAsia="SimSun"/>
          <w:kern w:val="2"/>
        </w:rPr>
        <w:t>Please</w:t>
      </w:r>
      <w:r w:rsidR="00233210" w:rsidRPr="009537ED">
        <w:rPr>
          <w:rFonts w:eastAsia="SimSun"/>
          <w:kern w:val="2"/>
        </w:rPr>
        <w:t xml:space="preserve"> </w:t>
      </w:r>
      <w:r w:rsidRPr="009537ED">
        <w:rPr>
          <w:rFonts w:eastAsia="SimSun"/>
          <w:kern w:val="2"/>
        </w:rPr>
        <w:t>see</w:t>
      </w:r>
      <w:r w:rsidR="00233210" w:rsidRPr="009537ED">
        <w:rPr>
          <w:rFonts w:eastAsia="SimSun"/>
          <w:kern w:val="2"/>
        </w:rPr>
        <w:t xml:space="preserve"> </w:t>
      </w:r>
      <w:r w:rsidRPr="009537ED">
        <w:rPr>
          <w:rFonts w:eastAsia="SimSun"/>
          <w:kern w:val="2"/>
        </w:rPr>
        <w:t>excel</w:t>
      </w:r>
      <w:r w:rsidR="00233210" w:rsidRPr="009537ED">
        <w:rPr>
          <w:rFonts w:eastAsia="SimSun"/>
          <w:kern w:val="2"/>
        </w:rPr>
        <w:t xml:space="preserve"> </w:t>
      </w:r>
      <w:r w:rsidRPr="009537ED">
        <w:rPr>
          <w:rFonts w:eastAsia="SimSun"/>
          <w:kern w:val="2"/>
        </w:rPr>
        <w:t>file</w:t>
      </w:r>
      <w:r w:rsidR="00233210" w:rsidRPr="009537ED">
        <w:rPr>
          <w:rFonts w:eastAsia="SimSun"/>
          <w:kern w:val="2"/>
        </w:rPr>
        <w:t xml:space="preserve"> </w:t>
      </w:r>
      <w:r w:rsidRPr="009537ED">
        <w:rPr>
          <w:rFonts w:eastAsia="SimSun"/>
          <w:kern w:val="2"/>
        </w:rPr>
        <w:t>attached</w:t>
      </w:r>
      <w:r w:rsidR="00233210" w:rsidRPr="009537ED">
        <w:rPr>
          <w:rFonts w:eastAsia="SimSun"/>
          <w:kern w:val="2"/>
        </w:rPr>
        <w:t xml:space="preserve"> </w:t>
      </w:r>
      <w:r w:rsidRPr="009537ED">
        <w:rPr>
          <w:rFonts w:eastAsia="SimSun"/>
          <w:kern w:val="2"/>
        </w:rPr>
        <w:t>to</w:t>
      </w:r>
      <w:r w:rsidR="00233210" w:rsidRPr="009537ED">
        <w:rPr>
          <w:rFonts w:eastAsia="SimSun"/>
          <w:kern w:val="2"/>
        </w:rPr>
        <w:t xml:space="preserve"> </w:t>
      </w:r>
      <w:r w:rsidRPr="009537ED">
        <w:rPr>
          <w:rFonts w:eastAsia="SimSun"/>
          <w:kern w:val="2"/>
        </w:rPr>
        <w:t>this</w:t>
      </w:r>
      <w:r w:rsidR="00233210" w:rsidRPr="009537ED">
        <w:rPr>
          <w:rFonts w:eastAsia="SimSun"/>
          <w:kern w:val="2"/>
        </w:rPr>
        <w:t xml:space="preserve"> </w:t>
      </w:r>
      <w:r w:rsidRPr="009537ED">
        <w:rPr>
          <w:rFonts w:eastAsia="SimSun"/>
          <w:kern w:val="2"/>
        </w:rPr>
        <w:t>report</w:t>
      </w:r>
    </w:p>
    <w:p w14:paraId="3EF003DD" w14:textId="77777777" w:rsidR="007D00AE" w:rsidRPr="009537ED" w:rsidRDefault="007D00AE" w:rsidP="007D00AE">
      <w:pPr>
        <w:rPr>
          <w:b/>
          <w:bCs/>
          <w:kern w:val="32"/>
        </w:rPr>
      </w:pPr>
      <w:r w:rsidRPr="009537ED">
        <w:br w:type="page"/>
      </w:r>
    </w:p>
    <w:p w14:paraId="18D10875" w14:textId="71A0BAE8" w:rsidR="007D00AE" w:rsidRPr="009537ED" w:rsidRDefault="00AF0598" w:rsidP="007D00AE">
      <w:pPr>
        <w:pStyle w:val="Heading1"/>
        <w:spacing w:before="0" w:after="0"/>
        <w:ind w:left="0" w:firstLine="0"/>
        <w:rPr>
          <w:rFonts w:ascii="Times New Roman" w:hAnsi="Times New Roman"/>
          <w:sz w:val="20"/>
        </w:rPr>
      </w:pPr>
      <w:bookmarkStart w:id="1473" w:name="_Toc210074560"/>
      <w:bookmarkStart w:id="1474" w:name="_Toc210658608"/>
      <w:bookmarkStart w:id="1475" w:name="_Toc210658706"/>
      <w:bookmarkStart w:id="1476" w:name="_Toc210659424"/>
      <w:bookmarkStart w:id="1477" w:name="_Toc211860401"/>
      <w:bookmarkStart w:id="1478" w:name="_Toc211860691"/>
      <w:bookmarkStart w:id="1479" w:name="_Toc211860910"/>
      <w:bookmarkStart w:id="1480" w:name="_Toc211861131"/>
      <w:bookmarkStart w:id="1481" w:name="_Toc211861537"/>
      <w:bookmarkStart w:id="1482" w:name="_Toc211861707"/>
      <w:bookmarkStart w:id="1483" w:name="_Toc211861923"/>
      <w:bookmarkStart w:id="1484" w:name="_Toc211862015"/>
      <w:bookmarkStart w:id="1485" w:name="_Toc211862414"/>
      <w:bookmarkStart w:id="1486" w:name="_Toc211862568"/>
      <w:r>
        <w:rPr>
          <w:noProof/>
        </w:rPr>
        <w:lastRenderedPageBreak/>
        <mc:AlternateContent>
          <mc:Choice Requires="wps">
            <w:drawing>
              <wp:anchor distT="45720" distB="45720" distL="114300" distR="114300" simplePos="0" relativeHeight="251742208" behindDoc="0" locked="0" layoutInCell="1" allowOverlap="1" wp14:anchorId="286E22E2" wp14:editId="60FCD5DC">
                <wp:simplePos x="0" y="0"/>
                <wp:positionH relativeFrom="column">
                  <wp:posOffset>7716520</wp:posOffset>
                </wp:positionH>
                <wp:positionV relativeFrom="paragraph">
                  <wp:posOffset>-250190</wp:posOffset>
                </wp:positionV>
                <wp:extent cx="1303655" cy="285750"/>
                <wp:effectExtent l="0" t="0" r="0" b="0"/>
                <wp:wrapSquare wrapText="bothSides"/>
                <wp:docPr id="1323921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C000">
                            <a:lumMod val="60000"/>
                            <a:lumOff val="40000"/>
                          </a:srgbClr>
                        </a:solidFill>
                        <a:ln w="9525">
                          <a:solidFill>
                            <a:srgbClr val="000000"/>
                          </a:solidFill>
                          <a:miter lim="800000"/>
                          <a:headEnd/>
                          <a:tailEnd/>
                        </a:ln>
                      </wps:spPr>
                      <wps:txb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86E22E2" id="Text Box 3" o:spid="_x0000_s1027" type="#_x0000_t202" style="position:absolute;margin-left:607.6pt;margin-top:-19.7pt;width:102.65pt;height: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" fillcolor="#ffd966">
                <v:textbo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v:textbox>
                <w10:wrap type="square"/>
              </v:shape>
            </w:pict>
          </mc:Fallback>
        </mc:AlternateContent>
      </w:r>
      <w:r>
        <w:rPr>
          <w:noProof/>
        </w:rPr>
        <mc:AlternateContent>
          <mc:Choice Requires="wps">
            <w:drawing>
              <wp:anchor distT="45720" distB="45720" distL="114300" distR="114300" simplePos="0" relativeHeight="251741184" behindDoc="0" locked="0" layoutInCell="1" allowOverlap="1" wp14:anchorId="02BDBB82" wp14:editId="5936C7F8">
                <wp:simplePos x="0" y="0"/>
                <wp:positionH relativeFrom="column">
                  <wp:posOffset>6264275</wp:posOffset>
                </wp:positionH>
                <wp:positionV relativeFrom="paragraph">
                  <wp:posOffset>-250190</wp:posOffset>
                </wp:positionV>
                <wp:extent cx="1303655" cy="285750"/>
                <wp:effectExtent l="0" t="0" r="0" b="0"/>
                <wp:wrapSquare wrapText="bothSides"/>
                <wp:docPr id="1086706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ysClr val="window" lastClr="FFFFFF">
                            <a:lumMod val="85000"/>
                          </a:sysClr>
                        </a:solidFill>
                        <a:ln w="9525">
                          <a:solidFill>
                            <a:srgbClr val="000000"/>
                          </a:solidFill>
                          <a:miter lim="800000"/>
                          <a:headEnd/>
                          <a:tailEnd/>
                        </a:ln>
                      </wps:spPr>
                      <wps:txb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BDBB82" id="_x0000_s1028" type="#_x0000_t202" style="position:absolute;margin-left:493.25pt;margin-top:-19.7pt;width:102.65pt;height:22.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" fillcolor="#d9d9d9">
                <v:textbo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v:textbox>
                <w10:wrap type="square"/>
              </v:shape>
            </w:pict>
          </mc:Fallback>
        </mc:AlternateContent>
      </w:r>
      <w:r>
        <w:rPr>
          <w:noProof/>
        </w:rPr>
        <mc:AlternateContent>
          <mc:Choice Requires="wps">
            <w:drawing>
              <wp:anchor distT="45720" distB="45720" distL="114300" distR="114300" simplePos="0" relativeHeight="251740160" behindDoc="0" locked="0" layoutInCell="1" allowOverlap="1" wp14:anchorId="12E6C979" wp14:editId="634DB7E3">
                <wp:simplePos x="0" y="0"/>
                <wp:positionH relativeFrom="column">
                  <wp:posOffset>4831715</wp:posOffset>
                </wp:positionH>
                <wp:positionV relativeFrom="paragraph">
                  <wp:posOffset>-250190</wp:posOffset>
                </wp:positionV>
                <wp:extent cx="1303655" cy="285750"/>
                <wp:effectExtent l="0" t="0" r="0" b="0"/>
                <wp:wrapSquare wrapText="bothSides"/>
                <wp:docPr id="13041273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FFFF"/>
                        </a:solidFill>
                        <a:ln w="9525">
                          <a:solidFill>
                            <a:srgbClr val="000000"/>
                          </a:solidFill>
                          <a:miter lim="800000"/>
                          <a:headEnd/>
                          <a:tailEnd/>
                        </a:ln>
                      </wps:spPr>
                      <wps:txb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E6C979" id="Text Box 1" o:spid="_x0000_s1029" type="#_x0000_t202" style="position:absolute;margin-left:380.45pt;margin-top:-19.7pt;width:102.65pt;height: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">
                <v:textbo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v:textbox>
                <w10:wrap type="square"/>
              </v:shape>
            </w:pict>
          </mc:Fallback>
        </mc:AlternateContent>
      </w:r>
      <w:r w:rsidR="007D00AE" w:rsidRPr="009537ED">
        <w:rPr>
          <w:rFonts w:ascii="Times New Roman" w:hAnsi="Times New Roman"/>
          <w:sz w:val="20"/>
        </w:rPr>
        <w:t>Annex A-2:</w:t>
      </w:r>
      <w:r w:rsidR="007D00AE" w:rsidRPr="009537ED">
        <w:rPr>
          <w:rFonts w:ascii="Times New Roman" w:hAnsi="Times New Roman"/>
          <w:sz w:val="20"/>
        </w:rPr>
        <w:tab/>
      </w:r>
      <w:r w:rsidR="00D12A5E" w:rsidRPr="009537ED">
        <w:rPr>
          <w:rFonts w:ascii="Times New Roman" w:hAnsi="Times New Roman"/>
          <w:sz w:val="20"/>
        </w:rPr>
        <w:t>RAN1</w:t>
      </w:r>
      <w:r w:rsidR="003B0294">
        <w:rPr>
          <w:rFonts w:ascii="Times New Roman" w:hAnsi="Times New Roman"/>
          <w:sz w:val="20"/>
        </w:rPr>
        <w:t>#122</w:t>
      </w:r>
      <w:r w:rsidR="006E4971">
        <w:rPr>
          <w:rFonts w:ascii="Times New Roman" w:hAnsi="Times New Roman"/>
          <w:sz w:val="20"/>
        </w:rPr>
        <w:t>-bis</w:t>
      </w:r>
      <w:r w:rsidR="00D12A5E" w:rsidRPr="009537ED">
        <w:rPr>
          <w:rFonts w:ascii="Times New Roman" w:hAnsi="Times New Roman"/>
          <w:sz w:val="20"/>
        </w:rPr>
        <w:t xml:space="preserve"> Online Session Schedule</w:t>
      </w:r>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p>
    <w:p w14:paraId="6C7A3746" w14:textId="77777777" w:rsidR="002826A7" w:rsidRPr="009537ED" w:rsidRDefault="002826A7" w:rsidP="002826A7">
      <w:pPr>
        <w:widowControl w:val="0"/>
        <w:wordWrap w:val="0"/>
        <w:jc w:val="both"/>
        <w:rPr>
          <w:rFonts w:ascii="Arial" w:eastAsia="Malgun Gothic" w:hAnsi="Arial" w:cs="Arial"/>
          <w:b/>
          <w:kern w:val="2"/>
          <w:sz w:val="16"/>
          <w:szCs w:val="22"/>
          <w:lang w:eastAsia="ko-KR"/>
        </w:rPr>
      </w:pPr>
    </w:p>
    <w:p w14:paraId="01A9E3A0" w14:textId="6F5CA482" w:rsidR="00F52F4A" w:rsidRPr="009537ED" w:rsidRDefault="00C579B3">
      <w:pPr>
        <w:rPr>
          <w:b/>
          <w:bCs/>
          <w:kern w:val="32"/>
        </w:rPr>
      </w:pPr>
      <w:r w:rsidRPr="00904F03">
        <w:rPr>
          <w:rFonts w:ascii="Arial" w:hAnsi="Arial" w:cs="Arial"/>
          <w:noProof/>
          <w:color w:val="0000FF"/>
          <w:sz w:val="40"/>
        </w:rPr>
        <mc:AlternateContent>
          <mc:Choice Requires="wps">
            <w:drawing>
              <wp:anchor distT="45720" distB="45720" distL="114300" distR="114300" simplePos="0" relativeHeight="251748352" behindDoc="0" locked="0" layoutInCell="1" allowOverlap="1" wp14:anchorId="37E55260" wp14:editId="73960AFB">
                <wp:simplePos x="0" y="0"/>
                <wp:positionH relativeFrom="column">
                  <wp:posOffset>4070350</wp:posOffset>
                </wp:positionH>
                <wp:positionV relativeFrom="paragraph">
                  <wp:posOffset>521335</wp:posOffset>
                </wp:positionV>
                <wp:extent cx="1555750" cy="386715"/>
                <wp:effectExtent l="0" t="0" r="25400" b="13335"/>
                <wp:wrapSquare wrapText="bothSides"/>
                <wp:docPr id="19816644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86715"/>
                        </a:xfrm>
                        <a:prstGeom prst="rect">
                          <a:avLst/>
                        </a:prstGeom>
                        <a:solidFill>
                          <a:srgbClr val="FFFFFF"/>
                        </a:solidFill>
                        <a:ln w="9525">
                          <a:solidFill>
                            <a:srgbClr val="000000"/>
                          </a:solidFill>
                          <a:miter lim="800000"/>
                          <a:headEnd/>
                          <a:tailEnd/>
                        </a:ln>
                      </wps:spPr>
                      <wps:txbx>
                        <w:txbxContent>
                          <w:p w14:paraId="4B29BF53" w14:textId="77777777" w:rsidR="00C579B3" w:rsidRPr="00EC1517" w:rsidRDefault="00C579B3" w:rsidP="00C579B3">
                            <w:pPr>
                              <w:jc w:val="center"/>
                              <w:textAlignment w:val="center"/>
                              <w:rPr>
                                <w:rFonts w:ascii="Arial Narrow" w:eastAsia="DengXian" w:hAnsi="Arial Narrow"/>
                                <w:b/>
                                <w:sz w:val="32"/>
                                <w:szCs w:val="48"/>
                                <w:lang w:eastAsia="zh-CN"/>
                              </w:rPr>
                            </w:pPr>
                            <w:r w:rsidRPr="00EC1517">
                              <w:rPr>
                                <w:rFonts w:ascii="Arial Narrow" w:eastAsia="DengXian" w:hAnsi="Arial Narrow" w:hint="eastAsia"/>
                                <w:b/>
                                <w:sz w:val="32"/>
                                <w:szCs w:val="48"/>
                                <w:lang w:eastAsia="zh-CN"/>
                              </w:rPr>
                              <w:t>B1+B2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7E55260" id="텍스트 상자 2" o:spid="_x0000_s1030" type="#_x0000_t202" style="position:absolute;margin-left:320.5pt;margin-top:41.05pt;width:122.5pt;height:30.4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">
                <v:textbox>
                  <w:txbxContent>
                    <w:p w14:paraId="4B29BF53" w14:textId="77777777" w:rsidR="00C579B3" w:rsidRPr="00EC1517" w:rsidRDefault="00C579B3" w:rsidP="00C579B3">
                      <w:pPr>
                        <w:jc w:val="center"/>
                        <w:textAlignment w:val="center"/>
                        <w:rPr>
                          <w:rFonts w:ascii="Arial Narrow" w:eastAsia="DengXian" w:hAnsi="Arial Narrow"/>
                          <w:b/>
                          <w:sz w:val="32"/>
                          <w:szCs w:val="48"/>
                          <w:lang w:eastAsia="zh-CN"/>
                        </w:rPr>
                      </w:pPr>
                      <w:r w:rsidRPr="00EC1517">
                        <w:rPr>
                          <w:rFonts w:ascii="Arial Narrow" w:eastAsia="DengXian" w:hAnsi="Arial Narrow" w:hint="eastAsia"/>
                          <w:b/>
                          <w:sz w:val="32"/>
                          <w:szCs w:val="48"/>
                          <w:lang w:eastAsia="zh-CN"/>
                        </w:rPr>
                        <w:t>B1+B2</w:t>
                      </w:r>
                    </w:p>
                  </w:txbxContent>
                </v:textbox>
                <w10:wrap type="square"/>
              </v:shape>
            </w:pict>
          </mc:Fallback>
        </mc:AlternateContent>
      </w:r>
      <w:r w:rsidRPr="00904F03">
        <w:rPr>
          <w:rFonts w:ascii="Arial" w:hAnsi="Arial" w:cs="Arial"/>
          <w:noProof/>
          <w:color w:val="0000FF"/>
          <w:sz w:val="40"/>
        </w:rPr>
        <mc:AlternateContent>
          <mc:Choice Requires="wps">
            <w:drawing>
              <wp:anchor distT="45720" distB="45720" distL="114300" distR="114300" simplePos="0" relativeHeight="251749376" behindDoc="0" locked="0" layoutInCell="1" allowOverlap="1" wp14:anchorId="5E3044C7" wp14:editId="7CCB8166">
                <wp:simplePos x="0" y="0"/>
                <wp:positionH relativeFrom="column">
                  <wp:posOffset>5676900</wp:posOffset>
                </wp:positionH>
                <wp:positionV relativeFrom="paragraph">
                  <wp:posOffset>521335</wp:posOffset>
                </wp:positionV>
                <wp:extent cx="1555750" cy="386715"/>
                <wp:effectExtent l="0" t="0" r="25400" b="13335"/>
                <wp:wrapSquare wrapText="bothSides"/>
                <wp:docPr id="5424747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86715"/>
                        </a:xfrm>
                        <a:prstGeom prst="rect">
                          <a:avLst/>
                        </a:prstGeom>
                        <a:solidFill>
                          <a:sysClr val="window" lastClr="FFFFFF">
                            <a:lumMod val="85000"/>
                          </a:sysClr>
                        </a:solidFill>
                        <a:ln w="9525">
                          <a:solidFill>
                            <a:srgbClr val="000000"/>
                          </a:solidFill>
                          <a:miter lim="800000"/>
                          <a:headEnd/>
                          <a:tailEnd/>
                        </a:ln>
                      </wps:spPr>
                      <wps:txbx>
                        <w:txbxContent>
                          <w:p w14:paraId="09982E3E" w14:textId="77777777" w:rsidR="00C579B3" w:rsidRPr="00EC1517" w:rsidRDefault="00C579B3" w:rsidP="00C579B3">
                            <w:pPr>
                              <w:jc w:val="center"/>
                              <w:textAlignment w:val="center"/>
                              <w:rPr>
                                <w:rFonts w:ascii="Arial Narrow" w:eastAsia="DengXian" w:hAnsi="Arial Narrow"/>
                                <w:b/>
                                <w:sz w:val="32"/>
                                <w:szCs w:val="40"/>
                                <w:lang w:eastAsia="zh-CN"/>
                              </w:rPr>
                            </w:pPr>
                            <w:r w:rsidRPr="00EC1517">
                              <w:rPr>
                                <w:rFonts w:ascii="Arial Narrow" w:eastAsia="DengXian" w:hAnsi="Arial Narrow" w:hint="eastAsia"/>
                                <w:b/>
                                <w:sz w:val="32"/>
                                <w:szCs w:val="40"/>
                                <w:lang w:eastAsia="zh-CN"/>
                              </w:rPr>
                              <w:t>D11</w:t>
                            </w:r>
                            <w:r>
                              <w:rPr>
                                <w:rFonts w:ascii="Arial Narrow" w:eastAsia="DengXian" w:hAnsi="Arial Narrow" w:hint="eastAsia"/>
                                <w:b/>
                                <w:sz w:val="32"/>
                                <w:szCs w:val="40"/>
                                <w:lang w:eastAsia="zh-CN"/>
                              </w:rPr>
                              <w:t>+</w:t>
                            </w:r>
                            <w:r w:rsidRPr="00EC1517">
                              <w:rPr>
                                <w:rFonts w:ascii="Arial Narrow" w:eastAsia="DengXian" w:hAnsi="Arial Narrow" w:hint="eastAsia"/>
                                <w:b/>
                                <w:sz w:val="32"/>
                                <w:szCs w:val="40"/>
                                <w:lang w:eastAsia="zh-CN"/>
                              </w:rPr>
                              <w:t>D12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3044C7" id="_x0000_s1031" type="#_x0000_t202" style="position:absolute;margin-left:447pt;margin-top:41.05pt;width:122.5pt;height:30.4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" fillcolor="#d9d9d9">
                <v:textbox>
                  <w:txbxContent>
                    <w:p w14:paraId="09982E3E" w14:textId="77777777" w:rsidR="00C579B3" w:rsidRPr="00EC1517" w:rsidRDefault="00C579B3" w:rsidP="00C579B3">
                      <w:pPr>
                        <w:jc w:val="center"/>
                        <w:textAlignment w:val="center"/>
                        <w:rPr>
                          <w:rFonts w:ascii="Arial Narrow" w:eastAsia="DengXian" w:hAnsi="Arial Narrow"/>
                          <w:b/>
                          <w:sz w:val="32"/>
                          <w:szCs w:val="40"/>
                          <w:lang w:eastAsia="zh-CN"/>
                        </w:rPr>
                      </w:pPr>
                      <w:r w:rsidRPr="00EC1517">
                        <w:rPr>
                          <w:rFonts w:ascii="Arial Narrow" w:eastAsia="DengXian" w:hAnsi="Arial Narrow" w:hint="eastAsia"/>
                          <w:b/>
                          <w:sz w:val="32"/>
                          <w:szCs w:val="40"/>
                          <w:lang w:eastAsia="zh-CN"/>
                        </w:rPr>
                        <w:t>D11</w:t>
                      </w:r>
                      <w:r>
                        <w:rPr>
                          <w:rFonts w:ascii="Arial Narrow" w:eastAsia="DengXian" w:hAnsi="Arial Narrow" w:hint="eastAsia"/>
                          <w:b/>
                          <w:sz w:val="32"/>
                          <w:szCs w:val="40"/>
                          <w:lang w:eastAsia="zh-CN"/>
                        </w:rPr>
                        <w:t>+</w:t>
                      </w:r>
                      <w:r w:rsidRPr="00EC1517">
                        <w:rPr>
                          <w:rFonts w:ascii="Arial Narrow" w:eastAsia="DengXian" w:hAnsi="Arial Narrow" w:hint="eastAsia"/>
                          <w:b/>
                          <w:sz w:val="32"/>
                          <w:szCs w:val="40"/>
                          <w:lang w:eastAsia="zh-CN"/>
                        </w:rPr>
                        <w:t>D12</w:t>
                      </w:r>
                    </w:p>
                  </w:txbxContent>
                </v:textbox>
                <w10:wrap type="square"/>
              </v:shape>
            </w:pict>
          </mc:Fallback>
        </mc:AlternateContent>
      </w:r>
      <w:r w:rsidRPr="00904F03">
        <w:rPr>
          <w:rFonts w:ascii="Arial" w:hAnsi="Arial" w:cs="Arial"/>
          <w:noProof/>
          <w:color w:val="0000FF"/>
          <w:sz w:val="40"/>
        </w:rPr>
        <mc:AlternateContent>
          <mc:Choice Requires="wps">
            <w:drawing>
              <wp:anchor distT="45720" distB="45720" distL="114300" distR="114300" simplePos="0" relativeHeight="251750400" behindDoc="0" locked="0" layoutInCell="1" allowOverlap="1" wp14:anchorId="2630109B" wp14:editId="1CF9C92D">
                <wp:simplePos x="0" y="0"/>
                <wp:positionH relativeFrom="column">
                  <wp:posOffset>7277100</wp:posOffset>
                </wp:positionH>
                <wp:positionV relativeFrom="paragraph">
                  <wp:posOffset>521335</wp:posOffset>
                </wp:positionV>
                <wp:extent cx="1555750" cy="386715"/>
                <wp:effectExtent l="0" t="0" r="25400" b="13335"/>
                <wp:wrapSquare wrapText="bothSides"/>
                <wp:docPr id="16065748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86715"/>
                        </a:xfrm>
                        <a:prstGeom prst="rect">
                          <a:avLst/>
                        </a:prstGeom>
                        <a:solidFill>
                          <a:srgbClr val="FFC000">
                            <a:lumMod val="60000"/>
                            <a:lumOff val="40000"/>
                          </a:srgbClr>
                        </a:solidFill>
                        <a:ln w="9525">
                          <a:solidFill>
                            <a:srgbClr val="000000"/>
                          </a:solidFill>
                          <a:miter lim="800000"/>
                          <a:headEnd/>
                          <a:tailEnd/>
                        </a:ln>
                      </wps:spPr>
                      <wps:txbx>
                        <w:txbxContent>
                          <w:p w14:paraId="6D329303" w14:textId="77777777" w:rsidR="00C579B3" w:rsidRPr="00EC1517" w:rsidRDefault="00C579B3" w:rsidP="00C579B3">
                            <w:pPr>
                              <w:jc w:val="center"/>
                              <w:textAlignment w:val="center"/>
                              <w:rPr>
                                <w:rFonts w:ascii="Arial Narrow" w:eastAsia="DengXian" w:hAnsi="Arial Narrow"/>
                                <w:b/>
                                <w:sz w:val="32"/>
                                <w:szCs w:val="32"/>
                                <w:lang w:eastAsia="zh-CN"/>
                              </w:rPr>
                            </w:pPr>
                            <w:r w:rsidRPr="00EC1517">
                              <w:rPr>
                                <w:rFonts w:ascii="Arial Narrow" w:eastAsia="DengXian" w:hAnsi="Arial Narrow" w:hint="eastAsia"/>
                                <w:b/>
                                <w:sz w:val="32"/>
                                <w:szCs w:val="32"/>
                                <w:lang w:eastAsia="zh-CN"/>
                              </w:rPr>
                              <w:t>E1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30109B" id="_x0000_s1032" type="#_x0000_t202" style="position:absolute;margin-left:573pt;margin-top:41.05pt;width:122.5pt;height:30.45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" fillcolor="#ffd966">
                <v:textbox>
                  <w:txbxContent>
                    <w:p w14:paraId="6D329303" w14:textId="77777777" w:rsidR="00C579B3" w:rsidRPr="00EC1517" w:rsidRDefault="00C579B3" w:rsidP="00C579B3">
                      <w:pPr>
                        <w:jc w:val="center"/>
                        <w:textAlignment w:val="center"/>
                        <w:rPr>
                          <w:rFonts w:ascii="Arial Narrow" w:eastAsia="DengXian" w:hAnsi="Arial Narrow"/>
                          <w:b/>
                          <w:sz w:val="32"/>
                          <w:szCs w:val="32"/>
                          <w:lang w:eastAsia="zh-CN"/>
                        </w:rPr>
                      </w:pPr>
                      <w:r w:rsidRPr="00EC1517">
                        <w:rPr>
                          <w:rFonts w:ascii="Arial Narrow" w:eastAsia="DengXian" w:hAnsi="Arial Narrow" w:hint="eastAsia"/>
                          <w:b/>
                          <w:sz w:val="32"/>
                          <w:szCs w:val="32"/>
                          <w:lang w:eastAsia="zh-CN"/>
                        </w:rPr>
                        <w:t>E1</w:t>
                      </w:r>
                    </w:p>
                  </w:txbxContent>
                </v:textbox>
                <w10:wrap type="square"/>
              </v:shape>
            </w:pict>
          </mc:Fallback>
        </mc:AlternateContent>
      </w:r>
    </w:p>
    <w:tbl>
      <w:tblPr>
        <w:tblStyle w:val="TableGrid290"/>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28"/>
        <w:gridCol w:w="665"/>
        <w:gridCol w:w="725"/>
        <w:gridCol w:w="697"/>
        <w:gridCol w:w="714"/>
        <w:gridCol w:w="1062"/>
        <w:gridCol w:w="1252"/>
        <w:gridCol w:w="785"/>
        <w:gridCol w:w="1252"/>
        <w:gridCol w:w="1062"/>
        <w:gridCol w:w="724"/>
        <w:gridCol w:w="858"/>
        <w:gridCol w:w="1062"/>
        <w:gridCol w:w="576"/>
        <w:gridCol w:w="811"/>
        <w:gridCol w:w="951"/>
      </w:tblGrid>
      <w:tr w:rsidR="00F52F4A" w:rsidRPr="00F52F4A" w14:paraId="4AC29832" w14:textId="77777777" w:rsidTr="00F52F4A">
        <w:trPr>
          <w:trHeight w:val="340"/>
        </w:trPr>
        <w:tc>
          <w:tcPr>
            <w:tcW w:w="282" w:type="pct"/>
            <w:tcBorders>
              <w:top w:val="single" w:sz="12" w:space="0" w:color="auto"/>
              <w:left w:val="single" w:sz="12" w:space="0" w:color="auto"/>
              <w:bottom w:val="single" w:sz="12" w:space="0" w:color="auto"/>
              <w:right w:val="single" w:sz="12" w:space="0" w:color="auto"/>
            </w:tcBorders>
            <w:shd w:val="clear" w:color="auto" w:fill="FFFFFF"/>
            <w:vAlign w:val="center"/>
          </w:tcPr>
          <w:p w14:paraId="6D8E183C"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4"/>
              </w:rPr>
            </w:pPr>
          </w:p>
        </w:tc>
        <w:tc>
          <w:tcPr>
            <w:tcW w:w="837"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7F44AEF4"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4"/>
              </w:rPr>
            </w:pPr>
            <w:r w:rsidRPr="00F52F4A">
              <w:rPr>
                <w:rFonts w:ascii="Arial" w:eastAsia="Malgun Gothic" w:hAnsi="Arial" w:cs="Arial"/>
                <w:b/>
                <w:sz w:val="24"/>
              </w:rPr>
              <w:t>Monday</w:t>
            </w:r>
          </w:p>
        </w:tc>
        <w:tc>
          <w:tcPr>
            <w:tcW w:w="998"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08F8C772"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4"/>
              </w:rPr>
            </w:pPr>
            <w:r w:rsidRPr="00F52F4A">
              <w:rPr>
                <w:rFonts w:ascii="Arial" w:eastAsia="Malgun Gothic" w:hAnsi="Arial" w:cs="Arial"/>
                <w:b/>
                <w:sz w:val="24"/>
              </w:rPr>
              <w:t>Tuesday</w:t>
            </w:r>
          </w:p>
        </w:tc>
        <w:tc>
          <w:tcPr>
            <w:tcW w:w="957"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4B081D2E"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4"/>
              </w:rPr>
            </w:pPr>
            <w:r w:rsidRPr="00F52F4A">
              <w:rPr>
                <w:rFonts w:ascii="Arial" w:eastAsia="Malgun Gothic" w:hAnsi="Arial" w:cs="Arial"/>
                <w:b/>
                <w:sz w:val="24"/>
              </w:rPr>
              <w:t>Wednesday</w:t>
            </w:r>
          </w:p>
        </w:tc>
        <w:tc>
          <w:tcPr>
            <w:tcW w:w="924"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11545377"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4"/>
              </w:rPr>
            </w:pPr>
            <w:r w:rsidRPr="00F52F4A">
              <w:rPr>
                <w:rFonts w:ascii="Arial" w:eastAsia="Malgun Gothic" w:hAnsi="Arial" w:cs="Arial"/>
                <w:b/>
                <w:sz w:val="24"/>
              </w:rPr>
              <w:t>Thursday</w:t>
            </w:r>
          </w:p>
        </w:tc>
        <w:tc>
          <w:tcPr>
            <w:tcW w:w="1002"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6B12C954"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color w:val="FF0000"/>
                <w:sz w:val="24"/>
              </w:rPr>
            </w:pPr>
            <w:r w:rsidRPr="00F52F4A">
              <w:rPr>
                <w:rFonts w:ascii="Arial" w:eastAsia="Malgun Gothic" w:hAnsi="Arial" w:cs="Arial"/>
                <w:b/>
                <w:sz w:val="24"/>
              </w:rPr>
              <w:t>Friday</w:t>
            </w:r>
          </w:p>
        </w:tc>
      </w:tr>
      <w:tr w:rsidR="00F52F4A" w:rsidRPr="00F52F4A" w14:paraId="4F8135C0" w14:textId="77777777" w:rsidTr="00F52F4A">
        <w:trPr>
          <w:trHeight w:val="1871"/>
        </w:trPr>
        <w:tc>
          <w:tcPr>
            <w:tcW w:w="282" w:type="pct"/>
            <w:tcBorders>
              <w:top w:val="single" w:sz="12" w:space="0" w:color="auto"/>
              <w:left w:val="single" w:sz="12" w:space="0" w:color="auto"/>
              <w:bottom w:val="single" w:sz="12" w:space="0" w:color="auto"/>
              <w:right w:val="single" w:sz="12" w:space="0" w:color="auto"/>
            </w:tcBorders>
            <w:shd w:val="clear" w:color="auto" w:fill="FFFFFF"/>
            <w:vAlign w:val="center"/>
          </w:tcPr>
          <w:p w14:paraId="26559999"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 xml:space="preserve">08:30 </w:t>
            </w:r>
          </w:p>
          <w:p w14:paraId="3CF2377B"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w:t>
            </w:r>
          </w:p>
          <w:p w14:paraId="33474CAA"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10:30</w:t>
            </w:r>
          </w:p>
          <w:p w14:paraId="5154ED93"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16"/>
              </w:rPr>
            </w:pPr>
          </w:p>
          <w:p w14:paraId="422AF5BF"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sz w:val="16"/>
              </w:rPr>
              <w:t>(120 min)</w:t>
            </w:r>
          </w:p>
        </w:tc>
        <w:tc>
          <w:tcPr>
            <w:tcW w:w="837"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052275F5" w14:textId="77777777" w:rsidR="00F52F4A" w:rsidRPr="00F52F4A" w:rsidRDefault="00F52F4A" w:rsidP="00F52F4A">
            <w:pPr>
              <w:widowControl w:val="0"/>
              <w:wordWrap w:val="0"/>
              <w:overflowPunct/>
              <w:adjustRightInd/>
              <w:spacing w:after="60"/>
              <w:textAlignment w:val="auto"/>
              <w:rPr>
                <w:rFonts w:ascii="Arial Narrow" w:eastAsia="Malgun Gothic" w:hAnsi="Arial Narrow" w:cs="Arial"/>
                <w:b/>
                <w:szCs w:val="18"/>
              </w:rPr>
            </w:pPr>
            <w:r w:rsidRPr="00F52F4A">
              <w:rPr>
                <w:rFonts w:ascii="Arial Narrow" w:eastAsia="Malgun Gothic" w:hAnsi="Arial Narrow" w:cs="Arial"/>
                <w:b/>
                <w:sz w:val="24"/>
                <w:szCs w:val="18"/>
              </w:rPr>
              <w:t>RAN1#1</w:t>
            </w:r>
            <w:r w:rsidRPr="00F52F4A">
              <w:rPr>
                <w:rFonts w:ascii="Arial Narrow" w:eastAsia="DengXian" w:hAnsi="Arial Narrow" w:cs="Arial" w:hint="eastAsia"/>
                <w:b/>
                <w:sz w:val="24"/>
                <w:szCs w:val="18"/>
                <w:lang w:eastAsia="zh-CN"/>
              </w:rPr>
              <w:t>22b</w:t>
            </w:r>
            <w:r w:rsidRPr="00F52F4A">
              <w:rPr>
                <w:rFonts w:ascii="Arial Narrow" w:eastAsia="Malgun Gothic" w:hAnsi="Arial Narrow" w:cs="Arial"/>
                <w:b/>
                <w:sz w:val="24"/>
                <w:szCs w:val="18"/>
              </w:rPr>
              <w:t xml:space="preserve"> commences at 09:00 on Monday </w:t>
            </w:r>
            <w:r w:rsidRPr="00F52F4A">
              <w:rPr>
                <w:rFonts w:ascii="Arial Narrow" w:eastAsia="Malgun Gothic" w:hAnsi="Arial Narrow" w:cs="Arial"/>
                <w:b/>
                <w:sz w:val="24"/>
                <w:szCs w:val="18"/>
              </w:rPr>
              <w:br/>
            </w:r>
          </w:p>
          <w:p w14:paraId="1613FC1E" w14:textId="77777777" w:rsidR="00F52F4A" w:rsidRPr="00F52F4A" w:rsidRDefault="00F52F4A" w:rsidP="00F52F4A">
            <w:pPr>
              <w:widowControl w:val="0"/>
              <w:wordWrap w:val="0"/>
              <w:overflowPunct/>
              <w:adjustRightInd/>
              <w:spacing w:after="60"/>
              <w:textAlignment w:val="auto"/>
              <w:rPr>
                <w:rFonts w:ascii="Arial Narrow" w:eastAsia="DengXian" w:hAnsi="Arial Narrow" w:cs="Arial"/>
                <w:szCs w:val="18"/>
                <w:lang w:eastAsia="zh-CN"/>
              </w:rPr>
            </w:pPr>
            <w:r w:rsidRPr="00F52F4A">
              <w:rPr>
                <w:rFonts w:ascii="Arial Narrow" w:eastAsia="Malgun Gothic" w:hAnsi="Arial Narrow" w:cs="Arial"/>
                <w:szCs w:val="18"/>
              </w:rPr>
              <w:t>Agenda items 1, 2, 3, 4, 5</w:t>
            </w:r>
          </w:p>
          <w:p w14:paraId="17BBC2A6" w14:textId="77777777" w:rsidR="00F52F4A" w:rsidRPr="00F52F4A" w:rsidRDefault="00F52F4A" w:rsidP="00F52F4A">
            <w:pPr>
              <w:widowControl w:val="0"/>
              <w:wordWrap w:val="0"/>
              <w:overflowPunct/>
              <w:adjustRightInd/>
              <w:spacing w:after="6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IoT-NTN (30)</w:t>
            </w:r>
          </w:p>
          <w:p w14:paraId="1927132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Maintenance</w:t>
            </w:r>
          </w:p>
          <w:p w14:paraId="0B177A0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8.8 other (7-24GHz, TEI leftover)</w:t>
            </w:r>
          </w:p>
          <w:p w14:paraId="1EB0CF09" w14:textId="77777777" w:rsidR="00F52F4A" w:rsidRPr="00F52F4A" w:rsidRDefault="00F52F4A" w:rsidP="00F52F4A">
            <w:pPr>
              <w:widowControl w:val="0"/>
              <w:wordWrap w:val="0"/>
              <w:overflowPunct/>
              <w:adjustRightInd/>
              <w:spacing w:after="60"/>
              <w:textAlignment w:val="auto"/>
              <w:rPr>
                <w:rFonts w:ascii="Arial Narrow" w:eastAsia="DengXian" w:hAnsi="Arial Narrow" w:cs="Arial"/>
                <w:szCs w:val="18"/>
                <w:lang w:val="fr-FR" w:eastAsia="zh-CN"/>
              </w:rPr>
            </w:pPr>
            <w:r w:rsidRPr="00F52F4A">
              <w:rPr>
                <w:rFonts w:ascii="Arial Narrow" w:eastAsia="DengXian" w:hAnsi="Arial Narrow" w:cs="Arial" w:hint="eastAsia"/>
                <w:sz w:val="16"/>
                <w:szCs w:val="15"/>
                <w:lang w:val="fr-FR" w:eastAsia="zh-CN"/>
              </w:rPr>
              <w:t>. 8.3 SBFD</w:t>
            </w:r>
          </w:p>
        </w:tc>
        <w:tc>
          <w:tcPr>
            <w:tcW w:w="352" w:type="pct"/>
            <w:tcBorders>
              <w:top w:val="single" w:sz="12" w:space="0" w:color="auto"/>
              <w:left w:val="single" w:sz="12" w:space="0" w:color="auto"/>
              <w:bottom w:val="single" w:sz="12" w:space="0" w:color="auto"/>
            </w:tcBorders>
            <w:shd w:val="clear" w:color="auto" w:fill="FFFFFF"/>
            <w:vAlign w:val="center"/>
          </w:tcPr>
          <w:p w14:paraId="00034F1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19FE998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Frame structure (30)</w:t>
            </w:r>
          </w:p>
          <w:p w14:paraId="5755686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Waveform (40)</w:t>
            </w:r>
          </w:p>
          <w:p w14:paraId="0293F9B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Modulation (50)</w:t>
            </w:r>
          </w:p>
        </w:tc>
        <w:tc>
          <w:tcPr>
            <w:tcW w:w="323" w:type="pct"/>
            <w:tcBorders>
              <w:top w:val="single" w:sz="12" w:space="0" w:color="auto"/>
              <w:bottom w:val="single" w:sz="12" w:space="0" w:color="auto"/>
            </w:tcBorders>
            <w:shd w:val="clear" w:color="auto" w:fill="D9D9D9"/>
            <w:vAlign w:val="center"/>
          </w:tcPr>
          <w:p w14:paraId="01E00162"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09A1B18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 xml:space="preserve">AI 8 </w:t>
            </w:r>
            <w:r w:rsidRPr="00F52F4A">
              <w:rPr>
                <w:rFonts w:ascii="Arial Narrow" w:eastAsia="Malgun Gothic" w:hAnsi="Arial Narrow" w:cs="Arial"/>
                <w:sz w:val="16"/>
                <w:szCs w:val="15"/>
                <w:lang w:val="fr-FR"/>
              </w:rPr>
              <w:t>(</w:t>
            </w:r>
            <w:r w:rsidRPr="00F52F4A">
              <w:rPr>
                <w:rFonts w:ascii="Arial Narrow" w:eastAsia="DengXian" w:hAnsi="Arial Narrow" w:cs="Arial" w:hint="eastAsia"/>
                <w:sz w:val="16"/>
                <w:szCs w:val="15"/>
                <w:lang w:val="fr-FR" w:eastAsia="zh-CN"/>
              </w:rPr>
              <w:t>12</w:t>
            </w:r>
            <w:r w:rsidRPr="00F52F4A">
              <w:rPr>
                <w:rFonts w:ascii="Arial Narrow" w:eastAsia="DengXian" w:hAnsi="Arial Narrow" w:cs="Arial"/>
                <w:sz w:val="16"/>
                <w:szCs w:val="15"/>
                <w:lang w:val="fr-FR" w:eastAsia="zh-CN"/>
              </w:rPr>
              <w:t>0</w:t>
            </w:r>
            <w:r w:rsidRPr="00F52F4A">
              <w:rPr>
                <w:rFonts w:ascii="Arial Narrow" w:eastAsia="Malgun Gothic" w:hAnsi="Arial Narrow" w:cs="Arial"/>
                <w:sz w:val="16"/>
                <w:szCs w:val="15"/>
                <w:lang w:val="fr-FR"/>
              </w:rPr>
              <w:t>)</w:t>
            </w:r>
          </w:p>
          <w:p w14:paraId="1B25010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AI 8 (120)</w:t>
            </w:r>
          </w:p>
          <w:p w14:paraId="75A52C1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AI/ML (60)</w:t>
            </w:r>
          </w:p>
          <w:p w14:paraId="5C99987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NES (30)</w:t>
            </w:r>
          </w:p>
          <w:p w14:paraId="0B7A0D7B"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MIMO (30)</w:t>
            </w:r>
          </w:p>
        </w:tc>
        <w:tc>
          <w:tcPr>
            <w:tcW w:w="323" w:type="pct"/>
            <w:tcBorders>
              <w:top w:val="single" w:sz="12" w:space="0" w:color="auto"/>
              <w:bottom w:val="single" w:sz="12" w:space="0" w:color="auto"/>
              <w:right w:val="single" w:sz="12" w:space="0" w:color="auto"/>
            </w:tcBorders>
            <w:shd w:val="clear" w:color="auto" w:fill="FFD966"/>
            <w:vAlign w:val="center"/>
          </w:tcPr>
          <w:p w14:paraId="6463E6C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9</w:t>
            </w:r>
            <w:r w:rsidRPr="00F52F4A">
              <w:rPr>
                <w:rFonts w:ascii="Arial Narrow" w:eastAsia="Malgun Gothic" w:hAnsi="Arial Narrow" w:cs="Arial"/>
                <w:color w:val="FF0000"/>
                <w:sz w:val="16"/>
                <w:szCs w:val="15"/>
              </w:rPr>
              <w:t>UE features (120)</w:t>
            </w:r>
          </w:p>
          <w:p w14:paraId="6799118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MCE(30)</w:t>
            </w:r>
          </w:p>
          <w:p w14:paraId="7642021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NTN(50)</w:t>
            </w:r>
          </w:p>
          <w:p w14:paraId="5D581AD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color w:val="FF0000"/>
                <w:sz w:val="16"/>
                <w:szCs w:val="15"/>
                <w:lang w:eastAsia="zh-CN"/>
              </w:rPr>
              <w:t>AI/ML(40)</w:t>
            </w:r>
          </w:p>
        </w:tc>
        <w:tc>
          <w:tcPr>
            <w:tcW w:w="323" w:type="pct"/>
            <w:tcBorders>
              <w:top w:val="single" w:sz="12" w:space="0" w:color="auto"/>
              <w:left w:val="single" w:sz="12" w:space="0" w:color="auto"/>
              <w:bottom w:val="single" w:sz="12" w:space="0" w:color="auto"/>
            </w:tcBorders>
            <w:shd w:val="clear" w:color="auto" w:fill="FFFFFF"/>
            <w:vAlign w:val="center"/>
          </w:tcPr>
          <w:p w14:paraId="180A207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R20 6GR</w:t>
            </w:r>
          </w:p>
          <w:p w14:paraId="578B585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AI/ML (40)</w:t>
            </w:r>
          </w:p>
          <w:p w14:paraId="17C8811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020CD20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Channel Coding (80)</w:t>
            </w:r>
          </w:p>
        </w:tc>
        <w:tc>
          <w:tcPr>
            <w:tcW w:w="277" w:type="pct"/>
            <w:tcBorders>
              <w:top w:val="single" w:sz="12" w:space="0" w:color="auto"/>
              <w:bottom w:val="single" w:sz="12" w:space="0" w:color="auto"/>
            </w:tcBorders>
            <w:shd w:val="clear" w:color="auto" w:fill="D9D9D9"/>
            <w:vAlign w:val="center"/>
          </w:tcPr>
          <w:p w14:paraId="40E32B3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65FEC04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7923D4C2"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NR-</w:t>
            </w:r>
            <w:r w:rsidRPr="00F52F4A">
              <w:rPr>
                <w:rFonts w:ascii="Arial Narrow" w:eastAsia="DengXian" w:hAnsi="Arial Narrow" w:cs="Arial" w:hint="eastAsia"/>
                <w:sz w:val="16"/>
                <w:szCs w:val="15"/>
                <w:lang w:val="fr-FR" w:eastAsia="zh-CN"/>
              </w:rPr>
              <w:t>NTN (60)</w:t>
            </w:r>
          </w:p>
          <w:p w14:paraId="6EA61CA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highlight w:val="green"/>
                <w:lang w:val="fr-FR" w:eastAsia="zh-CN"/>
              </w:rPr>
            </w:pPr>
          </w:p>
          <w:p w14:paraId="75A6D89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AI 8 (60)</w:t>
            </w:r>
          </w:p>
          <w:p w14:paraId="1CD0C8B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tc>
        <w:tc>
          <w:tcPr>
            <w:tcW w:w="357" w:type="pct"/>
            <w:tcBorders>
              <w:top w:val="single" w:sz="12" w:space="0" w:color="auto"/>
              <w:bottom w:val="single" w:sz="12" w:space="0" w:color="auto"/>
              <w:right w:val="single" w:sz="12" w:space="0" w:color="auto"/>
            </w:tcBorders>
            <w:shd w:val="clear" w:color="auto" w:fill="FFD966"/>
            <w:vAlign w:val="center"/>
          </w:tcPr>
          <w:p w14:paraId="10AFF70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9</w:t>
            </w:r>
            <w:r w:rsidRPr="00F52F4A">
              <w:rPr>
                <w:rFonts w:ascii="Arial Narrow" w:eastAsia="Malgun Gothic" w:hAnsi="Arial Narrow" w:cs="Arial"/>
                <w:color w:val="FF0000"/>
                <w:sz w:val="16"/>
                <w:szCs w:val="15"/>
              </w:rPr>
              <w:t>UE features (</w:t>
            </w:r>
            <w:r w:rsidRPr="00F52F4A">
              <w:rPr>
                <w:rFonts w:ascii="Arial Narrow" w:eastAsia="DengXian" w:hAnsi="Arial Narrow" w:cs="Arial" w:hint="eastAsia"/>
                <w:color w:val="FF0000"/>
                <w:sz w:val="16"/>
                <w:szCs w:val="15"/>
                <w:lang w:eastAsia="zh-CN"/>
              </w:rPr>
              <w:t>120</w:t>
            </w:r>
            <w:r w:rsidRPr="00F52F4A">
              <w:rPr>
                <w:rFonts w:ascii="Arial Narrow" w:eastAsia="Malgun Gothic" w:hAnsi="Arial Narrow" w:cs="Arial"/>
                <w:color w:val="FF0000"/>
                <w:sz w:val="16"/>
                <w:szCs w:val="15"/>
              </w:rPr>
              <w:t>)</w:t>
            </w:r>
          </w:p>
          <w:p w14:paraId="49A5BC3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MCE(40)</w:t>
            </w:r>
          </w:p>
          <w:p w14:paraId="7633361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MIMO(40)</w:t>
            </w:r>
          </w:p>
          <w:p w14:paraId="25AE161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LTE Broadcast(10)</w:t>
            </w:r>
          </w:p>
          <w:p w14:paraId="22919FF6"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eastAsia="zh-CN"/>
              </w:rPr>
            </w:pPr>
            <w:r w:rsidRPr="00F52F4A">
              <w:rPr>
                <w:rFonts w:ascii="Arial Narrow" w:eastAsia="DengXian" w:hAnsi="Arial Narrow" w:cs="Arial" w:hint="eastAsia"/>
                <w:color w:val="FF0000"/>
                <w:sz w:val="16"/>
                <w:szCs w:val="15"/>
                <w:lang w:eastAsia="zh-CN"/>
              </w:rPr>
              <w:t>AI/ML(30</w:t>
            </w:r>
          </w:p>
        </w:tc>
        <w:tc>
          <w:tcPr>
            <w:tcW w:w="301" w:type="pct"/>
            <w:tcBorders>
              <w:top w:val="single" w:sz="12" w:space="0" w:color="auto"/>
              <w:left w:val="single" w:sz="12" w:space="0" w:color="auto"/>
              <w:bottom w:val="single" w:sz="12" w:space="0" w:color="auto"/>
            </w:tcBorders>
            <w:shd w:val="clear" w:color="auto" w:fill="FFFFFF"/>
            <w:vAlign w:val="center"/>
          </w:tcPr>
          <w:p w14:paraId="47B257A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w:t>
            </w:r>
          </w:p>
          <w:p w14:paraId="1FD9F08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 </w:t>
            </w:r>
          </w:p>
          <w:p w14:paraId="06EDF1E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Channel coding&amp;</w:t>
            </w:r>
          </w:p>
          <w:p w14:paraId="71659928" w14:textId="77777777" w:rsidR="00F52F4A" w:rsidRPr="00F52F4A" w:rsidRDefault="00F52F4A" w:rsidP="00F52F4A">
            <w:pPr>
              <w:widowControl w:val="0"/>
              <w:wordWrap w:val="0"/>
              <w:overflowPunct/>
              <w:adjustRightInd/>
              <w:spacing w:after="12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6"/>
                <w:lang w:eastAsia="zh-CN"/>
              </w:rPr>
              <w:t xml:space="preserve">Energy (120) </w:t>
            </w:r>
          </w:p>
        </w:tc>
        <w:tc>
          <w:tcPr>
            <w:tcW w:w="310" w:type="pct"/>
            <w:tcBorders>
              <w:top w:val="single" w:sz="12" w:space="0" w:color="auto"/>
              <w:bottom w:val="single" w:sz="12" w:space="0" w:color="auto"/>
            </w:tcBorders>
            <w:shd w:val="clear" w:color="auto" w:fill="D9D9D9"/>
            <w:vAlign w:val="center"/>
          </w:tcPr>
          <w:p w14:paraId="61B191DC"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lang w:val="fr-FR"/>
              </w:rPr>
            </w:pPr>
            <w:r w:rsidRPr="00F52F4A">
              <w:rPr>
                <w:rFonts w:ascii="Arial Narrow" w:eastAsia="DengXian" w:hAnsi="Arial Narrow" w:cs="Arial"/>
                <w:sz w:val="16"/>
                <w:szCs w:val="15"/>
                <w:lang w:val="fr-FR" w:eastAsia="zh-CN"/>
              </w:rPr>
              <w:t xml:space="preserve">AI 8 </w:t>
            </w:r>
            <w:r w:rsidRPr="00F52F4A">
              <w:rPr>
                <w:rFonts w:ascii="Arial Narrow" w:eastAsia="Malgun Gothic" w:hAnsi="Arial Narrow" w:cs="Arial"/>
                <w:sz w:val="16"/>
                <w:szCs w:val="15"/>
                <w:lang w:val="fr-FR"/>
              </w:rPr>
              <w:t>(</w:t>
            </w:r>
            <w:r w:rsidRPr="00F52F4A">
              <w:rPr>
                <w:rFonts w:ascii="Arial Narrow" w:eastAsia="DengXian" w:hAnsi="Arial Narrow" w:cs="Arial"/>
                <w:sz w:val="16"/>
                <w:szCs w:val="15"/>
                <w:lang w:val="fr-FR" w:eastAsia="zh-CN"/>
              </w:rPr>
              <w:t>60</w:t>
            </w:r>
            <w:r w:rsidRPr="00F52F4A">
              <w:rPr>
                <w:rFonts w:ascii="Arial Narrow" w:eastAsia="Malgun Gothic" w:hAnsi="Arial Narrow" w:cs="Arial"/>
                <w:sz w:val="16"/>
                <w:szCs w:val="15"/>
                <w:lang w:val="fr-FR"/>
              </w:rPr>
              <w:t>)</w:t>
            </w:r>
          </w:p>
          <w:p w14:paraId="7435885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44BCBFF5"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lang w:val="fr-FR"/>
              </w:rPr>
            </w:pPr>
            <w:r w:rsidRPr="00F52F4A">
              <w:rPr>
                <w:rFonts w:ascii="Arial Narrow" w:eastAsia="DengXian" w:hAnsi="Arial Narrow" w:cs="Arial" w:hint="eastAsia"/>
                <w:sz w:val="16"/>
                <w:szCs w:val="15"/>
                <w:lang w:val="fr-FR" w:eastAsia="zh-CN"/>
              </w:rPr>
              <w:t xml:space="preserve">AI 7 </w:t>
            </w:r>
            <w:r w:rsidRPr="00F52F4A">
              <w:rPr>
                <w:rFonts w:ascii="Arial Narrow" w:eastAsia="Malgun Gothic" w:hAnsi="Arial Narrow" w:cs="Arial"/>
                <w:sz w:val="16"/>
                <w:szCs w:val="15"/>
                <w:lang w:val="fr-FR"/>
              </w:rPr>
              <w:t>(</w:t>
            </w:r>
            <w:r w:rsidRPr="00F52F4A">
              <w:rPr>
                <w:rFonts w:ascii="Arial Narrow" w:eastAsia="DengXian" w:hAnsi="Arial Narrow" w:cs="Arial" w:hint="eastAsia"/>
                <w:sz w:val="16"/>
                <w:szCs w:val="15"/>
                <w:lang w:val="fr-FR" w:eastAsia="zh-CN"/>
              </w:rPr>
              <w:t>60</w:t>
            </w:r>
            <w:r w:rsidRPr="00F52F4A">
              <w:rPr>
                <w:rFonts w:ascii="Arial Narrow" w:eastAsia="Malgun Gothic" w:hAnsi="Arial Narrow" w:cs="Arial"/>
                <w:sz w:val="16"/>
                <w:szCs w:val="15"/>
                <w:lang w:val="fr-FR"/>
              </w:rPr>
              <w:t>)</w:t>
            </w:r>
          </w:p>
        </w:tc>
        <w:tc>
          <w:tcPr>
            <w:tcW w:w="313" w:type="pct"/>
            <w:tcBorders>
              <w:top w:val="single" w:sz="12" w:space="0" w:color="auto"/>
              <w:bottom w:val="single" w:sz="12" w:space="0" w:color="auto"/>
              <w:right w:val="single" w:sz="12" w:space="0" w:color="auto"/>
            </w:tcBorders>
            <w:shd w:val="clear" w:color="auto" w:fill="FFD966"/>
            <w:vAlign w:val="center"/>
          </w:tcPr>
          <w:p w14:paraId="181CFD2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9</w:t>
            </w:r>
            <w:r w:rsidRPr="00F52F4A">
              <w:rPr>
                <w:rFonts w:ascii="Arial Narrow" w:eastAsia="Malgun Gothic" w:hAnsi="Arial Narrow" w:cs="Arial"/>
                <w:color w:val="FF0000"/>
                <w:sz w:val="16"/>
                <w:szCs w:val="15"/>
              </w:rPr>
              <w:t>UE features (</w:t>
            </w:r>
            <w:r w:rsidRPr="00F52F4A">
              <w:rPr>
                <w:rFonts w:ascii="Arial Narrow" w:eastAsia="DengXian" w:hAnsi="Arial Narrow" w:cs="Arial" w:hint="eastAsia"/>
                <w:color w:val="FF0000"/>
                <w:sz w:val="16"/>
                <w:szCs w:val="15"/>
                <w:lang w:eastAsia="zh-CN"/>
              </w:rPr>
              <w:t>60</w:t>
            </w:r>
            <w:r w:rsidRPr="00F52F4A">
              <w:rPr>
                <w:rFonts w:ascii="Arial Narrow" w:eastAsia="Malgun Gothic" w:hAnsi="Arial Narrow" w:cs="Arial"/>
                <w:color w:val="FF0000"/>
                <w:sz w:val="16"/>
                <w:szCs w:val="15"/>
              </w:rPr>
              <w:t>)</w:t>
            </w:r>
          </w:p>
          <w:p w14:paraId="2B27E71B"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MCE (60)</w:t>
            </w:r>
          </w:p>
          <w:p w14:paraId="34D9C3E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p>
          <w:p w14:paraId="213D97F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hint="eastAsia"/>
                <w:sz w:val="16"/>
                <w:szCs w:val="15"/>
                <w:lang w:eastAsia="zh-CN"/>
              </w:rPr>
              <w:t>R20 Coverage (60)</w:t>
            </w:r>
          </w:p>
        </w:tc>
        <w:tc>
          <w:tcPr>
            <w:tcW w:w="287" w:type="pct"/>
            <w:tcBorders>
              <w:top w:val="single" w:sz="12" w:space="0" w:color="auto"/>
              <w:left w:val="single" w:sz="12" w:space="0" w:color="auto"/>
              <w:bottom w:val="single" w:sz="12" w:space="0" w:color="auto"/>
            </w:tcBorders>
            <w:vAlign w:val="center"/>
          </w:tcPr>
          <w:p w14:paraId="52FB9BC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w:t>
            </w:r>
          </w:p>
          <w:p w14:paraId="1994BC60"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energy (40)</w:t>
            </w:r>
          </w:p>
          <w:p w14:paraId="7A0B6B7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23279897"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DengXian" w:hAnsi="Arial Narrow" w:cs="Arial" w:hint="eastAsia"/>
                <w:sz w:val="16"/>
                <w:szCs w:val="15"/>
                <w:lang w:eastAsia="zh-CN"/>
              </w:rPr>
              <w:t>Evaluation (80)</w:t>
            </w:r>
          </w:p>
        </w:tc>
        <w:tc>
          <w:tcPr>
            <w:tcW w:w="332" w:type="pct"/>
            <w:tcBorders>
              <w:top w:val="single" w:sz="12" w:space="0" w:color="auto"/>
              <w:bottom w:val="single" w:sz="12" w:space="0" w:color="auto"/>
            </w:tcBorders>
            <w:shd w:val="clear" w:color="auto" w:fill="D9D9D9"/>
            <w:vAlign w:val="center"/>
          </w:tcPr>
          <w:p w14:paraId="4115AE3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r w:rsidRPr="00F52F4A">
              <w:rPr>
                <w:rFonts w:ascii="Arial Narrow" w:eastAsia="Malgun Gothic" w:hAnsi="Arial Narrow" w:cs="Arial"/>
                <w:sz w:val="16"/>
                <w:szCs w:val="15"/>
                <w:lang w:val="fr-FR"/>
              </w:rPr>
              <w:t>AI/ML (</w:t>
            </w:r>
            <w:r w:rsidRPr="00F52F4A">
              <w:rPr>
                <w:rFonts w:ascii="Arial Narrow" w:eastAsia="DengXian" w:hAnsi="Arial Narrow" w:cs="Arial" w:hint="eastAsia"/>
                <w:sz w:val="16"/>
                <w:szCs w:val="15"/>
                <w:lang w:val="fr-FR" w:eastAsia="zh-CN"/>
              </w:rPr>
              <w:t>60</w:t>
            </w:r>
            <w:r w:rsidRPr="00F52F4A">
              <w:rPr>
                <w:rFonts w:ascii="Arial Narrow" w:eastAsia="Malgun Gothic" w:hAnsi="Arial Narrow" w:cs="Arial"/>
                <w:sz w:val="16"/>
                <w:szCs w:val="15"/>
                <w:lang w:val="fr-FR"/>
              </w:rPr>
              <w:t>)</w:t>
            </w:r>
          </w:p>
          <w:p w14:paraId="77C8B01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69187331"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DengXian" w:hAnsi="Arial Narrow" w:cs="Arial" w:hint="eastAsia"/>
                <w:sz w:val="16"/>
                <w:szCs w:val="15"/>
                <w:lang w:val="fr-FR" w:eastAsia="zh-CN"/>
              </w:rPr>
              <w:t>AI 6&amp;7 (60)</w:t>
            </w:r>
          </w:p>
        </w:tc>
        <w:tc>
          <w:tcPr>
            <w:tcW w:w="384" w:type="pct"/>
            <w:tcBorders>
              <w:top w:val="single" w:sz="12" w:space="0" w:color="auto"/>
              <w:bottom w:val="single" w:sz="12" w:space="0" w:color="auto"/>
              <w:right w:val="single" w:sz="12" w:space="0" w:color="auto"/>
            </w:tcBorders>
            <w:shd w:val="clear" w:color="auto" w:fill="FFD966"/>
            <w:vAlign w:val="center"/>
          </w:tcPr>
          <w:p w14:paraId="6A07FCF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Malgun Gothic" w:hAnsi="Arial Narrow" w:cs="Arial"/>
                <w:sz w:val="16"/>
                <w:szCs w:val="15"/>
              </w:rPr>
              <w:t>R</w:t>
            </w:r>
            <w:r w:rsidRPr="00F52F4A">
              <w:rPr>
                <w:rFonts w:ascii="Arial Narrow" w:eastAsia="Malgun Gothic" w:hAnsi="Arial Narrow" w:cs="Arial" w:hint="eastAsia"/>
                <w:sz w:val="16"/>
                <w:szCs w:val="15"/>
              </w:rPr>
              <w:t>20</w:t>
            </w:r>
            <w:r w:rsidRPr="00F52F4A">
              <w:rPr>
                <w:rFonts w:ascii="Arial Narrow" w:eastAsia="DengXian" w:hAnsi="Arial Narrow" w:cs="Arial" w:hint="eastAsia"/>
                <w:sz w:val="16"/>
                <w:szCs w:val="15"/>
                <w:lang w:eastAsia="zh-CN"/>
              </w:rPr>
              <w:t xml:space="preserve"> </w:t>
            </w:r>
            <w:r w:rsidRPr="00F52F4A">
              <w:rPr>
                <w:rFonts w:ascii="Arial Narrow" w:eastAsia="Malgun Gothic" w:hAnsi="Arial Narrow" w:cs="Arial"/>
                <w:sz w:val="16"/>
                <w:szCs w:val="15"/>
              </w:rPr>
              <w:t>A-IoT</w:t>
            </w:r>
            <w:r w:rsidRPr="00F52F4A">
              <w:rPr>
                <w:rFonts w:ascii="Arial Narrow" w:eastAsia="DengXian" w:hAnsi="Arial Narrow" w:cs="Arial" w:hint="eastAsia"/>
                <w:sz w:val="16"/>
                <w:szCs w:val="15"/>
                <w:lang w:eastAsia="zh-CN"/>
              </w:rPr>
              <w:t xml:space="preserve"> </w:t>
            </w:r>
            <w:r w:rsidRPr="00F52F4A">
              <w:rPr>
                <w:rFonts w:ascii="Arial Narrow" w:eastAsia="Malgun Gothic" w:hAnsi="Arial Narrow" w:cs="Arial"/>
                <w:sz w:val="16"/>
                <w:szCs w:val="15"/>
              </w:rPr>
              <w:t>(</w:t>
            </w:r>
            <w:r w:rsidRPr="00F52F4A">
              <w:rPr>
                <w:rFonts w:ascii="Arial Narrow" w:eastAsia="DengXian" w:hAnsi="Arial Narrow" w:cs="Arial" w:hint="eastAsia"/>
                <w:sz w:val="16"/>
                <w:szCs w:val="15"/>
                <w:lang w:eastAsia="zh-CN"/>
              </w:rPr>
              <w:t>120)</w:t>
            </w:r>
          </w:p>
        </w:tc>
      </w:tr>
      <w:tr w:rsidR="00F52F4A" w:rsidRPr="00F52F4A" w14:paraId="010B6291" w14:textId="77777777" w:rsidTr="00F52F4A">
        <w:trPr>
          <w:trHeight w:val="283"/>
        </w:trPr>
        <w:tc>
          <w:tcPr>
            <w:tcW w:w="5000" w:type="pct"/>
            <w:gridSpan w:val="16"/>
            <w:tcBorders>
              <w:left w:val="single" w:sz="12" w:space="0" w:color="auto"/>
              <w:right w:val="single" w:sz="12" w:space="0" w:color="auto"/>
            </w:tcBorders>
            <w:shd w:val="clear" w:color="auto" w:fill="FFFFFF"/>
            <w:vAlign w:val="center"/>
          </w:tcPr>
          <w:p w14:paraId="2AF7D74D"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2"/>
              </w:rPr>
            </w:pPr>
            <w:r w:rsidRPr="00F52F4A">
              <w:rPr>
                <w:rFonts w:ascii="Arial" w:eastAsia="Malgun Gothic" w:hAnsi="Arial" w:cs="Arial"/>
                <w:b/>
                <w:sz w:val="22"/>
              </w:rPr>
              <w:t>Morning coffee break: 10:30 ~ 11:00</w:t>
            </w:r>
          </w:p>
        </w:tc>
      </w:tr>
      <w:tr w:rsidR="00F52F4A" w:rsidRPr="00F52F4A" w14:paraId="1472D953" w14:textId="77777777" w:rsidTr="00F52F4A">
        <w:trPr>
          <w:trHeight w:val="1871"/>
        </w:trPr>
        <w:tc>
          <w:tcPr>
            <w:tcW w:w="282" w:type="pct"/>
            <w:tcBorders>
              <w:top w:val="single" w:sz="12" w:space="0" w:color="auto"/>
              <w:left w:val="single" w:sz="12" w:space="0" w:color="auto"/>
              <w:bottom w:val="single" w:sz="12" w:space="0" w:color="auto"/>
              <w:right w:val="single" w:sz="12" w:space="0" w:color="auto"/>
            </w:tcBorders>
            <w:shd w:val="clear" w:color="auto" w:fill="FFFFFF"/>
            <w:vAlign w:val="center"/>
          </w:tcPr>
          <w:p w14:paraId="2CD113FE"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11:00</w:t>
            </w:r>
          </w:p>
          <w:p w14:paraId="6BF8BD68"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w:t>
            </w:r>
          </w:p>
          <w:p w14:paraId="408724B9"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13:00</w:t>
            </w:r>
          </w:p>
          <w:p w14:paraId="1B9898AA"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18"/>
              </w:rPr>
            </w:pPr>
          </w:p>
          <w:p w14:paraId="482561DD"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sz w:val="16"/>
              </w:rPr>
              <w:t>(120 min)</w:t>
            </w:r>
          </w:p>
        </w:tc>
        <w:tc>
          <w:tcPr>
            <w:tcW w:w="837"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5D28264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w:t>
            </w:r>
            <w:r w:rsidRPr="00F52F4A">
              <w:rPr>
                <w:rFonts w:ascii="Arial Narrow" w:eastAsia="DengXian" w:hAnsi="Arial Narrow" w:cs="Arial"/>
                <w:sz w:val="16"/>
                <w:szCs w:val="15"/>
                <w:lang w:eastAsia="zh-CN"/>
              </w:rPr>
              <w:t xml:space="preserve"> 8 (</w:t>
            </w:r>
            <w:r w:rsidRPr="00F52F4A">
              <w:rPr>
                <w:rFonts w:ascii="Arial Narrow" w:eastAsia="DengXian" w:hAnsi="Arial Narrow" w:cs="Arial" w:hint="eastAsia"/>
                <w:sz w:val="16"/>
                <w:szCs w:val="15"/>
                <w:lang w:eastAsia="zh-CN"/>
              </w:rPr>
              <w:t>120</w:t>
            </w:r>
            <w:r w:rsidRPr="00F52F4A">
              <w:rPr>
                <w:rFonts w:ascii="Arial Narrow" w:eastAsia="DengXian" w:hAnsi="Arial Narrow" w:cs="Arial"/>
                <w:sz w:val="16"/>
                <w:szCs w:val="15"/>
                <w:lang w:eastAsia="zh-CN"/>
              </w:rPr>
              <w:t>)</w:t>
            </w:r>
          </w:p>
          <w:p w14:paraId="6851B7E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8.3 SBFD</w:t>
            </w:r>
          </w:p>
          <w:p w14:paraId="2208FCA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8.6 LP-WUS</w:t>
            </w:r>
          </w:p>
          <w:p w14:paraId="4DD13D1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8.8 other (LTM, MC&amp;LB-CA)</w:t>
            </w:r>
          </w:p>
        </w:tc>
        <w:tc>
          <w:tcPr>
            <w:tcW w:w="352" w:type="pct"/>
            <w:tcBorders>
              <w:top w:val="single" w:sz="12" w:space="0" w:color="auto"/>
              <w:left w:val="single" w:sz="12" w:space="0" w:color="auto"/>
              <w:bottom w:val="single" w:sz="12" w:space="0" w:color="auto"/>
            </w:tcBorders>
            <w:shd w:val="clear" w:color="auto" w:fill="FFFFFF"/>
            <w:vAlign w:val="center"/>
          </w:tcPr>
          <w:p w14:paraId="6F20FAC2"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6GR </w:t>
            </w:r>
          </w:p>
          <w:p w14:paraId="5F40E42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AI/ML (40)</w:t>
            </w:r>
          </w:p>
          <w:p w14:paraId="577D99C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0881AA4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Channel coding (80)</w:t>
            </w:r>
          </w:p>
        </w:tc>
        <w:tc>
          <w:tcPr>
            <w:tcW w:w="323" w:type="pct"/>
            <w:tcBorders>
              <w:top w:val="single" w:sz="12" w:space="0" w:color="auto"/>
              <w:bottom w:val="single" w:sz="12" w:space="0" w:color="auto"/>
            </w:tcBorders>
            <w:shd w:val="clear" w:color="auto" w:fill="D9D9D9"/>
            <w:vAlign w:val="center"/>
          </w:tcPr>
          <w:p w14:paraId="716D719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 xml:space="preserve">9 </w:t>
            </w:r>
            <w:r w:rsidRPr="00F52F4A">
              <w:rPr>
                <w:rFonts w:ascii="Arial Narrow" w:eastAsia="Malgun Gothic" w:hAnsi="Arial Narrow" w:cs="Arial"/>
                <w:color w:val="FF0000"/>
                <w:sz w:val="16"/>
                <w:szCs w:val="15"/>
              </w:rPr>
              <w:t>UE features (</w:t>
            </w:r>
            <w:r w:rsidRPr="00F52F4A">
              <w:rPr>
                <w:rFonts w:ascii="Arial Narrow" w:eastAsia="DengXian" w:hAnsi="Arial Narrow" w:cs="Arial" w:hint="eastAsia"/>
                <w:color w:val="FF0000"/>
                <w:sz w:val="16"/>
                <w:szCs w:val="15"/>
                <w:lang w:eastAsia="zh-CN"/>
              </w:rPr>
              <w:t>12</w:t>
            </w:r>
            <w:r w:rsidRPr="00F52F4A">
              <w:rPr>
                <w:rFonts w:ascii="Arial Narrow" w:eastAsia="Malgun Gothic" w:hAnsi="Arial Narrow" w:cs="Arial"/>
                <w:color w:val="FF0000"/>
                <w:sz w:val="16"/>
                <w:szCs w:val="15"/>
              </w:rPr>
              <w:t>0)</w:t>
            </w:r>
          </w:p>
          <w:p w14:paraId="0EAB1F2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Mobility/R19 TEI (45)</w:t>
            </w:r>
          </w:p>
          <w:p w14:paraId="55D79DB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color w:val="FF0000"/>
                <w:sz w:val="16"/>
                <w:szCs w:val="15"/>
                <w:lang w:eastAsia="zh-CN"/>
              </w:rPr>
              <w:t>AI/ML(75)</w:t>
            </w:r>
          </w:p>
        </w:tc>
        <w:tc>
          <w:tcPr>
            <w:tcW w:w="323" w:type="pct"/>
            <w:tcBorders>
              <w:top w:val="single" w:sz="12" w:space="0" w:color="auto"/>
              <w:bottom w:val="single" w:sz="12" w:space="0" w:color="auto"/>
              <w:right w:val="single" w:sz="12" w:space="0" w:color="auto"/>
            </w:tcBorders>
            <w:shd w:val="clear" w:color="auto" w:fill="FFD966"/>
            <w:vAlign w:val="center"/>
          </w:tcPr>
          <w:p w14:paraId="4BCB7C28"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A-IoT (</w:t>
            </w:r>
            <w:r w:rsidRPr="00F52F4A">
              <w:rPr>
                <w:rFonts w:ascii="Arial Narrow" w:eastAsia="DengXian" w:hAnsi="Arial Narrow" w:cs="Arial" w:hint="eastAsia"/>
                <w:sz w:val="16"/>
                <w:szCs w:val="15"/>
                <w:lang w:eastAsia="zh-CN"/>
              </w:rPr>
              <w:t>60</w:t>
            </w:r>
            <w:r w:rsidRPr="00F52F4A">
              <w:rPr>
                <w:rFonts w:ascii="Arial Narrow" w:eastAsia="Malgun Gothic" w:hAnsi="Arial Narrow" w:cs="Arial"/>
                <w:sz w:val="16"/>
                <w:szCs w:val="15"/>
              </w:rPr>
              <w:t>)</w:t>
            </w:r>
          </w:p>
          <w:p w14:paraId="5866E737"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p>
          <w:p w14:paraId="7EC11D4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val="fr-FR" w:eastAsia="zh-CN"/>
              </w:rPr>
              <w:t xml:space="preserve">AI 8 </w:t>
            </w:r>
            <w:r w:rsidRPr="00F52F4A">
              <w:rPr>
                <w:rFonts w:ascii="Arial Narrow" w:eastAsia="Malgun Gothic" w:hAnsi="Arial Narrow" w:cs="Arial"/>
                <w:sz w:val="16"/>
                <w:szCs w:val="15"/>
                <w:lang w:val="fr-FR"/>
              </w:rPr>
              <w:t>(</w:t>
            </w:r>
            <w:r w:rsidRPr="00F52F4A">
              <w:rPr>
                <w:rFonts w:ascii="Arial Narrow" w:eastAsia="DengXian" w:hAnsi="Arial Narrow" w:cs="Arial" w:hint="eastAsia"/>
                <w:sz w:val="16"/>
                <w:szCs w:val="15"/>
                <w:lang w:val="fr-FR" w:eastAsia="zh-CN"/>
              </w:rPr>
              <w:t>60</w:t>
            </w:r>
            <w:r w:rsidRPr="00F52F4A">
              <w:rPr>
                <w:rFonts w:ascii="Arial Narrow" w:eastAsia="Malgun Gothic" w:hAnsi="Arial Narrow" w:cs="Arial"/>
                <w:sz w:val="16"/>
                <w:szCs w:val="15"/>
                <w:lang w:val="fr-FR"/>
              </w:rPr>
              <w:t>)</w:t>
            </w:r>
          </w:p>
        </w:tc>
        <w:tc>
          <w:tcPr>
            <w:tcW w:w="323" w:type="pct"/>
            <w:tcBorders>
              <w:top w:val="single" w:sz="12" w:space="0" w:color="auto"/>
              <w:left w:val="single" w:sz="12" w:space="0" w:color="auto"/>
              <w:bottom w:val="single" w:sz="12" w:space="0" w:color="auto"/>
            </w:tcBorders>
            <w:shd w:val="clear" w:color="auto" w:fill="FFFFFF"/>
            <w:vAlign w:val="center"/>
          </w:tcPr>
          <w:p w14:paraId="518CB64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1E3AD13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AI/ML (50)</w:t>
            </w:r>
          </w:p>
          <w:p w14:paraId="5179D12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Waveform (40)</w:t>
            </w:r>
          </w:p>
          <w:p w14:paraId="49597D4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Frame structure (30)</w:t>
            </w:r>
          </w:p>
        </w:tc>
        <w:tc>
          <w:tcPr>
            <w:tcW w:w="277" w:type="pct"/>
            <w:tcBorders>
              <w:top w:val="single" w:sz="12" w:space="0" w:color="auto"/>
              <w:bottom w:val="single" w:sz="12" w:space="0" w:color="auto"/>
            </w:tcBorders>
            <w:shd w:val="clear" w:color="auto" w:fill="D9D9D9"/>
            <w:vAlign w:val="center"/>
          </w:tcPr>
          <w:p w14:paraId="09285B9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9</w:t>
            </w:r>
            <w:r w:rsidRPr="00F52F4A">
              <w:rPr>
                <w:rFonts w:ascii="Arial Narrow" w:eastAsia="Malgun Gothic" w:hAnsi="Arial Narrow" w:cs="Arial"/>
                <w:color w:val="FF0000"/>
                <w:sz w:val="16"/>
                <w:szCs w:val="15"/>
              </w:rPr>
              <w:t>UE features (120)</w:t>
            </w:r>
          </w:p>
          <w:p w14:paraId="6C4EBCA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 xml:space="preserve">Duplex </w:t>
            </w:r>
            <w:r w:rsidRPr="00F52F4A">
              <w:rPr>
                <w:rFonts w:ascii="Arial Narrow" w:eastAsia="DengXian" w:hAnsi="Arial Narrow" w:cs="Arial" w:hint="eastAsia"/>
                <w:color w:val="FF0000"/>
                <w:sz w:val="16"/>
                <w:szCs w:val="15"/>
                <w:lang w:eastAsia="zh-CN"/>
              </w:rPr>
              <w:t>（</w:t>
            </w:r>
            <w:r w:rsidRPr="00F52F4A">
              <w:rPr>
                <w:rFonts w:ascii="Arial Narrow" w:eastAsia="DengXian" w:hAnsi="Arial Narrow" w:cs="Arial" w:hint="eastAsia"/>
                <w:color w:val="FF0000"/>
                <w:sz w:val="16"/>
                <w:szCs w:val="15"/>
                <w:lang w:eastAsia="zh-CN"/>
              </w:rPr>
              <w:t>50</w:t>
            </w:r>
            <w:r w:rsidRPr="00F52F4A">
              <w:rPr>
                <w:rFonts w:ascii="Arial Narrow" w:eastAsia="DengXian" w:hAnsi="Arial Narrow" w:cs="Arial" w:hint="eastAsia"/>
                <w:color w:val="FF0000"/>
                <w:sz w:val="16"/>
                <w:szCs w:val="15"/>
                <w:lang w:eastAsia="zh-CN"/>
              </w:rPr>
              <w:t>）</w:t>
            </w:r>
          </w:p>
          <w:p w14:paraId="23A7EB6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r w:rsidRPr="00F52F4A">
              <w:rPr>
                <w:rFonts w:ascii="Arial Narrow" w:eastAsia="DengXian" w:hAnsi="Arial Narrow" w:cs="Arial" w:hint="eastAsia"/>
                <w:color w:val="FF0000"/>
                <w:sz w:val="16"/>
                <w:szCs w:val="15"/>
                <w:lang w:eastAsia="zh-CN"/>
              </w:rPr>
              <w:t>LP-WUS</w:t>
            </w:r>
            <w:r w:rsidRPr="00F52F4A">
              <w:rPr>
                <w:rFonts w:ascii="Arial Narrow" w:eastAsia="DengXian" w:hAnsi="Arial Narrow" w:cs="Arial" w:hint="eastAsia"/>
                <w:color w:val="FF0000"/>
                <w:sz w:val="16"/>
                <w:szCs w:val="15"/>
                <w:lang w:eastAsia="zh-CN"/>
              </w:rPr>
              <w:t>（</w:t>
            </w:r>
            <w:r w:rsidRPr="00F52F4A">
              <w:rPr>
                <w:rFonts w:ascii="Arial Narrow" w:eastAsia="DengXian" w:hAnsi="Arial Narrow" w:cs="Arial" w:hint="eastAsia"/>
                <w:color w:val="FF0000"/>
                <w:sz w:val="16"/>
                <w:szCs w:val="15"/>
                <w:lang w:eastAsia="zh-CN"/>
              </w:rPr>
              <w:t>30</w:t>
            </w:r>
            <w:r w:rsidRPr="00F52F4A">
              <w:rPr>
                <w:rFonts w:ascii="Arial Narrow" w:eastAsia="DengXian" w:hAnsi="Arial Narrow" w:cs="Arial" w:hint="eastAsia"/>
                <w:color w:val="FF0000"/>
                <w:sz w:val="16"/>
                <w:szCs w:val="15"/>
                <w:lang w:eastAsia="zh-CN"/>
              </w:rPr>
              <w:t>）</w:t>
            </w:r>
          </w:p>
          <w:p w14:paraId="7BFE596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color w:val="FF0000"/>
                <w:sz w:val="16"/>
                <w:szCs w:val="15"/>
                <w:lang w:eastAsia="zh-CN"/>
              </w:rPr>
              <w:t>NTN(40)</w:t>
            </w:r>
          </w:p>
        </w:tc>
        <w:tc>
          <w:tcPr>
            <w:tcW w:w="357" w:type="pct"/>
            <w:tcBorders>
              <w:top w:val="single" w:sz="12" w:space="0" w:color="auto"/>
              <w:bottom w:val="single" w:sz="12" w:space="0" w:color="auto"/>
              <w:right w:val="single" w:sz="12" w:space="0" w:color="auto"/>
            </w:tcBorders>
            <w:shd w:val="clear" w:color="auto" w:fill="FFD966"/>
            <w:vAlign w:val="center"/>
          </w:tcPr>
          <w:p w14:paraId="67B9C5B2"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eastAsia="zh-CN"/>
              </w:rPr>
            </w:pPr>
            <w:r w:rsidRPr="00F52F4A">
              <w:rPr>
                <w:rFonts w:ascii="Arial Narrow" w:eastAsia="DengXian" w:hAnsi="Arial Narrow" w:hint="eastAsia"/>
                <w:sz w:val="16"/>
                <w:szCs w:val="15"/>
                <w:lang w:eastAsia="zh-CN"/>
              </w:rPr>
              <w:t>AI 8 (60)</w:t>
            </w:r>
          </w:p>
          <w:p w14:paraId="5CE23DDD"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eastAsia="zh-CN"/>
              </w:rPr>
            </w:pPr>
            <w:r w:rsidRPr="00F52F4A">
              <w:rPr>
                <w:rFonts w:ascii="Arial Narrow" w:eastAsia="DengXian" w:hAnsi="Arial Narrow" w:hint="eastAsia"/>
                <w:sz w:val="16"/>
                <w:szCs w:val="15"/>
                <w:lang w:eastAsia="zh-CN"/>
              </w:rPr>
              <w:t>R19 NTN</w:t>
            </w:r>
            <w:r w:rsidRPr="00F52F4A">
              <w:rPr>
                <w:rFonts w:ascii="Arial Narrow" w:eastAsia="DengXian" w:hAnsi="Arial Narrow" w:hint="eastAsia"/>
                <w:sz w:val="16"/>
                <w:szCs w:val="15"/>
                <w:lang w:eastAsia="zh-CN"/>
              </w:rPr>
              <w:t>（</w:t>
            </w:r>
            <w:r w:rsidRPr="00F52F4A">
              <w:rPr>
                <w:rFonts w:ascii="Arial Narrow" w:eastAsia="DengXian" w:hAnsi="Arial Narrow" w:hint="eastAsia"/>
                <w:sz w:val="16"/>
                <w:szCs w:val="15"/>
                <w:lang w:eastAsia="zh-CN"/>
              </w:rPr>
              <w:t>40</w:t>
            </w:r>
            <w:r w:rsidRPr="00F52F4A">
              <w:rPr>
                <w:rFonts w:ascii="Arial Narrow" w:eastAsia="DengXian" w:hAnsi="Arial Narrow" w:hint="eastAsia"/>
                <w:sz w:val="16"/>
                <w:szCs w:val="15"/>
                <w:lang w:eastAsia="zh-CN"/>
              </w:rPr>
              <w:t>）</w:t>
            </w:r>
          </w:p>
          <w:p w14:paraId="6E6C3F51"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eastAsia="zh-CN"/>
              </w:rPr>
            </w:pPr>
            <w:r w:rsidRPr="00F52F4A">
              <w:rPr>
                <w:rFonts w:ascii="Arial Narrow" w:eastAsia="DengXian" w:hAnsi="Arial Narrow" w:hint="eastAsia"/>
                <w:sz w:val="16"/>
                <w:szCs w:val="15"/>
                <w:lang w:eastAsia="zh-CN"/>
              </w:rPr>
              <w:t xml:space="preserve">R19 A-IoT </w:t>
            </w:r>
            <w:r w:rsidRPr="00F52F4A">
              <w:rPr>
                <w:rFonts w:ascii="Arial Narrow" w:eastAsia="DengXian" w:hAnsi="Arial Narrow" w:hint="eastAsia"/>
                <w:sz w:val="16"/>
                <w:szCs w:val="15"/>
                <w:lang w:eastAsia="zh-CN"/>
              </w:rPr>
              <w:t>（</w:t>
            </w:r>
            <w:r w:rsidRPr="00F52F4A">
              <w:rPr>
                <w:rFonts w:ascii="Arial Narrow" w:eastAsia="DengXian" w:hAnsi="Arial Narrow" w:hint="eastAsia"/>
                <w:sz w:val="16"/>
                <w:szCs w:val="15"/>
                <w:lang w:eastAsia="zh-CN"/>
              </w:rPr>
              <w:t>20</w:t>
            </w:r>
            <w:r w:rsidRPr="00F52F4A">
              <w:rPr>
                <w:rFonts w:ascii="Arial Narrow" w:eastAsia="DengXian" w:hAnsi="Arial Narrow" w:hint="eastAsia"/>
                <w:sz w:val="16"/>
                <w:szCs w:val="15"/>
                <w:lang w:eastAsia="zh-CN"/>
              </w:rPr>
              <w:t>）</w:t>
            </w:r>
          </w:p>
          <w:p w14:paraId="49C6062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 xml:space="preserve">20 </w:t>
            </w:r>
            <w:r w:rsidRPr="00F52F4A">
              <w:rPr>
                <w:rFonts w:ascii="Arial Narrow" w:eastAsia="Malgun Gothic" w:hAnsi="Arial Narrow" w:cs="Arial"/>
                <w:sz w:val="16"/>
                <w:szCs w:val="15"/>
              </w:rPr>
              <w:t>A-IoT (</w:t>
            </w:r>
            <w:r w:rsidRPr="00F52F4A">
              <w:rPr>
                <w:rFonts w:ascii="Arial Narrow" w:eastAsia="DengXian" w:hAnsi="Arial Narrow" w:cs="Arial" w:hint="eastAsia"/>
                <w:sz w:val="16"/>
                <w:szCs w:val="15"/>
                <w:lang w:eastAsia="zh-CN"/>
              </w:rPr>
              <w:t>60</w:t>
            </w:r>
            <w:r w:rsidRPr="00F52F4A">
              <w:rPr>
                <w:rFonts w:ascii="Arial Narrow" w:eastAsia="Malgun Gothic" w:hAnsi="Arial Narrow" w:cs="Arial"/>
                <w:sz w:val="16"/>
                <w:szCs w:val="15"/>
              </w:rPr>
              <w:t>)</w:t>
            </w:r>
          </w:p>
        </w:tc>
        <w:tc>
          <w:tcPr>
            <w:tcW w:w="301" w:type="pct"/>
            <w:tcBorders>
              <w:top w:val="single" w:sz="12" w:space="0" w:color="auto"/>
              <w:left w:val="single" w:sz="12" w:space="0" w:color="auto"/>
              <w:bottom w:val="single" w:sz="12" w:space="0" w:color="auto"/>
            </w:tcBorders>
            <w:shd w:val="clear" w:color="auto" w:fill="FFFFFF"/>
            <w:vAlign w:val="center"/>
          </w:tcPr>
          <w:p w14:paraId="4CE7E10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R20 6GR AI/ML (40)</w:t>
            </w:r>
          </w:p>
          <w:p w14:paraId="76B002C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5968AD6B"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Frame structure (80)</w:t>
            </w:r>
          </w:p>
        </w:tc>
        <w:tc>
          <w:tcPr>
            <w:tcW w:w="310" w:type="pct"/>
            <w:tcBorders>
              <w:top w:val="single" w:sz="12" w:space="0" w:color="auto"/>
              <w:bottom w:val="single" w:sz="12" w:space="0" w:color="auto"/>
            </w:tcBorders>
            <w:shd w:val="clear" w:color="auto" w:fill="D9D9D9"/>
            <w:vAlign w:val="center"/>
          </w:tcPr>
          <w:p w14:paraId="1FD1C335"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color w:val="FF0000"/>
                <w:sz w:val="16"/>
                <w:szCs w:val="15"/>
              </w:rPr>
            </w:pPr>
            <w:r w:rsidRPr="00F52F4A">
              <w:rPr>
                <w:rFonts w:ascii="Arial Narrow" w:eastAsia="Malgun Gothic" w:hAnsi="Arial Narrow" w:cs="Arial"/>
                <w:color w:val="FF0000"/>
                <w:sz w:val="16"/>
                <w:szCs w:val="15"/>
              </w:rPr>
              <w:t>R1</w:t>
            </w:r>
            <w:r w:rsidRPr="00F52F4A">
              <w:rPr>
                <w:rFonts w:ascii="Arial Narrow" w:eastAsia="DengXian" w:hAnsi="Arial Narrow" w:cs="Arial" w:hint="eastAsia"/>
                <w:color w:val="FF0000"/>
                <w:sz w:val="16"/>
                <w:szCs w:val="15"/>
                <w:lang w:eastAsia="zh-CN"/>
              </w:rPr>
              <w:t>9</w:t>
            </w:r>
            <w:r w:rsidRPr="00F52F4A">
              <w:rPr>
                <w:rFonts w:ascii="Arial Narrow" w:eastAsia="Malgun Gothic" w:hAnsi="Arial Narrow" w:cs="Arial"/>
                <w:color w:val="FF0000"/>
                <w:sz w:val="16"/>
                <w:szCs w:val="15"/>
              </w:rPr>
              <w:t xml:space="preserve"> UE features (120)</w:t>
            </w:r>
          </w:p>
          <w:p w14:paraId="4D3A79DB"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NR-NTN (60)</w:t>
            </w:r>
          </w:p>
          <w:p w14:paraId="5761A9D6"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Duplex(15)</w:t>
            </w:r>
          </w:p>
          <w:p w14:paraId="58BD6A6E"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MIMO (45)</w:t>
            </w:r>
          </w:p>
          <w:p w14:paraId="75A8E92E"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p>
        </w:tc>
        <w:tc>
          <w:tcPr>
            <w:tcW w:w="313" w:type="pct"/>
            <w:tcBorders>
              <w:top w:val="single" w:sz="12" w:space="0" w:color="auto"/>
              <w:bottom w:val="single" w:sz="12" w:space="0" w:color="auto"/>
              <w:right w:val="single" w:sz="12" w:space="0" w:color="auto"/>
            </w:tcBorders>
            <w:shd w:val="clear" w:color="auto" w:fill="FFD966"/>
            <w:vAlign w:val="center"/>
          </w:tcPr>
          <w:p w14:paraId="6C06872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A-IoT (1</w:t>
            </w:r>
            <w:r w:rsidRPr="00F52F4A">
              <w:rPr>
                <w:rFonts w:ascii="Arial Narrow" w:eastAsia="DengXian" w:hAnsi="Arial Narrow" w:cs="Arial" w:hint="eastAsia"/>
                <w:sz w:val="16"/>
                <w:szCs w:val="15"/>
                <w:lang w:eastAsia="zh-CN"/>
              </w:rPr>
              <w:t>2</w:t>
            </w:r>
            <w:r w:rsidRPr="00F52F4A">
              <w:rPr>
                <w:rFonts w:ascii="Arial Narrow" w:eastAsia="Malgun Gothic" w:hAnsi="Arial Narrow" w:cs="Arial"/>
                <w:sz w:val="16"/>
                <w:szCs w:val="15"/>
              </w:rPr>
              <w:t>0)</w:t>
            </w:r>
          </w:p>
        </w:tc>
        <w:tc>
          <w:tcPr>
            <w:tcW w:w="1002" w:type="pct"/>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517B4C9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NTN LS</w:t>
            </w:r>
          </w:p>
          <w:p w14:paraId="0237097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 Sweep</w:t>
            </w:r>
          </w:p>
        </w:tc>
      </w:tr>
      <w:tr w:rsidR="00F52F4A" w:rsidRPr="00F52F4A" w14:paraId="6D83E50A" w14:textId="77777777" w:rsidTr="00F52F4A">
        <w:trPr>
          <w:trHeight w:val="283"/>
        </w:trPr>
        <w:tc>
          <w:tcPr>
            <w:tcW w:w="5000" w:type="pct"/>
            <w:gridSpan w:val="16"/>
            <w:tcBorders>
              <w:left w:val="single" w:sz="12" w:space="0" w:color="auto"/>
              <w:right w:val="single" w:sz="12" w:space="0" w:color="auto"/>
            </w:tcBorders>
            <w:shd w:val="clear" w:color="auto" w:fill="FFFFFF"/>
            <w:vAlign w:val="center"/>
          </w:tcPr>
          <w:p w14:paraId="1507F663"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sz w:val="22"/>
              </w:rPr>
            </w:pPr>
            <w:r w:rsidRPr="00F52F4A">
              <w:rPr>
                <w:rFonts w:ascii="Arial" w:eastAsia="Malgun Gothic" w:hAnsi="Arial" w:cs="Arial"/>
                <w:b/>
                <w:sz w:val="22"/>
              </w:rPr>
              <w:t>Lunch break: 13:00 ~ 14:30</w:t>
            </w:r>
          </w:p>
        </w:tc>
      </w:tr>
      <w:tr w:rsidR="00F52F4A" w:rsidRPr="00F52F4A" w14:paraId="3D2DA6B0" w14:textId="77777777" w:rsidTr="00F52F4A">
        <w:trPr>
          <w:trHeight w:val="1902"/>
        </w:trPr>
        <w:tc>
          <w:tcPr>
            <w:tcW w:w="282" w:type="pct"/>
            <w:tcBorders>
              <w:top w:val="single" w:sz="12" w:space="0" w:color="auto"/>
              <w:left w:val="single" w:sz="12" w:space="0" w:color="auto"/>
              <w:bottom w:val="single" w:sz="12" w:space="0" w:color="auto"/>
              <w:right w:val="single" w:sz="12" w:space="0" w:color="auto"/>
            </w:tcBorders>
            <w:shd w:val="clear" w:color="auto" w:fill="FFFFFF"/>
            <w:vAlign w:val="center"/>
          </w:tcPr>
          <w:p w14:paraId="77F6AFDC"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lastRenderedPageBreak/>
              <w:t>14:30</w:t>
            </w:r>
          </w:p>
          <w:p w14:paraId="4DC5753F"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w:t>
            </w:r>
          </w:p>
          <w:p w14:paraId="2B2FC223"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16:30</w:t>
            </w:r>
          </w:p>
          <w:p w14:paraId="623780CB"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18"/>
              </w:rPr>
            </w:pPr>
          </w:p>
          <w:p w14:paraId="0654E1E9"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sz w:val="16"/>
              </w:rPr>
              <w:t>(120 min)</w:t>
            </w:r>
          </w:p>
        </w:tc>
        <w:tc>
          <w:tcPr>
            <w:tcW w:w="267" w:type="pct"/>
            <w:tcBorders>
              <w:top w:val="single" w:sz="12" w:space="0" w:color="auto"/>
              <w:left w:val="single" w:sz="12" w:space="0" w:color="auto"/>
              <w:bottom w:val="single" w:sz="12" w:space="0" w:color="auto"/>
            </w:tcBorders>
            <w:shd w:val="clear" w:color="auto" w:fill="FFFFFF"/>
            <w:vAlign w:val="center"/>
          </w:tcPr>
          <w:p w14:paraId="016B6C48" w14:textId="77777777" w:rsidR="00F52F4A" w:rsidRPr="00F52F4A" w:rsidRDefault="00F52F4A" w:rsidP="00F52F4A">
            <w:pPr>
              <w:widowControl w:val="0"/>
              <w:wordWrap w:val="0"/>
              <w:overflowPunct/>
              <w:adjustRightInd/>
              <w:spacing w:after="0"/>
              <w:ind w:left="160" w:hangingChars="100" w:hanging="16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w:t>
            </w:r>
          </w:p>
          <w:p w14:paraId="1125C852" w14:textId="77777777" w:rsidR="00F52F4A" w:rsidRPr="00F52F4A" w:rsidRDefault="00F52F4A" w:rsidP="00F52F4A">
            <w:pPr>
              <w:widowControl w:val="0"/>
              <w:wordWrap w:val="0"/>
              <w:overflowPunct/>
              <w:adjustRightInd/>
              <w:spacing w:after="0"/>
              <w:ind w:left="160" w:hangingChars="100" w:hanging="16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Overall (60)</w:t>
            </w:r>
          </w:p>
          <w:p w14:paraId="7182B42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Evaluations (60)</w:t>
            </w:r>
          </w:p>
        </w:tc>
        <w:tc>
          <w:tcPr>
            <w:tcW w:w="291" w:type="pct"/>
            <w:tcBorders>
              <w:top w:val="single" w:sz="12" w:space="0" w:color="auto"/>
              <w:bottom w:val="single" w:sz="12" w:space="0" w:color="auto"/>
            </w:tcBorders>
            <w:shd w:val="clear" w:color="auto" w:fill="D9D9D9"/>
            <w:vAlign w:val="center"/>
          </w:tcPr>
          <w:p w14:paraId="3E47052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AI 8 (120)</w:t>
            </w:r>
          </w:p>
        </w:tc>
        <w:tc>
          <w:tcPr>
            <w:tcW w:w="280" w:type="pct"/>
            <w:tcBorders>
              <w:top w:val="single" w:sz="12" w:space="0" w:color="auto"/>
              <w:bottom w:val="single" w:sz="12" w:space="0" w:color="auto"/>
              <w:right w:val="single" w:sz="12" w:space="0" w:color="auto"/>
            </w:tcBorders>
            <w:shd w:val="clear" w:color="auto" w:fill="FFD966"/>
            <w:vAlign w:val="center"/>
          </w:tcPr>
          <w:p w14:paraId="459D0FC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R20 Coverage (60)</w:t>
            </w:r>
          </w:p>
          <w:p w14:paraId="3572BC4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0DAEB79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 8 (60)</w:t>
            </w:r>
          </w:p>
        </w:tc>
        <w:tc>
          <w:tcPr>
            <w:tcW w:w="352" w:type="pct"/>
            <w:tcBorders>
              <w:top w:val="single" w:sz="12" w:space="0" w:color="auto"/>
              <w:left w:val="single" w:sz="12" w:space="0" w:color="auto"/>
              <w:bottom w:val="single" w:sz="12" w:space="0" w:color="auto"/>
            </w:tcBorders>
            <w:shd w:val="clear" w:color="auto" w:fill="FFFFFF"/>
            <w:vAlign w:val="center"/>
          </w:tcPr>
          <w:p w14:paraId="02C682C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14942BD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AI/ML (60)</w:t>
            </w:r>
          </w:p>
          <w:p w14:paraId="1361BFC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28061CE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Overall (60)</w:t>
            </w:r>
          </w:p>
        </w:tc>
        <w:tc>
          <w:tcPr>
            <w:tcW w:w="323" w:type="pct"/>
            <w:tcBorders>
              <w:top w:val="single" w:sz="12" w:space="0" w:color="auto"/>
              <w:bottom w:val="single" w:sz="12" w:space="0" w:color="auto"/>
            </w:tcBorders>
            <w:shd w:val="clear" w:color="auto" w:fill="D9D9D9"/>
            <w:vAlign w:val="center"/>
          </w:tcPr>
          <w:p w14:paraId="0D8F1F2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46AA400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MIMO (60)</w:t>
            </w:r>
          </w:p>
          <w:p w14:paraId="0C6837B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152E777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NR-</w:t>
            </w:r>
            <w:r w:rsidRPr="00F52F4A">
              <w:rPr>
                <w:rFonts w:ascii="Arial Narrow" w:eastAsia="DengXian" w:hAnsi="Arial Narrow" w:cs="Arial" w:hint="eastAsia"/>
                <w:sz w:val="16"/>
                <w:szCs w:val="15"/>
                <w:lang w:val="fr-FR" w:eastAsia="zh-CN"/>
              </w:rPr>
              <w:t>NTN (60)</w:t>
            </w:r>
          </w:p>
          <w:p w14:paraId="32AAFAF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tc>
        <w:tc>
          <w:tcPr>
            <w:tcW w:w="323" w:type="pct"/>
            <w:tcBorders>
              <w:top w:val="single" w:sz="12" w:space="0" w:color="auto"/>
              <w:bottom w:val="single" w:sz="12" w:space="0" w:color="auto"/>
              <w:right w:val="single" w:sz="12" w:space="0" w:color="auto"/>
            </w:tcBorders>
            <w:shd w:val="clear" w:color="auto" w:fill="FFD966"/>
            <w:vAlign w:val="center"/>
          </w:tcPr>
          <w:p w14:paraId="646A6F3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p>
          <w:p w14:paraId="623914C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ISAC (60)</w:t>
            </w:r>
          </w:p>
          <w:p w14:paraId="42DFE06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w:t>
            </w:r>
          </w:p>
          <w:p w14:paraId="21B19B47" w14:textId="77777777" w:rsidR="00F52F4A" w:rsidRPr="00F52F4A" w:rsidRDefault="00F52F4A" w:rsidP="00F52F4A">
            <w:pPr>
              <w:widowControl w:val="0"/>
              <w:wordWrap w:val="0"/>
              <w:overflowPunct/>
              <w:adjustRightInd/>
              <w:spacing w:after="0"/>
              <w:textAlignment w:val="auto"/>
              <w:rPr>
                <w:rFonts w:ascii="Arial Narrow" w:eastAsia="Malgun Gothic" w:hAnsi="Arial Narrow"/>
                <w:sz w:val="16"/>
                <w:szCs w:val="15"/>
              </w:rPr>
            </w:pPr>
            <w:r w:rsidRPr="00F52F4A">
              <w:rPr>
                <w:rFonts w:ascii="Arial Narrow" w:eastAsia="Malgun Gothic" w:hAnsi="Arial Narrow" w:cs="Arial"/>
                <w:sz w:val="16"/>
                <w:szCs w:val="15"/>
              </w:rPr>
              <w:t>A-IoT (</w:t>
            </w:r>
            <w:r w:rsidRPr="00F52F4A">
              <w:rPr>
                <w:rFonts w:ascii="Arial Narrow" w:eastAsia="DengXian" w:hAnsi="Arial Narrow" w:cs="Arial" w:hint="eastAsia"/>
                <w:sz w:val="16"/>
                <w:szCs w:val="15"/>
                <w:lang w:eastAsia="zh-CN"/>
              </w:rPr>
              <w:t>60</w:t>
            </w:r>
            <w:r w:rsidRPr="00F52F4A">
              <w:rPr>
                <w:rFonts w:ascii="Arial Narrow" w:eastAsia="Malgun Gothic" w:hAnsi="Arial Narrow" w:cs="Arial"/>
                <w:sz w:val="16"/>
                <w:szCs w:val="15"/>
              </w:rPr>
              <w:t>)</w:t>
            </w:r>
          </w:p>
        </w:tc>
        <w:tc>
          <w:tcPr>
            <w:tcW w:w="323" w:type="pct"/>
            <w:tcBorders>
              <w:top w:val="single" w:sz="12" w:space="0" w:color="auto"/>
              <w:left w:val="single" w:sz="12" w:space="0" w:color="auto"/>
              <w:bottom w:val="single" w:sz="12" w:space="0" w:color="auto"/>
            </w:tcBorders>
            <w:shd w:val="clear" w:color="auto" w:fill="FFFFFF"/>
            <w:vAlign w:val="center"/>
          </w:tcPr>
          <w:p w14:paraId="359EB8E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w:t>
            </w:r>
          </w:p>
          <w:p w14:paraId="2529368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Modulation</w:t>
            </w:r>
          </w:p>
          <w:p w14:paraId="391E08D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(40)</w:t>
            </w:r>
          </w:p>
          <w:p w14:paraId="50456570"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11514AE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Energy (800)</w:t>
            </w:r>
          </w:p>
        </w:tc>
        <w:tc>
          <w:tcPr>
            <w:tcW w:w="277" w:type="pct"/>
            <w:tcBorders>
              <w:top w:val="single" w:sz="12" w:space="0" w:color="auto"/>
              <w:bottom w:val="single" w:sz="12" w:space="0" w:color="auto"/>
            </w:tcBorders>
            <w:shd w:val="clear" w:color="auto" w:fill="D9D9D9"/>
            <w:vAlign w:val="center"/>
          </w:tcPr>
          <w:p w14:paraId="76B3A296"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lang w:val="de-DE"/>
              </w:rPr>
            </w:pPr>
          </w:p>
          <w:p w14:paraId="64713B7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67024E1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MIMO (60)</w:t>
            </w:r>
          </w:p>
          <w:p w14:paraId="5E79D13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025C328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NR-</w:t>
            </w:r>
            <w:r w:rsidRPr="00F52F4A">
              <w:rPr>
                <w:rFonts w:ascii="Arial Narrow" w:eastAsia="DengXian" w:hAnsi="Arial Narrow" w:cs="Arial" w:hint="eastAsia"/>
                <w:sz w:val="16"/>
                <w:szCs w:val="15"/>
                <w:lang w:val="fr-FR" w:eastAsia="zh-CN"/>
              </w:rPr>
              <w:t>NTN (60)</w:t>
            </w:r>
          </w:p>
          <w:p w14:paraId="260B2F13"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color w:val="FF0000"/>
                <w:sz w:val="16"/>
                <w:szCs w:val="15"/>
                <w:lang w:val="fr-FR"/>
              </w:rPr>
            </w:pPr>
          </w:p>
        </w:tc>
        <w:tc>
          <w:tcPr>
            <w:tcW w:w="357" w:type="pct"/>
            <w:tcBorders>
              <w:top w:val="single" w:sz="12" w:space="0" w:color="auto"/>
              <w:bottom w:val="single" w:sz="12" w:space="0" w:color="auto"/>
              <w:right w:val="single" w:sz="12" w:space="0" w:color="auto"/>
            </w:tcBorders>
            <w:shd w:val="clear" w:color="auto" w:fill="FFD966"/>
            <w:vAlign w:val="center"/>
          </w:tcPr>
          <w:p w14:paraId="1619B111"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val="de-DE" w:eastAsia="zh-CN"/>
              </w:rPr>
            </w:pPr>
          </w:p>
          <w:p w14:paraId="72AA966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p>
          <w:p w14:paraId="15586388" w14:textId="77777777" w:rsidR="00F52F4A" w:rsidRPr="00F52F4A" w:rsidRDefault="00F52F4A" w:rsidP="00F52F4A">
            <w:pPr>
              <w:widowControl w:val="0"/>
              <w:wordWrap w:val="0"/>
              <w:overflowPunct/>
              <w:adjustRightInd/>
              <w:spacing w:after="0"/>
              <w:textAlignment w:val="auto"/>
              <w:rPr>
                <w:rFonts w:ascii="Arial Narrow" w:eastAsia="DengXian" w:hAnsi="Arial Narrow"/>
                <w:sz w:val="16"/>
                <w:szCs w:val="15"/>
                <w:lang w:eastAsia="zh-CN"/>
              </w:rPr>
            </w:pPr>
            <w:r w:rsidRPr="00F52F4A">
              <w:rPr>
                <w:rFonts w:ascii="Arial Narrow" w:eastAsia="DengXian" w:hAnsi="Arial Narrow" w:cs="Arial" w:hint="eastAsia"/>
                <w:sz w:val="16"/>
                <w:szCs w:val="15"/>
                <w:lang w:eastAsia="zh-CN"/>
              </w:rPr>
              <w:t>R20 ISAC (60)</w:t>
            </w:r>
          </w:p>
        </w:tc>
        <w:tc>
          <w:tcPr>
            <w:tcW w:w="301" w:type="pct"/>
            <w:tcBorders>
              <w:top w:val="single" w:sz="12" w:space="0" w:color="auto"/>
              <w:left w:val="single" w:sz="12" w:space="0" w:color="auto"/>
              <w:bottom w:val="single" w:sz="12" w:space="0" w:color="auto"/>
            </w:tcBorders>
            <w:shd w:val="clear" w:color="auto" w:fill="FFFFFF"/>
            <w:vAlign w:val="center"/>
          </w:tcPr>
          <w:p w14:paraId="7AEF0CC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w:t>
            </w:r>
            <w:r w:rsidRPr="00F52F4A">
              <w:rPr>
                <w:rFonts w:ascii="Arial Narrow" w:eastAsia="DengXian" w:hAnsi="Arial Narrow" w:cs="Arial"/>
                <w:sz w:val="16"/>
                <w:szCs w:val="15"/>
                <w:lang w:eastAsia="zh-CN"/>
              </w:rPr>
              <w:t xml:space="preserve"> 8 (</w:t>
            </w:r>
            <w:r w:rsidRPr="00F52F4A">
              <w:rPr>
                <w:rFonts w:ascii="Arial Narrow" w:eastAsia="DengXian" w:hAnsi="Arial Narrow" w:cs="Arial" w:hint="eastAsia"/>
                <w:sz w:val="16"/>
                <w:szCs w:val="15"/>
                <w:lang w:eastAsia="zh-CN"/>
              </w:rPr>
              <w:t>120</w:t>
            </w:r>
            <w:r w:rsidRPr="00F52F4A">
              <w:rPr>
                <w:rFonts w:ascii="Arial Narrow" w:eastAsia="DengXian" w:hAnsi="Arial Narrow" w:cs="Arial"/>
                <w:sz w:val="16"/>
                <w:szCs w:val="15"/>
                <w:lang w:eastAsia="zh-CN"/>
              </w:rPr>
              <w:t>)</w:t>
            </w:r>
          </w:p>
          <w:p w14:paraId="3FCA2D3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7-24GHz(5)</w:t>
            </w:r>
          </w:p>
          <w:p w14:paraId="4A35B22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LTM, MC&amp;LB-CA (30)</w:t>
            </w:r>
          </w:p>
          <w:p w14:paraId="0900893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SBFD (35)</w:t>
            </w:r>
          </w:p>
          <w:p w14:paraId="749BDC6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LP-WUS(50)</w:t>
            </w:r>
          </w:p>
        </w:tc>
        <w:tc>
          <w:tcPr>
            <w:tcW w:w="310" w:type="pct"/>
            <w:tcBorders>
              <w:top w:val="single" w:sz="12" w:space="0" w:color="auto"/>
              <w:bottom w:val="single" w:sz="12" w:space="0" w:color="auto"/>
            </w:tcBorders>
            <w:shd w:val="clear" w:color="auto" w:fill="D9D9D9"/>
            <w:vAlign w:val="center"/>
          </w:tcPr>
          <w:p w14:paraId="1A63B08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Malgun Gothic" w:hAnsi="Arial Narrow" w:cs="Arial"/>
                <w:sz w:val="16"/>
                <w:szCs w:val="15"/>
                <w:lang w:val="fr-FR"/>
              </w:rPr>
              <w:t>R</w:t>
            </w:r>
            <w:r w:rsidRPr="00F52F4A">
              <w:rPr>
                <w:rFonts w:ascii="Arial Narrow" w:eastAsia="DengXian" w:hAnsi="Arial Narrow" w:cs="Arial" w:hint="eastAsia"/>
                <w:sz w:val="16"/>
                <w:szCs w:val="15"/>
                <w:lang w:val="fr-FR" w:eastAsia="zh-CN"/>
              </w:rPr>
              <w:t>20</w:t>
            </w:r>
          </w:p>
          <w:p w14:paraId="7D7781E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MIMO (60)</w:t>
            </w:r>
          </w:p>
          <w:p w14:paraId="6CBF85D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0A7E339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sz w:val="16"/>
                <w:szCs w:val="15"/>
                <w:lang w:val="fr-FR" w:eastAsia="zh-CN"/>
              </w:rPr>
              <w:t>NR-</w:t>
            </w:r>
            <w:r w:rsidRPr="00F52F4A">
              <w:rPr>
                <w:rFonts w:ascii="Arial Narrow" w:eastAsia="DengXian" w:hAnsi="Arial Narrow" w:cs="Arial" w:hint="eastAsia"/>
                <w:sz w:val="16"/>
                <w:szCs w:val="15"/>
                <w:lang w:val="fr-FR" w:eastAsia="zh-CN"/>
              </w:rPr>
              <w:t>NTN (60)</w:t>
            </w:r>
          </w:p>
        </w:tc>
        <w:tc>
          <w:tcPr>
            <w:tcW w:w="313" w:type="pct"/>
            <w:tcBorders>
              <w:top w:val="single" w:sz="12" w:space="0" w:color="auto"/>
              <w:bottom w:val="single" w:sz="12" w:space="0" w:color="auto"/>
              <w:right w:val="single" w:sz="12" w:space="0" w:color="auto"/>
            </w:tcBorders>
            <w:shd w:val="clear" w:color="auto" w:fill="FFD966"/>
            <w:vAlign w:val="center"/>
          </w:tcPr>
          <w:p w14:paraId="268E016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AI 8 (60)</w:t>
            </w:r>
          </w:p>
          <w:p w14:paraId="30D85BDB"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8.7.1, 8.7.2</w:t>
            </w:r>
          </w:p>
          <w:p w14:paraId="7748A41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38CB1344"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ISAC (60)</w:t>
            </w:r>
          </w:p>
          <w:p w14:paraId="61AEF18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color w:val="FF0000"/>
                <w:sz w:val="16"/>
                <w:szCs w:val="15"/>
                <w:lang w:eastAsia="zh-CN"/>
              </w:rPr>
            </w:pPr>
          </w:p>
        </w:tc>
        <w:tc>
          <w:tcPr>
            <w:tcW w:w="1002" w:type="pct"/>
            <w:gridSpan w:val="3"/>
            <w:vMerge w:val="restart"/>
            <w:tcBorders>
              <w:top w:val="single" w:sz="12" w:space="0" w:color="auto"/>
              <w:left w:val="single" w:sz="12" w:space="0" w:color="auto"/>
              <w:bottom w:val="single" w:sz="8" w:space="0" w:color="auto"/>
              <w:right w:val="single" w:sz="12" w:space="0" w:color="auto"/>
            </w:tcBorders>
            <w:shd w:val="clear" w:color="auto" w:fill="FFFFFF"/>
            <w:vAlign w:val="center"/>
          </w:tcPr>
          <w:p w14:paraId="0F75332C" w14:textId="77777777" w:rsidR="00F52F4A" w:rsidRPr="00F52F4A" w:rsidRDefault="00F52F4A" w:rsidP="00F52F4A">
            <w:pPr>
              <w:widowControl w:val="0"/>
              <w:wordWrap w:val="0"/>
              <w:overflowPunct/>
              <w:adjustRightInd/>
              <w:spacing w:after="120"/>
              <w:textAlignment w:val="auto"/>
              <w:rPr>
                <w:rFonts w:ascii="Arial Narrow" w:eastAsia="Malgun Gothic" w:hAnsi="Arial Narrow" w:cs="Arial"/>
              </w:rPr>
            </w:pPr>
            <w:r w:rsidRPr="00F52F4A">
              <w:rPr>
                <w:rFonts w:ascii="Arial Narrow" w:eastAsia="Malgun Gothic" w:hAnsi="Arial Narrow" w:cs="Arial"/>
              </w:rPr>
              <w:t>Any other open issues</w:t>
            </w:r>
            <w:r w:rsidRPr="00F52F4A">
              <w:rPr>
                <w:rFonts w:ascii="Arial Narrow" w:eastAsia="Malgun Gothic" w:hAnsi="Arial Narrow" w:cs="Arial"/>
              </w:rPr>
              <w:br/>
              <w:t>. Session reports</w:t>
            </w:r>
            <w:r w:rsidRPr="00F52F4A">
              <w:rPr>
                <w:rFonts w:ascii="Arial Narrow" w:eastAsia="Malgun Gothic" w:hAnsi="Arial Narrow" w:cs="Arial"/>
              </w:rPr>
              <w:br/>
              <w:t>. etc</w:t>
            </w:r>
          </w:p>
          <w:p w14:paraId="1E38D203" w14:textId="77777777" w:rsidR="00F52F4A" w:rsidRPr="00F52F4A" w:rsidRDefault="00F52F4A" w:rsidP="00F52F4A">
            <w:pPr>
              <w:widowControl w:val="0"/>
              <w:wordWrap w:val="0"/>
              <w:overflowPunct/>
              <w:adjustRightInd/>
              <w:spacing w:after="120"/>
              <w:textAlignment w:val="auto"/>
              <w:rPr>
                <w:rFonts w:ascii="Arial Narrow" w:eastAsia="Malgun Gothic" w:hAnsi="Arial Narrow" w:cs="Arial"/>
              </w:rPr>
            </w:pPr>
          </w:p>
          <w:p w14:paraId="04DD8B52" w14:textId="77777777" w:rsidR="00F52F4A" w:rsidRPr="00F52F4A" w:rsidRDefault="00F52F4A" w:rsidP="00F52F4A">
            <w:pPr>
              <w:widowControl w:val="0"/>
              <w:wordWrap w:val="0"/>
              <w:overflowPunct/>
              <w:adjustRightInd/>
              <w:spacing w:after="60"/>
              <w:textAlignment w:val="auto"/>
              <w:rPr>
                <w:rFonts w:ascii="Arial Narrow" w:eastAsia="Malgun Gothic" w:hAnsi="Arial Narrow" w:cs="Arial"/>
                <w:b/>
                <w:sz w:val="24"/>
                <w:szCs w:val="18"/>
              </w:rPr>
            </w:pPr>
            <w:r w:rsidRPr="00F52F4A">
              <w:rPr>
                <w:rFonts w:ascii="Arial Narrow" w:eastAsia="Malgun Gothic" w:hAnsi="Arial Narrow" w:cs="Arial"/>
                <w:b/>
                <w:sz w:val="24"/>
                <w:szCs w:val="18"/>
              </w:rPr>
              <w:t>RAN1#1</w:t>
            </w:r>
            <w:r w:rsidRPr="00F52F4A">
              <w:rPr>
                <w:rFonts w:ascii="Arial Narrow" w:eastAsia="DengXian" w:hAnsi="Arial Narrow" w:cs="Arial" w:hint="eastAsia"/>
                <w:b/>
                <w:sz w:val="24"/>
                <w:szCs w:val="18"/>
                <w:lang w:eastAsia="zh-CN"/>
              </w:rPr>
              <w:t>22b</w:t>
            </w:r>
            <w:r w:rsidRPr="00F52F4A">
              <w:rPr>
                <w:rFonts w:ascii="Arial Narrow" w:eastAsia="Malgun Gothic" w:hAnsi="Arial Narrow" w:cs="Arial"/>
                <w:b/>
                <w:sz w:val="24"/>
                <w:szCs w:val="18"/>
              </w:rPr>
              <w:t xml:space="preserve"> expected to close at 17:00 </w:t>
            </w:r>
          </w:p>
          <w:p w14:paraId="42366E2E" w14:textId="77777777" w:rsidR="00F52F4A" w:rsidRPr="00F52F4A" w:rsidRDefault="00F52F4A" w:rsidP="00F52F4A">
            <w:pPr>
              <w:widowControl w:val="0"/>
              <w:wordWrap w:val="0"/>
              <w:overflowPunct/>
              <w:adjustRightInd/>
              <w:spacing w:after="120"/>
              <w:textAlignment w:val="auto"/>
              <w:rPr>
                <w:rFonts w:ascii="Arial Narrow" w:eastAsia="Malgun Gothic" w:hAnsi="Arial Narrow" w:cs="Arial"/>
              </w:rPr>
            </w:pPr>
          </w:p>
        </w:tc>
      </w:tr>
      <w:tr w:rsidR="00F52F4A" w:rsidRPr="00F52F4A" w14:paraId="4730F4D8" w14:textId="77777777" w:rsidTr="00F52F4A">
        <w:trPr>
          <w:trHeight w:val="283"/>
        </w:trPr>
        <w:tc>
          <w:tcPr>
            <w:tcW w:w="3998" w:type="pct"/>
            <w:gridSpan w:val="13"/>
            <w:tcBorders>
              <w:left w:val="single" w:sz="12" w:space="0" w:color="auto"/>
              <w:right w:val="single" w:sz="12" w:space="0" w:color="auto"/>
            </w:tcBorders>
            <w:shd w:val="clear" w:color="auto" w:fill="FFFFFF"/>
            <w:vAlign w:val="center"/>
          </w:tcPr>
          <w:p w14:paraId="1B608ED3" w14:textId="77777777" w:rsidR="00F52F4A" w:rsidRPr="00F52F4A" w:rsidRDefault="00F52F4A" w:rsidP="00F52F4A">
            <w:pPr>
              <w:widowControl w:val="0"/>
              <w:wordWrap w:val="0"/>
              <w:overflowPunct/>
              <w:adjustRightInd/>
              <w:spacing w:after="120"/>
              <w:jc w:val="center"/>
              <w:textAlignment w:val="auto"/>
              <w:rPr>
                <w:rFonts w:ascii="Arial" w:eastAsia="Malgun Gothic" w:hAnsi="Arial" w:cs="Arial"/>
                <w:sz w:val="22"/>
              </w:rPr>
            </w:pPr>
            <w:r w:rsidRPr="00F52F4A">
              <w:rPr>
                <w:rFonts w:ascii="Arial" w:eastAsia="Malgun Gothic" w:hAnsi="Arial" w:cs="Arial"/>
                <w:b/>
                <w:sz w:val="22"/>
              </w:rPr>
              <w:t xml:space="preserve">                         Afternoon coffee break: 16:30 ~ 17:00</w:t>
            </w:r>
          </w:p>
        </w:tc>
        <w:tc>
          <w:tcPr>
            <w:tcW w:w="1002" w:type="pct"/>
            <w:gridSpan w:val="3"/>
            <w:vMerge/>
            <w:tcBorders>
              <w:left w:val="single" w:sz="12" w:space="0" w:color="auto"/>
              <w:right w:val="single" w:sz="12" w:space="0" w:color="auto"/>
            </w:tcBorders>
            <w:shd w:val="clear" w:color="auto" w:fill="FFFFFF"/>
            <w:vAlign w:val="center"/>
          </w:tcPr>
          <w:p w14:paraId="6253E2CE" w14:textId="77777777" w:rsidR="00F52F4A" w:rsidRPr="00F52F4A" w:rsidRDefault="00F52F4A" w:rsidP="00F52F4A">
            <w:pPr>
              <w:widowControl w:val="0"/>
              <w:wordWrap w:val="0"/>
              <w:overflowPunct/>
              <w:adjustRightInd/>
              <w:spacing w:after="120"/>
              <w:textAlignment w:val="auto"/>
              <w:rPr>
                <w:rFonts w:ascii="Arial" w:eastAsia="Malgun Gothic" w:hAnsi="Arial" w:cs="Arial"/>
                <w:sz w:val="22"/>
              </w:rPr>
            </w:pPr>
          </w:p>
        </w:tc>
      </w:tr>
      <w:tr w:rsidR="00F52F4A" w:rsidRPr="00F52F4A" w14:paraId="588BDA8D" w14:textId="77777777" w:rsidTr="00F52F4A">
        <w:trPr>
          <w:trHeight w:val="1871"/>
        </w:trPr>
        <w:tc>
          <w:tcPr>
            <w:tcW w:w="282" w:type="pct"/>
            <w:tcBorders>
              <w:top w:val="single" w:sz="12" w:space="0" w:color="auto"/>
              <w:left w:val="single" w:sz="12" w:space="0" w:color="auto"/>
              <w:bottom w:val="single" w:sz="12" w:space="0" w:color="auto"/>
              <w:right w:val="single" w:sz="12" w:space="0" w:color="auto"/>
            </w:tcBorders>
            <w:shd w:val="clear" w:color="auto" w:fill="FFFFFF"/>
            <w:vAlign w:val="center"/>
          </w:tcPr>
          <w:p w14:paraId="3C2DCD8C"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17:00</w:t>
            </w:r>
          </w:p>
          <w:p w14:paraId="44334DD9"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w:t>
            </w:r>
          </w:p>
          <w:p w14:paraId="7F3E5D70"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rPr>
              <w:t>19:30</w:t>
            </w:r>
          </w:p>
          <w:p w14:paraId="16938933"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18"/>
              </w:rPr>
            </w:pPr>
          </w:p>
          <w:p w14:paraId="35033894"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rPr>
            </w:pPr>
            <w:r w:rsidRPr="00F52F4A">
              <w:rPr>
                <w:rFonts w:ascii="Arial" w:eastAsia="Malgun Gothic" w:hAnsi="Arial" w:cs="Arial"/>
                <w:b/>
                <w:sz w:val="16"/>
              </w:rPr>
              <w:t>(150 min)</w:t>
            </w:r>
          </w:p>
        </w:tc>
        <w:tc>
          <w:tcPr>
            <w:tcW w:w="267" w:type="pct"/>
            <w:tcBorders>
              <w:top w:val="single" w:sz="12" w:space="0" w:color="auto"/>
              <w:left w:val="single" w:sz="12" w:space="0" w:color="auto"/>
              <w:bottom w:val="single" w:sz="12" w:space="0" w:color="auto"/>
            </w:tcBorders>
            <w:shd w:val="clear" w:color="auto" w:fill="FFFFFF"/>
            <w:vAlign w:val="center"/>
          </w:tcPr>
          <w:p w14:paraId="579E5171"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6GR (150</w:t>
            </w:r>
            <w:r w:rsidRPr="00F52F4A">
              <w:rPr>
                <w:rFonts w:ascii="Arial Narrow" w:eastAsia="DengXian" w:hAnsi="Arial Narrow" w:cs="Arial"/>
                <w:sz w:val="16"/>
                <w:szCs w:val="15"/>
                <w:lang w:eastAsia="zh-CN"/>
              </w:rPr>
              <w:t>)</w:t>
            </w:r>
          </w:p>
          <w:p w14:paraId="6FA7476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Modulation (60) </w:t>
            </w:r>
          </w:p>
          <w:p w14:paraId="7F6BDF3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Frame structure (40)</w:t>
            </w:r>
          </w:p>
          <w:p w14:paraId="685FFB4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Waveform(50)</w:t>
            </w:r>
          </w:p>
        </w:tc>
        <w:tc>
          <w:tcPr>
            <w:tcW w:w="291" w:type="pct"/>
            <w:tcBorders>
              <w:top w:val="single" w:sz="12" w:space="0" w:color="auto"/>
              <w:bottom w:val="single" w:sz="12" w:space="0" w:color="auto"/>
            </w:tcBorders>
            <w:shd w:val="clear" w:color="auto" w:fill="D9D9D9"/>
            <w:vAlign w:val="center"/>
          </w:tcPr>
          <w:p w14:paraId="4538B893"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r w:rsidRPr="00F52F4A">
              <w:rPr>
                <w:rFonts w:ascii="Arial Narrow" w:eastAsia="Malgun Gothic" w:hAnsi="Arial Narrow" w:cs="Arial"/>
                <w:sz w:val="16"/>
                <w:szCs w:val="15"/>
                <w:lang w:val="fr-FR"/>
              </w:rPr>
              <w:t>AI/ML (</w:t>
            </w:r>
            <w:r w:rsidRPr="00F52F4A">
              <w:rPr>
                <w:rFonts w:ascii="Arial Narrow" w:eastAsia="DengXian" w:hAnsi="Arial Narrow" w:cs="Arial" w:hint="eastAsia"/>
                <w:sz w:val="16"/>
                <w:szCs w:val="15"/>
                <w:lang w:val="fr-FR" w:eastAsia="zh-CN"/>
              </w:rPr>
              <w:t>45</w:t>
            </w:r>
            <w:r w:rsidRPr="00F52F4A">
              <w:rPr>
                <w:rFonts w:ascii="Arial Narrow" w:eastAsia="Malgun Gothic" w:hAnsi="Arial Narrow" w:cs="Arial"/>
                <w:sz w:val="16"/>
                <w:szCs w:val="15"/>
                <w:lang w:val="fr-FR"/>
              </w:rPr>
              <w:t>)</w:t>
            </w:r>
          </w:p>
          <w:p w14:paraId="2C0DC60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2773DB1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AI 6, 7 (45)</w:t>
            </w:r>
          </w:p>
          <w:p w14:paraId="22A87FD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353DDC7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p>
          <w:p w14:paraId="2140586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MIMO (60)</w:t>
            </w:r>
          </w:p>
        </w:tc>
        <w:tc>
          <w:tcPr>
            <w:tcW w:w="280" w:type="pct"/>
            <w:tcBorders>
              <w:top w:val="single" w:sz="12" w:space="0" w:color="auto"/>
              <w:bottom w:val="single" w:sz="12" w:space="0" w:color="auto"/>
              <w:right w:val="single" w:sz="12" w:space="0" w:color="auto"/>
            </w:tcBorders>
            <w:shd w:val="clear" w:color="auto" w:fill="FFD966"/>
            <w:vAlign w:val="center"/>
          </w:tcPr>
          <w:p w14:paraId="3C8CAC6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7BBED9B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R20 ISAC(60)</w:t>
            </w:r>
            <w:r w:rsidRPr="00F52F4A">
              <w:rPr>
                <w:rFonts w:ascii="Arial Narrow" w:eastAsia="Malgun Gothic" w:hAnsi="Arial Narrow" w:cs="Arial"/>
                <w:sz w:val="16"/>
                <w:szCs w:val="15"/>
              </w:rPr>
              <w:t xml:space="preserve"> </w:t>
            </w:r>
          </w:p>
          <w:p w14:paraId="63B30357"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659413EB"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A-IoT (</w:t>
            </w:r>
            <w:r w:rsidRPr="00F52F4A">
              <w:rPr>
                <w:rFonts w:ascii="Arial Narrow" w:eastAsia="DengXian" w:hAnsi="Arial Narrow" w:cs="Arial" w:hint="eastAsia"/>
                <w:sz w:val="16"/>
                <w:szCs w:val="15"/>
                <w:lang w:eastAsia="zh-CN"/>
              </w:rPr>
              <w:t>90</w:t>
            </w:r>
            <w:r w:rsidRPr="00F52F4A">
              <w:rPr>
                <w:rFonts w:ascii="Arial Narrow" w:eastAsia="Malgun Gothic" w:hAnsi="Arial Narrow" w:cs="Arial"/>
                <w:sz w:val="16"/>
                <w:szCs w:val="15"/>
              </w:rPr>
              <w:t>)</w:t>
            </w:r>
          </w:p>
        </w:tc>
        <w:tc>
          <w:tcPr>
            <w:tcW w:w="352" w:type="pct"/>
            <w:tcBorders>
              <w:top w:val="single" w:sz="12" w:space="0" w:color="auto"/>
              <w:left w:val="single" w:sz="12" w:space="0" w:color="auto"/>
              <w:bottom w:val="single" w:sz="12" w:space="0" w:color="auto"/>
            </w:tcBorders>
            <w:shd w:val="clear" w:color="auto" w:fill="FFFFFF"/>
            <w:vAlign w:val="center"/>
          </w:tcPr>
          <w:p w14:paraId="7CCD0D1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617CFD3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Energy (100)</w:t>
            </w:r>
          </w:p>
          <w:p w14:paraId="130AB4D8"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1CC88D1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eastAsia="zh-CN"/>
              </w:rPr>
              <w:t>Evaluations (50)</w:t>
            </w:r>
          </w:p>
        </w:tc>
        <w:tc>
          <w:tcPr>
            <w:tcW w:w="323" w:type="pct"/>
            <w:tcBorders>
              <w:top w:val="single" w:sz="12" w:space="0" w:color="auto"/>
              <w:bottom w:val="single" w:sz="12" w:space="0" w:color="auto"/>
            </w:tcBorders>
            <w:shd w:val="clear" w:color="auto" w:fill="D9D9D9"/>
            <w:vAlign w:val="center"/>
          </w:tcPr>
          <w:p w14:paraId="54D9CEA0"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AI 6, 7 </w:t>
            </w:r>
            <w:r w:rsidRPr="00F52F4A">
              <w:rPr>
                <w:rFonts w:ascii="Arial Narrow" w:eastAsia="Malgun Gothic" w:hAnsi="Arial Narrow" w:cs="Arial"/>
                <w:sz w:val="16"/>
                <w:szCs w:val="15"/>
                <w:lang w:val="fr-FR"/>
              </w:rPr>
              <w:t>(</w:t>
            </w:r>
            <w:r w:rsidRPr="00F52F4A">
              <w:rPr>
                <w:rFonts w:ascii="Arial Narrow" w:eastAsia="DengXian" w:hAnsi="Arial Narrow" w:cs="Arial" w:hint="eastAsia"/>
                <w:sz w:val="16"/>
                <w:szCs w:val="15"/>
                <w:lang w:val="fr-FR" w:eastAsia="zh-CN"/>
              </w:rPr>
              <w:t>50</w:t>
            </w:r>
            <w:r w:rsidRPr="00F52F4A">
              <w:rPr>
                <w:rFonts w:ascii="Arial Narrow" w:eastAsia="Malgun Gothic" w:hAnsi="Arial Narrow" w:cs="Arial"/>
                <w:sz w:val="16"/>
                <w:szCs w:val="15"/>
                <w:lang w:val="fr-FR"/>
              </w:rPr>
              <w:t>)</w:t>
            </w:r>
          </w:p>
          <w:p w14:paraId="42D8A21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0BCF67FC"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DengXian" w:hAnsi="Arial Narrow" w:cs="Arial" w:hint="eastAsia"/>
                <w:sz w:val="16"/>
                <w:szCs w:val="15"/>
                <w:lang w:val="fr-FR" w:eastAsia="zh-CN"/>
              </w:rPr>
              <w:t xml:space="preserve">R20 </w:t>
            </w:r>
            <w:r w:rsidRPr="00F52F4A">
              <w:rPr>
                <w:rFonts w:ascii="Arial Narrow" w:eastAsia="Malgun Gothic" w:hAnsi="Arial Narrow" w:cs="Arial"/>
                <w:sz w:val="16"/>
                <w:szCs w:val="15"/>
                <w:lang w:val="fr-FR"/>
              </w:rPr>
              <w:t>AI/ML (</w:t>
            </w:r>
            <w:r w:rsidRPr="00F52F4A">
              <w:rPr>
                <w:rFonts w:ascii="Arial Narrow" w:eastAsia="DengXian" w:hAnsi="Arial Narrow" w:cs="Arial" w:hint="eastAsia"/>
                <w:sz w:val="16"/>
                <w:szCs w:val="15"/>
                <w:lang w:val="fr-FR" w:eastAsia="zh-CN"/>
              </w:rPr>
              <w:t>10</w:t>
            </w:r>
            <w:r w:rsidRPr="00F52F4A">
              <w:rPr>
                <w:rFonts w:ascii="Arial Narrow" w:eastAsia="Malgun Gothic" w:hAnsi="Arial Narrow" w:cs="Arial"/>
                <w:sz w:val="16"/>
                <w:szCs w:val="15"/>
                <w:lang w:val="fr-FR"/>
              </w:rPr>
              <w:t>0)</w:t>
            </w:r>
          </w:p>
        </w:tc>
        <w:tc>
          <w:tcPr>
            <w:tcW w:w="323" w:type="pct"/>
            <w:tcBorders>
              <w:top w:val="single" w:sz="12" w:space="0" w:color="auto"/>
              <w:bottom w:val="single" w:sz="12" w:space="0" w:color="auto"/>
              <w:right w:val="single" w:sz="12" w:space="0" w:color="auto"/>
            </w:tcBorders>
            <w:shd w:val="clear" w:color="auto" w:fill="FFD966"/>
            <w:vAlign w:val="center"/>
          </w:tcPr>
          <w:p w14:paraId="2ED4EC4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A-IoT (</w:t>
            </w:r>
            <w:r w:rsidRPr="00F52F4A">
              <w:rPr>
                <w:rFonts w:ascii="Arial Narrow" w:eastAsia="DengXian" w:hAnsi="Arial Narrow" w:cs="Arial" w:hint="eastAsia"/>
                <w:sz w:val="16"/>
                <w:szCs w:val="15"/>
                <w:lang w:eastAsia="zh-CN"/>
              </w:rPr>
              <w:t>90</w:t>
            </w:r>
            <w:r w:rsidRPr="00F52F4A">
              <w:rPr>
                <w:rFonts w:ascii="Arial Narrow" w:eastAsia="Malgun Gothic" w:hAnsi="Arial Narrow" w:cs="Arial"/>
                <w:sz w:val="16"/>
                <w:szCs w:val="15"/>
              </w:rPr>
              <w:t>)</w:t>
            </w:r>
          </w:p>
          <w:p w14:paraId="3979A022"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p>
          <w:p w14:paraId="0A011C9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val="fr-FR" w:eastAsia="zh-CN"/>
              </w:rPr>
              <w:t xml:space="preserve">AI 8 </w:t>
            </w:r>
            <w:r w:rsidRPr="00F52F4A">
              <w:rPr>
                <w:rFonts w:ascii="Arial Narrow" w:eastAsia="Malgun Gothic" w:hAnsi="Arial Narrow" w:cs="Arial"/>
                <w:sz w:val="16"/>
                <w:szCs w:val="15"/>
                <w:lang w:val="fr-FR"/>
              </w:rPr>
              <w:t>(</w:t>
            </w:r>
            <w:r w:rsidRPr="00F52F4A">
              <w:rPr>
                <w:rFonts w:ascii="Arial Narrow" w:eastAsia="DengXian" w:hAnsi="Arial Narrow" w:cs="Arial" w:hint="eastAsia"/>
                <w:sz w:val="16"/>
                <w:szCs w:val="15"/>
                <w:lang w:val="fr-FR" w:eastAsia="zh-CN"/>
              </w:rPr>
              <w:t>60</w:t>
            </w:r>
            <w:r w:rsidRPr="00F52F4A">
              <w:rPr>
                <w:rFonts w:ascii="Arial Narrow" w:eastAsia="Malgun Gothic" w:hAnsi="Arial Narrow" w:cs="Arial"/>
                <w:sz w:val="16"/>
                <w:szCs w:val="15"/>
                <w:lang w:val="fr-FR"/>
              </w:rPr>
              <w:t>)</w:t>
            </w:r>
          </w:p>
        </w:tc>
        <w:tc>
          <w:tcPr>
            <w:tcW w:w="323" w:type="pct"/>
            <w:tcBorders>
              <w:top w:val="single" w:sz="12" w:space="0" w:color="auto"/>
              <w:left w:val="single" w:sz="12" w:space="0" w:color="auto"/>
              <w:bottom w:val="single" w:sz="12" w:space="0" w:color="auto"/>
            </w:tcBorders>
            <w:shd w:val="clear" w:color="auto" w:fill="FFFFFF"/>
            <w:vAlign w:val="center"/>
          </w:tcPr>
          <w:p w14:paraId="67B3417F"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 xml:space="preserve">R20 6GR </w:t>
            </w:r>
          </w:p>
          <w:p w14:paraId="62E4812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Evaluations (40)</w:t>
            </w:r>
          </w:p>
          <w:p w14:paraId="733B6AB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eastAsia="zh-CN"/>
              </w:rPr>
            </w:pPr>
            <w:r w:rsidRPr="00F52F4A">
              <w:rPr>
                <w:rFonts w:ascii="Arial Narrow" w:eastAsia="DengXian" w:hAnsi="Arial Narrow" w:cs="Arial" w:hint="eastAsia"/>
                <w:sz w:val="16"/>
                <w:szCs w:val="15"/>
                <w:lang w:eastAsia="zh-CN"/>
              </w:rPr>
              <w:t>Overall (50)</w:t>
            </w:r>
          </w:p>
        </w:tc>
        <w:tc>
          <w:tcPr>
            <w:tcW w:w="277" w:type="pct"/>
            <w:tcBorders>
              <w:top w:val="single" w:sz="12" w:space="0" w:color="auto"/>
              <w:bottom w:val="single" w:sz="12" w:space="0" w:color="auto"/>
            </w:tcBorders>
            <w:shd w:val="clear" w:color="auto" w:fill="D9D9D9"/>
            <w:vAlign w:val="center"/>
          </w:tcPr>
          <w:p w14:paraId="497ACFFE"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lang w:val="fr-FR"/>
              </w:rPr>
            </w:pPr>
            <w:r w:rsidRPr="00F52F4A">
              <w:rPr>
                <w:rFonts w:ascii="Arial Narrow" w:eastAsia="DengXian" w:hAnsi="Arial Narrow" w:cs="Arial" w:hint="eastAsia"/>
                <w:sz w:val="16"/>
                <w:szCs w:val="15"/>
                <w:lang w:val="fr-FR" w:eastAsia="zh-CN"/>
              </w:rPr>
              <w:t xml:space="preserve">R20 </w:t>
            </w:r>
            <w:r w:rsidRPr="00F52F4A">
              <w:rPr>
                <w:rFonts w:ascii="Arial Narrow" w:eastAsia="Malgun Gothic" w:hAnsi="Arial Narrow" w:cs="Arial"/>
                <w:sz w:val="16"/>
                <w:szCs w:val="15"/>
                <w:lang w:val="fr-FR"/>
              </w:rPr>
              <w:t>AI/ML (</w:t>
            </w:r>
            <w:r w:rsidRPr="00F52F4A">
              <w:rPr>
                <w:rFonts w:ascii="Arial Narrow" w:eastAsia="DengXian" w:hAnsi="Arial Narrow" w:cs="Arial" w:hint="eastAsia"/>
                <w:sz w:val="16"/>
                <w:szCs w:val="15"/>
                <w:lang w:val="fr-FR" w:eastAsia="zh-CN"/>
              </w:rPr>
              <w:t>90</w:t>
            </w:r>
            <w:r w:rsidRPr="00F52F4A">
              <w:rPr>
                <w:rFonts w:ascii="Arial Narrow" w:eastAsia="Malgun Gothic" w:hAnsi="Arial Narrow" w:cs="Arial"/>
                <w:sz w:val="16"/>
                <w:szCs w:val="15"/>
                <w:lang w:val="fr-FR"/>
              </w:rPr>
              <w:t>0)</w:t>
            </w:r>
          </w:p>
        </w:tc>
        <w:tc>
          <w:tcPr>
            <w:tcW w:w="357" w:type="pct"/>
            <w:tcBorders>
              <w:top w:val="single" w:sz="12" w:space="0" w:color="auto"/>
              <w:bottom w:val="single" w:sz="12" w:space="0" w:color="auto"/>
              <w:right w:val="single" w:sz="12" w:space="0" w:color="auto"/>
            </w:tcBorders>
            <w:shd w:val="clear" w:color="auto" w:fill="FFD966"/>
            <w:vAlign w:val="center"/>
          </w:tcPr>
          <w:p w14:paraId="078A1C84"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R</w:t>
            </w:r>
            <w:r w:rsidRPr="00F52F4A">
              <w:rPr>
                <w:rFonts w:ascii="Arial Narrow" w:eastAsia="DengXian" w:hAnsi="Arial Narrow" w:cs="Arial" w:hint="eastAsia"/>
                <w:sz w:val="16"/>
                <w:szCs w:val="15"/>
                <w:lang w:eastAsia="zh-CN"/>
              </w:rPr>
              <w:t>20</w:t>
            </w:r>
            <w:r w:rsidRPr="00F52F4A">
              <w:rPr>
                <w:rFonts w:ascii="Arial Narrow" w:eastAsia="Malgun Gothic" w:hAnsi="Arial Narrow" w:cs="Arial"/>
                <w:sz w:val="16"/>
                <w:szCs w:val="15"/>
              </w:rPr>
              <w:t xml:space="preserve"> A-IoT (</w:t>
            </w:r>
            <w:r w:rsidRPr="00F52F4A">
              <w:rPr>
                <w:rFonts w:ascii="Arial Narrow" w:eastAsia="DengXian" w:hAnsi="Arial Narrow" w:cs="Arial" w:hint="eastAsia"/>
                <w:sz w:val="16"/>
                <w:szCs w:val="15"/>
                <w:lang w:eastAsia="zh-CN"/>
              </w:rPr>
              <w:t>90</w:t>
            </w:r>
            <w:r w:rsidRPr="00F52F4A">
              <w:rPr>
                <w:rFonts w:ascii="Arial Narrow" w:eastAsia="Malgun Gothic" w:hAnsi="Arial Narrow" w:cs="Arial"/>
                <w:sz w:val="16"/>
                <w:szCs w:val="15"/>
              </w:rPr>
              <w:t>)</w:t>
            </w:r>
          </w:p>
        </w:tc>
        <w:tc>
          <w:tcPr>
            <w:tcW w:w="301" w:type="pct"/>
            <w:tcBorders>
              <w:top w:val="single" w:sz="12" w:space="0" w:color="auto"/>
              <w:left w:val="single" w:sz="12" w:space="0" w:color="auto"/>
              <w:bottom w:val="single" w:sz="12" w:space="0" w:color="auto"/>
            </w:tcBorders>
            <w:shd w:val="clear" w:color="auto" w:fill="FFFFFF"/>
            <w:vAlign w:val="center"/>
          </w:tcPr>
          <w:p w14:paraId="5874B43E"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r w:rsidRPr="00F52F4A">
              <w:rPr>
                <w:rFonts w:ascii="Arial Narrow" w:eastAsia="DengXian" w:hAnsi="Arial Narrow" w:cs="Arial" w:hint="eastAsia"/>
                <w:sz w:val="16"/>
                <w:szCs w:val="15"/>
                <w:lang w:val="de-DE" w:eastAsia="zh-CN"/>
              </w:rPr>
              <w:t xml:space="preserve">R20 6GR </w:t>
            </w:r>
          </w:p>
          <w:p w14:paraId="10338285"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p>
          <w:p w14:paraId="2322F38C"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r w:rsidRPr="00F52F4A">
              <w:rPr>
                <w:rFonts w:ascii="Arial Narrow" w:eastAsia="DengXian" w:hAnsi="Arial Narrow" w:cs="Arial" w:hint="eastAsia"/>
                <w:sz w:val="16"/>
                <w:szCs w:val="15"/>
                <w:lang w:val="de-DE" w:eastAsia="zh-CN"/>
              </w:rPr>
              <w:t xml:space="preserve">Energy (60) </w:t>
            </w:r>
          </w:p>
          <w:p w14:paraId="0EE6036D"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de-DE" w:eastAsia="zh-CN"/>
              </w:rPr>
            </w:pPr>
            <w:r w:rsidRPr="00F52F4A">
              <w:rPr>
                <w:rFonts w:ascii="Arial Narrow" w:eastAsia="DengXian" w:hAnsi="Arial Narrow" w:cs="Arial" w:hint="eastAsia"/>
                <w:sz w:val="16"/>
                <w:szCs w:val="15"/>
                <w:lang w:val="de-DE" w:eastAsia="zh-CN"/>
              </w:rPr>
              <w:t>Waveform (90)</w:t>
            </w:r>
          </w:p>
        </w:tc>
        <w:tc>
          <w:tcPr>
            <w:tcW w:w="310" w:type="pct"/>
            <w:tcBorders>
              <w:top w:val="single" w:sz="12" w:space="0" w:color="auto"/>
              <w:bottom w:val="single" w:sz="12" w:space="0" w:color="auto"/>
            </w:tcBorders>
            <w:shd w:val="clear" w:color="auto" w:fill="D9D9D9"/>
            <w:vAlign w:val="center"/>
          </w:tcPr>
          <w:p w14:paraId="291E1D9A"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 xml:space="preserve">R20 </w:t>
            </w:r>
            <w:r w:rsidRPr="00F52F4A">
              <w:rPr>
                <w:rFonts w:ascii="Arial Narrow" w:eastAsia="Malgun Gothic" w:hAnsi="Arial Narrow" w:cs="Arial"/>
                <w:sz w:val="16"/>
                <w:szCs w:val="15"/>
                <w:lang w:val="fr-FR"/>
              </w:rPr>
              <w:t>AI/ML (</w:t>
            </w:r>
            <w:r w:rsidRPr="00F52F4A">
              <w:rPr>
                <w:rFonts w:ascii="Arial Narrow" w:eastAsia="DengXian" w:hAnsi="Arial Narrow" w:cs="Arial" w:hint="eastAsia"/>
                <w:sz w:val="16"/>
                <w:szCs w:val="15"/>
                <w:lang w:val="fr-FR" w:eastAsia="zh-CN"/>
              </w:rPr>
              <w:t>90</w:t>
            </w:r>
            <w:r w:rsidRPr="00F52F4A">
              <w:rPr>
                <w:rFonts w:ascii="Arial Narrow" w:eastAsia="Malgun Gothic" w:hAnsi="Arial Narrow" w:cs="Arial"/>
                <w:sz w:val="16"/>
                <w:szCs w:val="15"/>
                <w:lang w:val="fr-FR"/>
              </w:rPr>
              <w:t>)</w:t>
            </w:r>
          </w:p>
          <w:p w14:paraId="03626ED9"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p>
          <w:p w14:paraId="72431C66" w14:textId="77777777" w:rsidR="00F52F4A" w:rsidRPr="00F52F4A" w:rsidRDefault="00F52F4A" w:rsidP="00F52F4A">
            <w:pPr>
              <w:widowControl w:val="0"/>
              <w:wordWrap w:val="0"/>
              <w:overflowPunct/>
              <w:adjustRightInd/>
              <w:spacing w:after="0"/>
              <w:textAlignment w:val="auto"/>
              <w:rPr>
                <w:rFonts w:ascii="Arial Narrow" w:eastAsia="DengXian" w:hAnsi="Arial Narrow" w:cs="Arial"/>
                <w:sz w:val="16"/>
                <w:szCs w:val="15"/>
                <w:lang w:val="fr-FR" w:eastAsia="zh-CN"/>
              </w:rPr>
            </w:pPr>
            <w:r w:rsidRPr="00F52F4A">
              <w:rPr>
                <w:rFonts w:ascii="Arial Narrow" w:eastAsia="DengXian" w:hAnsi="Arial Narrow" w:cs="Arial" w:hint="eastAsia"/>
                <w:sz w:val="16"/>
                <w:szCs w:val="15"/>
                <w:lang w:val="fr-FR" w:eastAsia="zh-CN"/>
              </w:rPr>
              <w:t>AI 8 (60)</w:t>
            </w:r>
          </w:p>
        </w:tc>
        <w:tc>
          <w:tcPr>
            <w:tcW w:w="313" w:type="pct"/>
            <w:tcBorders>
              <w:top w:val="single" w:sz="12" w:space="0" w:color="auto"/>
              <w:bottom w:val="single" w:sz="12" w:space="0" w:color="auto"/>
              <w:right w:val="single" w:sz="12" w:space="0" w:color="auto"/>
            </w:tcBorders>
            <w:shd w:val="clear" w:color="auto" w:fill="FFD966"/>
            <w:vAlign w:val="center"/>
          </w:tcPr>
          <w:p w14:paraId="13A55D48" w14:textId="77777777" w:rsidR="00F52F4A" w:rsidRPr="00F52F4A" w:rsidRDefault="00F52F4A" w:rsidP="00F52F4A">
            <w:pPr>
              <w:widowControl w:val="0"/>
              <w:wordWrap w:val="0"/>
              <w:overflowPunct/>
              <w:adjustRightInd/>
              <w:spacing w:after="0"/>
              <w:textAlignment w:val="auto"/>
              <w:rPr>
                <w:rFonts w:ascii="Arial Narrow" w:eastAsia="Malgun Gothic" w:hAnsi="Arial Narrow" w:cs="Arial"/>
                <w:sz w:val="16"/>
                <w:szCs w:val="15"/>
              </w:rPr>
            </w:pPr>
            <w:r w:rsidRPr="00F52F4A">
              <w:rPr>
                <w:rFonts w:ascii="Arial Narrow" w:eastAsia="Malgun Gothic" w:hAnsi="Arial Narrow" w:cs="Arial"/>
                <w:sz w:val="16"/>
                <w:szCs w:val="15"/>
              </w:rPr>
              <w:t>R</w:t>
            </w:r>
            <w:r w:rsidRPr="00F52F4A">
              <w:rPr>
                <w:rFonts w:ascii="Arial Narrow" w:eastAsia="Malgun Gothic" w:hAnsi="Arial Narrow" w:cs="Arial" w:hint="eastAsia"/>
                <w:sz w:val="16"/>
                <w:szCs w:val="15"/>
              </w:rPr>
              <w:t>20</w:t>
            </w:r>
            <w:r w:rsidRPr="00F52F4A">
              <w:rPr>
                <w:rFonts w:ascii="Arial Narrow" w:eastAsia="DengXian" w:hAnsi="Arial Narrow" w:cs="Arial" w:hint="eastAsia"/>
                <w:sz w:val="16"/>
                <w:szCs w:val="15"/>
                <w:lang w:eastAsia="zh-CN"/>
              </w:rPr>
              <w:t xml:space="preserve"> </w:t>
            </w:r>
            <w:r w:rsidRPr="00F52F4A">
              <w:rPr>
                <w:rFonts w:ascii="Arial Narrow" w:eastAsia="Malgun Gothic" w:hAnsi="Arial Narrow" w:cs="Arial"/>
                <w:sz w:val="16"/>
                <w:szCs w:val="15"/>
              </w:rPr>
              <w:t>A-IoT</w:t>
            </w:r>
            <w:r w:rsidRPr="00F52F4A">
              <w:rPr>
                <w:rFonts w:ascii="Arial Narrow" w:eastAsia="DengXian" w:hAnsi="Arial Narrow" w:cs="Arial" w:hint="eastAsia"/>
                <w:sz w:val="16"/>
                <w:szCs w:val="15"/>
                <w:lang w:eastAsia="zh-CN"/>
              </w:rPr>
              <w:t xml:space="preserve"> </w:t>
            </w:r>
            <w:r w:rsidRPr="00F52F4A">
              <w:rPr>
                <w:rFonts w:ascii="Arial Narrow" w:eastAsia="Malgun Gothic" w:hAnsi="Arial Narrow" w:cs="Arial"/>
                <w:sz w:val="16"/>
                <w:szCs w:val="15"/>
              </w:rPr>
              <w:t>(150)</w:t>
            </w:r>
          </w:p>
        </w:tc>
        <w:tc>
          <w:tcPr>
            <w:tcW w:w="1002" w:type="pct"/>
            <w:gridSpan w:val="3"/>
            <w:vMerge/>
            <w:tcBorders>
              <w:left w:val="single" w:sz="12" w:space="0" w:color="auto"/>
              <w:bottom w:val="single" w:sz="12" w:space="0" w:color="auto"/>
              <w:right w:val="single" w:sz="12" w:space="0" w:color="auto"/>
            </w:tcBorders>
            <w:shd w:val="clear" w:color="auto" w:fill="FFFFFF"/>
          </w:tcPr>
          <w:p w14:paraId="49F8601B" w14:textId="77777777" w:rsidR="00F52F4A" w:rsidRPr="00F52F4A" w:rsidRDefault="00F52F4A" w:rsidP="00F52F4A">
            <w:pPr>
              <w:widowControl w:val="0"/>
              <w:wordWrap w:val="0"/>
              <w:overflowPunct/>
              <w:adjustRightInd/>
              <w:spacing w:after="120"/>
              <w:textAlignment w:val="auto"/>
              <w:rPr>
                <w:rFonts w:ascii="Arial Narrow" w:eastAsia="Malgun Gothic" w:hAnsi="Arial Narrow" w:cs="Arial"/>
                <w:b/>
                <w:sz w:val="24"/>
              </w:rPr>
            </w:pPr>
          </w:p>
        </w:tc>
      </w:tr>
      <w:tr w:rsidR="00F52F4A" w:rsidRPr="00F52F4A" w14:paraId="7015B1B4" w14:textId="77777777" w:rsidTr="00F52F4A">
        <w:trPr>
          <w:trHeight w:val="283"/>
        </w:trPr>
        <w:tc>
          <w:tcPr>
            <w:tcW w:w="5000" w:type="pct"/>
            <w:gridSpan w:val="16"/>
            <w:tcBorders>
              <w:left w:val="single" w:sz="12" w:space="0" w:color="auto"/>
              <w:bottom w:val="single" w:sz="12" w:space="0" w:color="auto"/>
              <w:right w:val="single" w:sz="12" w:space="0" w:color="auto"/>
            </w:tcBorders>
            <w:shd w:val="clear" w:color="auto" w:fill="FFFFFF"/>
            <w:vAlign w:val="center"/>
          </w:tcPr>
          <w:p w14:paraId="084C3EE6" w14:textId="77777777" w:rsidR="00F52F4A" w:rsidRPr="00F52F4A" w:rsidRDefault="00F52F4A" w:rsidP="00F52F4A">
            <w:pPr>
              <w:widowControl w:val="0"/>
              <w:wordWrap w:val="0"/>
              <w:overflowPunct/>
              <w:adjustRightInd/>
              <w:spacing w:after="0"/>
              <w:jc w:val="center"/>
              <w:textAlignment w:val="auto"/>
              <w:rPr>
                <w:rFonts w:ascii="Arial" w:eastAsia="Malgun Gothic" w:hAnsi="Arial" w:cs="Arial"/>
                <w:b/>
                <w:sz w:val="22"/>
              </w:rPr>
            </w:pPr>
            <w:r w:rsidRPr="00F52F4A">
              <w:rPr>
                <w:rFonts w:ascii="Arial" w:eastAsia="Malgun Gothic" w:hAnsi="Arial" w:cs="Arial"/>
                <w:b/>
                <w:sz w:val="22"/>
              </w:rPr>
              <w:t>All sessions end at 19:45 – no exceptions</w:t>
            </w:r>
          </w:p>
        </w:tc>
      </w:tr>
    </w:tbl>
    <w:p w14:paraId="7597CE76" w14:textId="05575022" w:rsidR="00BA48F8" w:rsidRDefault="00BA48F8">
      <w:pPr>
        <w:rPr>
          <w:b/>
          <w:bCs/>
          <w:kern w:val="32"/>
        </w:rPr>
      </w:pPr>
    </w:p>
    <w:p w14:paraId="4CD647D6" w14:textId="77777777" w:rsidR="00F52F4A" w:rsidRDefault="00F52F4A">
      <w:pPr>
        <w:rPr>
          <w:b/>
          <w:bCs/>
          <w:kern w:val="32"/>
        </w:rPr>
        <w:sectPr w:rsidR="00F52F4A" w:rsidSect="00B72744">
          <w:headerReference w:type="default" r:id="rId1568"/>
          <w:pgSz w:w="16834" w:h="11909" w:orient="landscape" w:code="9"/>
          <w:pgMar w:top="1440" w:right="1440" w:bottom="1440" w:left="1440" w:header="720" w:footer="720" w:gutter="0"/>
          <w:cols w:space="720"/>
        </w:sectPr>
      </w:pPr>
    </w:p>
    <w:p w14:paraId="7A6A8F62" w14:textId="6DCA2C16" w:rsidR="00BA48F8" w:rsidRPr="009537ED" w:rsidRDefault="00BA48F8" w:rsidP="00BA48F8">
      <w:pPr>
        <w:pStyle w:val="Heading1"/>
        <w:spacing w:before="0" w:after="0"/>
        <w:ind w:left="0" w:firstLine="0"/>
        <w:rPr>
          <w:rFonts w:ascii="Times New Roman" w:hAnsi="Times New Roman"/>
          <w:sz w:val="20"/>
        </w:rPr>
      </w:pPr>
      <w:bookmarkStart w:id="1487" w:name="_Toc210074561"/>
      <w:bookmarkStart w:id="1488" w:name="_Toc210658609"/>
      <w:bookmarkStart w:id="1489" w:name="_Toc210658707"/>
      <w:bookmarkStart w:id="1490" w:name="_Toc210659425"/>
      <w:bookmarkStart w:id="1491" w:name="_Toc211860402"/>
      <w:bookmarkStart w:id="1492" w:name="_Toc211860692"/>
      <w:bookmarkStart w:id="1493" w:name="_Toc211860911"/>
      <w:bookmarkStart w:id="1494" w:name="_Toc211861132"/>
      <w:bookmarkStart w:id="1495" w:name="_Toc211861538"/>
      <w:bookmarkStart w:id="1496" w:name="_Toc211861708"/>
      <w:bookmarkStart w:id="1497" w:name="_Toc211861924"/>
      <w:bookmarkStart w:id="1498" w:name="_Toc211862016"/>
      <w:bookmarkStart w:id="1499" w:name="_Toc211862415"/>
      <w:bookmarkStart w:id="1500" w:name="_Toc211862569"/>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B:</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CRs</w:t>
      </w:r>
      <w:r w:rsidR="00233210" w:rsidRPr="009537ED">
        <w:rPr>
          <w:rFonts w:ascii="Times New Roman" w:hAnsi="Times New Roman"/>
          <w:sz w:val="20"/>
        </w:rPr>
        <w:t xml:space="preserve"> </w:t>
      </w:r>
      <w:r w:rsidRPr="009537ED">
        <w:rPr>
          <w:rFonts w:ascii="Times New Roman" w:hAnsi="Times New Roman"/>
          <w:sz w:val="20"/>
        </w:rPr>
        <w:t>agreed</w:t>
      </w:r>
      <w:r w:rsidR="00233210" w:rsidRPr="009537ED">
        <w:rPr>
          <w:rFonts w:ascii="Times New Roman" w:hAnsi="Times New Roman"/>
          <w:sz w:val="20"/>
        </w:rPr>
        <w:t xml:space="preserve"> </w:t>
      </w:r>
      <w:r w:rsidRPr="009537ED">
        <w:rPr>
          <w:rFonts w:ascii="Times New Roman" w:hAnsi="Times New Roman"/>
          <w:sz w:val="20"/>
        </w:rPr>
        <w:t>at</w:t>
      </w:r>
      <w:r w:rsidR="00233210" w:rsidRPr="009537ED">
        <w:rPr>
          <w:rFonts w:ascii="Times New Roman" w:hAnsi="Times New Roman"/>
          <w:sz w:val="20"/>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487"/>
      <w:r w:rsidR="006E4971">
        <w:rPr>
          <w:rFonts w:ascii="Times New Roman" w:hAnsi="Times New Roman"/>
          <w:sz w:val="20"/>
        </w:rPr>
        <w:t>-bis</w:t>
      </w:r>
      <w:bookmarkEnd w:id="1488"/>
      <w:bookmarkEnd w:id="1489"/>
      <w:bookmarkEnd w:id="1490"/>
      <w:bookmarkEnd w:id="1491"/>
      <w:bookmarkEnd w:id="1492"/>
      <w:bookmarkEnd w:id="1493"/>
      <w:bookmarkEnd w:id="1494"/>
      <w:bookmarkEnd w:id="1495"/>
      <w:bookmarkEnd w:id="1496"/>
      <w:bookmarkEnd w:id="1497"/>
      <w:bookmarkEnd w:id="1498"/>
      <w:bookmarkEnd w:id="1499"/>
      <w:bookmarkEnd w:id="1500"/>
    </w:p>
    <w:p w14:paraId="0C58CB40" w14:textId="77777777" w:rsidR="00C579B3" w:rsidRDefault="00C579B3" w:rsidP="00653E61"/>
    <w:tbl>
      <w:tblPr>
        <w:tblW w:w="12300" w:type="dxa"/>
        <w:tblLayout w:type="fixed"/>
        <w:tblLook w:val="04A0" w:firstRow="1" w:lastRow="0" w:firstColumn="1" w:lastColumn="0" w:noHBand="0" w:noVBand="1"/>
      </w:tblPr>
      <w:tblGrid>
        <w:gridCol w:w="988"/>
        <w:gridCol w:w="1984"/>
        <w:gridCol w:w="1418"/>
        <w:gridCol w:w="708"/>
        <w:gridCol w:w="709"/>
        <w:gridCol w:w="709"/>
        <w:gridCol w:w="709"/>
        <w:gridCol w:w="708"/>
        <w:gridCol w:w="2552"/>
        <w:gridCol w:w="567"/>
        <w:gridCol w:w="709"/>
        <w:gridCol w:w="539"/>
      </w:tblGrid>
      <w:tr w:rsidR="00F52F4A" w:rsidRPr="00F52F4A" w14:paraId="07C387B2" w14:textId="77777777" w:rsidTr="003B33B0">
        <w:trPr>
          <w:trHeight w:val="374"/>
        </w:trPr>
        <w:tc>
          <w:tcPr>
            <w:tcW w:w="988" w:type="dxa"/>
            <w:tcBorders>
              <w:top w:val="single" w:sz="4" w:space="0" w:color="FFFFFF"/>
              <w:left w:val="single" w:sz="4" w:space="0" w:color="FFFFFF"/>
              <w:bottom w:val="single" w:sz="4" w:space="0" w:color="FFFFFF"/>
              <w:right w:val="single" w:sz="4" w:space="0" w:color="FFFFFF"/>
            </w:tcBorders>
            <w:shd w:val="clear" w:color="000000" w:fill="75B91A"/>
            <w:hideMark/>
          </w:tcPr>
          <w:p w14:paraId="18BEBA83"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TDoc</w:t>
            </w:r>
          </w:p>
        </w:tc>
        <w:tc>
          <w:tcPr>
            <w:tcW w:w="1984" w:type="dxa"/>
            <w:tcBorders>
              <w:top w:val="single" w:sz="4" w:space="0" w:color="FFFFFF"/>
              <w:left w:val="nil"/>
              <w:bottom w:val="single" w:sz="4" w:space="0" w:color="FFFFFF"/>
              <w:right w:val="single" w:sz="4" w:space="0" w:color="FFFFFF"/>
            </w:tcBorders>
            <w:shd w:val="clear" w:color="000000" w:fill="75B91A"/>
            <w:hideMark/>
          </w:tcPr>
          <w:p w14:paraId="68060436"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Title</w:t>
            </w:r>
          </w:p>
        </w:tc>
        <w:tc>
          <w:tcPr>
            <w:tcW w:w="1418" w:type="dxa"/>
            <w:tcBorders>
              <w:top w:val="single" w:sz="4" w:space="0" w:color="FFFFFF"/>
              <w:left w:val="nil"/>
              <w:bottom w:val="single" w:sz="4" w:space="0" w:color="FFFFFF"/>
              <w:right w:val="single" w:sz="4" w:space="0" w:color="FFFFFF"/>
            </w:tcBorders>
            <w:shd w:val="clear" w:color="000000" w:fill="75B91A"/>
            <w:hideMark/>
          </w:tcPr>
          <w:p w14:paraId="49DC768A"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Source</w:t>
            </w:r>
          </w:p>
        </w:tc>
        <w:tc>
          <w:tcPr>
            <w:tcW w:w="708" w:type="dxa"/>
            <w:tcBorders>
              <w:top w:val="single" w:sz="4" w:space="0" w:color="FFFFFF"/>
              <w:left w:val="nil"/>
              <w:bottom w:val="single" w:sz="4" w:space="0" w:color="FFFFFF"/>
              <w:right w:val="single" w:sz="4" w:space="0" w:color="FFFFFF"/>
            </w:tcBorders>
            <w:shd w:val="clear" w:color="000000" w:fill="75B91A"/>
            <w:hideMark/>
          </w:tcPr>
          <w:p w14:paraId="02250D1F"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Type</w:t>
            </w:r>
          </w:p>
        </w:tc>
        <w:tc>
          <w:tcPr>
            <w:tcW w:w="709" w:type="dxa"/>
            <w:tcBorders>
              <w:top w:val="single" w:sz="4" w:space="0" w:color="FFFFFF"/>
              <w:left w:val="nil"/>
              <w:bottom w:val="single" w:sz="4" w:space="0" w:color="FFFFFF"/>
              <w:right w:val="single" w:sz="4" w:space="0" w:color="FFFFFF"/>
            </w:tcBorders>
            <w:shd w:val="clear" w:color="000000" w:fill="75B91A"/>
            <w:hideMark/>
          </w:tcPr>
          <w:p w14:paraId="72D784E0"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TDoc Status</w:t>
            </w:r>
          </w:p>
        </w:tc>
        <w:tc>
          <w:tcPr>
            <w:tcW w:w="709" w:type="dxa"/>
            <w:tcBorders>
              <w:top w:val="single" w:sz="4" w:space="0" w:color="FFFFFF"/>
              <w:left w:val="nil"/>
              <w:bottom w:val="single" w:sz="4" w:space="0" w:color="FFFFFF"/>
              <w:right w:val="single" w:sz="4" w:space="0" w:color="FFFFFF"/>
            </w:tcBorders>
            <w:shd w:val="clear" w:color="000000" w:fill="75B91A"/>
            <w:hideMark/>
          </w:tcPr>
          <w:p w14:paraId="6EB0E7B1" w14:textId="3164124D"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Rel</w:t>
            </w:r>
          </w:p>
        </w:tc>
        <w:tc>
          <w:tcPr>
            <w:tcW w:w="709" w:type="dxa"/>
            <w:tcBorders>
              <w:top w:val="single" w:sz="4" w:space="0" w:color="FFFFFF"/>
              <w:left w:val="nil"/>
              <w:bottom w:val="single" w:sz="4" w:space="0" w:color="FFFFFF"/>
              <w:right w:val="single" w:sz="4" w:space="0" w:color="FFFFFF"/>
            </w:tcBorders>
            <w:shd w:val="clear" w:color="000000" w:fill="75B91A"/>
            <w:hideMark/>
          </w:tcPr>
          <w:p w14:paraId="13B55F00"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Spec</w:t>
            </w:r>
          </w:p>
        </w:tc>
        <w:tc>
          <w:tcPr>
            <w:tcW w:w="708" w:type="dxa"/>
            <w:tcBorders>
              <w:top w:val="single" w:sz="4" w:space="0" w:color="FFFFFF"/>
              <w:left w:val="nil"/>
              <w:bottom w:val="single" w:sz="4" w:space="0" w:color="FFFFFF"/>
              <w:right w:val="single" w:sz="4" w:space="0" w:color="FFFFFF"/>
            </w:tcBorders>
            <w:shd w:val="clear" w:color="000000" w:fill="75B91A"/>
            <w:hideMark/>
          </w:tcPr>
          <w:p w14:paraId="300A337B" w14:textId="5A97B273"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Ver</w:t>
            </w:r>
          </w:p>
        </w:tc>
        <w:tc>
          <w:tcPr>
            <w:tcW w:w="2552" w:type="dxa"/>
            <w:tcBorders>
              <w:top w:val="single" w:sz="4" w:space="0" w:color="FFFFFF"/>
              <w:left w:val="nil"/>
              <w:bottom w:val="single" w:sz="4" w:space="0" w:color="FFFFFF"/>
              <w:right w:val="single" w:sz="4" w:space="0" w:color="FFFFFF"/>
            </w:tcBorders>
            <w:shd w:val="clear" w:color="000000" w:fill="75B91A"/>
            <w:hideMark/>
          </w:tcPr>
          <w:p w14:paraId="1265BD2B"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Related WIs</w:t>
            </w:r>
          </w:p>
        </w:tc>
        <w:tc>
          <w:tcPr>
            <w:tcW w:w="567" w:type="dxa"/>
            <w:tcBorders>
              <w:top w:val="single" w:sz="4" w:space="0" w:color="FFFFFF"/>
              <w:left w:val="nil"/>
              <w:bottom w:val="single" w:sz="4" w:space="0" w:color="FFFFFF"/>
              <w:right w:val="single" w:sz="4" w:space="0" w:color="FFFFFF"/>
            </w:tcBorders>
            <w:shd w:val="clear" w:color="000000" w:fill="75B91A"/>
            <w:hideMark/>
          </w:tcPr>
          <w:p w14:paraId="6416D909" w14:textId="77777777"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CR</w:t>
            </w:r>
          </w:p>
        </w:tc>
        <w:tc>
          <w:tcPr>
            <w:tcW w:w="709" w:type="dxa"/>
            <w:tcBorders>
              <w:top w:val="single" w:sz="4" w:space="0" w:color="FFFFFF"/>
              <w:left w:val="nil"/>
              <w:bottom w:val="single" w:sz="4" w:space="0" w:color="FFFFFF"/>
              <w:right w:val="single" w:sz="4" w:space="0" w:color="FFFFFF"/>
            </w:tcBorders>
            <w:shd w:val="clear" w:color="000000" w:fill="75B91A"/>
            <w:hideMark/>
          </w:tcPr>
          <w:p w14:paraId="5B9113DF" w14:textId="1704EBBB"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CR rev</w:t>
            </w:r>
          </w:p>
        </w:tc>
        <w:tc>
          <w:tcPr>
            <w:tcW w:w="539" w:type="dxa"/>
            <w:tcBorders>
              <w:top w:val="single" w:sz="4" w:space="0" w:color="FFFFFF"/>
              <w:left w:val="nil"/>
              <w:bottom w:val="single" w:sz="4" w:space="0" w:color="FFFFFF"/>
              <w:right w:val="single" w:sz="4" w:space="0" w:color="FFFFFF"/>
            </w:tcBorders>
            <w:shd w:val="clear" w:color="000000" w:fill="75B91A"/>
            <w:hideMark/>
          </w:tcPr>
          <w:p w14:paraId="67B4378A" w14:textId="5A7C80E3" w:rsidR="00F52F4A" w:rsidRPr="00F52F4A" w:rsidRDefault="00F52F4A" w:rsidP="00F52F4A">
            <w:pPr>
              <w:overflowPunct/>
              <w:autoSpaceDE/>
              <w:autoSpaceDN/>
              <w:adjustRightInd/>
              <w:spacing w:after="0"/>
              <w:jc w:val="center"/>
              <w:textAlignment w:val="auto"/>
              <w:rPr>
                <w:rFonts w:ascii="Arial" w:hAnsi="Arial" w:cs="Arial"/>
                <w:b/>
                <w:bCs/>
                <w:sz w:val="14"/>
                <w:szCs w:val="14"/>
              </w:rPr>
            </w:pPr>
            <w:r w:rsidRPr="00F52F4A">
              <w:rPr>
                <w:rFonts w:ascii="Arial" w:hAnsi="Arial" w:cs="Arial"/>
                <w:b/>
                <w:bCs/>
                <w:sz w:val="14"/>
                <w:szCs w:val="14"/>
              </w:rPr>
              <w:t>CR cat</w:t>
            </w:r>
          </w:p>
        </w:tc>
      </w:tr>
      <w:tr w:rsidR="00F52F4A" w:rsidRPr="00F52F4A" w14:paraId="6CF1FA74" w14:textId="77777777" w:rsidTr="003B33B0">
        <w:trPr>
          <w:trHeight w:val="300"/>
        </w:trPr>
        <w:tc>
          <w:tcPr>
            <w:tcW w:w="988" w:type="dxa"/>
            <w:tcBorders>
              <w:top w:val="single" w:sz="4" w:space="0" w:color="A6A6A6"/>
              <w:left w:val="single" w:sz="4" w:space="0" w:color="A6A6A6"/>
              <w:bottom w:val="single" w:sz="4" w:space="0" w:color="A6A6A6"/>
              <w:right w:val="single" w:sz="4" w:space="0" w:color="A6A6A6"/>
            </w:tcBorders>
            <w:shd w:val="clear" w:color="auto" w:fill="auto"/>
            <w:hideMark/>
          </w:tcPr>
          <w:p w14:paraId="733973F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69" w:history="1">
              <w:r w:rsidRPr="00F52F4A">
                <w:rPr>
                  <w:rFonts w:ascii="Arial" w:hAnsi="Arial" w:cs="Arial"/>
                  <w:b/>
                  <w:bCs/>
                  <w:color w:val="0000FF"/>
                  <w:sz w:val="14"/>
                  <w:szCs w:val="14"/>
                  <w:u w:val="single"/>
                </w:rPr>
                <w:t>R1-2508093</w:t>
              </w:r>
            </w:hyperlink>
          </w:p>
        </w:tc>
        <w:tc>
          <w:tcPr>
            <w:tcW w:w="1984" w:type="dxa"/>
            <w:tcBorders>
              <w:top w:val="single" w:sz="4" w:space="0" w:color="A6A6A6"/>
              <w:left w:val="nil"/>
              <w:bottom w:val="single" w:sz="4" w:space="0" w:color="A6A6A6"/>
              <w:right w:val="single" w:sz="4" w:space="0" w:color="A6A6A6"/>
            </w:tcBorders>
            <w:shd w:val="clear" w:color="auto" w:fill="auto"/>
            <w:hideMark/>
          </w:tcPr>
          <w:p w14:paraId="7E23467C"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to incorporate new agreements on ISAC CM</w:t>
            </w:r>
          </w:p>
        </w:tc>
        <w:tc>
          <w:tcPr>
            <w:tcW w:w="1418" w:type="dxa"/>
            <w:tcBorders>
              <w:top w:val="single" w:sz="4" w:space="0" w:color="A6A6A6"/>
              <w:left w:val="nil"/>
              <w:bottom w:val="single" w:sz="4" w:space="0" w:color="A6A6A6"/>
              <w:right w:val="single" w:sz="4" w:space="0" w:color="A6A6A6"/>
            </w:tcBorders>
            <w:shd w:val="clear" w:color="auto" w:fill="auto"/>
            <w:hideMark/>
          </w:tcPr>
          <w:p w14:paraId="2A540F3D"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Xiaomi, AT&amp;T</w:t>
            </w:r>
          </w:p>
        </w:tc>
        <w:tc>
          <w:tcPr>
            <w:tcW w:w="708" w:type="dxa"/>
            <w:tcBorders>
              <w:top w:val="single" w:sz="4" w:space="0" w:color="A6A6A6"/>
              <w:left w:val="nil"/>
              <w:bottom w:val="single" w:sz="4" w:space="0" w:color="A6A6A6"/>
              <w:right w:val="single" w:sz="4" w:space="0" w:color="A6A6A6"/>
            </w:tcBorders>
            <w:shd w:val="clear" w:color="auto" w:fill="auto"/>
            <w:hideMark/>
          </w:tcPr>
          <w:p w14:paraId="7813D65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26501D3E"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single" w:sz="4" w:space="0" w:color="A6A6A6"/>
              <w:left w:val="nil"/>
              <w:bottom w:val="single" w:sz="4" w:space="0" w:color="A6A6A6"/>
              <w:right w:val="single" w:sz="4" w:space="0" w:color="A6A6A6"/>
            </w:tcBorders>
            <w:shd w:val="clear" w:color="auto" w:fill="auto"/>
            <w:hideMark/>
          </w:tcPr>
          <w:p w14:paraId="5E82591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0" w:history="1">
              <w:r w:rsidRPr="00F52F4A">
                <w:rPr>
                  <w:rFonts w:ascii="Arial" w:hAnsi="Arial" w:cs="Arial"/>
                  <w:b/>
                  <w:bCs/>
                  <w:color w:val="0000FF"/>
                  <w:sz w:val="14"/>
                  <w:szCs w:val="14"/>
                  <w:u w:val="single"/>
                </w:rPr>
                <w:t>Rel-19</w:t>
              </w:r>
            </w:hyperlink>
          </w:p>
        </w:tc>
        <w:tc>
          <w:tcPr>
            <w:tcW w:w="709" w:type="dxa"/>
            <w:tcBorders>
              <w:top w:val="single" w:sz="4" w:space="0" w:color="A6A6A6"/>
              <w:left w:val="nil"/>
              <w:bottom w:val="single" w:sz="4" w:space="0" w:color="A6A6A6"/>
              <w:right w:val="single" w:sz="4" w:space="0" w:color="A6A6A6"/>
            </w:tcBorders>
            <w:shd w:val="clear" w:color="auto" w:fill="auto"/>
            <w:hideMark/>
          </w:tcPr>
          <w:p w14:paraId="49A02A22"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1" w:history="1">
              <w:r w:rsidRPr="00F52F4A">
                <w:rPr>
                  <w:rFonts w:ascii="Arial" w:hAnsi="Arial" w:cs="Arial"/>
                  <w:b/>
                  <w:bCs/>
                  <w:color w:val="0000FF"/>
                  <w:sz w:val="14"/>
                  <w:szCs w:val="14"/>
                  <w:u w:val="single"/>
                </w:rPr>
                <w:t>38.901</w:t>
              </w:r>
            </w:hyperlink>
          </w:p>
        </w:tc>
        <w:tc>
          <w:tcPr>
            <w:tcW w:w="708" w:type="dxa"/>
            <w:tcBorders>
              <w:top w:val="single" w:sz="4" w:space="0" w:color="A6A6A6"/>
              <w:left w:val="nil"/>
              <w:bottom w:val="single" w:sz="4" w:space="0" w:color="A6A6A6"/>
              <w:right w:val="single" w:sz="4" w:space="0" w:color="A6A6A6"/>
            </w:tcBorders>
            <w:shd w:val="clear" w:color="auto" w:fill="auto"/>
            <w:hideMark/>
          </w:tcPr>
          <w:p w14:paraId="207D3A56"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single" w:sz="4" w:space="0" w:color="A6A6A6"/>
              <w:left w:val="nil"/>
              <w:bottom w:val="single" w:sz="4" w:space="0" w:color="A6A6A6"/>
              <w:right w:val="single" w:sz="4" w:space="0" w:color="A6A6A6"/>
            </w:tcBorders>
            <w:shd w:val="clear" w:color="auto" w:fill="auto"/>
            <w:hideMark/>
          </w:tcPr>
          <w:p w14:paraId="7F33C2DD"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2" w:history="1">
              <w:r w:rsidRPr="00F52F4A">
                <w:rPr>
                  <w:rFonts w:ascii="Arial" w:hAnsi="Arial" w:cs="Arial"/>
                  <w:b/>
                  <w:bCs/>
                  <w:color w:val="0000FF"/>
                  <w:sz w:val="14"/>
                  <w:szCs w:val="14"/>
                  <w:u w:val="single"/>
                </w:rPr>
                <w:t>FS_Sensing_NR</w:t>
              </w:r>
            </w:hyperlink>
          </w:p>
        </w:tc>
        <w:tc>
          <w:tcPr>
            <w:tcW w:w="567" w:type="dxa"/>
            <w:tcBorders>
              <w:top w:val="single" w:sz="4" w:space="0" w:color="A6A6A6"/>
              <w:left w:val="nil"/>
              <w:bottom w:val="single" w:sz="4" w:space="0" w:color="A6A6A6"/>
              <w:right w:val="single" w:sz="4" w:space="0" w:color="A6A6A6"/>
            </w:tcBorders>
            <w:shd w:val="clear" w:color="000000" w:fill="BFBFBF"/>
            <w:hideMark/>
          </w:tcPr>
          <w:p w14:paraId="7FC79F6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0031</w:t>
            </w:r>
          </w:p>
        </w:tc>
        <w:tc>
          <w:tcPr>
            <w:tcW w:w="709" w:type="dxa"/>
            <w:tcBorders>
              <w:top w:val="single" w:sz="4" w:space="0" w:color="A6A6A6"/>
              <w:left w:val="nil"/>
              <w:bottom w:val="single" w:sz="4" w:space="0" w:color="A6A6A6"/>
              <w:right w:val="single" w:sz="4" w:space="0" w:color="A6A6A6"/>
            </w:tcBorders>
            <w:shd w:val="clear" w:color="000000" w:fill="BFBFBF"/>
            <w:hideMark/>
          </w:tcPr>
          <w:p w14:paraId="283A394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single" w:sz="4" w:space="0" w:color="A6A6A6"/>
              <w:left w:val="nil"/>
              <w:bottom w:val="single" w:sz="4" w:space="0" w:color="A6A6A6"/>
              <w:right w:val="single" w:sz="4" w:space="0" w:color="A6A6A6"/>
            </w:tcBorders>
            <w:shd w:val="clear" w:color="auto" w:fill="auto"/>
            <w:hideMark/>
          </w:tcPr>
          <w:p w14:paraId="5CB37DE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124E390F"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1A2237C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3" w:history="1">
              <w:r w:rsidRPr="00F52F4A">
                <w:rPr>
                  <w:rFonts w:ascii="Arial" w:hAnsi="Arial" w:cs="Arial"/>
                  <w:b/>
                  <w:bCs/>
                  <w:color w:val="0000FF"/>
                  <w:sz w:val="14"/>
                  <w:szCs w:val="14"/>
                  <w:u w:val="single"/>
                </w:rPr>
                <w:t>R1-2508135</w:t>
              </w:r>
            </w:hyperlink>
          </w:p>
        </w:tc>
        <w:tc>
          <w:tcPr>
            <w:tcW w:w="1984" w:type="dxa"/>
            <w:tcBorders>
              <w:top w:val="nil"/>
              <w:left w:val="nil"/>
              <w:bottom w:val="single" w:sz="4" w:space="0" w:color="A6A6A6"/>
              <w:right w:val="single" w:sz="4" w:space="0" w:color="A6A6A6"/>
            </w:tcBorders>
            <w:shd w:val="clear" w:color="auto" w:fill="auto"/>
            <w:hideMark/>
          </w:tcPr>
          <w:p w14:paraId="2DC31FC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Correction to aperiodic SRS with frequency hopping</w:t>
            </w:r>
          </w:p>
        </w:tc>
        <w:tc>
          <w:tcPr>
            <w:tcW w:w="1418" w:type="dxa"/>
            <w:tcBorders>
              <w:top w:val="nil"/>
              <w:left w:val="nil"/>
              <w:bottom w:val="single" w:sz="4" w:space="0" w:color="A6A6A6"/>
              <w:right w:val="single" w:sz="4" w:space="0" w:color="A6A6A6"/>
            </w:tcBorders>
            <w:shd w:val="clear" w:color="auto" w:fill="auto"/>
            <w:hideMark/>
          </w:tcPr>
          <w:p w14:paraId="31A684C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Huawei, HiSilicon, Ofinno, Samsung, ZTE Corporation, Sanechips</w:t>
            </w:r>
          </w:p>
        </w:tc>
        <w:tc>
          <w:tcPr>
            <w:tcW w:w="708" w:type="dxa"/>
            <w:tcBorders>
              <w:top w:val="nil"/>
              <w:left w:val="nil"/>
              <w:bottom w:val="single" w:sz="4" w:space="0" w:color="A6A6A6"/>
              <w:right w:val="single" w:sz="4" w:space="0" w:color="A6A6A6"/>
            </w:tcBorders>
            <w:shd w:val="clear" w:color="auto" w:fill="auto"/>
            <w:hideMark/>
          </w:tcPr>
          <w:p w14:paraId="2247E78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32E84C36"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6060337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4"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65A3596F"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5"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46AAE52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2526876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6" w:history="1">
              <w:r w:rsidRPr="00F52F4A">
                <w:rPr>
                  <w:rFonts w:ascii="Arial" w:hAnsi="Arial" w:cs="Arial"/>
                  <w:b/>
                  <w:bCs/>
                  <w:color w:val="0000FF"/>
                  <w:sz w:val="14"/>
                  <w:szCs w:val="14"/>
                  <w:u w:val="single"/>
                </w:rPr>
                <w:t>NR_pos_enh2-Core</w:t>
              </w:r>
            </w:hyperlink>
          </w:p>
        </w:tc>
        <w:tc>
          <w:tcPr>
            <w:tcW w:w="567" w:type="dxa"/>
            <w:tcBorders>
              <w:top w:val="nil"/>
              <w:left w:val="nil"/>
              <w:bottom w:val="single" w:sz="4" w:space="0" w:color="A6A6A6"/>
              <w:right w:val="single" w:sz="4" w:space="0" w:color="A6A6A6"/>
            </w:tcBorders>
            <w:shd w:val="clear" w:color="000000" w:fill="BFBFBF"/>
            <w:hideMark/>
          </w:tcPr>
          <w:p w14:paraId="522539A8"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0698</w:t>
            </w:r>
          </w:p>
        </w:tc>
        <w:tc>
          <w:tcPr>
            <w:tcW w:w="709" w:type="dxa"/>
            <w:tcBorders>
              <w:top w:val="nil"/>
              <w:left w:val="nil"/>
              <w:bottom w:val="single" w:sz="4" w:space="0" w:color="A6A6A6"/>
              <w:right w:val="single" w:sz="4" w:space="0" w:color="A6A6A6"/>
            </w:tcBorders>
            <w:shd w:val="clear" w:color="000000" w:fill="BFBFBF"/>
            <w:hideMark/>
          </w:tcPr>
          <w:p w14:paraId="7921C78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1FF1978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0257B2A9"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5DEFBE5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7" w:history="1">
              <w:r w:rsidRPr="00F52F4A">
                <w:rPr>
                  <w:rFonts w:ascii="Arial" w:hAnsi="Arial" w:cs="Arial"/>
                  <w:b/>
                  <w:bCs/>
                  <w:color w:val="0000FF"/>
                  <w:sz w:val="14"/>
                  <w:szCs w:val="14"/>
                  <w:u w:val="single"/>
                </w:rPr>
                <w:t>R1-2508136</w:t>
              </w:r>
            </w:hyperlink>
          </w:p>
        </w:tc>
        <w:tc>
          <w:tcPr>
            <w:tcW w:w="1984" w:type="dxa"/>
            <w:tcBorders>
              <w:top w:val="nil"/>
              <w:left w:val="nil"/>
              <w:bottom w:val="single" w:sz="4" w:space="0" w:color="A6A6A6"/>
              <w:right w:val="single" w:sz="4" w:space="0" w:color="A6A6A6"/>
            </w:tcBorders>
            <w:shd w:val="clear" w:color="auto" w:fill="auto"/>
            <w:hideMark/>
          </w:tcPr>
          <w:p w14:paraId="51657A1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Correction to aperiodic SRS with frequency hopping</w:t>
            </w:r>
          </w:p>
        </w:tc>
        <w:tc>
          <w:tcPr>
            <w:tcW w:w="1418" w:type="dxa"/>
            <w:tcBorders>
              <w:top w:val="nil"/>
              <w:left w:val="nil"/>
              <w:bottom w:val="single" w:sz="4" w:space="0" w:color="A6A6A6"/>
              <w:right w:val="single" w:sz="4" w:space="0" w:color="A6A6A6"/>
            </w:tcBorders>
            <w:shd w:val="clear" w:color="auto" w:fill="auto"/>
            <w:hideMark/>
          </w:tcPr>
          <w:p w14:paraId="3D0A0C4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Huawei, HiSilicon, Ofinno, Samsung, ZTE Corporation, Sanechips</w:t>
            </w:r>
          </w:p>
        </w:tc>
        <w:tc>
          <w:tcPr>
            <w:tcW w:w="708" w:type="dxa"/>
            <w:tcBorders>
              <w:top w:val="nil"/>
              <w:left w:val="nil"/>
              <w:bottom w:val="single" w:sz="4" w:space="0" w:color="A6A6A6"/>
              <w:right w:val="single" w:sz="4" w:space="0" w:color="A6A6A6"/>
            </w:tcBorders>
            <w:shd w:val="clear" w:color="auto" w:fill="auto"/>
            <w:hideMark/>
          </w:tcPr>
          <w:p w14:paraId="33129C7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054E688E"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025B236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8"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7D69FF21"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79"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666D979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155D5D5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0" w:history="1">
              <w:r w:rsidRPr="00F52F4A">
                <w:rPr>
                  <w:rFonts w:ascii="Arial" w:hAnsi="Arial" w:cs="Arial"/>
                  <w:b/>
                  <w:bCs/>
                  <w:color w:val="0000FF"/>
                  <w:sz w:val="14"/>
                  <w:szCs w:val="14"/>
                  <w:u w:val="single"/>
                </w:rPr>
                <w:t>NR_pos_enh2-Core</w:t>
              </w:r>
            </w:hyperlink>
          </w:p>
        </w:tc>
        <w:tc>
          <w:tcPr>
            <w:tcW w:w="567" w:type="dxa"/>
            <w:tcBorders>
              <w:top w:val="nil"/>
              <w:left w:val="nil"/>
              <w:bottom w:val="single" w:sz="4" w:space="0" w:color="A6A6A6"/>
              <w:right w:val="single" w:sz="4" w:space="0" w:color="A6A6A6"/>
            </w:tcBorders>
            <w:shd w:val="clear" w:color="000000" w:fill="BFBFBF"/>
            <w:hideMark/>
          </w:tcPr>
          <w:p w14:paraId="39D2922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0699</w:t>
            </w:r>
          </w:p>
        </w:tc>
        <w:tc>
          <w:tcPr>
            <w:tcW w:w="709" w:type="dxa"/>
            <w:tcBorders>
              <w:top w:val="nil"/>
              <w:left w:val="nil"/>
              <w:bottom w:val="single" w:sz="4" w:space="0" w:color="A6A6A6"/>
              <w:right w:val="single" w:sz="4" w:space="0" w:color="A6A6A6"/>
            </w:tcBorders>
            <w:shd w:val="clear" w:color="000000" w:fill="BFBFBF"/>
            <w:hideMark/>
          </w:tcPr>
          <w:p w14:paraId="5E3D707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7610ECC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6072955E"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796DAB5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1" w:history="1">
              <w:r w:rsidRPr="00F52F4A">
                <w:rPr>
                  <w:rFonts w:ascii="Arial" w:hAnsi="Arial" w:cs="Arial"/>
                  <w:b/>
                  <w:bCs/>
                  <w:color w:val="0000FF"/>
                  <w:sz w:val="14"/>
                  <w:szCs w:val="14"/>
                  <w:u w:val="single"/>
                </w:rPr>
                <w:t>R1-2508143</w:t>
              </w:r>
            </w:hyperlink>
          </w:p>
        </w:tc>
        <w:tc>
          <w:tcPr>
            <w:tcW w:w="1984" w:type="dxa"/>
            <w:tcBorders>
              <w:top w:val="nil"/>
              <w:left w:val="nil"/>
              <w:bottom w:val="single" w:sz="4" w:space="0" w:color="A6A6A6"/>
              <w:right w:val="single" w:sz="4" w:space="0" w:color="A6A6A6"/>
            </w:tcBorders>
            <w:shd w:val="clear" w:color="auto" w:fill="auto"/>
            <w:hideMark/>
          </w:tcPr>
          <w:p w14:paraId="7F52764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two TAG operation (Rel-18)</w:t>
            </w:r>
          </w:p>
        </w:tc>
        <w:tc>
          <w:tcPr>
            <w:tcW w:w="1418" w:type="dxa"/>
            <w:tcBorders>
              <w:top w:val="nil"/>
              <w:left w:val="nil"/>
              <w:bottom w:val="single" w:sz="4" w:space="0" w:color="A6A6A6"/>
              <w:right w:val="single" w:sz="4" w:space="0" w:color="A6A6A6"/>
            </w:tcBorders>
            <w:shd w:val="clear" w:color="auto" w:fill="auto"/>
            <w:hideMark/>
          </w:tcPr>
          <w:p w14:paraId="198F8A2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vivo, ZTE, Samsung, NTT DOCOMO, INC.</w:t>
            </w:r>
          </w:p>
        </w:tc>
        <w:tc>
          <w:tcPr>
            <w:tcW w:w="708" w:type="dxa"/>
            <w:tcBorders>
              <w:top w:val="nil"/>
              <w:left w:val="nil"/>
              <w:bottom w:val="single" w:sz="4" w:space="0" w:color="A6A6A6"/>
              <w:right w:val="single" w:sz="4" w:space="0" w:color="A6A6A6"/>
            </w:tcBorders>
            <w:shd w:val="clear" w:color="auto" w:fill="auto"/>
            <w:hideMark/>
          </w:tcPr>
          <w:p w14:paraId="24E608B9"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08560D90"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24AAD86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2"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493C6AB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3"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2DD6C80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23C443F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4"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3B70B7B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0730</w:t>
            </w:r>
          </w:p>
        </w:tc>
        <w:tc>
          <w:tcPr>
            <w:tcW w:w="709" w:type="dxa"/>
            <w:tcBorders>
              <w:top w:val="nil"/>
              <w:left w:val="nil"/>
              <w:bottom w:val="single" w:sz="4" w:space="0" w:color="A6A6A6"/>
              <w:right w:val="single" w:sz="4" w:space="0" w:color="A6A6A6"/>
            </w:tcBorders>
            <w:shd w:val="clear" w:color="000000" w:fill="BFBFBF"/>
            <w:hideMark/>
          </w:tcPr>
          <w:p w14:paraId="6E43F46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40037A2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25914C62" w14:textId="77777777" w:rsidTr="003B33B0">
        <w:trPr>
          <w:trHeight w:val="536"/>
        </w:trPr>
        <w:tc>
          <w:tcPr>
            <w:tcW w:w="988" w:type="dxa"/>
            <w:tcBorders>
              <w:top w:val="nil"/>
              <w:left w:val="single" w:sz="4" w:space="0" w:color="A6A6A6"/>
              <w:bottom w:val="single" w:sz="4" w:space="0" w:color="A6A6A6"/>
              <w:right w:val="single" w:sz="4" w:space="0" w:color="A6A6A6"/>
            </w:tcBorders>
            <w:shd w:val="clear" w:color="auto" w:fill="auto"/>
            <w:hideMark/>
          </w:tcPr>
          <w:p w14:paraId="26D91782"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5" w:history="1">
              <w:r w:rsidRPr="00F52F4A">
                <w:rPr>
                  <w:rFonts w:ascii="Arial" w:hAnsi="Arial" w:cs="Arial"/>
                  <w:b/>
                  <w:bCs/>
                  <w:color w:val="0000FF"/>
                  <w:sz w:val="14"/>
                  <w:szCs w:val="14"/>
                  <w:u w:val="single"/>
                </w:rPr>
                <w:t>R1-2508144</w:t>
              </w:r>
            </w:hyperlink>
          </w:p>
        </w:tc>
        <w:tc>
          <w:tcPr>
            <w:tcW w:w="1984" w:type="dxa"/>
            <w:tcBorders>
              <w:top w:val="nil"/>
              <w:left w:val="nil"/>
              <w:bottom w:val="single" w:sz="4" w:space="0" w:color="A6A6A6"/>
              <w:right w:val="single" w:sz="4" w:space="0" w:color="A6A6A6"/>
            </w:tcBorders>
            <w:shd w:val="clear" w:color="auto" w:fill="auto"/>
            <w:hideMark/>
          </w:tcPr>
          <w:p w14:paraId="7167A05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two TAG operation (Rel-19 mirror)</w:t>
            </w:r>
          </w:p>
        </w:tc>
        <w:tc>
          <w:tcPr>
            <w:tcW w:w="1418" w:type="dxa"/>
            <w:tcBorders>
              <w:top w:val="nil"/>
              <w:left w:val="nil"/>
              <w:bottom w:val="single" w:sz="4" w:space="0" w:color="A6A6A6"/>
              <w:right w:val="single" w:sz="4" w:space="0" w:color="A6A6A6"/>
            </w:tcBorders>
            <w:shd w:val="clear" w:color="auto" w:fill="auto"/>
            <w:hideMark/>
          </w:tcPr>
          <w:p w14:paraId="2F7EA90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vivo, ZTE, Samsung, NTT DOCOMO, INC.</w:t>
            </w:r>
          </w:p>
        </w:tc>
        <w:tc>
          <w:tcPr>
            <w:tcW w:w="708" w:type="dxa"/>
            <w:tcBorders>
              <w:top w:val="nil"/>
              <w:left w:val="nil"/>
              <w:bottom w:val="single" w:sz="4" w:space="0" w:color="A6A6A6"/>
              <w:right w:val="single" w:sz="4" w:space="0" w:color="A6A6A6"/>
            </w:tcBorders>
            <w:shd w:val="clear" w:color="auto" w:fill="auto"/>
            <w:hideMark/>
          </w:tcPr>
          <w:p w14:paraId="2081381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27C82E2"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6E9C872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6"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05F9753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7"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4E13035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4A750A0F"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8"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070FC449"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0731</w:t>
            </w:r>
          </w:p>
        </w:tc>
        <w:tc>
          <w:tcPr>
            <w:tcW w:w="709" w:type="dxa"/>
            <w:tcBorders>
              <w:top w:val="nil"/>
              <w:left w:val="nil"/>
              <w:bottom w:val="single" w:sz="4" w:space="0" w:color="A6A6A6"/>
              <w:right w:val="single" w:sz="4" w:space="0" w:color="A6A6A6"/>
            </w:tcBorders>
            <w:shd w:val="clear" w:color="000000" w:fill="BFBFBF"/>
            <w:hideMark/>
          </w:tcPr>
          <w:p w14:paraId="02E9C80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5DABDED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22DC6B03" w14:textId="77777777" w:rsidTr="003B33B0">
        <w:trPr>
          <w:trHeight w:val="430"/>
        </w:trPr>
        <w:tc>
          <w:tcPr>
            <w:tcW w:w="988" w:type="dxa"/>
            <w:tcBorders>
              <w:top w:val="nil"/>
              <w:left w:val="single" w:sz="4" w:space="0" w:color="A6A6A6"/>
              <w:bottom w:val="single" w:sz="4" w:space="0" w:color="A6A6A6"/>
              <w:right w:val="single" w:sz="4" w:space="0" w:color="A6A6A6"/>
            </w:tcBorders>
            <w:shd w:val="clear" w:color="auto" w:fill="auto"/>
            <w:hideMark/>
          </w:tcPr>
          <w:p w14:paraId="522C076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89" w:history="1">
              <w:r w:rsidRPr="00F52F4A">
                <w:rPr>
                  <w:rFonts w:ascii="Arial" w:hAnsi="Arial" w:cs="Arial"/>
                  <w:b/>
                  <w:bCs/>
                  <w:color w:val="0000FF"/>
                  <w:sz w:val="14"/>
                  <w:szCs w:val="14"/>
                  <w:u w:val="single"/>
                </w:rPr>
                <w:t>R1-2508166</w:t>
              </w:r>
            </w:hyperlink>
          </w:p>
        </w:tc>
        <w:tc>
          <w:tcPr>
            <w:tcW w:w="1984" w:type="dxa"/>
            <w:tcBorders>
              <w:top w:val="nil"/>
              <w:left w:val="nil"/>
              <w:bottom w:val="single" w:sz="4" w:space="0" w:color="A6A6A6"/>
              <w:right w:val="single" w:sz="4" w:space="0" w:color="A6A6A6"/>
            </w:tcBorders>
            <w:shd w:val="clear" w:color="auto" w:fill="auto"/>
            <w:hideMark/>
          </w:tcPr>
          <w:p w14:paraId="7E24859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SFN-scheme dynamic switching for Rel-18 in TS 38.214</w:t>
            </w:r>
          </w:p>
        </w:tc>
        <w:tc>
          <w:tcPr>
            <w:tcW w:w="1418" w:type="dxa"/>
            <w:tcBorders>
              <w:top w:val="nil"/>
              <w:left w:val="nil"/>
              <w:bottom w:val="single" w:sz="4" w:space="0" w:color="A6A6A6"/>
              <w:right w:val="single" w:sz="4" w:space="0" w:color="A6A6A6"/>
            </w:tcBorders>
            <w:shd w:val="clear" w:color="auto" w:fill="auto"/>
            <w:hideMark/>
          </w:tcPr>
          <w:p w14:paraId="5A25817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Xiaomi, Huawei, HiSilicon, Samsung</w:t>
            </w:r>
          </w:p>
        </w:tc>
        <w:tc>
          <w:tcPr>
            <w:tcW w:w="708" w:type="dxa"/>
            <w:tcBorders>
              <w:top w:val="nil"/>
              <w:left w:val="nil"/>
              <w:bottom w:val="single" w:sz="4" w:space="0" w:color="A6A6A6"/>
              <w:right w:val="single" w:sz="4" w:space="0" w:color="A6A6A6"/>
            </w:tcBorders>
            <w:shd w:val="clear" w:color="auto" w:fill="auto"/>
            <w:hideMark/>
          </w:tcPr>
          <w:p w14:paraId="1758CD4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3C68EC8A"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22FEA9FC"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0"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1ECBDF06"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1"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0E379EA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06CF473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2"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58EBBFD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0700</w:t>
            </w:r>
          </w:p>
        </w:tc>
        <w:tc>
          <w:tcPr>
            <w:tcW w:w="709" w:type="dxa"/>
            <w:tcBorders>
              <w:top w:val="nil"/>
              <w:left w:val="nil"/>
              <w:bottom w:val="single" w:sz="4" w:space="0" w:color="A6A6A6"/>
              <w:right w:val="single" w:sz="4" w:space="0" w:color="A6A6A6"/>
            </w:tcBorders>
            <w:shd w:val="clear" w:color="000000" w:fill="BFBFBF"/>
            <w:hideMark/>
          </w:tcPr>
          <w:p w14:paraId="672B005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77B982D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5829901E"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7D0218E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3" w:history="1">
              <w:r w:rsidRPr="00F52F4A">
                <w:rPr>
                  <w:rFonts w:ascii="Arial" w:hAnsi="Arial" w:cs="Arial"/>
                  <w:b/>
                  <w:bCs/>
                  <w:color w:val="0000FF"/>
                  <w:sz w:val="14"/>
                  <w:szCs w:val="14"/>
                  <w:u w:val="single"/>
                </w:rPr>
                <w:t>R1-2508167</w:t>
              </w:r>
            </w:hyperlink>
          </w:p>
        </w:tc>
        <w:tc>
          <w:tcPr>
            <w:tcW w:w="1984" w:type="dxa"/>
            <w:tcBorders>
              <w:top w:val="nil"/>
              <w:left w:val="nil"/>
              <w:bottom w:val="single" w:sz="4" w:space="0" w:color="A6A6A6"/>
              <w:right w:val="single" w:sz="4" w:space="0" w:color="A6A6A6"/>
            </w:tcBorders>
            <w:shd w:val="clear" w:color="auto" w:fill="auto"/>
            <w:hideMark/>
          </w:tcPr>
          <w:p w14:paraId="5481FBF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SFN-scheme dynamic switching for Rel-19 in TS 38.214</w:t>
            </w:r>
          </w:p>
        </w:tc>
        <w:tc>
          <w:tcPr>
            <w:tcW w:w="1418" w:type="dxa"/>
            <w:tcBorders>
              <w:top w:val="nil"/>
              <w:left w:val="nil"/>
              <w:bottom w:val="single" w:sz="4" w:space="0" w:color="A6A6A6"/>
              <w:right w:val="single" w:sz="4" w:space="0" w:color="A6A6A6"/>
            </w:tcBorders>
            <w:shd w:val="clear" w:color="auto" w:fill="auto"/>
            <w:hideMark/>
          </w:tcPr>
          <w:p w14:paraId="19ACB08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Xiaomi, Huawei, HiSilicon, Samsung</w:t>
            </w:r>
          </w:p>
        </w:tc>
        <w:tc>
          <w:tcPr>
            <w:tcW w:w="708" w:type="dxa"/>
            <w:tcBorders>
              <w:top w:val="nil"/>
              <w:left w:val="nil"/>
              <w:bottom w:val="single" w:sz="4" w:space="0" w:color="A6A6A6"/>
              <w:right w:val="single" w:sz="4" w:space="0" w:color="A6A6A6"/>
            </w:tcBorders>
            <w:shd w:val="clear" w:color="auto" w:fill="auto"/>
            <w:hideMark/>
          </w:tcPr>
          <w:p w14:paraId="24EF061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4ED91417"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137047A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4"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557904B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5"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1EB6CBC8"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65B46F5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6"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561FC1C8"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0701</w:t>
            </w:r>
          </w:p>
        </w:tc>
        <w:tc>
          <w:tcPr>
            <w:tcW w:w="709" w:type="dxa"/>
            <w:tcBorders>
              <w:top w:val="nil"/>
              <w:left w:val="nil"/>
              <w:bottom w:val="single" w:sz="4" w:space="0" w:color="A6A6A6"/>
              <w:right w:val="single" w:sz="4" w:space="0" w:color="A6A6A6"/>
            </w:tcBorders>
            <w:shd w:val="clear" w:color="000000" w:fill="BFBFBF"/>
            <w:hideMark/>
          </w:tcPr>
          <w:p w14:paraId="1B59EE7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641D6E9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3CEE1BCE" w14:textId="77777777" w:rsidTr="003B33B0">
        <w:trPr>
          <w:trHeight w:val="391"/>
        </w:trPr>
        <w:tc>
          <w:tcPr>
            <w:tcW w:w="988" w:type="dxa"/>
            <w:tcBorders>
              <w:top w:val="nil"/>
              <w:left w:val="single" w:sz="4" w:space="0" w:color="A6A6A6"/>
              <w:bottom w:val="single" w:sz="4" w:space="0" w:color="A6A6A6"/>
              <w:right w:val="single" w:sz="4" w:space="0" w:color="A6A6A6"/>
            </w:tcBorders>
            <w:shd w:val="clear" w:color="auto" w:fill="auto"/>
            <w:hideMark/>
          </w:tcPr>
          <w:p w14:paraId="4D8ABE3E"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7" w:history="1">
              <w:r w:rsidRPr="00F52F4A">
                <w:rPr>
                  <w:rFonts w:ascii="Arial" w:hAnsi="Arial" w:cs="Arial"/>
                  <w:b/>
                  <w:bCs/>
                  <w:color w:val="0000FF"/>
                  <w:sz w:val="14"/>
                  <w:szCs w:val="14"/>
                  <w:u w:val="single"/>
                </w:rPr>
                <w:t>R1-2508172</w:t>
              </w:r>
            </w:hyperlink>
          </w:p>
        </w:tc>
        <w:tc>
          <w:tcPr>
            <w:tcW w:w="1984" w:type="dxa"/>
            <w:tcBorders>
              <w:top w:val="nil"/>
              <w:left w:val="nil"/>
              <w:bottom w:val="single" w:sz="4" w:space="0" w:color="A6A6A6"/>
              <w:right w:val="single" w:sz="4" w:space="0" w:color="A6A6A6"/>
            </w:tcBorders>
            <w:shd w:val="clear" w:color="auto" w:fill="auto"/>
            <w:hideMark/>
          </w:tcPr>
          <w:p w14:paraId="5EB1273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Handheld UT Polarized Antenna Model</w:t>
            </w:r>
          </w:p>
        </w:tc>
        <w:tc>
          <w:tcPr>
            <w:tcW w:w="1418" w:type="dxa"/>
            <w:tcBorders>
              <w:top w:val="nil"/>
              <w:left w:val="nil"/>
              <w:bottom w:val="single" w:sz="4" w:space="0" w:color="A6A6A6"/>
              <w:right w:val="single" w:sz="4" w:space="0" w:color="A6A6A6"/>
            </w:tcBorders>
            <w:shd w:val="clear" w:color="auto" w:fill="auto"/>
            <w:hideMark/>
          </w:tcPr>
          <w:p w14:paraId="4D3A48E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Intel Corporation, Nokia, InterDigital</w:t>
            </w:r>
          </w:p>
        </w:tc>
        <w:tc>
          <w:tcPr>
            <w:tcW w:w="708" w:type="dxa"/>
            <w:tcBorders>
              <w:top w:val="nil"/>
              <w:left w:val="nil"/>
              <w:bottom w:val="single" w:sz="4" w:space="0" w:color="A6A6A6"/>
              <w:right w:val="single" w:sz="4" w:space="0" w:color="A6A6A6"/>
            </w:tcBorders>
            <w:shd w:val="clear" w:color="auto" w:fill="auto"/>
            <w:hideMark/>
          </w:tcPr>
          <w:p w14:paraId="52BFFA2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BCDEC66"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19A2908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8"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0C8F82D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599" w:history="1">
              <w:r w:rsidRPr="00F52F4A">
                <w:rPr>
                  <w:rFonts w:ascii="Arial" w:hAnsi="Arial" w:cs="Arial"/>
                  <w:b/>
                  <w:bCs/>
                  <w:color w:val="0000FF"/>
                  <w:sz w:val="14"/>
                  <w:szCs w:val="14"/>
                  <w:u w:val="single"/>
                </w:rPr>
                <w:t>38.901</w:t>
              </w:r>
            </w:hyperlink>
          </w:p>
        </w:tc>
        <w:tc>
          <w:tcPr>
            <w:tcW w:w="708" w:type="dxa"/>
            <w:tcBorders>
              <w:top w:val="nil"/>
              <w:left w:val="nil"/>
              <w:bottom w:val="single" w:sz="4" w:space="0" w:color="A6A6A6"/>
              <w:right w:val="single" w:sz="4" w:space="0" w:color="A6A6A6"/>
            </w:tcBorders>
            <w:shd w:val="clear" w:color="auto" w:fill="auto"/>
            <w:hideMark/>
          </w:tcPr>
          <w:p w14:paraId="789BD00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0C891096"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0" w:history="1">
              <w:r w:rsidRPr="00F52F4A">
                <w:rPr>
                  <w:rFonts w:ascii="Arial" w:hAnsi="Arial" w:cs="Arial"/>
                  <w:b/>
                  <w:bCs/>
                  <w:color w:val="0000FF"/>
                  <w:sz w:val="14"/>
                  <w:szCs w:val="14"/>
                  <w:u w:val="single"/>
                </w:rPr>
                <w:t>FS_NR_7_24GHz_CHmod</w:t>
              </w:r>
            </w:hyperlink>
          </w:p>
        </w:tc>
        <w:tc>
          <w:tcPr>
            <w:tcW w:w="567" w:type="dxa"/>
            <w:tcBorders>
              <w:top w:val="nil"/>
              <w:left w:val="nil"/>
              <w:bottom w:val="single" w:sz="4" w:space="0" w:color="A6A6A6"/>
              <w:right w:val="single" w:sz="4" w:space="0" w:color="A6A6A6"/>
            </w:tcBorders>
            <w:shd w:val="clear" w:color="000000" w:fill="BFBFBF"/>
            <w:hideMark/>
          </w:tcPr>
          <w:p w14:paraId="014E153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0032</w:t>
            </w:r>
          </w:p>
        </w:tc>
        <w:tc>
          <w:tcPr>
            <w:tcW w:w="709" w:type="dxa"/>
            <w:tcBorders>
              <w:top w:val="nil"/>
              <w:left w:val="nil"/>
              <w:bottom w:val="single" w:sz="4" w:space="0" w:color="A6A6A6"/>
              <w:right w:val="single" w:sz="4" w:space="0" w:color="A6A6A6"/>
            </w:tcBorders>
            <w:shd w:val="clear" w:color="000000" w:fill="BFBFBF"/>
            <w:hideMark/>
          </w:tcPr>
          <w:p w14:paraId="2B8FFCAD"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4DDD46B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6E054F6D" w14:textId="77777777" w:rsidTr="003B33B0">
        <w:trPr>
          <w:trHeight w:val="397"/>
        </w:trPr>
        <w:tc>
          <w:tcPr>
            <w:tcW w:w="988" w:type="dxa"/>
            <w:tcBorders>
              <w:top w:val="nil"/>
              <w:left w:val="single" w:sz="4" w:space="0" w:color="A6A6A6"/>
              <w:bottom w:val="single" w:sz="4" w:space="0" w:color="A6A6A6"/>
              <w:right w:val="single" w:sz="4" w:space="0" w:color="A6A6A6"/>
            </w:tcBorders>
            <w:shd w:val="clear" w:color="auto" w:fill="auto"/>
            <w:hideMark/>
          </w:tcPr>
          <w:p w14:paraId="15AD76A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1" w:history="1">
              <w:r w:rsidRPr="00F52F4A">
                <w:rPr>
                  <w:rFonts w:ascii="Arial" w:hAnsi="Arial" w:cs="Arial"/>
                  <w:b/>
                  <w:bCs/>
                  <w:color w:val="0000FF"/>
                  <w:sz w:val="14"/>
                  <w:szCs w:val="14"/>
                  <w:u w:val="single"/>
                </w:rPr>
                <w:t>R1-2508180</w:t>
              </w:r>
            </w:hyperlink>
          </w:p>
        </w:tc>
        <w:tc>
          <w:tcPr>
            <w:tcW w:w="1984" w:type="dxa"/>
            <w:tcBorders>
              <w:top w:val="nil"/>
              <w:left w:val="nil"/>
              <w:bottom w:val="single" w:sz="4" w:space="0" w:color="A6A6A6"/>
              <w:right w:val="single" w:sz="4" w:space="0" w:color="A6A6A6"/>
            </w:tcBorders>
            <w:shd w:val="clear" w:color="auto" w:fill="auto"/>
            <w:hideMark/>
          </w:tcPr>
          <w:p w14:paraId="3AAE46E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TDCP report configuration – Rel-18</w:t>
            </w:r>
          </w:p>
        </w:tc>
        <w:tc>
          <w:tcPr>
            <w:tcW w:w="1418" w:type="dxa"/>
            <w:tcBorders>
              <w:top w:val="nil"/>
              <w:left w:val="nil"/>
              <w:bottom w:val="single" w:sz="4" w:space="0" w:color="A6A6A6"/>
              <w:right w:val="single" w:sz="4" w:space="0" w:color="A6A6A6"/>
            </w:tcBorders>
            <w:shd w:val="clear" w:color="auto" w:fill="auto"/>
            <w:hideMark/>
          </w:tcPr>
          <w:p w14:paraId="4AE1E786"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Google, Samsung</w:t>
            </w:r>
          </w:p>
        </w:tc>
        <w:tc>
          <w:tcPr>
            <w:tcW w:w="708" w:type="dxa"/>
            <w:tcBorders>
              <w:top w:val="nil"/>
              <w:left w:val="nil"/>
              <w:bottom w:val="single" w:sz="4" w:space="0" w:color="A6A6A6"/>
              <w:right w:val="single" w:sz="4" w:space="0" w:color="A6A6A6"/>
            </w:tcBorders>
            <w:shd w:val="clear" w:color="auto" w:fill="auto"/>
            <w:hideMark/>
          </w:tcPr>
          <w:p w14:paraId="508E486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7B9E8BCD"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181095B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2"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4F4C40A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3"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3B59493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6B59C6AC"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4"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6E27A79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0702</w:t>
            </w:r>
          </w:p>
        </w:tc>
        <w:tc>
          <w:tcPr>
            <w:tcW w:w="709" w:type="dxa"/>
            <w:tcBorders>
              <w:top w:val="nil"/>
              <w:left w:val="nil"/>
              <w:bottom w:val="single" w:sz="4" w:space="0" w:color="A6A6A6"/>
              <w:right w:val="single" w:sz="4" w:space="0" w:color="A6A6A6"/>
            </w:tcBorders>
            <w:shd w:val="clear" w:color="000000" w:fill="BFBFBF"/>
            <w:hideMark/>
          </w:tcPr>
          <w:p w14:paraId="02548C3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0094F846"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421B5189"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5CC4E9B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5" w:history="1">
              <w:r w:rsidRPr="00F52F4A">
                <w:rPr>
                  <w:rFonts w:ascii="Arial" w:hAnsi="Arial" w:cs="Arial"/>
                  <w:b/>
                  <w:bCs/>
                  <w:color w:val="0000FF"/>
                  <w:sz w:val="14"/>
                  <w:szCs w:val="14"/>
                  <w:u w:val="single"/>
                </w:rPr>
                <w:t>R1-2508181</w:t>
              </w:r>
            </w:hyperlink>
          </w:p>
        </w:tc>
        <w:tc>
          <w:tcPr>
            <w:tcW w:w="1984" w:type="dxa"/>
            <w:tcBorders>
              <w:top w:val="nil"/>
              <w:left w:val="nil"/>
              <w:bottom w:val="single" w:sz="4" w:space="0" w:color="A6A6A6"/>
              <w:right w:val="single" w:sz="4" w:space="0" w:color="A6A6A6"/>
            </w:tcBorders>
            <w:shd w:val="clear" w:color="auto" w:fill="auto"/>
            <w:hideMark/>
          </w:tcPr>
          <w:p w14:paraId="09464E6C"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TDCP Report Configuration – Rel-19</w:t>
            </w:r>
          </w:p>
        </w:tc>
        <w:tc>
          <w:tcPr>
            <w:tcW w:w="1418" w:type="dxa"/>
            <w:tcBorders>
              <w:top w:val="nil"/>
              <w:left w:val="nil"/>
              <w:bottom w:val="single" w:sz="4" w:space="0" w:color="A6A6A6"/>
              <w:right w:val="single" w:sz="4" w:space="0" w:color="A6A6A6"/>
            </w:tcBorders>
            <w:shd w:val="clear" w:color="auto" w:fill="auto"/>
            <w:hideMark/>
          </w:tcPr>
          <w:p w14:paraId="693B494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Google, Samsung</w:t>
            </w:r>
          </w:p>
        </w:tc>
        <w:tc>
          <w:tcPr>
            <w:tcW w:w="708" w:type="dxa"/>
            <w:tcBorders>
              <w:top w:val="nil"/>
              <w:left w:val="nil"/>
              <w:bottom w:val="single" w:sz="4" w:space="0" w:color="A6A6A6"/>
              <w:right w:val="single" w:sz="4" w:space="0" w:color="A6A6A6"/>
            </w:tcBorders>
            <w:shd w:val="clear" w:color="auto" w:fill="auto"/>
            <w:hideMark/>
          </w:tcPr>
          <w:p w14:paraId="4786C3F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04869AC7"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3790034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6"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2ADB22FF"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7" w:history="1">
              <w:r w:rsidRPr="00F52F4A">
                <w:rPr>
                  <w:rFonts w:ascii="Arial" w:hAnsi="Arial" w:cs="Arial"/>
                  <w:b/>
                  <w:bCs/>
                  <w:color w:val="0000FF"/>
                  <w:sz w:val="14"/>
                  <w:szCs w:val="14"/>
                  <w:u w:val="single"/>
                </w:rPr>
                <w:t>38.214</w:t>
              </w:r>
            </w:hyperlink>
          </w:p>
        </w:tc>
        <w:tc>
          <w:tcPr>
            <w:tcW w:w="708" w:type="dxa"/>
            <w:tcBorders>
              <w:top w:val="nil"/>
              <w:left w:val="nil"/>
              <w:bottom w:val="single" w:sz="4" w:space="0" w:color="A6A6A6"/>
              <w:right w:val="single" w:sz="4" w:space="0" w:color="A6A6A6"/>
            </w:tcBorders>
            <w:shd w:val="clear" w:color="auto" w:fill="auto"/>
            <w:hideMark/>
          </w:tcPr>
          <w:p w14:paraId="33DA66C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5CA6C25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8"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0479F406"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0703</w:t>
            </w:r>
          </w:p>
        </w:tc>
        <w:tc>
          <w:tcPr>
            <w:tcW w:w="709" w:type="dxa"/>
            <w:tcBorders>
              <w:top w:val="nil"/>
              <w:left w:val="nil"/>
              <w:bottom w:val="single" w:sz="4" w:space="0" w:color="A6A6A6"/>
              <w:right w:val="single" w:sz="4" w:space="0" w:color="A6A6A6"/>
            </w:tcBorders>
            <w:shd w:val="clear" w:color="000000" w:fill="BFBFBF"/>
            <w:hideMark/>
          </w:tcPr>
          <w:p w14:paraId="5593460C"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0DF31939"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6BB8BE44" w14:textId="77777777" w:rsidTr="003B33B0">
        <w:trPr>
          <w:trHeight w:val="300"/>
        </w:trPr>
        <w:tc>
          <w:tcPr>
            <w:tcW w:w="988" w:type="dxa"/>
            <w:tcBorders>
              <w:top w:val="nil"/>
              <w:left w:val="single" w:sz="4" w:space="0" w:color="A6A6A6"/>
              <w:bottom w:val="single" w:sz="4" w:space="0" w:color="A6A6A6"/>
              <w:right w:val="single" w:sz="4" w:space="0" w:color="A6A6A6"/>
            </w:tcBorders>
            <w:shd w:val="clear" w:color="auto" w:fill="auto"/>
            <w:hideMark/>
          </w:tcPr>
          <w:p w14:paraId="2D13C69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09" w:history="1">
              <w:r w:rsidRPr="00F52F4A">
                <w:rPr>
                  <w:rFonts w:ascii="Arial" w:hAnsi="Arial" w:cs="Arial"/>
                  <w:b/>
                  <w:bCs/>
                  <w:color w:val="0000FF"/>
                  <w:sz w:val="14"/>
                  <w:szCs w:val="14"/>
                  <w:u w:val="single"/>
                </w:rPr>
                <w:t>R1-2508191</w:t>
              </w:r>
            </w:hyperlink>
          </w:p>
        </w:tc>
        <w:tc>
          <w:tcPr>
            <w:tcW w:w="1984" w:type="dxa"/>
            <w:tcBorders>
              <w:top w:val="nil"/>
              <w:left w:val="nil"/>
              <w:bottom w:val="single" w:sz="4" w:space="0" w:color="A6A6A6"/>
              <w:right w:val="single" w:sz="4" w:space="0" w:color="A6A6A6"/>
            </w:tcBorders>
            <w:shd w:val="clear" w:color="auto" w:fill="auto"/>
            <w:hideMark/>
          </w:tcPr>
          <w:p w14:paraId="6AB6762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SR triggered SSSG switching [SRTrig_SSSGSwitch]</w:t>
            </w:r>
          </w:p>
        </w:tc>
        <w:tc>
          <w:tcPr>
            <w:tcW w:w="1418" w:type="dxa"/>
            <w:tcBorders>
              <w:top w:val="nil"/>
              <w:left w:val="nil"/>
              <w:bottom w:val="single" w:sz="4" w:space="0" w:color="A6A6A6"/>
              <w:right w:val="single" w:sz="4" w:space="0" w:color="A6A6A6"/>
            </w:tcBorders>
            <w:shd w:val="clear" w:color="auto" w:fill="auto"/>
            <w:hideMark/>
          </w:tcPr>
          <w:p w14:paraId="74E0AF0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Qualcomm Incorporated; Samsung</w:t>
            </w:r>
          </w:p>
        </w:tc>
        <w:tc>
          <w:tcPr>
            <w:tcW w:w="708" w:type="dxa"/>
            <w:tcBorders>
              <w:top w:val="nil"/>
              <w:left w:val="nil"/>
              <w:bottom w:val="single" w:sz="4" w:space="0" w:color="A6A6A6"/>
              <w:right w:val="single" w:sz="4" w:space="0" w:color="A6A6A6"/>
            </w:tcBorders>
            <w:shd w:val="clear" w:color="auto" w:fill="auto"/>
            <w:hideMark/>
          </w:tcPr>
          <w:p w14:paraId="6BB9B44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468BBC98"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73CAC9E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0"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45B08FB7"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1"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21862F6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33D6618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2" w:history="1">
              <w:r w:rsidRPr="00F52F4A">
                <w:rPr>
                  <w:rFonts w:ascii="Arial" w:hAnsi="Arial" w:cs="Arial"/>
                  <w:b/>
                  <w:bCs/>
                  <w:color w:val="0000FF"/>
                  <w:sz w:val="14"/>
                  <w:szCs w:val="14"/>
                  <w:u w:val="single"/>
                </w:rPr>
                <w:t>TEI19</w:t>
              </w:r>
            </w:hyperlink>
          </w:p>
        </w:tc>
        <w:tc>
          <w:tcPr>
            <w:tcW w:w="567" w:type="dxa"/>
            <w:tcBorders>
              <w:top w:val="nil"/>
              <w:left w:val="nil"/>
              <w:bottom w:val="single" w:sz="4" w:space="0" w:color="A6A6A6"/>
              <w:right w:val="single" w:sz="4" w:space="0" w:color="A6A6A6"/>
            </w:tcBorders>
            <w:shd w:val="clear" w:color="000000" w:fill="BFBFBF"/>
            <w:hideMark/>
          </w:tcPr>
          <w:p w14:paraId="42687EB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0732</w:t>
            </w:r>
          </w:p>
        </w:tc>
        <w:tc>
          <w:tcPr>
            <w:tcW w:w="709" w:type="dxa"/>
            <w:tcBorders>
              <w:top w:val="nil"/>
              <w:left w:val="nil"/>
              <w:bottom w:val="single" w:sz="4" w:space="0" w:color="A6A6A6"/>
              <w:right w:val="single" w:sz="4" w:space="0" w:color="A6A6A6"/>
            </w:tcBorders>
            <w:shd w:val="clear" w:color="000000" w:fill="BFBFBF"/>
            <w:hideMark/>
          </w:tcPr>
          <w:p w14:paraId="3DD10F7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184A0BF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4E985CB4" w14:textId="77777777" w:rsidTr="003B33B0">
        <w:trPr>
          <w:trHeight w:val="469"/>
        </w:trPr>
        <w:tc>
          <w:tcPr>
            <w:tcW w:w="988" w:type="dxa"/>
            <w:tcBorders>
              <w:top w:val="nil"/>
              <w:left w:val="single" w:sz="4" w:space="0" w:color="A6A6A6"/>
              <w:bottom w:val="single" w:sz="4" w:space="0" w:color="A6A6A6"/>
              <w:right w:val="single" w:sz="4" w:space="0" w:color="A6A6A6"/>
            </w:tcBorders>
            <w:shd w:val="clear" w:color="auto" w:fill="auto"/>
            <w:hideMark/>
          </w:tcPr>
          <w:p w14:paraId="29682CDE"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3" w:history="1">
              <w:r w:rsidRPr="00F52F4A">
                <w:rPr>
                  <w:rFonts w:ascii="Arial" w:hAnsi="Arial" w:cs="Arial"/>
                  <w:b/>
                  <w:bCs/>
                  <w:color w:val="0000FF"/>
                  <w:sz w:val="14"/>
                  <w:szCs w:val="14"/>
                  <w:u w:val="single"/>
                </w:rPr>
                <w:t>R1-2508192</w:t>
              </w:r>
            </w:hyperlink>
          </w:p>
        </w:tc>
        <w:tc>
          <w:tcPr>
            <w:tcW w:w="1984" w:type="dxa"/>
            <w:tcBorders>
              <w:top w:val="nil"/>
              <w:left w:val="nil"/>
              <w:bottom w:val="single" w:sz="4" w:space="0" w:color="A6A6A6"/>
              <w:right w:val="single" w:sz="4" w:space="0" w:color="A6A6A6"/>
            </w:tcBorders>
            <w:shd w:val="clear" w:color="auto" w:fill="auto"/>
            <w:hideMark/>
          </w:tcPr>
          <w:p w14:paraId="1C8E055C"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Determination of SSSG index in a newly activated SCell</w:t>
            </w:r>
          </w:p>
        </w:tc>
        <w:tc>
          <w:tcPr>
            <w:tcW w:w="1418" w:type="dxa"/>
            <w:tcBorders>
              <w:top w:val="nil"/>
              <w:left w:val="nil"/>
              <w:bottom w:val="single" w:sz="4" w:space="0" w:color="A6A6A6"/>
              <w:right w:val="single" w:sz="4" w:space="0" w:color="A6A6A6"/>
            </w:tcBorders>
            <w:shd w:val="clear" w:color="auto" w:fill="auto"/>
            <w:hideMark/>
          </w:tcPr>
          <w:p w14:paraId="0F70638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Qualcomm Incorporated; Samsung</w:t>
            </w:r>
          </w:p>
        </w:tc>
        <w:tc>
          <w:tcPr>
            <w:tcW w:w="708" w:type="dxa"/>
            <w:tcBorders>
              <w:top w:val="nil"/>
              <w:left w:val="nil"/>
              <w:bottom w:val="single" w:sz="4" w:space="0" w:color="A6A6A6"/>
              <w:right w:val="single" w:sz="4" w:space="0" w:color="A6A6A6"/>
            </w:tcBorders>
            <w:shd w:val="clear" w:color="auto" w:fill="auto"/>
            <w:hideMark/>
          </w:tcPr>
          <w:p w14:paraId="15F2FBB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7ABC8134"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5418FC2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4"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5D8DD63B"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5"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2560778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00D5D3E1" w14:textId="77777777" w:rsidR="00F52F4A" w:rsidRPr="00F52F4A" w:rsidRDefault="00F52F4A" w:rsidP="00F52F4A">
            <w:pPr>
              <w:overflowPunct/>
              <w:autoSpaceDE/>
              <w:autoSpaceDN/>
              <w:adjustRightInd/>
              <w:spacing w:after="0"/>
              <w:textAlignment w:val="auto"/>
              <w:rPr>
                <w:rFonts w:ascii="Arial" w:hAnsi="Arial" w:cs="Arial"/>
                <w:color w:val="000000"/>
                <w:sz w:val="14"/>
                <w:szCs w:val="14"/>
              </w:rPr>
            </w:pPr>
            <w:r w:rsidRPr="00F52F4A">
              <w:rPr>
                <w:rFonts w:ascii="Arial" w:hAnsi="Arial" w:cs="Arial"/>
                <w:color w:val="000000"/>
                <w:sz w:val="14"/>
                <w:szCs w:val="14"/>
              </w:rPr>
              <w:t>NR_UE_pow_sav_enh, TEI18</w:t>
            </w:r>
          </w:p>
        </w:tc>
        <w:tc>
          <w:tcPr>
            <w:tcW w:w="567" w:type="dxa"/>
            <w:tcBorders>
              <w:top w:val="nil"/>
              <w:left w:val="nil"/>
              <w:bottom w:val="single" w:sz="4" w:space="0" w:color="A6A6A6"/>
              <w:right w:val="single" w:sz="4" w:space="0" w:color="A6A6A6"/>
            </w:tcBorders>
            <w:shd w:val="clear" w:color="000000" w:fill="BFBFBF"/>
            <w:hideMark/>
          </w:tcPr>
          <w:p w14:paraId="262E18C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0733</w:t>
            </w:r>
          </w:p>
        </w:tc>
        <w:tc>
          <w:tcPr>
            <w:tcW w:w="709" w:type="dxa"/>
            <w:tcBorders>
              <w:top w:val="nil"/>
              <w:left w:val="nil"/>
              <w:bottom w:val="single" w:sz="4" w:space="0" w:color="A6A6A6"/>
              <w:right w:val="single" w:sz="4" w:space="0" w:color="A6A6A6"/>
            </w:tcBorders>
            <w:shd w:val="clear" w:color="000000" w:fill="BFBFBF"/>
            <w:hideMark/>
          </w:tcPr>
          <w:p w14:paraId="517A8E46"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65B0E6E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63F0B7E7" w14:textId="77777777" w:rsidTr="003B33B0">
        <w:trPr>
          <w:trHeight w:val="564"/>
        </w:trPr>
        <w:tc>
          <w:tcPr>
            <w:tcW w:w="988" w:type="dxa"/>
            <w:tcBorders>
              <w:top w:val="nil"/>
              <w:left w:val="single" w:sz="4" w:space="0" w:color="A6A6A6"/>
              <w:bottom w:val="single" w:sz="4" w:space="0" w:color="A6A6A6"/>
              <w:right w:val="single" w:sz="4" w:space="0" w:color="A6A6A6"/>
            </w:tcBorders>
            <w:shd w:val="clear" w:color="auto" w:fill="auto"/>
            <w:hideMark/>
          </w:tcPr>
          <w:p w14:paraId="46294539"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6" w:history="1">
              <w:r w:rsidRPr="00F52F4A">
                <w:rPr>
                  <w:rFonts w:ascii="Arial" w:hAnsi="Arial" w:cs="Arial"/>
                  <w:b/>
                  <w:bCs/>
                  <w:color w:val="0000FF"/>
                  <w:sz w:val="14"/>
                  <w:szCs w:val="14"/>
                  <w:u w:val="single"/>
                </w:rPr>
                <w:t>R1-2508193</w:t>
              </w:r>
            </w:hyperlink>
          </w:p>
        </w:tc>
        <w:tc>
          <w:tcPr>
            <w:tcW w:w="1984" w:type="dxa"/>
            <w:tcBorders>
              <w:top w:val="nil"/>
              <w:left w:val="nil"/>
              <w:bottom w:val="single" w:sz="4" w:space="0" w:color="A6A6A6"/>
              <w:right w:val="single" w:sz="4" w:space="0" w:color="A6A6A6"/>
            </w:tcBorders>
            <w:shd w:val="clear" w:color="auto" w:fill="auto"/>
            <w:hideMark/>
          </w:tcPr>
          <w:p w14:paraId="385181C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Determination of SSSG index in a newly activated SCell</w:t>
            </w:r>
          </w:p>
        </w:tc>
        <w:tc>
          <w:tcPr>
            <w:tcW w:w="1418" w:type="dxa"/>
            <w:tcBorders>
              <w:top w:val="nil"/>
              <w:left w:val="nil"/>
              <w:bottom w:val="single" w:sz="4" w:space="0" w:color="A6A6A6"/>
              <w:right w:val="single" w:sz="4" w:space="0" w:color="A6A6A6"/>
            </w:tcBorders>
            <w:shd w:val="clear" w:color="auto" w:fill="auto"/>
            <w:hideMark/>
          </w:tcPr>
          <w:p w14:paraId="29EBD87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Qualcomm Incorporated; Samsung</w:t>
            </w:r>
          </w:p>
        </w:tc>
        <w:tc>
          <w:tcPr>
            <w:tcW w:w="708" w:type="dxa"/>
            <w:tcBorders>
              <w:top w:val="nil"/>
              <w:left w:val="nil"/>
              <w:bottom w:val="single" w:sz="4" w:space="0" w:color="A6A6A6"/>
              <w:right w:val="single" w:sz="4" w:space="0" w:color="A6A6A6"/>
            </w:tcBorders>
            <w:shd w:val="clear" w:color="auto" w:fill="auto"/>
            <w:hideMark/>
          </w:tcPr>
          <w:p w14:paraId="3109BB24"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9118925"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5849E8A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7"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266E8AA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8"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79C9456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3977CD51" w14:textId="77777777" w:rsidR="00F52F4A" w:rsidRPr="00F52F4A" w:rsidRDefault="00F52F4A" w:rsidP="00F52F4A">
            <w:pPr>
              <w:overflowPunct/>
              <w:autoSpaceDE/>
              <w:autoSpaceDN/>
              <w:adjustRightInd/>
              <w:spacing w:after="0"/>
              <w:textAlignment w:val="auto"/>
              <w:rPr>
                <w:rFonts w:ascii="Arial" w:hAnsi="Arial" w:cs="Arial"/>
                <w:color w:val="000000"/>
                <w:sz w:val="14"/>
                <w:szCs w:val="14"/>
              </w:rPr>
            </w:pPr>
            <w:r w:rsidRPr="00F52F4A">
              <w:rPr>
                <w:rFonts w:ascii="Arial" w:hAnsi="Arial" w:cs="Arial"/>
                <w:color w:val="000000"/>
                <w:sz w:val="14"/>
                <w:szCs w:val="14"/>
              </w:rPr>
              <w:t>NR_UE_pow_sav_enh, TEI18</w:t>
            </w:r>
          </w:p>
        </w:tc>
        <w:tc>
          <w:tcPr>
            <w:tcW w:w="567" w:type="dxa"/>
            <w:tcBorders>
              <w:top w:val="nil"/>
              <w:left w:val="nil"/>
              <w:bottom w:val="single" w:sz="4" w:space="0" w:color="A6A6A6"/>
              <w:right w:val="single" w:sz="4" w:space="0" w:color="A6A6A6"/>
            </w:tcBorders>
            <w:shd w:val="clear" w:color="000000" w:fill="BFBFBF"/>
            <w:hideMark/>
          </w:tcPr>
          <w:p w14:paraId="440C7B0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0734</w:t>
            </w:r>
          </w:p>
        </w:tc>
        <w:tc>
          <w:tcPr>
            <w:tcW w:w="709" w:type="dxa"/>
            <w:tcBorders>
              <w:top w:val="nil"/>
              <w:left w:val="nil"/>
              <w:bottom w:val="single" w:sz="4" w:space="0" w:color="A6A6A6"/>
              <w:right w:val="single" w:sz="4" w:space="0" w:color="A6A6A6"/>
            </w:tcBorders>
            <w:shd w:val="clear" w:color="000000" w:fill="BFBFBF"/>
            <w:hideMark/>
          </w:tcPr>
          <w:p w14:paraId="2DD9D819"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1944154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546E126A" w14:textId="77777777" w:rsidTr="003B33B0">
        <w:trPr>
          <w:trHeight w:val="676"/>
        </w:trPr>
        <w:tc>
          <w:tcPr>
            <w:tcW w:w="988" w:type="dxa"/>
            <w:tcBorders>
              <w:top w:val="nil"/>
              <w:left w:val="single" w:sz="4" w:space="0" w:color="A6A6A6"/>
              <w:bottom w:val="single" w:sz="4" w:space="0" w:color="A6A6A6"/>
              <w:right w:val="single" w:sz="4" w:space="0" w:color="A6A6A6"/>
            </w:tcBorders>
            <w:shd w:val="clear" w:color="auto" w:fill="auto"/>
            <w:hideMark/>
          </w:tcPr>
          <w:p w14:paraId="24CC0FD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19" w:history="1">
              <w:r w:rsidRPr="00F52F4A">
                <w:rPr>
                  <w:rFonts w:ascii="Arial" w:hAnsi="Arial" w:cs="Arial"/>
                  <w:b/>
                  <w:bCs/>
                  <w:color w:val="0000FF"/>
                  <w:sz w:val="14"/>
                  <w:szCs w:val="14"/>
                  <w:u w:val="single"/>
                </w:rPr>
                <w:t>R1-2508194</w:t>
              </w:r>
            </w:hyperlink>
          </w:p>
        </w:tc>
        <w:tc>
          <w:tcPr>
            <w:tcW w:w="1984" w:type="dxa"/>
            <w:tcBorders>
              <w:top w:val="nil"/>
              <w:left w:val="nil"/>
              <w:bottom w:val="single" w:sz="4" w:space="0" w:color="A6A6A6"/>
              <w:right w:val="single" w:sz="4" w:space="0" w:color="A6A6A6"/>
            </w:tcBorders>
            <w:shd w:val="clear" w:color="auto" w:fill="auto"/>
            <w:hideMark/>
          </w:tcPr>
          <w:p w14:paraId="43881BF8"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power scaling for STxMP in TS 38.213</w:t>
            </w:r>
          </w:p>
        </w:tc>
        <w:tc>
          <w:tcPr>
            <w:tcW w:w="1418" w:type="dxa"/>
            <w:tcBorders>
              <w:top w:val="nil"/>
              <w:left w:val="nil"/>
              <w:bottom w:val="single" w:sz="4" w:space="0" w:color="A6A6A6"/>
              <w:right w:val="single" w:sz="4" w:space="0" w:color="A6A6A6"/>
            </w:tcBorders>
            <w:shd w:val="clear" w:color="auto" w:fill="auto"/>
            <w:hideMark/>
          </w:tcPr>
          <w:p w14:paraId="57A5DEC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ZTE Corporation, Sanechips, Samsung, Qualcomm</w:t>
            </w:r>
          </w:p>
        </w:tc>
        <w:tc>
          <w:tcPr>
            <w:tcW w:w="708" w:type="dxa"/>
            <w:tcBorders>
              <w:top w:val="nil"/>
              <w:left w:val="nil"/>
              <w:bottom w:val="single" w:sz="4" w:space="0" w:color="A6A6A6"/>
              <w:right w:val="single" w:sz="4" w:space="0" w:color="A6A6A6"/>
            </w:tcBorders>
            <w:shd w:val="clear" w:color="auto" w:fill="auto"/>
            <w:hideMark/>
          </w:tcPr>
          <w:p w14:paraId="314B924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7716D6D"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19928D39"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0"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2640729D"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1"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1179BFA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06B9987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2"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191A2B2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0735</w:t>
            </w:r>
          </w:p>
        </w:tc>
        <w:tc>
          <w:tcPr>
            <w:tcW w:w="709" w:type="dxa"/>
            <w:tcBorders>
              <w:top w:val="nil"/>
              <w:left w:val="nil"/>
              <w:bottom w:val="single" w:sz="4" w:space="0" w:color="A6A6A6"/>
              <w:right w:val="single" w:sz="4" w:space="0" w:color="A6A6A6"/>
            </w:tcBorders>
            <w:shd w:val="clear" w:color="000000" w:fill="BFBFBF"/>
            <w:hideMark/>
          </w:tcPr>
          <w:p w14:paraId="1BF6339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4F24DE39"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7D59EF4F" w14:textId="77777777" w:rsidTr="003B33B0">
        <w:trPr>
          <w:trHeight w:val="676"/>
        </w:trPr>
        <w:tc>
          <w:tcPr>
            <w:tcW w:w="988" w:type="dxa"/>
            <w:tcBorders>
              <w:top w:val="nil"/>
              <w:left w:val="single" w:sz="4" w:space="0" w:color="A6A6A6"/>
              <w:bottom w:val="single" w:sz="4" w:space="0" w:color="A6A6A6"/>
              <w:right w:val="single" w:sz="4" w:space="0" w:color="A6A6A6"/>
            </w:tcBorders>
            <w:shd w:val="clear" w:color="auto" w:fill="auto"/>
            <w:hideMark/>
          </w:tcPr>
          <w:p w14:paraId="1DC540F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3" w:history="1">
              <w:r w:rsidRPr="00F52F4A">
                <w:rPr>
                  <w:rFonts w:ascii="Arial" w:hAnsi="Arial" w:cs="Arial"/>
                  <w:b/>
                  <w:bCs/>
                  <w:color w:val="0000FF"/>
                  <w:sz w:val="14"/>
                  <w:szCs w:val="14"/>
                  <w:u w:val="single"/>
                </w:rPr>
                <w:t>R1-2508195</w:t>
              </w:r>
            </w:hyperlink>
          </w:p>
        </w:tc>
        <w:tc>
          <w:tcPr>
            <w:tcW w:w="1984" w:type="dxa"/>
            <w:tcBorders>
              <w:top w:val="nil"/>
              <w:left w:val="nil"/>
              <w:bottom w:val="single" w:sz="4" w:space="0" w:color="A6A6A6"/>
              <w:right w:val="single" w:sz="4" w:space="0" w:color="A6A6A6"/>
            </w:tcBorders>
            <w:shd w:val="clear" w:color="auto" w:fill="auto"/>
            <w:hideMark/>
          </w:tcPr>
          <w:p w14:paraId="33599F5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power scaling for STxMP in TS 38.213</w:t>
            </w:r>
          </w:p>
        </w:tc>
        <w:tc>
          <w:tcPr>
            <w:tcW w:w="1418" w:type="dxa"/>
            <w:tcBorders>
              <w:top w:val="nil"/>
              <w:left w:val="nil"/>
              <w:bottom w:val="single" w:sz="4" w:space="0" w:color="A6A6A6"/>
              <w:right w:val="single" w:sz="4" w:space="0" w:color="A6A6A6"/>
            </w:tcBorders>
            <w:shd w:val="clear" w:color="auto" w:fill="auto"/>
            <w:hideMark/>
          </w:tcPr>
          <w:p w14:paraId="1041B5A1"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ZTE Corporation, Sanechips, Samsung, Qualcomm</w:t>
            </w:r>
          </w:p>
        </w:tc>
        <w:tc>
          <w:tcPr>
            <w:tcW w:w="708" w:type="dxa"/>
            <w:tcBorders>
              <w:top w:val="nil"/>
              <w:left w:val="nil"/>
              <w:bottom w:val="single" w:sz="4" w:space="0" w:color="A6A6A6"/>
              <w:right w:val="single" w:sz="4" w:space="0" w:color="A6A6A6"/>
            </w:tcBorders>
            <w:shd w:val="clear" w:color="auto" w:fill="auto"/>
            <w:hideMark/>
          </w:tcPr>
          <w:p w14:paraId="5962A02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6C8AF5B2"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181481FD"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4"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65CB7C08"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5" w:history="1">
              <w:r w:rsidRPr="00F52F4A">
                <w:rPr>
                  <w:rFonts w:ascii="Arial" w:hAnsi="Arial" w:cs="Arial"/>
                  <w:b/>
                  <w:bCs/>
                  <w:color w:val="0000FF"/>
                  <w:sz w:val="14"/>
                  <w:szCs w:val="14"/>
                  <w:u w:val="single"/>
                </w:rPr>
                <w:t>38.213</w:t>
              </w:r>
            </w:hyperlink>
          </w:p>
        </w:tc>
        <w:tc>
          <w:tcPr>
            <w:tcW w:w="708" w:type="dxa"/>
            <w:tcBorders>
              <w:top w:val="nil"/>
              <w:left w:val="nil"/>
              <w:bottom w:val="single" w:sz="4" w:space="0" w:color="A6A6A6"/>
              <w:right w:val="single" w:sz="4" w:space="0" w:color="A6A6A6"/>
            </w:tcBorders>
            <w:shd w:val="clear" w:color="auto" w:fill="auto"/>
            <w:hideMark/>
          </w:tcPr>
          <w:p w14:paraId="4A6236C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34DCD53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6"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16EBDBFF"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0736</w:t>
            </w:r>
          </w:p>
        </w:tc>
        <w:tc>
          <w:tcPr>
            <w:tcW w:w="709" w:type="dxa"/>
            <w:tcBorders>
              <w:top w:val="nil"/>
              <w:left w:val="nil"/>
              <w:bottom w:val="single" w:sz="4" w:space="0" w:color="A6A6A6"/>
              <w:right w:val="single" w:sz="4" w:space="0" w:color="A6A6A6"/>
            </w:tcBorders>
            <w:shd w:val="clear" w:color="000000" w:fill="BFBFBF"/>
            <w:hideMark/>
          </w:tcPr>
          <w:p w14:paraId="716390A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13B0B69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r w:rsidR="00F52F4A" w:rsidRPr="00F52F4A" w14:paraId="340A6551" w14:textId="77777777" w:rsidTr="003B33B0">
        <w:trPr>
          <w:trHeight w:val="420"/>
        </w:trPr>
        <w:tc>
          <w:tcPr>
            <w:tcW w:w="988" w:type="dxa"/>
            <w:tcBorders>
              <w:top w:val="nil"/>
              <w:left w:val="single" w:sz="4" w:space="0" w:color="A6A6A6"/>
              <w:bottom w:val="single" w:sz="4" w:space="0" w:color="A6A6A6"/>
              <w:right w:val="single" w:sz="4" w:space="0" w:color="A6A6A6"/>
            </w:tcBorders>
            <w:shd w:val="clear" w:color="auto" w:fill="auto"/>
            <w:hideMark/>
          </w:tcPr>
          <w:p w14:paraId="7E3EA0D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7" w:history="1">
              <w:r w:rsidRPr="00F52F4A">
                <w:rPr>
                  <w:rFonts w:ascii="Arial" w:hAnsi="Arial" w:cs="Arial"/>
                  <w:b/>
                  <w:bCs/>
                  <w:color w:val="0000FF"/>
                  <w:sz w:val="14"/>
                  <w:szCs w:val="14"/>
                  <w:u w:val="single"/>
                </w:rPr>
                <w:t>R1-2508196</w:t>
              </w:r>
            </w:hyperlink>
          </w:p>
        </w:tc>
        <w:tc>
          <w:tcPr>
            <w:tcW w:w="1984" w:type="dxa"/>
            <w:tcBorders>
              <w:top w:val="nil"/>
              <w:left w:val="nil"/>
              <w:bottom w:val="single" w:sz="4" w:space="0" w:color="A6A6A6"/>
              <w:right w:val="single" w:sz="4" w:space="0" w:color="A6A6A6"/>
            </w:tcBorders>
            <w:shd w:val="clear" w:color="auto" w:fill="auto"/>
            <w:hideMark/>
          </w:tcPr>
          <w:p w14:paraId="43AD0463"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determination of cyclic shift for PRACH transmission in 2TA</w:t>
            </w:r>
          </w:p>
        </w:tc>
        <w:tc>
          <w:tcPr>
            <w:tcW w:w="1418" w:type="dxa"/>
            <w:tcBorders>
              <w:top w:val="nil"/>
              <w:left w:val="nil"/>
              <w:bottom w:val="single" w:sz="4" w:space="0" w:color="A6A6A6"/>
              <w:right w:val="single" w:sz="4" w:space="0" w:color="A6A6A6"/>
            </w:tcBorders>
            <w:shd w:val="clear" w:color="auto" w:fill="auto"/>
            <w:hideMark/>
          </w:tcPr>
          <w:p w14:paraId="5F8E314A"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CATT, Huawei, HiSilicon, Samsung</w:t>
            </w:r>
          </w:p>
        </w:tc>
        <w:tc>
          <w:tcPr>
            <w:tcW w:w="708" w:type="dxa"/>
            <w:tcBorders>
              <w:top w:val="nil"/>
              <w:left w:val="nil"/>
              <w:bottom w:val="single" w:sz="4" w:space="0" w:color="A6A6A6"/>
              <w:right w:val="single" w:sz="4" w:space="0" w:color="A6A6A6"/>
            </w:tcBorders>
            <w:shd w:val="clear" w:color="auto" w:fill="auto"/>
            <w:hideMark/>
          </w:tcPr>
          <w:p w14:paraId="3C5F4332"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6D47D07"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3D83135E"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8" w:history="1">
              <w:r w:rsidRPr="00F52F4A">
                <w:rPr>
                  <w:rFonts w:ascii="Arial" w:hAnsi="Arial" w:cs="Arial"/>
                  <w:b/>
                  <w:bCs/>
                  <w:color w:val="0000FF"/>
                  <w:sz w:val="14"/>
                  <w:szCs w:val="14"/>
                  <w:u w:val="single"/>
                </w:rPr>
                <w:t>Rel-18</w:t>
              </w:r>
            </w:hyperlink>
          </w:p>
        </w:tc>
        <w:tc>
          <w:tcPr>
            <w:tcW w:w="709" w:type="dxa"/>
            <w:tcBorders>
              <w:top w:val="nil"/>
              <w:left w:val="nil"/>
              <w:bottom w:val="single" w:sz="4" w:space="0" w:color="A6A6A6"/>
              <w:right w:val="single" w:sz="4" w:space="0" w:color="A6A6A6"/>
            </w:tcBorders>
            <w:shd w:val="clear" w:color="auto" w:fill="auto"/>
            <w:hideMark/>
          </w:tcPr>
          <w:p w14:paraId="688ADDF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29" w:history="1">
              <w:r w:rsidRPr="00F52F4A">
                <w:rPr>
                  <w:rFonts w:ascii="Arial" w:hAnsi="Arial" w:cs="Arial"/>
                  <w:b/>
                  <w:bCs/>
                  <w:color w:val="0000FF"/>
                  <w:sz w:val="14"/>
                  <w:szCs w:val="14"/>
                  <w:u w:val="single"/>
                </w:rPr>
                <w:t>38.211</w:t>
              </w:r>
            </w:hyperlink>
          </w:p>
        </w:tc>
        <w:tc>
          <w:tcPr>
            <w:tcW w:w="708" w:type="dxa"/>
            <w:tcBorders>
              <w:top w:val="nil"/>
              <w:left w:val="nil"/>
              <w:bottom w:val="single" w:sz="4" w:space="0" w:color="A6A6A6"/>
              <w:right w:val="single" w:sz="4" w:space="0" w:color="A6A6A6"/>
            </w:tcBorders>
            <w:shd w:val="clear" w:color="auto" w:fill="auto"/>
            <w:hideMark/>
          </w:tcPr>
          <w:p w14:paraId="3271CD8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18.7.0</w:t>
            </w:r>
          </w:p>
        </w:tc>
        <w:tc>
          <w:tcPr>
            <w:tcW w:w="2552" w:type="dxa"/>
            <w:tcBorders>
              <w:top w:val="nil"/>
              <w:left w:val="nil"/>
              <w:bottom w:val="single" w:sz="4" w:space="0" w:color="A6A6A6"/>
              <w:right w:val="single" w:sz="4" w:space="0" w:color="A6A6A6"/>
            </w:tcBorders>
            <w:shd w:val="clear" w:color="auto" w:fill="auto"/>
            <w:hideMark/>
          </w:tcPr>
          <w:p w14:paraId="52E79A59"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30"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1A19396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0160</w:t>
            </w:r>
          </w:p>
        </w:tc>
        <w:tc>
          <w:tcPr>
            <w:tcW w:w="709" w:type="dxa"/>
            <w:tcBorders>
              <w:top w:val="nil"/>
              <w:left w:val="nil"/>
              <w:bottom w:val="single" w:sz="4" w:space="0" w:color="A6A6A6"/>
              <w:right w:val="single" w:sz="4" w:space="0" w:color="A6A6A6"/>
            </w:tcBorders>
            <w:shd w:val="clear" w:color="000000" w:fill="BFBFBF"/>
            <w:hideMark/>
          </w:tcPr>
          <w:p w14:paraId="54BBDB9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45E3178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F</w:t>
            </w:r>
          </w:p>
        </w:tc>
      </w:tr>
      <w:tr w:rsidR="00F52F4A" w:rsidRPr="00F52F4A" w14:paraId="1C233C58" w14:textId="77777777" w:rsidTr="003B33B0">
        <w:trPr>
          <w:trHeight w:val="420"/>
        </w:trPr>
        <w:tc>
          <w:tcPr>
            <w:tcW w:w="988" w:type="dxa"/>
            <w:tcBorders>
              <w:top w:val="nil"/>
              <w:left w:val="single" w:sz="4" w:space="0" w:color="A6A6A6"/>
              <w:bottom w:val="single" w:sz="4" w:space="0" w:color="A6A6A6"/>
              <w:right w:val="single" w:sz="4" w:space="0" w:color="A6A6A6"/>
            </w:tcBorders>
            <w:shd w:val="clear" w:color="auto" w:fill="auto"/>
            <w:hideMark/>
          </w:tcPr>
          <w:p w14:paraId="0DDDB503"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31" w:history="1">
              <w:r w:rsidRPr="00F52F4A">
                <w:rPr>
                  <w:rFonts w:ascii="Arial" w:hAnsi="Arial" w:cs="Arial"/>
                  <w:b/>
                  <w:bCs/>
                  <w:color w:val="0000FF"/>
                  <w:sz w:val="14"/>
                  <w:szCs w:val="14"/>
                  <w:u w:val="single"/>
                </w:rPr>
                <w:t>R1-2508197</w:t>
              </w:r>
            </w:hyperlink>
          </w:p>
        </w:tc>
        <w:tc>
          <w:tcPr>
            <w:tcW w:w="1984" w:type="dxa"/>
            <w:tcBorders>
              <w:top w:val="nil"/>
              <w:left w:val="nil"/>
              <w:bottom w:val="single" w:sz="4" w:space="0" w:color="A6A6A6"/>
              <w:right w:val="single" w:sz="4" w:space="0" w:color="A6A6A6"/>
            </w:tcBorders>
            <w:shd w:val="clear" w:color="auto" w:fill="auto"/>
            <w:hideMark/>
          </w:tcPr>
          <w:p w14:paraId="0D75ECBD"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 on determination of cyclic shift for PRACH transmission in 2TA</w:t>
            </w:r>
          </w:p>
        </w:tc>
        <w:tc>
          <w:tcPr>
            <w:tcW w:w="1418" w:type="dxa"/>
            <w:tcBorders>
              <w:top w:val="nil"/>
              <w:left w:val="nil"/>
              <w:bottom w:val="single" w:sz="4" w:space="0" w:color="A6A6A6"/>
              <w:right w:val="single" w:sz="4" w:space="0" w:color="A6A6A6"/>
            </w:tcBorders>
            <w:shd w:val="clear" w:color="auto" w:fill="auto"/>
            <w:hideMark/>
          </w:tcPr>
          <w:p w14:paraId="0007CE6E"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CATT, Huawei, HiSilicon, Samsung</w:t>
            </w:r>
          </w:p>
        </w:tc>
        <w:tc>
          <w:tcPr>
            <w:tcW w:w="708" w:type="dxa"/>
            <w:tcBorders>
              <w:top w:val="nil"/>
              <w:left w:val="nil"/>
              <w:bottom w:val="single" w:sz="4" w:space="0" w:color="A6A6A6"/>
              <w:right w:val="single" w:sz="4" w:space="0" w:color="A6A6A6"/>
            </w:tcBorders>
            <w:shd w:val="clear" w:color="auto" w:fill="auto"/>
            <w:hideMark/>
          </w:tcPr>
          <w:p w14:paraId="29BBCD2D"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CR</w:t>
            </w:r>
          </w:p>
        </w:tc>
        <w:tc>
          <w:tcPr>
            <w:tcW w:w="709" w:type="dxa"/>
            <w:tcBorders>
              <w:top w:val="single" w:sz="4" w:space="0" w:color="A6A6A6"/>
              <w:left w:val="single" w:sz="4" w:space="0" w:color="A6A6A6"/>
              <w:bottom w:val="single" w:sz="4" w:space="0" w:color="A6A6A6"/>
              <w:right w:val="single" w:sz="4" w:space="0" w:color="A6A6A6"/>
            </w:tcBorders>
            <w:shd w:val="clear" w:color="000000" w:fill="92D050"/>
            <w:hideMark/>
          </w:tcPr>
          <w:p w14:paraId="5CCB630D" w14:textId="77777777" w:rsidR="00F52F4A" w:rsidRPr="00F52F4A" w:rsidRDefault="00F52F4A" w:rsidP="00F52F4A">
            <w:pPr>
              <w:overflowPunct/>
              <w:autoSpaceDE/>
              <w:autoSpaceDN/>
              <w:adjustRightInd/>
              <w:spacing w:after="0"/>
              <w:textAlignment w:val="auto"/>
              <w:rPr>
                <w:rFonts w:ascii="Arial" w:hAnsi="Arial" w:cs="Arial"/>
                <w:b/>
                <w:bCs/>
                <w:sz w:val="14"/>
                <w:szCs w:val="14"/>
                <w:u w:val="single"/>
              </w:rPr>
            </w:pPr>
            <w:r w:rsidRPr="00F52F4A">
              <w:rPr>
                <w:rFonts w:ascii="Arial" w:hAnsi="Arial" w:cs="Arial"/>
                <w:b/>
                <w:bCs/>
                <w:sz w:val="14"/>
                <w:szCs w:val="14"/>
                <w:u w:val="single"/>
              </w:rPr>
              <w:t>agreed</w:t>
            </w:r>
          </w:p>
        </w:tc>
        <w:tc>
          <w:tcPr>
            <w:tcW w:w="709" w:type="dxa"/>
            <w:tcBorders>
              <w:top w:val="nil"/>
              <w:left w:val="nil"/>
              <w:bottom w:val="single" w:sz="4" w:space="0" w:color="A6A6A6"/>
              <w:right w:val="single" w:sz="4" w:space="0" w:color="A6A6A6"/>
            </w:tcBorders>
            <w:shd w:val="clear" w:color="auto" w:fill="auto"/>
            <w:hideMark/>
          </w:tcPr>
          <w:p w14:paraId="7CCD2EC4"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32" w:history="1">
              <w:r w:rsidRPr="00F52F4A">
                <w:rPr>
                  <w:rFonts w:ascii="Arial" w:hAnsi="Arial" w:cs="Arial"/>
                  <w:b/>
                  <w:bCs/>
                  <w:color w:val="0000FF"/>
                  <w:sz w:val="14"/>
                  <w:szCs w:val="14"/>
                  <w:u w:val="single"/>
                </w:rPr>
                <w:t>Rel-19</w:t>
              </w:r>
            </w:hyperlink>
          </w:p>
        </w:tc>
        <w:tc>
          <w:tcPr>
            <w:tcW w:w="709" w:type="dxa"/>
            <w:tcBorders>
              <w:top w:val="nil"/>
              <w:left w:val="nil"/>
              <w:bottom w:val="single" w:sz="4" w:space="0" w:color="A6A6A6"/>
              <w:right w:val="single" w:sz="4" w:space="0" w:color="A6A6A6"/>
            </w:tcBorders>
            <w:shd w:val="clear" w:color="auto" w:fill="auto"/>
            <w:hideMark/>
          </w:tcPr>
          <w:p w14:paraId="66880465"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33" w:history="1">
              <w:r w:rsidRPr="00F52F4A">
                <w:rPr>
                  <w:rFonts w:ascii="Arial" w:hAnsi="Arial" w:cs="Arial"/>
                  <w:b/>
                  <w:bCs/>
                  <w:color w:val="0000FF"/>
                  <w:sz w:val="14"/>
                  <w:szCs w:val="14"/>
                  <w:u w:val="single"/>
                </w:rPr>
                <w:t>38.211</w:t>
              </w:r>
            </w:hyperlink>
          </w:p>
        </w:tc>
        <w:tc>
          <w:tcPr>
            <w:tcW w:w="708" w:type="dxa"/>
            <w:tcBorders>
              <w:top w:val="nil"/>
              <w:left w:val="nil"/>
              <w:bottom w:val="single" w:sz="4" w:space="0" w:color="A6A6A6"/>
              <w:right w:val="single" w:sz="4" w:space="0" w:color="A6A6A6"/>
            </w:tcBorders>
            <w:shd w:val="clear" w:color="auto" w:fill="auto"/>
            <w:hideMark/>
          </w:tcPr>
          <w:p w14:paraId="0B1D85D0"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19.1.0</w:t>
            </w:r>
          </w:p>
        </w:tc>
        <w:tc>
          <w:tcPr>
            <w:tcW w:w="2552" w:type="dxa"/>
            <w:tcBorders>
              <w:top w:val="nil"/>
              <w:left w:val="nil"/>
              <w:bottom w:val="single" w:sz="4" w:space="0" w:color="A6A6A6"/>
              <w:right w:val="single" w:sz="4" w:space="0" w:color="A6A6A6"/>
            </w:tcBorders>
            <w:shd w:val="clear" w:color="auto" w:fill="auto"/>
            <w:hideMark/>
          </w:tcPr>
          <w:p w14:paraId="06A33E5A" w14:textId="77777777" w:rsidR="00F52F4A" w:rsidRPr="00F52F4A" w:rsidRDefault="00F52F4A" w:rsidP="00F52F4A">
            <w:pPr>
              <w:overflowPunct/>
              <w:autoSpaceDE/>
              <w:autoSpaceDN/>
              <w:adjustRightInd/>
              <w:spacing w:after="0"/>
              <w:textAlignment w:val="auto"/>
              <w:rPr>
                <w:rFonts w:ascii="Arial" w:hAnsi="Arial" w:cs="Arial"/>
                <w:b/>
                <w:bCs/>
                <w:color w:val="0000FF"/>
                <w:sz w:val="14"/>
                <w:szCs w:val="14"/>
                <w:u w:val="single"/>
              </w:rPr>
            </w:pPr>
            <w:hyperlink r:id="rId1634" w:history="1">
              <w:r w:rsidRPr="00F52F4A">
                <w:rPr>
                  <w:rFonts w:ascii="Arial" w:hAnsi="Arial" w:cs="Arial"/>
                  <w:b/>
                  <w:bCs/>
                  <w:color w:val="0000FF"/>
                  <w:sz w:val="14"/>
                  <w:szCs w:val="14"/>
                  <w:u w:val="single"/>
                </w:rPr>
                <w:t>NR_MIMO_evo_DL_UL-Core</w:t>
              </w:r>
            </w:hyperlink>
          </w:p>
        </w:tc>
        <w:tc>
          <w:tcPr>
            <w:tcW w:w="567" w:type="dxa"/>
            <w:tcBorders>
              <w:top w:val="nil"/>
              <w:left w:val="nil"/>
              <w:bottom w:val="single" w:sz="4" w:space="0" w:color="A6A6A6"/>
              <w:right w:val="single" w:sz="4" w:space="0" w:color="A6A6A6"/>
            </w:tcBorders>
            <w:shd w:val="clear" w:color="000000" w:fill="BFBFBF"/>
            <w:hideMark/>
          </w:tcPr>
          <w:p w14:paraId="3F9BC89B"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0161</w:t>
            </w:r>
          </w:p>
        </w:tc>
        <w:tc>
          <w:tcPr>
            <w:tcW w:w="709" w:type="dxa"/>
            <w:tcBorders>
              <w:top w:val="nil"/>
              <w:left w:val="nil"/>
              <w:bottom w:val="single" w:sz="4" w:space="0" w:color="A6A6A6"/>
              <w:right w:val="single" w:sz="4" w:space="0" w:color="A6A6A6"/>
            </w:tcBorders>
            <w:shd w:val="clear" w:color="000000" w:fill="BFBFBF"/>
            <w:hideMark/>
          </w:tcPr>
          <w:p w14:paraId="566BA7D7"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 </w:t>
            </w:r>
          </w:p>
        </w:tc>
        <w:tc>
          <w:tcPr>
            <w:tcW w:w="539" w:type="dxa"/>
            <w:tcBorders>
              <w:top w:val="nil"/>
              <w:left w:val="nil"/>
              <w:bottom w:val="single" w:sz="4" w:space="0" w:color="A6A6A6"/>
              <w:right w:val="single" w:sz="4" w:space="0" w:color="A6A6A6"/>
            </w:tcBorders>
            <w:shd w:val="clear" w:color="auto" w:fill="auto"/>
            <w:hideMark/>
          </w:tcPr>
          <w:p w14:paraId="7B12D285" w14:textId="77777777" w:rsidR="00F52F4A" w:rsidRPr="00F52F4A" w:rsidRDefault="00F52F4A" w:rsidP="00F52F4A">
            <w:pPr>
              <w:overflowPunct/>
              <w:autoSpaceDE/>
              <w:autoSpaceDN/>
              <w:adjustRightInd/>
              <w:spacing w:after="0"/>
              <w:textAlignment w:val="auto"/>
              <w:rPr>
                <w:rFonts w:ascii="Arial" w:hAnsi="Arial" w:cs="Arial"/>
                <w:sz w:val="14"/>
                <w:szCs w:val="14"/>
              </w:rPr>
            </w:pPr>
            <w:r w:rsidRPr="00F52F4A">
              <w:rPr>
                <w:rFonts w:ascii="Arial" w:hAnsi="Arial" w:cs="Arial"/>
                <w:sz w:val="14"/>
                <w:szCs w:val="14"/>
              </w:rPr>
              <w:t>A</w:t>
            </w:r>
          </w:p>
        </w:tc>
      </w:tr>
    </w:tbl>
    <w:p w14:paraId="14F1D1EB" w14:textId="77777777" w:rsidR="00F52F4A" w:rsidRDefault="00F52F4A" w:rsidP="00653E61"/>
    <w:p w14:paraId="39609A58" w14:textId="2D333DD7" w:rsidR="007A5AC0"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01" w:name="_Toc210074562"/>
      <w:bookmarkStart w:id="1502" w:name="_Toc210658610"/>
      <w:bookmarkStart w:id="1503" w:name="_Toc210658708"/>
      <w:bookmarkStart w:id="1504" w:name="_Toc210659426"/>
      <w:bookmarkStart w:id="1505" w:name="_Toc211860403"/>
      <w:bookmarkStart w:id="1506" w:name="_Toc211860693"/>
      <w:bookmarkStart w:id="1507" w:name="_Toc211860912"/>
      <w:bookmarkStart w:id="1508" w:name="_Toc211861133"/>
      <w:bookmarkStart w:id="1509" w:name="_Toc211861539"/>
      <w:bookmarkStart w:id="1510" w:name="_Toc211861709"/>
      <w:bookmarkStart w:id="1511" w:name="_Toc211861925"/>
      <w:bookmarkStart w:id="1512" w:name="_Toc211862017"/>
      <w:bookmarkStart w:id="1513" w:name="_Toc211862416"/>
      <w:bookmarkStart w:id="1514" w:name="_Toc211862570"/>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C</w:t>
      </w:r>
      <w:r w:rsidRPr="009537ED">
        <w:rPr>
          <w:rFonts w:ascii="Times New Roman" w:eastAsia="MS Mincho" w:hAnsi="Times New Roman"/>
          <w:sz w:val="20"/>
          <w:lang w:eastAsia="ja-JP"/>
        </w:rPr>
        <w:t>-1</w:t>
      </w:r>
      <w:r w:rsidRPr="009537ED">
        <w:rPr>
          <w:rFonts w:ascii="Times New Roman" w:hAnsi="Times New Roman"/>
          <w:sz w:val="20"/>
        </w:rPr>
        <w:t>:</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Outgoing</w:t>
      </w:r>
      <w:r w:rsidR="00233210" w:rsidRPr="009537ED">
        <w:rPr>
          <w:rFonts w:ascii="Times New Roman" w:hAnsi="Times New Roman"/>
          <w:sz w:val="20"/>
        </w:rPr>
        <w:t xml:space="preserve"> </w:t>
      </w:r>
      <w:r w:rsidRPr="009537ED">
        <w:rPr>
          <w:rFonts w:ascii="Times New Roman" w:hAnsi="Times New Roman"/>
          <w:sz w:val="20"/>
        </w:rPr>
        <w:t>LSs</w:t>
      </w:r>
      <w:r w:rsidR="00233210" w:rsidRPr="009537ED">
        <w:rPr>
          <w:rFonts w:ascii="Times New Roman" w:eastAsia="MS Mincho" w:hAnsi="Times New Roman"/>
          <w:sz w:val="20"/>
          <w:lang w:eastAsia="ja-JP"/>
        </w:rPr>
        <w:t xml:space="preserve"> </w:t>
      </w:r>
      <w:r w:rsidRPr="009537ED">
        <w:rPr>
          <w:rFonts w:ascii="Times New Roman" w:eastAsia="MS Mincho" w:hAnsi="Times New Roman"/>
          <w:sz w:val="20"/>
          <w:lang w:eastAsia="ja-JP"/>
        </w:rPr>
        <w:t>from</w:t>
      </w:r>
      <w:r w:rsidR="00233210" w:rsidRPr="009537ED">
        <w:rPr>
          <w:rFonts w:ascii="Times New Roman" w:eastAsia="MS Mincho" w:hAnsi="Times New Roman"/>
          <w:sz w:val="20"/>
          <w:lang w:eastAsia="ja-JP"/>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501"/>
      <w:r w:rsidR="006E4971">
        <w:rPr>
          <w:rFonts w:ascii="Times New Roman" w:hAnsi="Times New Roman"/>
          <w:sz w:val="20"/>
        </w:rPr>
        <w:t>-bis</w:t>
      </w:r>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07377E52" w14:textId="77777777" w:rsidR="00991BDB" w:rsidRDefault="00991BDB" w:rsidP="00991BDB"/>
    <w:tbl>
      <w:tblPr>
        <w:tblW w:w="4054" w:type="pct"/>
        <w:tblLook w:val="04A0" w:firstRow="1" w:lastRow="0" w:firstColumn="1" w:lastColumn="0" w:noHBand="0" w:noVBand="1"/>
      </w:tblPr>
      <w:tblGrid>
        <w:gridCol w:w="988"/>
        <w:gridCol w:w="1436"/>
        <w:gridCol w:w="1092"/>
        <w:gridCol w:w="717"/>
        <w:gridCol w:w="934"/>
        <w:gridCol w:w="986"/>
        <w:gridCol w:w="735"/>
        <w:gridCol w:w="1843"/>
        <w:gridCol w:w="1094"/>
        <w:gridCol w:w="721"/>
        <w:gridCol w:w="760"/>
      </w:tblGrid>
      <w:tr w:rsidR="007E0D2E" w:rsidRPr="00ED7A81" w14:paraId="6D7DC3A1" w14:textId="77777777" w:rsidTr="00BF6CD8">
        <w:trPr>
          <w:trHeight w:val="399"/>
        </w:trPr>
        <w:tc>
          <w:tcPr>
            <w:tcW w:w="437" w:type="pct"/>
            <w:tcBorders>
              <w:top w:val="single" w:sz="4" w:space="0" w:color="auto"/>
              <w:left w:val="single" w:sz="4" w:space="0" w:color="auto"/>
              <w:bottom w:val="single" w:sz="4" w:space="0" w:color="auto"/>
              <w:right w:val="single" w:sz="4" w:space="0" w:color="auto"/>
            </w:tcBorders>
            <w:shd w:val="clear" w:color="000000" w:fill="75B91A"/>
            <w:hideMark/>
          </w:tcPr>
          <w:p w14:paraId="6E582473"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TDoc</w:t>
            </w:r>
          </w:p>
        </w:tc>
        <w:tc>
          <w:tcPr>
            <w:tcW w:w="635" w:type="pct"/>
            <w:tcBorders>
              <w:top w:val="single" w:sz="4" w:space="0" w:color="auto"/>
              <w:left w:val="single" w:sz="4" w:space="0" w:color="auto"/>
              <w:bottom w:val="single" w:sz="4" w:space="0" w:color="auto"/>
              <w:right w:val="single" w:sz="4" w:space="0" w:color="auto"/>
            </w:tcBorders>
            <w:shd w:val="clear" w:color="000000" w:fill="75B91A"/>
            <w:hideMark/>
          </w:tcPr>
          <w:p w14:paraId="467B4664"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Title</w:t>
            </w:r>
          </w:p>
        </w:tc>
        <w:tc>
          <w:tcPr>
            <w:tcW w:w="483" w:type="pct"/>
            <w:tcBorders>
              <w:top w:val="single" w:sz="4" w:space="0" w:color="auto"/>
              <w:left w:val="single" w:sz="4" w:space="0" w:color="auto"/>
              <w:bottom w:val="single" w:sz="4" w:space="0" w:color="auto"/>
              <w:right w:val="single" w:sz="4" w:space="0" w:color="auto"/>
            </w:tcBorders>
            <w:shd w:val="clear" w:color="000000" w:fill="75B91A"/>
            <w:hideMark/>
          </w:tcPr>
          <w:p w14:paraId="0248327D"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Source</w:t>
            </w:r>
          </w:p>
        </w:tc>
        <w:tc>
          <w:tcPr>
            <w:tcW w:w="317" w:type="pct"/>
            <w:tcBorders>
              <w:top w:val="single" w:sz="4" w:space="0" w:color="auto"/>
              <w:left w:val="single" w:sz="4" w:space="0" w:color="auto"/>
              <w:bottom w:val="single" w:sz="4" w:space="0" w:color="auto"/>
              <w:right w:val="single" w:sz="4" w:space="0" w:color="auto"/>
            </w:tcBorders>
            <w:shd w:val="clear" w:color="000000" w:fill="75B91A"/>
            <w:hideMark/>
          </w:tcPr>
          <w:p w14:paraId="26C595D1"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Type</w:t>
            </w:r>
          </w:p>
        </w:tc>
        <w:tc>
          <w:tcPr>
            <w:tcW w:w="413" w:type="pct"/>
            <w:tcBorders>
              <w:top w:val="single" w:sz="4" w:space="0" w:color="auto"/>
              <w:left w:val="single" w:sz="4" w:space="0" w:color="auto"/>
              <w:bottom w:val="single" w:sz="4" w:space="0" w:color="auto"/>
              <w:right w:val="single" w:sz="4" w:space="0" w:color="auto"/>
            </w:tcBorders>
            <w:shd w:val="clear" w:color="000000" w:fill="75B91A"/>
            <w:hideMark/>
          </w:tcPr>
          <w:p w14:paraId="05113372"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Agenda</w:t>
            </w:r>
          </w:p>
        </w:tc>
        <w:tc>
          <w:tcPr>
            <w:tcW w:w="436" w:type="pct"/>
            <w:tcBorders>
              <w:top w:val="single" w:sz="4" w:space="0" w:color="auto"/>
              <w:left w:val="single" w:sz="4" w:space="0" w:color="auto"/>
              <w:bottom w:val="single" w:sz="4" w:space="0" w:color="auto"/>
              <w:right w:val="single" w:sz="4" w:space="0" w:color="auto"/>
            </w:tcBorders>
            <w:shd w:val="clear" w:color="000000" w:fill="75B91A"/>
            <w:hideMark/>
          </w:tcPr>
          <w:p w14:paraId="7FEF4F96"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TDoc Status</w:t>
            </w:r>
          </w:p>
        </w:tc>
        <w:tc>
          <w:tcPr>
            <w:tcW w:w="325" w:type="pct"/>
            <w:tcBorders>
              <w:top w:val="single" w:sz="4" w:space="0" w:color="auto"/>
              <w:left w:val="single" w:sz="4" w:space="0" w:color="auto"/>
              <w:bottom w:val="single" w:sz="4" w:space="0" w:color="auto"/>
              <w:right w:val="single" w:sz="4" w:space="0" w:color="auto"/>
            </w:tcBorders>
            <w:shd w:val="clear" w:color="000000" w:fill="75B91A"/>
            <w:hideMark/>
          </w:tcPr>
          <w:p w14:paraId="1ACD3005"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Rel</w:t>
            </w:r>
          </w:p>
        </w:tc>
        <w:tc>
          <w:tcPr>
            <w:tcW w:w="815" w:type="pct"/>
            <w:tcBorders>
              <w:top w:val="single" w:sz="4" w:space="0" w:color="auto"/>
              <w:left w:val="single" w:sz="4" w:space="0" w:color="auto"/>
              <w:bottom w:val="single" w:sz="4" w:space="0" w:color="auto"/>
              <w:right w:val="single" w:sz="4" w:space="0" w:color="auto"/>
            </w:tcBorders>
            <w:shd w:val="clear" w:color="000000" w:fill="75B91A"/>
            <w:hideMark/>
          </w:tcPr>
          <w:p w14:paraId="4CB7F37A"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Related WIs</w:t>
            </w:r>
          </w:p>
        </w:tc>
        <w:tc>
          <w:tcPr>
            <w:tcW w:w="484" w:type="pct"/>
            <w:tcBorders>
              <w:top w:val="single" w:sz="4" w:space="0" w:color="auto"/>
              <w:left w:val="single" w:sz="4" w:space="0" w:color="auto"/>
              <w:bottom w:val="single" w:sz="4" w:space="0" w:color="auto"/>
              <w:right w:val="single" w:sz="4" w:space="0" w:color="auto"/>
            </w:tcBorders>
            <w:shd w:val="clear" w:color="000000" w:fill="75B91A"/>
            <w:hideMark/>
          </w:tcPr>
          <w:p w14:paraId="480469FC"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Reply to</w:t>
            </w:r>
          </w:p>
        </w:tc>
        <w:tc>
          <w:tcPr>
            <w:tcW w:w="319" w:type="pct"/>
            <w:tcBorders>
              <w:top w:val="single" w:sz="4" w:space="0" w:color="auto"/>
              <w:left w:val="single" w:sz="4" w:space="0" w:color="auto"/>
              <w:bottom w:val="single" w:sz="4" w:space="0" w:color="auto"/>
              <w:right w:val="single" w:sz="4" w:space="0" w:color="auto"/>
            </w:tcBorders>
            <w:shd w:val="clear" w:color="000000" w:fill="75B91A"/>
            <w:hideMark/>
          </w:tcPr>
          <w:p w14:paraId="6C62BA24"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To</w:t>
            </w:r>
          </w:p>
        </w:tc>
        <w:tc>
          <w:tcPr>
            <w:tcW w:w="337" w:type="pct"/>
            <w:tcBorders>
              <w:top w:val="single" w:sz="4" w:space="0" w:color="auto"/>
              <w:left w:val="single" w:sz="4" w:space="0" w:color="auto"/>
              <w:bottom w:val="single" w:sz="4" w:space="0" w:color="auto"/>
              <w:right w:val="single" w:sz="4" w:space="0" w:color="auto"/>
            </w:tcBorders>
            <w:shd w:val="clear" w:color="000000" w:fill="75B91A"/>
            <w:hideMark/>
          </w:tcPr>
          <w:p w14:paraId="228BEFDD"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Cc</w:t>
            </w:r>
          </w:p>
        </w:tc>
      </w:tr>
      <w:tr w:rsidR="007E0D2E" w:rsidRPr="00ED7A81" w14:paraId="3791D6B7" w14:textId="77777777" w:rsidTr="00BF6CD8">
        <w:trPr>
          <w:trHeight w:val="400"/>
        </w:trPr>
        <w:tc>
          <w:tcPr>
            <w:tcW w:w="437" w:type="pct"/>
            <w:tcBorders>
              <w:top w:val="single" w:sz="4" w:space="0" w:color="auto"/>
              <w:left w:val="single" w:sz="4" w:space="0" w:color="A6A6A6"/>
              <w:bottom w:val="single" w:sz="4" w:space="0" w:color="A6A6A6"/>
              <w:right w:val="single" w:sz="4" w:space="0" w:color="A6A6A6"/>
            </w:tcBorders>
            <w:shd w:val="clear" w:color="auto" w:fill="auto"/>
            <w:hideMark/>
          </w:tcPr>
          <w:p w14:paraId="0CC6E93C" w14:textId="4A8264B1"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35" w:history="1">
              <w:r>
                <w:rPr>
                  <w:rStyle w:val="Hyperlink"/>
                  <w:rFonts w:ascii="Arial" w:hAnsi="Arial" w:cs="Arial"/>
                  <w:b/>
                  <w:bCs/>
                  <w:sz w:val="14"/>
                  <w:szCs w:val="14"/>
                </w:rPr>
                <w:t>R1-2507981</w:t>
              </w:r>
            </w:hyperlink>
          </w:p>
        </w:tc>
        <w:tc>
          <w:tcPr>
            <w:tcW w:w="635" w:type="pct"/>
            <w:tcBorders>
              <w:top w:val="single" w:sz="4" w:space="0" w:color="auto"/>
              <w:left w:val="nil"/>
              <w:bottom w:val="single" w:sz="4" w:space="0" w:color="A6A6A6"/>
              <w:right w:val="single" w:sz="4" w:space="0" w:color="A6A6A6"/>
            </w:tcBorders>
            <w:shd w:val="clear" w:color="auto" w:fill="auto"/>
            <w:hideMark/>
          </w:tcPr>
          <w:p w14:paraId="45EE4C15"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updated Rel-19 RAN1 UE features lists for NR after RAN1#122bis</w:t>
            </w:r>
          </w:p>
        </w:tc>
        <w:tc>
          <w:tcPr>
            <w:tcW w:w="483" w:type="pct"/>
            <w:tcBorders>
              <w:top w:val="single" w:sz="4" w:space="0" w:color="auto"/>
              <w:left w:val="nil"/>
              <w:bottom w:val="single" w:sz="4" w:space="0" w:color="A6A6A6"/>
              <w:right w:val="single" w:sz="4" w:space="0" w:color="A6A6A6"/>
            </w:tcBorders>
            <w:shd w:val="clear" w:color="auto" w:fill="auto"/>
            <w:hideMark/>
          </w:tcPr>
          <w:p w14:paraId="61E99EB0"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AT&amp;T, NTT DOCOMO, INC.</w:t>
            </w:r>
          </w:p>
        </w:tc>
        <w:tc>
          <w:tcPr>
            <w:tcW w:w="317" w:type="pct"/>
            <w:tcBorders>
              <w:top w:val="single" w:sz="4" w:space="0" w:color="auto"/>
              <w:left w:val="nil"/>
              <w:bottom w:val="single" w:sz="4" w:space="0" w:color="A6A6A6"/>
              <w:right w:val="single" w:sz="4" w:space="0" w:color="A6A6A6"/>
            </w:tcBorders>
            <w:shd w:val="clear" w:color="auto" w:fill="auto"/>
            <w:hideMark/>
          </w:tcPr>
          <w:p w14:paraId="5A79B6B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single" w:sz="4" w:space="0" w:color="auto"/>
              <w:left w:val="nil"/>
              <w:bottom w:val="single" w:sz="4" w:space="0" w:color="A6A6A6"/>
              <w:right w:val="single" w:sz="4" w:space="0" w:color="A6A6A6"/>
            </w:tcBorders>
            <w:shd w:val="clear" w:color="auto" w:fill="auto"/>
            <w:hideMark/>
          </w:tcPr>
          <w:p w14:paraId="0A62FF65"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9</w:t>
            </w:r>
          </w:p>
        </w:tc>
        <w:tc>
          <w:tcPr>
            <w:tcW w:w="436" w:type="pct"/>
            <w:tcBorders>
              <w:top w:val="single" w:sz="4" w:space="0" w:color="auto"/>
              <w:left w:val="single" w:sz="4" w:space="0" w:color="A6A6A6"/>
              <w:bottom w:val="single" w:sz="4" w:space="0" w:color="A6A6A6"/>
              <w:right w:val="single" w:sz="4" w:space="0" w:color="A6A6A6"/>
            </w:tcBorders>
            <w:shd w:val="clear" w:color="000000" w:fill="00B050"/>
            <w:hideMark/>
          </w:tcPr>
          <w:p w14:paraId="12EC7DAA"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single" w:sz="4" w:space="0" w:color="auto"/>
              <w:left w:val="nil"/>
              <w:bottom w:val="single" w:sz="4" w:space="0" w:color="A6A6A6"/>
              <w:right w:val="single" w:sz="4" w:space="0" w:color="A6A6A6"/>
            </w:tcBorders>
            <w:shd w:val="clear" w:color="auto" w:fill="auto"/>
            <w:hideMark/>
          </w:tcPr>
          <w:p w14:paraId="159DB089"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36" w:history="1">
              <w:r w:rsidRPr="00ED7A81">
                <w:rPr>
                  <w:rFonts w:ascii="Arial" w:hAnsi="Arial" w:cs="Arial"/>
                  <w:b/>
                  <w:bCs/>
                  <w:color w:val="0000FF"/>
                  <w:sz w:val="14"/>
                  <w:szCs w:val="14"/>
                  <w:u w:val="single"/>
                </w:rPr>
                <w:t>Rel-19</w:t>
              </w:r>
            </w:hyperlink>
          </w:p>
        </w:tc>
        <w:tc>
          <w:tcPr>
            <w:tcW w:w="815" w:type="pct"/>
            <w:tcBorders>
              <w:top w:val="single" w:sz="4" w:space="0" w:color="auto"/>
              <w:left w:val="nil"/>
              <w:bottom w:val="single" w:sz="4" w:space="0" w:color="A6A6A6"/>
              <w:right w:val="single" w:sz="4" w:space="0" w:color="A6A6A6"/>
            </w:tcBorders>
            <w:shd w:val="clear" w:color="auto" w:fill="auto"/>
            <w:hideMark/>
          </w:tcPr>
          <w:p w14:paraId="5D8A4013"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r w:rsidRPr="00ED7A81">
              <w:rPr>
                <w:rFonts w:ascii="Arial" w:hAnsi="Arial" w:cs="Arial"/>
                <w:b/>
                <w:bCs/>
                <w:color w:val="0000FF"/>
                <w:sz w:val="14"/>
                <w:szCs w:val="14"/>
                <w:u w:val="single"/>
              </w:rPr>
              <w:t>NR_AIML_air, NR_MIMO_Ph5, NR_duplex_evo, Netw_Energy_NR_enh, NR_LPWUS, NR_Mob_Ph4, NR_NTN_Ph3, NR_MC_enh2, TEI19, NR_LBCA_Sw</w:t>
            </w:r>
          </w:p>
        </w:tc>
        <w:tc>
          <w:tcPr>
            <w:tcW w:w="484" w:type="pct"/>
            <w:tcBorders>
              <w:top w:val="single" w:sz="4" w:space="0" w:color="auto"/>
              <w:left w:val="nil"/>
              <w:bottom w:val="single" w:sz="4" w:space="0" w:color="A6A6A6"/>
              <w:right w:val="single" w:sz="4" w:space="0" w:color="A6A6A6"/>
            </w:tcBorders>
            <w:shd w:val="clear" w:color="auto" w:fill="auto"/>
            <w:hideMark/>
          </w:tcPr>
          <w:p w14:paraId="1BC8FD9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single" w:sz="4" w:space="0" w:color="auto"/>
              <w:left w:val="nil"/>
              <w:bottom w:val="single" w:sz="4" w:space="0" w:color="A6A6A6"/>
              <w:right w:val="single" w:sz="4" w:space="0" w:color="A6A6A6"/>
            </w:tcBorders>
            <w:shd w:val="clear" w:color="auto" w:fill="auto"/>
            <w:hideMark/>
          </w:tcPr>
          <w:p w14:paraId="08B601F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single" w:sz="4" w:space="0" w:color="auto"/>
              <w:left w:val="nil"/>
              <w:bottom w:val="single" w:sz="4" w:space="0" w:color="A6A6A6"/>
              <w:right w:val="single" w:sz="4" w:space="0" w:color="A6A6A6"/>
            </w:tcBorders>
            <w:shd w:val="clear" w:color="auto" w:fill="auto"/>
            <w:hideMark/>
          </w:tcPr>
          <w:p w14:paraId="49756433"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RAN4</w:t>
            </w:r>
          </w:p>
        </w:tc>
      </w:tr>
      <w:tr w:rsidR="007E0D2E" w:rsidRPr="00ED7A81" w14:paraId="718BFCBD"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70E6EA51" w14:textId="016ABAEF"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37" w:history="1">
              <w:r>
                <w:rPr>
                  <w:rStyle w:val="Hyperlink"/>
                  <w:rFonts w:ascii="Arial" w:hAnsi="Arial" w:cs="Arial"/>
                  <w:b/>
                  <w:bCs/>
                  <w:sz w:val="14"/>
                  <w:szCs w:val="14"/>
                </w:rPr>
                <w:t>R1-2507984</w:t>
              </w:r>
            </w:hyperlink>
          </w:p>
        </w:tc>
        <w:tc>
          <w:tcPr>
            <w:tcW w:w="635" w:type="pct"/>
            <w:tcBorders>
              <w:top w:val="nil"/>
              <w:left w:val="nil"/>
              <w:bottom w:val="single" w:sz="4" w:space="0" w:color="A6A6A6"/>
              <w:right w:val="single" w:sz="4" w:space="0" w:color="A6A6A6"/>
            </w:tcBorders>
            <w:shd w:val="clear" w:color="auto" w:fill="auto"/>
            <w:hideMark/>
          </w:tcPr>
          <w:p w14:paraId="65B81C5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updated Rel-19 RAN1 UE features lists for LTE after RAN1#122bis</w:t>
            </w:r>
          </w:p>
        </w:tc>
        <w:tc>
          <w:tcPr>
            <w:tcW w:w="483" w:type="pct"/>
            <w:tcBorders>
              <w:top w:val="nil"/>
              <w:left w:val="nil"/>
              <w:bottom w:val="single" w:sz="4" w:space="0" w:color="A6A6A6"/>
              <w:right w:val="single" w:sz="4" w:space="0" w:color="A6A6A6"/>
            </w:tcBorders>
            <w:shd w:val="clear" w:color="auto" w:fill="auto"/>
            <w:hideMark/>
          </w:tcPr>
          <w:p w14:paraId="6323F345"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AT&amp;T, NTT DOCOMO, INC.</w:t>
            </w:r>
          </w:p>
        </w:tc>
        <w:tc>
          <w:tcPr>
            <w:tcW w:w="317" w:type="pct"/>
            <w:tcBorders>
              <w:top w:val="nil"/>
              <w:left w:val="nil"/>
              <w:bottom w:val="single" w:sz="4" w:space="0" w:color="A6A6A6"/>
              <w:right w:val="single" w:sz="4" w:space="0" w:color="A6A6A6"/>
            </w:tcBorders>
            <w:shd w:val="clear" w:color="auto" w:fill="auto"/>
            <w:hideMark/>
          </w:tcPr>
          <w:p w14:paraId="75388AB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152E507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9</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2CD2CCAA"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2E0255E6"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38"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2AA61E9D"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r w:rsidRPr="00ED7A81">
              <w:rPr>
                <w:rFonts w:ascii="Arial" w:hAnsi="Arial" w:cs="Arial"/>
                <w:bCs/>
                <w:kern w:val="2"/>
                <w:sz w:val="14"/>
                <w:szCs w:val="14"/>
                <w:lang w:eastAsia="ja-JP"/>
                <w14:ligatures w14:val="standardContextual"/>
              </w:rPr>
              <w:t>IoT_NTN_Ph3, IoT_NTN_TDD, LTE_terr_bcast_Ph2</w:t>
            </w:r>
          </w:p>
        </w:tc>
        <w:tc>
          <w:tcPr>
            <w:tcW w:w="484" w:type="pct"/>
            <w:tcBorders>
              <w:top w:val="nil"/>
              <w:left w:val="nil"/>
              <w:bottom w:val="single" w:sz="4" w:space="0" w:color="A6A6A6"/>
              <w:right w:val="single" w:sz="4" w:space="0" w:color="A6A6A6"/>
            </w:tcBorders>
            <w:shd w:val="clear" w:color="auto" w:fill="auto"/>
            <w:hideMark/>
          </w:tcPr>
          <w:p w14:paraId="41F1408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5F447C0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61576A0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RAN4</w:t>
            </w:r>
          </w:p>
        </w:tc>
      </w:tr>
      <w:tr w:rsidR="007E0D2E" w:rsidRPr="00ED7A81" w14:paraId="38A1257C"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226BC936" w14:textId="344136E1"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39" w:history="1">
              <w:r>
                <w:rPr>
                  <w:rStyle w:val="Hyperlink"/>
                  <w:rFonts w:ascii="Arial" w:hAnsi="Arial" w:cs="Arial"/>
                  <w:b/>
                  <w:bCs/>
                  <w:sz w:val="14"/>
                  <w:szCs w:val="14"/>
                </w:rPr>
                <w:t>R1-2508026</w:t>
              </w:r>
            </w:hyperlink>
          </w:p>
        </w:tc>
        <w:tc>
          <w:tcPr>
            <w:tcW w:w="635" w:type="pct"/>
            <w:tcBorders>
              <w:top w:val="nil"/>
              <w:left w:val="nil"/>
              <w:bottom w:val="single" w:sz="4" w:space="0" w:color="A6A6A6"/>
              <w:right w:val="single" w:sz="4" w:space="0" w:color="A6A6A6"/>
            </w:tcBorders>
            <w:shd w:val="clear" w:color="auto" w:fill="auto"/>
            <w:hideMark/>
          </w:tcPr>
          <w:p w14:paraId="1C12DB7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the implicit indication of TRP location coordinates via "Associated ID"</w:t>
            </w:r>
          </w:p>
        </w:tc>
        <w:tc>
          <w:tcPr>
            <w:tcW w:w="483" w:type="pct"/>
            <w:tcBorders>
              <w:top w:val="nil"/>
              <w:left w:val="nil"/>
              <w:bottom w:val="single" w:sz="4" w:space="0" w:color="A6A6A6"/>
              <w:right w:val="single" w:sz="4" w:space="0" w:color="A6A6A6"/>
            </w:tcBorders>
            <w:shd w:val="clear" w:color="auto" w:fill="auto"/>
            <w:hideMark/>
          </w:tcPr>
          <w:p w14:paraId="1A7AE6B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Ericsson</w:t>
            </w:r>
          </w:p>
        </w:tc>
        <w:tc>
          <w:tcPr>
            <w:tcW w:w="317" w:type="pct"/>
            <w:tcBorders>
              <w:top w:val="nil"/>
              <w:left w:val="nil"/>
              <w:bottom w:val="single" w:sz="4" w:space="0" w:color="A6A6A6"/>
              <w:right w:val="single" w:sz="4" w:space="0" w:color="A6A6A6"/>
            </w:tcBorders>
            <w:shd w:val="clear" w:color="auto" w:fill="auto"/>
            <w:hideMark/>
          </w:tcPr>
          <w:p w14:paraId="77F2871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2E35AAE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8.1</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5BE9BA61"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309FF501"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0"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0386F212"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1" w:history="1">
              <w:r w:rsidRPr="00ED7A81">
                <w:rPr>
                  <w:rFonts w:ascii="Arial" w:hAnsi="Arial" w:cs="Arial"/>
                  <w:b/>
                  <w:bCs/>
                  <w:color w:val="0000FF"/>
                  <w:sz w:val="14"/>
                  <w:szCs w:val="14"/>
                  <w:u w:val="single"/>
                </w:rPr>
                <w:t>NR_AIML_air-Core</w:t>
              </w:r>
            </w:hyperlink>
          </w:p>
        </w:tc>
        <w:tc>
          <w:tcPr>
            <w:tcW w:w="484" w:type="pct"/>
            <w:tcBorders>
              <w:top w:val="nil"/>
              <w:left w:val="nil"/>
              <w:bottom w:val="single" w:sz="4" w:space="0" w:color="A6A6A6"/>
              <w:right w:val="single" w:sz="4" w:space="0" w:color="A6A6A6"/>
            </w:tcBorders>
            <w:shd w:val="clear" w:color="auto" w:fill="auto"/>
            <w:hideMark/>
          </w:tcPr>
          <w:p w14:paraId="6B0153A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2CF454C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346598B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526A6B01"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1927E0F0" w14:textId="5E01AB54"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42" w:history="1">
              <w:r>
                <w:rPr>
                  <w:rStyle w:val="Hyperlink"/>
                  <w:rFonts w:ascii="Arial" w:hAnsi="Arial" w:cs="Arial"/>
                  <w:b/>
                  <w:bCs/>
                  <w:sz w:val="14"/>
                  <w:szCs w:val="14"/>
                </w:rPr>
                <w:t>R1-2508064</w:t>
              </w:r>
            </w:hyperlink>
          </w:p>
        </w:tc>
        <w:tc>
          <w:tcPr>
            <w:tcW w:w="635" w:type="pct"/>
            <w:tcBorders>
              <w:top w:val="nil"/>
              <w:left w:val="nil"/>
              <w:bottom w:val="single" w:sz="4" w:space="0" w:color="A6A6A6"/>
              <w:right w:val="single" w:sz="4" w:space="0" w:color="A6A6A6"/>
            </w:tcBorders>
            <w:shd w:val="clear" w:color="auto" w:fill="auto"/>
            <w:hideMark/>
          </w:tcPr>
          <w:p w14:paraId="29ED175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precompensation for NB-IoT NTN TDD mode</w:t>
            </w:r>
          </w:p>
        </w:tc>
        <w:tc>
          <w:tcPr>
            <w:tcW w:w="483" w:type="pct"/>
            <w:tcBorders>
              <w:top w:val="nil"/>
              <w:left w:val="nil"/>
              <w:bottom w:val="single" w:sz="4" w:space="0" w:color="A6A6A6"/>
              <w:right w:val="single" w:sz="4" w:space="0" w:color="A6A6A6"/>
            </w:tcBorders>
            <w:shd w:val="clear" w:color="auto" w:fill="auto"/>
            <w:hideMark/>
          </w:tcPr>
          <w:p w14:paraId="07A4B79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Qualcomm</w:t>
            </w:r>
          </w:p>
        </w:tc>
        <w:tc>
          <w:tcPr>
            <w:tcW w:w="317" w:type="pct"/>
            <w:tcBorders>
              <w:top w:val="nil"/>
              <w:left w:val="nil"/>
              <w:bottom w:val="single" w:sz="4" w:space="0" w:color="A6A6A6"/>
              <w:right w:val="single" w:sz="4" w:space="0" w:color="A6A6A6"/>
            </w:tcBorders>
            <w:shd w:val="clear" w:color="auto" w:fill="auto"/>
            <w:hideMark/>
          </w:tcPr>
          <w:p w14:paraId="552355D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47A23330"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8.7.2</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349296D9"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76B1D793"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3"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1FA80CF4"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4" w:history="1">
              <w:r w:rsidRPr="00ED7A81">
                <w:rPr>
                  <w:rFonts w:ascii="Arial" w:hAnsi="Arial" w:cs="Arial"/>
                  <w:b/>
                  <w:bCs/>
                  <w:color w:val="0000FF"/>
                  <w:sz w:val="14"/>
                  <w:szCs w:val="14"/>
                  <w:u w:val="single"/>
                </w:rPr>
                <w:t>IoT_NTN_TDD-Core</w:t>
              </w:r>
            </w:hyperlink>
          </w:p>
        </w:tc>
        <w:tc>
          <w:tcPr>
            <w:tcW w:w="484" w:type="pct"/>
            <w:tcBorders>
              <w:top w:val="nil"/>
              <w:left w:val="nil"/>
              <w:bottom w:val="single" w:sz="4" w:space="0" w:color="A6A6A6"/>
              <w:right w:val="single" w:sz="4" w:space="0" w:color="A6A6A6"/>
            </w:tcBorders>
            <w:shd w:val="clear" w:color="auto" w:fill="auto"/>
            <w:hideMark/>
          </w:tcPr>
          <w:p w14:paraId="0D05AB82" w14:textId="358638D6" w:rsidR="007E0D2E" w:rsidRPr="00ED7A81" w:rsidRDefault="004710F9" w:rsidP="00BF6CD8">
            <w:pPr>
              <w:overflowPunct/>
              <w:autoSpaceDE/>
              <w:autoSpaceDN/>
              <w:adjustRightInd/>
              <w:spacing w:after="0"/>
              <w:textAlignment w:val="auto"/>
              <w:rPr>
                <w:rFonts w:ascii="Arial" w:hAnsi="Arial" w:cs="Arial"/>
                <w:sz w:val="14"/>
                <w:szCs w:val="14"/>
              </w:rPr>
            </w:pPr>
            <w:hyperlink r:id="rId1645" w:history="1">
              <w:r>
                <w:rPr>
                  <w:rStyle w:val="Hyperlink"/>
                  <w:rFonts w:ascii="Arial" w:hAnsi="Arial" w:cs="Arial"/>
                  <w:sz w:val="14"/>
                  <w:szCs w:val="14"/>
                </w:rPr>
                <w:t>R1-2506731</w:t>
              </w:r>
            </w:hyperlink>
          </w:p>
        </w:tc>
        <w:tc>
          <w:tcPr>
            <w:tcW w:w="319" w:type="pct"/>
            <w:tcBorders>
              <w:top w:val="nil"/>
              <w:left w:val="nil"/>
              <w:bottom w:val="single" w:sz="4" w:space="0" w:color="A6A6A6"/>
              <w:right w:val="single" w:sz="4" w:space="0" w:color="A6A6A6"/>
            </w:tcBorders>
            <w:shd w:val="clear" w:color="auto" w:fill="auto"/>
            <w:hideMark/>
          </w:tcPr>
          <w:p w14:paraId="2D915CE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RAN4</w:t>
            </w:r>
          </w:p>
        </w:tc>
        <w:tc>
          <w:tcPr>
            <w:tcW w:w="337" w:type="pct"/>
            <w:tcBorders>
              <w:top w:val="nil"/>
              <w:left w:val="nil"/>
              <w:bottom w:val="single" w:sz="4" w:space="0" w:color="A6A6A6"/>
              <w:right w:val="single" w:sz="4" w:space="0" w:color="A6A6A6"/>
            </w:tcBorders>
            <w:shd w:val="clear" w:color="auto" w:fill="auto"/>
            <w:hideMark/>
          </w:tcPr>
          <w:p w14:paraId="3CA649C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r>
      <w:tr w:rsidR="007E0D2E" w:rsidRPr="00ED7A81" w14:paraId="2FC50205"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5797F947" w14:textId="4C35BECA"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46" w:history="1">
              <w:r>
                <w:rPr>
                  <w:rStyle w:val="Hyperlink"/>
                  <w:rFonts w:ascii="Arial" w:hAnsi="Arial" w:cs="Arial"/>
                  <w:b/>
                  <w:bCs/>
                  <w:sz w:val="14"/>
                  <w:szCs w:val="14"/>
                </w:rPr>
                <w:t>R1-2508069</w:t>
              </w:r>
            </w:hyperlink>
          </w:p>
        </w:tc>
        <w:tc>
          <w:tcPr>
            <w:tcW w:w="635" w:type="pct"/>
            <w:tcBorders>
              <w:top w:val="nil"/>
              <w:left w:val="nil"/>
              <w:bottom w:val="single" w:sz="4" w:space="0" w:color="A6A6A6"/>
              <w:right w:val="single" w:sz="4" w:space="0" w:color="A6A6A6"/>
            </w:tcBorders>
            <w:shd w:val="clear" w:color="auto" w:fill="auto"/>
            <w:hideMark/>
          </w:tcPr>
          <w:p w14:paraId="7C42F28E"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PA models in 6GR waveform evaluations</w:t>
            </w:r>
          </w:p>
        </w:tc>
        <w:tc>
          <w:tcPr>
            <w:tcW w:w="483" w:type="pct"/>
            <w:tcBorders>
              <w:top w:val="nil"/>
              <w:left w:val="nil"/>
              <w:bottom w:val="single" w:sz="4" w:space="0" w:color="A6A6A6"/>
              <w:right w:val="single" w:sz="4" w:space="0" w:color="A6A6A6"/>
            </w:tcBorders>
            <w:shd w:val="clear" w:color="auto" w:fill="auto"/>
            <w:hideMark/>
          </w:tcPr>
          <w:p w14:paraId="2F6022A7"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Huawei</w:t>
            </w:r>
          </w:p>
        </w:tc>
        <w:tc>
          <w:tcPr>
            <w:tcW w:w="317" w:type="pct"/>
            <w:tcBorders>
              <w:top w:val="nil"/>
              <w:left w:val="nil"/>
              <w:bottom w:val="single" w:sz="4" w:space="0" w:color="A6A6A6"/>
              <w:right w:val="single" w:sz="4" w:space="0" w:color="A6A6A6"/>
            </w:tcBorders>
            <w:shd w:val="clear" w:color="auto" w:fill="auto"/>
            <w:hideMark/>
          </w:tcPr>
          <w:p w14:paraId="161E3E4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2147186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11.3.1</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3F81257A"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58879A4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7" w:history="1">
              <w:r w:rsidRPr="00ED7A81">
                <w:rPr>
                  <w:rFonts w:ascii="Arial" w:hAnsi="Arial" w:cs="Arial"/>
                  <w:b/>
                  <w:bCs/>
                  <w:color w:val="0000FF"/>
                  <w:sz w:val="14"/>
                  <w:szCs w:val="14"/>
                  <w:u w:val="single"/>
                </w:rPr>
                <w:t>Rel-20</w:t>
              </w:r>
            </w:hyperlink>
          </w:p>
        </w:tc>
        <w:tc>
          <w:tcPr>
            <w:tcW w:w="815" w:type="pct"/>
            <w:tcBorders>
              <w:top w:val="nil"/>
              <w:left w:val="nil"/>
              <w:bottom w:val="single" w:sz="4" w:space="0" w:color="A6A6A6"/>
              <w:right w:val="single" w:sz="4" w:space="0" w:color="A6A6A6"/>
            </w:tcBorders>
            <w:shd w:val="clear" w:color="auto" w:fill="auto"/>
            <w:hideMark/>
          </w:tcPr>
          <w:p w14:paraId="6536714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48" w:history="1">
              <w:r w:rsidRPr="00ED7A81">
                <w:rPr>
                  <w:rFonts w:ascii="Arial" w:hAnsi="Arial" w:cs="Arial"/>
                  <w:b/>
                  <w:bCs/>
                  <w:color w:val="0000FF"/>
                  <w:sz w:val="14"/>
                  <w:szCs w:val="14"/>
                  <w:u w:val="single"/>
                </w:rPr>
                <w:t>FS_6G_Radio</w:t>
              </w:r>
            </w:hyperlink>
          </w:p>
        </w:tc>
        <w:tc>
          <w:tcPr>
            <w:tcW w:w="484" w:type="pct"/>
            <w:tcBorders>
              <w:top w:val="nil"/>
              <w:left w:val="nil"/>
              <w:bottom w:val="single" w:sz="4" w:space="0" w:color="A6A6A6"/>
              <w:right w:val="single" w:sz="4" w:space="0" w:color="A6A6A6"/>
            </w:tcBorders>
            <w:shd w:val="clear" w:color="auto" w:fill="auto"/>
            <w:hideMark/>
          </w:tcPr>
          <w:p w14:paraId="74A4A8A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6BE7E6A9"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RAN4</w:t>
            </w:r>
          </w:p>
        </w:tc>
        <w:tc>
          <w:tcPr>
            <w:tcW w:w="337" w:type="pct"/>
            <w:tcBorders>
              <w:top w:val="nil"/>
              <w:left w:val="nil"/>
              <w:bottom w:val="single" w:sz="4" w:space="0" w:color="A6A6A6"/>
              <w:right w:val="single" w:sz="4" w:space="0" w:color="A6A6A6"/>
            </w:tcBorders>
            <w:shd w:val="clear" w:color="auto" w:fill="auto"/>
            <w:hideMark/>
          </w:tcPr>
          <w:p w14:paraId="3A88DE4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7FF6A098"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33EB4FAF" w14:textId="5EF14173"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49" w:history="1">
              <w:r>
                <w:rPr>
                  <w:rStyle w:val="Hyperlink"/>
                  <w:rFonts w:ascii="Arial" w:hAnsi="Arial" w:cs="Arial"/>
                  <w:b/>
                  <w:bCs/>
                  <w:sz w:val="14"/>
                  <w:szCs w:val="14"/>
                </w:rPr>
                <w:t>R1-2508096</w:t>
              </w:r>
            </w:hyperlink>
          </w:p>
        </w:tc>
        <w:tc>
          <w:tcPr>
            <w:tcW w:w="635" w:type="pct"/>
            <w:tcBorders>
              <w:top w:val="nil"/>
              <w:left w:val="nil"/>
              <w:bottom w:val="single" w:sz="4" w:space="0" w:color="A6A6A6"/>
              <w:right w:val="single" w:sz="4" w:space="0" w:color="A6A6A6"/>
            </w:tcBorders>
            <w:shd w:val="clear" w:color="auto" w:fill="auto"/>
            <w:hideMark/>
          </w:tcPr>
          <w:p w14:paraId="655CCC8E"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issues related to support of IMS voice over NB-IoT NTN connected to EPC</w:t>
            </w:r>
          </w:p>
        </w:tc>
        <w:tc>
          <w:tcPr>
            <w:tcW w:w="483" w:type="pct"/>
            <w:tcBorders>
              <w:top w:val="nil"/>
              <w:left w:val="nil"/>
              <w:bottom w:val="single" w:sz="4" w:space="0" w:color="A6A6A6"/>
              <w:right w:val="single" w:sz="4" w:space="0" w:color="A6A6A6"/>
            </w:tcBorders>
            <w:shd w:val="clear" w:color="auto" w:fill="auto"/>
            <w:hideMark/>
          </w:tcPr>
          <w:p w14:paraId="34205793"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Qualcomm</w:t>
            </w:r>
          </w:p>
        </w:tc>
        <w:tc>
          <w:tcPr>
            <w:tcW w:w="317" w:type="pct"/>
            <w:tcBorders>
              <w:top w:val="nil"/>
              <w:left w:val="nil"/>
              <w:bottom w:val="single" w:sz="4" w:space="0" w:color="A6A6A6"/>
              <w:right w:val="single" w:sz="4" w:space="0" w:color="A6A6A6"/>
            </w:tcBorders>
            <w:shd w:val="clear" w:color="auto" w:fill="auto"/>
            <w:hideMark/>
          </w:tcPr>
          <w:p w14:paraId="57CC832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5BCF9C4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5</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46ABED7F"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4CC2EB7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0" w:history="1">
              <w:r w:rsidRPr="00ED7A81">
                <w:rPr>
                  <w:rFonts w:ascii="Arial" w:hAnsi="Arial" w:cs="Arial"/>
                  <w:b/>
                  <w:bCs/>
                  <w:color w:val="0000FF"/>
                  <w:sz w:val="14"/>
                  <w:szCs w:val="14"/>
                  <w:u w:val="single"/>
                </w:rPr>
                <w:t>Rel-20</w:t>
              </w:r>
            </w:hyperlink>
          </w:p>
        </w:tc>
        <w:tc>
          <w:tcPr>
            <w:tcW w:w="815" w:type="pct"/>
            <w:tcBorders>
              <w:top w:val="nil"/>
              <w:left w:val="nil"/>
              <w:bottom w:val="single" w:sz="4" w:space="0" w:color="A6A6A6"/>
              <w:right w:val="single" w:sz="4" w:space="0" w:color="A6A6A6"/>
            </w:tcBorders>
            <w:shd w:val="clear" w:color="auto" w:fill="auto"/>
            <w:hideMark/>
          </w:tcPr>
          <w:p w14:paraId="6CD01543"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1" w:history="1">
              <w:r w:rsidRPr="00ED7A81">
                <w:rPr>
                  <w:rFonts w:ascii="Arial" w:hAnsi="Arial" w:cs="Arial"/>
                  <w:b/>
                  <w:bCs/>
                  <w:color w:val="0000FF"/>
                  <w:sz w:val="14"/>
                  <w:szCs w:val="14"/>
                  <w:u w:val="single"/>
                </w:rPr>
                <w:t>FS_5GSAT_Ph4_ARC</w:t>
              </w:r>
            </w:hyperlink>
          </w:p>
        </w:tc>
        <w:tc>
          <w:tcPr>
            <w:tcW w:w="484" w:type="pct"/>
            <w:tcBorders>
              <w:top w:val="nil"/>
              <w:left w:val="nil"/>
              <w:bottom w:val="single" w:sz="4" w:space="0" w:color="A6A6A6"/>
              <w:right w:val="single" w:sz="4" w:space="0" w:color="A6A6A6"/>
            </w:tcBorders>
            <w:shd w:val="clear" w:color="auto" w:fill="auto"/>
            <w:hideMark/>
          </w:tcPr>
          <w:p w14:paraId="05CC8DCD" w14:textId="39FF3C88" w:rsidR="007E0D2E" w:rsidRPr="00ED7A81" w:rsidRDefault="004710F9" w:rsidP="00BF6CD8">
            <w:pPr>
              <w:overflowPunct/>
              <w:autoSpaceDE/>
              <w:autoSpaceDN/>
              <w:adjustRightInd/>
              <w:spacing w:after="0"/>
              <w:textAlignment w:val="auto"/>
              <w:rPr>
                <w:rFonts w:ascii="Arial" w:hAnsi="Arial" w:cs="Arial"/>
                <w:sz w:val="14"/>
                <w:szCs w:val="14"/>
              </w:rPr>
            </w:pPr>
            <w:hyperlink r:id="rId1652" w:history="1">
              <w:r>
                <w:rPr>
                  <w:rStyle w:val="Hyperlink"/>
                  <w:rFonts w:ascii="Arial" w:hAnsi="Arial" w:cs="Arial"/>
                  <w:sz w:val="14"/>
                  <w:szCs w:val="14"/>
                </w:rPr>
                <w:t>R1-2506707</w:t>
              </w:r>
            </w:hyperlink>
          </w:p>
        </w:tc>
        <w:tc>
          <w:tcPr>
            <w:tcW w:w="319" w:type="pct"/>
            <w:tcBorders>
              <w:top w:val="nil"/>
              <w:left w:val="nil"/>
              <w:bottom w:val="single" w:sz="4" w:space="0" w:color="A6A6A6"/>
              <w:right w:val="single" w:sz="4" w:space="0" w:color="A6A6A6"/>
            </w:tcBorders>
            <w:shd w:val="clear" w:color="auto" w:fill="auto"/>
            <w:hideMark/>
          </w:tcPr>
          <w:p w14:paraId="136898A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SA2</w:t>
            </w:r>
          </w:p>
        </w:tc>
        <w:tc>
          <w:tcPr>
            <w:tcW w:w="337" w:type="pct"/>
            <w:tcBorders>
              <w:top w:val="nil"/>
              <w:left w:val="nil"/>
              <w:bottom w:val="single" w:sz="4" w:space="0" w:color="A6A6A6"/>
              <w:right w:val="single" w:sz="4" w:space="0" w:color="A6A6A6"/>
            </w:tcBorders>
            <w:shd w:val="clear" w:color="auto" w:fill="auto"/>
            <w:hideMark/>
          </w:tcPr>
          <w:p w14:paraId="2EB56529"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 SA4, CT1, SA3, SA1</w:t>
            </w:r>
          </w:p>
        </w:tc>
      </w:tr>
      <w:tr w:rsidR="007E0D2E" w:rsidRPr="00ED7A81" w14:paraId="1B9A5A82"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337BEB18" w14:textId="26D1AE94"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53" w:history="1">
              <w:r>
                <w:rPr>
                  <w:rStyle w:val="Hyperlink"/>
                  <w:rFonts w:ascii="Arial" w:hAnsi="Arial" w:cs="Arial"/>
                  <w:b/>
                  <w:bCs/>
                  <w:sz w:val="14"/>
                  <w:szCs w:val="14"/>
                </w:rPr>
                <w:t>R1-2508108</w:t>
              </w:r>
            </w:hyperlink>
          </w:p>
        </w:tc>
        <w:tc>
          <w:tcPr>
            <w:tcW w:w="635" w:type="pct"/>
            <w:tcBorders>
              <w:top w:val="nil"/>
              <w:left w:val="nil"/>
              <w:bottom w:val="single" w:sz="4" w:space="0" w:color="A6A6A6"/>
              <w:right w:val="single" w:sz="4" w:space="0" w:color="A6A6A6"/>
            </w:tcBorders>
            <w:shd w:val="clear" w:color="auto" w:fill="auto"/>
            <w:hideMark/>
          </w:tcPr>
          <w:p w14:paraId="33F6C59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SBFD subband frequency location configuration</w:t>
            </w:r>
          </w:p>
        </w:tc>
        <w:tc>
          <w:tcPr>
            <w:tcW w:w="483" w:type="pct"/>
            <w:tcBorders>
              <w:top w:val="nil"/>
              <w:left w:val="nil"/>
              <w:bottom w:val="single" w:sz="4" w:space="0" w:color="A6A6A6"/>
              <w:right w:val="single" w:sz="4" w:space="0" w:color="A6A6A6"/>
            </w:tcBorders>
            <w:shd w:val="clear" w:color="auto" w:fill="auto"/>
            <w:hideMark/>
          </w:tcPr>
          <w:p w14:paraId="1D06415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Xiaomi</w:t>
            </w:r>
          </w:p>
        </w:tc>
        <w:tc>
          <w:tcPr>
            <w:tcW w:w="317" w:type="pct"/>
            <w:tcBorders>
              <w:top w:val="nil"/>
              <w:left w:val="nil"/>
              <w:bottom w:val="single" w:sz="4" w:space="0" w:color="A6A6A6"/>
              <w:right w:val="single" w:sz="4" w:space="0" w:color="A6A6A6"/>
            </w:tcBorders>
            <w:shd w:val="clear" w:color="auto" w:fill="auto"/>
            <w:hideMark/>
          </w:tcPr>
          <w:p w14:paraId="14047AA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0AE1EAF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8.3</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17FF5268"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3909295D"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4"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2F849680"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5" w:history="1">
              <w:r w:rsidRPr="00ED7A81">
                <w:rPr>
                  <w:rFonts w:ascii="Arial" w:hAnsi="Arial" w:cs="Arial"/>
                  <w:b/>
                  <w:bCs/>
                  <w:color w:val="0000FF"/>
                  <w:sz w:val="14"/>
                  <w:szCs w:val="14"/>
                  <w:u w:val="single"/>
                </w:rPr>
                <w:t>NR_duplex_evo-Core</w:t>
              </w:r>
            </w:hyperlink>
          </w:p>
        </w:tc>
        <w:tc>
          <w:tcPr>
            <w:tcW w:w="484" w:type="pct"/>
            <w:tcBorders>
              <w:top w:val="nil"/>
              <w:left w:val="nil"/>
              <w:bottom w:val="single" w:sz="4" w:space="0" w:color="A6A6A6"/>
              <w:right w:val="single" w:sz="4" w:space="0" w:color="A6A6A6"/>
            </w:tcBorders>
            <w:shd w:val="clear" w:color="auto" w:fill="auto"/>
            <w:hideMark/>
          </w:tcPr>
          <w:p w14:paraId="0C8E6B7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4EBC97B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3414C36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7D6F45DC"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0B8EF742" w14:textId="2B890345"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56" w:history="1">
              <w:r>
                <w:rPr>
                  <w:rStyle w:val="Hyperlink"/>
                  <w:rFonts w:ascii="Arial" w:hAnsi="Arial" w:cs="Arial"/>
                  <w:b/>
                  <w:bCs/>
                  <w:sz w:val="14"/>
                  <w:szCs w:val="14"/>
                </w:rPr>
                <w:t>R1-2508110</w:t>
              </w:r>
            </w:hyperlink>
          </w:p>
        </w:tc>
        <w:tc>
          <w:tcPr>
            <w:tcW w:w="635" w:type="pct"/>
            <w:tcBorders>
              <w:top w:val="nil"/>
              <w:left w:val="nil"/>
              <w:bottom w:val="single" w:sz="4" w:space="0" w:color="A6A6A6"/>
              <w:right w:val="single" w:sz="4" w:space="0" w:color="A6A6A6"/>
            </w:tcBorders>
            <w:shd w:val="clear" w:color="auto" w:fill="auto"/>
            <w:hideMark/>
          </w:tcPr>
          <w:p w14:paraId="06B0642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OCC for IoT-NTN TDD mode</w:t>
            </w:r>
          </w:p>
        </w:tc>
        <w:tc>
          <w:tcPr>
            <w:tcW w:w="483" w:type="pct"/>
            <w:tcBorders>
              <w:top w:val="nil"/>
              <w:left w:val="nil"/>
              <w:bottom w:val="single" w:sz="4" w:space="0" w:color="A6A6A6"/>
              <w:right w:val="single" w:sz="4" w:space="0" w:color="A6A6A6"/>
            </w:tcBorders>
            <w:shd w:val="clear" w:color="auto" w:fill="auto"/>
            <w:hideMark/>
          </w:tcPr>
          <w:p w14:paraId="37FE5F4B"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Huawei, HiSilicon</w:t>
            </w:r>
          </w:p>
        </w:tc>
        <w:tc>
          <w:tcPr>
            <w:tcW w:w="317" w:type="pct"/>
            <w:tcBorders>
              <w:top w:val="nil"/>
              <w:left w:val="nil"/>
              <w:bottom w:val="single" w:sz="4" w:space="0" w:color="A6A6A6"/>
              <w:right w:val="single" w:sz="4" w:space="0" w:color="A6A6A6"/>
            </w:tcBorders>
            <w:shd w:val="clear" w:color="auto" w:fill="auto"/>
            <w:hideMark/>
          </w:tcPr>
          <w:p w14:paraId="349A8C2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27FF67B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5</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0C3AD67D"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48432851"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7"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536E7A06"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58" w:history="1">
              <w:r w:rsidRPr="00ED7A81">
                <w:rPr>
                  <w:rFonts w:ascii="Arial" w:hAnsi="Arial" w:cs="Arial"/>
                  <w:b/>
                  <w:bCs/>
                  <w:color w:val="0000FF"/>
                  <w:sz w:val="14"/>
                  <w:szCs w:val="14"/>
                  <w:u w:val="single"/>
                </w:rPr>
                <w:t>IoT_NTN_TDD-Core</w:t>
              </w:r>
            </w:hyperlink>
          </w:p>
        </w:tc>
        <w:tc>
          <w:tcPr>
            <w:tcW w:w="484" w:type="pct"/>
            <w:tcBorders>
              <w:top w:val="nil"/>
              <w:left w:val="nil"/>
              <w:bottom w:val="single" w:sz="4" w:space="0" w:color="A6A6A6"/>
              <w:right w:val="single" w:sz="4" w:space="0" w:color="A6A6A6"/>
            </w:tcBorders>
            <w:shd w:val="clear" w:color="auto" w:fill="auto"/>
            <w:hideMark/>
          </w:tcPr>
          <w:p w14:paraId="504C26C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147857AB"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67C7F783"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6CD36B31"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30D810FE" w14:textId="2A8883DE"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59" w:history="1">
              <w:r>
                <w:rPr>
                  <w:rStyle w:val="Hyperlink"/>
                  <w:rFonts w:ascii="Arial" w:hAnsi="Arial" w:cs="Arial"/>
                  <w:b/>
                  <w:bCs/>
                  <w:sz w:val="14"/>
                  <w:szCs w:val="14"/>
                </w:rPr>
                <w:t>R1-2508114</w:t>
              </w:r>
            </w:hyperlink>
          </w:p>
        </w:tc>
        <w:tc>
          <w:tcPr>
            <w:tcW w:w="635" w:type="pct"/>
            <w:tcBorders>
              <w:top w:val="nil"/>
              <w:left w:val="nil"/>
              <w:bottom w:val="single" w:sz="4" w:space="0" w:color="A6A6A6"/>
              <w:right w:val="single" w:sz="4" w:space="0" w:color="A6A6A6"/>
            </w:tcBorders>
            <w:shd w:val="clear" w:color="auto" w:fill="auto"/>
            <w:hideMark/>
          </w:tcPr>
          <w:p w14:paraId="6C10B4B7"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power ramping and RRC configuration for CB-Msg3-EDT</w:t>
            </w:r>
          </w:p>
        </w:tc>
        <w:tc>
          <w:tcPr>
            <w:tcW w:w="483" w:type="pct"/>
            <w:tcBorders>
              <w:top w:val="nil"/>
              <w:left w:val="nil"/>
              <w:bottom w:val="single" w:sz="4" w:space="0" w:color="A6A6A6"/>
              <w:right w:val="single" w:sz="4" w:space="0" w:color="A6A6A6"/>
            </w:tcBorders>
            <w:shd w:val="clear" w:color="auto" w:fill="auto"/>
            <w:hideMark/>
          </w:tcPr>
          <w:p w14:paraId="57F1C58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Moderator (MediaTek)</w:t>
            </w:r>
          </w:p>
        </w:tc>
        <w:tc>
          <w:tcPr>
            <w:tcW w:w="317" w:type="pct"/>
            <w:tcBorders>
              <w:top w:val="nil"/>
              <w:left w:val="nil"/>
              <w:bottom w:val="single" w:sz="4" w:space="0" w:color="A6A6A6"/>
              <w:right w:val="single" w:sz="4" w:space="0" w:color="A6A6A6"/>
            </w:tcBorders>
            <w:shd w:val="clear" w:color="auto" w:fill="auto"/>
            <w:hideMark/>
          </w:tcPr>
          <w:p w14:paraId="71334EAA"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585DB74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8.7.2</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1E4E2CBD"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38171CBC"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0"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69B63C79"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1" w:history="1">
              <w:r w:rsidRPr="00ED7A81">
                <w:rPr>
                  <w:rFonts w:ascii="Arial" w:hAnsi="Arial" w:cs="Arial"/>
                  <w:b/>
                  <w:bCs/>
                  <w:color w:val="0000FF"/>
                  <w:sz w:val="14"/>
                  <w:szCs w:val="14"/>
                  <w:u w:val="single"/>
                </w:rPr>
                <w:t>IoT_NTN_Ph3</w:t>
              </w:r>
            </w:hyperlink>
          </w:p>
        </w:tc>
        <w:tc>
          <w:tcPr>
            <w:tcW w:w="484" w:type="pct"/>
            <w:tcBorders>
              <w:top w:val="nil"/>
              <w:left w:val="nil"/>
              <w:bottom w:val="single" w:sz="4" w:space="0" w:color="A6A6A6"/>
              <w:right w:val="single" w:sz="4" w:space="0" w:color="A6A6A6"/>
            </w:tcBorders>
            <w:shd w:val="clear" w:color="auto" w:fill="auto"/>
            <w:hideMark/>
          </w:tcPr>
          <w:p w14:paraId="0F3AE88B"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61F7D64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7BE3CA43"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30777E74"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05C42493" w14:textId="2E62B83B"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62" w:history="1">
              <w:r>
                <w:rPr>
                  <w:rStyle w:val="Hyperlink"/>
                  <w:rFonts w:ascii="Arial" w:hAnsi="Arial" w:cs="Arial"/>
                  <w:b/>
                  <w:bCs/>
                  <w:sz w:val="14"/>
                  <w:szCs w:val="14"/>
                </w:rPr>
                <w:t>R1-2508122</w:t>
              </w:r>
            </w:hyperlink>
          </w:p>
        </w:tc>
        <w:tc>
          <w:tcPr>
            <w:tcW w:w="635" w:type="pct"/>
            <w:tcBorders>
              <w:top w:val="nil"/>
              <w:left w:val="nil"/>
              <w:bottom w:val="single" w:sz="4" w:space="0" w:color="A6A6A6"/>
              <w:right w:val="single" w:sz="4" w:space="0" w:color="A6A6A6"/>
            </w:tcBorders>
            <w:shd w:val="clear" w:color="auto" w:fill="auto"/>
            <w:hideMark/>
          </w:tcPr>
          <w:p w14:paraId="50BBD2E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reply on RAN2 LS on periodic CSI inference configuration to lower layer</w:t>
            </w:r>
          </w:p>
        </w:tc>
        <w:tc>
          <w:tcPr>
            <w:tcW w:w="483" w:type="pct"/>
            <w:tcBorders>
              <w:top w:val="nil"/>
              <w:left w:val="nil"/>
              <w:bottom w:val="single" w:sz="4" w:space="0" w:color="A6A6A6"/>
              <w:right w:val="single" w:sz="4" w:space="0" w:color="A6A6A6"/>
            </w:tcBorders>
            <w:shd w:val="clear" w:color="auto" w:fill="auto"/>
            <w:hideMark/>
          </w:tcPr>
          <w:p w14:paraId="5097986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Samsung</w:t>
            </w:r>
          </w:p>
        </w:tc>
        <w:tc>
          <w:tcPr>
            <w:tcW w:w="317" w:type="pct"/>
            <w:tcBorders>
              <w:top w:val="nil"/>
              <w:left w:val="nil"/>
              <w:bottom w:val="single" w:sz="4" w:space="0" w:color="A6A6A6"/>
              <w:right w:val="single" w:sz="4" w:space="0" w:color="A6A6A6"/>
            </w:tcBorders>
            <w:shd w:val="clear" w:color="auto" w:fill="auto"/>
            <w:hideMark/>
          </w:tcPr>
          <w:p w14:paraId="62BF6EA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6503F8F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8.1</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64722950"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0AA7D442"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3"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6386948F"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4" w:history="1">
              <w:r w:rsidRPr="00ED7A81">
                <w:rPr>
                  <w:rFonts w:ascii="Arial" w:hAnsi="Arial" w:cs="Arial"/>
                  <w:b/>
                  <w:bCs/>
                  <w:color w:val="0000FF"/>
                  <w:sz w:val="14"/>
                  <w:szCs w:val="14"/>
                  <w:u w:val="single"/>
                </w:rPr>
                <w:t>NR_AIML_air</w:t>
              </w:r>
            </w:hyperlink>
          </w:p>
        </w:tc>
        <w:tc>
          <w:tcPr>
            <w:tcW w:w="484" w:type="pct"/>
            <w:tcBorders>
              <w:top w:val="nil"/>
              <w:left w:val="nil"/>
              <w:bottom w:val="single" w:sz="4" w:space="0" w:color="A6A6A6"/>
              <w:right w:val="single" w:sz="4" w:space="0" w:color="A6A6A6"/>
            </w:tcBorders>
            <w:shd w:val="clear" w:color="auto" w:fill="auto"/>
            <w:hideMark/>
          </w:tcPr>
          <w:p w14:paraId="3CFE0EB6" w14:textId="648D6D38" w:rsidR="007E0D2E" w:rsidRPr="00ED7A81" w:rsidRDefault="004710F9" w:rsidP="00BF6CD8">
            <w:pPr>
              <w:overflowPunct/>
              <w:autoSpaceDE/>
              <w:autoSpaceDN/>
              <w:adjustRightInd/>
              <w:spacing w:after="0"/>
              <w:textAlignment w:val="auto"/>
              <w:rPr>
                <w:rFonts w:ascii="Arial" w:hAnsi="Arial" w:cs="Arial"/>
                <w:sz w:val="14"/>
                <w:szCs w:val="14"/>
              </w:rPr>
            </w:pPr>
            <w:hyperlink r:id="rId1665" w:history="1">
              <w:r>
                <w:rPr>
                  <w:rStyle w:val="Hyperlink"/>
                  <w:rFonts w:ascii="Arial" w:hAnsi="Arial" w:cs="Arial"/>
                  <w:sz w:val="14"/>
                  <w:szCs w:val="14"/>
                </w:rPr>
                <w:t>R1-2506720</w:t>
              </w:r>
            </w:hyperlink>
          </w:p>
        </w:tc>
        <w:tc>
          <w:tcPr>
            <w:tcW w:w="319" w:type="pct"/>
            <w:tcBorders>
              <w:top w:val="nil"/>
              <w:left w:val="nil"/>
              <w:bottom w:val="single" w:sz="4" w:space="0" w:color="A6A6A6"/>
              <w:right w:val="single" w:sz="4" w:space="0" w:color="A6A6A6"/>
            </w:tcBorders>
            <w:shd w:val="clear" w:color="auto" w:fill="auto"/>
            <w:hideMark/>
          </w:tcPr>
          <w:p w14:paraId="7987310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5270123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28293E07" w14:textId="77777777" w:rsidTr="00BF6CD8">
        <w:trPr>
          <w:trHeight w:val="210"/>
        </w:trPr>
        <w:tc>
          <w:tcPr>
            <w:tcW w:w="437" w:type="pct"/>
            <w:tcBorders>
              <w:top w:val="nil"/>
              <w:left w:val="single" w:sz="4" w:space="0" w:color="A6A6A6"/>
              <w:bottom w:val="single" w:sz="4" w:space="0" w:color="A6A6A6"/>
              <w:right w:val="single" w:sz="4" w:space="0" w:color="A6A6A6"/>
            </w:tcBorders>
            <w:shd w:val="clear" w:color="auto" w:fill="auto"/>
            <w:hideMark/>
          </w:tcPr>
          <w:p w14:paraId="733B0400" w14:textId="308DF34D"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66" w:history="1">
              <w:r>
                <w:rPr>
                  <w:rStyle w:val="Hyperlink"/>
                  <w:rFonts w:ascii="Arial" w:hAnsi="Arial" w:cs="Arial"/>
                  <w:b/>
                  <w:bCs/>
                  <w:sz w:val="14"/>
                  <w:szCs w:val="14"/>
                </w:rPr>
                <w:t>R1-2508124</w:t>
              </w:r>
            </w:hyperlink>
          </w:p>
        </w:tc>
        <w:tc>
          <w:tcPr>
            <w:tcW w:w="635" w:type="pct"/>
            <w:tcBorders>
              <w:top w:val="nil"/>
              <w:left w:val="nil"/>
              <w:bottom w:val="single" w:sz="4" w:space="0" w:color="A6A6A6"/>
              <w:right w:val="single" w:sz="4" w:space="0" w:color="A6A6A6"/>
            </w:tcBorders>
            <w:shd w:val="clear" w:color="auto" w:fill="auto"/>
            <w:hideMark/>
          </w:tcPr>
          <w:p w14:paraId="3A15685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per-band UE capabilities for LTM</w:t>
            </w:r>
          </w:p>
        </w:tc>
        <w:tc>
          <w:tcPr>
            <w:tcW w:w="483" w:type="pct"/>
            <w:tcBorders>
              <w:top w:val="nil"/>
              <w:left w:val="nil"/>
              <w:bottom w:val="single" w:sz="4" w:space="0" w:color="A6A6A6"/>
              <w:right w:val="single" w:sz="4" w:space="0" w:color="A6A6A6"/>
            </w:tcBorders>
            <w:shd w:val="clear" w:color="auto" w:fill="auto"/>
            <w:hideMark/>
          </w:tcPr>
          <w:p w14:paraId="6251951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Ericsson</w:t>
            </w:r>
          </w:p>
        </w:tc>
        <w:tc>
          <w:tcPr>
            <w:tcW w:w="317" w:type="pct"/>
            <w:tcBorders>
              <w:top w:val="nil"/>
              <w:left w:val="nil"/>
              <w:bottom w:val="single" w:sz="4" w:space="0" w:color="A6A6A6"/>
              <w:right w:val="single" w:sz="4" w:space="0" w:color="A6A6A6"/>
            </w:tcBorders>
            <w:shd w:val="clear" w:color="auto" w:fill="auto"/>
            <w:hideMark/>
          </w:tcPr>
          <w:p w14:paraId="6ED0B2D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576A0A7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7</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1A207D21"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6B6D252A"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7" w:history="1">
              <w:r w:rsidRPr="00ED7A81">
                <w:rPr>
                  <w:rFonts w:ascii="Arial" w:hAnsi="Arial" w:cs="Arial"/>
                  <w:b/>
                  <w:bCs/>
                  <w:color w:val="0000FF"/>
                  <w:sz w:val="14"/>
                  <w:szCs w:val="14"/>
                  <w:u w:val="single"/>
                </w:rPr>
                <w:t>Rel-18</w:t>
              </w:r>
            </w:hyperlink>
          </w:p>
        </w:tc>
        <w:tc>
          <w:tcPr>
            <w:tcW w:w="815" w:type="pct"/>
            <w:tcBorders>
              <w:top w:val="nil"/>
              <w:left w:val="nil"/>
              <w:bottom w:val="single" w:sz="4" w:space="0" w:color="A6A6A6"/>
              <w:right w:val="single" w:sz="4" w:space="0" w:color="A6A6A6"/>
            </w:tcBorders>
            <w:shd w:val="clear" w:color="auto" w:fill="auto"/>
            <w:hideMark/>
          </w:tcPr>
          <w:p w14:paraId="5537B5B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68" w:history="1">
              <w:r w:rsidRPr="00ED7A81">
                <w:rPr>
                  <w:rFonts w:ascii="Arial" w:hAnsi="Arial" w:cs="Arial"/>
                  <w:b/>
                  <w:bCs/>
                  <w:color w:val="0000FF"/>
                  <w:sz w:val="14"/>
                  <w:szCs w:val="14"/>
                  <w:u w:val="single"/>
                </w:rPr>
                <w:t>NR_Mob_enh2-Core</w:t>
              </w:r>
            </w:hyperlink>
          </w:p>
        </w:tc>
        <w:tc>
          <w:tcPr>
            <w:tcW w:w="484" w:type="pct"/>
            <w:tcBorders>
              <w:top w:val="nil"/>
              <w:left w:val="nil"/>
              <w:bottom w:val="single" w:sz="4" w:space="0" w:color="A6A6A6"/>
              <w:right w:val="single" w:sz="4" w:space="0" w:color="A6A6A6"/>
            </w:tcBorders>
            <w:shd w:val="clear" w:color="auto" w:fill="auto"/>
            <w:hideMark/>
          </w:tcPr>
          <w:p w14:paraId="5543184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0A06493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2E34518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5391B730"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513D6809" w14:textId="6664D614"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69" w:history="1">
              <w:r>
                <w:rPr>
                  <w:rStyle w:val="Hyperlink"/>
                  <w:rFonts w:ascii="Arial" w:hAnsi="Arial" w:cs="Arial"/>
                  <w:b/>
                  <w:bCs/>
                  <w:sz w:val="14"/>
                  <w:szCs w:val="14"/>
                </w:rPr>
                <w:t>R1-2508128</w:t>
              </w:r>
            </w:hyperlink>
          </w:p>
        </w:tc>
        <w:tc>
          <w:tcPr>
            <w:tcW w:w="635" w:type="pct"/>
            <w:tcBorders>
              <w:top w:val="nil"/>
              <w:left w:val="nil"/>
              <w:bottom w:val="single" w:sz="4" w:space="0" w:color="A6A6A6"/>
              <w:right w:val="single" w:sz="4" w:space="0" w:color="A6A6A6"/>
            </w:tcBorders>
            <w:shd w:val="clear" w:color="auto" w:fill="auto"/>
            <w:hideMark/>
          </w:tcPr>
          <w:p w14:paraId="3BCD04C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not supporting simultaneous LR and MR operation</w:t>
            </w:r>
          </w:p>
        </w:tc>
        <w:tc>
          <w:tcPr>
            <w:tcW w:w="483" w:type="pct"/>
            <w:tcBorders>
              <w:top w:val="nil"/>
              <w:left w:val="nil"/>
              <w:bottom w:val="single" w:sz="4" w:space="0" w:color="A6A6A6"/>
              <w:right w:val="single" w:sz="4" w:space="0" w:color="A6A6A6"/>
            </w:tcBorders>
            <w:shd w:val="clear" w:color="auto" w:fill="auto"/>
            <w:hideMark/>
          </w:tcPr>
          <w:p w14:paraId="433D0229"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Vivo</w:t>
            </w:r>
          </w:p>
        </w:tc>
        <w:tc>
          <w:tcPr>
            <w:tcW w:w="317" w:type="pct"/>
            <w:tcBorders>
              <w:top w:val="nil"/>
              <w:left w:val="nil"/>
              <w:bottom w:val="single" w:sz="4" w:space="0" w:color="A6A6A6"/>
              <w:right w:val="single" w:sz="4" w:space="0" w:color="A6A6A6"/>
            </w:tcBorders>
            <w:shd w:val="clear" w:color="auto" w:fill="auto"/>
            <w:hideMark/>
          </w:tcPr>
          <w:p w14:paraId="1688BDC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16E46D4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5</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54421B28"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0718B4DC"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0"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59DF21E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1" w:history="1">
              <w:r w:rsidRPr="00ED7A81">
                <w:rPr>
                  <w:rFonts w:ascii="Arial" w:hAnsi="Arial" w:cs="Arial"/>
                  <w:b/>
                  <w:bCs/>
                  <w:color w:val="0000FF"/>
                  <w:sz w:val="14"/>
                  <w:szCs w:val="14"/>
                  <w:u w:val="single"/>
                </w:rPr>
                <w:t>NR_LPWUS-Core</w:t>
              </w:r>
            </w:hyperlink>
          </w:p>
        </w:tc>
        <w:tc>
          <w:tcPr>
            <w:tcW w:w="484" w:type="pct"/>
            <w:tcBorders>
              <w:top w:val="nil"/>
              <w:left w:val="nil"/>
              <w:bottom w:val="single" w:sz="4" w:space="0" w:color="A6A6A6"/>
              <w:right w:val="single" w:sz="4" w:space="0" w:color="A6A6A6"/>
            </w:tcBorders>
            <w:shd w:val="clear" w:color="auto" w:fill="auto"/>
            <w:hideMark/>
          </w:tcPr>
          <w:p w14:paraId="60248DC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75601CF3"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03439AAE"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RAN4</w:t>
            </w:r>
          </w:p>
        </w:tc>
      </w:tr>
      <w:tr w:rsidR="007E0D2E" w:rsidRPr="00ED7A81" w14:paraId="58F3A590"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182D8C33" w14:textId="4BE2D26E"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72" w:history="1">
              <w:r>
                <w:rPr>
                  <w:rStyle w:val="Hyperlink"/>
                  <w:rFonts w:ascii="Arial" w:hAnsi="Arial" w:cs="Arial"/>
                  <w:b/>
                  <w:bCs/>
                  <w:sz w:val="14"/>
                  <w:szCs w:val="14"/>
                </w:rPr>
                <w:t>R1-2508140</w:t>
              </w:r>
            </w:hyperlink>
          </w:p>
        </w:tc>
        <w:tc>
          <w:tcPr>
            <w:tcW w:w="635" w:type="pct"/>
            <w:tcBorders>
              <w:top w:val="nil"/>
              <w:left w:val="nil"/>
              <w:bottom w:val="single" w:sz="4" w:space="0" w:color="A6A6A6"/>
              <w:right w:val="single" w:sz="4" w:space="0" w:color="A6A6A6"/>
            </w:tcBorders>
            <w:shd w:val="clear" w:color="auto" w:fill="auto"/>
            <w:hideMark/>
          </w:tcPr>
          <w:p w14:paraId="2668504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Reply LS on candidate data collection</w:t>
            </w:r>
          </w:p>
        </w:tc>
        <w:tc>
          <w:tcPr>
            <w:tcW w:w="483" w:type="pct"/>
            <w:tcBorders>
              <w:top w:val="nil"/>
              <w:left w:val="nil"/>
              <w:bottom w:val="single" w:sz="4" w:space="0" w:color="A6A6A6"/>
              <w:right w:val="single" w:sz="4" w:space="0" w:color="A6A6A6"/>
            </w:tcBorders>
            <w:shd w:val="clear" w:color="auto" w:fill="auto"/>
            <w:hideMark/>
          </w:tcPr>
          <w:p w14:paraId="0ADB8B4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LG Electronics</w:t>
            </w:r>
          </w:p>
        </w:tc>
        <w:tc>
          <w:tcPr>
            <w:tcW w:w="317" w:type="pct"/>
            <w:tcBorders>
              <w:top w:val="nil"/>
              <w:left w:val="nil"/>
              <w:bottom w:val="single" w:sz="4" w:space="0" w:color="A6A6A6"/>
              <w:right w:val="single" w:sz="4" w:space="0" w:color="A6A6A6"/>
            </w:tcBorders>
            <w:shd w:val="clear" w:color="auto" w:fill="auto"/>
            <w:hideMark/>
          </w:tcPr>
          <w:p w14:paraId="237B0F7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430C2410"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5</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43D054A0"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2A4B5DA9"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3"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2854E693"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4" w:history="1">
              <w:r w:rsidRPr="00ED7A81">
                <w:rPr>
                  <w:rFonts w:ascii="Arial" w:hAnsi="Arial" w:cs="Arial"/>
                  <w:b/>
                  <w:bCs/>
                  <w:color w:val="0000FF"/>
                  <w:sz w:val="14"/>
                  <w:szCs w:val="14"/>
                  <w:u w:val="single"/>
                </w:rPr>
                <w:t>NR_AIML_air-Core</w:t>
              </w:r>
            </w:hyperlink>
          </w:p>
        </w:tc>
        <w:tc>
          <w:tcPr>
            <w:tcW w:w="484" w:type="pct"/>
            <w:tcBorders>
              <w:top w:val="nil"/>
              <w:left w:val="nil"/>
              <w:bottom w:val="single" w:sz="4" w:space="0" w:color="A6A6A6"/>
              <w:right w:val="single" w:sz="4" w:space="0" w:color="A6A6A6"/>
            </w:tcBorders>
            <w:shd w:val="clear" w:color="auto" w:fill="auto"/>
            <w:hideMark/>
          </w:tcPr>
          <w:p w14:paraId="5C1E687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R2-2506470</w:t>
            </w:r>
          </w:p>
        </w:tc>
        <w:tc>
          <w:tcPr>
            <w:tcW w:w="319" w:type="pct"/>
            <w:tcBorders>
              <w:top w:val="nil"/>
              <w:left w:val="nil"/>
              <w:bottom w:val="single" w:sz="4" w:space="0" w:color="A6A6A6"/>
              <w:right w:val="single" w:sz="4" w:space="0" w:color="A6A6A6"/>
            </w:tcBorders>
            <w:shd w:val="clear" w:color="auto" w:fill="auto"/>
            <w:hideMark/>
          </w:tcPr>
          <w:p w14:paraId="159BBAD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125B706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35E2EE39" w14:textId="77777777" w:rsidTr="00BF6CD8">
        <w:trPr>
          <w:trHeight w:val="600"/>
        </w:trPr>
        <w:tc>
          <w:tcPr>
            <w:tcW w:w="437" w:type="pct"/>
            <w:tcBorders>
              <w:top w:val="nil"/>
              <w:left w:val="single" w:sz="4" w:space="0" w:color="A6A6A6"/>
              <w:bottom w:val="single" w:sz="4" w:space="0" w:color="A6A6A6"/>
              <w:right w:val="single" w:sz="4" w:space="0" w:color="A6A6A6"/>
            </w:tcBorders>
            <w:shd w:val="clear" w:color="auto" w:fill="auto"/>
            <w:hideMark/>
          </w:tcPr>
          <w:p w14:paraId="16235B1C" w14:textId="3A7AAC15"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75" w:history="1">
              <w:r>
                <w:rPr>
                  <w:rStyle w:val="Hyperlink"/>
                  <w:rFonts w:ascii="Arial" w:hAnsi="Arial" w:cs="Arial"/>
                  <w:b/>
                  <w:bCs/>
                  <w:sz w:val="14"/>
                  <w:szCs w:val="14"/>
                </w:rPr>
                <w:t>R1-2508170</w:t>
              </w:r>
            </w:hyperlink>
          </w:p>
        </w:tc>
        <w:tc>
          <w:tcPr>
            <w:tcW w:w="635" w:type="pct"/>
            <w:tcBorders>
              <w:top w:val="nil"/>
              <w:left w:val="nil"/>
              <w:bottom w:val="single" w:sz="4" w:space="0" w:color="A6A6A6"/>
              <w:right w:val="single" w:sz="4" w:space="0" w:color="A6A6A6"/>
            </w:tcBorders>
            <w:shd w:val="clear" w:color="auto" w:fill="auto"/>
            <w:hideMark/>
          </w:tcPr>
          <w:p w14:paraId="656AF3D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the LO determination based on lpwus-LoFrameOffsetList for LP-WUS operation in IDLE/INACTIVE mode</w:t>
            </w:r>
          </w:p>
        </w:tc>
        <w:tc>
          <w:tcPr>
            <w:tcW w:w="483" w:type="pct"/>
            <w:tcBorders>
              <w:top w:val="nil"/>
              <w:left w:val="nil"/>
              <w:bottom w:val="single" w:sz="4" w:space="0" w:color="A6A6A6"/>
              <w:right w:val="single" w:sz="4" w:space="0" w:color="A6A6A6"/>
            </w:tcBorders>
            <w:shd w:val="clear" w:color="auto" w:fill="auto"/>
            <w:hideMark/>
          </w:tcPr>
          <w:p w14:paraId="5318B76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Apple</w:t>
            </w:r>
          </w:p>
        </w:tc>
        <w:tc>
          <w:tcPr>
            <w:tcW w:w="317" w:type="pct"/>
            <w:tcBorders>
              <w:top w:val="nil"/>
              <w:left w:val="nil"/>
              <w:bottom w:val="single" w:sz="4" w:space="0" w:color="A6A6A6"/>
              <w:right w:val="single" w:sz="4" w:space="0" w:color="A6A6A6"/>
            </w:tcBorders>
            <w:shd w:val="clear" w:color="auto" w:fill="auto"/>
            <w:hideMark/>
          </w:tcPr>
          <w:p w14:paraId="7640A469"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28F0409D"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8.6</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23EB933D"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1F7C5A96"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6" w:history="1">
              <w:r w:rsidRPr="00ED7A81">
                <w:rPr>
                  <w:rFonts w:ascii="Arial" w:hAnsi="Arial" w:cs="Arial"/>
                  <w:b/>
                  <w:bCs/>
                  <w:color w:val="0000FF"/>
                  <w:sz w:val="14"/>
                  <w:szCs w:val="14"/>
                  <w:u w:val="single"/>
                </w:rPr>
                <w:t>Rel-19</w:t>
              </w:r>
            </w:hyperlink>
          </w:p>
        </w:tc>
        <w:tc>
          <w:tcPr>
            <w:tcW w:w="815" w:type="pct"/>
            <w:tcBorders>
              <w:top w:val="nil"/>
              <w:left w:val="nil"/>
              <w:bottom w:val="single" w:sz="4" w:space="0" w:color="A6A6A6"/>
              <w:right w:val="single" w:sz="4" w:space="0" w:color="A6A6A6"/>
            </w:tcBorders>
            <w:shd w:val="clear" w:color="auto" w:fill="auto"/>
            <w:hideMark/>
          </w:tcPr>
          <w:p w14:paraId="00ABF4A7"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7" w:history="1">
              <w:r w:rsidRPr="00ED7A81">
                <w:rPr>
                  <w:rFonts w:ascii="Arial" w:hAnsi="Arial" w:cs="Arial"/>
                  <w:b/>
                  <w:bCs/>
                  <w:color w:val="0000FF"/>
                  <w:sz w:val="14"/>
                  <w:szCs w:val="14"/>
                  <w:u w:val="single"/>
                </w:rPr>
                <w:t>NR_LPWUS-Core</w:t>
              </w:r>
            </w:hyperlink>
          </w:p>
        </w:tc>
        <w:tc>
          <w:tcPr>
            <w:tcW w:w="484" w:type="pct"/>
            <w:tcBorders>
              <w:top w:val="nil"/>
              <w:left w:val="nil"/>
              <w:bottom w:val="single" w:sz="4" w:space="0" w:color="A6A6A6"/>
              <w:right w:val="single" w:sz="4" w:space="0" w:color="A6A6A6"/>
            </w:tcBorders>
            <w:shd w:val="clear" w:color="auto" w:fill="auto"/>
            <w:hideMark/>
          </w:tcPr>
          <w:p w14:paraId="5FD55B1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1713A86B"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6830DED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r w:rsidR="007E0D2E" w:rsidRPr="00ED7A81" w14:paraId="198FB33E"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5DD9D90C" w14:textId="0044886C"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78" w:history="1">
              <w:r>
                <w:rPr>
                  <w:rStyle w:val="Hyperlink"/>
                  <w:rFonts w:ascii="Arial" w:hAnsi="Arial" w:cs="Arial"/>
                  <w:b/>
                  <w:bCs/>
                  <w:sz w:val="14"/>
                  <w:szCs w:val="14"/>
                </w:rPr>
                <w:t>R1-2508184</w:t>
              </w:r>
            </w:hyperlink>
          </w:p>
        </w:tc>
        <w:tc>
          <w:tcPr>
            <w:tcW w:w="635" w:type="pct"/>
            <w:tcBorders>
              <w:top w:val="nil"/>
              <w:left w:val="nil"/>
              <w:bottom w:val="single" w:sz="4" w:space="0" w:color="A6A6A6"/>
              <w:right w:val="single" w:sz="4" w:space="0" w:color="A6A6A6"/>
            </w:tcBorders>
            <w:shd w:val="clear" w:color="auto" w:fill="auto"/>
            <w:hideMark/>
          </w:tcPr>
          <w:p w14:paraId="0968811F"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xml:space="preserve"> LS on traffic model study in RAN1</w:t>
            </w:r>
          </w:p>
        </w:tc>
        <w:tc>
          <w:tcPr>
            <w:tcW w:w="483" w:type="pct"/>
            <w:tcBorders>
              <w:top w:val="nil"/>
              <w:left w:val="nil"/>
              <w:bottom w:val="single" w:sz="4" w:space="0" w:color="A6A6A6"/>
              <w:right w:val="single" w:sz="4" w:space="0" w:color="A6A6A6"/>
            </w:tcBorders>
            <w:shd w:val="clear" w:color="auto" w:fill="auto"/>
            <w:hideMark/>
          </w:tcPr>
          <w:p w14:paraId="092E3AF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Huawei</w:t>
            </w:r>
          </w:p>
        </w:tc>
        <w:tc>
          <w:tcPr>
            <w:tcW w:w="317" w:type="pct"/>
            <w:tcBorders>
              <w:top w:val="nil"/>
              <w:left w:val="nil"/>
              <w:bottom w:val="single" w:sz="4" w:space="0" w:color="A6A6A6"/>
              <w:right w:val="single" w:sz="4" w:space="0" w:color="A6A6A6"/>
            </w:tcBorders>
            <w:shd w:val="clear" w:color="auto" w:fill="auto"/>
            <w:hideMark/>
          </w:tcPr>
          <w:p w14:paraId="4D999C47"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190D3B9E"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11.2</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2BB4DE7D"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54C81CD4"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79" w:history="1">
              <w:r w:rsidRPr="00ED7A81">
                <w:rPr>
                  <w:rFonts w:ascii="Arial" w:hAnsi="Arial" w:cs="Arial"/>
                  <w:b/>
                  <w:bCs/>
                  <w:color w:val="0000FF"/>
                  <w:sz w:val="14"/>
                  <w:szCs w:val="14"/>
                  <w:u w:val="single"/>
                </w:rPr>
                <w:t>Rel-20</w:t>
              </w:r>
            </w:hyperlink>
          </w:p>
        </w:tc>
        <w:tc>
          <w:tcPr>
            <w:tcW w:w="815" w:type="pct"/>
            <w:tcBorders>
              <w:top w:val="nil"/>
              <w:left w:val="nil"/>
              <w:bottom w:val="single" w:sz="4" w:space="0" w:color="A6A6A6"/>
              <w:right w:val="single" w:sz="4" w:space="0" w:color="A6A6A6"/>
            </w:tcBorders>
            <w:shd w:val="clear" w:color="auto" w:fill="auto"/>
            <w:hideMark/>
          </w:tcPr>
          <w:p w14:paraId="1C06CC6E"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80" w:history="1">
              <w:r w:rsidRPr="00ED7A81">
                <w:rPr>
                  <w:rFonts w:ascii="Arial" w:hAnsi="Arial" w:cs="Arial"/>
                  <w:b/>
                  <w:bCs/>
                  <w:color w:val="0000FF"/>
                  <w:sz w:val="14"/>
                  <w:szCs w:val="14"/>
                  <w:u w:val="single"/>
                </w:rPr>
                <w:t>FS_6G_Radio</w:t>
              </w:r>
            </w:hyperlink>
          </w:p>
        </w:tc>
        <w:tc>
          <w:tcPr>
            <w:tcW w:w="484" w:type="pct"/>
            <w:tcBorders>
              <w:top w:val="nil"/>
              <w:left w:val="nil"/>
              <w:bottom w:val="single" w:sz="4" w:space="0" w:color="A6A6A6"/>
              <w:right w:val="single" w:sz="4" w:space="0" w:color="A6A6A6"/>
            </w:tcBorders>
            <w:shd w:val="clear" w:color="auto" w:fill="auto"/>
            <w:hideMark/>
          </w:tcPr>
          <w:p w14:paraId="4BDD628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07193188"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SA4</w:t>
            </w:r>
          </w:p>
        </w:tc>
        <w:tc>
          <w:tcPr>
            <w:tcW w:w="337" w:type="pct"/>
            <w:tcBorders>
              <w:top w:val="nil"/>
              <w:left w:val="nil"/>
              <w:bottom w:val="single" w:sz="4" w:space="0" w:color="A6A6A6"/>
              <w:right w:val="single" w:sz="4" w:space="0" w:color="A6A6A6"/>
            </w:tcBorders>
            <w:shd w:val="clear" w:color="auto" w:fill="auto"/>
            <w:hideMark/>
          </w:tcPr>
          <w:p w14:paraId="6C8DDE22"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 SA1, SA2</w:t>
            </w:r>
          </w:p>
        </w:tc>
      </w:tr>
      <w:tr w:rsidR="007E0D2E" w:rsidRPr="00ED7A81" w14:paraId="6BFAFECD" w14:textId="77777777" w:rsidTr="00BF6CD8">
        <w:trPr>
          <w:trHeight w:val="400"/>
        </w:trPr>
        <w:tc>
          <w:tcPr>
            <w:tcW w:w="437" w:type="pct"/>
            <w:tcBorders>
              <w:top w:val="nil"/>
              <w:left w:val="single" w:sz="4" w:space="0" w:color="A6A6A6"/>
              <w:bottom w:val="single" w:sz="4" w:space="0" w:color="A6A6A6"/>
              <w:right w:val="single" w:sz="4" w:space="0" w:color="A6A6A6"/>
            </w:tcBorders>
            <w:shd w:val="clear" w:color="auto" w:fill="auto"/>
            <w:hideMark/>
          </w:tcPr>
          <w:p w14:paraId="38DC12C9" w14:textId="76ED021A" w:rsidR="007E0D2E" w:rsidRPr="00ED7A81" w:rsidRDefault="004710F9" w:rsidP="00BF6CD8">
            <w:pPr>
              <w:overflowPunct/>
              <w:autoSpaceDE/>
              <w:autoSpaceDN/>
              <w:adjustRightInd/>
              <w:spacing w:after="0"/>
              <w:textAlignment w:val="auto"/>
              <w:rPr>
                <w:rFonts w:ascii="Arial" w:hAnsi="Arial" w:cs="Arial"/>
                <w:b/>
                <w:bCs/>
                <w:color w:val="0000FF"/>
                <w:sz w:val="14"/>
                <w:szCs w:val="14"/>
                <w:u w:val="single"/>
              </w:rPr>
            </w:pPr>
            <w:hyperlink r:id="rId1681" w:history="1">
              <w:r>
                <w:rPr>
                  <w:rStyle w:val="Hyperlink"/>
                  <w:rFonts w:ascii="Arial" w:hAnsi="Arial" w:cs="Arial"/>
                  <w:b/>
                  <w:bCs/>
                  <w:sz w:val="14"/>
                  <w:szCs w:val="14"/>
                </w:rPr>
                <w:t>R1-2508188</w:t>
              </w:r>
            </w:hyperlink>
          </w:p>
        </w:tc>
        <w:tc>
          <w:tcPr>
            <w:tcW w:w="635" w:type="pct"/>
            <w:tcBorders>
              <w:top w:val="nil"/>
              <w:left w:val="nil"/>
              <w:bottom w:val="single" w:sz="4" w:space="0" w:color="A6A6A6"/>
              <w:right w:val="single" w:sz="4" w:space="0" w:color="A6A6A6"/>
            </w:tcBorders>
            <w:shd w:val="clear" w:color="auto" w:fill="auto"/>
            <w:hideMark/>
          </w:tcPr>
          <w:p w14:paraId="6DC98AE0"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on UE features for positioning SRS frequency hopping within UTW for RedCap UE</w:t>
            </w:r>
          </w:p>
        </w:tc>
        <w:tc>
          <w:tcPr>
            <w:tcW w:w="483" w:type="pct"/>
            <w:tcBorders>
              <w:top w:val="nil"/>
              <w:left w:val="nil"/>
              <w:bottom w:val="single" w:sz="4" w:space="0" w:color="A6A6A6"/>
              <w:right w:val="single" w:sz="4" w:space="0" w:color="A6A6A6"/>
            </w:tcBorders>
            <w:shd w:val="clear" w:color="auto" w:fill="auto"/>
            <w:hideMark/>
          </w:tcPr>
          <w:p w14:paraId="67E195C1"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RAN1, ZTE Corporation</w:t>
            </w:r>
          </w:p>
        </w:tc>
        <w:tc>
          <w:tcPr>
            <w:tcW w:w="317" w:type="pct"/>
            <w:tcBorders>
              <w:top w:val="nil"/>
              <w:left w:val="nil"/>
              <w:bottom w:val="single" w:sz="4" w:space="0" w:color="A6A6A6"/>
              <w:right w:val="single" w:sz="4" w:space="0" w:color="A6A6A6"/>
            </w:tcBorders>
            <w:shd w:val="clear" w:color="auto" w:fill="auto"/>
            <w:hideMark/>
          </w:tcPr>
          <w:p w14:paraId="543AF9FC"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nil"/>
              <w:left w:val="nil"/>
              <w:bottom w:val="single" w:sz="4" w:space="0" w:color="A6A6A6"/>
              <w:right w:val="single" w:sz="4" w:space="0" w:color="A6A6A6"/>
            </w:tcBorders>
            <w:shd w:val="clear" w:color="auto" w:fill="auto"/>
            <w:hideMark/>
          </w:tcPr>
          <w:p w14:paraId="75950F7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7</w:t>
            </w:r>
          </w:p>
        </w:tc>
        <w:tc>
          <w:tcPr>
            <w:tcW w:w="436" w:type="pct"/>
            <w:tcBorders>
              <w:top w:val="single" w:sz="4" w:space="0" w:color="A6A6A6"/>
              <w:left w:val="single" w:sz="4" w:space="0" w:color="A6A6A6"/>
              <w:bottom w:val="single" w:sz="4" w:space="0" w:color="A6A6A6"/>
              <w:right w:val="single" w:sz="4" w:space="0" w:color="A6A6A6"/>
            </w:tcBorders>
            <w:shd w:val="clear" w:color="000000" w:fill="00B050"/>
            <w:hideMark/>
          </w:tcPr>
          <w:p w14:paraId="727F16AD"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nil"/>
              <w:left w:val="nil"/>
              <w:bottom w:val="single" w:sz="4" w:space="0" w:color="A6A6A6"/>
              <w:right w:val="single" w:sz="4" w:space="0" w:color="A6A6A6"/>
            </w:tcBorders>
            <w:shd w:val="clear" w:color="auto" w:fill="auto"/>
            <w:hideMark/>
          </w:tcPr>
          <w:p w14:paraId="1095F1F2"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82" w:history="1">
              <w:r w:rsidRPr="00ED7A81">
                <w:rPr>
                  <w:rFonts w:ascii="Arial" w:hAnsi="Arial" w:cs="Arial"/>
                  <w:b/>
                  <w:bCs/>
                  <w:color w:val="0000FF"/>
                  <w:sz w:val="14"/>
                  <w:szCs w:val="14"/>
                  <w:u w:val="single"/>
                </w:rPr>
                <w:t>Rel-18</w:t>
              </w:r>
            </w:hyperlink>
          </w:p>
        </w:tc>
        <w:tc>
          <w:tcPr>
            <w:tcW w:w="815" w:type="pct"/>
            <w:tcBorders>
              <w:top w:val="nil"/>
              <w:left w:val="nil"/>
              <w:bottom w:val="single" w:sz="4" w:space="0" w:color="A6A6A6"/>
              <w:right w:val="single" w:sz="4" w:space="0" w:color="A6A6A6"/>
            </w:tcBorders>
            <w:shd w:val="clear" w:color="auto" w:fill="auto"/>
            <w:hideMark/>
          </w:tcPr>
          <w:p w14:paraId="636F9792"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683" w:history="1">
              <w:r w:rsidRPr="00ED7A81">
                <w:rPr>
                  <w:rFonts w:ascii="Arial" w:hAnsi="Arial" w:cs="Arial"/>
                  <w:b/>
                  <w:bCs/>
                  <w:color w:val="0000FF"/>
                  <w:sz w:val="14"/>
                  <w:szCs w:val="14"/>
                  <w:u w:val="single"/>
                </w:rPr>
                <w:t>NR_pos_enh2-Core</w:t>
              </w:r>
            </w:hyperlink>
          </w:p>
        </w:tc>
        <w:tc>
          <w:tcPr>
            <w:tcW w:w="484" w:type="pct"/>
            <w:tcBorders>
              <w:top w:val="nil"/>
              <w:left w:val="nil"/>
              <w:bottom w:val="single" w:sz="4" w:space="0" w:color="A6A6A6"/>
              <w:right w:val="single" w:sz="4" w:space="0" w:color="A6A6A6"/>
            </w:tcBorders>
            <w:shd w:val="clear" w:color="auto" w:fill="auto"/>
            <w:hideMark/>
          </w:tcPr>
          <w:p w14:paraId="4B16A0E4"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c>
          <w:tcPr>
            <w:tcW w:w="319" w:type="pct"/>
            <w:tcBorders>
              <w:top w:val="nil"/>
              <w:left w:val="nil"/>
              <w:bottom w:val="single" w:sz="4" w:space="0" w:color="A6A6A6"/>
              <w:right w:val="single" w:sz="4" w:space="0" w:color="A6A6A6"/>
            </w:tcBorders>
            <w:shd w:val="clear" w:color="auto" w:fill="auto"/>
            <w:hideMark/>
          </w:tcPr>
          <w:p w14:paraId="3E273766"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RAN2</w:t>
            </w:r>
          </w:p>
        </w:tc>
        <w:tc>
          <w:tcPr>
            <w:tcW w:w="337" w:type="pct"/>
            <w:tcBorders>
              <w:top w:val="nil"/>
              <w:left w:val="nil"/>
              <w:bottom w:val="single" w:sz="4" w:space="0" w:color="A6A6A6"/>
              <w:right w:val="single" w:sz="4" w:space="0" w:color="A6A6A6"/>
            </w:tcBorders>
            <w:shd w:val="clear" w:color="auto" w:fill="auto"/>
            <w:hideMark/>
          </w:tcPr>
          <w:p w14:paraId="01852577"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 </w:t>
            </w:r>
          </w:p>
        </w:tc>
      </w:tr>
    </w:tbl>
    <w:p w14:paraId="31DEF2C0" w14:textId="77777777" w:rsidR="007E0D2E" w:rsidRDefault="007E0D2E" w:rsidP="00991BDB"/>
    <w:p w14:paraId="26DCC5E9" w14:textId="49DFDCC1" w:rsidR="007A5AC0" w:rsidRPr="009537ED"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15" w:name="_Toc210074563"/>
      <w:bookmarkStart w:id="1516" w:name="_Toc210658611"/>
      <w:bookmarkStart w:id="1517" w:name="_Toc210658709"/>
      <w:bookmarkStart w:id="1518" w:name="_Toc210659427"/>
      <w:bookmarkStart w:id="1519" w:name="_Toc211860404"/>
      <w:bookmarkStart w:id="1520" w:name="_Toc211860694"/>
      <w:bookmarkStart w:id="1521" w:name="_Toc211860913"/>
      <w:bookmarkStart w:id="1522" w:name="_Toc211861134"/>
      <w:bookmarkStart w:id="1523" w:name="_Toc211861540"/>
      <w:bookmarkStart w:id="1524" w:name="_Toc211861710"/>
      <w:bookmarkStart w:id="1525" w:name="_Toc211861926"/>
      <w:bookmarkStart w:id="1526" w:name="_Toc211862018"/>
      <w:bookmarkStart w:id="1527" w:name="_Toc211862417"/>
      <w:bookmarkStart w:id="1528" w:name="_Toc211862571"/>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eastAsia="MS Mincho" w:hAnsi="Times New Roman"/>
          <w:sz w:val="20"/>
          <w:lang w:eastAsia="ja-JP"/>
        </w:rPr>
        <w:t>C-2</w:t>
      </w:r>
      <w:r w:rsidRPr="009537ED">
        <w:rPr>
          <w:rFonts w:ascii="Times New Roman" w:hAnsi="Times New Roman"/>
          <w:sz w:val="20"/>
        </w:rPr>
        <w:t>:</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Incoming</w:t>
      </w:r>
      <w:r w:rsidR="00233210" w:rsidRPr="009537ED">
        <w:rPr>
          <w:rFonts w:ascii="Times New Roman" w:hAnsi="Times New Roman"/>
          <w:sz w:val="20"/>
        </w:rPr>
        <w:t xml:space="preserve"> </w:t>
      </w:r>
      <w:r w:rsidRPr="009537ED">
        <w:rPr>
          <w:rFonts w:ascii="Times New Roman" w:hAnsi="Times New Roman"/>
          <w:sz w:val="20"/>
        </w:rPr>
        <w:t>LSs</w:t>
      </w:r>
      <w:r w:rsidR="00233210" w:rsidRPr="009537ED">
        <w:rPr>
          <w:rFonts w:ascii="Times New Roman" w:eastAsia="MS Mincho" w:hAnsi="Times New Roman"/>
          <w:sz w:val="20"/>
          <w:lang w:eastAsia="ja-JP"/>
        </w:rPr>
        <w:t xml:space="preserve"> </w:t>
      </w:r>
      <w:r w:rsidRPr="009537ED">
        <w:rPr>
          <w:rFonts w:ascii="Times New Roman" w:eastAsia="MS Mincho" w:hAnsi="Times New Roman"/>
          <w:sz w:val="20"/>
          <w:lang w:eastAsia="ja-JP"/>
        </w:rPr>
        <w:t>from</w:t>
      </w:r>
      <w:r w:rsidR="00233210" w:rsidRPr="009537ED">
        <w:rPr>
          <w:rFonts w:ascii="Times New Roman" w:eastAsia="MS Mincho" w:hAnsi="Times New Roman"/>
          <w:sz w:val="20"/>
          <w:lang w:eastAsia="ja-JP"/>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515"/>
      <w:r w:rsidR="006E4971">
        <w:rPr>
          <w:rFonts w:ascii="Times New Roman" w:hAnsi="Times New Roman"/>
          <w:sz w:val="20"/>
        </w:rPr>
        <w:t>-bis</w:t>
      </w:r>
      <w:bookmarkEnd w:id="1516"/>
      <w:bookmarkEnd w:id="1517"/>
      <w:bookmarkEnd w:id="1518"/>
      <w:bookmarkEnd w:id="1519"/>
      <w:bookmarkEnd w:id="1520"/>
      <w:bookmarkEnd w:id="1521"/>
      <w:bookmarkEnd w:id="1522"/>
      <w:bookmarkEnd w:id="1523"/>
      <w:bookmarkEnd w:id="1524"/>
      <w:bookmarkEnd w:id="1525"/>
      <w:bookmarkEnd w:id="1526"/>
      <w:bookmarkEnd w:id="1527"/>
      <w:bookmarkEnd w:id="1528"/>
    </w:p>
    <w:p w14:paraId="37A1C420" w14:textId="77777777" w:rsidR="000D7152" w:rsidRPr="009537ED" w:rsidRDefault="000D7152" w:rsidP="000D7152"/>
    <w:tbl>
      <w:tblPr>
        <w:tblW w:w="13094" w:type="dxa"/>
        <w:tblLayout w:type="fixed"/>
        <w:tblLook w:val="04A0" w:firstRow="1" w:lastRow="0" w:firstColumn="1" w:lastColumn="0" w:noHBand="0" w:noVBand="1"/>
      </w:tblPr>
      <w:tblGrid>
        <w:gridCol w:w="1081"/>
        <w:gridCol w:w="2033"/>
        <w:gridCol w:w="1276"/>
        <w:gridCol w:w="708"/>
        <w:gridCol w:w="1843"/>
        <w:gridCol w:w="1134"/>
        <w:gridCol w:w="1276"/>
        <w:gridCol w:w="992"/>
        <w:gridCol w:w="1134"/>
        <w:gridCol w:w="817"/>
        <w:gridCol w:w="800"/>
      </w:tblGrid>
      <w:tr w:rsidR="00ED7A81" w:rsidRPr="00D11BBF" w14:paraId="42BBD415" w14:textId="7F28BDDF" w:rsidTr="005C44A3">
        <w:trPr>
          <w:trHeight w:val="232"/>
          <w:tblHeader/>
        </w:trPr>
        <w:tc>
          <w:tcPr>
            <w:tcW w:w="1081" w:type="dxa"/>
            <w:tcBorders>
              <w:top w:val="single" w:sz="4" w:space="0" w:color="FFFFFF"/>
              <w:left w:val="single" w:sz="4" w:space="0" w:color="FFFFFF"/>
              <w:bottom w:val="single" w:sz="4" w:space="0" w:color="FFFFFF"/>
              <w:right w:val="single" w:sz="4" w:space="0" w:color="FFFFFF"/>
            </w:tcBorders>
            <w:shd w:val="clear" w:color="000000" w:fill="75B91A"/>
            <w:hideMark/>
          </w:tcPr>
          <w:p w14:paraId="568299EF" w14:textId="77777777" w:rsidR="00333537" w:rsidRPr="00F42BFB" w:rsidRDefault="00333537" w:rsidP="00F42BFB">
            <w:pPr>
              <w:pStyle w:val="TAH"/>
              <w:rPr>
                <w:sz w:val="14"/>
                <w:szCs w:val="14"/>
              </w:rPr>
            </w:pPr>
            <w:r w:rsidRPr="00F42BFB">
              <w:rPr>
                <w:sz w:val="14"/>
                <w:szCs w:val="14"/>
              </w:rPr>
              <w:t>TDoc</w:t>
            </w:r>
          </w:p>
        </w:tc>
        <w:tc>
          <w:tcPr>
            <w:tcW w:w="2033" w:type="dxa"/>
            <w:tcBorders>
              <w:top w:val="single" w:sz="4" w:space="0" w:color="FFFFFF"/>
              <w:left w:val="nil"/>
              <w:bottom w:val="single" w:sz="4" w:space="0" w:color="FFFFFF"/>
              <w:right w:val="single" w:sz="4" w:space="0" w:color="FFFFFF"/>
            </w:tcBorders>
            <w:shd w:val="clear" w:color="000000" w:fill="75B91A"/>
            <w:hideMark/>
          </w:tcPr>
          <w:p w14:paraId="6B583FBC" w14:textId="77777777" w:rsidR="00333537" w:rsidRPr="00F42BFB" w:rsidRDefault="00333537" w:rsidP="00F42BFB">
            <w:pPr>
              <w:pStyle w:val="TAH"/>
              <w:rPr>
                <w:sz w:val="14"/>
                <w:szCs w:val="14"/>
              </w:rPr>
            </w:pPr>
            <w:r w:rsidRPr="00F42BFB">
              <w:rPr>
                <w:sz w:val="14"/>
                <w:szCs w:val="14"/>
              </w:rPr>
              <w:t>Title</w:t>
            </w:r>
          </w:p>
        </w:tc>
        <w:tc>
          <w:tcPr>
            <w:tcW w:w="1276" w:type="dxa"/>
            <w:tcBorders>
              <w:top w:val="single" w:sz="4" w:space="0" w:color="FFFFFF"/>
              <w:left w:val="nil"/>
              <w:bottom w:val="single" w:sz="4" w:space="0" w:color="FFFFFF"/>
              <w:right w:val="single" w:sz="4" w:space="0" w:color="FFFFFF"/>
            </w:tcBorders>
            <w:shd w:val="clear" w:color="000000" w:fill="75B91A"/>
            <w:hideMark/>
          </w:tcPr>
          <w:p w14:paraId="33920E4D" w14:textId="77777777" w:rsidR="00333537" w:rsidRPr="00F42BFB" w:rsidRDefault="00333537" w:rsidP="00F42BFB">
            <w:pPr>
              <w:pStyle w:val="TAH"/>
              <w:rPr>
                <w:sz w:val="14"/>
                <w:szCs w:val="14"/>
              </w:rPr>
            </w:pPr>
            <w:r w:rsidRPr="00F42BFB">
              <w:rPr>
                <w:sz w:val="14"/>
                <w:szCs w:val="14"/>
              </w:rPr>
              <w:t>Source</w:t>
            </w:r>
          </w:p>
        </w:tc>
        <w:tc>
          <w:tcPr>
            <w:tcW w:w="708" w:type="dxa"/>
            <w:tcBorders>
              <w:top w:val="single" w:sz="4" w:space="0" w:color="FFFFFF"/>
              <w:left w:val="nil"/>
              <w:bottom w:val="single" w:sz="4" w:space="0" w:color="FFFFFF"/>
              <w:right w:val="single" w:sz="4" w:space="0" w:color="FFFFFF"/>
            </w:tcBorders>
            <w:shd w:val="clear" w:color="000000" w:fill="75B91A"/>
            <w:hideMark/>
          </w:tcPr>
          <w:p w14:paraId="053B7552" w14:textId="21541F82" w:rsidR="00333537" w:rsidRPr="00F42BFB" w:rsidRDefault="00333537" w:rsidP="00F42BFB">
            <w:pPr>
              <w:pStyle w:val="TAH"/>
              <w:rPr>
                <w:sz w:val="14"/>
                <w:szCs w:val="14"/>
              </w:rPr>
            </w:pPr>
            <w:r w:rsidRPr="00F42BFB">
              <w:rPr>
                <w:sz w:val="14"/>
                <w:szCs w:val="14"/>
              </w:rPr>
              <w:t>Rel</w:t>
            </w:r>
          </w:p>
        </w:tc>
        <w:tc>
          <w:tcPr>
            <w:tcW w:w="1843" w:type="dxa"/>
            <w:tcBorders>
              <w:top w:val="single" w:sz="4" w:space="0" w:color="FFFFFF"/>
              <w:left w:val="nil"/>
              <w:bottom w:val="single" w:sz="4" w:space="0" w:color="FFFFFF"/>
              <w:right w:val="single" w:sz="4" w:space="0" w:color="FFFFFF"/>
            </w:tcBorders>
            <w:shd w:val="clear" w:color="000000" w:fill="75B91A"/>
            <w:hideMark/>
          </w:tcPr>
          <w:p w14:paraId="551079FE" w14:textId="77777777" w:rsidR="00333537" w:rsidRPr="00F42BFB" w:rsidRDefault="00333537" w:rsidP="00F42BFB">
            <w:pPr>
              <w:pStyle w:val="TAH"/>
              <w:rPr>
                <w:sz w:val="14"/>
                <w:szCs w:val="14"/>
              </w:rPr>
            </w:pPr>
            <w:r w:rsidRPr="00F42BFB">
              <w:rPr>
                <w:sz w:val="14"/>
                <w:szCs w:val="14"/>
              </w:rPr>
              <w:t>Related WIs</w:t>
            </w:r>
          </w:p>
        </w:tc>
        <w:tc>
          <w:tcPr>
            <w:tcW w:w="1134" w:type="dxa"/>
            <w:tcBorders>
              <w:top w:val="single" w:sz="4" w:space="0" w:color="FFFFFF"/>
              <w:left w:val="nil"/>
              <w:bottom w:val="single" w:sz="4" w:space="0" w:color="FFFFFF"/>
              <w:right w:val="single" w:sz="4" w:space="0" w:color="FFFFFF"/>
            </w:tcBorders>
            <w:shd w:val="clear" w:color="000000" w:fill="75B91A"/>
            <w:hideMark/>
          </w:tcPr>
          <w:p w14:paraId="7424EFBE" w14:textId="77777777" w:rsidR="00333537" w:rsidRPr="00F42BFB" w:rsidRDefault="00333537" w:rsidP="00F42BFB">
            <w:pPr>
              <w:pStyle w:val="TAH"/>
              <w:rPr>
                <w:sz w:val="14"/>
                <w:szCs w:val="14"/>
              </w:rPr>
            </w:pPr>
            <w:r w:rsidRPr="00F42BFB">
              <w:rPr>
                <w:sz w:val="14"/>
                <w:szCs w:val="14"/>
              </w:rPr>
              <w:t>Reply to</w:t>
            </w:r>
          </w:p>
        </w:tc>
        <w:tc>
          <w:tcPr>
            <w:tcW w:w="1276" w:type="dxa"/>
            <w:tcBorders>
              <w:top w:val="single" w:sz="4" w:space="0" w:color="FFFFFF"/>
              <w:left w:val="nil"/>
              <w:bottom w:val="single" w:sz="4" w:space="0" w:color="FFFFFF"/>
              <w:right w:val="single" w:sz="4" w:space="0" w:color="FFFFFF"/>
            </w:tcBorders>
            <w:shd w:val="clear" w:color="000000" w:fill="75B91A"/>
            <w:hideMark/>
          </w:tcPr>
          <w:p w14:paraId="480E507F" w14:textId="77777777" w:rsidR="00333537" w:rsidRPr="00F42BFB" w:rsidRDefault="00333537" w:rsidP="00F42BFB">
            <w:pPr>
              <w:pStyle w:val="TAH"/>
              <w:rPr>
                <w:sz w:val="14"/>
                <w:szCs w:val="14"/>
              </w:rPr>
            </w:pPr>
            <w:r w:rsidRPr="00F42BFB">
              <w:rPr>
                <w:sz w:val="14"/>
                <w:szCs w:val="14"/>
              </w:rPr>
              <w:t>To</w:t>
            </w:r>
          </w:p>
        </w:tc>
        <w:tc>
          <w:tcPr>
            <w:tcW w:w="992" w:type="dxa"/>
            <w:tcBorders>
              <w:top w:val="single" w:sz="4" w:space="0" w:color="FFFFFF"/>
              <w:left w:val="nil"/>
              <w:bottom w:val="single" w:sz="4" w:space="0" w:color="FFFFFF"/>
              <w:right w:val="single" w:sz="4" w:space="0" w:color="FFFFFF"/>
            </w:tcBorders>
            <w:shd w:val="clear" w:color="000000" w:fill="75B91A"/>
            <w:hideMark/>
          </w:tcPr>
          <w:p w14:paraId="6832F75E" w14:textId="77777777" w:rsidR="00333537" w:rsidRPr="00F42BFB" w:rsidRDefault="00333537" w:rsidP="00F42BFB">
            <w:pPr>
              <w:pStyle w:val="TAH"/>
              <w:rPr>
                <w:sz w:val="14"/>
                <w:szCs w:val="14"/>
              </w:rPr>
            </w:pPr>
            <w:r w:rsidRPr="00F42BFB">
              <w:rPr>
                <w:sz w:val="14"/>
                <w:szCs w:val="14"/>
              </w:rPr>
              <w:t>Cc</w:t>
            </w:r>
          </w:p>
        </w:tc>
        <w:tc>
          <w:tcPr>
            <w:tcW w:w="1134" w:type="dxa"/>
            <w:tcBorders>
              <w:top w:val="single" w:sz="4" w:space="0" w:color="FFFFFF"/>
              <w:left w:val="nil"/>
              <w:bottom w:val="single" w:sz="4" w:space="0" w:color="FFFFFF"/>
              <w:right w:val="single" w:sz="4" w:space="0" w:color="FFFFFF"/>
            </w:tcBorders>
            <w:shd w:val="clear" w:color="000000" w:fill="75B91A"/>
            <w:hideMark/>
          </w:tcPr>
          <w:p w14:paraId="0648CC2F" w14:textId="77777777" w:rsidR="00333537" w:rsidRPr="00F42BFB" w:rsidRDefault="00333537" w:rsidP="00F42BFB">
            <w:pPr>
              <w:pStyle w:val="TAH"/>
              <w:rPr>
                <w:sz w:val="14"/>
                <w:szCs w:val="14"/>
              </w:rPr>
            </w:pPr>
            <w:r w:rsidRPr="00F42BFB">
              <w:rPr>
                <w:sz w:val="14"/>
                <w:szCs w:val="14"/>
              </w:rPr>
              <w:t>Original LS</w:t>
            </w:r>
          </w:p>
        </w:tc>
        <w:tc>
          <w:tcPr>
            <w:tcW w:w="817" w:type="dxa"/>
            <w:tcBorders>
              <w:top w:val="single" w:sz="4" w:space="0" w:color="FFFFFF"/>
              <w:left w:val="nil"/>
              <w:bottom w:val="single" w:sz="4" w:space="0" w:color="FFFFFF"/>
              <w:right w:val="single" w:sz="4" w:space="0" w:color="FFFFFF"/>
            </w:tcBorders>
            <w:shd w:val="clear" w:color="000000" w:fill="75B91A"/>
            <w:hideMark/>
          </w:tcPr>
          <w:p w14:paraId="31CDE44B" w14:textId="77777777" w:rsidR="00333537" w:rsidRPr="00F42BFB" w:rsidRDefault="00333537" w:rsidP="00F42BFB">
            <w:pPr>
              <w:pStyle w:val="TAH"/>
              <w:rPr>
                <w:sz w:val="14"/>
                <w:szCs w:val="14"/>
              </w:rPr>
            </w:pPr>
            <w:r w:rsidRPr="00F42BFB">
              <w:rPr>
                <w:sz w:val="14"/>
                <w:szCs w:val="14"/>
              </w:rPr>
              <w:t>Reply in</w:t>
            </w:r>
          </w:p>
        </w:tc>
        <w:tc>
          <w:tcPr>
            <w:tcW w:w="800" w:type="dxa"/>
            <w:tcBorders>
              <w:top w:val="single" w:sz="4" w:space="0" w:color="FFFFFF"/>
              <w:left w:val="nil"/>
              <w:bottom w:val="single" w:sz="4" w:space="0" w:color="FFFFFF"/>
              <w:right w:val="single" w:sz="4" w:space="0" w:color="FFFFFF"/>
            </w:tcBorders>
            <w:shd w:val="clear" w:color="000000" w:fill="75B91A"/>
          </w:tcPr>
          <w:p w14:paraId="59090262" w14:textId="2DC48264" w:rsidR="00333537" w:rsidRPr="00F42BFB" w:rsidRDefault="00333537" w:rsidP="00F42BFB">
            <w:pPr>
              <w:pStyle w:val="TAH"/>
              <w:rPr>
                <w:sz w:val="14"/>
                <w:szCs w:val="14"/>
              </w:rPr>
            </w:pPr>
            <w:r>
              <w:rPr>
                <w:sz w:val="14"/>
                <w:szCs w:val="14"/>
              </w:rPr>
              <w:t>Decision</w:t>
            </w:r>
          </w:p>
        </w:tc>
      </w:tr>
      <w:tr w:rsidR="00885F43" w:rsidRPr="00D11BBF" w14:paraId="37481B55" w14:textId="49AD3E0C" w:rsidTr="005C44A3">
        <w:trPr>
          <w:trHeight w:val="406"/>
        </w:trPr>
        <w:tc>
          <w:tcPr>
            <w:tcW w:w="1081" w:type="dxa"/>
            <w:tcBorders>
              <w:top w:val="nil"/>
              <w:left w:val="single" w:sz="4" w:space="0" w:color="A6A6A6"/>
              <w:bottom w:val="single" w:sz="4" w:space="0" w:color="A6A6A6"/>
              <w:right w:val="single" w:sz="4" w:space="0" w:color="A6A6A6"/>
            </w:tcBorders>
            <w:shd w:val="clear" w:color="auto" w:fill="auto"/>
            <w:hideMark/>
          </w:tcPr>
          <w:p w14:paraId="3AC4045E" w14:textId="04CD0653" w:rsidR="00333537" w:rsidRPr="00D11BBF" w:rsidRDefault="004710F9" w:rsidP="005C44A3">
            <w:pPr>
              <w:spacing w:after="0"/>
              <w:rPr>
                <w:rFonts w:ascii="Arial" w:hAnsi="Arial" w:cs="Arial"/>
                <w:b/>
                <w:bCs/>
                <w:color w:val="0000FF"/>
                <w:sz w:val="14"/>
                <w:szCs w:val="14"/>
                <w:u w:val="single"/>
              </w:rPr>
            </w:pPr>
            <w:hyperlink r:id="rId1684" w:history="1">
              <w:r>
                <w:rPr>
                  <w:rStyle w:val="Hyperlink"/>
                  <w:rFonts w:ascii="Arial" w:hAnsi="Arial" w:cs="Arial"/>
                  <w:b/>
                  <w:bCs/>
                  <w:sz w:val="14"/>
                  <w:szCs w:val="14"/>
                </w:rPr>
                <w:t>R1-2506704</w:t>
              </w:r>
            </w:hyperlink>
          </w:p>
        </w:tc>
        <w:tc>
          <w:tcPr>
            <w:tcW w:w="2033" w:type="dxa"/>
            <w:tcBorders>
              <w:top w:val="nil"/>
              <w:left w:val="nil"/>
              <w:bottom w:val="single" w:sz="4" w:space="0" w:color="A6A6A6"/>
              <w:right w:val="single" w:sz="4" w:space="0" w:color="A6A6A6"/>
            </w:tcBorders>
            <w:shd w:val="clear" w:color="auto" w:fill="auto"/>
            <w:hideMark/>
          </w:tcPr>
          <w:p w14:paraId="0CE862B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to SA4 on the RAN simulation assumptions for ULBC</w:t>
            </w:r>
          </w:p>
        </w:tc>
        <w:tc>
          <w:tcPr>
            <w:tcW w:w="1276" w:type="dxa"/>
            <w:tcBorders>
              <w:top w:val="nil"/>
              <w:left w:val="nil"/>
              <w:bottom w:val="single" w:sz="4" w:space="0" w:color="A6A6A6"/>
              <w:right w:val="single" w:sz="4" w:space="0" w:color="A6A6A6"/>
            </w:tcBorders>
            <w:shd w:val="clear" w:color="auto" w:fill="auto"/>
            <w:hideMark/>
          </w:tcPr>
          <w:p w14:paraId="4A1FD4C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CT1, Qualcomm</w:t>
            </w:r>
          </w:p>
        </w:tc>
        <w:tc>
          <w:tcPr>
            <w:tcW w:w="708" w:type="dxa"/>
            <w:tcBorders>
              <w:top w:val="nil"/>
              <w:left w:val="nil"/>
              <w:bottom w:val="single" w:sz="4" w:space="0" w:color="A6A6A6"/>
              <w:right w:val="single" w:sz="4" w:space="0" w:color="A6A6A6"/>
            </w:tcBorders>
            <w:shd w:val="clear" w:color="auto" w:fill="auto"/>
            <w:hideMark/>
          </w:tcPr>
          <w:p w14:paraId="4232CF61" w14:textId="77777777" w:rsidR="00333537" w:rsidRPr="00D11BBF" w:rsidRDefault="00333537" w:rsidP="005C44A3">
            <w:pPr>
              <w:spacing w:after="0"/>
              <w:rPr>
                <w:rFonts w:ascii="Arial" w:hAnsi="Arial" w:cs="Arial"/>
                <w:b/>
                <w:bCs/>
                <w:color w:val="0000FF"/>
                <w:sz w:val="14"/>
                <w:szCs w:val="14"/>
                <w:u w:val="single"/>
              </w:rPr>
            </w:pPr>
            <w:hyperlink r:id="rId1685"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324A8418" w14:textId="77777777" w:rsidR="00333537" w:rsidRPr="00D11BBF" w:rsidRDefault="00333537" w:rsidP="005C44A3">
            <w:pPr>
              <w:spacing w:after="0"/>
              <w:rPr>
                <w:rFonts w:ascii="Arial" w:hAnsi="Arial" w:cs="Arial"/>
                <w:b/>
                <w:bCs/>
                <w:color w:val="0000FF"/>
                <w:sz w:val="14"/>
                <w:szCs w:val="14"/>
                <w:u w:val="single"/>
              </w:rPr>
            </w:pPr>
            <w:hyperlink r:id="rId1686" w:history="1">
              <w:r w:rsidRPr="00D11BBF">
                <w:rPr>
                  <w:rFonts w:ascii="Arial" w:hAnsi="Arial" w:cs="Arial"/>
                  <w:b/>
                  <w:bCs/>
                  <w:color w:val="0000FF"/>
                  <w:sz w:val="14"/>
                  <w:szCs w:val="14"/>
                  <w:u w:val="single"/>
                </w:rPr>
                <w:t>FS_ULBC</w:t>
              </w:r>
            </w:hyperlink>
          </w:p>
        </w:tc>
        <w:tc>
          <w:tcPr>
            <w:tcW w:w="1134" w:type="dxa"/>
            <w:tcBorders>
              <w:top w:val="nil"/>
              <w:left w:val="nil"/>
              <w:bottom w:val="single" w:sz="4" w:space="0" w:color="A6A6A6"/>
              <w:right w:val="single" w:sz="4" w:space="0" w:color="A6A6A6"/>
            </w:tcBorders>
            <w:shd w:val="clear" w:color="auto" w:fill="auto"/>
            <w:hideMark/>
          </w:tcPr>
          <w:p w14:paraId="6FBA6DF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S4-251584</w:t>
            </w:r>
          </w:p>
        </w:tc>
        <w:tc>
          <w:tcPr>
            <w:tcW w:w="1276" w:type="dxa"/>
            <w:tcBorders>
              <w:top w:val="nil"/>
              <w:left w:val="nil"/>
              <w:bottom w:val="single" w:sz="4" w:space="0" w:color="A6A6A6"/>
              <w:right w:val="single" w:sz="4" w:space="0" w:color="A6A6A6"/>
            </w:tcBorders>
            <w:shd w:val="clear" w:color="auto" w:fill="auto"/>
            <w:hideMark/>
          </w:tcPr>
          <w:p w14:paraId="5E19E0D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SA4</w:t>
            </w:r>
          </w:p>
        </w:tc>
        <w:tc>
          <w:tcPr>
            <w:tcW w:w="992" w:type="dxa"/>
            <w:tcBorders>
              <w:top w:val="nil"/>
              <w:left w:val="nil"/>
              <w:bottom w:val="single" w:sz="4" w:space="0" w:color="A6A6A6"/>
              <w:right w:val="single" w:sz="4" w:space="0" w:color="A6A6A6"/>
            </w:tcBorders>
            <w:shd w:val="clear" w:color="auto" w:fill="auto"/>
            <w:hideMark/>
          </w:tcPr>
          <w:p w14:paraId="21D2996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SA1, RAN1, RAN2, RAN4</w:t>
            </w:r>
          </w:p>
        </w:tc>
        <w:tc>
          <w:tcPr>
            <w:tcW w:w="1134" w:type="dxa"/>
            <w:tcBorders>
              <w:top w:val="nil"/>
              <w:left w:val="nil"/>
              <w:bottom w:val="single" w:sz="4" w:space="0" w:color="A6A6A6"/>
              <w:right w:val="single" w:sz="4" w:space="0" w:color="A6A6A6"/>
            </w:tcBorders>
            <w:shd w:val="clear" w:color="auto" w:fill="auto"/>
            <w:hideMark/>
          </w:tcPr>
          <w:p w14:paraId="2753D85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C1-255650</w:t>
            </w:r>
          </w:p>
        </w:tc>
        <w:tc>
          <w:tcPr>
            <w:tcW w:w="817" w:type="dxa"/>
            <w:tcBorders>
              <w:top w:val="nil"/>
              <w:left w:val="nil"/>
              <w:bottom w:val="single" w:sz="4" w:space="0" w:color="A6A6A6"/>
              <w:right w:val="single" w:sz="4" w:space="0" w:color="A6A6A6"/>
            </w:tcBorders>
            <w:shd w:val="clear" w:color="auto" w:fill="auto"/>
            <w:hideMark/>
          </w:tcPr>
          <w:p w14:paraId="569F45DD" w14:textId="7F8BC330" w:rsidR="00333537" w:rsidRPr="00D11BBF" w:rsidRDefault="00333537" w:rsidP="001F4A8E">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6322109" w14:textId="545A8943" w:rsidR="00333537" w:rsidRPr="00D11BBF" w:rsidRDefault="00333537" w:rsidP="001F4A8E">
            <w:pPr>
              <w:rPr>
                <w:rFonts w:ascii="Arial" w:hAnsi="Arial" w:cs="Arial"/>
                <w:sz w:val="14"/>
                <w:szCs w:val="14"/>
              </w:rPr>
            </w:pPr>
            <w:r>
              <w:rPr>
                <w:rFonts w:ascii="Arial" w:hAnsi="Arial" w:cs="Arial"/>
                <w:sz w:val="14"/>
                <w:szCs w:val="14"/>
              </w:rPr>
              <w:t>Noted</w:t>
            </w:r>
          </w:p>
        </w:tc>
      </w:tr>
      <w:tr w:rsidR="00885F43" w:rsidRPr="00D11BBF" w14:paraId="13907513" w14:textId="1C2A2579" w:rsidTr="005C44A3">
        <w:trPr>
          <w:trHeight w:val="345"/>
        </w:trPr>
        <w:tc>
          <w:tcPr>
            <w:tcW w:w="1081" w:type="dxa"/>
            <w:tcBorders>
              <w:top w:val="nil"/>
              <w:left w:val="single" w:sz="4" w:space="0" w:color="A6A6A6"/>
              <w:bottom w:val="single" w:sz="4" w:space="0" w:color="A6A6A6"/>
              <w:right w:val="single" w:sz="4" w:space="0" w:color="A6A6A6"/>
            </w:tcBorders>
            <w:shd w:val="clear" w:color="auto" w:fill="auto"/>
            <w:hideMark/>
          </w:tcPr>
          <w:p w14:paraId="644D62DE" w14:textId="6AB51627" w:rsidR="00333537" w:rsidRPr="00D11BBF" w:rsidRDefault="004710F9" w:rsidP="005C44A3">
            <w:pPr>
              <w:spacing w:after="0"/>
              <w:rPr>
                <w:rFonts w:ascii="Arial" w:hAnsi="Arial" w:cs="Arial"/>
                <w:b/>
                <w:bCs/>
                <w:color w:val="0000FF"/>
                <w:sz w:val="14"/>
                <w:szCs w:val="14"/>
                <w:u w:val="single"/>
              </w:rPr>
            </w:pPr>
            <w:hyperlink r:id="rId1687" w:history="1">
              <w:r>
                <w:rPr>
                  <w:rStyle w:val="Hyperlink"/>
                  <w:rFonts w:ascii="Arial" w:hAnsi="Arial" w:cs="Arial"/>
                  <w:b/>
                  <w:bCs/>
                  <w:sz w:val="14"/>
                  <w:szCs w:val="14"/>
                </w:rPr>
                <w:t>R1-2506705</w:t>
              </w:r>
            </w:hyperlink>
          </w:p>
        </w:tc>
        <w:tc>
          <w:tcPr>
            <w:tcW w:w="2033" w:type="dxa"/>
            <w:tcBorders>
              <w:top w:val="nil"/>
              <w:left w:val="nil"/>
              <w:bottom w:val="single" w:sz="4" w:space="0" w:color="A6A6A6"/>
              <w:right w:val="single" w:sz="4" w:space="0" w:color="A6A6A6"/>
            </w:tcBorders>
            <w:shd w:val="clear" w:color="auto" w:fill="auto"/>
            <w:hideMark/>
          </w:tcPr>
          <w:p w14:paraId="07D6DA6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the maximum supported AIoT NAS container length</w:t>
            </w:r>
          </w:p>
        </w:tc>
        <w:tc>
          <w:tcPr>
            <w:tcW w:w="1276" w:type="dxa"/>
            <w:tcBorders>
              <w:top w:val="nil"/>
              <w:left w:val="nil"/>
              <w:bottom w:val="single" w:sz="4" w:space="0" w:color="A6A6A6"/>
              <w:right w:val="single" w:sz="4" w:space="0" w:color="A6A6A6"/>
            </w:tcBorders>
            <w:shd w:val="clear" w:color="auto" w:fill="auto"/>
            <w:hideMark/>
          </w:tcPr>
          <w:p w14:paraId="58868A7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CT1, Lenovo</w:t>
            </w:r>
          </w:p>
        </w:tc>
        <w:tc>
          <w:tcPr>
            <w:tcW w:w="708" w:type="dxa"/>
            <w:tcBorders>
              <w:top w:val="nil"/>
              <w:left w:val="nil"/>
              <w:bottom w:val="single" w:sz="4" w:space="0" w:color="A6A6A6"/>
              <w:right w:val="single" w:sz="4" w:space="0" w:color="A6A6A6"/>
            </w:tcBorders>
            <w:shd w:val="clear" w:color="auto" w:fill="auto"/>
            <w:hideMark/>
          </w:tcPr>
          <w:p w14:paraId="3C7C107D" w14:textId="77777777" w:rsidR="00333537" w:rsidRPr="00D11BBF" w:rsidRDefault="00333537" w:rsidP="005C44A3">
            <w:pPr>
              <w:spacing w:after="0"/>
              <w:rPr>
                <w:rFonts w:ascii="Arial" w:hAnsi="Arial" w:cs="Arial"/>
                <w:b/>
                <w:bCs/>
                <w:color w:val="0000FF"/>
                <w:sz w:val="14"/>
                <w:szCs w:val="14"/>
                <w:u w:val="single"/>
              </w:rPr>
            </w:pPr>
            <w:hyperlink r:id="rId1688"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E9169E4" w14:textId="77777777" w:rsidR="00333537" w:rsidRPr="00D11BBF" w:rsidRDefault="00333537" w:rsidP="005C44A3">
            <w:pPr>
              <w:spacing w:after="0"/>
              <w:rPr>
                <w:rFonts w:ascii="Arial" w:hAnsi="Arial" w:cs="Arial"/>
                <w:b/>
                <w:bCs/>
                <w:color w:val="0000FF"/>
                <w:sz w:val="14"/>
                <w:szCs w:val="14"/>
                <w:u w:val="single"/>
              </w:rPr>
            </w:pPr>
            <w:hyperlink r:id="rId1689" w:history="1">
              <w:r w:rsidRPr="00D11BBF">
                <w:rPr>
                  <w:rFonts w:ascii="Arial" w:hAnsi="Arial" w:cs="Arial"/>
                  <w:b/>
                  <w:bCs/>
                  <w:color w:val="0000FF"/>
                  <w:sz w:val="14"/>
                  <w:szCs w:val="14"/>
                  <w:u w:val="single"/>
                </w:rPr>
                <w:t>AmbientIoT-CT</w:t>
              </w:r>
            </w:hyperlink>
          </w:p>
        </w:tc>
        <w:tc>
          <w:tcPr>
            <w:tcW w:w="1134" w:type="dxa"/>
            <w:tcBorders>
              <w:top w:val="nil"/>
              <w:left w:val="nil"/>
              <w:bottom w:val="single" w:sz="4" w:space="0" w:color="A6A6A6"/>
              <w:right w:val="single" w:sz="4" w:space="0" w:color="A6A6A6"/>
            </w:tcBorders>
            <w:shd w:val="clear" w:color="auto" w:fill="auto"/>
            <w:hideMark/>
          </w:tcPr>
          <w:p w14:paraId="2B9851E8" w14:textId="201DCFDF"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0D8AF15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2659A26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RAN3</w:t>
            </w:r>
          </w:p>
        </w:tc>
        <w:tc>
          <w:tcPr>
            <w:tcW w:w="1134" w:type="dxa"/>
            <w:tcBorders>
              <w:top w:val="nil"/>
              <w:left w:val="nil"/>
              <w:bottom w:val="single" w:sz="4" w:space="0" w:color="A6A6A6"/>
              <w:right w:val="single" w:sz="4" w:space="0" w:color="A6A6A6"/>
            </w:tcBorders>
            <w:shd w:val="clear" w:color="auto" w:fill="auto"/>
            <w:hideMark/>
          </w:tcPr>
          <w:p w14:paraId="57B8E0D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C1-255679</w:t>
            </w:r>
          </w:p>
        </w:tc>
        <w:tc>
          <w:tcPr>
            <w:tcW w:w="817" w:type="dxa"/>
            <w:tcBorders>
              <w:top w:val="nil"/>
              <w:left w:val="nil"/>
              <w:bottom w:val="single" w:sz="4" w:space="0" w:color="A6A6A6"/>
              <w:right w:val="single" w:sz="4" w:space="0" w:color="A6A6A6"/>
            </w:tcBorders>
            <w:shd w:val="clear" w:color="auto" w:fill="auto"/>
            <w:hideMark/>
          </w:tcPr>
          <w:p w14:paraId="6A95E574" w14:textId="2FCC07AB"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7EC4636" w14:textId="52F58E78"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7AA0D2F7" w14:textId="5E4E4262" w:rsidTr="005C44A3">
        <w:trPr>
          <w:trHeight w:val="408"/>
        </w:trPr>
        <w:tc>
          <w:tcPr>
            <w:tcW w:w="1081" w:type="dxa"/>
            <w:tcBorders>
              <w:top w:val="nil"/>
              <w:left w:val="single" w:sz="4" w:space="0" w:color="A6A6A6"/>
              <w:bottom w:val="single" w:sz="4" w:space="0" w:color="A6A6A6"/>
              <w:right w:val="single" w:sz="4" w:space="0" w:color="A6A6A6"/>
            </w:tcBorders>
            <w:shd w:val="clear" w:color="auto" w:fill="auto"/>
            <w:hideMark/>
          </w:tcPr>
          <w:p w14:paraId="27E81CE4" w14:textId="735E3487" w:rsidR="00333537" w:rsidRPr="00D11BBF" w:rsidRDefault="004710F9" w:rsidP="005C44A3">
            <w:pPr>
              <w:spacing w:after="0"/>
              <w:rPr>
                <w:rFonts w:ascii="Arial" w:hAnsi="Arial" w:cs="Arial"/>
                <w:b/>
                <w:bCs/>
                <w:color w:val="0000FF"/>
                <w:sz w:val="14"/>
                <w:szCs w:val="14"/>
                <w:u w:val="single"/>
              </w:rPr>
            </w:pPr>
            <w:hyperlink r:id="rId1690" w:history="1">
              <w:r>
                <w:rPr>
                  <w:rStyle w:val="Hyperlink"/>
                  <w:rFonts w:ascii="Arial" w:hAnsi="Arial" w:cs="Arial"/>
                  <w:b/>
                  <w:bCs/>
                  <w:sz w:val="14"/>
                  <w:szCs w:val="14"/>
                </w:rPr>
                <w:t>R1-2506706</w:t>
              </w:r>
            </w:hyperlink>
          </w:p>
        </w:tc>
        <w:tc>
          <w:tcPr>
            <w:tcW w:w="2033" w:type="dxa"/>
            <w:tcBorders>
              <w:top w:val="nil"/>
              <w:left w:val="nil"/>
              <w:bottom w:val="single" w:sz="4" w:space="0" w:color="A6A6A6"/>
              <w:right w:val="single" w:sz="4" w:space="0" w:color="A6A6A6"/>
            </w:tcBorders>
            <w:shd w:val="clear" w:color="auto" w:fill="auto"/>
            <w:hideMark/>
          </w:tcPr>
          <w:p w14:paraId="0EA9192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signalling feasibility of dataset and parameter sharing</w:t>
            </w:r>
          </w:p>
        </w:tc>
        <w:tc>
          <w:tcPr>
            <w:tcW w:w="1276" w:type="dxa"/>
            <w:tcBorders>
              <w:top w:val="nil"/>
              <w:left w:val="nil"/>
              <w:bottom w:val="single" w:sz="4" w:space="0" w:color="A6A6A6"/>
              <w:right w:val="single" w:sz="4" w:space="0" w:color="A6A6A6"/>
            </w:tcBorders>
            <w:shd w:val="clear" w:color="auto" w:fill="auto"/>
            <w:hideMark/>
          </w:tcPr>
          <w:p w14:paraId="08364A6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SA5, Huawei</w:t>
            </w:r>
          </w:p>
        </w:tc>
        <w:tc>
          <w:tcPr>
            <w:tcW w:w="708" w:type="dxa"/>
            <w:tcBorders>
              <w:top w:val="nil"/>
              <w:left w:val="nil"/>
              <w:bottom w:val="single" w:sz="4" w:space="0" w:color="A6A6A6"/>
              <w:right w:val="single" w:sz="4" w:space="0" w:color="A6A6A6"/>
            </w:tcBorders>
            <w:shd w:val="clear" w:color="auto" w:fill="auto"/>
            <w:hideMark/>
          </w:tcPr>
          <w:p w14:paraId="25D12078" w14:textId="77777777" w:rsidR="00333537" w:rsidRPr="00D11BBF" w:rsidRDefault="00333537" w:rsidP="005C44A3">
            <w:pPr>
              <w:spacing w:after="0"/>
              <w:rPr>
                <w:rFonts w:ascii="Arial" w:hAnsi="Arial" w:cs="Arial"/>
                <w:b/>
                <w:bCs/>
                <w:color w:val="0000FF"/>
                <w:sz w:val="14"/>
                <w:szCs w:val="14"/>
                <w:u w:val="single"/>
              </w:rPr>
            </w:pPr>
            <w:hyperlink r:id="rId1691"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62D76745" w14:textId="77777777" w:rsidR="00333537" w:rsidRPr="00D11BBF" w:rsidRDefault="00333537" w:rsidP="005C44A3">
            <w:pPr>
              <w:spacing w:after="0"/>
              <w:rPr>
                <w:rFonts w:ascii="Arial" w:hAnsi="Arial" w:cs="Arial"/>
                <w:b/>
                <w:bCs/>
                <w:color w:val="0000FF"/>
                <w:sz w:val="14"/>
                <w:szCs w:val="14"/>
                <w:u w:val="single"/>
              </w:rPr>
            </w:pPr>
            <w:hyperlink r:id="rId1692"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7CA1AD6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R2-2503169</w:t>
            </w:r>
          </w:p>
        </w:tc>
        <w:tc>
          <w:tcPr>
            <w:tcW w:w="1276" w:type="dxa"/>
            <w:tcBorders>
              <w:top w:val="nil"/>
              <w:left w:val="nil"/>
              <w:bottom w:val="single" w:sz="4" w:space="0" w:color="A6A6A6"/>
              <w:right w:val="single" w:sz="4" w:space="0" w:color="A6A6A6"/>
            </w:tcBorders>
            <w:shd w:val="clear" w:color="auto" w:fill="auto"/>
            <w:hideMark/>
          </w:tcPr>
          <w:p w14:paraId="618786B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2747087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 SA, RAN1, RAN3, SA2, SA3</w:t>
            </w:r>
          </w:p>
        </w:tc>
        <w:tc>
          <w:tcPr>
            <w:tcW w:w="1134" w:type="dxa"/>
            <w:tcBorders>
              <w:top w:val="nil"/>
              <w:left w:val="nil"/>
              <w:bottom w:val="single" w:sz="4" w:space="0" w:color="A6A6A6"/>
              <w:right w:val="single" w:sz="4" w:space="0" w:color="A6A6A6"/>
            </w:tcBorders>
            <w:shd w:val="clear" w:color="auto" w:fill="auto"/>
            <w:hideMark/>
          </w:tcPr>
          <w:p w14:paraId="6B1BD69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S5-254083</w:t>
            </w:r>
          </w:p>
        </w:tc>
        <w:tc>
          <w:tcPr>
            <w:tcW w:w="817" w:type="dxa"/>
            <w:tcBorders>
              <w:top w:val="nil"/>
              <w:left w:val="nil"/>
              <w:bottom w:val="single" w:sz="4" w:space="0" w:color="A6A6A6"/>
              <w:right w:val="single" w:sz="4" w:space="0" w:color="A6A6A6"/>
            </w:tcBorders>
            <w:shd w:val="clear" w:color="auto" w:fill="auto"/>
            <w:hideMark/>
          </w:tcPr>
          <w:p w14:paraId="2603CB73" w14:textId="414EEF15"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7B558F5A" w14:textId="31677E8A"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6A08EB34" w14:textId="1C69632A"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06CA45EB" w14:textId="4A0C5E40" w:rsidR="00333537" w:rsidRPr="00D11BBF" w:rsidRDefault="004710F9" w:rsidP="005C44A3">
            <w:pPr>
              <w:spacing w:after="0"/>
              <w:rPr>
                <w:rFonts w:ascii="Arial" w:hAnsi="Arial" w:cs="Arial"/>
                <w:b/>
                <w:bCs/>
                <w:color w:val="0000FF"/>
                <w:sz w:val="14"/>
                <w:szCs w:val="14"/>
                <w:u w:val="single"/>
              </w:rPr>
            </w:pPr>
            <w:hyperlink r:id="rId1693" w:history="1">
              <w:r>
                <w:rPr>
                  <w:rStyle w:val="Hyperlink"/>
                  <w:rFonts w:ascii="Arial" w:hAnsi="Arial" w:cs="Arial"/>
                  <w:b/>
                  <w:bCs/>
                  <w:sz w:val="14"/>
                  <w:szCs w:val="14"/>
                </w:rPr>
                <w:t>R1-2506707</w:t>
              </w:r>
            </w:hyperlink>
          </w:p>
        </w:tc>
        <w:tc>
          <w:tcPr>
            <w:tcW w:w="2033" w:type="dxa"/>
            <w:tcBorders>
              <w:top w:val="nil"/>
              <w:left w:val="nil"/>
              <w:bottom w:val="single" w:sz="4" w:space="0" w:color="A6A6A6"/>
              <w:right w:val="single" w:sz="4" w:space="0" w:color="A6A6A6"/>
            </w:tcBorders>
            <w:shd w:val="clear" w:color="auto" w:fill="auto"/>
            <w:hideMark/>
          </w:tcPr>
          <w:p w14:paraId="18E9095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issues related to support of IMS voice over NB-IoT NTN connected to EPC</w:t>
            </w:r>
          </w:p>
        </w:tc>
        <w:tc>
          <w:tcPr>
            <w:tcW w:w="1276" w:type="dxa"/>
            <w:tcBorders>
              <w:top w:val="nil"/>
              <w:left w:val="nil"/>
              <w:bottom w:val="single" w:sz="4" w:space="0" w:color="A6A6A6"/>
              <w:right w:val="single" w:sz="4" w:space="0" w:color="A6A6A6"/>
            </w:tcBorders>
            <w:shd w:val="clear" w:color="auto" w:fill="auto"/>
            <w:hideMark/>
          </w:tcPr>
          <w:p w14:paraId="3F17EE3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Qualcomm</w:t>
            </w:r>
          </w:p>
        </w:tc>
        <w:tc>
          <w:tcPr>
            <w:tcW w:w="708" w:type="dxa"/>
            <w:tcBorders>
              <w:top w:val="nil"/>
              <w:left w:val="nil"/>
              <w:bottom w:val="single" w:sz="4" w:space="0" w:color="A6A6A6"/>
              <w:right w:val="single" w:sz="4" w:space="0" w:color="A6A6A6"/>
            </w:tcBorders>
            <w:shd w:val="clear" w:color="auto" w:fill="auto"/>
            <w:hideMark/>
          </w:tcPr>
          <w:p w14:paraId="141AF393" w14:textId="77777777" w:rsidR="00333537" w:rsidRPr="00D11BBF" w:rsidRDefault="00333537" w:rsidP="005C44A3">
            <w:pPr>
              <w:spacing w:after="0"/>
              <w:rPr>
                <w:rFonts w:ascii="Arial" w:hAnsi="Arial" w:cs="Arial"/>
                <w:b/>
                <w:bCs/>
                <w:color w:val="0000FF"/>
                <w:sz w:val="14"/>
                <w:szCs w:val="14"/>
                <w:u w:val="single"/>
              </w:rPr>
            </w:pPr>
            <w:hyperlink r:id="rId1694"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68FF1356" w14:textId="77777777" w:rsidR="00333537" w:rsidRPr="00D11BBF" w:rsidRDefault="00333537" w:rsidP="005C44A3">
            <w:pPr>
              <w:spacing w:after="0"/>
              <w:rPr>
                <w:rFonts w:ascii="Arial" w:hAnsi="Arial" w:cs="Arial"/>
                <w:b/>
                <w:bCs/>
                <w:color w:val="0000FF"/>
                <w:sz w:val="14"/>
                <w:szCs w:val="14"/>
                <w:u w:val="single"/>
              </w:rPr>
            </w:pPr>
            <w:hyperlink r:id="rId1695" w:history="1">
              <w:r w:rsidRPr="00D11BBF">
                <w:rPr>
                  <w:rFonts w:ascii="Arial" w:hAnsi="Arial" w:cs="Arial"/>
                  <w:b/>
                  <w:bCs/>
                  <w:color w:val="0000FF"/>
                  <w:sz w:val="14"/>
                  <w:szCs w:val="14"/>
                  <w:u w:val="single"/>
                </w:rPr>
                <w:t>FS_5GSAT_Ph4_ARC</w:t>
              </w:r>
            </w:hyperlink>
          </w:p>
        </w:tc>
        <w:tc>
          <w:tcPr>
            <w:tcW w:w="1134" w:type="dxa"/>
            <w:tcBorders>
              <w:top w:val="nil"/>
              <w:left w:val="nil"/>
              <w:bottom w:val="single" w:sz="4" w:space="0" w:color="A6A6A6"/>
              <w:right w:val="single" w:sz="4" w:space="0" w:color="A6A6A6"/>
            </w:tcBorders>
            <w:shd w:val="clear" w:color="auto" w:fill="auto"/>
            <w:hideMark/>
          </w:tcPr>
          <w:p w14:paraId="1C95A848" w14:textId="47A1AAAF"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3465840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SA4, CT1, SA3, SA1, RAN1</w:t>
            </w:r>
          </w:p>
        </w:tc>
        <w:tc>
          <w:tcPr>
            <w:tcW w:w="992" w:type="dxa"/>
            <w:tcBorders>
              <w:top w:val="nil"/>
              <w:left w:val="nil"/>
              <w:bottom w:val="single" w:sz="4" w:space="0" w:color="A6A6A6"/>
              <w:right w:val="single" w:sz="4" w:space="0" w:color="A6A6A6"/>
            </w:tcBorders>
            <w:shd w:val="clear" w:color="auto" w:fill="auto"/>
            <w:hideMark/>
          </w:tcPr>
          <w:p w14:paraId="35880C3D" w14:textId="32BC5EC0"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3F4A635E"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S2-2507636</w:t>
            </w:r>
          </w:p>
        </w:tc>
        <w:tc>
          <w:tcPr>
            <w:tcW w:w="817" w:type="dxa"/>
            <w:tcBorders>
              <w:top w:val="nil"/>
              <w:left w:val="nil"/>
              <w:bottom w:val="single" w:sz="4" w:space="0" w:color="A6A6A6"/>
              <w:right w:val="single" w:sz="4" w:space="0" w:color="A6A6A6"/>
            </w:tcBorders>
            <w:shd w:val="clear" w:color="auto" w:fill="auto"/>
            <w:hideMark/>
          </w:tcPr>
          <w:p w14:paraId="23D2D382" w14:textId="0C36C8CE"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20DF24A" w14:textId="6A6E5204"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58D39C5E" w14:textId="3C14C4EB"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733426F1" w14:textId="43EA0EF7" w:rsidR="00333537" w:rsidRPr="00D11BBF" w:rsidRDefault="004710F9" w:rsidP="005C44A3">
            <w:pPr>
              <w:spacing w:after="0"/>
              <w:rPr>
                <w:rFonts w:ascii="Arial" w:hAnsi="Arial" w:cs="Arial"/>
                <w:b/>
                <w:bCs/>
                <w:color w:val="0000FF"/>
                <w:sz w:val="14"/>
                <w:szCs w:val="14"/>
                <w:u w:val="single"/>
              </w:rPr>
            </w:pPr>
            <w:hyperlink r:id="rId1696" w:history="1">
              <w:r>
                <w:rPr>
                  <w:rStyle w:val="Hyperlink"/>
                  <w:rFonts w:ascii="Arial" w:hAnsi="Arial" w:cs="Arial"/>
                  <w:b/>
                  <w:bCs/>
                  <w:sz w:val="14"/>
                  <w:szCs w:val="14"/>
                </w:rPr>
                <w:t>R1-2506708</w:t>
              </w:r>
            </w:hyperlink>
          </w:p>
        </w:tc>
        <w:tc>
          <w:tcPr>
            <w:tcW w:w="2033" w:type="dxa"/>
            <w:tcBorders>
              <w:top w:val="nil"/>
              <w:left w:val="nil"/>
              <w:bottom w:val="single" w:sz="4" w:space="0" w:color="A6A6A6"/>
              <w:right w:val="single" w:sz="4" w:space="0" w:color="A6A6A6"/>
            </w:tcBorders>
            <w:shd w:val="clear" w:color="auto" w:fill="auto"/>
            <w:hideMark/>
          </w:tcPr>
          <w:p w14:paraId="32C6F1D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the RAN simulation assumptions for ULBC</w:t>
            </w:r>
          </w:p>
        </w:tc>
        <w:tc>
          <w:tcPr>
            <w:tcW w:w="1276" w:type="dxa"/>
            <w:tcBorders>
              <w:top w:val="nil"/>
              <w:left w:val="nil"/>
              <w:bottom w:val="single" w:sz="4" w:space="0" w:color="A6A6A6"/>
              <w:right w:val="single" w:sz="4" w:space="0" w:color="A6A6A6"/>
            </w:tcBorders>
            <w:shd w:val="clear" w:color="auto" w:fill="auto"/>
            <w:hideMark/>
          </w:tcPr>
          <w:p w14:paraId="1537F25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Qualcomm</w:t>
            </w:r>
          </w:p>
        </w:tc>
        <w:tc>
          <w:tcPr>
            <w:tcW w:w="708" w:type="dxa"/>
            <w:tcBorders>
              <w:top w:val="nil"/>
              <w:left w:val="nil"/>
              <w:bottom w:val="single" w:sz="4" w:space="0" w:color="A6A6A6"/>
              <w:right w:val="single" w:sz="4" w:space="0" w:color="A6A6A6"/>
            </w:tcBorders>
            <w:shd w:val="clear" w:color="auto" w:fill="auto"/>
            <w:hideMark/>
          </w:tcPr>
          <w:p w14:paraId="1E57A58E" w14:textId="77777777" w:rsidR="00333537" w:rsidRPr="00D11BBF" w:rsidRDefault="00333537" w:rsidP="005C44A3">
            <w:pPr>
              <w:spacing w:after="0"/>
              <w:rPr>
                <w:rFonts w:ascii="Arial" w:hAnsi="Arial" w:cs="Arial"/>
                <w:b/>
                <w:bCs/>
                <w:color w:val="0000FF"/>
                <w:sz w:val="14"/>
                <w:szCs w:val="14"/>
                <w:u w:val="single"/>
              </w:rPr>
            </w:pPr>
            <w:hyperlink r:id="rId1697"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2376FECC" w14:textId="77777777" w:rsidR="00333537" w:rsidRPr="00D11BBF" w:rsidRDefault="00333537" w:rsidP="005C44A3">
            <w:pPr>
              <w:spacing w:after="0"/>
              <w:rPr>
                <w:rFonts w:ascii="Arial" w:hAnsi="Arial" w:cs="Arial"/>
                <w:b/>
                <w:bCs/>
                <w:color w:val="0000FF"/>
                <w:sz w:val="14"/>
                <w:szCs w:val="14"/>
                <w:u w:val="single"/>
              </w:rPr>
            </w:pPr>
            <w:hyperlink r:id="rId1698" w:history="1">
              <w:r w:rsidRPr="00D11BBF">
                <w:rPr>
                  <w:rFonts w:ascii="Arial" w:hAnsi="Arial" w:cs="Arial"/>
                  <w:b/>
                  <w:bCs/>
                  <w:color w:val="0000FF"/>
                  <w:sz w:val="14"/>
                  <w:szCs w:val="14"/>
                  <w:u w:val="single"/>
                </w:rPr>
                <w:t>FS_ULBC</w:t>
              </w:r>
            </w:hyperlink>
          </w:p>
        </w:tc>
        <w:tc>
          <w:tcPr>
            <w:tcW w:w="1134" w:type="dxa"/>
            <w:tcBorders>
              <w:top w:val="nil"/>
              <w:left w:val="nil"/>
              <w:bottom w:val="single" w:sz="4" w:space="0" w:color="A6A6A6"/>
              <w:right w:val="single" w:sz="4" w:space="0" w:color="A6A6A6"/>
            </w:tcBorders>
            <w:shd w:val="clear" w:color="auto" w:fill="auto"/>
            <w:hideMark/>
          </w:tcPr>
          <w:p w14:paraId="2719932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S4-251584</w:t>
            </w:r>
          </w:p>
        </w:tc>
        <w:tc>
          <w:tcPr>
            <w:tcW w:w="1276" w:type="dxa"/>
            <w:tcBorders>
              <w:top w:val="nil"/>
              <w:left w:val="nil"/>
              <w:bottom w:val="single" w:sz="4" w:space="0" w:color="A6A6A6"/>
              <w:right w:val="single" w:sz="4" w:space="0" w:color="A6A6A6"/>
            </w:tcBorders>
            <w:shd w:val="clear" w:color="auto" w:fill="auto"/>
            <w:hideMark/>
          </w:tcPr>
          <w:p w14:paraId="1B2F1E1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SA4</w:t>
            </w:r>
          </w:p>
        </w:tc>
        <w:tc>
          <w:tcPr>
            <w:tcW w:w="992" w:type="dxa"/>
            <w:tcBorders>
              <w:top w:val="nil"/>
              <w:left w:val="nil"/>
              <w:bottom w:val="single" w:sz="4" w:space="0" w:color="A6A6A6"/>
              <w:right w:val="single" w:sz="4" w:space="0" w:color="A6A6A6"/>
            </w:tcBorders>
            <w:shd w:val="clear" w:color="auto" w:fill="auto"/>
            <w:hideMark/>
          </w:tcPr>
          <w:p w14:paraId="79A2AA9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RAN2, RAN4, SA1, CT1</w:t>
            </w:r>
          </w:p>
        </w:tc>
        <w:tc>
          <w:tcPr>
            <w:tcW w:w="1134" w:type="dxa"/>
            <w:tcBorders>
              <w:top w:val="nil"/>
              <w:left w:val="nil"/>
              <w:bottom w:val="single" w:sz="4" w:space="0" w:color="A6A6A6"/>
              <w:right w:val="single" w:sz="4" w:space="0" w:color="A6A6A6"/>
            </w:tcBorders>
            <w:shd w:val="clear" w:color="auto" w:fill="auto"/>
            <w:hideMark/>
          </w:tcPr>
          <w:p w14:paraId="7077CA0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S2-2507578</w:t>
            </w:r>
          </w:p>
        </w:tc>
        <w:tc>
          <w:tcPr>
            <w:tcW w:w="817" w:type="dxa"/>
            <w:tcBorders>
              <w:top w:val="nil"/>
              <w:left w:val="nil"/>
              <w:bottom w:val="single" w:sz="4" w:space="0" w:color="A6A6A6"/>
              <w:right w:val="single" w:sz="4" w:space="0" w:color="A6A6A6"/>
            </w:tcBorders>
            <w:shd w:val="clear" w:color="auto" w:fill="auto"/>
            <w:hideMark/>
          </w:tcPr>
          <w:p w14:paraId="3E8D9681" w14:textId="2CC247F3"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03D34284" w14:textId="254D5426"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1036DD72" w14:textId="5AAB7EF2" w:rsidTr="005C44A3">
        <w:trPr>
          <w:trHeight w:val="300"/>
        </w:trPr>
        <w:tc>
          <w:tcPr>
            <w:tcW w:w="1081" w:type="dxa"/>
            <w:tcBorders>
              <w:top w:val="nil"/>
              <w:left w:val="single" w:sz="4" w:space="0" w:color="A6A6A6"/>
              <w:bottom w:val="single" w:sz="4" w:space="0" w:color="A6A6A6"/>
              <w:right w:val="single" w:sz="4" w:space="0" w:color="A6A6A6"/>
            </w:tcBorders>
            <w:shd w:val="clear" w:color="auto" w:fill="auto"/>
            <w:hideMark/>
          </w:tcPr>
          <w:p w14:paraId="4922A341" w14:textId="20AB8D3E" w:rsidR="00333537" w:rsidRPr="00D11BBF" w:rsidRDefault="004710F9" w:rsidP="005C44A3">
            <w:pPr>
              <w:spacing w:after="0"/>
              <w:rPr>
                <w:rFonts w:ascii="Arial" w:hAnsi="Arial" w:cs="Arial"/>
                <w:b/>
                <w:bCs/>
                <w:color w:val="0000FF"/>
                <w:sz w:val="14"/>
                <w:szCs w:val="14"/>
                <w:u w:val="single"/>
              </w:rPr>
            </w:pPr>
            <w:hyperlink r:id="rId1699" w:history="1">
              <w:r>
                <w:rPr>
                  <w:rStyle w:val="Hyperlink"/>
                  <w:rFonts w:ascii="Arial" w:hAnsi="Arial" w:cs="Arial"/>
                  <w:b/>
                  <w:bCs/>
                  <w:sz w:val="14"/>
                  <w:szCs w:val="14"/>
                </w:rPr>
                <w:t>R1-2506709</w:t>
              </w:r>
            </w:hyperlink>
          </w:p>
        </w:tc>
        <w:tc>
          <w:tcPr>
            <w:tcW w:w="2033" w:type="dxa"/>
            <w:tcBorders>
              <w:top w:val="nil"/>
              <w:left w:val="nil"/>
              <w:bottom w:val="single" w:sz="4" w:space="0" w:color="A6A6A6"/>
              <w:right w:val="single" w:sz="4" w:space="0" w:color="A6A6A6"/>
            </w:tcBorders>
            <w:shd w:val="clear" w:color="auto" w:fill="auto"/>
            <w:hideMark/>
          </w:tcPr>
          <w:p w14:paraId="50DDDE0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to Reply LS on the removal of service type information</w:t>
            </w:r>
          </w:p>
        </w:tc>
        <w:tc>
          <w:tcPr>
            <w:tcW w:w="1276" w:type="dxa"/>
            <w:tcBorders>
              <w:top w:val="nil"/>
              <w:left w:val="nil"/>
              <w:bottom w:val="single" w:sz="4" w:space="0" w:color="A6A6A6"/>
              <w:right w:val="single" w:sz="4" w:space="0" w:color="A6A6A6"/>
            </w:tcBorders>
            <w:shd w:val="clear" w:color="auto" w:fill="auto"/>
            <w:hideMark/>
          </w:tcPr>
          <w:p w14:paraId="6A9BEEE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LG Electronics</w:t>
            </w:r>
          </w:p>
        </w:tc>
        <w:tc>
          <w:tcPr>
            <w:tcW w:w="708" w:type="dxa"/>
            <w:tcBorders>
              <w:top w:val="nil"/>
              <w:left w:val="nil"/>
              <w:bottom w:val="single" w:sz="4" w:space="0" w:color="A6A6A6"/>
              <w:right w:val="single" w:sz="4" w:space="0" w:color="A6A6A6"/>
            </w:tcBorders>
            <w:shd w:val="clear" w:color="auto" w:fill="auto"/>
            <w:hideMark/>
          </w:tcPr>
          <w:p w14:paraId="7B295335" w14:textId="77777777" w:rsidR="00333537" w:rsidRPr="00D11BBF" w:rsidRDefault="00333537" w:rsidP="005C44A3">
            <w:pPr>
              <w:spacing w:after="0"/>
              <w:rPr>
                <w:rFonts w:ascii="Arial" w:hAnsi="Arial" w:cs="Arial"/>
                <w:b/>
                <w:bCs/>
                <w:color w:val="0000FF"/>
                <w:sz w:val="14"/>
                <w:szCs w:val="14"/>
                <w:u w:val="single"/>
              </w:rPr>
            </w:pPr>
            <w:hyperlink r:id="rId1700"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B6A0E0A" w14:textId="77777777" w:rsidR="00333537" w:rsidRPr="00D11BBF" w:rsidRDefault="00333537" w:rsidP="005C44A3">
            <w:pPr>
              <w:spacing w:after="0"/>
              <w:rPr>
                <w:rFonts w:ascii="Arial" w:hAnsi="Arial" w:cs="Arial"/>
                <w:color w:val="000000"/>
                <w:sz w:val="14"/>
                <w:szCs w:val="14"/>
              </w:rPr>
            </w:pPr>
            <w:r w:rsidRPr="00D11BBF">
              <w:rPr>
                <w:rFonts w:ascii="Arial" w:hAnsi="Arial" w:cs="Arial"/>
                <w:color w:val="000000"/>
                <w:sz w:val="14"/>
                <w:szCs w:val="14"/>
              </w:rPr>
              <w:t>AmbientIoT-ARC, Ambient_IoT_Solutions-Core</w:t>
            </w:r>
          </w:p>
        </w:tc>
        <w:tc>
          <w:tcPr>
            <w:tcW w:w="1134" w:type="dxa"/>
            <w:tcBorders>
              <w:top w:val="nil"/>
              <w:left w:val="nil"/>
              <w:bottom w:val="single" w:sz="4" w:space="0" w:color="A6A6A6"/>
              <w:right w:val="single" w:sz="4" w:space="0" w:color="A6A6A6"/>
            </w:tcBorders>
            <w:shd w:val="clear" w:color="auto" w:fill="auto"/>
            <w:hideMark/>
          </w:tcPr>
          <w:p w14:paraId="2EA9842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R3-253800</w:t>
            </w:r>
          </w:p>
        </w:tc>
        <w:tc>
          <w:tcPr>
            <w:tcW w:w="1276" w:type="dxa"/>
            <w:tcBorders>
              <w:top w:val="nil"/>
              <w:left w:val="nil"/>
              <w:bottom w:val="single" w:sz="4" w:space="0" w:color="A6A6A6"/>
              <w:right w:val="single" w:sz="4" w:space="0" w:color="A6A6A6"/>
            </w:tcBorders>
            <w:shd w:val="clear" w:color="auto" w:fill="auto"/>
            <w:hideMark/>
          </w:tcPr>
          <w:p w14:paraId="383FA30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RAN3, RAN2</w:t>
            </w:r>
          </w:p>
        </w:tc>
        <w:tc>
          <w:tcPr>
            <w:tcW w:w="992" w:type="dxa"/>
            <w:tcBorders>
              <w:top w:val="nil"/>
              <w:left w:val="nil"/>
              <w:bottom w:val="single" w:sz="4" w:space="0" w:color="A6A6A6"/>
              <w:right w:val="single" w:sz="4" w:space="0" w:color="A6A6A6"/>
            </w:tcBorders>
            <w:shd w:val="clear" w:color="auto" w:fill="auto"/>
            <w:hideMark/>
          </w:tcPr>
          <w:p w14:paraId="7C5D719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27DAD2D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S2-2507689</w:t>
            </w:r>
          </w:p>
        </w:tc>
        <w:tc>
          <w:tcPr>
            <w:tcW w:w="817" w:type="dxa"/>
            <w:tcBorders>
              <w:top w:val="nil"/>
              <w:left w:val="nil"/>
              <w:bottom w:val="single" w:sz="4" w:space="0" w:color="A6A6A6"/>
              <w:right w:val="single" w:sz="4" w:space="0" w:color="A6A6A6"/>
            </w:tcBorders>
            <w:shd w:val="clear" w:color="auto" w:fill="auto"/>
            <w:hideMark/>
          </w:tcPr>
          <w:p w14:paraId="10D6819B" w14:textId="161BA19B"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0031DE36" w14:textId="22A1F07A"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5709B1FA" w14:textId="14267E5C" w:rsidTr="005C44A3">
        <w:trPr>
          <w:trHeight w:val="300"/>
        </w:trPr>
        <w:tc>
          <w:tcPr>
            <w:tcW w:w="1081" w:type="dxa"/>
            <w:tcBorders>
              <w:top w:val="nil"/>
              <w:left w:val="single" w:sz="4" w:space="0" w:color="A6A6A6"/>
              <w:bottom w:val="single" w:sz="4" w:space="0" w:color="A6A6A6"/>
              <w:right w:val="single" w:sz="4" w:space="0" w:color="A6A6A6"/>
            </w:tcBorders>
            <w:shd w:val="clear" w:color="auto" w:fill="auto"/>
            <w:hideMark/>
          </w:tcPr>
          <w:p w14:paraId="23DA127E" w14:textId="448FF5E3" w:rsidR="00333537" w:rsidRPr="00D11BBF" w:rsidRDefault="004710F9" w:rsidP="005C44A3">
            <w:pPr>
              <w:spacing w:after="0"/>
              <w:rPr>
                <w:rFonts w:ascii="Arial" w:hAnsi="Arial" w:cs="Arial"/>
                <w:b/>
                <w:bCs/>
                <w:color w:val="0000FF"/>
                <w:sz w:val="14"/>
                <w:szCs w:val="14"/>
                <w:u w:val="single"/>
              </w:rPr>
            </w:pPr>
            <w:hyperlink r:id="rId1701" w:history="1">
              <w:r>
                <w:rPr>
                  <w:rStyle w:val="Hyperlink"/>
                  <w:rFonts w:ascii="Arial" w:hAnsi="Arial" w:cs="Arial"/>
                  <w:b/>
                  <w:bCs/>
                  <w:sz w:val="14"/>
                  <w:szCs w:val="14"/>
                </w:rPr>
                <w:t>R1-2506710</w:t>
              </w:r>
            </w:hyperlink>
          </w:p>
        </w:tc>
        <w:tc>
          <w:tcPr>
            <w:tcW w:w="2033" w:type="dxa"/>
            <w:tcBorders>
              <w:top w:val="nil"/>
              <w:left w:val="nil"/>
              <w:bottom w:val="single" w:sz="4" w:space="0" w:color="A6A6A6"/>
              <w:right w:val="single" w:sz="4" w:space="0" w:color="A6A6A6"/>
            </w:tcBorders>
            <w:shd w:val="clear" w:color="auto" w:fill="auto"/>
            <w:hideMark/>
          </w:tcPr>
          <w:p w14:paraId="0004287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AIoT Device Permanent ID Length</w:t>
            </w:r>
          </w:p>
        </w:tc>
        <w:tc>
          <w:tcPr>
            <w:tcW w:w="1276" w:type="dxa"/>
            <w:tcBorders>
              <w:top w:val="nil"/>
              <w:left w:val="nil"/>
              <w:bottom w:val="single" w:sz="4" w:space="0" w:color="A6A6A6"/>
              <w:right w:val="single" w:sz="4" w:space="0" w:color="A6A6A6"/>
            </w:tcBorders>
            <w:shd w:val="clear" w:color="auto" w:fill="auto"/>
            <w:hideMark/>
          </w:tcPr>
          <w:p w14:paraId="3A913C0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Huawei</w:t>
            </w:r>
          </w:p>
        </w:tc>
        <w:tc>
          <w:tcPr>
            <w:tcW w:w="708" w:type="dxa"/>
            <w:tcBorders>
              <w:top w:val="nil"/>
              <w:left w:val="nil"/>
              <w:bottom w:val="single" w:sz="4" w:space="0" w:color="A6A6A6"/>
              <w:right w:val="single" w:sz="4" w:space="0" w:color="A6A6A6"/>
            </w:tcBorders>
            <w:shd w:val="clear" w:color="auto" w:fill="auto"/>
            <w:hideMark/>
          </w:tcPr>
          <w:p w14:paraId="70B836AD" w14:textId="77777777" w:rsidR="00333537" w:rsidRPr="00D11BBF" w:rsidRDefault="00333537" w:rsidP="005C44A3">
            <w:pPr>
              <w:spacing w:after="0"/>
              <w:rPr>
                <w:rFonts w:ascii="Arial" w:hAnsi="Arial" w:cs="Arial"/>
                <w:b/>
                <w:bCs/>
                <w:color w:val="0000FF"/>
                <w:sz w:val="14"/>
                <w:szCs w:val="14"/>
                <w:u w:val="single"/>
              </w:rPr>
            </w:pPr>
            <w:hyperlink r:id="rId1702"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66166EA6" w14:textId="77777777" w:rsidR="00333537" w:rsidRPr="00D11BBF" w:rsidRDefault="00333537" w:rsidP="005C44A3">
            <w:pPr>
              <w:spacing w:after="0"/>
              <w:rPr>
                <w:rFonts w:ascii="Arial" w:hAnsi="Arial" w:cs="Arial"/>
                <w:b/>
                <w:bCs/>
                <w:color w:val="0000FF"/>
                <w:sz w:val="14"/>
                <w:szCs w:val="14"/>
                <w:u w:val="single"/>
              </w:rPr>
            </w:pPr>
            <w:hyperlink r:id="rId1703" w:history="1">
              <w:r w:rsidRPr="00D11BBF">
                <w:rPr>
                  <w:rFonts w:ascii="Arial" w:hAnsi="Arial" w:cs="Arial"/>
                  <w:b/>
                  <w:bCs/>
                  <w:color w:val="0000FF"/>
                  <w:sz w:val="14"/>
                  <w:szCs w:val="14"/>
                  <w:u w:val="single"/>
                </w:rPr>
                <w:t>AmbientIoT-ARC</w:t>
              </w:r>
            </w:hyperlink>
          </w:p>
        </w:tc>
        <w:tc>
          <w:tcPr>
            <w:tcW w:w="1134" w:type="dxa"/>
            <w:tcBorders>
              <w:top w:val="nil"/>
              <w:left w:val="nil"/>
              <w:bottom w:val="single" w:sz="4" w:space="0" w:color="A6A6A6"/>
              <w:right w:val="single" w:sz="4" w:space="0" w:color="A6A6A6"/>
            </w:tcBorders>
            <w:shd w:val="clear" w:color="auto" w:fill="auto"/>
            <w:hideMark/>
          </w:tcPr>
          <w:p w14:paraId="059FD46A" w14:textId="21793B21"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5FA48E8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46FC5E0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CT4, SA3</w:t>
            </w:r>
          </w:p>
        </w:tc>
        <w:tc>
          <w:tcPr>
            <w:tcW w:w="1134" w:type="dxa"/>
            <w:tcBorders>
              <w:top w:val="nil"/>
              <w:left w:val="nil"/>
              <w:bottom w:val="single" w:sz="4" w:space="0" w:color="A6A6A6"/>
              <w:right w:val="single" w:sz="4" w:space="0" w:color="A6A6A6"/>
            </w:tcBorders>
            <w:shd w:val="clear" w:color="auto" w:fill="auto"/>
            <w:hideMark/>
          </w:tcPr>
          <w:p w14:paraId="5AAF367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S2-2507793</w:t>
            </w:r>
          </w:p>
        </w:tc>
        <w:tc>
          <w:tcPr>
            <w:tcW w:w="817" w:type="dxa"/>
            <w:tcBorders>
              <w:top w:val="nil"/>
              <w:left w:val="nil"/>
              <w:bottom w:val="single" w:sz="4" w:space="0" w:color="A6A6A6"/>
              <w:right w:val="single" w:sz="4" w:space="0" w:color="A6A6A6"/>
            </w:tcBorders>
            <w:shd w:val="clear" w:color="auto" w:fill="auto"/>
            <w:hideMark/>
          </w:tcPr>
          <w:p w14:paraId="0EC92E81" w14:textId="6F18665B"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23CA4081" w14:textId="3993346A"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32482CAD" w14:textId="211955BC"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29FD969E" w14:textId="6FE99C35" w:rsidR="00333537" w:rsidRPr="00D11BBF" w:rsidRDefault="004710F9" w:rsidP="005C44A3">
            <w:pPr>
              <w:spacing w:after="0"/>
              <w:rPr>
                <w:rFonts w:ascii="Arial" w:hAnsi="Arial" w:cs="Arial"/>
                <w:b/>
                <w:bCs/>
                <w:color w:val="0000FF"/>
                <w:sz w:val="14"/>
                <w:szCs w:val="14"/>
                <w:u w:val="single"/>
              </w:rPr>
            </w:pPr>
            <w:hyperlink r:id="rId1704" w:history="1">
              <w:r>
                <w:rPr>
                  <w:rStyle w:val="Hyperlink"/>
                  <w:rFonts w:ascii="Arial" w:hAnsi="Arial" w:cs="Arial"/>
                  <w:b/>
                  <w:bCs/>
                  <w:sz w:val="14"/>
                  <w:szCs w:val="14"/>
                </w:rPr>
                <w:t>R1-2506711</w:t>
              </w:r>
            </w:hyperlink>
          </w:p>
        </w:tc>
        <w:tc>
          <w:tcPr>
            <w:tcW w:w="2033" w:type="dxa"/>
            <w:tcBorders>
              <w:top w:val="nil"/>
              <w:left w:val="nil"/>
              <w:bottom w:val="single" w:sz="4" w:space="0" w:color="A6A6A6"/>
              <w:right w:val="single" w:sz="4" w:space="0" w:color="A6A6A6"/>
            </w:tcBorders>
            <w:shd w:val="clear" w:color="auto" w:fill="auto"/>
            <w:hideMark/>
          </w:tcPr>
          <w:p w14:paraId="0087FA3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signalling feasibility of dataset and parameter sharing</w:t>
            </w:r>
          </w:p>
        </w:tc>
        <w:tc>
          <w:tcPr>
            <w:tcW w:w="1276" w:type="dxa"/>
            <w:tcBorders>
              <w:top w:val="nil"/>
              <w:left w:val="nil"/>
              <w:bottom w:val="single" w:sz="4" w:space="0" w:color="A6A6A6"/>
              <w:right w:val="single" w:sz="4" w:space="0" w:color="A6A6A6"/>
            </w:tcBorders>
            <w:shd w:val="clear" w:color="auto" w:fill="auto"/>
            <w:hideMark/>
          </w:tcPr>
          <w:p w14:paraId="7B9739D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Samsung</w:t>
            </w:r>
          </w:p>
        </w:tc>
        <w:tc>
          <w:tcPr>
            <w:tcW w:w="708" w:type="dxa"/>
            <w:tcBorders>
              <w:top w:val="nil"/>
              <w:left w:val="nil"/>
              <w:bottom w:val="single" w:sz="4" w:space="0" w:color="A6A6A6"/>
              <w:right w:val="single" w:sz="4" w:space="0" w:color="A6A6A6"/>
            </w:tcBorders>
            <w:shd w:val="clear" w:color="auto" w:fill="auto"/>
            <w:hideMark/>
          </w:tcPr>
          <w:p w14:paraId="7392E4D7" w14:textId="77777777" w:rsidR="00333537" w:rsidRPr="00D11BBF" w:rsidRDefault="00333537" w:rsidP="005C44A3">
            <w:pPr>
              <w:spacing w:after="0"/>
              <w:rPr>
                <w:rFonts w:ascii="Arial" w:hAnsi="Arial" w:cs="Arial"/>
                <w:b/>
                <w:bCs/>
                <w:color w:val="0000FF"/>
                <w:sz w:val="14"/>
                <w:szCs w:val="14"/>
                <w:u w:val="single"/>
              </w:rPr>
            </w:pPr>
            <w:hyperlink r:id="rId1705"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6561FB86" w14:textId="77777777" w:rsidR="00333537" w:rsidRPr="00D11BBF" w:rsidRDefault="00333537" w:rsidP="005C44A3">
            <w:pPr>
              <w:spacing w:after="0"/>
              <w:rPr>
                <w:rFonts w:ascii="Arial" w:hAnsi="Arial" w:cs="Arial"/>
                <w:b/>
                <w:bCs/>
                <w:color w:val="0000FF"/>
                <w:sz w:val="14"/>
                <w:szCs w:val="14"/>
                <w:u w:val="single"/>
              </w:rPr>
            </w:pPr>
            <w:hyperlink r:id="rId1706"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7AFB216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R2-2503169</w:t>
            </w:r>
          </w:p>
        </w:tc>
        <w:tc>
          <w:tcPr>
            <w:tcW w:w="1276" w:type="dxa"/>
            <w:tcBorders>
              <w:top w:val="nil"/>
              <w:left w:val="nil"/>
              <w:bottom w:val="single" w:sz="4" w:space="0" w:color="A6A6A6"/>
              <w:right w:val="single" w:sz="4" w:space="0" w:color="A6A6A6"/>
            </w:tcBorders>
            <w:shd w:val="clear" w:color="auto" w:fill="auto"/>
            <w:hideMark/>
          </w:tcPr>
          <w:p w14:paraId="0F3DC24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4F526DC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 RAN1, RAN3, SA, SA3, SA5</w:t>
            </w:r>
          </w:p>
        </w:tc>
        <w:tc>
          <w:tcPr>
            <w:tcW w:w="1134" w:type="dxa"/>
            <w:tcBorders>
              <w:top w:val="nil"/>
              <w:left w:val="nil"/>
              <w:bottom w:val="single" w:sz="4" w:space="0" w:color="A6A6A6"/>
              <w:right w:val="single" w:sz="4" w:space="0" w:color="A6A6A6"/>
            </w:tcBorders>
            <w:shd w:val="clear" w:color="auto" w:fill="auto"/>
            <w:hideMark/>
          </w:tcPr>
          <w:p w14:paraId="2849C17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S2-2508104</w:t>
            </w:r>
          </w:p>
        </w:tc>
        <w:tc>
          <w:tcPr>
            <w:tcW w:w="817" w:type="dxa"/>
            <w:tcBorders>
              <w:top w:val="nil"/>
              <w:left w:val="nil"/>
              <w:bottom w:val="single" w:sz="4" w:space="0" w:color="A6A6A6"/>
              <w:right w:val="single" w:sz="4" w:space="0" w:color="A6A6A6"/>
            </w:tcBorders>
            <w:shd w:val="clear" w:color="auto" w:fill="auto"/>
            <w:hideMark/>
          </w:tcPr>
          <w:p w14:paraId="30907E40" w14:textId="4ADF2EEF"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63FAD42D" w14:textId="5F4E93E8"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3581D650" w14:textId="28AABC1C"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15E6B102" w14:textId="5ACF3625" w:rsidR="00333537" w:rsidRPr="00D11BBF" w:rsidRDefault="004710F9" w:rsidP="005C44A3">
            <w:pPr>
              <w:spacing w:after="0"/>
              <w:rPr>
                <w:rFonts w:ascii="Arial" w:hAnsi="Arial" w:cs="Arial"/>
                <w:b/>
                <w:bCs/>
                <w:color w:val="0000FF"/>
                <w:sz w:val="14"/>
                <w:szCs w:val="14"/>
                <w:u w:val="single"/>
              </w:rPr>
            </w:pPr>
            <w:hyperlink r:id="rId1707" w:history="1">
              <w:r>
                <w:rPr>
                  <w:rStyle w:val="Hyperlink"/>
                  <w:rFonts w:ascii="Arial" w:hAnsi="Arial" w:cs="Arial"/>
                  <w:b/>
                  <w:bCs/>
                  <w:sz w:val="14"/>
                  <w:szCs w:val="14"/>
                </w:rPr>
                <w:t>R1-2506712</w:t>
              </w:r>
            </w:hyperlink>
          </w:p>
        </w:tc>
        <w:tc>
          <w:tcPr>
            <w:tcW w:w="2033" w:type="dxa"/>
            <w:tcBorders>
              <w:top w:val="nil"/>
              <w:left w:val="nil"/>
              <w:bottom w:val="single" w:sz="4" w:space="0" w:color="A6A6A6"/>
              <w:right w:val="single" w:sz="4" w:space="0" w:color="A6A6A6"/>
            </w:tcBorders>
            <w:shd w:val="clear" w:color="auto" w:fill="auto"/>
            <w:hideMark/>
          </w:tcPr>
          <w:p w14:paraId="4E214A2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UE data collection and data transfer</w:t>
            </w:r>
          </w:p>
        </w:tc>
        <w:tc>
          <w:tcPr>
            <w:tcW w:w="1276" w:type="dxa"/>
            <w:tcBorders>
              <w:top w:val="nil"/>
              <w:left w:val="nil"/>
              <w:bottom w:val="single" w:sz="4" w:space="0" w:color="A6A6A6"/>
              <w:right w:val="single" w:sz="4" w:space="0" w:color="A6A6A6"/>
            </w:tcBorders>
            <w:shd w:val="clear" w:color="auto" w:fill="auto"/>
            <w:hideMark/>
          </w:tcPr>
          <w:p w14:paraId="6E25BAD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 Nokia</w:t>
            </w:r>
          </w:p>
        </w:tc>
        <w:tc>
          <w:tcPr>
            <w:tcW w:w="708" w:type="dxa"/>
            <w:tcBorders>
              <w:top w:val="nil"/>
              <w:left w:val="nil"/>
              <w:bottom w:val="single" w:sz="4" w:space="0" w:color="A6A6A6"/>
              <w:right w:val="single" w:sz="4" w:space="0" w:color="A6A6A6"/>
            </w:tcBorders>
            <w:shd w:val="clear" w:color="auto" w:fill="auto"/>
            <w:hideMark/>
          </w:tcPr>
          <w:p w14:paraId="387E9930" w14:textId="77777777" w:rsidR="00333537" w:rsidRPr="00D11BBF" w:rsidRDefault="00333537" w:rsidP="005C44A3">
            <w:pPr>
              <w:spacing w:after="0"/>
              <w:rPr>
                <w:rFonts w:ascii="Arial" w:hAnsi="Arial" w:cs="Arial"/>
                <w:b/>
                <w:bCs/>
                <w:color w:val="0000FF"/>
                <w:sz w:val="14"/>
                <w:szCs w:val="14"/>
                <w:u w:val="single"/>
              </w:rPr>
            </w:pPr>
            <w:hyperlink r:id="rId1708"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6BC7854D" w14:textId="77777777" w:rsidR="00333537" w:rsidRPr="00D11BBF" w:rsidRDefault="00333537" w:rsidP="005C44A3">
            <w:pPr>
              <w:spacing w:after="0"/>
              <w:rPr>
                <w:rFonts w:ascii="Arial" w:hAnsi="Arial" w:cs="Arial"/>
                <w:b/>
                <w:bCs/>
                <w:color w:val="0000FF"/>
                <w:sz w:val="14"/>
                <w:szCs w:val="14"/>
                <w:u w:val="single"/>
              </w:rPr>
            </w:pPr>
            <w:hyperlink r:id="rId1709" w:history="1">
              <w:r w:rsidRPr="00D11BBF">
                <w:rPr>
                  <w:rFonts w:ascii="Arial" w:hAnsi="Arial" w:cs="Arial"/>
                  <w:b/>
                  <w:bCs/>
                  <w:color w:val="0000FF"/>
                  <w:sz w:val="14"/>
                  <w:szCs w:val="14"/>
                  <w:u w:val="single"/>
                </w:rPr>
                <w:t>FS_AIML_CN_Ph2</w:t>
              </w:r>
            </w:hyperlink>
          </w:p>
        </w:tc>
        <w:tc>
          <w:tcPr>
            <w:tcW w:w="1134" w:type="dxa"/>
            <w:tcBorders>
              <w:top w:val="nil"/>
              <w:left w:val="nil"/>
              <w:bottom w:val="single" w:sz="4" w:space="0" w:color="A6A6A6"/>
              <w:right w:val="single" w:sz="4" w:space="0" w:color="A6A6A6"/>
            </w:tcBorders>
            <w:shd w:val="clear" w:color="auto" w:fill="auto"/>
            <w:hideMark/>
          </w:tcPr>
          <w:p w14:paraId="6051C405" w14:textId="42DE2D1E"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3BD9E72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3184CBB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RAN3</w:t>
            </w:r>
          </w:p>
        </w:tc>
        <w:tc>
          <w:tcPr>
            <w:tcW w:w="1134" w:type="dxa"/>
            <w:tcBorders>
              <w:top w:val="nil"/>
              <w:left w:val="nil"/>
              <w:bottom w:val="single" w:sz="4" w:space="0" w:color="A6A6A6"/>
              <w:right w:val="single" w:sz="4" w:space="0" w:color="A6A6A6"/>
            </w:tcBorders>
            <w:shd w:val="clear" w:color="auto" w:fill="auto"/>
            <w:hideMark/>
          </w:tcPr>
          <w:p w14:paraId="4E88B09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S2-2508119</w:t>
            </w:r>
          </w:p>
        </w:tc>
        <w:tc>
          <w:tcPr>
            <w:tcW w:w="817" w:type="dxa"/>
            <w:tcBorders>
              <w:top w:val="nil"/>
              <w:left w:val="nil"/>
              <w:bottom w:val="single" w:sz="4" w:space="0" w:color="A6A6A6"/>
              <w:right w:val="single" w:sz="4" w:space="0" w:color="A6A6A6"/>
            </w:tcBorders>
            <w:shd w:val="clear" w:color="auto" w:fill="auto"/>
            <w:hideMark/>
          </w:tcPr>
          <w:p w14:paraId="6CEC04D2" w14:textId="532844AB"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38FF3804" w14:textId="648D1D78"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2BA6CEA8" w14:textId="3214D3FC"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510795CD" w14:textId="264E1C60" w:rsidR="00333537" w:rsidRPr="00D11BBF" w:rsidRDefault="004710F9" w:rsidP="005C44A3">
            <w:pPr>
              <w:spacing w:after="0"/>
              <w:rPr>
                <w:rFonts w:ascii="Arial" w:hAnsi="Arial" w:cs="Arial"/>
                <w:b/>
                <w:bCs/>
                <w:color w:val="0000FF"/>
                <w:sz w:val="14"/>
                <w:szCs w:val="14"/>
                <w:u w:val="single"/>
              </w:rPr>
            </w:pPr>
            <w:hyperlink r:id="rId1710" w:history="1">
              <w:r>
                <w:rPr>
                  <w:rStyle w:val="Hyperlink"/>
                  <w:rFonts w:ascii="Arial" w:hAnsi="Arial" w:cs="Arial"/>
                  <w:b/>
                  <w:bCs/>
                  <w:sz w:val="14"/>
                  <w:szCs w:val="14"/>
                </w:rPr>
                <w:t>R1-2506713</w:t>
              </w:r>
            </w:hyperlink>
          </w:p>
        </w:tc>
        <w:tc>
          <w:tcPr>
            <w:tcW w:w="2033" w:type="dxa"/>
            <w:tcBorders>
              <w:top w:val="nil"/>
              <w:left w:val="nil"/>
              <w:bottom w:val="single" w:sz="4" w:space="0" w:color="A6A6A6"/>
              <w:right w:val="single" w:sz="4" w:space="0" w:color="A6A6A6"/>
            </w:tcBorders>
            <w:shd w:val="clear" w:color="auto" w:fill="auto"/>
            <w:hideMark/>
          </w:tcPr>
          <w:p w14:paraId="2B0AB20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allocation of CN assigned subgroup ID for LP-WUS</w:t>
            </w:r>
          </w:p>
        </w:tc>
        <w:tc>
          <w:tcPr>
            <w:tcW w:w="1276" w:type="dxa"/>
            <w:tcBorders>
              <w:top w:val="nil"/>
              <w:left w:val="nil"/>
              <w:bottom w:val="single" w:sz="4" w:space="0" w:color="A6A6A6"/>
              <w:right w:val="single" w:sz="4" w:space="0" w:color="A6A6A6"/>
            </w:tcBorders>
            <w:shd w:val="clear" w:color="auto" w:fill="auto"/>
            <w:hideMark/>
          </w:tcPr>
          <w:p w14:paraId="545CF7E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RAN3, NTT DOCOMO</w:t>
            </w:r>
          </w:p>
        </w:tc>
        <w:tc>
          <w:tcPr>
            <w:tcW w:w="708" w:type="dxa"/>
            <w:tcBorders>
              <w:top w:val="nil"/>
              <w:left w:val="nil"/>
              <w:bottom w:val="single" w:sz="4" w:space="0" w:color="A6A6A6"/>
              <w:right w:val="single" w:sz="4" w:space="0" w:color="A6A6A6"/>
            </w:tcBorders>
            <w:shd w:val="clear" w:color="auto" w:fill="auto"/>
            <w:hideMark/>
          </w:tcPr>
          <w:p w14:paraId="0DA05E8C" w14:textId="77777777" w:rsidR="00333537" w:rsidRPr="00D11BBF" w:rsidRDefault="00333537" w:rsidP="005C44A3">
            <w:pPr>
              <w:spacing w:after="0"/>
              <w:rPr>
                <w:rFonts w:ascii="Arial" w:hAnsi="Arial" w:cs="Arial"/>
                <w:b/>
                <w:bCs/>
                <w:color w:val="0000FF"/>
                <w:sz w:val="14"/>
                <w:szCs w:val="14"/>
                <w:u w:val="single"/>
              </w:rPr>
            </w:pPr>
            <w:hyperlink r:id="rId1711"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C57E8B7" w14:textId="77777777" w:rsidR="00333537" w:rsidRPr="00D11BBF" w:rsidRDefault="00333537" w:rsidP="005C44A3">
            <w:pPr>
              <w:spacing w:after="0"/>
              <w:rPr>
                <w:rFonts w:ascii="Arial" w:hAnsi="Arial" w:cs="Arial"/>
                <w:b/>
                <w:bCs/>
                <w:color w:val="0000FF"/>
                <w:sz w:val="14"/>
                <w:szCs w:val="14"/>
                <w:u w:val="single"/>
              </w:rPr>
            </w:pPr>
            <w:hyperlink r:id="rId1712" w:history="1">
              <w:r w:rsidRPr="00D11BBF">
                <w:rPr>
                  <w:rFonts w:ascii="Arial" w:hAnsi="Arial" w:cs="Arial"/>
                  <w:b/>
                  <w:bCs/>
                  <w:color w:val="0000FF"/>
                  <w:sz w:val="14"/>
                  <w:szCs w:val="14"/>
                  <w:u w:val="single"/>
                </w:rPr>
                <w:t>NR_LPWUS-Core</w:t>
              </w:r>
            </w:hyperlink>
          </w:p>
        </w:tc>
        <w:tc>
          <w:tcPr>
            <w:tcW w:w="1134" w:type="dxa"/>
            <w:tcBorders>
              <w:top w:val="nil"/>
              <w:left w:val="nil"/>
              <w:bottom w:val="single" w:sz="4" w:space="0" w:color="A6A6A6"/>
              <w:right w:val="single" w:sz="4" w:space="0" w:color="A6A6A6"/>
            </w:tcBorders>
            <w:shd w:val="clear" w:color="auto" w:fill="auto"/>
            <w:hideMark/>
          </w:tcPr>
          <w:p w14:paraId="338795BD" w14:textId="6075A05A"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738844A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SA2</w:t>
            </w:r>
          </w:p>
        </w:tc>
        <w:tc>
          <w:tcPr>
            <w:tcW w:w="992" w:type="dxa"/>
            <w:tcBorders>
              <w:top w:val="nil"/>
              <w:left w:val="nil"/>
              <w:bottom w:val="single" w:sz="4" w:space="0" w:color="A6A6A6"/>
              <w:right w:val="single" w:sz="4" w:space="0" w:color="A6A6A6"/>
            </w:tcBorders>
            <w:shd w:val="clear" w:color="auto" w:fill="auto"/>
            <w:hideMark/>
          </w:tcPr>
          <w:p w14:paraId="4DBEC86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RAN2</w:t>
            </w:r>
          </w:p>
        </w:tc>
        <w:tc>
          <w:tcPr>
            <w:tcW w:w="1134" w:type="dxa"/>
            <w:tcBorders>
              <w:top w:val="nil"/>
              <w:left w:val="nil"/>
              <w:bottom w:val="single" w:sz="4" w:space="0" w:color="A6A6A6"/>
              <w:right w:val="single" w:sz="4" w:space="0" w:color="A6A6A6"/>
            </w:tcBorders>
            <w:shd w:val="clear" w:color="auto" w:fill="auto"/>
            <w:hideMark/>
          </w:tcPr>
          <w:p w14:paraId="2B1C174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R3-255941</w:t>
            </w:r>
          </w:p>
        </w:tc>
        <w:tc>
          <w:tcPr>
            <w:tcW w:w="817" w:type="dxa"/>
            <w:tcBorders>
              <w:top w:val="nil"/>
              <w:left w:val="nil"/>
              <w:bottom w:val="single" w:sz="4" w:space="0" w:color="A6A6A6"/>
              <w:right w:val="single" w:sz="4" w:space="0" w:color="A6A6A6"/>
            </w:tcBorders>
            <w:shd w:val="clear" w:color="auto" w:fill="auto"/>
            <w:hideMark/>
          </w:tcPr>
          <w:p w14:paraId="6FB5C72C" w14:textId="3FC712C7"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64153EEA" w14:textId="14B07DE8"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201C3869" w14:textId="1E1B8514" w:rsidTr="005C44A3">
        <w:trPr>
          <w:trHeight w:val="420"/>
        </w:trPr>
        <w:tc>
          <w:tcPr>
            <w:tcW w:w="1081" w:type="dxa"/>
            <w:tcBorders>
              <w:top w:val="nil"/>
              <w:left w:val="single" w:sz="4" w:space="0" w:color="A6A6A6"/>
              <w:bottom w:val="single" w:sz="4" w:space="0" w:color="A6A6A6"/>
              <w:right w:val="single" w:sz="4" w:space="0" w:color="A6A6A6"/>
            </w:tcBorders>
            <w:shd w:val="clear" w:color="auto" w:fill="auto"/>
            <w:hideMark/>
          </w:tcPr>
          <w:p w14:paraId="3952DD9F" w14:textId="5AABC4A5" w:rsidR="00333537" w:rsidRPr="00D11BBF" w:rsidRDefault="004710F9" w:rsidP="005C44A3">
            <w:pPr>
              <w:spacing w:after="0"/>
              <w:rPr>
                <w:rFonts w:ascii="Arial" w:hAnsi="Arial" w:cs="Arial"/>
                <w:b/>
                <w:bCs/>
                <w:color w:val="0000FF"/>
                <w:sz w:val="14"/>
                <w:szCs w:val="14"/>
                <w:u w:val="single"/>
              </w:rPr>
            </w:pPr>
            <w:hyperlink r:id="rId1713" w:history="1">
              <w:r>
                <w:rPr>
                  <w:rStyle w:val="Hyperlink"/>
                  <w:rFonts w:ascii="Arial" w:hAnsi="Arial" w:cs="Arial"/>
                  <w:b/>
                  <w:bCs/>
                  <w:sz w:val="14"/>
                  <w:szCs w:val="14"/>
                </w:rPr>
                <w:t>R1-2506714</w:t>
              </w:r>
            </w:hyperlink>
          </w:p>
        </w:tc>
        <w:tc>
          <w:tcPr>
            <w:tcW w:w="2033" w:type="dxa"/>
            <w:tcBorders>
              <w:top w:val="nil"/>
              <w:left w:val="nil"/>
              <w:bottom w:val="single" w:sz="4" w:space="0" w:color="A6A6A6"/>
              <w:right w:val="single" w:sz="4" w:space="0" w:color="A6A6A6"/>
            </w:tcBorders>
            <w:shd w:val="clear" w:color="auto" w:fill="auto"/>
            <w:hideMark/>
          </w:tcPr>
          <w:p w14:paraId="3B0CE76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RAN2 agreement on SUL support for SIB1 request</w:t>
            </w:r>
          </w:p>
        </w:tc>
        <w:tc>
          <w:tcPr>
            <w:tcW w:w="1276" w:type="dxa"/>
            <w:tcBorders>
              <w:top w:val="nil"/>
              <w:left w:val="nil"/>
              <w:bottom w:val="single" w:sz="4" w:space="0" w:color="A6A6A6"/>
              <w:right w:val="single" w:sz="4" w:space="0" w:color="A6A6A6"/>
            </w:tcBorders>
            <w:shd w:val="clear" w:color="auto" w:fill="auto"/>
            <w:hideMark/>
          </w:tcPr>
          <w:p w14:paraId="7915BDDE"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Samsung</w:t>
            </w:r>
          </w:p>
        </w:tc>
        <w:tc>
          <w:tcPr>
            <w:tcW w:w="708" w:type="dxa"/>
            <w:tcBorders>
              <w:top w:val="nil"/>
              <w:left w:val="nil"/>
              <w:bottom w:val="single" w:sz="4" w:space="0" w:color="A6A6A6"/>
              <w:right w:val="single" w:sz="4" w:space="0" w:color="A6A6A6"/>
            </w:tcBorders>
            <w:shd w:val="clear" w:color="auto" w:fill="auto"/>
            <w:hideMark/>
          </w:tcPr>
          <w:p w14:paraId="5221E5FC" w14:textId="77777777" w:rsidR="00333537" w:rsidRPr="00D11BBF" w:rsidRDefault="00333537" w:rsidP="005C44A3">
            <w:pPr>
              <w:spacing w:after="0"/>
              <w:rPr>
                <w:rFonts w:ascii="Arial" w:hAnsi="Arial" w:cs="Arial"/>
                <w:b/>
                <w:bCs/>
                <w:color w:val="0000FF"/>
                <w:sz w:val="14"/>
                <w:szCs w:val="14"/>
                <w:u w:val="single"/>
              </w:rPr>
            </w:pPr>
            <w:hyperlink r:id="rId1714"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980C398" w14:textId="77777777" w:rsidR="00333537" w:rsidRPr="00D11BBF" w:rsidRDefault="00333537" w:rsidP="005C44A3">
            <w:pPr>
              <w:spacing w:after="0"/>
              <w:rPr>
                <w:rFonts w:ascii="Arial" w:hAnsi="Arial" w:cs="Arial"/>
                <w:b/>
                <w:bCs/>
                <w:color w:val="0000FF"/>
                <w:sz w:val="14"/>
                <w:szCs w:val="14"/>
                <w:u w:val="single"/>
              </w:rPr>
            </w:pPr>
            <w:hyperlink r:id="rId1715" w:history="1">
              <w:r w:rsidRPr="00D11BBF">
                <w:rPr>
                  <w:rFonts w:ascii="Arial" w:hAnsi="Arial" w:cs="Arial"/>
                  <w:b/>
                  <w:bCs/>
                  <w:color w:val="0000FF"/>
                  <w:sz w:val="14"/>
                  <w:szCs w:val="14"/>
                  <w:u w:val="single"/>
                </w:rPr>
                <w:t>Netw_Energy_NR_enh-Core</w:t>
              </w:r>
            </w:hyperlink>
          </w:p>
        </w:tc>
        <w:tc>
          <w:tcPr>
            <w:tcW w:w="1134" w:type="dxa"/>
            <w:tcBorders>
              <w:top w:val="nil"/>
              <w:left w:val="nil"/>
              <w:bottom w:val="single" w:sz="4" w:space="0" w:color="A6A6A6"/>
              <w:right w:val="single" w:sz="4" w:space="0" w:color="A6A6A6"/>
            </w:tcBorders>
            <w:shd w:val="clear" w:color="auto" w:fill="auto"/>
            <w:hideMark/>
          </w:tcPr>
          <w:p w14:paraId="5BDC9042" w14:textId="1B958F57"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37971F8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3BA03E14" w14:textId="074A4765"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0D7A512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R2-2506216</w:t>
            </w:r>
          </w:p>
        </w:tc>
        <w:tc>
          <w:tcPr>
            <w:tcW w:w="817" w:type="dxa"/>
            <w:tcBorders>
              <w:top w:val="nil"/>
              <w:left w:val="nil"/>
              <w:bottom w:val="single" w:sz="4" w:space="0" w:color="A6A6A6"/>
              <w:right w:val="single" w:sz="4" w:space="0" w:color="A6A6A6"/>
            </w:tcBorders>
            <w:shd w:val="clear" w:color="auto" w:fill="auto"/>
            <w:hideMark/>
          </w:tcPr>
          <w:p w14:paraId="2888B889" w14:textId="62F3D88A"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20CD2397" w14:textId="51DAE3AE"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06797A5C" w14:textId="78DB0ABB" w:rsidTr="005C44A3">
        <w:trPr>
          <w:trHeight w:val="541"/>
        </w:trPr>
        <w:tc>
          <w:tcPr>
            <w:tcW w:w="1081" w:type="dxa"/>
            <w:tcBorders>
              <w:top w:val="nil"/>
              <w:left w:val="single" w:sz="4" w:space="0" w:color="A6A6A6"/>
              <w:bottom w:val="single" w:sz="4" w:space="0" w:color="A6A6A6"/>
              <w:right w:val="single" w:sz="4" w:space="0" w:color="A6A6A6"/>
            </w:tcBorders>
            <w:shd w:val="clear" w:color="auto" w:fill="auto"/>
            <w:hideMark/>
          </w:tcPr>
          <w:p w14:paraId="75ACE969" w14:textId="77AED6F2" w:rsidR="00333537" w:rsidRPr="00D11BBF" w:rsidRDefault="004710F9" w:rsidP="005C44A3">
            <w:pPr>
              <w:spacing w:after="0"/>
              <w:rPr>
                <w:rFonts w:ascii="Arial" w:hAnsi="Arial" w:cs="Arial"/>
                <w:b/>
                <w:bCs/>
                <w:color w:val="0000FF"/>
                <w:sz w:val="14"/>
                <w:szCs w:val="14"/>
                <w:u w:val="single"/>
              </w:rPr>
            </w:pPr>
            <w:hyperlink r:id="rId1716" w:history="1">
              <w:r>
                <w:rPr>
                  <w:rStyle w:val="Hyperlink"/>
                  <w:rFonts w:ascii="Arial" w:hAnsi="Arial" w:cs="Arial"/>
                  <w:b/>
                  <w:bCs/>
                  <w:sz w:val="14"/>
                  <w:szCs w:val="14"/>
                </w:rPr>
                <w:t>R1-2506715</w:t>
              </w:r>
            </w:hyperlink>
          </w:p>
        </w:tc>
        <w:tc>
          <w:tcPr>
            <w:tcW w:w="2033" w:type="dxa"/>
            <w:tcBorders>
              <w:top w:val="nil"/>
              <w:left w:val="nil"/>
              <w:bottom w:val="single" w:sz="4" w:space="0" w:color="A6A6A6"/>
              <w:right w:val="single" w:sz="4" w:space="0" w:color="A6A6A6"/>
            </w:tcBorders>
            <w:shd w:val="clear" w:color="auto" w:fill="auto"/>
            <w:hideMark/>
          </w:tcPr>
          <w:p w14:paraId="0583561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candidate data collection</w:t>
            </w:r>
          </w:p>
        </w:tc>
        <w:tc>
          <w:tcPr>
            <w:tcW w:w="1276" w:type="dxa"/>
            <w:tcBorders>
              <w:top w:val="nil"/>
              <w:left w:val="nil"/>
              <w:bottom w:val="single" w:sz="4" w:space="0" w:color="A6A6A6"/>
              <w:right w:val="single" w:sz="4" w:space="0" w:color="A6A6A6"/>
            </w:tcBorders>
            <w:shd w:val="clear" w:color="auto" w:fill="auto"/>
            <w:hideMark/>
          </w:tcPr>
          <w:p w14:paraId="1A8B387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Xiaomi, Ericsson</w:t>
            </w:r>
          </w:p>
        </w:tc>
        <w:tc>
          <w:tcPr>
            <w:tcW w:w="708" w:type="dxa"/>
            <w:tcBorders>
              <w:top w:val="nil"/>
              <w:left w:val="nil"/>
              <w:bottom w:val="single" w:sz="4" w:space="0" w:color="A6A6A6"/>
              <w:right w:val="single" w:sz="4" w:space="0" w:color="A6A6A6"/>
            </w:tcBorders>
            <w:shd w:val="clear" w:color="auto" w:fill="auto"/>
            <w:hideMark/>
          </w:tcPr>
          <w:p w14:paraId="6A028506" w14:textId="77777777" w:rsidR="00333537" w:rsidRPr="00D11BBF" w:rsidRDefault="00333537" w:rsidP="005C44A3">
            <w:pPr>
              <w:spacing w:after="0"/>
              <w:rPr>
                <w:rFonts w:ascii="Arial" w:hAnsi="Arial" w:cs="Arial"/>
                <w:b/>
                <w:bCs/>
                <w:color w:val="0000FF"/>
                <w:sz w:val="14"/>
                <w:szCs w:val="14"/>
                <w:u w:val="single"/>
              </w:rPr>
            </w:pPr>
            <w:hyperlink r:id="rId1717"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DB615D0" w14:textId="77777777" w:rsidR="00333537" w:rsidRPr="00D11BBF" w:rsidRDefault="00333537" w:rsidP="005C44A3">
            <w:pPr>
              <w:spacing w:after="0"/>
              <w:rPr>
                <w:rFonts w:ascii="Arial" w:hAnsi="Arial" w:cs="Arial"/>
                <w:b/>
                <w:bCs/>
                <w:color w:val="0000FF"/>
                <w:sz w:val="14"/>
                <w:szCs w:val="14"/>
                <w:u w:val="single"/>
              </w:rPr>
            </w:pPr>
            <w:hyperlink r:id="rId1718"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4D6FB636" w14:textId="53A8ACA2"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51AE13F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1E40456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1134" w:type="dxa"/>
            <w:tcBorders>
              <w:top w:val="nil"/>
              <w:left w:val="nil"/>
              <w:bottom w:val="single" w:sz="4" w:space="0" w:color="A6A6A6"/>
              <w:right w:val="single" w:sz="4" w:space="0" w:color="A6A6A6"/>
            </w:tcBorders>
            <w:shd w:val="clear" w:color="auto" w:fill="auto"/>
            <w:hideMark/>
          </w:tcPr>
          <w:p w14:paraId="22B3E22E"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R2-2506470</w:t>
            </w:r>
          </w:p>
        </w:tc>
        <w:tc>
          <w:tcPr>
            <w:tcW w:w="817" w:type="dxa"/>
            <w:tcBorders>
              <w:top w:val="nil"/>
              <w:left w:val="nil"/>
              <w:bottom w:val="single" w:sz="4" w:space="0" w:color="A6A6A6"/>
              <w:right w:val="single" w:sz="4" w:space="0" w:color="A6A6A6"/>
            </w:tcBorders>
            <w:shd w:val="clear" w:color="auto" w:fill="auto"/>
            <w:hideMark/>
          </w:tcPr>
          <w:p w14:paraId="69F8BD0D" w14:textId="11401860"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06378E97" w14:textId="555D5F1B"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94ABB44" w14:textId="1C65E4A4"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7D57DEB4" w14:textId="063F3B74" w:rsidR="00333537" w:rsidRPr="00D11BBF" w:rsidRDefault="004710F9" w:rsidP="005C44A3">
            <w:pPr>
              <w:spacing w:after="0"/>
              <w:rPr>
                <w:rFonts w:ascii="Arial" w:hAnsi="Arial" w:cs="Arial"/>
                <w:b/>
                <w:bCs/>
                <w:color w:val="0000FF"/>
                <w:sz w:val="14"/>
                <w:szCs w:val="14"/>
                <w:u w:val="single"/>
              </w:rPr>
            </w:pPr>
            <w:hyperlink r:id="rId1719" w:history="1">
              <w:r>
                <w:rPr>
                  <w:rStyle w:val="Hyperlink"/>
                  <w:rFonts w:ascii="Arial" w:hAnsi="Arial" w:cs="Arial"/>
                  <w:b/>
                  <w:bCs/>
                  <w:sz w:val="14"/>
                  <w:szCs w:val="14"/>
                </w:rPr>
                <w:t>R1-2506716</w:t>
              </w:r>
            </w:hyperlink>
          </w:p>
        </w:tc>
        <w:tc>
          <w:tcPr>
            <w:tcW w:w="2033" w:type="dxa"/>
            <w:tcBorders>
              <w:top w:val="nil"/>
              <w:left w:val="nil"/>
              <w:bottom w:val="single" w:sz="4" w:space="0" w:color="A6A6A6"/>
              <w:right w:val="single" w:sz="4" w:space="0" w:color="A6A6A6"/>
            </w:tcBorders>
            <w:shd w:val="clear" w:color="auto" w:fill="auto"/>
            <w:hideMark/>
          </w:tcPr>
          <w:p w14:paraId="2F07A3F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early CSI acquisition for L3 handover</w:t>
            </w:r>
          </w:p>
        </w:tc>
        <w:tc>
          <w:tcPr>
            <w:tcW w:w="1276" w:type="dxa"/>
            <w:tcBorders>
              <w:top w:val="nil"/>
              <w:left w:val="nil"/>
              <w:bottom w:val="single" w:sz="4" w:space="0" w:color="A6A6A6"/>
              <w:right w:val="single" w:sz="4" w:space="0" w:color="A6A6A6"/>
            </w:tcBorders>
            <w:shd w:val="clear" w:color="auto" w:fill="auto"/>
            <w:hideMark/>
          </w:tcPr>
          <w:p w14:paraId="5329147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Huawei</w:t>
            </w:r>
          </w:p>
        </w:tc>
        <w:tc>
          <w:tcPr>
            <w:tcW w:w="708" w:type="dxa"/>
            <w:tcBorders>
              <w:top w:val="nil"/>
              <w:left w:val="nil"/>
              <w:bottom w:val="single" w:sz="4" w:space="0" w:color="A6A6A6"/>
              <w:right w:val="single" w:sz="4" w:space="0" w:color="A6A6A6"/>
            </w:tcBorders>
            <w:shd w:val="clear" w:color="auto" w:fill="auto"/>
            <w:hideMark/>
          </w:tcPr>
          <w:p w14:paraId="6A02F0BF" w14:textId="77777777" w:rsidR="00333537" w:rsidRPr="00D11BBF" w:rsidRDefault="00333537" w:rsidP="005C44A3">
            <w:pPr>
              <w:spacing w:after="0"/>
              <w:rPr>
                <w:rFonts w:ascii="Arial" w:hAnsi="Arial" w:cs="Arial"/>
                <w:b/>
                <w:bCs/>
                <w:color w:val="0000FF"/>
                <w:sz w:val="14"/>
                <w:szCs w:val="14"/>
                <w:u w:val="single"/>
              </w:rPr>
            </w:pPr>
            <w:hyperlink r:id="rId1720"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0DDAAF39" w14:textId="77777777" w:rsidR="00333537" w:rsidRPr="00D11BBF" w:rsidRDefault="00333537" w:rsidP="005C44A3">
            <w:pPr>
              <w:spacing w:after="0"/>
              <w:rPr>
                <w:rFonts w:ascii="Arial" w:hAnsi="Arial" w:cs="Arial"/>
                <w:b/>
                <w:bCs/>
                <w:color w:val="0000FF"/>
                <w:sz w:val="14"/>
                <w:szCs w:val="14"/>
                <w:u w:val="single"/>
              </w:rPr>
            </w:pPr>
            <w:hyperlink r:id="rId1721" w:history="1">
              <w:r w:rsidRPr="00D11BBF">
                <w:rPr>
                  <w:rFonts w:ascii="Arial" w:hAnsi="Arial" w:cs="Arial"/>
                  <w:b/>
                  <w:bCs/>
                  <w:color w:val="0000FF"/>
                  <w:sz w:val="14"/>
                  <w:szCs w:val="14"/>
                  <w:u w:val="single"/>
                </w:rPr>
                <w:t>TEI19</w:t>
              </w:r>
            </w:hyperlink>
          </w:p>
        </w:tc>
        <w:tc>
          <w:tcPr>
            <w:tcW w:w="1134" w:type="dxa"/>
            <w:tcBorders>
              <w:top w:val="nil"/>
              <w:left w:val="nil"/>
              <w:bottom w:val="single" w:sz="4" w:space="0" w:color="A6A6A6"/>
              <w:right w:val="single" w:sz="4" w:space="0" w:color="A6A6A6"/>
            </w:tcBorders>
            <w:shd w:val="clear" w:color="auto" w:fill="auto"/>
            <w:hideMark/>
          </w:tcPr>
          <w:p w14:paraId="1980DD66" w14:textId="08F3AD41"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7FBA54A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2A4EE9F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1134" w:type="dxa"/>
            <w:tcBorders>
              <w:top w:val="nil"/>
              <w:left w:val="nil"/>
              <w:bottom w:val="single" w:sz="4" w:space="0" w:color="A6A6A6"/>
              <w:right w:val="single" w:sz="4" w:space="0" w:color="A6A6A6"/>
            </w:tcBorders>
            <w:shd w:val="clear" w:color="auto" w:fill="auto"/>
            <w:hideMark/>
          </w:tcPr>
          <w:p w14:paraId="30721A9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R2-2506504</w:t>
            </w:r>
          </w:p>
        </w:tc>
        <w:tc>
          <w:tcPr>
            <w:tcW w:w="817" w:type="dxa"/>
            <w:tcBorders>
              <w:top w:val="nil"/>
              <w:left w:val="nil"/>
              <w:bottom w:val="single" w:sz="4" w:space="0" w:color="A6A6A6"/>
              <w:right w:val="single" w:sz="4" w:space="0" w:color="A6A6A6"/>
            </w:tcBorders>
            <w:shd w:val="clear" w:color="auto" w:fill="auto"/>
            <w:hideMark/>
          </w:tcPr>
          <w:p w14:paraId="24722038" w14:textId="6D87E3EE"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0C011A62" w14:textId="7A1660ED"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18220198" w14:textId="215DDAED"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52FEFF03" w14:textId="26BEBE98" w:rsidR="00333537" w:rsidRPr="00D11BBF" w:rsidRDefault="004710F9" w:rsidP="005C44A3">
            <w:pPr>
              <w:spacing w:after="0"/>
              <w:rPr>
                <w:rFonts w:ascii="Arial" w:hAnsi="Arial" w:cs="Arial"/>
                <w:b/>
                <w:bCs/>
                <w:color w:val="0000FF"/>
                <w:sz w:val="14"/>
                <w:szCs w:val="14"/>
                <w:u w:val="single"/>
              </w:rPr>
            </w:pPr>
            <w:hyperlink r:id="rId1722" w:history="1">
              <w:r>
                <w:rPr>
                  <w:rStyle w:val="Hyperlink"/>
                  <w:rFonts w:ascii="Arial" w:hAnsi="Arial" w:cs="Arial"/>
                  <w:b/>
                  <w:bCs/>
                  <w:sz w:val="14"/>
                  <w:szCs w:val="14"/>
                </w:rPr>
                <w:t>R1-2506717</w:t>
              </w:r>
            </w:hyperlink>
          </w:p>
        </w:tc>
        <w:tc>
          <w:tcPr>
            <w:tcW w:w="2033" w:type="dxa"/>
            <w:tcBorders>
              <w:top w:val="nil"/>
              <w:left w:val="nil"/>
              <w:bottom w:val="single" w:sz="4" w:space="0" w:color="A6A6A6"/>
              <w:right w:val="single" w:sz="4" w:space="0" w:color="A6A6A6"/>
            </w:tcBorders>
            <w:shd w:val="clear" w:color="auto" w:fill="auto"/>
            <w:hideMark/>
          </w:tcPr>
          <w:p w14:paraId="1B89F1B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power ramping and RRC configuration for CB-Msg3-EDT</w:t>
            </w:r>
          </w:p>
        </w:tc>
        <w:tc>
          <w:tcPr>
            <w:tcW w:w="1276" w:type="dxa"/>
            <w:tcBorders>
              <w:top w:val="nil"/>
              <w:left w:val="nil"/>
              <w:bottom w:val="single" w:sz="4" w:space="0" w:color="A6A6A6"/>
              <w:right w:val="single" w:sz="4" w:space="0" w:color="A6A6A6"/>
            </w:tcBorders>
            <w:shd w:val="clear" w:color="auto" w:fill="auto"/>
            <w:hideMark/>
          </w:tcPr>
          <w:p w14:paraId="160B4C0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Nokia</w:t>
            </w:r>
          </w:p>
        </w:tc>
        <w:tc>
          <w:tcPr>
            <w:tcW w:w="708" w:type="dxa"/>
            <w:tcBorders>
              <w:top w:val="nil"/>
              <w:left w:val="nil"/>
              <w:bottom w:val="single" w:sz="4" w:space="0" w:color="A6A6A6"/>
              <w:right w:val="single" w:sz="4" w:space="0" w:color="A6A6A6"/>
            </w:tcBorders>
            <w:shd w:val="clear" w:color="auto" w:fill="auto"/>
            <w:hideMark/>
          </w:tcPr>
          <w:p w14:paraId="4A70921E" w14:textId="77777777" w:rsidR="00333537" w:rsidRPr="00D11BBF" w:rsidRDefault="00333537" w:rsidP="005C44A3">
            <w:pPr>
              <w:spacing w:after="0"/>
              <w:rPr>
                <w:rFonts w:ascii="Arial" w:hAnsi="Arial" w:cs="Arial"/>
                <w:b/>
                <w:bCs/>
                <w:color w:val="0000FF"/>
                <w:sz w:val="14"/>
                <w:szCs w:val="14"/>
                <w:u w:val="single"/>
              </w:rPr>
            </w:pPr>
            <w:hyperlink r:id="rId1723"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BA2601D" w14:textId="77777777" w:rsidR="00333537" w:rsidRPr="00D11BBF" w:rsidRDefault="00333537" w:rsidP="005C44A3">
            <w:pPr>
              <w:spacing w:after="0"/>
              <w:rPr>
                <w:rFonts w:ascii="Arial" w:hAnsi="Arial" w:cs="Arial"/>
                <w:b/>
                <w:bCs/>
                <w:color w:val="0000FF"/>
                <w:sz w:val="14"/>
                <w:szCs w:val="14"/>
                <w:u w:val="single"/>
              </w:rPr>
            </w:pPr>
            <w:hyperlink r:id="rId1724" w:history="1">
              <w:r w:rsidRPr="00D11BBF">
                <w:rPr>
                  <w:rFonts w:ascii="Arial" w:hAnsi="Arial" w:cs="Arial"/>
                  <w:b/>
                  <w:bCs/>
                  <w:color w:val="0000FF"/>
                  <w:sz w:val="14"/>
                  <w:szCs w:val="14"/>
                  <w:u w:val="single"/>
                </w:rPr>
                <w:t>IoT_NTN_Ph3-Core</w:t>
              </w:r>
            </w:hyperlink>
          </w:p>
        </w:tc>
        <w:tc>
          <w:tcPr>
            <w:tcW w:w="1134" w:type="dxa"/>
            <w:tcBorders>
              <w:top w:val="nil"/>
              <w:left w:val="nil"/>
              <w:bottom w:val="single" w:sz="4" w:space="0" w:color="A6A6A6"/>
              <w:right w:val="single" w:sz="4" w:space="0" w:color="A6A6A6"/>
            </w:tcBorders>
            <w:shd w:val="clear" w:color="auto" w:fill="auto"/>
            <w:hideMark/>
          </w:tcPr>
          <w:p w14:paraId="7F4E22DB" w14:textId="2030CFCB"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739C221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47D4DA58" w14:textId="566C9F87"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4BC943E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R2-2506284</w:t>
            </w:r>
          </w:p>
        </w:tc>
        <w:tc>
          <w:tcPr>
            <w:tcW w:w="817" w:type="dxa"/>
            <w:tcBorders>
              <w:top w:val="nil"/>
              <w:left w:val="nil"/>
              <w:bottom w:val="single" w:sz="4" w:space="0" w:color="A6A6A6"/>
              <w:right w:val="single" w:sz="4" w:space="0" w:color="A6A6A6"/>
            </w:tcBorders>
            <w:shd w:val="clear" w:color="auto" w:fill="auto"/>
            <w:hideMark/>
          </w:tcPr>
          <w:p w14:paraId="033EB7E8" w14:textId="78C66119"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28A467DA" w14:textId="4791674C"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0119E5F6" w14:textId="4630E10C"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6BA3F48B" w14:textId="20256249" w:rsidR="00333537" w:rsidRPr="00D11BBF" w:rsidRDefault="004710F9" w:rsidP="005C44A3">
            <w:pPr>
              <w:spacing w:after="0"/>
              <w:rPr>
                <w:rFonts w:ascii="Arial" w:hAnsi="Arial" w:cs="Arial"/>
                <w:b/>
                <w:bCs/>
                <w:color w:val="0000FF"/>
                <w:sz w:val="14"/>
                <w:szCs w:val="14"/>
                <w:u w:val="single"/>
              </w:rPr>
            </w:pPr>
            <w:hyperlink r:id="rId1725" w:history="1">
              <w:r>
                <w:rPr>
                  <w:rStyle w:val="Hyperlink"/>
                  <w:rFonts w:ascii="Arial" w:hAnsi="Arial" w:cs="Arial"/>
                  <w:b/>
                  <w:bCs/>
                  <w:sz w:val="14"/>
                  <w:szCs w:val="14"/>
                </w:rPr>
                <w:t>R1-2506718</w:t>
              </w:r>
            </w:hyperlink>
          </w:p>
        </w:tc>
        <w:tc>
          <w:tcPr>
            <w:tcW w:w="2033" w:type="dxa"/>
            <w:tcBorders>
              <w:top w:val="nil"/>
              <w:left w:val="nil"/>
              <w:bottom w:val="single" w:sz="4" w:space="0" w:color="A6A6A6"/>
              <w:right w:val="single" w:sz="4" w:space="0" w:color="A6A6A6"/>
            </w:tcBorders>
            <w:shd w:val="clear" w:color="auto" w:fill="auto"/>
            <w:hideMark/>
          </w:tcPr>
          <w:p w14:paraId="0BE95E8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OCC for IoT-NTN TDD mode</w:t>
            </w:r>
          </w:p>
        </w:tc>
        <w:tc>
          <w:tcPr>
            <w:tcW w:w="1276" w:type="dxa"/>
            <w:tcBorders>
              <w:top w:val="nil"/>
              <w:left w:val="nil"/>
              <w:bottom w:val="single" w:sz="4" w:space="0" w:color="A6A6A6"/>
              <w:right w:val="single" w:sz="4" w:space="0" w:color="A6A6A6"/>
            </w:tcBorders>
            <w:shd w:val="clear" w:color="auto" w:fill="auto"/>
            <w:hideMark/>
          </w:tcPr>
          <w:p w14:paraId="12DD09F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Huawei</w:t>
            </w:r>
          </w:p>
        </w:tc>
        <w:tc>
          <w:tcPr>
            <w:tcW w:w="708" w:type="dxa"/>
            <w:tcBorders>
              <w:top w:val="nil"/>
              <w:left w:val="nil"/>
              <w:bottom w:val="single" w:sz="4" w:space="0" w:color="A6A6A6"/>
              <w:right w:val="single" w:sz="4" w:space="0" w:color="A6A6A6"/>
            </w:tcBorders>
            <w:shd w:val="clear" w:color="auto" w:fill="auto"/>
            <w:hideMark/>
          </w:tcPr>
          <w:p w14:paraId="44D4DC51" w14:textId="77777777" w:rsidR="00333537" w:rsidRPr="00D11BBF" w:rsidRDefault="00333537" w:rsidP="005C44A3">
            <w:pPr>
              <w:spacing w:after="0"/>
              <w:rPr>
                <w:rFonts w:ascii="Arial" w:hAnsi="Arial" w:cs="Arial"/>
                <w:b/>
                <w:bCs/>
                <w:color w:val="0000FF"/>
                <w:sz w:val="14"/>
                <w:szCs w:val="14"/>
                <w:u w:val="single"/>
              </w:rPr>
            </w:pPr>
            <w:hyperlink r:id="rId1726"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3514EC1D" w14:textId="77777777" w:rsidR="00333537" w:rsidRPr="00D11BBF" w:rsidRDefault="00333537" w:rsidP="005C44A3">
            <w:pPr>
              <w:spacing w:after="0"/>
              <w:rPr>
                <w:rFonts w:ascii="Arial" w:hAnsi="Arial" w:cs="Arial"/>
                <w:b/>
                <w:bCs/>
                <w:color w:val="0000FF"/>
                <w:sz w:val="14"/>
                <w:szCs w:val="14"/>
                <w:u w:val="single"/>
              </w:rPr>
            </w:pPr>
            <w:hyperlink r:id="rId1727" w:history="1">
              <w:r w:rsidRPr="00D11BBF">
                <w:rPr>
                  <w:rFonts w:ascii="Arial" w:hAnsi="Arial" w:cs="Arial"/>
                  <w:b/>
                  <w:bCs/>
                  <w:color w:val="0000FF"/>
                  <w:sz w:val="14"/>
                  <w:szCs w:val="14"/>
                  <w:u w:val="single"/>
                </w:rPr>
                <w:t>IoT_NTN_TDD-Core</w:t>
              </w:r>
            </w:hyperlink>
          </w:p>
        </w:tc>
        <w:tc>
          <w:tcPr>
            <w:tcW w:w="1134" w:type="dxa"/>
            <w:tcBorders>
              <w:top w:val="nil"/>
              <w:left w:val="nil"/>
              <w:bottom w:val="single" w:sz="4" w:space="0" w:color="A6A6A6"/>
              <w:right w:val="single" w:sz="4" w:space="0" w:color="A6A6A6"/>
            </w:tcBorders>
            <w:shd w:val="clear" w:color="auto" w:fill="auto"/>
            <w:hideMark/>
          </w:tcPr>
          <w:p w14:paraId="7EB2E275" w14:textId="0BA058BE"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2FA69F1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2632D1B6" w14:textId="732B125E"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06A3F31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R2-2506300</w:t>
            </w:r>
          </w:p>
        </w:tc>
        <w:tc>
          <w:tcPr>
            <w:tcW w:w="817" w:type="dxa"/>
            <w:tcBorders>
              <w:top w:val="nil"/>
              <w:left w:val="nil"/>
              <w:bottom w:val="single" w:sz="4" w:space="0" w:color="A6A6A6"/>
              <w:right w:val="single" w:sz="4" w:space="0" w:color="A6A6A6"/>
            </w:tcBorders>
            <w:shd w:val="clear" w:color="auto" w:fill="auto"/>
            <w:hideMark/>
          </w:tcPr>
          <w:p w14:paraId="5AB2314B" w14:textId="4BD3007C"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5C3674CE" w14:textId="3034AA8C"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6D6E54AF" w14:textId="302BEECF"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5997CE6E" w14:textId="5E226C65" w:rsidR="00333537" w:rsidRPr="00D11BBF" w:rsidRDefault="004710F9" w:rsidP="005C44A3">
            <w:pPr>
              <w:spacing w:after="0"/>
              <w:rPr>
                <w:rFonts w:ascii="Arial" w:hAnsi="Arial" w:cs="Arial"/>
                <w:b/>
                <w:bCs/>
                <w:color w:val="0000FF"/>
                <w:sz w:val="14"/>
                <w:szCs w:val="14"/>
                <w:u w:val="single"/>
              </w:rPr>
            </w:pPr>
            <w:hyperlink r:id="rId1728" w:history="1">
              <w:r>
                <w:rPr>
                  <w:rStyle w:val="Hyperlink"/>
                  <w:rFonts w:ascii="Arial" w:hAnsi="Arial" w:cs="Arial"/>
                  <w:b/>
                  <w:bCs/>
                  <w:sz w:val="14"/>
                  <w:szCs w:val="14"/>
                </w:rPr>
                <w:t>R1-2506719</w:t>
              </w:r>
            </w:hyperlink>
          </w:p>
        </w:tc>
        <w:tc>
          <w:tcPr>
            <w:tcW w:w="2033" w:type="dxa"/>
            <w:tcBorders>
              <w:top w:val="nil"/>
              <w:left w:val="nil"/>
              <w:bottom w:val="single" w:sz="4" w:space="0" w:color="A6A6A6"/>
              <w:right w:val="single" w:sz="4" w:space="0" w:color="A6A6A6"/>
            </w:tcBorders>
            <w:shd w:val="clear" w:color="auto" w:fill="auto"/>
            <w:hideMark/>
          </w:tcPr>
          <w:p w14:paraId="2FD7376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simultaneous configuration of SBFD and DC</w:t>
            </w:r>
          </w:p>
        </w:tc>
        <w:tc>
          <w:tcPr>
            <w:tcW w:w="1276" w:type="dxa"/>
            <w:tcBorders>
              <w:top w:val="nil"/>
              <w:left w:val="nil"/>
              <w:bottom w:val="single" w:sz="4" w:space="0" w:color="A6A6A6"/>
              <w:right w:val="single" w:sz="4" w:space="0" w:color="A6A6A6"/>
            </w:tcBorders>
            <w:shd w:val="clear" w:color="auto" w:fill="auto"/>
            <w:hideMark/>
          </w:tcPr>
          <w:p w14:paraId="6E75C08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ZTE</w:t>
            </w:r>
          </w:p>
        </w:tc>
        <w:tc>
          <w:tcPr>
            <w:tcW w:w="708" w:type="dxa"/>
            <w:tcBorders>
              <w:top w:val="nil"/>
              <w:left w:val="nil"/>
              <w:bottom w:val="single" w:sz="4" w:space="0" w:color="A6A6A6"/>
              <w:right w:val="single" w:sz="4" w:space="0" w:color="A6A6A6"/>
            </w:tcBorders>
            <w:shd w:val="clear" w:color="auto" w:fill="auto"/>
            <w:hideMark/>
          </w:tcPr>
          <w:p w14:paraId="36693319" w14:textId="77777777" w:rsidR="00333537" w:rsidRPr="00D11BBF" w:rsidRDefault="00333537" w:rsidP="005C44A3">
            <w:pPr>
              <w:spacing w:after="0"/>
              <w:rPr>
                <w:rFonts w:ascii="Arial" w:hAnsi="Arial" w:cs="Arial"/>
                <w:b/>
                <w:bCs/>
                <w:color w:val="0000FF"/>
                <w:sz w:val="14"/>
                <w:szCs w:val="14"/>
                <w:u w:val="single"/>
              </w:rPr>
            </w:pPr>
            <w:hyperlink r:id="rId1729"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CDA1760" w14:textId="77777777" w:rsidR="00333537" w:rsidRPr="00D11BBF" w:rsidRDefault="00333537" w:rsidP="005C44A3">
            <w:pPr>
              <w:spacing w:after="0"/>
              <w:rPr>
                <w:rFonts w:ascii="Arial" w:hAnsi="Arial" w:cs="Arial"/>
                <w:b/>
                <w:bCs/>
                <w:color w:val="0000FF"/>
                <w:sz w:val="14"/>
                <w:szCs w:val="14"/>
                <w:u w:val="single"/>
              </w:rPr>
            </w:pPr>
            <w:hyperlink r:id="rId1730" w:history="1">
              <w:r w:rsidRPr="00D11BBF">
                <w:rPr>
                  <w:rFonts w:ascii="Arial" w:hAnsi="Arial" w:cs="Arial"/>
                  <w:b/>
                  <w:bCs/>
                  <w:color w:val="0000FF"/>
                  <w:sz w:val="14"/>
                  <w:szCs w:val="14"/>
                  <w:u w:val="single"/>
                </w:rPr>
                <w:t>NR_duplex_evo-Core</w:t>
              </w:r>
            </w:hyperlink>
          </w:p>
        </w:tc>
        <w:tc>
          <w:tcPr>
            <w:tcW w:w="1134" w:type="dxa"/>
            <w:tcBorders>
              <w:top w:val="nil"/>
              <w:left w:val="nil"/>
              <w:bottom w:val="single" w:sz="4" w:space="0" w:color="A6A6A6"/>
              <w:right w:val="single" w:sz="4" w:space="0" w:color="A6A6A6"/>
            </w:tcBorders>
            <w:shd w:val="clear" w:color="auto" w:fill="auto"/>
            <w:hideMark/>
          </w:tcPr>
          <w:p w14:paraId="55BFC126" w14:textId="2AD6C5DA" w:rsidR="00333537" w:rsidRPr="00D11BBF" w:rsidRDefault="004710F9" w:rsidP="005C44A3">
            <w:pPr>
              <w:spacing w:after="0"/>
              <w:rPr>
                <w:rFonts w:ascii="Arial" w:hAnsi="Arial" w:cs="Arial"/>
                <w:sz w:val="14"/>
                <w:szCs w:val="14"/>
              </w:rPr>
            </w:pPr>
            <w:hyperlink r:id="rId1731" w:history="1">
              <w:r>
                <w:rPr>
                  <w:rStyle w:val="Hyperlink"/>
                  <w:rFonts w:ascii="Arial" w:hAnsi="Arial" w:cs="Arial"/>
                  <w:sz w:val="14"/>
                  <w:szCs w:val="14"/>
                </w:rPr>
                <w:t>R1-2504858</w:t>
              </w:r>
            </w:hyperlink>
          </w:p>
        </w:tc>
        <w:tc>
          <w:tcPr>
            <w:tcW w:w="1276" w:type="dxa"/>
            <w:tcBorders>
              <w:top w:val="nil"/>
              <w:left w:val="nil"/>
              <w:bottom w:val="single" w:sz="4" w:space="0" w:color="A6A6A6"/>
              <w:right w:val="single" w:sz="4" w:space="0" w:color="A6A6A6"/>
            </w:tcBorders>
            <w:shd w:val="clear" w:color="auto" w:fill="auto"/>
            <w:hideMark/>
          </w:tcPr>
          <w:p w14:paraId="3861B1A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RAN4</w:t>
            </w:r>
          </w:p>
        </w:tc>
        <w:tc>
          <w:tcPr>
            <w:tcW w:w="992" w:type="dxa"/>
            <w:tcBorders>
              <w:top w:val="nil"/>
              <w:left w:val="nil"/>
              <w:bottom w:val="single" w:sz="4" w:space="0" w:color="A6A6A6"/>
              <w:right w:val="single" w:sz="4" w:space="0" w:color="A6A6A6"/>
            </w:tcBorders>
            <w:shd w:val="clear" w:color="auto" w:fill="auto"/>
            <w:hideMark/>
          </w:tcPr>
          <w:p w14:paraId="16E8841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RAN3</w:t>
            </w:r>
          </w:p>
        </w:tc>
        <w:tc>
          <w:tcPr>
            <w:tcW w:w="1134" w:type="dxa"/>
            <w:tcBorders>
              <w:top w:val="nil"/>
              <w:left w:val="nil"/>
              <w:bottom w:val="single" w:sz="4" w:space="0" w:color="A6A6A6"/>
              <w:right w:val="single" w:sz="4" w:space="0" w:color="A6A6A6"/>
            </w:tcBorders>
            <w:shd w:val="clear" w:color="auto" w:fill="auto"/>
            <w:hideMark/>
          </w:tcPr>
          <w:p w14:paraId="71206A4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R2-2506492</w:t>
            </w:r>
          </w:p>
        </w:tc>
        <w:tc>
          <w:tcPr>
            <w:tcW w:w="817" w:type="dxa"/>
            <w:tcBorders>
              <w:top w:val="nil"/>
              <w:left w:val="nil"/>
              <w:bottom w:val="single" w:sz="4" w:space="0" w:color="A6A6A6"/>
              <w:right w:val="single" w:sz="4" w:space="0" w:color="A6A6A6"/>
            </w:tcBorders>
            <w:shd w:val="clear" w:color="auto" w:fill="auto"/>
            <w:hideMark/>
          </w:tcPr>
          <w:p w14:paraId="039B0729" w14:textId="65BAD6E5"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20754B3A" w14:textId="6F7F91D3"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25C7B37" w14:textId="4ED3A33F"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3CB39E88" w14:textId="700AA9CB" w:rsidR="00333537" w:rsidRPr="00D11BBF" w:rsidRDefault="004710F9" w:rsidP="005C44A3">
            <w:pPr>
              <w:spacing w:after="0"/>
              <w:rPr>
                <w:rFonts w:ascii="Arial" w:hAnsi="Arial" w:cs="Arial"/>
                <w:b/>
                <w:bCs/>
                <w:color w:val="0000FF"/>
                <w:sz w:val="14"/>
                <w:szCs w:val="14"/>
                <w:u w:val="single"/>
              </w:rPr>
            </w:pPr>
            <w:hyperlink r:id="rId1732" w:history="1">
              <w:r>
                <w:rPr>
                  <w:rStyle w:val="Hyperlink"/>
                  <w:rFonts w:ascii="Arial" w:hAnsi="Arial" w:cs="Arial"/>
                  <w:b/>
                  <w:bCs/>
                  <w:sz w:val="14"/>
                  <w:szCs w:val="14"/>
                </w:rPr>
                <w:t>R1-2506720</w:t>
              </w:r>
            </w:hyperlink>
          </w:p>
        </w:tc>
        <w:tc>
          <w:tcPr>
            <w:tcW w:w="2033" w:type="dxa"/>
            <w:tcBorders>
              <w:top w:val="nil"/>
              <w:left w:val="nil"/>
              <w:bottom w:val="single" w:sz="4" w:space="0" w:color="A6A6A6"/>
              <w:right w:val="single" w:sz="4" w:space="0" w:color="A6A6A6"/>
            </w:tcBorders>
            <w:shd w:val="clear" w:color="auto" w:fill="auto"/>
            <w:hideMark/>
          </w:tcPr>
          <w:p w14:paraId="51D5A30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when RRC layer submits periodic CSI inference configuration to lower layer</w:t>
            </w:r>
          </w:p>
        </w:tc>
        <w:tc>
          <w:tcPr>
            <w:tcW w:w="1276" w:type="dxa"/>
            <w:tcBorders>
              <w:top w:val="nil"/>
              <w:left w:val="nil"/>
              <w:bottom w:val="single" w:sz="4" w:space="0" w:color="A6A6A6"/>
              <w:right w:val="single" w:sz="4" w:space="0" w:color="A6A6A6"/>
            </w:tcBorders>
            <w:shd w:val="clear" w:color="auto" w:fill="auto"/>
            <w:hideMark/>
          </w:tcPr>
          <w:p w14:paraId="0BDCBC7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Apple</w:t>
            </w:r>
          </w:p>
        </w:tc>
        <w:tc>
          <w:tcPr>
            <w:tcW w:w="708" w:type="dxa"/>
            <w:tcBorders>
              <w:top w:val="nil"/>
              <w:left w:val="nil"/>
              <w:bottom w:val="single" w:sz="4" w:space="0" w:color="A6A6A6"/>
              <w:right w:val="single" w:sz="4" w:space="0" w:color="A6A6A6"/>
            </w:tcBorders>
            <w:shd w:val="clear" w:color="auto" w:fill="auto"/>
            <w:hideMark/>
          </w:tcPr>
          <w:p w14:paraId="2E3697B7" w14:textId="77777777" w:rsidR="00333537" w:rsidRPr="00D11BBF" w:rsidRDefault="00333537" w:rsidP="005C44A3">
            <w:pPr>
              <w:spacing w:after="0"/>
              <w:rPr>
                <w:rFonts w:ascii="Arial" w:hAnsi="Arial" w:cs="Arial"/>
                <w:b/>
                <w:bCs/>
                <w:color w:val="0000FF"/>
                <w:sz w:val="14"/>
                <w:szCs w:val="14"/>
                <w:u w:val="single"/>
              </w:rPr>
            </w:pPr>
            <w:hyperlink r:id="rId1733"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F671EB2" w14:textId="77777777" w:rsidR="00333537" w:rsidRPr="00D11BBF" w:rsidRDefault="00333537" w:rsidP="005C44A3">
            <w:pPr>
              <w:spacing w:after="0"/>
              <w:rPr>
                <w:rFonts w:ascii="Arial" w:hAnsi="Arial" w:cs="Arial"/>
                <w:b/>
                <w:bCs/>
                <w:color w:val="0000FF"/>
                <w:sz w:val="14"/>
                <w:szCs w:val="14"/>
                <w:u w:val="single"/>
              </w:rPr>
            </w:pPr>
            <w:hyperlink r:id="rId1734"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32117CFD" w14:textId="7DB1CE99"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63F4C62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4062DAFA" w14:textId="294FBDA4"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2B77789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R2-2506519</w:t>
            </w:r>
          </w:p>
        </w:tc>
        <w:tc>
          <w:tcPr>
            <w:tcW w:w="817" w:type="dxa"/>
            <w:tcBorders>
              <w:top w:val="nil"/>
              <w:left w:val="nil"/>
              <w:bottom w:val="single" w:sz="4" w:space="0" w:color="A6A6A6"/>
              <w:right w:val="single" w:sz="4" w:space="0" w:color="A6A6A6"/>
            </w:tcBorders>
            <w:shd w:val="clear" w:color="auto" w:fill="auto"/>
            <w:hideMark/>
          </w:tcPr>
          <w:p w14:paraId="215B3066" w14:textId="16696E58"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282A840D" w14:textId="0C0A4B1C"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04AC42FE" w14:textId="0218AA3D"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70EFD5BA" w14:textId="6A666731" w:rsidR="00333537" w:rsidRPr="00D11BBF" w:rsidRDefault="004710F9" w:rsidP="005C44A3">
            <w:pPr>
              <w:spacing w:after="0"/>
              <w:rPr>
                <w:rFonts w:ascii="Arial" w:hAnsi="Arial" w:cs="Arial"/>
                <w:b/>
                <w:bCs/>
                <w:color w:val="0000FF"/>
                <w:sz w:val="14"/>
                <w:szCs w:val="14"/>
                <w:u w:val="single"/>
              </w:rPr>
            </w:pPr>
            <w:hyperlink r:id="rId1735" w:history="1">
              <w:r>
                <w:rPr>
                  <w:rStyle w:val="Hyperlink"/>
                  <w:rFonts w:ascii="Arial" w:hAnsi="Arial" w:cs="Arial"/>
                  <w:b/>
                  <w:bCs/>
                  <w:sz w:val="14"/>
                  <w:szCs w:val="14"/>
                </w:rPr>
                <w:t>R1-2506721</w:t>
              </w:r>
            </w:hyperlink>
          </w:p>
        </w:tc>
        <w:tc>
          <w:tcPr>
            <w:tcW w:w="2033" w:type="dxa"/>
            <w:tcBorders>
              <w:top w:val="nil"/>
              <w:left w:val="nil"/>
              <w:bottom w:val="single" w:sz="4" w:space="0" w:color="A6A6A6"/>
              <w:right w:val="single" w:sz="4" w:space="0" w:color="A6A6A6"/>
            </w:tcBorders>
            <w:shd w:val="clear" w:color="auto" w:fill="auto"/>
            <w:hideMark/>
          </w:tcPr>
          <w:p w14:paraId="3BE73E3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two-TA configuration and UE-initiated CSI reporting</w:t>
            </w:r>
          </w:p>
        </w:tc>
        <w:tc>
          <w:tcPr>
            <w:tcW w:w="1276" w:type="dxa"/>
            <w:tcBorders>
              <w:top w:val="nil"/>
              <w:left w:val="nil"/>
              <w:bottom w:val="single" w:sz="4" w:space="0" w:color="A6A6A6"/>
              <w:right w:val="single" w:sz="4" w:space="0" w:color="A6A6A6"/>
            </w:tcBorders>
            <w:shd w:val="clear" w:color="auto" w:fill="auto"/>
            <w:hideMark/>
          </w:tcPr>
          <w:p w14:paraId="314B021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Samsung</w:t>
            </w:r>
          </w:p>
        </w:tc>
        <w:tc>
          <w:tcPr>
            <w:tcW w:w="708" w:type="dxa"/>
            <w:tcBorders>
              <w:top w:val="nil"/>
              <w:left w:val="nil"/>
              <w:bottom w:val="single" w:sz="4" w:space="0" w:color="A6A6A6"/>
              <w:right w:val="single" w:sz="4" w:space="0" w:color="A6A6A6"/>
            </w:tcBorders>
            <w:shd w:val="clear" w:color="auto" w:fill="auto"/>
            <w:hideMark/>
          </w:tcPr>
          <w:p w14:paraId="259B65ED" w14:textId="77777777" w:rsidR="00333537" w:rsidRPr="00D11BBF" w:rsidRDefault="00333537" w:rsidP="005C44A3">
            <w:pPr>
              <w:spacing w:after="0"/>
              <w:rPr>
                <w:rFonts w:ascii="Arial" w:hAnsi="Arial" w:cs="Arial"/>
                <w:b/>
                <w:bCs/>
                <w:color w:val="0000FF"/>
                <w:sz w:val="14"/>
                <w:szCs w:val="14"/>
                <w:u w:val="single"/>
              </w:rPr>
            </w:pPr>
            <w:hyperlink r:id="rId1736"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5A1F277" w14:textId="77777777" w:rsidR="00333537" w:rsidRPr="00D11BBF" w:rsidRDefault="00333537" w:rsidP="005C44A3">
            <w:pPr>
              <w:spacing w:after="0"/>
              <w:rPr>
                <w:rFonts w:ascii="Arial" w:hAnsi="Arial" w:cs="Arial"/>
                <w:b/>
                <w:bCs/>
                <w:color w:val="0000FF"/>
                <w:sz w:val="14"/>
                <w:szCs w:val="14"/>
                <w:u w:val="single"/>
              </w:rPr>
            </w:pPr>
            <w:hyperlink r:id="rId1737" w:history="1">
              <w:r w:rsidRPr="00D11BBF">
                <w:rPr>
                  <w:rFonts w:ascii="Arial" w:hAnsi="Arial" w:cs="Arial"/>
                  <w:b/>
                  <w:bCs/>
                  <w:color w:val="0000FF"/>
                  <w:sz w:val="14"/>
                  <w:szCs w:val="14"/>
                  <w:u w:val="single"/>
                </w:rPr>
                <w:t>NR_MIMO_Ph5-Core</w:t>
              </w:r>
            </w:hyperlink>
          </w:p>
        </w:tc>
        <w:tc>
          <w:tcPr>
            <w:tcW w:w="1134" w:type="dxa"/>
            <w:tcBorders>
              <w:top w:val="nil"/>
              <w:left w:val="nil"/>
              <w:bottom w:val="single" w:sz="4" w:space="0" w:color="A6A6A6"/>
              <w:right w:val="single" w:sz="4" w:space="0" w:color="A6A6A6"/>
            </w:tcBorders>
            <w:shd w:val="clear" w:color="auto" w:fill="auto"/>
            <w:hideMark/>
          </w:tcPr>
          <w:p w14:paraId="40DF9001" w14:textId="5CF9FED3"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5BA448D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488BF93C" w14:textId="0772DFA2"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3CE5606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R2-2506540</w:t>
            </w:r>
          </w:p>
        </w:tc>
        <w:tc>
          <w:tcPr>
            <w:tcW w:w="817" w:type="dxa"/>
            <w:tcBorders>
              <w:top w:val="nil"/>
              <w:left w:val="nil"/>
              <w:bottom w:val="single" w:sz="4" w:space="0" w:color="A6A6A6"/>
              <w:right w:val="single" w:sz="4" w:space="0" w:color="A6A6A6"/>
            </w:tcBorders>
            <w:shd w:val="clear" w:color="auto" w:fill="auto"/>
            <w:hideMark/>
          </w:tcPr>
          <w:p w14:paraId="46B0B8BF" w14:textId="4D963483"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07478C87" w14:textId="01F0239A"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61DC1BB1" w14:textId="5EE6CA85"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5F92C850" w14:textId="09C28BDD" w:rsidR="00333537" w:rsidRPr="00D11BBF" w:rsidRDefault="004710F9" w:rsidP="005C44A3">
            <w:pPr>
              <w:spacing w:after="0"/>
              <w:rPr>
                <w:rFonts w:ascii="Arial" w:hAnsi="Arial" w:cs="Arial"/>
                <w:b/>
                <w:bCs/>
                <w:color w:val="0000FF"/>
                <w:sz w:val="14"/>
                <w:szCs w:val="14"/>
                <w:u w:val="single"/>
              </w:rPr>
            </w:pPr>
            <w:hyperlink r:id="rId1738" w:history="1">
              <w:r>
                <w:rPr>
                  <w:rStyle w:val="Hyperlink"/>
                  <w:rFonts w:ascii="Arial" w:hAnsi="Arial" w:cs="Arial"/>
                  <w:b/>
                  <w:bCs/>
                  <w:sz w:val="14"/>
                  <w:szCs w:val="14"/>
                </w:rPr>
                <w:t>R1-2506722</w:t>
              </w:r>
            </w:hyperlink>
          </w:p>
        </w:tc>
        <w:tc>
          <w:tcPr>
            <w:tcW w:w="2033" w:type="dxa"/>
            <w:tcBorders>
              <w:top w:val="nil"/>
              <w:left w:val="nil"/>
              <w:bottom w:val="single" w:sz="4" w:space="0" w:color="A6A6A6"/>
              <w:right w:val="single" w:sz="4" w:space="0" w:color="A6A6A6"/>
            </w:tcBorders>
            <w:shd w:val="clear" w:color="auto" w:fill="auto"/>
            <w:hideMark/>
          </w:tcPr>
          <w:p w14:paraId="1D1B8E3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to RAN1 and RAN3 on NW side data collection</w:t>
            </w:r>
          </w:p>
        </w:tc>
        <w:tc>
          <w:tcPr>
            <w:tcW w:w="1276" w:type="dxa"/>
            <w:tcBorders>
              <w:top w:val="nil"/>
              <w:left w:val="nil"/>
              <w:bottom w:val="single" w:sz="4" w:space="0" w:color="A6A6A6"/>
              <w:right w:val="single" w:sz="4" w:space="0" w:color="A6A6A6"/>
            </w:tcBorders>
            <w:shd w:val="clear" w:color="auto" w:fill="auto"/>
            <w:hideMark/>
          </w:tcPr>
          <w:p w14:paraId="452A9B3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ZTE</w:t>
            </w:r>
          </w:p>
        </w:tc>
        <w:tc>
          <w:tcPr>
            <w:tcW w:w="708" w:type="dxa"/>
            <w:tcBorders>
              <w:top w:val="nil"/>
              <w:left w:val="nil"/>
              <w:bottom w:val="single" w:sz="4" w:space="0" w:color="A6A6A6"/>
              <w:right w:val="single" w:sz="4" w:space="0" w:color="A6A6A6"/>
            </w:tcBorders>
            <w:shd w:val="clear" w:color="auto" w:fill="auto"/>
            <w:hideMark/>
          </w:tcPr>
          <w:p w14:paraId="0E911CF2" w14:textId="77777777" w:rsidR="00333537" w:rsidRPr="00D11BBF" w:rsidRDefault="00333537" w:rsidP="005C44A3">
            <w:pPr>
              <w:spacing w:after="0"/>
              <w:rPr>
                <w:rFonts w:ascii="Arial" w:hAnsi="Arial" w:cs="Arial"/>
                <w:b/>
                <w:bCs/>
                <w:color w:val="0000FF"/>
                <w:sz w:val="14"/>
                <w:szCs w:val="14"/>
                <w:u w:val="single"/>
              </w:rPr>
            </w:pPr>
            <w:hyperlink r:id="rId1739"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0101779" w14:textId="77777777" w:rsidR="00333537" w:rsidRPr="00D11BBF" w:rsidRDefault="00333537" w:rsidP="005C44A3">
            <w:pPr>
              <w:spacing w:after="0"/>
              <w:rPr>
                <w:rFonts w:ascii="Arial" w:hAnsi="Arial" w:cs="Arial"/>
                <w:b/>
                <w:bCs/>
                <w:color w:val="0000FF"/>
                <w:sz w:val="14"/>
                <w:szCs w:val="14"/>
                <w:u w:val="single"/>
              </w:rPr>
            </w:pPr>
            <w:hyperlink r:id="rId1740"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34617990" w14:textId="577ACE75"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1A8165D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 RAN3</w:t>
            </w:r>
          </w:p>
        </w:tc>
        <w:tc>
          <w:tcPr>
            <w:tcW w:w="992" w:type="dxa"/>
            <w:tcBorders>
              <w:top w:val="nil"/>
              <w:left w:val="nil"/>
              <w:bottom w:val="single" w:sz="4" w:space="0" w:color="A6A6A6"/>
              <w:right w:val="single" w:sz="4" w:space="0" w:color="A6A6A6"/>
            </w:tcBorders>
            <w:shd w:val="clear" w:color="auto" w:fill="auto"/>
            <w:hideMark/>
          </w:tcPr>
          <w:p w14:paraId="712D1C2E" w14:textId="1D4F54BF"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6A9F158E"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R2-2506545</w:t>
            </w:r>
          </w:p>
        </w:tc>
        <w:tc>
          <w:tcPr>
            <w:tcW w:w="817" w:type="dxa"/>
            <w:tcBorders>
              <w:top w:val="nil"/>
              <w:left w:val="nil"/>
              <w:bottom w:val="single" w:sz="4" w:space="0" w:color="A6A6A6"/>
              <w:right w:val="single" w:sz="4" w:space="0" w:color="A6A6A6"/>
            </w:tcBorders>
            <w:shd w:val="clear" w:color="auto" w:fill="auto"/>
            <w:hideMark/>
          </w:tcPr>
          <w:p w14:paraId="740AEABC" w14:textId="345C2222"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56F438FB" w14:textId="749287C9"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009B9138" w14:textId="723ADC95" w:rsidTr="005C44A3">
        <w:trPr>
          <w:trHeight w:val="465"/>
        </w:trPr>
        <w:tc>
          <w:tcPr>
            <w:tcW w:w="1081" w:type="dxa"/>
            <w:tcBorders>
              <w:top w:val="nil"/>
              <w:left w:val="single" w:sz="4" w:space="0" w:color="A6A6A6"/>
              <w:bottom w:val="single" w:sz="4" w:space="0" w:color="A6A6A6"/>
              <w:right w:val="single" w:sz="4" w:space="0" w:color="A6A6A6"/>
            </w:tcBorders>
            <w:shd w:val="clear" w:color="auto" w:fill="auto"/>
            <w:hideMark/>
          </w:tcPr>
          <w:p w14:paraId="541F36A2" w14:textId="001060AE" w:rsidR="00333537" w:rsidRPr="00D11BBF" w:rsidRDefault="004710F9" w:rsidP="005C44A3">
            <w:pPr>
              <w:spacing w:after="0"/>
              <w:rPr>
                <w:rFonts w:ascii="Arial" w:hAnsi="Arial" w:cs="Arial"/>
                <w:b/>
                <w:bCs/>
                <w:color w:val="0000FF"/>
                <w:sz w:val="14"/>
                <w:szCs w:val="14"/>
                <w:u w:val="single"/>
              </w:rPr>
            </w:pPr>
            <w:hyperlink r:id="rId1741" w:history="1">
              <w:r>
                <w:rPr>
                  <w:rStyle w:val="Hyperlink"/>
                  <w:rFonts w:ascii="Arial" w:hAnsi="Arial" w:cs="Arial"/>
                  <w:b/>
                  <w:bCs/>
                  <w:sz w:val="14"/>
                  <w:szCs w:val="14"/>
                </w:rPr>
                <w:t>R1-2506723</w:t>
              </w:r>
            </w:hyperlink>
          </w:p>
        </w:tc>
        <w:tc>
          <w:tcPr>
            <w:tcW w:w="2033" w:type="dxa"/>
            <w:tcBorders>
              <w:top w:val="nil"/>
              <w:left w:val="nil"/>
              <w:bottom w:val="single" w:sz="4" w:space="0" w:color="A6A6A6"/>
              <w:right w:val="single" w:sz="4" w:space="0" w:color="A6A6A6"/>
            </w:tcBorders>
            <w:shd w:val="clear" w:color="auto" w:fill="auto"/>
            <w:hideMark/>
          </w:tcPr>
          <w:p w14:paraId="4C7FBCD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not supporting simultaneous LR and MR operation</w:t>
            </w:r>
          </w:p>
        </w:tc>
        <w:tc>
          <w:tcPr>
            <w:tcW w:w="1276" w:type="dxa"/>
            <w:tcBorders>
              <w:top w:val="nil"/>
              <w:left w:val="nil"/>
              <w:bottom w:val="single" w:sz="4" w:space="0" w:color="A6A6A6"/>
              <w:right w:val="single" w:sz="4" w:space="0" w:color="A6A6A6"/>
            </w:tcBorders>
            <w:shd w:val="clear" w:color="auto" w:fill="auto"/>
            <w:hideMark/>
          </w:tcPr>
          <w:p w14:paraId="5B7B813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Apple</w:t>
            </w:r>
          </w:p>
        </w:tc>
        <w:tc>
          <w:tcPr>
            <w:tcW w:w="708" w:type="dxa"/>
            <w:tcBorders>
              <w:top w:val="nil"/>
              <w:left w:val="nil"/>
              <w:bottom w:val="single" w:sz="4" w:space="0" w:color="A6A6A6"/>
              <w:right w:val="single" w:sz="4" w:space="0" w:color="A6A6A6"/>
            </w:tcBorders>
            <w:shd w:val="clear" w:color="auto" w:fill="auto"/>
            <w:hideMark/>
          </w:tcPr>
          <w:p w14:paraId="2C189B95" w14:textId="77777777" w:rsidR="00333537" w:rsidRPr="00D11BBF" w:rsidRDefault="00333537" w:rsidP="005C44A3">
            <w:pPr>
              <w:spacing w:after="0"/>
              <w:rPr>
                <w:rFonts w:ascii="Arial" w:hAnsi="Arial" w:cs="Arial"/>
                <w:b/>
                <w:bCs/>
                <w:color w:val="0000FF"/>
                <w:sz w:val="14"/>
                <w:szCs w:val="14"/>
                <w:u w:val="single"/>
              </w:rPr>
            </w:pPr>
            <w:hyperlink r:id="rId1742"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471567FD" w14:textId="77777777" w:rsidR="00333537" w:rsidRPr="00D11BBF" w:rsidRDefault="00333537" w:rsidP="005C44A3">
            <w:pPr>
              <w:spacing w:after="0"/>
              <w:rPr>
                <w:rFonts w:ascii="Arial" w:hAnsi="Arial" w:cs="Arial"/>
                <w:b/>
                <w:bCs/>
                <w:color w:val="0000FF"/>
                <w:sz w:val="14"/>
                <w:szCs w:val="14"/>
                <w:u w:val="single"/>
              </w:rPr>
            </w:pPr>
            <w:hyperlink r:id="rId1743" w:history="1">
              <w:r w:rsidRPr="00D11BBF">
                <w:rPr>
                  <w:rFonts w:ascii="Arial" w:hAnsi="Arial" w:cs="Arial"/>
                  <w:b/>
                  <w:bCs/>
                  <w:color w:val="0000FF"/>
                  <w:sz w:val="14"/>
                  <w:szCs w:val="14"/>
                  <w:u w:val="single"/>
                </w:rPr>
                <w:t>NR_LPWUS-Core</w:t>
              </w:r>
            </w:hyperlink>
          </w:p>
        </w:tc>
        <w:tc>
          <w:tcPr>
            <w:tcW w:w="1134" w:type="dxa"/>
            <w:tcBorders>
              <w:top w:val="nil"/>
              <w:left w:val="nil"/>
              <w:bottom w:val="single" w:sz="4" w:space="0" w:color="A6A6A6"/>
              <w:right w:val="single" w:sz="4" w:space="0" w:color="A6A6A6"/>
            </w:tcBorders>
            <w:shd w:val="clear" w:color="auto" w:fill="auto"/>
            <w:hideMark/>
          </w:tcPr>
          <w:p w14:paraId="1B432BFB" w14:textId="0238C8C5"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7AFAF23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082AB3A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1134" w:type="dxa"/>
            <w:tcBorders>
              <w:top w:val="nil"/>
              <w:left w:val="nil"/>
              <w:bottom w:val="single" w:sz="4" w:space="0" w:color="A6A6A6"/>
              <w:right w:val="single" w:sz="4" w:space="0" w:color="A6A6A6"/>
            </w:tcBorders>
            <w:shd w:val="clear" w:color="auto" w:fill="auto"/>
            <w:hideMark/>
          </w:tcPr>
          <w:p w14:paraId="693B8DD8"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R2-2506550</w:t>
            </w:r>
          </w:p>
        </w:tc>
        <w:tc>
          <w:tcPr>
            <w:tcW w:w="817" w:type="dxa"/>
            <w:tcBorders>
              <w:top w:val="nil"/>
              <w:left w:val="nil"/>
              <w:bottom w:val="single" w:sz="4" w:space="0" w:color="A6A6A6"/>
              <w:right w:val="single" w:sz="4" w:space="0" w:color="A6A6A6"/>
            </w:tcBorders>
            <w:shd w:val="clear" w:color="auto" w:fill="auto"/>
            <w:hideMark/>
          </w:tcPr>
          <w:p w14:paraId="2CBD98CC" w14:textId="164A1D8B"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572D3371" w14:textId="347016BE"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56FC468E" w14:textId="7C1B64DE" w:rsidTr="005C44A3">
        <w:trPr>
          <w:trHeight w:val="283"/>
        </w:trPr>
        <w:tc>
          <w:tcPr>
            <w:tcW w:w="1081" w:type="dxa"/>
            <w:tcBorders>
              <w:top w:val="nil"/>
              <w:left w:val="single" w:sz="4" w:space="0" w:color="A6A6A6"/>
              <w:bottom w:val="single" w:sz="4" w:space="0" w:color="A6A6A6"/>
              <w:right w:val="single" w:sz="4" w:space="0" w:color="A6A6A6"/>
            </w:tcBorders>
            <w:shd w:val="clear" w:color="auto" w:fill="auto"/>
            <w:hideMark/>
          </w:tcPr>
          <w:p w14:paraId="6B1ED347" w14:textId="39CCCFB2" w:rsidR="00333537" w:rsidRPr="00D11BBF" w:rsidRDefault="004710F9" w:rsidP="005C44A3">
            <w:pPr>
              <w:spacing w:after="0"/>
              <w:rPr>
                <w:rFonts w:ascii="Arial" w:hAnsi="Arial" w:cs="Arial"/>
                <w:b/>
                <w:bCs/>
                <w:color w:val="0000FF"/>
                <w:sz w:val="14"/>
                <w:szCs w:val="14"/>
                <w:u w:val="single"/>
              </w:rPr>
            </w:pPr>
            <w:hyperlink r:id="rId1744" w:history="1">
              <w:r>
                <w:rPr>
                  <w:rStyle w:val="Hyperlink"/>
                  <w:rFonts w:ascii="Arial" w:hAnsi="Arial" w:cs="Arial"/>
                  <w:b/>
                  <w:bCs/>
                  <w:sz w:val="14"/>
                  <w:szCs w:val="14"/>
                </w:rPr>
                <w:t>R1-2506724</w:t>
              </w:r>
            </w:hyperlink>
          </w:p>
        </w:tc>
        <w:tc>
          <w:tcPr>
            <w:tcW w:w="2033" w:type="dxa"/>
            <w:tcBorders>
              <w:top w:val="nil"/>
              <w:left w:val="nil"/>
              <w:bottom w:val="single" w:sz="4" w:space="0" w:color="A6A6A6"/>
              <w:right w:val="single" w:sz="4" w:space="0" w:color="A6A6A6"/>
            </w:tcBorders>
            <w:shd w:val="clear" w:color="auto" w:fill="auto"/>
            <w:hideMark/>
          </w:tcPr>
          <w:p w14:paraId="189C450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per band and per BC capability</w:t>
            </w:r>
          </w:p>
        </w:tc>
        <w:tc>
          <w:tcPr>
            <w:tcW w:w="1276" w:type="dxa"/>
            <w:tcBorders>
              <w:top w:val="nil"/>
              <w:left w:val="nil"/>
              <w:bottom w:val="single" w:sz="4" w:space="0" w:color="A6A6A6"/>
              <w:right w:val="single" w:sz="4" w:space="0" w:color="A6A6A6"/>
            </w:tcBorders>
            <w:shd w:val="clear" w:color="auto" w:fill="auto"/>
            <w:hideMark/>
          </w:tcPr>
          <w:p w14:paraId="3E100045"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Samsung, Xiaomi</w:t>
            </w:r>
          </w:p>
        </w:tc>
        <w:tc>
          <w:tcPr>
            <w:tcW w:w="708" w:type="dxa"/>
            <w:tcBorders>
              <w:top w:val="nil"/>
              <w:left w:val="nil"/>
              <w:bottom w:val="single" w:sz="4" w:space="0" w:color="A6A6A6"/>
              <w:right w:val="single" w:sz="4" w:space="0" w:color="A6A6A6"/>
            </w:tcBorders>
            <w:shd w:val="clear" w:color="auto" w:fill="auto"/>
            <w:hideMark/>
          </w:tcPr>
          <w:p w14:paraId="06E726CB" w14:textId="77777777" w:rsidR="00333537" w:rsidRPr="00D11BBF" w:rsidRDefault="00333537" w:rsidP="005C44A3">
            <w:pPr>
              <w:spacing w:after="0"/>
              <w:rPr>
                <w:rFonts w:ascii="Arial" w:hAnsi="Arial" w:cs="Arial"/>
                <w:b/>
                <w:bCs/>
                <w:color w:val="0000FF"/>
                <w:sz w:val="14"/>
                <w:szCs w:val="14"/>
                <w:u w:val="single"/>
              </w:rPr>
            </w:pPr>
            <w:hyperlink r:id="rId1745"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6CC7F769" w14:textId="77777777" w:rsidR="00333537" w:rsidRPr="00D11BBF" w:rsidRDefault="00333537" w:rsidP="005C44A3">
            <w:pPr>
              <w:spacing w:after="0"/>
              <w:rPr>
                <w:rFonts w:ascii="Arial" w:hAnsi="Arial" w:cs="Arial"/>
                <w:color w:val="000000"/>
                <w:sz w:val="14"/>
                <w:szCs w:val="14"/>
              </w:rPr>
            </w:pPr>
            <w:r w:rsidRPr="00D11BBF">
              <w:rPr>
                <w:rFonts w:ascii="Arial" w:hAnsi="Arial" w:cs="Arial"/>
                <w:color w:val="000000"/>
                <w:sz w:val="14"/>
                <w:szCs w:val="14"/>
              </w:rPr>
              <w:t>NR_MIMO_Ph5-Core, NR_AIML_air-Core</w:t>
            </w:r>
          </w:p>
        </w:tc>
        <w:tc>
          <w:tcPr>
            <w:tcW w:w="1134" w:type="dxa"/>
            <w:tcBorders>
              <w:top w:val="nil"/>
              <w:left w:val="nil"/>
              <w:bottom w:val="single" w:sz="4" w:space="0" w:color="A6A6A6"/>
              <w:right w:val="single" w:sz="4" w:space="0" w:color="A6A6A6"/>
            </w:tcBorders>
            <w:shd w:val="clear" w:color="auto" w:fill="auto"/>
            <w:hideMark/>
          </w:tcPr>
          <w:p w14:paraId="4E6B63CA" w14:textId="67D5700E"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08E024E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19F4C10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1134" w:type="dxa"/>
            <w:tcBorders>
              <w:top w:val="nil"/>
              <w:left w:val="nil"/>
              <w:bottom w:val="single" w:sz="4" w:space="0" w:color="A6A6A6"/>
              <w:right w:val="single" w:sz="4" w:space="0" w:color="A6A6A6"/>
            </w:tcBorders>
            <w:shd w:val="clear" w:color="auto" w:fill="auto"/>
            <w:hideMark/>
          </w:tcPr>
          <w:p w14:paraId="5D9E273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R2-2506565</w:t>
            </w:r>
          </w:p>
        </w:tc>
        <w:tc>
          <w:tcPr>
            <w:tcW w:w="817" w:type="dxa"/>
            <w:tcBorders>
              <w:top w:val="nil"/>
              <w:left w:val="nil"/>
              <w:bottom w:val="single" w:sz="4" w:space="0" w:color="A6A6A6"/>
              <w:right w:val="single" w:sz="4" w:space="0" w:color="A6A6A6"/>
            </w:tcBorders>
            <w:shd w:val="clear" w:color="auto" w:fill="auto"/>
            <w:hideMark/>
          </w:tcPr>
          <w:p w14:paraId="17529A75" w14:textId="4BC66CD6" w:rsidR="00333537" w:rsidRPr="00D11BBF" w:rsidRDefault="00333537"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41F98B4A" w14:textId="4B255702" w:rsidR="00333537" w:rsidRPr="00D11BBF" w:rsidRDefault="00333537" w:rsidP="005C44A3">
            <w:pPr>
              <w:spacing w:after="0"/>
              <w:rPr>
                <w:rFonts w:ascii="Arial" w:hAnsi="Arial" w:cs="Arial"/>
                <w:sz w:val="14"/>
                <w:szCs w:val="14"/>
              </w:rPr>
            </w:pPr>
            <w:r w:rsidRPr="00A60B22">
              <w:rPr>
                <w:rFonts w:ascii="Arial" w:hAnsi="Arial" w:cs="Arial"/>
                <w:sz w:val="14"/>
                <w:szCs w:val="14"/>
              </w:rPr>
              <w:t>Noted</w:t>
            </w:r>
          </w:p>
        </w:tc>
      </w:tr>
      <w:tr w:rsidR="00885F43" w:rsidRPr="00D11BBF" w14:paraId="77F459D8" w14:textId="1D616C6D"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272B9D70" w14:textId="6D31906E" w:rsidR="00333537" w:rsidRPr="00D11BBF" w:rsidRDefault="004710F9" w:rsidP="005C44A3">
            <w:pPr>
              <w:spacing w:after="0"/>
              <w:rPr>
                <w:rFonts w:ascii="Arial" w:hAnsi="Arial" w:cs="Arial"/>
                <w:b/>
                <w:bCs/>
                <w:color w:val="0000FF"/>
                <w:sz w:val="14"/>
                <w:szCs w:val="14"/>
                <w:u w:val="single"/>
              </w:rPr>
            </w:pPr>
            <w:hyperlink r:id="rId1746" w:history="1">
              <w:r>
                <w:rPr>
                  <w:rStyle w:val="Hyperlink"/>
                  <w:rFonts w:ascii="Arial" w:hAnsi="Arial" w:cs="Arial"/>
                  <w:b/>
                  <w:bCs/>
                  <w:sz w:val="14"/>
                  <w:szCs w:val="14"/>
                </w:rPr>
                <w:t>R1-2506725</w:t>
              </w:r>
            </w:hyperlink>
          </w:p>
        </w:tc>
        <w:tc>
          <w:tcPr>
            <w:tcW w:w="2033" w:type="dxa"/>
            <w:tcBorders>
              <w:top w:val="nil"/>
              <w:left w:val="nil"/>
              <w:bottom w:val="single" w:sz="4" w:space="0" w:color="A6A6A6"/>
              <w:right w:val="single" w:sz="4" w:space="0" w:color="A6A6A6"/>
            </w:tcBorders>
            <w:shd w:val="clear" w:color="auto" w:fill="auto"/>
            <w:hideMark/>
          </w:tcPr>
          <w:p w14:paraId="4F43A21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CQI reporting for CB-Msg3-EDT</w:t>
            </w:r>
          </w:p>
        </w:tc>
        <w:tc>
          <w:tcPr>
            <w:tcW w:w="1276" w:type="dxa"/>
            <w:tcBorders>
              <w:top w:val="nil"/>
              <w:left w:val="nil"/>
              <w:bottom w:val="single" w:sz="4" w:space="0" w:color="A6A6A6"/>
              <w:right w:val="single" w:sz="4" w:space="0" w:color="A6A6A6"/>
            </w:tcBorders>
            <w:shd w:val="clear" w:color="auto" w:fill="auto"/>
            <w:hideMark/>
          </w:tcPr>
          <w:p w14:paraId="70ADFC0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Samsung</w:t>
            </w:r>
          </w:p>
        </w:tc>
        <w:tc>
          <w:tcPr>
            <w:tcW w:w="708" w:type="dxa"/>
            <w:tcBorders>
              <w:top w:val="nil"/>
              <w:left w:val="nil"/>
              <w:bottom w:val="single" w:sz="4" w:space="0" w:color="A6A6A6"/>
              <w:right w:val="single" w:sz="4" w:space="0" w:color="A6A6A6"/>
            </w:tcBorders>
            <w:shd w:val="clear" w:color="auto" w:fill="auto"/>
            <w:hideMark/>
          </w:tcPr>
          <w:p w14:paraId="5DA9C6A5" w14:textId="77777777" w:rsidR="00333537" w:rsidRPr="00D11BBF" w:rsidRDefault="00333537" w:rsidP="005C44A3">
            <w:pPr>
              <w:spacing w:after="0"/>
              <w:rPr>
                <w:rFonts w:ascii="Arial" w:hAnsi="Arial" w:cs="Arial"/>
                <w:b/>
                <w:bCs/>
                <w:color w:val="0000FF"/>
                <w:sz w:val="14"/>
                <w:szCs w:val="14"/>
                <w:u w:val="single"/>
              </w:rPr>
            </w:pPr>
            <w:hyperlink r:id="rId1747"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53693C3" w14:textId="77777777" w:rsidR="00333537" w:rsidRPr="00D11BBF" w:rsidRDefault="00333537" w:rsidP="005C44A3">
            <w:pPr>
              <w:spacing w:after="0"/>
              <w:rPr>
                <w:rFonts w:ascii="Arial" w:hAnsi="Arial" w:cs="Arial"/>
                <w:b/>
                <w:bCs/>
                <w:color w:val="0000FF"/>
                <w:sz w:val="14"/>
                <w:szCs w:val="14"/>
                <w:u w:val="single"/>
              </w:rPr>
            </w:pPr>
            <w:hyperlink r:id="rId1748" w:history="1">
              <w:r w:rsidRPr="00D11BBF">
                <w:rPr>
                  <w:rFonts w:ascii="Arial" w:hAnsi="Arial" w:cs="Arial"/>
                  <w:b/>
                  <w:bCs/>
                  <w:color w:val="0000FF"/>
                  <w:sz w:val="14"/>
                  <w:szCs w:val="14"/>
                  <w:u w:val="single"/>
                </w:rPr>
                <w:t>IoT_NTN_Ph3-Core</w:t>
              </w:r>
            </w:hyperlink>
          </w:p>
        </w:tc>
        <w:tc>
          <w:tcPr>
            <w:tcW w:w="1134" w:type="dxa"/>
            <w:tcBorders>
              <w:top w:val="nil"/>
              <w:left w:val="nil"/>
              <w:bottom w:val="single" w:sz="4" w:space="0" w:color="A6A6A6"/>
              <w:right w:val="single" w:sz="4" w:space="0" w:color="A6A6A6"/>
            </w:tcBorders>
            <w:shd w:val="clear" w:color="auto" w:fill="auto"/>
            <w:hideMark/>
          </w:tcPr>
          <w:p w14:paraId="29CF884B" w14:textId="57941AD0"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19AC60A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992" w:type="dxa"/>
            <w:tcBorders>
              <w:top w:val="nil"/>
              <w:left w:val="nil"/>
              <w:bottom w:val="single" w:sz="4" w:space="0" w:color="A6A6A6"/>
              <w:right w:val="single" w:sz="4" w:space="0" w:color="A6A6A6"/>
            </w:tcBorders>
            <w:shd w:val="clear" w:color="auto" w:fill="auto"/>
            <w:hideMark/>
          </w:tcPr>
          <w:p w14:paraId="0505352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33D5A38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R2-2506299</w:t>
            </w:r>
          </w:p>
        </w:tc>
        <w:tc>
          <w:tcPr>
            <w:tcW w:w="817" w:type="dxa"/>
            <w:tcBorders>
              <w:top w:val="nil"/>
              <w:left w:val="nil"/>
              <w:bottom w:val="single" w:sz="4" w:space="0" w:color="A6A6A6"/>
              <w:right w:val="single" w:sz="4" w:space="0" w:color="A6A6A6"/>
            </w:tcBorders>
            <w:shd w:val="clear" w:color="auto" w:fill="auto"/>
            <w:hideMark/>
          </w:tcPr>
          <w:p w14:paraId="25EFB4B5" w14:textId="458649B5"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3D896392" w14:textId="7287B559"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BABA641" w14:textId="5ABDA6F0"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7427A85B" w14:textId="7F4E0D4D" w:rsidR="00333537" w:rsidRPr="00D11BBF" w:rsidRDefault="004710F9" w:rsidP="005C44A3">
            <w:pPr>
              <w:spacing w:after="0"/>
              <w:rPr>
                <w:rFonts w:ascii="Arial" w:hAnsi="Arial" w:cs="Arial"/>
                <w:b/>
                <w:bCs/>
                <w:color w:val="0000FF"/>
                <w:sz w:val="14"/>
                <w:szCs w:val="14"/>
                <w:u w:val="single"/>
              </w:rPr>
            </w:pPr>
            <w:hyperlink r:id="rId1749" w:history="1">
              <w:r>
                <w:rPr>
                  <w:rStyle w:val="Hyperlink"/>
                  <w:rFonts w:ascii="Arial" w:hAnsi="Arial" w:cs="Arial"/>
                  <w:b/>
                  <w:bCs/>
                  <w:sz w:val="14"/>
                  <w:szCs w:val="14"/>
                </w:rPr>
                <w:t>R1-2506726</w:t>
              </w:r>
            </w:hyperlink>
          </w:p>
        </w:tc>
        <w:tc>
          <w:tcPr>
            <w:tcW w:w="2033" w:type="dxa"/>
            <w:tcBorders>
              <w:top w:val="nil"/>
              <w:left w:val="nil"/>
              <w:bottom w:val="single" w:sz="4" w:space="0" w:color="A6A6A6"/>
              <w:right w:val="single" w:sz="4" w:space="0" w:color="A6A6A6"/>
            </w:tcBorders>
            <w:shd w:val="clear" w:color="auto" w:fill="auto"/>
            <w:hideMark/>
          </w:tcPr>
          <w:p w14:paraId="307292B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AI/ML functionality activation</w:t>
            </w:r>
          </w:p>
        </w:tc>
        <w:tc>
          <w:tcPr>
            <w:tcW w:w="1276" w:type="dxa"/>
            <w:tcBorders>
              <w:top w:val="nil"/>
              <w:left w:val="nil"/>
              <w:bottom w:val="single" w:sz="4" w:space="0" w:color="A6A6A6"/>
              <w:right w:val="single" w:sz="4" w:space="0" w:color="A6A6A6"/>
            </w:tcBorders>
            <w:shd w:val="clear" w:color="auto" w:fill="auto"/>
            <w:hideMark/>
          </w:tcPr>
          <w:p w14:paraId="3672258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 Apple</w:t>
            </w:r>
          </w:p>
        </w:tc>
        <w:tc>
          <w:tcPr>
            <w:tcW w:w="708" w:type="dxa"/>
            <w:tcBorders>
              <w:top w:val="nil"/>
              <w:left w:val="nil"/>
              <w:bottom w:val="single" w:sz="4" w:space="0" w:color="A6A6A6"/>
              <w:right w:val="single" w:sz="4" w:space="0" w:color="A6A6A6"/>
            </w:tcBorders>
            <w:shd w:val="clear" w:color="auto" w:fill="auto"/>
            <w:hideMark/>
          </w:tcPr>
          <w:p w14:paraId="5415AF36" w14:textId="77777777" w:rsidR="00333537" w:rsidRPr="00D11BBF" w:rsidRDefault="00333537" w:rsidP="005C44A3">
            <w:pPr>
              <w:spacing w:after="0"/>
              <w:rPr>
                <w:rFonts w:ascii="Arial" w:hAnsi="Arial" w:cs="Arial"/>
                <w:b/>
                <w:bCs/>
                <w:color w:val="0000FF"/>
                <w:sz w:val="14"/>
                <w:szCs w:val="14"/>
                <w:u w:val="single"/>
              </w:rPr>
            </w:pPr>
            <w:hyperlink r:id="rId1750"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EEF934A" w14:textId="77777777" w:rsidR="00333537" w:rsidRPr="00D11BBF" w:rsidRDefault="00333537" w:rsidP="005C44A3">
            <w:pPr>
              <w:spacing w:after="0"/>
              <w:rPr>
                <w:rFonts w:ascii="Arial" w:hAnsi="Arial" w:cs="Arial"/>
                <w:b/>
                <w:bCs/>
                <w:color w:val="0000FF"/>
                <w:sz w:val="14"/>
                <w:szCs w:val="14"/>
                <w:u w:val="single"/>
              </w:rPr>
            </w:pPr>
            <w:hyperlink r:id="rId1751"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27F2749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R4-2508085</w:t>
            </w:r>
          </w:p>
        </w:tc>
        <w:tc>
          <w:tcPr>
            <w:tcW w:w="1276" w:type="dxa"/>
            <w:tcBorders>
              <w:top w:val="nil"/>
              <w:left w:val="nil"/>
              <w:bottom w:val="single" w:sz="4" w:space="0" w:color="A6A6A6"/>
              <w:right w:val="single" w:sz="4" w:space="0" w:color="A6A6A6"/>
            </w:tcBorders>
            <w:shd w:val="clear" w:color="auto" w:fill="auto"/>
            <w:hideMark/>
          </w:tcPr>
          <w:p w14:paraId="1B6ED41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w:t>
            </w:r>
          </w:p>
        </w:tc>
        <w:tc>
          <w:tcPr>
            <w:tcW w:w="992" w:type="dxa"/>
            <w:tcBorders>
              <w:top w:val="nil"/>
              <w:left w:val="nil"/>
              <w:bottom w:val="single" w:sz="4" w:space="0" w:color="A6A6A6"/>
              <w:right w:val="single" w:sz="4" w:space="0" w:color="A6A6A6"/>
            </w:tcBorders>
            <w:shd w:val="clear" w:color="auto" w:fill="auto"/>
            <w:hideMark/>
          </w:tcPr>
          <w:p w14:paraId="05CB420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61B1184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R2-2506520</w:t>
            </w:r>
          </w:p>
        </w:tc>
        <w:tc>
          <w:tcPr>
            <w:tcW w:w="817" w:type="dxa"/>
            <w:tcBorders>
              <w:top w:val="nil"/>
              <w:left w:val="nil"/>
              <w:bottom w:val="single" w:sz="4" w:space="0" w:color="A6A6A6"/>
              <w:right w:val="single" w:sz="4" w:space="0" w:color="A6A6A6"/>
            </w:tcBorders>
            <w:shd w:val="clear" w:color="auto" w:fill="auto"/>
            <w:hideMark/>
          </w:tcPr>
          <w:p w14:paraId="61FD40CB" w14:textId="32F03DF9"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38BA294B" w14:textId="5B451E6D"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17D625C" w14:textId="58CEEF7F"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1315E4C8" w14:textId="699F106E" w:rsidR="00333537" w:rsidRPr="00D11BBF" w:rsidRDefault="004710F9" w:rsidP="005C44A3">
            <w:pPr>
              <w:spacing w:after="0"/>
              <w:rPr>
                <w:rFonts w:ascii="Arial" w:hAnsi="Arial" w:cs="Arial"/>
                <w:b/>
                <w:bCs/>
                <w:color w:val="0000FF"/>
                <w:sz w:val="14"/>
                <w:szCs w:val="14"/>
                <w:u w:val="single"/>
              </w:rPr>
            </w:pPr>
            <w:hyperlink r:id="rId1752" w:history="1">
              <w:r>
                <w:rPr>
                  <w:rStyle w:val="Hyperlink"/>
                  <w:rFonts w:ascii="Arial" w:hAnsi="Arial" w:cs="Arial"/>
                  <w:b/>
                  <w:bCs/>
                  <w:sz w:val="14"/>
                  <w:szCs w:val="14"/>
                </w:rPr>
                <w:t>R1-2506727</w:t>
              </w:r>
            </w:hyperlink>
          </w:p>
        </w:tc>
        <w:tc>
          <w:tcPr>
            <w:tcW w:w="2033" w:type="dxa"/>
            <w:tcBorders>
              <w:top w:val="nil"/>
              <w:left w:val="nil"/>
              <w:bottom w:val="single" w:sz="4" w:space="0" w:color="A6A6A6"/>
              <w:right w:val="single" w:sz="4" w:space="0" w:color="A6A6A6"/>
            </w:tcBorders>
            <w:shd w:val="clear" w:color="auto" w:fill="auto"/>
            <w:hideMark/>
          </w:tcPr>
          <w:p w14:paraId="49F685F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event triggered L1-RSRP reporting</w:t>
            </w:r>
          </w:p>
        </w:tc>
        <w:tc>
          <w:tcPr>
            <w:tcW w:w="1276" w:type="dxa"/>
            <w:tcBorders>
              <w:top w:val="nil"/>
              <w:left w:val="nil"/>
              <w:bottom w:val="single" w:sz="4" w:space="0" w:color="A6A6A6"/>
              <w:right w:val="single" w:sz="4" w:space="0" w:color="A6A6A6"/>
            </w:tcBorders>
            <w:shd w:val="clear" w:color="auto" w:fill="auto"/>
            <w:hideMark/>
          </w:tcPr>
          <w:p w14:paraId="117E9FF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ZTE</w:t>
            </w:r>
          </w:p>
        </w:tc>
        <w:tc>
          <w:tcPr>
            <w:tcW w:w="708" w:type="dxa"/>
            <w:tcBorders>
              <w:top w:val="nil"/>
              <w:left w:val="nil"/>
              <w:bottom w:val="single" w:sz="4" w:space="0" w:color="A6A6A6"/>
              <w:right w:val="single" w:sz="4" w:space="0" w:color="A6A6A6"/>
            </w:tcBorders>
            <w:shd w:val="clear" w:color="auto" w:fill="auto"/>
            <w:hideMark/>
          </w:tcPr>
          <w:p w14:paraId="41CA850B" w14:textId="77777777" w:rsidR="00333537" w:rsidRPr="00D11BBF" w:rsidRDefault="00333537" w:rsidP="005C44A3">
            <w:pPr>
              <w:spacing w:after="0"/>
              <w:rPr>
                <w:rFonts w:ascii="Arial" w:hAnsi="Arial" w:cs="Arial"/>
                <w:b/>
                <w:bCs/>
                <w:color w:val="0000FF"/>
                <w:sz w:val="14"/>
                <w:szCs w:val="14"/>
                <w:u w:val="single"/>
              </w:rPr>
            </w:pPr>
            <w:hyperlink r:id="rId1753"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115EBC15" w14:textId="77777777" w:rsidR="00333537" w:rsidRPr="00D11BBF" w:rsidRDefault="00333537" w:rsidP="005C44A3">
            <w:pPr>
              <w:spacing w:after="0"/>
              <w:rPr>
                <w:rFonts w:ascii="Arial" w:hAnsi="Arial" w:cs="Arial"/>
                <w:b/>
                <w:bCs/>
                <w:color w:val="0000FF"/>
                <w:sz w:val="14"/>
                <w:szCs w:val="14"/>
                <w:u w:val="single"/>
              </w:rPr>
            </w:pPr>
            <w:hyperlink r:id="rId1754" w:history="1">
              <w:r w:rsidRPr="00D11BBF">
                <w:rPr>
                  <w:rFonts w:ascii="Arial" w:hAnsi="Arial" w:cs="Arial"/>
                  <w:b/>
                  <w:bCs/>
                  <w:color w:val="0000FF"/>
                  <w:sz w:val="14"/>
                  <w:szCs w:val="14"/>
                  <w:u w:val="single"/>
                </w:rPr>
                <w:t>NR_MIMO_Ph5-Core</w:t>
              </w:r>
            </w:hyperlink>
          </w:p>
        </w:tc>
        <w:tc>
          <w:tcPr>
            <w:tcW w:w="1134" w:type="dxa"/>
            <w:tcBorders>
              <w:top w:val="nil"/>
              <w:left w:val="nil"/>
              <w:bottom w:val="single" w:sz="4" w:space="0" w:color="A6A6A6"/>
              <w:right w:val="single" w:sz="4" w:space="0" w:color="A6A6A6"/>
            </w:tcBorders>
            <w:shd w:val="clear" w:color="auto" w:fill="auto"/>
            <w:hideMark/>
          </w:tcPr>
          <w:p w14:paraId="7A62373C" w14:textId="092E7D93"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24EDEF30"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56FDB79D" w14:textId="52EDD5C3"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5E79DE3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R4-2511656</w:t>
            </w:r>
          </w:p>
        </w:tc>
        <w:tc>
          <w:tcPr>
            <w:tcW w:w="817" w:type="dxa"/>
            <w:tcBorders>
              <w:top w:val="nil"/>
              <w:left w:val="nil"/>
              <w:bottom w:val="single" w:sz="4" w:space="0" w:color="A6A6A6"/>
              <w:right w:val="single" w:sz="4" w:space="0" w:color="A6A6A6"/>
            </w:tcBorders>
            <w:shd w:val="clear" w:color="auto" w:fill="auto"/>
            <w:hideMark/>
          </w:tcPr>
          <w:p w14:paraId="044E0E0B" w14:textId="72AB5BDE"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5C6BF65" w14:textId="05AD289F"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7B9D84DF" w14:textId="04A93A85" w:rsidTr="005C44A3">
        <w:trPr>
          <w:trHeight w:val="420"/>
        </w:trPr>
        <w:tc>
          <w:tcPr>
            <w:tcW w:w="1081" w:type="dxa"/>
            <w:tcBorders>
              <w:top w:val="nil"/>
              <w:left w:val="single" w:sz="4" w:space="0" w:color="A6A6A6"/>
              <w:bottom w:val="single" w:sz="4" w:space="0" w:color="A6A6A6"/>
              <w:right w:val="single" w:sz="4" w:space="0" w:color="A6A6A6"/>
            </w:tcBorders>
            <w:shd w:val="clear" w:color="auto" w:fill="auto"/>
            <w:hideMark/>
          </w:tcPr>
          <w:p w14:paraId="02333D44" w14:textId="520D2103" w:rsidR="00333537" w:rsidRPr="00D11BBF" w:rsidRDefault="004710F9" w:rsidP="005C44A3">
            <w:pPr>
              <w:spacing w:after="0"/>
              <w:rPr>
                <w:rFonts w:ascii="Arial" w:hAnsi="Arial" w:cs="Arial"/>
                <w:b/>
                <w:bCs/>
                <w:color w:val="0000FF"/>
                <w:sz w:val="14"/>
                <w:szCs w:val="14"/>
                <w:u w:val="single"/>
              </w:rPr>
            </w:pPr>
            <w:hyperlink r:id="rId1755" w:history="1">
              <w:r>
                <w:rPr>
                  <w:rStyle w:val="Hyperlink"/>
                  <w:rFonts w:ascii="Arial" w:hAnsi="Arial" w:cs="Arial"/>
                  <w:b/>
                  <w:bCs/>
                  <w:sz w:val="14"/>
                  <w:szCs w:val="14"/>
                </w:rPr>
                <w:t>R1-2506728</w:t>
              </w:r>
            </w:hyperlink>
          </w:p>
        </w:tc>
        <w:tc>
          <w:tcPr>
            <w:tcW w:w="2033" w:type="dxa"/>
            <w:tcBorders>
              <w:top w:val="nil"/>
              <w:left w:val="nil"/>
              <w:bottom w:val="single" w:sz="4" w:space="0" w:color="A6A6A6"/>
              <w:right w:val="single" w:sz="4" w:space="0" w:color="A6A6A6"/>
            </w:tcBorders>
            <w:shd w:val="clear" w:color="auto" w:fill="auto"/>
            <w:hideMark/>
          </w:tcPr>
          <w:p w14:paraId="02C2050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maximum transmission power for STxMP</w:t>
            </w:r>
          </w:p>
        </w:tc>
        <w:tc>
          <w:tcPr>
            <w:tcW w:w="1276" w:type="dxa"/>
            <w:tcBorders>
              <w:top w:val="nil"/>
              <w:left w:val="nil"/>
              <w:bottom w:val="single" w:sz="4" w:space="0" w:color="A6A6A6"/>
              <w:right w:val="single" w:sz="4" w:space="0" w:color="A6A6A6"/>
            </w:tcBorders>
            <w:shd w:val="clear" w:color="auto" w:fill="auto"/>
            <w:hideMark/>
          </w:tcPr>
          <w:p w14:paraId="68471D7B"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vivo</w:t>
            </w:r>
          </w:p>
        </w:tc>
        <w:tc>
          <w:tcPr>
            <w:tcW w:w="708" w:type="dxa"/>
            <w:tcBorders>
              <w:top w:val="nil"/>
              <w:left w:val="nil"/>
              <w:bottom w:val="single" w:sz="4" w:space="0" w:color="A6A6A6"/>
              <w:right w:val="single" w:sz="4" w:space="0" w:color="A6A6A6"/>
            </w:tcBorders>
            <w:shd w:val="clear" w:color="auto" w:fill="auto"/>
            <w:hideMark/>
          </w:tcPr>
          <w:p w14:paraId="0B42DCE9" w14:textId="77777777" w:rsidR="00333537" w:rsidRPr="00D11BBF" w:rsidRDefault="00333537" w:rsidP="005C44A3">
            <w:pPr>
              <w:spacing w:after="0"/>
              <w:rPr>
                <w:rFonts w:ascii="Arial" w:hAnsi="Arial" w:cs="Arial"/>
                <w:b/>
                <w:bCs/>
                <w:color w:val="0000FF"/>
                <w:sz w:val="14"/>
                <w:szCs w:val="14"/>
                <w:u w:val="single"/>
              </w:rPr>
            </w:pPr>
            <w:hyperlink r:id="rId1756" w:history="1">
              <w:r w:rsidRPr="00D11BBF">
                <w:rPr>
                  <w:rFonts w:ascii="Arial" w:hAnsi="Arial" w:cs="Arial"/>
                  <w:b/>
                  <w:bCs/>
                  <w:color w:val="0000FF"/>
                  <w:sz w:val="14"/>
                  <w:szCs w:val="14"/>
                  <w:u w:val="single"/>
                </w:rPr>
                <w:t>Rel-18</w:t>
              </w:r>
            </w:hyperlink>
          </w:p>
        </w:tc>
        <w:tc>
          <w:tcPr>
            <w:tcW w:w="1843" w:type="dxa"/>
            <w:tcBorders>
              <w:top w:val="nil"/>
              <w:left w:val="nil"/>
              <w:bottom w:val="single" w:sz="4" w:space="0" w:color="A6A6A6"/>
              <w:right w:val="single" w:sz="4" w:space="0" w:color="A6A6A6"/>
            </w:tcBorders>
            <w:shd w:val="clear" w:color="auto" w:fill="auto"/>
            <w:hideMark/>
          </w:tcPr>
          <w:p w14:paraId="1F2191B1" w14:textId="77777777" w:rsidR="00333537" w:rsidRPr="00D11BBF" w:rsidRDefault="00333537" w:rsidP="005C44A3">
            <w:pPr>
              <w:spacing w:after="0"/>
              <w:rPr>
                <w:rFonts w:ascii="Arial" w:hAnsi="Arial" w:cs="Arial"/>
                <w:b/>
                <w:bCs/>
                <w:color w:val="0000FF"/>
                <w:sz w:val="14"/>
                <w:szCs w:val="14"/>
                <w:u w:val="single"/>
              </w:rPr>
            </w:pPr>
            <w:hyperlink r:id="rId1757" w:history="1">
              <w:r w:rsidRPr="00D11BBF">
                <w:rPr>
                  <w:rFonts w:ascii="Arial" w:hAnsi="Arial" w:cs="Arial"/>
                  <w:b/>
                  <w:bCs/>
                  <w:color w:val="0000FF"/>
                  <w:sz w:val="14"/>
                  <w:szCs w:val="14"/>
                  <w:u w:val="single"/>
                </w:rPr>
                <w:t>NR_MIMO_evo_DL_UL-Core</w:t>
              </w:r>
            </w:hyperlink>
          </w:p>
        </w:tc>
        <w:tc>
          <w:tcPr>
            <w:tcW w:w="1134" w:type="dxa"/>
            <w:tcBorders>
              <w:top w:val="nil"/>
              <w:left w:val="nil"/>
              <w:bottom w:val="single" w:sz="4" w:space="0" w:color="A6A6A6"/>
              <w:right w:val="single" w:sz="4" w:space="0" w:color="A6A6A6"/>
            </w:tcBorders>
            <w:shd w:val="clear" w:color="auto" w:fill="auto"/>
            <w:hideMark/>
          </w:tcPr>
          <w:p w14:paraId="65DEEBDF" w14:textId="797E37CC" w:rsidR="00333537" w:rsidRPr="00D11BBF" w:rsidRDefault="004710F9" w:rsidP="005C44A3">
            <w:pPr>
              <w:spacing w:after="0"/>
              <w:rPr>
                <w:rFonts w:ascii="Arial" w:hAnsi="Arial" w:cs="Arial"/>
                <w:sz w:val="14"/>
                <w:szCs w:val="14"/>
              </w:rPr>
            </w:pPr>
            <w:hyperlink r:id="rId1758" w:history="1">
              <w:r>
                <w:rPr>
                  <w:rStyle w:val="Hyperlink"/>
                  <w:rFonts w:ascii="Arial" w:hAnsi="Arial" w:cs="Arial"/>
                  <w:sz w:val="14"/>
                  <w:szCs w:val="14"/>
                </w:rPr>
                <w:t>R1-2504839</w:t>
              </w:r>
            </w:hyperlink>
          </w:p>
        </w:tc>
        <w:tc>
          <w:tcPr>
            <w:tcW w:w="1276" w:type="dxa"/>
            <w:tcBorders>
              <w:top w:val="nil"/>
              <w:left w:val="nil"/>
              <w:bottom w:val="single" w:sz="4" w:space="0" w:color="A6A6A6"/>
              <w:right w:val="single" w:sz="4" w:space="0" w:color="A6A6A6"/>
            </w:tcBorders>
            <w:shd w:val="clear" w:color="auto" w:fill="auto"/>
            <w:hideMark/>
          </w:tcPr>
          <w:p w14:paraId="340BA92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3E65CAA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1134" w:type="dxa"/>
            <w:tcBorders>
              <w:top w:val="nil"/>
              <w:left w:val="nil"/>
              <w:bottom w:val="single" w:sz="4" w:space="0" w:color="A6A6A6"/>
              <w:right w:val="single" w:sz="4" w:space="0" w:color="A6A6A6"/>
            </w:tcBorders>
            <w:shd w:val="clear" w:color="auto" w:fill="auto"/>
            <w:hideMark/>
          </w:tcPr>
          <w:p w14:paraId="621D834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R4-2511781</w:t>
            </w:r>
          </w:p>
        </w:tc>
        <w:tc>
          <w:tcPr>
            <w:tcW w:w="817" w:type="dxa"/>
            <w:tcBorders>
              <w:top w:val="nil"/>
              <w:left w:val="nil"/>
              <w:bottom w:val="single" w:sz="4" w:space="0" w:color="A6A6A6"/>
              <w:right w:val="single" w:sz="4" w:space="0" w:color="A6A6A6"/>
            </w:tcBorders>
            <w:shd w:val="clear" w:color="auto" w:fill="auto"/>
            <w:hideMark/>
          </w:tcPr>
          <w:p w14:paraId="2141FD42" w14:textId="6F001ED2" w:rsidR="00333537" w:rsidRPr="00D11BBF" w:rsidRDefault="00333537"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6B36B5F6" w14:textId="5EFC1A40" w:rsidR="00333537" w:rsidRPr="00D11BBF" w:rsidRDefault="00333537" w:rsidP="005C44A3">
            <w:pPr>
              <w:spacing w:after="0"/>
              <w:rPr>
                <w:rFonts w:ascii="Arial" w:hAnsi="Arial" w:cs="Arial"/>
                <w:sz w:val="14"/>
                <w:szCs w:val="14"/>
              </w:rPr>
            </w:pPr>
            <w:r w:rsidRPr="00A60B22">
              <w:rPr>
                <w:rFonts w:ascii="Arial" w:hAnsi="Arial" w:cs="Arial"/>
                <w:sz w:val="14"/>
                <w:szCs w:val="14"/>
              </w:rPr>
              <w:t>Noted</w:t>
            </w:r>
          </w:p>
        </w:tc>
      </w:tr>
      <w:tr w:rsidR="00885F43" w:rsidRPr="00D11BBF" w14:paraId="4FF4E1AE" w14:textId="2CEFA0AB"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64FF4C2E" w14:textId="66C7B158" w:rsidR="00333537" w:rsidRPr="00D11BBF" w:rsidRDefault="004710F9" w:rsidP="005C44A3">
            <w:pPr>
              <w:spacing w:after="0"/>
              <w:rPr>
                <w:rFonts w:ascii="Arial" w:hAnsi="Arial" w:cs="Arial"/>
                <w:b/>
                <w:bCs/>
                <w:color w:val="0000FF"/>
                <w:sz w:val="14"/>
                <w:szCs w:val="14"/>
                <w:u w:val="single"/>
              </w:rPr>
            </w:pPr>
            <w:hyperlink r:id="rId1759" w:history="1">
              <w:r>
                <w:rPr>
                  <w:rStyle w:val="Hyperlink"/>
                  <w:rFonts w:ascii="Arial" w:hAnsi="Arial" w:cs="Arial"/>
                  <w:b/>
                  <w:bCs/>
                  <w:sz w:val="14"/>
                  <w:szCs w:val="14"/>
                </w:rPr>
                <w:t>R1-2506729</w:t>
              </w:r>
            </w:hyperlink>
          </w:p>
        </w:tc>
        <w:tc>
          <w:tcPr>
            <w:tcW w:w="2033" w:type="dxa"/>
            <w:tcBorders>
              <w:top w:val="nil"/>
              <w:left w:val="nil"/>
              <w:bottom w:val="single" w:sz="4" w:space="0" w:color="A6A6A6"/>
              <w:right w:val="single" w:sz="4" w:space="0" w:color="A6A6A6"/>
            </w:tcBorders>
            <w:shd w:val="clear" w:color="auto" w:fill="auto"/>
            <w:hideMark/>
          </w:tcPr>
          <w:p w14:paraId="311A739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please take good care of Carolyn</w:t>
            </w:r>
          </w:p>
        </w:tc>
        <w:tc>
          <w:tcPr>
            <w:tcW w:w="1276" w:type="dxa"/>
            <w:tcBorders>
              <w:top w:val="nil"/>
              <w:left w:val="nil"/>
              <w:bottom w:val="single" w:sz="4" w:space="0" w:color="A6A6A6"/>
              <w:right w:val="single" w:sz="4" w:space="0" w:color="A6A6A6"/>
            </w:tcBorders>
            <w:shd w:val="clear" w:color="auto" w:fill="auto"/>
            <w:hideMark/>
          </w:tcPr>
          <w:p w14:paraId="5ED0B9B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Chair (Apple)</w:t>
            </w:r>
          </w:p>
        </w:tc>
        <w:tc>
          <w:tcPr>
            <w:tcW w:w="708" w:type="dxa"/>
            <w:tcBorders>
              <w:top w:val="nil"/>
              <w:left w:val="nil"/>
              <w:bottom w:val="single" w:sz="4" w:space="0" w:color="A6A6A6"/>
              <w:right w:val="single" w:sz="4" w:space="0" w:color="A6A6A6"/>
            </w:tcBorders>
            <w:shd w:val="clear" w:color="auto" w:fill="auto"/>
            <w:hideMark/>
          </w:tcPr>
          <w:p w14:paraId="0870E611" w14:textId="77777777" w:rsidR="00333537" w:rsidRPr="00D11BBF" w:rsidRDefault="00333537" w:rsidP="005C44A3">
            <w:pPr>
              <w:spacing w:after="0"/>
              <w:rPr>
                <w:rFonts w:ascii="Arial" w:hAnsi="Arial" w:cs="Arial"/>
                <w:b/>
                <w:bCs/>
                <w:color w:val="0000FF"/>
                <w:sz w:val="14"/>
                <w:szCs w:val="14"/>
                <w:u w:val="single"/>
              </w:rPr>
            </w:pPr>
            <w:hyperlink r:id="rId1760"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6E36CC13" w14:textId="436F77D5" w:rsidR="00333537" w:rsidRPr="00D11BBF" w:rsidRDefault="00333537" w:rsidP="005C44A3">
            <w:pPr>
              <w:spacing w:after="0"/>
              <w:rPr>
                <w:rFonts w:ascii="Arial" w:hAnsi="Arial" w:cs="Arial"/>
                <w:b/>
                <w:bCs/>
                <w:color w:val="0000FF"/>
                <w:sz w:val="14"/>
                <w:szCs w:val="14"/>
                <w:u w:val="single"/>
              </w:rPr>
            </w:pPr>
          </w:p>
        </w:tc>
        <w:tc>
          <w:tcPr>
            <w:tcW w:w="1134" w:type="dxa"/>
            <w:tcBorders>
              <w:top w:val="nil"/>
              <w:left w:val="nil"/>
              <w:bottom w:val="single" w:sz="4" w:space="0" w:color="A6A6A6"/>
              <w:right w:val="single" w:sz="4" w:space="0" w:color="A6A6A6"/>
            </w:tcBorders>
            <w:shd w:val="clear" w:color="auto" w:fill="auto"/>
            <w:hideMark/>
          </w:tcPr>
          <w:p w14:paraId="473FF40E" w14:textId="23CE4ED9"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7B82A05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5D4F0379" w14:textId="3CB3A5D6"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3B45242E"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R4-2511908</w:t>
            </w:r>
          </w:p>
        </w:tc>
        <w:tc>
          <w:tcPr>
            <w:tcW w:w="817" w:type="dxa"/>
            <w:tcBorders>
              <w:top w:val="nil"/>
              <w:left w:val="nil"/>
              <w:bottom w:val="single" w:sz="4" w:space="0" w:color="A6A6A6"/>
              <w:right w:val="single" w:sz="4" w:space="0" w:color="A6A6A6"/>
            </w:tcBorders>
            <w:shd w:val="clear" w:color="auto" w:fill="auto"/>
            <w:hideMark/>
          </w:tcPr>
          <w:p w14:paraId="6689CFC7" w14:textId="59FA3640"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7FF39529" w14:textId="0887F5D3"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59ACD6F1" w14:textId="3EAE4C51"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0082A8A1" w14:textId="0246CB1D" w:rsidR="00333537" w:rsidRPr="00D11BBF" w:rsidRDefault="004710F9" w:rsidP="005C44A3">
            <w:pPr>
              <w:spacing w:after="0"/>
              <w:rPr>
                <w:rFonts w:ascii="Arial" w:hAnsi="Arial" w:cs="Arial"/>
                <w:b/>
                <w:bCs/>
                <w:color w:val="0000FF"/>
                <w:sz w:val="14"/>
                <w:szCs w:val="14"/>
                <w:u w:val="single"/>
              </w:rPr>
            </w:pPr>
            <w:hyperlink r:id="rId1761" w:history="1">
              <w:r>
                <w:rPr>
                  <w:rStyle w:val="Hyperlink"/>
                  <w:rFonts w:ascii="Arial" w:hAnsi="Arial" w:cs="Arial"/>
                  <w:b/>
                  <w:bCs/>
                  <w:sz w:val="14"/>
                  <w:szCs w:val="14"/>
                </w:rPr>
                <w:t>R1-2506730</w:t>
              </w:r>
            </w:hyperlink>
          </w:p>
        </w:tc>
        <w:tc>
          <w:tcPr>
            <w:tcW w:w="2033" w:type="dxa"/>
            <w:tcBorders>
              <w:top w:val="nil"/>
              <w:left w:val="nil"/>
              <w:bottom w:val="single" w:sz="4" w:space="0" w:color="A6A6A6"/>
              <w:right w:val="single" w:sz="4" w:space="0" w:color="A6A6A6"/>
            </w:tcBorders>
            <w:shd w:val="clear" w:color="auto" w:fill="auto"/>
            <w:hideMark/>
          </w:tcPr>
          <w:p w14:paraId="2F8BE8D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event triggered L1-RSRP reporting if eventDetectionTimeWindowLength-r19 is configured</w:t>
            </w:r>
          </w:p>
        </w:tc>
        <w:tc>
          <w:tcPr>
            <w:tcW w:w="1276" w:type="dxa"/>
            <w:tcBorders>
              <w:top w:val="nil"/>
              <w:left w:val="nil"/>
              <w:bottom w:val="single" w:sz="4" w:space="0" w:color="A6A6A6"/>
              <w:right w:val="single" w:sz="4" w:space="0" w:color="A6A6A6"/>
            </w:tcBorders>
            <w:shd w:val="clear" w:color="auto" w:fill="auto"/>
            <w:hideMark/>
          </w:tcPr>
          <w:p w14:paraId="2570CE29"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Qualcomm</w:t>
            </w:r>
          </w:p>
        </w:tc>
        <w:tc>
          <w:tcPr>
            <w:tcW w:w="708" w:type="dxa"/>
            <w:tcBorders>
              <w:top w:val="nil"/>
              <w:left w:val="nil"/>
              <w:bottom w:val="single" w:sz="4" w:space="0" w:color="A6A6A6"/>
              <w:right w:val="single" w:sz="4" w:space="0" w:color="A6A6A6"/>
            </w:tcBorders>
            <w:shd w:val="clear" w:color="auto" w:fill="auto"/>
            <w:hideMark/>
          </w:tcPr>
          <w:p w14:paraId="73A1CD80" w14:textId="77777777" w:rsidR="00333537" w:rsidRPr="00D11BBF" w:rsidRDefault="00333537" w:rsidP="005C44A3">
            <w:pPr>
              <w:spacing w:after="0"/>
              <w:rPr>
                <w:rFonts w:ascii="Arial" w:hAnsi="Arial" w:cs="Arial"/>
                <w:b/>
                <w:bCs/>
                <w:color w:val="0000FF"/>
                <w:sz w:val="14"/>
                <w:szCs w:val="14"/>
                <w:u w:val="single"/>
              </w:rPr>
            </w:pPr>
            <w:hyperlink r:id="rId1762"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21559E73" w14:textId="77777777" w:rsidR="00333537" w:rsidRPr="00D11BBF" w:rsidRDefault="00333537" w:rsidP="005C44A3">
            <w:pPr>
              <w:spacing w:after="0"/>
              <w:rPr>
                <w:rFonts w:ascii="Arial" w:hAnsi="Arial" w:cs="Arial"/>
                <w:b/>
                <w:bCs/>
                <w:color w:val="0000FF"/>
                <w:sz w:val="14"/>
                <w:szCs w:val="14"/>
                <w:u w:val="single"/>
              </w:rPr>
            </w:pPr>
            <w:hyperlink r:id="rId1763" w:history="1">
              <w:r w:rsidRPr="00D11BBF">
                <w:rPr>
                  <w:rFonts w:ascii="Arial" w:hAnsi="Arial" w:cs="Arial"/>
                  <w:b/>
                  <w:bCs/>
                  <w:color w:val="0000FF"/>
                  <w:sz w:val="14"/>
                  <w:szCs w:val="14"/>
                  <w:u w:val="single"/>
                </w:rPr>
                <w:t>NR_MIMO_Ph5-Core</w:t>
              </w:r>
            </w:hyperlink>
          </w:p>
        </w:tc>
        <w:tc>
          <w:tcPr>
            <w:tcW w:w="1134" w:type="dxa"/>
            <w:tcBorders>
              <w:top w:val="nil"/>
              <w:left w:val="nil"/>
              <w:bottom w:val="single" w:sz="4" w:space="0" w:color="A6A6A6"/>
              <w:right w:val="single" w:sz="4" w:space="0" w:color="A6A6A6"/>
            </w:tcBorders>
            <w:shd w:val="clear" w:color="auto" w:fill="auto"/>
            <w:hideMark/>
          </w:tcPr>
          <w:p w14:paraId="6CAC7612" w14:textId="2654F1D5"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2F3A77A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710CA60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1134" w:type="dxa"/>
            <w:tcBorders>
              <w:top w:val="nil"/>
              <w:left w:val="nil"/>
              <w:bottom w:val="single" w:sz="4" w:space="0" w:color="A6A6A6"/>
              <w:right w:val="single" w:sz="4" w:space="0" w:color="A6A6A6"/>
            </w:tcBorders>
            <w:shd w:val="clear" w:color="auto" w:fill="auto"/>
            <w:hideMark/>
          </w:tcPr>
          <w:p w14:paraId="0D49E6A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R4-2512232</w:t>
            </w:r>
          </w:p>
        </w:tc>
        <w:tc>
          <w:tcPr>
            <w:tcW w:w="817" w:type="dxa"/>
            <w:tcBorders>
              <w:top w:val="nil"/>
              <w:left w:val="nil"/>
              <w:bottom w:val="single" w:sz="4" w:space="0" w:color="A6A6A6"/>
              <w:right w:val="single" w:sz="4" w:space="0" w:color="A6A6A6"/>
            </w:tcBorders>
            <w:shd w:val="clear" w:color="auto" w:fill="auto"/>
            <w:hideMark/>
          </w:tcPr>
          <w:p w14:paraId="67238B88" w14:textId="367C4F47"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3FB2942C" w14:textId="62EE5AB2"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B1230EB" w14:textId="40EB202B"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56BEC307" w14:textId="27147732" w:rsidR="00333537" w:rsidRPr="00D11BBF" w:rsidRDefault="004710F9" w:rsidP="005C44A3">
            <w:pPr>
              <w:spacing w:after="0"/>
              <w:rPr>
                <w:rFonts w:ascii="Arial" w:hAnsi="Arial" w:cs="Arial"/>
                <w:b/>
                <w:bCs/>
                <w:color w:val="0000FF"/>
                <w:sz w:val="14"/>
                <w:szCs w:val="14"/>
                <w:u w:val="single"/>
              </w:rPr>
            </w:pPr>
            <w:hyperlink r:id="rId1764" w:history="1">
              <w:r>
                <w:rPr>
                  <w:rStyle w:val="Hyperlink"/>
                  <w:rFonts w:ascii="Arial" w:hAnsi="Arial" w:cs="Arial"/>
                  <w:b/>
                  <w:bCs/>
                  <w:sz w:val="14"/>
                  <w:szCs w:val="14"/>
                </w:rPr>
                <w:t>R1-2506731</w:t>
              </w:r>
            </w:hyperlink>
          </w:p>
        </w:tc>
        <w:tc>
          <w:tcPr>
            <w:tcW w:w="2033" w:type="dxa"/>
            <w:tcBorders>
              <w:top w:val="nil"/>
              <w:left w:val="nil"/>
              <w:bottom w:val="single" w:sz="4" w:space="0" w:color="A6A6A6"/>
              <w:right w:val="single" w:sz="4" w:space="0" w:color="A6A6A6"/>
            </w:tcBorders>
            <w:shd w:val="clear" w:color="auto" w:fill="auto"/>
            <w:hideMark/>
          </w:tcPr>
          <w:p w14:paraId="6F4CB77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Reply on precompensation for NB-IoT NTN TDD mode</w:t>
            </w:r>
          </w:p>
        </w:tc>
        <w:tc>
          <w:tcPr>
            <w:tcW w:w="1276" w:type="dxa"/>
            <w:tcBorders>
              <w:top w:val="nil"/>
              <w:left w:val="nil"/>
              <w:bottom w:val="single" w:sz="4" w:space="0" w:color="A6A6A6"/>
              <w:right w:val="single" w:sz="4" w:space="0" w:color="A6A6A6"/>
            </w:tcBorders>
            <w:shd w:val="clear" w:color="auto" w:fill="auto"/>
            <w:hideMark/>
          </w:tcPr>
          <w:p w14:paraId="6D27147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Iridium Satellite LLC</w:t>
            </w:r>
          </w:p>
        </w:tc>
        <w:tc>
          <w:tcPr>
            <w:tcW w:w="708" w:type="dxa"/>
            <w:tcBorders>
              <w:top w:val="nil"/>
              <w:left w:val="nil"/>
              <w:bottom w:val="single" w:sz="4" w:space="0" w:color="A6A6A6"/>
              <w:right w:val="single" w:sz="4" w:space="0" w:color="A6A6A6"/>
            </w:tcBorders>
            <w:shd w:val="clear" w:color="auto" w:fill="auto"/>
            <w:hideMark/>
          </w:tcPr>
          <w:p w14:paraId="0F49EB89" w14:textId="77777777" w:rsidR="00333537" w:rsidRPr="00D11BBF" w:rsidRDefault="00333537" w:rsidP="005C44A3">
            <w:pPr>
              <w:spacing w:after="0"/>
              <w:rPr>
                <w:rFonts w:ascii="Arial" w:hAnsi="Arial" w:cs="Arial"/>
                <w:b/>
                <w:bCs/>
                <w:color w:val="0000FF"/>
                <w:sz w:val="14"/>
                <w:szCs w:val="14"/>
                <w:u w:val="single"/>
              </w:rPr>
            </w:pPr>
            <w:hyperlink r:id="rId1765"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21DD9E72" w14:textId="77777777" w:rsidR="00333537" w:rsidRPr="00D11BBF" w:rsidRDefault="00333537" w:rsidP="005C44A3">
            <w:pPr>
              <w:spacing w:after="0"/>
              <w:rPr>
                <w:rFonts w:ascii="Arial" w:hAnsi="Arial" w:cs="Arial"/>
                <w:b/>
                <w:bCs/>
                <w:color w:val="0000FF"/>
                <w:sz w:val="14"/>
                <w:szCs w:val="14"/>
                <w:u w:val="single"/>
              </w:rPr>
            </w:pPr>
            <w:hyperlink r:id="rId1766" w:history="1">
              <w:r w:rsidRPr="00D11BBF">
                <w:rPr>
                  <w:rFonts w:ascii="Arial" w:hAnsi="Arial" w:cs="Arial"/>
                  <w:b/>
                  <w:bCs/>
                  <w:color w:val="0000FF"/>
                  <w:sz w:val="14"/>
                  <w:szCs w:val="14"/>
                  <w:u w:val="single"/>
                </w:rPr>
                <w:t>IoT_NTN_TDD-Core</w:t>
              </w:r>
            </w:hyperlink>
          </w:p>
        </w:tc>
        <w:tc>
          <w:tcPr>
            <w:tcW w:w="1134" w:type="dxa"/>
            <w:tcBorders>
              <w:top w:val="nil"/>
              <w:left w:val="nil"/>
              <w:bottom w:val="single" w:sz="4" w:space="0" w:color="A6A6A6"/>
              <w:right w:val="single" w:sz="4" w:space="0" w:color="A6A6A6"/>
            </w:tcBorders>
            <w:shd w:val="clear" w:color="auto" w:fill="auto"/>
            <w:hideMark/>
          </w:tcPr>
          <w:p w14:paraId="4E142D51" w14:textId="7907BE2D" w:rsidR="00333537" w:rsidRPr="00D11BBF" w:rsidRDefault="004710F9" w:rsidP="005C44A3">
            <w:pPr>
              <w:spacing w:after="0"/>
              <w:rPr>
                <w:rFonts w:ascii="Arial" w:hAnsi="Arial" w:cs="Arial"/>
                <w:sz w:val="14"/>
                <w:szCs w:val="14"/>
              </w:rPr>
            </w:pPr>
            <w:hyperlink r:id="rId1767" w:history="1">
              <w:r>
                <w:rPr>
                  <w:rStyle w:val="Hyperlink"/>
                  <w:rFonts w:ascii="Arial" w:hAnsi="Arial" w:cs="Arial"/>
                  <w:sz w:val="14"/>
                  <w:szCs w:val="14"/>
                </w:rPr>
                <w:t>R1-2503142</w:t>
              </w:r>
            </w:hyperlink>
          </w:p>
        </w:tc>
        <w:tc>
          <w:tcPr>
            <w:tcW w:w="1276" w:type="dxa"/>
            <w:tcBorders>
              <w:top w:val="nil"/>
              <w:left w:val="nil"/>
              <w:bottom w:val="single" w:sz="4" w:space="0" w:color="A6A6A6"/>
              <w:right w:val="single" w:sz="4" w:space="0" w:color="A6A6A6"/>
            </w:tcBorders>
            <w:shd w:val="clear" w:color="auto" w:fill="auto"/>
            <w:hideMark/>
          </w:tcPr>
          <w:p w14:paraId="771B553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6EA1022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1134" w:type="dxa"/>
            <w:tcBorders>
              <w:top w:val="nil"/>
              <w:left w:val="nil"/>
              <w:bottom w:val="single" w:sz="4" w:space="0" w:color="A6A6A6"/>
              <w:right w:val="single" w:sz="4" w:space="0" w:color="A6A6A6"/>
            </w:tcBorders>
            <w:shd w:val="clear" w:color="auto" w:fill="auto"/>
            <w:hideMark/>
          </w:tcPr>
          <w:p w14:paraId="31DDB1C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R4-2512550</w:t>
            </w:r>
          </w:p>
        </w:tc>
        <w:tc>
          <w:tcPr>
            <w:tcW w:w="817" w:type="dxa"/>
            <w:tcBorders>
              <w:top w:val="nil"/>
              <w:left w:val="nil"/>
              <w:bottom w:val="single" w:sz="4" w:space="0" w:color="A6A6A6"/>
              <w:right w:val="single" w:sz="4" w:space="0" w:color="A6A6A6"/>
            </w:tcBorders>
            <w:shd w:val="clear" w:color="auto" w:fill="auto"/>
            <w:hideMark/>
          </w:tcPr>
          <w:p w14:paraId="20FAA82B" w14:textId="3D136431" w:rsidR="00333537" w:rsidRPr="00D11BBF" w:rsidRDefault="00333537" w:rsidP="00333537">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73DF6B4" w14:textId="6D1A3D99" w:rsidR="00333537" w:rsidRPr="00D11BBF" w:rsidRDefault="00333537" w:rsidP="00333537">
            <w:pPr>
              <w:rPr>
                <w:rFonts w:ascii="Arial" w:hAnsi="Arial" w:cs="Arial"/>
                <w:sz w:val="14"/>
                <w:szCs w:val="14"/>
              </w:rPr>
            </w:pPr>
            <w:r w:rsidRPr="00A60B22">
              <w:rPr>
                <w:rFonts w:ascii="Arial" w:hAnsi="Arial" w:cs="Arial"/>
                <w:sz w:val="14"/>
                <w:szCs w:val="14"/>
              </w:rPr>
              <w:t>Noted</w:t>
            </w:r>
          </w:p>
        </w:tc>
      </w:tr>
      <w:tr w:rsidR="00885F43" w:rsidRPr="00D11BBF" w14:paraId="4A79B43F" w14:textId="3F2E0C24" w:rsidTr="005C44A3">
        <w:trPr>
          <w:trHeight w:val="600"/>
        </w:trPr>
        <w:tc>
          <w:tcPr>
            <w:tcW w:w="1081" w:type="dxa"/>
            <w:tcBorders>
              <w:top w:val="nil"/>
              <w:left w:val="single" w:sz="4" w:space="0" w:color="A6A6A6"/>
              <w:bottom w:val="single" w:sz="4" w:space="0" w:color="A6A6A6"/>
              <w:right w:val="single" w:sz="4" w:space="0" w:color="A6A6A6"/>
            </w:tcBorders>
            <w:shd w:val="clear" w:color="auto" w:fill="auto"/>
            <w:hideMark/>
          </w:tcPr>
          <w:p w14:paraId="13EB8329" w14:textId="5E3C36B9" w:rsidR="00333537" w:rsidRPr="00D11BBF" w:rsidRDefault="004710F9" w:rsidP="005C44A3">
            <w:pPr>
              <w:spacing w:after="0"/>
              <w:rPr>
                <w:rFonts w:ascii="Arial" w:hAnsi="Arial" w:cs="Arial"/>
                <w:b/>
                <w:bCs/>
                <w:color w:val="0000FF"/>
                <w:sz w:val="14"/>
                <w:szCs w:val="14"/>
                <w:u w:val="single"/>
              </w:rPr>
            </w:pPr>
            <w:hyperlink r:id="rId1768" w:history="1">
              <w:r>
                <w:rPr>
                  <w:rStyle w:val="Hyperlink"/>
                  <w:rFonts w:ascii="Arial" w:hAnsi="Arial" w:cs="Arial"/>
                  <w:b/>
                  <w:bCs/>
                  <w:sz w:val="14"/>
                  <w:szCs w:val="14"/>
                </w:rPr>
                <w:t>R1-2506732</w:t>
              </w:r>
            </w:hyperlink>
          </w:p>
        </w:tc>
        <w:tc>
          <w:tcPr>
            <w:tcW w:w="2033" w:type="dxa"/>
            <w:tcBorders>
              <w:top w:val="nil"/>
              <w:left w:val="nil"/>
              <w:bottom w:val="single" w:sz="4" w:space="0" w:color="A6A6A6"/>
              <w:right w:val="single" w:sz="4" w:space="0" w:color="A6A6A6"/>
            </w:tcBorders>
            <w:shd w:val="clear" w:color="auto" w:fill="auto"/>
            <w:hideMark/>
          </w:tcPr>
          <w:p w14:paraId="4D1382E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Reply LS on requirements for phase continuity and power consistency for OCC with PUSCH in NR NTN Ph3</w:t>
            </w:r>
          </w:p>
        </w:tc>
        <w:tc>
          <w:tcPr>
            <w:tcW w:w="1276" w:type="dxa"/>
            <w:tcBorders>
              <w:top w:val="nil"/>
              <w:left w:val="nil"/>
              <w:bottom w:val="single" w:sz="4" w:space="0" w:color="A6A6A6"/>
              <w:right w:val="single" w:sz="4" w:space="0" w:color="A6A6A6"/>
            </w:tcBorders>
            <w:shd w:val="clear" w:color="auto" w:fill="auto"/>
            <w:hideMark/>
          </w:tcPr>
          <w:p w14:paraId="00929F6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vivo</w:t>
            </w:r>
          </w:p>
        </w:tc>
        <w:tc>
          <w:tcPr>
            <w:tcW w:w="708" w:type="dxa"/>
            <w:tcBorders>
              <w:top w:val="nil"/>
              <w:left w:val="nil"/>
              <w:bottom w:val="single" w:sz="4" w:space="0" w:color="A6A6A6"/>
              <w:right w:val="single" w:sz="4" w:space="0" w:color="A6A6A6"/>
            </w:tcBorders>
            <w:shd w:val="clear" w:color="auto" w:fill="auto"/>
            <w:hideMark/>
          </w:tcPr>
          <w:p w14:paraId="13FB16EE" w14:textId="77777777" w:rsidR="00333537" w:rsidRPr="00D11BBF" w:rsidRDefault="00333537" w:rsidP="005C44A3">
            <w:pPr>
              <w:spacing w:after="0"/>
              <w:rPr>
                <w:rFonts w:ascii="Arial" w:hAnsi="Arial" w:cs="Arial"/>
                <w:b/>
                <w:bCs/>
                <w:color w:val="0000FF"/>
                <w:sz w:val="14"/>
                <w:szCs w:val="14"/>
                <w:u w:val="single"/>
              </w:rPr>
            </w:pPr>
            <w:hyperlink r:id="rId1769"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22AB6562" w14:textId="77777777" w:rsidR="00333537" w:rsidRPr="00D11BBF" w:rsidRDefault="00333537" w:rsidP="005C44A3">
            <w:pPr>
              <w:spacing w:after="0"/>
              <w:rPr>
                <w:rFonts w:ascii="Arial" w:hAnsi="Arial" w:cs="Arial"/>
                <w:b/>
                <w:bCs/>
                <w:color w:val="0000FF"/>
                <w:sz w:val="14"/>
                <w:szCs w:val="14"/>
                <w:u w:val="single"/>
              </w:rPr>
            </w:pPr>
            <w:hyperlink r:id="rId1770" w:history="1">
              <w:r w:rsidRPr="00D11BBF">
                <w:rPr>
                  <w:rFonts w:ascii="Arial" w:hAnsi="Arial" w:cs="Arial"/>
                  <w:b/>
                  <w:bCs/>
                  <w:color w:val="0000FF"/>
                  <w:sz w:val="14"/>
                  <w:szCs w:val="14"/>
                  <w:u w:val="single"/>
                </w:rPr>
                <w:t>NR_NTN_Ph3-Core</w:t>
              </w:r>
            </w:hyperlink>
          </w:p>
        </w:tc>
        <w:tc>
          <w:tcPr>
            <w:tcW w:w="1134" w:type="dxa"/>
            <w:tcBorders>
              <w:top w:val="nil"/>
              <w:left w:val="nil"/>
              <w:bottom w:val="single" w:sz="4" w:space="0" w:color="A6A6A6"/>
              <w:right w:val="single" w:sz="4" w:space="0" w:color="A6A6A6"/>
            </w:tcBorders>
            <w:shd w:val="clear" w:color="auto" w:fill="auto"/>
            <w:hideMark/>
          </w:tcPr>
          <w:p w14:paraId="245D1311" w14:textId="2EE92B29" w:rsidR="00333537" w:rsidRPr="00D11BBF" w:rsidRDefault="004710F9" w:rsidP="005C44A3">
            <w:pPr>
              <w:spacing w:after="0"/>
              <w:rPr>
                <w:rFonts w:ascii="Arial" w:hAnsi="Arial" w:cs="Arial"/>
                <w:sz w:val="14"/>
                <w:szCs w:val="14"/>
              </w:rPr>
            </w:pPr>
            <w:hyperlink r:id="rId1771" w:history="1">
              <w:r>
                <w:rPr>
                  <w:rStyle w:val="Hyperlink"/>
                  <w:rFonts w:ascii="Arial" w:hAnsi="Arial" w:cs="Arial"/>
                  <w:sz w:val="14"/>
                  <w:szCs w:val="14"/>
                </w:rPr>
                <w:t>R1-2503071</w:t>
              </w:r>
            </w:hyperlink>
          </w:p>
        </w:tc>
        <w:tc>
          <w:tcPr>
            <w:tcW w:w="1276" w:type="dxa"/>
            <w:tcBorders>
              <w:top w:val="nil"/>
              <w:left w:val="nil"/>
              <w:bottom w:val="single" w:sz="4" w:space="0" w:color="A6A6A6"/>
              <w:right w:val="single" w:sz="4" w:space="0" w:color="A6A6A6"/>
            </w:tcBorders>
            <w:shd w:val="clear" w:color="auto" w:fill="auto"/>
            <w:hideMark/>
          </w:tcPr>
          <w:p w14:paraId="21B146AF"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28F17F0E" w14:textId="47A23FF4" w:rsidR="00333537" w:rsidRPr="00D11BBF" w:rsidRDefault="00333537"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53A4054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R4-2512641</w:t>
            </w:r>
          </w:p>
        </w:tc>
        <w:tc>
          <w:tcPr>
            <w:tcW w:w="817" w:type="dxa"/>
            <w:tcBorders>
              <w:top w:val="nil"/>
              <w:left w:val="nil"/>
              <w:bottom w:val="single" w:sz="4" w:space="0" w:color="A6A6A6"/>
              <w:right w:val="single" w:sz="4" w:space="0" w:color="A6A6A6"/>
            </w:tcBorders>
            <w:shd w:val="clear" w:color="auto" w:fill="auto"/>
            <w:hideMark/>
          </w:tcPr>
          <w:p w14:paraId="566A638B" w14:textId="2BF77E13" w:rsidR="00333537" w:rsidRPr="00D11BBF" w:rsidRDefault="00333537"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6494961F" w14:textId="22B9F5BE" w:rsidR="00333537" w:rsidRPr="00D11BBF" w:rsidRDefault="00333537" w:rsidP="005C44A3">
            <w:pPr>
              <w:spacing w:after="0"/>
              <w:rPr>
                <w:rFonts w:ascii="Arial" w:hAnsi="Arial" w:cs="Arial"/>
                <w:sz w:val="14"/>
                <w:szCs w:val="14"/>
              </w:rPr>
            </w:pPr>
            <w:r w:rsidRPr="00A60B22">
              <w:rPr>
                <w:rFonts w:ascii="Arial" w:hAnsi="Arial" w:cs="Arial"/>
                <w:sz w:val="14"/>
                <w:szCs w:val="14"/>
              </w:rPr>
              <w:t>Noted</w:t>
            </w:r>
          </w:p>
        </w:tc>
      </w:tr>
      <w:tr w:rsidR="00885F43" w:rsidRPr="00D11BBF" w14:paraId="626DF3D2" w14:textId="33500352" w:rsidTr="005C44A3">
        <w:trPr>
          <w:trHeight w:val="579"/>
        </w:trPr>
        <w:tc>
          <w:tcPr>
            <w:tcW w:w="1081" w:type="dxa"/>
            <w:tcBorders>
              <w:top w:val="nil"/>
              <w:left w:val="single" w:sz="4" w:space="0" w:color="A6A6A6"/>
              <w:bottom w:val="single" w:sz="4" w:space="0" w:color="A6A6A6"/>
              <w:right w:val="single" w:sz="4" w:space="0" w:color="A6A6A6"/>
            </w:tcBorders>
            <w:shd w:val="clear" w:color="auto" w:fill="auto"/>
            <w:hideMark/>
          </w:tcPr>
          <w:p w14:paraId="3A04AC2E" w14:textId="36F4C792" w:rsidR="00333537" w:rsidRPr="00D11BBF" w:rsidRDefault="004710F9" w:rsidP="005C44A3">
            <w:pPr>
              <w:spacing w:after="0"/>
              <w:rPr>
                <w:rFonts w:ascii="Arial" w:hAnsi="Arial" w:cs="Arial"/>
                <w:b/>
                <w:bCs/>
                <w:color w:val="0000FF"/>
                <w:sz w:val="14"/>
                <w:szCs w:val="14"/>
                <w:u w:val="single"/>
              </w:rPr>
            </w:pPr>
            <w:hyperlink r:id="rId1772" w:history="1">
              <w:r>
                <w:rPr>
                  <w:rStyle w:val="Hyperlink"/>
                  <w:rFonts w:ascii="Arial" w:hAnsi="Arial" w:cs="Arial"/>
                  <w:b/>
                  <w:bCs/>
                  <w:sz w:val="14"/>
                  <w:szCs w:val="14"/>
                </w:rPr>
                <w:t>R1-2506733</w:t>
              </w:r>
            </w:hyperlink>
          </w:p>
        </w:tc>
        <w:tc>
          <w:tcPr>
            <w:tcW w:w="2033" w:type="dxa"/>
            <w:tcBorders>
              <w:top w:val="nil"/>
              <w:left w:val="nil"/>
              <w:bottom w:val="single" w:sz="4" w:space="0" w:color="A6A6A6"/>
              <w:right w:val="single" w:sz="4" w:space="0" w:color="A6A6A6"/>
            </w:tcBorders>
            <w:shd w:val="clear" w:color="auto" w:fill="auto"/>
            <w:hideMark/>
          </w:tcPr>
          <w:p w14:paraId="604E2BA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Rel-19 RAN4 UE feature list for NR (version 2)</w:t>
            </w:r>
          </w:p>
        </w:tc>
        <w:tc>
          <w:tcPr>
            <w:tcW w:w="1276" w:type="dxa"/>
            <w:tcBorders>
              <w:top w:val="nil"/>
              <w:left w:val="nil"/>
              <w:bottom w:val="single" w:sz="4" w:space="0" w:color="A6A6A6"/>
              <w:right w:val="single" w:sz="4" w:space="0" w:color="A6A6A6"/>
            </w:tcBorders>
            <w:shd w:val="clear" w:color="auto" w:fill="auto"/>
            <w:hideMark/>
          </w:tcPr>
          <w:p w14:paraId="31ECFEA2"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CMCC</w:t>
            </w:r>
          </w:p>
        </w:tc>
        <w:tc>
          <w:tcPr>
            <w:tcW w:w="708" w:type="dxa"/>
            <w:tcBorders>
              <w:top w:val="nil"/>
              <w:left w:val="nil"/>
              <w:bottom w:val="single" w:sz="4" w:space="0" w:color="A6A6A6"/>
              <w:right w:val="single" w:sz="4" w:space="0" w:color="A6A6A6"/>
            </w:tcBorders>
            <w:shd w:val="clear" w:color="auto" w:fill="auto"/>
            <w:hideMark/>
          </w:tcPr>
          <w:p w14:paraId="6BF14E56" w14:textId="77777777" w:rsidR="00333537" w:rsidRPr="00D11BBF" w:rsidRDefault="00333537" w:rsidP="005C44A3">
            <w:pPr>
              <w:spacing w:after="0"/>
              <w:rPr>
                <w:rFonts w:ascii="Arial" w:hAnsi="Arial" w:cs="Arial"/>
                <w:b/>
                <w:bCs/>
                <w:color w:val="0000FF"/>
                <w:sz w:val="14"/>
                <w:szCs w:val="14"/>
                <w:u w:val="single"/>
              </w:rPr>
            </w:pPr>
            <w:hyperlink r:id="rId1773"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23573001" w14:textId="77777777" w:rsidR="00333537" w:rsidRPr="00D11BBF" w:rsidRDefault="00333537" w:rsidP="005C44A3">
            <w:pPr>
              <w:spacing w:after="0"/>
              <w:rPr>
                <w:rFonts w:ascii="Arial" w:hAnsi="Arial" w:cs="Arial"/>
                <w:color w:val="000000"/>
                <w:sz w:val="14"/>
                <w:szCs w:val="14"/>
              </w:rPr>
            </w:pPr>
            <w:r w:rsidRPr="00D11BBF">
              <w:rPr>
                <w:rFonts w:ascii="Arial" w:hAnsi="Arial" w:cs="Arial"/>
                <w:color w:val="000000"/>
                <w:sz w:val="14"/>
                <w:szCs w:val="14"/>
              </w:rPr>
              <w:t xml:space="preserve">NR_ENDC_RF_Ph4, NonCol_intraB_ENDC_NR_CA_Ph2, NR_ATG_enh, NR_RRM_Ph5, Netw_Energy_NR_enh, NR_LPWUS, NR_Mob_Ph4, NR_XR_Ph3, NR_FR1_lessthan_5MHz_BW_Ph2, </w:t>
            </w:r>
            <w:r w:rsidRPr="00D11BBF">
              <w:rPr>
                <w:rFonts w:ascii="Arial" w:hAnsi="Arial" w:cs="Arial"/>
                <w:color w:val="000000"/>
                <w:sz w:val="14"/>
                <w:szCs w:val="14"/>
              </w:rPr>
              <w:lastRenderedPageBreak/>
              <w:t>NR_LBCA_Sw, NR_FR1_7MHz_BW, NR_IoT_NTN_req_test_enh, NR_AIML_air, NR_NTN_Ku_bands, NR_NTN_Ph3</w:t>
            </w:r>
          </w:p>
        </w:tc>
        <w:tc>
          <w:tcPr>
            <w:tcW w:w="1134" w:type="dxa"/>
            <w:tcBorders>
              <w:top w:val="nil"/>
              <w:left w:val="nil"/>
              <w:bottom w:val="single" w:sz="4" w:space="0" w:color="A6A6A6"/>
              <w:right w:val="single" w:sz="4" w:space="0" w:color="A6A6A6"/>
            </w:tcBorders>
            <w:shd w:val="clear" w:color="auto" w:fill="auto"/>
            <w:hideMark/>
          </w:tcPr>
          <w:p w14:paraId="62D96C74" w14:textId="0F68EEEA"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4A229307"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2B6F5B2C"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6A09627A"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R4-2511884</w:t>
            </w:r>
          </w:p>
        </w:tc>
        <w:tc>
          <w:tcPr>
            <w:tcW w:w="817" w:type="dxa"/>
            <w:tcBorders>
              <w:top w:val="nil"/>
              <w:left w:val="nil"/>
              <w:bottom w:val="single" w:sz="4" w:space="0" w:color="A6A6A6"/>
              <w:right w:val="single" w:sz="4" w:space="0" w:color="A6A6A6"/>
            </w:tcBorders>
            <w:shd w:val="clear" w:color="auto" w:fill="auto"/>
            <w:hideMark/>
          </w:tcPr>
          <w:p w14:paraId="0513C4B5" w14:textId="50AC6350" w:rsidR="00333537" w:rsidRPr="00D11BBF" w:rsidRDefault="00333537"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1F9C3563" w14:textId="531547E0" w:rsidR="00333537" w:rsidRPr="00D11BBF" w:rsidRDefault="00333537" w:rsidP="005C44A3">
            <w:pPr>
              <w:spacing w:after="0"/>
              <w:rPr>
                <w:rFonts w:ascii="Arial" w:hAnsi="Arial" w:cs="Arial"/>
                <w:sz w:val="14"/>
                <w:szCs w:val="14"/>
              </w:rPr>
            </w:pPr>
            <w:r w:rsidRPr="00A60B22">
              <w:rPr>
                <w:rFonts w:ascii="Arial" w:hAnsi="Arial" w:cs="Arial"/>
                <w:sz w:val="14"/>
                <w:szCs w:val="14"/>
              </w:rPr>
              <w:t>Noted</w:t>
            </w:r>
          </w:p>
        </w:tc>
      </w:tr>
      <w:tr w:rsidR="00885F43" w:rsidRPr="00D11BBF" w14:paraId="2A9AC5CC" w14:textId="46B8CD36" w:rsidTr="005C44A3">
        <w:trPr>
          <w:trHeight w:val="420"/>
        </w:trPr>
        <w:tc>
          <w:tcPr>
            <w:tcW w:w="1081" w:type="dxa"/>
            <w:tcBorders>
              <w:top w:val="nil"/>
              <w:left w:val="single" w:sz="4" w:space="0" w:color="A6A6A6"/>
              <w:bottom w:val="single" w:sz="4" w:space="0" w:color="A6A6A6"/>
              <w:right w:val="single" w:sz="4" w:space="0" w:color="A6A6A6"/>
            </w:tcBorders>
            <w:shd w:val="clear" w:color="auto" w:fill="auto"/>
            <w:hideMark/>
          </w:tcPr>
          <w:p w14:paraId="2F2FB59A" w14:textId="2102EF41" w:rsidR="00333537" w:rsidRPr="00D11BBF" w:rsidRDefault="004710F9" w:rsidP="005C44A3">
            <w:pPr>
              <w:spacing w:after="0"/>
              <w:rPr>
                <w:rFonts w:ascii="Arial" w:hAnsi="Arial" w:cs="Arial"/>
                <w:b/>
                <w:bCs/>
                <w:color w:val="0000FF"/>
                <w:sz w:val="14"/>
                <w:szCs w:val="14"/>
                <w:u w:val="single"/>
              </w:rPr>
            </w:pPr>
            <w:hyperlink r:id="rId1774" w:history="1">
              <w:r>
                <w:rPr>
                  <w:rStyle w:val="Hyperlink"/>
                  <w:rFonts w:ascii="Arial" w:hAnsi="Arial" w:cs="Arial"/>
                  <w:b/>
                  <w:bCs/>
                  <w:sz w:val="14"/>
                  <w:szCs w:val="14"/>
                </w:rPr>
                <w:t>R1-2506734</w:t>
              </w:r>
            </w:hyperlink>
          </w:p>
        </w:tc>
        <w:tc>
          <w:tcPr>
            <w:tcW w:w="2033" w:type="dxa"/>
            <w:tcBorders>
              <w:top w:val="nil"/>
              <w:left w:val="nil"/>
              <w:bottom w:val="single" w:sz="4" w:space="0" w:color="A6A6A6"/>
              <w:right w:val="single" w:sz="4" w:space="0" w:color="A6A6A6"/>
            </w:tcBorders>
            <w:shd w:val="clear" w:color="auto" w:fill="auto"/>
            <w:hideMark/>
          </w:tcPr>
          <w:p w14:paraId="5456A784"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LS on Release Independence of 6Rx</w:t>
            </w:r>
          </w:p>
        </w:tc>
        <w:tc>
          <w:tcPr>
            <w:tcW w:w="1276" w:type="dxa"/>
            <w:tcBorders>
              <w:top w:val="nil"/>
              <w:left w:val="nil"/>
              <w:bottom w:val="single" w:sz="4" w:space="0" w:color="A6A6A6"/>
              <w:right w:val="single" w:sz="4" w:space="0" w:color="A6A6A6"/>
            </w:tcBorders>
            <w:shd w:val="clear" w:color="auto" w:fill="auto"/>
            <w:hideMark/>
          </w:tcPr>
          <w:p w14:paraId="1B65533D"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RAN4, T-Mobile USA</w:t>
            </w:r>
          </w:p>
        </w:tc>
        <w:tc>
          <w:tcPr>
            <w:tcW w:w="708" w:type="dxa"/>
            <w:tcBorders>
              <w:top w:val="nil"/>
              <w:left w:val="nil"/>
              <w:bottom w:val="single" w:sz="4" w:space="0" w:color="A6A6A6"/>
              <w:right w:val="single" w:sz="4" w:space="0" w:color="A6A6A6"/>
            </w:tcBorders>
            <w:shd w:val="clear" w:color="auto" w:fill="auto"/>
            <w:hideMark/>
          </w:tcPr>
          <w:p w14:paraId="19370E4C" w14:textId="77777777" w:rsidR="00333537" w:rsidRPr="00D11BBF" w:rsidRDefault="00333537" w:rsidP="005C44A3">
            <w:pPr>
              <w:spacing w:after="0"/>
              <w:rPr>
                <w:rFonts w:ascii="Arial" w:hAnsi="Arial" w:cs="Arial"/>
                <w:b/>
                <w:bCs/>
                <w:color w:val="0000FF"/>
                <w:sz w:val="14"/>
                <w:szCs w:val="14"/>
                <w:u w:val="single"/>
              </w:rPr>
            </w:pPr>
            <w:hyperlink r:id="rId1775"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702C49DB" w14:textId="77777777" w:rsidR="00333537" w:rsidRPr="00D11BBF" w:rsidRDefault="00333537" w:rsidP="005C44A3">
            <w:pPr>
              <w:spacing w:after="0"/>
              <w:rPr>
                <w:rFonts w:ascii="Arial" w:hAnsi="Arial" w:cs="Arial"/>
                <w:b/>
                <w:bCs/>
                <w:color w:val="0000FF"/>
                <w:sz w:val="14"/>
                <w:szCs w:val="14"/>
                <w:u w:val="single"/>
              </w:rPr>
            </w:pPr>
            <w:hyperlink r:id="rId1776" w:history="1">
              <w:r w:rsidRPr="00D11BBF">
                <w:rPr>
                  <w:rFonts w:ascii="Arial" w:hAnsi="Arial" w:cs="Arial"/>
                  <w:b/>
                  <w:bCs/>
                  <w:color w:val="0000FF"/>
                  <w:sz w:val="14"/>
                  <w:szCs w:val="14"/>
                  <w:u w:val="single"/>
                </w:rPr>
                <w:t>NR_ENDC_RF_Ph4-Core</w:t>
              </w:r>
            </w:hyperlink>
          </w:p>
        </w:tc>
        <w:tc>
          <w:tcPr>
            <w:tcW w:w="1134" w:type="dxa"/>
            <w:tcBorders>
              <w:top w:val="nil"/>
              <w:left w:val="nil"/>
              <w:bottom w:val="single" w:sz="4" w:space="0" w:color="A6A6A6"/>
              <w:right w:val="single" w:sz="4" w:space="0" w:color="A6A6A6"/>
            </w:tcBorders>
            <w:shd w:val="clear" w:color="auto" w:fill="auto"/>
            <w:hideMark/>
          </w:tcPr>
          <w:p w14:paraId="6E1A4500" w14:textId="34F3FE20" w:rsidR="00333537" w:rsidRPr="00D11BBF" w:rsidRDefault="00333537"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00D60751"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2DE35AB6"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061BB903" w14:textId="77777777" w:rsidR="00333537" w:rsidRPr="00D11BBF" w:rsidRDefault="00333537" w:rsidP="005C44A3">
            <w:pPr>
              <w:spacing w:after="0"/>
              <w:rPr>
                <w:rFonts w:ascii="Arial" w:hAnsi="Arial" w:cs="Arial"/>
                <w:sz w:val="14"/>
                <w:szCs w:val="14"/>
              </w:rPr>
            </w:pPr>
            <w:r w:rsidRPr="00D11BBF">
              <w:rPr>
                <w:rFonts w:ascii="Arial" w:hAnsi="Arial" w:cs="Arial"/>
                <w:sz w:val="14"/>
                <w:szCs w:val="14"/>
              </w:rPr>
              <w:t>R4-2511898</w:t>
            </w:r>
          </w:p>
        </w:tc>
        <w:tc>
          <w:tcPr>
            <w:tcW w:w="817" w:type="dxa"/>
            <w:tcBorders>
              <w:top w:val="nil"/>
              <w:left w:val="nil"/>
              <w:bottom w:val="single" w:sz="4" w:space="0" w:color="A6A6A6"/>
              <w:right w:val="single" w:sz="4" w:space="0" w:color="A6A6A6"/>
            </w:tcBorders>
            <w:shd w:val="clear" w:color="auto" w:fill="auto"/>
            <w:hideMark/>
          </w:tcPr>
          <w:p w14:paraId="70954C3D" w14:textId="006AC7B0" w:rsidR="00333537" w:rsidRPr="00D11BBF" w:rsidRDefault="00333537"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3AA57DF0" w14:textId="72732BA5" w:rsidR="00333537" w:rsidRPr="00D11BBF" w:rsidRDefault="00333537" w:rsidP="005C44A3">
            <w:pPr>
              <w:spacing w:after="0"/>
              <w:rPr>
                <w:rFonts w:ascii="Arial" w:hAnsi="Arial" w:cs="Arial"/>
                <w:sz w:val="14"/>
                <w:szCs w:val="14"/>
              </w:rPr>
            </w:pPr>
            <w:r w:rsidRPr="00A60B22">
              <w:rPr>
                <w:rFonts w:ascii="Arial" w:hAnsi="Arial" w:cs="Arial"/>
                <w:sz w:val="14"/>
                <w:szCs w:val="14"/>
              </w:rPr>
              <w:t>Noted</w:t>
            </w:r>
          </w:p>
        </w:tc>
      </w:tr>
      <w:tr w:rsidR="00885F43" w:rsidRPr="00D11BBF" w14:paraId="43A9DF94" w14:textId="79DD3A8C"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0EA2E81F" w14:textId="2CC5821D" w:rsidR="00991BDB" w:rsidRPr="00D11BBF" w:rsidRDefault="004710F9" w:rsidP="005C44A3">
            <w:pPr>
              <w:spacing w:after="0"/>
              <w:rPr>
                <w:rFonts w:ascii="Arial" w:hAnsi="Arial" w:cs="Arial"/>
                <w:b/>
                <w:bCs/>
                <w:color w:val="0000FF"/>
                <w:sz w:val="14"/>
                <w:szCs w:val="14"/>
                <w:u w:val="single"/>
              </w:rPr>
            </w:pPr>
            <w:hyperlink r:id="rId1777" w:history="1">
              <w:r>
                <w:rPr>
                  <w:rStyle w:val="Hyperlink"/>
                  <w:rFonts w:ascii="Arial" w:hAnsi="Arial" w:cs="Arial"/>
                  <w:b/>
                  <w:bCs/>
                  <w:sz w:val="14"/>
                  <w:szCs w:val="14"/>
                </w:rPr>
                <w:t>R1-2506735</w:t>
              </w:r>
            </w:hyperlink>
          </w:p>
        </w:tc>
        <w:tc>
          <w:tcPr>
            <w:tcW w:w="2033" w:type="dxa"/>
            <w:tcBorders>
              <w:top w:val="nil"/>
              <w:left w:val="nil"/>
              <w:bottom w:val="single" w:sz="4" w:space="0" w:color="A6A6A6"/>
              <w:right w:val="single" w:sz="4" w:space="0" w:color="A6A6A6"/>
            </w:tcBorders>
            <w:shd w:val="clear" w:color="auto" w:fill="auto"/>
            <w:hideMark/>
          </w:tcPr>
          <w:p w14:paraId="1AAFABE8"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LS on definition of CSI-RS based L1 intra/inter-frequency measurement</w:t>
            </w:r>
          </w:p>
        </w:tc>
        <w:tc>
          <w:tcPr>
            <w:tcW w:w="1276" w:type="dxa"/>
            <w:tcBorders>
              <w:top w:val="nil"/>
              <w:left w:val="nil"/>
              <w:bottom w:val="single" w:sz="4" w:space="0" w:color="A6A6A6"/>
              <w:right w:val="single" w:sz="4" w:space="0" w:color="A6A6A6"/>
            </w:tcBorders>
            <w:shd w:val="clear" w:color="auto" w:fill="auto"/>
            <w:hideMark/>
          </w:tcPr>
          <w:p w14:paraId="60629110"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RAN4, Apple</w:t>
            </w:r>
          </w:p>
        </w:tc>
        <w:tc>
          <w:tcPr>
            <w:tcW w:w="708" w:type="dxa"/>
            <w:tcBorders>
              <w:top w:val="nil"/>
              <w:left w:val="nil"/>
              <w:bottom w:val="single" w:sz="4" w:space="0" w:color="A6A6A6"/>
              <w:right w:val="single" w:sz="4" w:space="0" w:color="A6A6A6"/>
            </w:tcBorders>
            <w:shd w:val="clear" w:color="auto" w:fill="auto"/>
            <w:hideMark/>
          </w:tcPr>
          <w:p w14:paraId="4063EBFA" w14:textId="77777777" w:rsidR="00991BDB" w:rsidRPr="00D11BBF" w:rsidRDefault="00991BDB" w:rsidP="005C44A3">
            <w:pPr>
              <w:spacing w:after="0"/>
              <w:rPr>
                <w:rFonts w:ascii="Arial" w:hAnsi="Arial" w:cs="Arial"/>
                <w:b/>
                <w:bCs/>
                <w:color w:val="0000FF"/>
                <w:sz w:val="14"/>
                <w:szCs w:val="14"/>
                <w:u w:val="single"/>
              </w:rPr>
            </w:pPr>
            <w:hyperlink r:id="rId1778"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5460B581" w14:textId="77777777" w:rsidR="00991BDB" w:rsidRPr="00D11BBF" w:rsidRDefault="00991BDB" w:rsidP="005C44A3">
            <w:pPr>
              <w:spacing w:after="0"/>
              <w:rPr>
                <w:rFonts w:ascii="Arial" w:hAnsi="Arial" w:cs="Arial"/>
                <w:b/>
                <w:bCs/>
                <w:color w:val="0000FF"/>
                <w:sz w:val="14"/>
                <w:szCs w:val="14"/>
                <w:u w:val="single"/>
              </w:rPr>
            </w:pPr>
            <w:hyperlink r:id="rId1779" w:history="1">
              <w:r w:rsidRPr="00D11BBF">
                <w:rPr>
                  <w:rFonts w:ascii="Arial" w:hAnsi="Arial" w:cs="Arial"/>
                  <w:b/>
                  <w:bCs/>
                  <w:color w:val="0000FF"/>
                  <w:sz w:val="14"/>
                  <w:szCs w:val="14"/>
                  <w:u w:val="single"/>
                </w:rPr>
                <w:t>NR_Mob_Ph4-Core</w:t>
              </w:r>
            </w:hyperlink>
          </w:p>
        </w:tc>
        <w:tc>
          <w:tcPr>
            <w:tcW w:w="1134" w:type="dxa"/>
            <w:tcBorders>
              <w:top w:val="nil"/>
              <w:left w:val="nil"/>
              <w:bottom w:val="single" w:sz="4" w:space="0" w:color="A6A6A6"/>
              <w:right w:val="single" w:sz="4" w:space="0" w:color="A6A6A6"/>
            </w:tcBorders>
            <w:shd w:val="clear" w:color="auto" w:fill="auto"/>
            <w:hideMark/>
          </w:tcPr>
          <w:p w14:paraId="1D1FEDFB" w14:textId="2E169F8F" w:rsidR="00991BDB" w:rsidRPr="00D11BBF" w:rsidRDefault="00991BDB"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6CF98109"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3AD821B8"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1092559B"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R4-2512334</w:t>
            </w:r>
          </w:p>
        </w:tc>
        <w:tc>
          <w:tcPr>
            <w:tcW w:w="817" w:type="dxa"/>
            <w:tcBorders>
              <w:top w:val="nil"/>
              <w:left w:val="nil"/>
              <w:bottom w:val="single" w:sz="4" w:space="0" w:color="A6A6A6"/>
              <w:right w:val="single" w:sz="4" w:space="0" w:color="A6A6A6"/>
            </w:tcBorders>
            <w:shd w:val="clear" w:color="auto" w:fill="auto"/>
            <w:hideMark/>
          </w:tcPr>
          <w:p w14:paraId="58EAD2E7" w14:textId="1B7B5354" w:rsidR="00991BDB" w:rsidRPr="00D11BBF" w:rsidRDefault="00991BDB"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371C0F4F" w14:textId="7D42A269" w:rsidR="00991BDB" w:rsidRPr="00D11BBF" w:rsidRDefault="00991BDB" w:rsidP="005C44A3">
            <w:pPr>
              <w:spacing w:after="0"/>
              <w:rPr>
                <w:rFonts w:ascii="Arial" w:hAnsi="Arial" w:cs="Arial"/>
                <w:sz w:val="14"/>
                <w:szCs w:val="14"/>
              </w:rPr>
            </w:pPr>
            <w:r w:rsidRPr="00D16F28">
              <w:rPr>
                <w:rFonts w:ascii="Arial" w:hAnsi="Arial" w:cs="Arial"/>
                <w:sz w:val="14"/>
                <w:szCs w:val="14"/>
              </w:rPr>
              <w:t>Noted</w:t>
            </w:r>
          </w:p>
        </w:tc>
      </w:tr>
      <w:tr w:rsidR="00885F43" w:rsidRPr="00D11BBF" w14:paraId="17EE506D" w14:textId="4A842CAE"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66F30DAD" w14:textId="6FF51399" w:rsidR="00991BDB" w:rsidRPr="00D11BBF" w:rsidRDefault="004710F9" w:rsidP="00991BDB">
            <w:pPr>
              <w:rPr>
                <w:rFonts w:ascii="Arial" w:hAnsi="Arial" w:cs="Arial"/>
                <w:b/>
                <w:bCs/>
                <w:color w:val="0000FF"/>
                <w:sz w:val="14"/>
                <w:szCs w:val="14"/>
                <w:u w:val="single"/>
              </w:rPr>
            </w:pPr>
            <w:hyperlink r:id="rId1780" w:history="1">
              <w:r>
                <w:rPr>
                  <w:rStyle w:val="Hyperlink"/>
                  <w:rFonts w:ascii="Arial" w:hAnsi="Arial" w:cs="Arial"/>
                  <w:b/>
                  <w:bCs/>
                  <w:sz w:val="14"/>
                  <w:szCs w:val="14"/>
                </w:rPr>
                <w:t>R1-2506736</w:t>
              </w:r>
            </w:hyperlink>
          </w:p>
        </w:tc>
        <w:tc>
          <w:tcPr>
            <w:tcW w:w="2033" w:type="dxa"/>
            <w:tcBorders>
              <w:top w:val="nil"/>
              <w:left w:val="nil"/>
              <w:bottom w:val="single" w:sz="4" w:space="0" w:color="A6A6A6"/>
              <w:right w:val="single" w:sz="4" w:space="0" w:color="A6A6A6"/>
            </w:tcBorders>
            <w:shd w:val="clear" w:color="auto" w:fill="auto"/>
            <w:hideMark/>
          </w:tcPr>
          <w:p w14:paraId="156088AE" w14:textId="77777777" w:rsidR="00991BDB" w:rsidRPr="00D11BBF" w:rsidRDefault="00991BDB" w:rsidP="00991BDB">
            <w:pPr>
              <w:rPr>
                <w:rFonts w:ascii="Arial" w:hAnsi="Arial" w:cs="Arial"/>
                <w:sz w:val="14"/>
                <w:szCs w:val="14"/>
              </w:rPr>
            </w:pPr>
            <w:r w:rsidRPr="00D11BBF">
              <w:rPr>
                <w:rFonts w:ascii="Arial" w:hAnsi="Arial" w:cs="Arial"/>
                <w:sz w:val="14"/>
                <w:szCs w:val="14"/>
              </w:rPr>
              <w:t>Response LS on the RAN simulation assumptions for ULBC</w:t>
            </w:r>
          </w:p>
        </w:tc>
        <w:tc>
          <w:tcPr>
            <w:tcW w:w="1276" w:type="dxa"/>
            <w:tcBorders>
              <w:top w:val="nil"/>
              <w:left w:val="nil"/>
              <w:bottom w:val="single" w:sz="4" w:space="0" w:color="A6A6A6"/>
              <w:right w:val="single" w:sz="4" w:space="0" w:color="A6A6A6"/>
            </w:tcBorders>
            <w:shd w:val="clear" w:color="auto" w:fill="auto"/>
            <w:hideMark/>
          </w:tcPr>
          <w:p w14:paraId="33684517" w14:textId="77777777" w:rsidR="00991BDB" w:rsidRPr="00D11BBF" w:rsidRDefault="00991BDB" w:rsidP="00991BDB">
            <w:pPr>
              <w:rPr>
                <w:rFonts w:ascii="Arial" w:hAnsi="Arial" w:cs="Arial"/>
                <w:sz w:val="14"/>
                <w:szCs w:val="14"/>
              </w:rPr>
            </w:pPr>
            <w:r w:rsidRPr="00D11BBF">
              <w:rPr>
                <w:rFonts w:ascii="Arial" w:hAnsi="Arial" w:cs="Arial"/>
                <w:sz w:val="14"/>
                <w:szCs w:val="14"/>
              </w:rPr>
              <w:t>RAN4, Xiaomi</w:t>
            </w:r>
          </w:p>
        </w:tc>
        <w:tc>
          <w:tcPr>
            <w:tcW w:w="708" w:type="dxa"/>
            <w:tcBorders>
              <w:top w:val="nil"/>
              <w:left w:val="nil"/>
              <w:bottom w:val="single" w:sz="4" w:space="0" w:color="A6A6A6"/>
              <w:right w:val="single" w:sz="4" w:space="0" w:color="A6A6A6"/>
            </w:tcBorders>
            <w:shd w:val="clear" w:color="auto" w:fill="auto"/>
            <w:hideMark/>
          </w:tcPr>
          <w:p w14:paraId="422F60F1" w14:textId="77777777" w:rsidR="00991BDB" w:rsidRPr="00D11BBF" w:rsidRDefault="00991BDB" w:rsidP="00991BDB">
            <w:pPr>
              <w:rPr>
                <w:rFonts w:ascii="Arial" w:hAnsi="Arial" w:cs="Arial"/>
                <w:b/>
                <w:bCs/>
                <w:color w:val="0000FF"/>
                <w:sz w:val="14"/>
                <w:szCs w:val="14"/>
                <w:u w:val="single"/>
              </w:rPr>
            </w:pPr>
            <w:hyperlink r:id="rId1781"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2EA6D25F" w14:textId="77777777" w:rsidR="00991BDB" w:rsidRPr="00D11BBF" w:rsidRDefault="00991BDB" w:rsidP="00991BDB">
            <w:pPr>
              <w:rPr>
                <w:rFonts w:ascii="Arial" w:hAnsi="Arial" w:cs="Arial"/>
                <w:b/>
                <w:bCs/>
                <w:color w:val="0000FF"/>
                <w:sz w:val="14"/>
                <w:szCs w:val="14"/>
                <w:u w:val="single"/>
              </w:rPr>
            </w:pPr>
            <w:hyperlink r:id="rId1782" w:history="1">
              <w:r w:rsidRPr="00D11BBF">
                <w:rPr>
                  <w:rFonts w:ascii="Arial" w:hAnsi="Arial" w:cs="Arial"/>
                  <w:b/>
                  <w:bCs/>
                  <w:color w:val="0000FF"/>
                  <w:sz w:val="14"/>
                  <w:szCs w:val="14"/>
                  <w:u w:val="single"/>
                </w:rPr>
                <w:t>FS_ULBC</w:t>
              </w:r>
            </w:hyperlink>
          </w:p>
        </w:tc>
        <w:tc>
          <w:tcPr>
            <w:tcW w:w="1134" w:type="dxa"/>
            <w:tcBorders>
              <w:top w:val="nil"/>
              <w:left w:val="nil"/>
              <w:bottom w:val="single" w:sz="4" w:space="0" w:color="A6A6A6"/>
              <w:right w:val="single" w:sz="4" w:space="0" w:color="A6A6A6"/>
            </w:tcBorders>
            <w:shd w:val="clear" w:color="auto" w:fill="auto"/>
            <w:hideMark/>
          </w:tcPr>
          <w:p w14:paraId="50E151AA" w14:textId="77777777" w:rsidR="00991BDB" w:rsidRPr="00D11BBF" w:rsidRDefault="00991BDB" w:rsidP="00991BDB">
            <w:pPr>
              <w:rPr>
                <w:rFonts w:ascii="Arial" w:hAnsi="Arial" w:cs="Arial"/>
                <w:sz w:val="14"/>
                <w:szCs w:val="14"/>
              </w:rPr>
            </w:pPr>
            <w:r w:rsidRPr="00D11BBF">
              <w:rPr>
                <w:rFonts w:ascii="Arial" w:hAnsi="Arial" w:cs="Arial"/>
                <w:sz w:val="14"/>
                <w:szCs w:val="14"/>
              </w:rPr>
              <w:t>S4-251584</w:t>
            </w:r>
          </w:p>
        </w:tc>
        <w:tc>
          <w:tcPr>
            <w:tcW w:w="1276" w:type="dxa"/>
            <w:tcBorders>
              <w:top w:val="nil"/>
              <w:left w:val="nil"/>
              <w:bottom w:val="single" w:sz="4" w:space="0" w:color="A6A6A6"/>
              <w:right w:val="single" w:sz="4" w:space="0" w:color="A6A6A6"/>
            </w:tcBorders>
            <w:shd w:val="clear" w:color="auto" w:fill="auto"/>
            <w:hideMark/>
          </w:tcPr>
          <w:p w14:paraId="6F06C7B6" w14:textId="77777777" w:rsidR="00991BDB" w:rsidRPr="00D11BBF" w:rsidRDefault="00991BDB" w:rsidP="00991BDB">
            <w:pPr>
              <w:rPr>
                <w:rFonts w:ascii="Arial" w:hAnsi="Arial" w:cs="Arial"/>
                <w:sz w:val="14"/>
                <w:szCs w:val="14"/>
              </w:rPr>
            </w:pPr>
            <w:r w:rsidRPr="00D11BBF">
              <w:rPr>
                <w:rFonts w:ascii="Arial" w:hAnsi="Arial" w:cs="Arial"/>
                <w:sz w:val="14"/>
                <w:szCs w:val="14"/>
              </w:rPr>
              <w:t>SA4</w:t>
            </w:r>
          </w:p>
        </w:tc>
        <w:tc>
          <w:tcPr>
            <w:tcW w:w="992" w:type="dxa"/>
            <w:tcBorders>
              <w:top w:val="nil"/>
              <w:left w:val="nil"/>
              <w:bottom w:val="single" w:sz="4" w:space="0" w:color="A6A6A6"/>
              <w:right w:val="single" w:sz="4" w:space="0" w:color="A6A6A6"/>
            </w:tcBorders>
            <w:shd w:val="clear" w:color="auto" w:fill="auto"/>
            <w:hideMark/>
          </w:tcPr>
          <w:p w14:paraId="722892F7" w14:textId="77777777" w:rsidR="00991BDB" w:rsidRPr="00D11BBF" w:rsidRDefault="00991BDB" w:rsidP="00991BDB">
            <w:pPr>
              <w:rPr>
                <w:rFonts w:ascii="Arial" w:hAnsi="Arial" w:cs="Arial"/>
                <w:sz w:val="14"/>
                <w:szCs w:val="14"/>
              </w:rPr>
            </w:pPr>
            <w:r w:rsidRPr="00D11BBF">
              <w:rPr>
                <w:rFonts w:ascii="Arial" w:hAnsi="Arial" w:cs="Arial"/>
                <w:sz w:val="14"/>
                <w:szCs w:val="14"/>
              </w:rPr>
              <w:t>RAN1, RAN2, SA2</w:t>
            </w:r>
          </w:p>
        </w:tc>
        <w:tc>
          <w:tcPr>
            <w:tcW w:w="1134" w:type="dxa"/>
            <w:tcBorders>
              <w:top w:val="nil"/>
              <w:left w:val="nil"/>
              <w:bottom w:val="single" w:sz="4" w:space="0" w:color="A6A6A6"/>
              <w:right w:val="single" w:sz="4" w:space="0" w:color="A6A6A6"/>
            </w:tcBorders>
            <w:shd w:val="clear" w:color="auto" w:fill="auto"/>
            <w:hideMark/>
          </w:tcPr>
          <w:p w14:paraId="199B05B1" w14:textId="77777777" w:rsidR="00991BDB" w:rsidRPr="00D11BBF" w:rsidRDefault="00991BDB" w:rsidP="00991BDB">
            <w:pPr>
              <w:rPr>
                <w:rFonts w:ascii="Arial" w:hAnsi="Arial" w:cs="Arial"/>
                <w:sz w:val="14"/>
                <w:szCs w:val="14"/>
              </w:rPr>
            </w:pPr>
            <w:r w:rsidRPr="00D11BBF">
              <w:rPr>
                <w:rFonts w:ascii="Arial" w:hAnsi="Arial" w:cs="Arial"/>
                <w:sz w:val="14"/>
                <w:szCs w:val="14"/>
              </w:rPr>
              <w:t>R4-2511782</w:t>
            </w:r>
          </w:p>
        </w:tc>
        <w:tc>
          <w:tcPr>
            <w:tcW w:w="817" w:type="dxa"/>
            <w:tcBorders>
              <w:top w:val="nil"/>
              <w:left w:val="nil"/>
              <w:bottom w:val="single" w:sz="4" w:space="0" w:color="A6A6A6"/>
              <w:right w:val="single" w:sz="4" w:space="0" w:color="A6A6A6"/>
            </w:tcBorders>
            <w:shd w:val="clear" w:color="auto" w:fill="auto"/>
            <w:hideMark/>
          </w:tcPr>
          <w:p w14:paraId="6B3629CB" w14:textId="65386D52" w:rsidR="00991BDB" w:rsidRPr="00D11BBF" w:rsidRDefault="00991BDB" w:rsidP="00991BDB">
            <w:pPr>
              <w:rPr>
                <w:rFonts w:ascii="Arial" w:hAnsi="Arial" w:cs="Arial"/>
                <w:sz w:val="14"/>
                <w:szCs w:val="14"/>
              </w:rPr>
            </w:pPr>
          </w:p>
        </w:tc>
        <w:tc>
          <w:tcPr>
            <w:tcW w:w="800" w:type="dxa"/>
            <w:tcBorders>
              <w:top w:val="nil"/>
              <w:left w:val="nil"/>
              <w:bottom w:val="single" w:sz="4" w:space="0" w:color="A6A6A6"/>
              <w:right w:val="single" w:sz="4" w:space="0" w:color="A6A6A6"/>
            </w:tcBorders>
          </w:tcPr>
          <w:p w14:paraId="4BB2E707" w14:textId="005D8199" w:rsidR="00991BDB" w:rsidRPr="00D11BBF" w:rsidRDefault="00991BDB" w:rsidP="00991BDB">
            <w:pPr>
              <w:rPr>
                <w:rFonts w:ascii="Arial" w:hAnsi="Arial" w:cs="Arial"/>
                <w:sz w:val="14"/>
                <w:szCs w:val="14"/>
              </w:rPr>
            </w:pPr>
            <w:r w:rsidRPr="00D16F28">
              <w:rPr>
                <w:rFonts w:ascii="Arial" w:hAnsi="Arial" w:cs="Arial"/>
                <w:sz w:val="14"/>
                <w:szCs w:val="14"/>
              </w:rPr>
              <w:t>Noted</w:t>
            </w:r>
          </w:p>
        </w:tc>
      </w:tr>
      <w:tr w:rsidR="00885F43" w:rsidRPr="00D11BBF" w14:paraId="2368A288" w14:textId="2955CCE3" w:rsidTr="005C44A3">
        <w:trPr>
          <w:trHeight w:val="400"/>
        </w:trPr>
        <w:tc>
          <w:tcPr>
            <w:tcW w:w="1081" w:type="dxa"/>
            <w:tcBorders>
              <w:top w:val="nil"/>
              <w:left w:val="single" w:sz="4" w:space="0" w:color="A6A6A6"/>
              <w:bottom w:val="single" w:sz="4" w:space="0" w:color="A6A6A6"/>
              <w:right w:val="single" w:sz="4" w:space="0" w:color="A6A6A6"/>
            </w:tcBorders>
            <w:shd w:val="clear" w:color="auto" w:fill="auto"/>
            <w:hideMark/>
          </w:tcPr>
          <w:p w14:paraId="2C902CDB" w14:textId="43B29EE1" w:rsidR="00991BDB" w:rsidRPr="00D11BBF" w:rsidRDefault="004710F9" w:rsidP="005C44A3">
            <w:pPr>
              <w:spacing w:after="0"/>
              <w:rPr>
                <w:rFonts w:ascii="Arial" w:hAnsi="Arial" w:cs="Arial"/>
                <w:b/>
                <w:bCs/>
                <w:color w:val="0000FF"/>
                <w:sz w:val="14"/>
                <w:szCs w:val="14"/>
                <w:u w:val="single"/>
              </w:rPr>
            </w:pPr>
            <w:hyperlink r:id="rId1783" w:history="1">
              <w:r>
                <w:rPr>
                  <w:rStyle w:val="Hyperlink"/>
                  <w:rFonts w:ascii="Arial" w:hAnsi="Arial" w:cs="Arial"/>
                  <w:b/>
                  <w:bCs/>
                  <w:sz w:val="14"/>
                  <w:szCs w:val="14"/>
                </w:rPr>
                <w:t>R1-2506737</w:t>
              </w:r>
            </w:hyperlink>
          </w:p>
        </w:tc>
        <w:tc>
          <w:tcPr>
            <w:tcW w:w="2033" w:type="dxa"/>
            <w:tcBorders>
              <w:top w:val="nil"/>
              <w:left w:val="nil"/>
              <w:bottom w:val="single" w:sz="4" w:space="0" w:color="A6A6A6"/>
              <w:right w:val="single" w:sz="4" w:space="0" w:color="A6A6A6"/>
            </w:tcBorders>
            <w:shd w:val="clear" w:color="auto" w:fill="auto"/>
            <w:hideMark/>
          </w:tcPr>
          <w:p w14:paraId="32159D6F"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LS on the implicit indication of TRP location coordinates via "Associated ID"</w:t>
            </w:r>
          </w:p>
        </w:tc>
        <w:tc>
          <w:tcPr>
            <w:tcW w:w="1276" w:type="dxa"/>
            <w:tcBorders>
              <w:top w:val="nil"/>
              <w:left w:val="nil"/>
              <w:bottom w:val="single" w:sz="4" w:space="0" w:color="A6A6A6"/>
              <w:right w:val="single" w:sz="4" w:space="0" w:color="A6A6A6"/>
            </w:tcBorders>
            <w:shd w:val="clear" w:color="auto" w:fill="auto"/>
            <w:hideMark/>
          </w:tcPr>
          <w:p w14:paraId="024576EE"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RAN2, Qualcomm</w:t>
            </w:r>
          </w:p>
        </w:tc>
        <w:tc>
          <w:tcPr>
            <w:tcW w:w="708" w:type="dxa"/>
            <w:tcBorders>
              <w:top w:val="nil"/>
              <w:left w:val="nil"/>
              <w:bottom w:val="single" w:sz="4" w:space="0" w:color="A6A6A6"/>
              <w:right w:val="single" w:sz="4" w:space="0" w:color="A6A6A6"/>
            </w:tcBorders>
            <w:shd w:val="clear" w:color="auto" w:fill="auto"/>
            <w:hideMark/>
          </w:tcPr>
          <w:p w14:paraId="3DF04681" w14:textId="77777777" w:rsidR="00991BDB" w:rsidRPr="00D11BBF" w:rsidRDefault="00991BDB" w:rsidP="005C44A3">
            <w:pPr>
              <w:spacing w:after="0"/>
              <w:rPr>
                <w:rFonts w:ascii="Arial" w:hAnsi="Arial" w:cs="Arial"/>
                <w:b/>
                <w:bCs/>
                <w:color w:val="0000FF"/>
                <w:sz w:val="14"/>
                <w:szCs w:val="14"/>
                <w:u w:val="single"/>
              </w:rPr>
            </w:pPr>
            <w:hyperlink r:id="rId1784" w:history="1">
              <w:r w:rsidRPr="00D11BBF">
                <w:rPr>
                  <w:rFonts w:ascii="Arial" w:hAnsi="Arial" w:cs="Arial"/>
                  <w:b/>
                  <w:bCs/>
                  <w:color w:val="0000FF"/>
                  <w:sz w:val="14"/>
                  <w:szCs w:val="14"/>
                  <w:u w:val="single"/>
                </w:rPr>
                <w:t>Rel-19</w:t>
              </w:r>
            </w:hyperlink>
          </w:p>
        </w:tc>
        <w:tc>
          <w:tcPr>
            <w:tcW w:w="1843" w:type="dxa"/>
            <w:tcBorders>
              <w:top w:val="nil"/>
              <w:left w:val="nil"/>
              <w:bottom w:val="single" w:sz="4" w:space="0" w:color="A6A6A6"/>
              <w:right w:val="single" w:sz="4" w:space="0" w:color="A6A6A6"/>
            </w:tcBorders>
            <w:shd w:val="clear" w:color="auto" w:fill="auto"/>
            <w:hideMark/>
          </w:tcPr>
          <w:p w14:paraId="45CD85A0" w14:textId="77777777" w:rsidR="00991BDB" w:rsidRPr="00D11BBF" w:rsidRDefault="00991BDB" w:rsidP="005C44A3">
            <w:pPr>
              <w:spacing w:after="0"/>
              <w:rPr>
                <w:rFonts w:ascii="Arial" w:hAnsi="Arial" w:cs="Arial"/>
                <w:b/>
                <w:bCs/>
                <w:color w:val="0000FF"/>
                <w:sz w:val="14"/>
                <w:szCs w:val="14"/>
                <w:u w:val="single"/>
              </w:rPr>
            </w:pPr>
            <w:hyperlink r:id="rId1785" w:history="1">
              <w:r w:rsidRPr="00D11BBF">
                <w:rPr>
                  <w:rFonts w:ascii="Arial" w:hAnsi="Arial" w:cs="Arial"/>
                  <w:b/>
                  <w:bCs/>
                  <w:color w:val="0000FF"/>
                  <w:sz w:val="14"/>
                  <w:szCs w:val="14"/>
                  <w:u w:val="single"/>
                </w:rPr>
                <w:t>NR_AIML_air-Core</w:t>
              </w:r>
            </w:hyperlink>
          </w:p>
        </w:tc>
        <w:tc>
          <w:tcPr>
            <w:tcW w:w="1134" w:type="dxa"/>
            <w:tcBorders>
              <w:top w:val="nil"/>
              <w:left w:val="nil"/>
              <w:bottom w:val="single" w:sz="4" w:space="0" w:color="A6A6A6"/>
              <w:right w:val="single" w:sz="4" w:space="0" w:color="A6A6A6"/>
            </w:tcBorders>
            <w:shd w:val="clear" w:color="auto" w:fill="auto"/>
            <w:hideMark/>
          </w:tcPr>
          <w:p w14:paraId="788C35E5" w14:textId="39C86C40" w:rsidR="00991BDB" w:rsidRPr="00D11BBF" w:rsidRDefault="00991BDB"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35FC8C2D"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RAN1</w:t>
            </w:r>
          </w:p>
        </w:tc>
        <w:tc>
          <w:tcPr>
            <w:tcW w:w="992" w:type="dxa"/>
            <w:tcBorders>
              <w:top w:val="nil"/>
              <w:left w:val="nil"/>
              <w:bottom w:val="single" w:sz="4" w:space="0" w:color="A6A6A6"/>
              <w:right w:val="single" w:sz="4" w:space="0" w:color="A6A6A6"/>
            </w:tcBorders>
            <w:shd w:val="clear" w:color="auto" w:fill="auto"/>
            <w:hideMark/>
          </w:tcPr>
          <w:p w14:paraId="349A6919" w14:textId="5C4E0FFE" w:rsidR="00991BDB" w:rsidRPr="00D11BBF" w:rsidRDefault="00991BDB" w:rsidP="005C44A3">
            <w:pPr>
              <w:spacing w:after="0"/>
              <w:rPr>
                <w:rFonts w:ascii="Arial" w:hAnsi="Arial" w:cs="Arial"/>
                <w:sz w:val="14"/>
                <w:szCs w:val="14"/>
              </w:rPr>
            </w:pPr>
          </w:p>
        </w:tc>
        <w:tc>
          <w:tcPr>
            <w:tcW w:w="1134" w:type="dxa"/>
            <w:tcBorders>
              <w:top w:val="nil"/>
              <w:left w:val="nil"/>
              <w:bottom w:val="single" w:sz="4" w:space="0" w:color="A6A6A6"/>
              <w:right w:val="single" w:sz="4" w:space="0" w:color="A6A6A6"/>
            </w:tcBorders>
            <w:shd w:val="clear" w:color="auto" w:fill="auto"/>
            <w:hideMark/>
          </w:tcPr>
          <w:p w14:paraId="22BEBA40"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R2-2506658</w:t>
            </w:r>
          </w:p>
        </w:tc>
        <w:tc>
          <w:tcPr>
            <w:tcW w:w="817" w:type="dxa"/>
            <w:tcBorders>
              <w:top w:val="nil"/>
              <w:left w:val="nil"/>
              <w:bottom w:val="single" w:sz="4" w:space="0" w:color="A6A6A6"/>
              <w:right w:val="single" w:sz="4" w:space="0" w:color="A6A6A6"/>
            </w:tcBorders>
            <w:shd w:val="clear" w:color="auto" w:fill="auto"/>
            <w:hideMark/>
          </w:tcPr>
          <w:p w14:paraId="09FBFEBF" w14:textId="40C6C3C9" w:rsidR="00991BDB" w:rsidRPr="00D11BBF" w:rsidRDefault="00991BDB" w:rsidP="005C44A3">
            <w:pPr>
              <w:spacing w:after="0"/>
              <w:rPr>
                <w:rFonts w:ascii="Arial" w:hAnsi="Arial" w:cs="Arial"/>
                <w:sz w:val="14"/>
                <w:szCs w:val="14"/>
              </w:rPr>
            </w:pPr>
          </w:p>
        </w:tc>
        <w:tc>
          <w:tcPr>
            <w:tcW w:w="800" w:type="dxa"/>
            <w:tcBorders>
              <w:top w:val="nil"/>
              <w:left w:val="nil"/>
              <w:bottom w:val="single" w:sz="4" w:space="0" w:color="A6A6A6"/>
              <w:right w:val="single" w:sz="4" w:space="0" w:color="A6A6A6"/>
            </w:tcBorders>
          </w:tcPr>
          <w:p w14:paraId="5BA1F608" w14:textId="1E4169FB" w:rsidR="00991BDB" w:rsidRPr="00D11BBF" w:rsidRDefault="00991BDB" w:rsidP="005C44A3">
            <w:pPr>
              <w:spacing w:after="0"/>
              <w:rPr>
                <w:rFonts w:ascii="Arial" w:hAnsi="Arial" w:cs="Arial"/>
                <w:sz w:val="14"/>
                <w:szCs w:val="14"/>
              </w:rPr>
            </w:pPr>
            <w:r w:rsidRPr="00D16F28">
              <w:rPr>
                <w:rFonts w:ascii="Arial" w:hAnsi="Arial" w:cs="Arial"/>
                <w:sz w:val="14"/>
                <w:szCs w:val="14"/>
              </w:rPr>
              <w:t>Noted</w:t>
            </w:r>
          </w:p>
        </w:tc>
      </w:tr>
      <w:tr w:rsidR="00885F43" w:rsidRPr="00D11BBF" w14:paraId="53B71C31" w14:textId="6F687B60" w:rsidTr="005C44A3">
        <w:trPr>
          <w:trHeight w:val="1000"/>
        </w:trPr>
        <w:tc>
          <w:tcPr>
            <w:tcW w:w="1081" w:type="dxa"/>
            <w:tcBorders>
              <w:top w:val="nil"/>
              <w:left w:val="single" w:sz="4" w:space="0" w:color="A6A6A6"/>
              <w:bottom w:val="single" w:sz="4" w:space="0" w:color="A6A6A6"/>
              <w:right w:val="single" w:sz="4" w:space="0" w:color="A6A6A6"/>
            </w:tcBorders>
            <w:shd w:val="clear" w:color="auto" w:fill="auto"/>
            <w:hideMark/>
          </w:tcPr>
          <w:p w14:paraId="002FF747" w14:textId="64CBBE2A" w:rsidR="00991BDB" w:rsidRPr="00D11BBF" w:rsidRDefault="004710F9" w:rsidP="005C44A3">
            <w:pPr>
              <w:spacing w:after="0"/>
              <w:rPr>
                <w:rFonts w:ascii="Arial" w:hAnsi="Arial" w:cs="Arial"/>
                <w:b/>
                <w:bCs/>
                <w:color w:val="0000FF"/>
                <w:sz w:val="14"/>
                <w:szCs w:val="14"/>
                <w:u w:val="single"/>
              </w:rPr>
            </w:pPr>
            <w:hyperlink r:id="rId1786" w:history="1">
              <w:r>
                <w:rPr>
                  <w:rStyle w:val="Hyperlink"/>
                  <w:rFonts w:ascii="Arial" w:hAnsi="Arial" w:cs="Arial"/>
                  <w:b/>
                  <w:bCs/>
                  <w:sz w:val="14"/>
                  <w:szCs w:val="14"/>
                </w:rPr>
                <w:t>R1-2507032</w:t>
              </w:r>
            </w:hyperlink>
          </w:p>
        </w:tc>
        <w:tc>
          <w:tcPr>
            <w:tcW w:w="2033" w:type="dxa"/>
            <w:tcBorders>
              <w:top w:val="nil"/>
              <w:left w:val="nil"/>
              <w:bottom w:val="single" w:sz="4" w:space="0" w:color="A6A6A6"/>
              <w:right w:val="single" w:sz="4" w:space="0" w:color="A6A6A6"/>
            </w:tcBorders>
            <w:shd w:val="clear" w:color="auto" w:fill="auto"/>
            <w:hideMark/>
          </w:tcPr>
          <w:p w14:paraId="4B2E174A"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LS on Study on Modernization of Specification Format and Procedures for 6G</w:t>
            </w:r>
          </w:p>
        </w:tc>
        <w:tc>
          <w:tcPr>
            <w:tcW w:w="1276" w:type="dxa"/>
            <w:tcBorders>
              <w:top w:val="nil"/>
              <w:left w:val="nil"/>
              <w:bottom w:val="single" w:sz="4" w:space="0" w:color="A6A6A6"/>
              <w:right w:val="single" w:sz="4" w:space="0" w:color="A6A6A6"/>
            </w:tcBorders>
            <w:shd w:val="clear" w:color="auto" w:fill="auto"/>
            <w:hideMark/>
          </w:tcPr>
          <w:p w14:paraId="42404A13"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SA, Nokia, Samsung, CMCC, ETSI MCC</w:t>
            </w:r>
          </w:p>
        </w:tc>
        <w:tc>
          <w:tcPr>
            <w:tcW w:w="708" w:type="dxa"/>
            <w:tcBorders>
              <w:top w:val="nil"/>
              <w:left w:val="nil"/>
              <w:bottom w:val="single" w:sz="4" w:space="0" w:color="A6A6A6"/>
              <w:right w:val="single" w:sz="4" w:space="0" w:color="A6A6A6"/>
            </w:tcBorders>
            <w:shd w:val="clear" w:color="auto" w:fill="auto"/>
            <w:hideMark/>
          </w:tcPr>
          <w:p w14:paraId="37669B1C" w14:textId="77777777" w:rsidR="00991BDB" w:rsidRPr="00D11BBF" w:rsidRDefault="00991BDB" w:rsidP="005C44A3">
            <w:pPr>
              <w:spacing w:after="0"/>
              <w:rPr>
                <w:rFonts w:ascii="Arial" w:hAnsi="Arial" w:cs="Arial"/>
                <w:b/>
                <w:bCs/>
                <w:color w:val="0000FF"/>
                <w:sz w:val="14"/>
                <w:szCs w:val="14"/>
                <w:u w:val="single"/>
              </w:rPr>
            </w:pPr>
            <w:hyperlink r:id="rId1787"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765963B3" w14:textId="77777777" w:rsidR="00991BDB" w:rsidRPr="00D11BBF" w:rsidRDefault="00991BDB" w:rsidP="005C44A3">
            <w:pPr>
              <w:spacing w:after="0"/>
              <w:rPr>
                <w:rFonts w:ascii="Arial" w:hAnsi="Arial" w:cs="Arial"/>
                <w:b/>
                <w:bCs/>
                <w:color w:val="0000FF"/>
                <w:sz w:val="14"/>
                <w:szCs w:val="14"/>
                <w:u w:val="single"/>
              </w:rPr>
            </w:pPr>
            <w:hyperlink r:id="rId1788" w:history="1">
              <w:r w:rsidRPr="00D11BBF">
                <w:rPr>
                  <w:rFonts w:ascii="Arial" w:hAnsi="Arial" w:cs="Arial"/>
                  <w:b/>
                  <w:bCs/>
                  <w:color w:val="0000FF"/>
                  <w:sz w:val="14"/>
                  <w:szCs w:val="14"/>
                  <w:u w:val="single"/>
                </w:rPr>
                <w:t>FS_6GSpecs</w:t>
              </w:r>
            </w:hyperlink>
          </w:p>
        </w:tc>
        <w:tc>
          <w:tcPr>
            <w:tcW w:w="1134" w:type="dxa"/>
            <w:tcBorders>
              <w:top w:val="nil"/>
              <w:left w:val="nil"/>
              <w:bottom w:val="single" w:sz="4" w:space="0" w:color="A6A6A6"/>
              <w:right w:val="single" w:sz="4" w:space="0" w:color="A6A6A6"/>
            </w:tcBorders>
            <w:shd w:val="clear" w:color="auto" w:fill="auto"/>
            <w:hideMark/>
          </w:tcPr>
          <w:p w14:paraId="5E52C4C2" w14:textId="58ED9915" w:rsidR="00991BDB" w:rsidRPr="00D11BBF" w:rsidRDefault="00991BDB" w:rsidP="005C44A3">
            <w:pPr>
              <w:spacing w:after="0"/>
              <w:rPr>
                <w:rFonts w:ascii="Arial" w:hAnsi="Arial" w:cs="Arial"/>
                <w:sz w:val="14"/>
                <w:szCs w:val="14"/>
              </w:rPr>
            </w:pPr>
          </w:p>
        </w:tc>
        <w:tc>
          <w:tcPr>
            <w:tcW w:w="1276" w:type="dxa"/>
            <w:tcBorders>
              <w:top w:val="nil"/>
              <w:left w:val="nil"/>
              <w:bottom w:val="single" w:sz="4" w:space="0" w:color="A6A6A6"/>
              <w:right w:val="single" w:sz="4" w:space="0" w:color="A6A6A6"/>
            </w:tcBorders>
            <w:shd w:val="clear" w:color="auto" w:fill="auto"/>
            <w:hideMark/>
          </w:tcPr>
          <w:p w14:paraId="285334B3"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RAN1, RAN2, RAN3, RAN4, RAN5, SA1, SA2, SA3, SA4, SA5, SA6, CT1, CT3, CT4, CT6</w:t>
            </w:r>
          </w:p>
        </w:tc>
        <w:tc>
          <w:tcPr>
            <w:tcW w:w="992" w:type="dxa"/>
            <w:tcBorders>
              <w:top w:val="nil"/>
              <w:left w:val="nil"/>
              <w:bottom w:val="single" w:sz="4" w:space="0" w:color="A6A6A6"/>
              <w:right w:val="single" w:sz="4" w:space="0" w:color="A6A6A6"/>
            </w:tcBorders>
            <w:shd w:val="clear" w:color="auto" w:fill="auto"/>
            <w:hideMark/>
          </w:tcPr>
          <w:p w14:paraId="1B1971EC"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 CT</w:t>
            </w:r>
          </w:p>
        </w:tc>
        <w:tc>
          <w:tcPr>
            <w:tcW w:w="1134" w:type="dxa"/>
            <w:tcBorders>
              <w:top w:val="nil"/>
              <w:left w:val="nil"/>
              <w:bottom w:val="single" w:sz="4" w:space="0" w:color="A6A6A6"/>
              <w:right w:val="single" w:sz="4" w:space="0" w:color="A6A6A6"/>
            </w:tcBorders>
            <w:shd w:val="clear" w:color="auto" w:fill="auto"/>
            <w:hideMark/>
          </w:tcPr>
          <w:p w14:paraId="3A343BBC"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SP-251228</w:t>
            </w:r>
          </w:p>
        </w:tc>
        <w:tc>
          <w:tcPr>
            <w:tcW w:w="817" w:type="dxa"/>
            <w:tcBorders>
              <w:top w:val="nil"/>
              <w:left w:val="nil"/>
              <w:bottom w:val="single" w:sz="4" w:space="0" w:color="A6A6A6"/>
              <w:right w:val="single" w:sz="4" w:space="0" w:color="A6A6A6"/>
            </w:tcBorders>
            <w:shd w:val="clear" w:color="auto" w:fill="auto"/>
            <w:hideMark/>
          </w:tcPr>
          <w:p w14:paraId="00E45C57" w14:textId="2451C1D9" w:rsidR="00991BDB" w:rsidRPr="00D11BBF" w:rsidRDefault="00991BDB" w:rsidP="00991BDB">
            <w:pPr>
              <w:rPr>
                <w:rFonts w:ascii="Arial" w:hAnsi="Arial" w:cs="Arial"/>
                <w:sz w:val="14"/>
                <w:szCs w:val="14"/>
              </w:rPr>
            </w:pPr>
          </w:p>
        </w:tc>
        <w:tc>
          <w:tcPr>
            <w:tcW w:w="800" w:type="dxa"/>
            <w:tcBorders>
              <w:top w:val="nil"/>
              <w:left w:val="nil"/>
              <w:bottom w:val="single" w:sz="4" w:space="0" w:color="A6A6A6"/>
              <w:right w:val="single" w:sz="4" w:space="0" w:color="A6A6A6"/>
            </w:tcBorders>
          </w:tcPr>
          <w:p w14:paraId="1652165A" w14:textId="4E8B79C8" w:rsidR="00991BDB" w:rsidRPr="00D11BBF" w:rsidRDefault="00991BDB" w:rsidP="00991BDB">
            <w:pPr>
              <w:rPr>
                <w:rFonts w:ascii="Arial" w:hAnsi="Arial" w:cs="Arial"/>
                <w:sz w:val="14"/>
                <w:szCs w:val="14"/>
              </w:rPr>
            </w:pPr>
            <w:r w:rsidRPr="00D16F28">
              <w:rPr>
                <w:rFonts w:ascii="Arial" w:hAnsi="Arial" w:cs="Arial"/>
                <w:sz w:val="14"/>
                <w:szCs w:val="14"/>
              </w:rPr>
              <w:t>Noted</w:t>
            </w:r>
          </w:p>
        </w:tc>
      </w:tr>
      <w:tr w:rsidR="00885F43" w:rsidRPr="00D11BBF" w14:paraId="7081A99D" w14:textId="66303390" w:rsidTr="005C44A3">
        <w:trPr>
          <w:trHeight w:val="210"/>
        </w:trPr>
        <w:tc>
          <w:tcPr>
            <w:tcW w:w="1081" w:type="dxa"/>
            <w:tcBorders>
              <w:top w:val="nil"/>
              <w:left w:val="single" w:sz="4" w:space="0" w:color="A6A6A6"/>
              <w:bottom w:val="single" w:sz="4" w:space="0" w:color="A6A6A6"/>
              <w:right w:val="single" w:sz="4" w:space="0" w:color="A6A6A6"/>
            </w:tcBorders>
            <w:shd w:val="clear" w:color="auto" w:fill="auto"/>
            <w:hideMark/>
          </w:tcPr>
          <w:p w14:paraId="32C1728C" w14:textId="1D58D022" w:rsidR="00991BDB" w:rsidRPr="00D11BBF" w:rsidRDefault="004710F9" w:rsidP="005C44A3">
            <w:pPr>
              <w:spacing w:after="0"/>
              <w:rPr>
                <w:rFonts w:ascii="Arial" w:hAnsi="Arial" w:cs="Arial"/>
                <w:b/>
                <w:bCs/>
                <w:color w:val="0000FF"/>
                <w:sz w:val="14"/>
                <w:szCs w:val="14"/>
                <w:u w:val="single"/>
              </w:rPr>
            </w:pPr>
            <w:hyperlink r:id="rId1789" w:history="1">
              <w:r>
                <w:rPr>
                  <w:rStyle w:val="Hyperlink"/>
                  <w:rFonts w:ascii="Arial" w:hAnsi="Arial" w:cs="Arial"/>
                  <w:b/>
                  <w:bCs/>
                  <w:sz w:val="14"/>
                  <w:szCs w:val="14"/>
                </w:rPr>
                <w:t>R1-2507035</w:t>
              </w:r>
            </w:hyperlink>
          </w:p>
        </w:tc>
        <w:tc>
          <w:tcPr>
            <w:tcW w:w="2033" w:type="dxa"/>
            <w:tcBorders>
              <w:top w:val="nil"/>
              <w:left w:val="nil"/>
              <w:bottom w:val="single" w:sz="4" w:space="0" w:color="A6A6A6"/>
              <w:right w:val="single" w:sz="4" w:space="0" w:color="A6A6A6"/>
            </w:tcBorders>
            <w:shd w:val="clear" w:color="auto" w:fill="auto"/>
            <w:hideMark/>
          </w:tcPr>
          <w:p w14:paraId="425435A2"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LS on bundling period and SPS for ULBC</w:t>
            </w:r>
          </w:p>
        </w:tc>
        <w:tc>
          <w:tcPr>
            <w:tcW w:w="1276" w:type="dxa"/>
            <w:tcBorders>
              <w:top w:val="nil"/>
              <w:left w:val="nil"/>
              <w:bottom w:val="single" w:sz="4" w:space="0" w:color="A6A6A6"/>
              <w:right w:val="single" w:sz="4" w:space="0" w:color="A6A6A6"/>
            </w:tcBorders>
            <w:shd w:val="clear" w:color="auto" w:fill="auto"/>
            <w:hideMark/>
          </w:tcPr>
          <w:p w14:paraId="339A5A59"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SA4, Qualcomm</w:t>
            </w:r>
          </w:p>
        </w:tc>
        <w:tc>
          <w:tcPr>
            <w:tcW w:w="708" w:type="dxa"/>
            <w:tcBorders>
              <w:top w:val="nil"/>
              <w:left w:val="nil"/>
              <w:bottom w:val="single" w:sz="4" w:space="0" w:color="A6A6A6"/>
              <w:right w:val="single" w:sz="4" w:space="0" w:color="A6A6A6"/>
            </w:tcBorders>
            <w:shd w:val="clear" w:color="auto" w:fill="auto"/>
            <w:hideMark/>
          </w:tcPr>
          <w:p w14:paraId="4388E1A6" w14:textId="77777777" w:rsidR="00991BDB" w:rsidRPr="00D11BBF" w:rsidRDefault="00991BDB" w:rsidP="005C44A3">
            <w:pPr>
              <w:spacing w:after="0"/>
              <w:rPr>
                <w:rFonts w:ascii="Arial" w:hAnsi="Arial" w:cs="Arial"/>
                <w:b/>
                <w:bCs/>
                <w:color w:val="0000FF"/>
                <w:sz w:val="14"/>
                <w:szCs w:val="14"/>
                <w:u w:val="single"/>
              </w:rPr>
            </w:pPr>
            <w:hyperlink r:id="rId1790" w:history="1">
              <w:r w:rsidRPr="00D11BBF">
                <w:rPr>
                  <w:rFonts w:ascii="Arial" w:hAnsi="Arial" w:cs="Arial"/>
                  <w:b/>
                  <w:bCs/>
                  <w:color w:val="0000FF"/>
                  <w:sz w:val="14"/>
                  <w:szCs w:val="14"/>
                  <w:u w:val="single"/>
                </w:rPr>
                <w:t>Rel-20</w:t>
              </w:r>
            </w:hyperlink>
          </w:p>
        </w:tc>
        <w:tc>
          <w:tcPr>
            <w:tcW w:w="1843" w:type="dxa"/>
            <w:tcBorders>
              <w:top w:val="nil"/>
              <w:left w:val="nil"/>
              <w:bottom w:val="single" w:sz="4" w:space="0" w:color="A6A6A6"/>
              <w:right w:val="single" w:sz="4" w:space="0" w:color="A6A6A6"/>
            </w:tcBorders>
            <w:shd w:val="clear" w:color="auto" w:fill="auto"/>
            <w:hideMark/>
          </w:tcPr>
          <w:p w14:paraId="7545648F" w14:textId="77777777" w:rsidR="00991BDB" w:rsidRPr="00D11BBF" w:rsidRDefault="00991BDB" w:rsidP="005C44A3">
            <w:pPr>
              <w:spacing w:after="0"/>
              <w:rPr>
                <w:rFonts w:ascii="Arial" w:hAnsi="Arial" w:cs="Arial"/>
                <w:b/>
                <w:bCs/>
                <w:color w:val="0000FF"/>
                <w:sz w:val="14"/>
                <w:szCs w:val="14"/>
                <w:u w:val="single"/>
              </w:rPr>
            </w:pPr>
            <w:hyperlink r:id="rId1791" w:history="1">
              <w:r w:rsidRPr="00D11BBF">
                <w:rPr>
                  <w:rFonts w:ascii="Arial" w:hAnsi="Arial" w:cs="Arial"/>
                  <w:b/>
                  <w:bCs/>
                  <w:color w:val="0000FF"/>
                  <w:sz w:val="14"/>
                  <w:szCs w:val="14"/>
                  <w:u w:val="single"/>
                </w:rPr>
                <w:t>FS_ULBC</w:t>
              </w:r>
            </w:hyperlink>
          </w:p>
        </w:tc>
        <w:tc>
          <w:tcPr>
            <w:tcW w:w="1134" w:type="dxa"/>
            <w:tcBorders>
              <w:top w:val="nil"/>
              <w:left w:val="nil"/>
              <w:bottom w:val="single" w:sz="4" w:space="0" w:color="A6A6A6"/>
              <w:right w:val="single" w:sz="4" w:space="0" w:color="A6A6A6"/>
            </w:tcBorders>
            <w:shd w:val="clear" w:color="auto" w:fill="auto"/>
            <w:hideMark/>
          </w:tcPr>
          <w:p w14:paraId="022FB831"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 </w:t>
            </w:r>
          </w:p>
        </w:tc>
        <w:tc>
          <w:tcPr>
            <w:tcW w:w="1276" w:type="dxa"/>
            <w:tcBorders>
              <w:top w:val="nil"/>
              <w:left w:val="nil"/>
              <w:bottom w:val="single" w:sz="4" w:space="0" w:color="A6A6A6"/>
              <w:right w:val="single" w:sz="4" w:space="0" w:color="A6A6A6"/>
            </w:tcBorders>
            <w:shd w:val="clear" w:color="auto" w:fill="auto"/>
            <w:hideMark/>
          </w:tcPr>
          <w:p w14:paraId="7BB9D530"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RAN2</w:t>
            </w:r>
          </w:p>
        </w:tc>
        <w:tc>
          <w:tcPr>
            <w:tcW w:w="992" w:type="dxa"/>
            <w:tcBorders>
              <w:top w:val="nil"/>
              <w:left w:val="nil"/>
              <w:bottom w:val="single" w:sz="4" w:space="0" w:color="A6A6A6"/>
              <w:right w:val="single" w:sz="4" w:space="0" w:color="A6A6A6"/>
            </w:tcBorders>
            <w:shd w:val="clear" w:color="auto" w:fill="auto"/>
            <w:hideMark/>
          </w:tcPr>
          <w:p w14:paraId="233484C8"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RAN1</w:t>
            </w:r>
          </w:p>
        </w:tc>
        <w:tc>
          <w:tcPr>
            <w:tcW w:w="1134" w:type="dxa"/>
            <w:tcBorders>
              <w:top w:val="nil"/>
              <w:left w:val="nil"/>
              <w:bottom w:val="single" w:sz="4" w:space="0" w:color="A6A6A6"/>
              <w:right w:val="single" w:sz="4" w:space="0" w:color="A6A6A6"/>
            </w:tcBorders>
            <w:shd w:val="clear" w:color="auto" w:fill="auto"/>
            <w:hideMark/>
          </w:tcPr>
          <w:p w14:paraId="30D6BE41" w14:textId="77777777" w:rsidR="00991BDB" w:rsidRPr="00D11BBF" w:rsidRDefault="00991BDB" w:rsidP="005C44A3">
            <w:pPr>
              <w:spacing w:after="0"/>
              <w:rPr>
                <w:rFonts w:ascii="Arial" w:hAnsi="Arial" w:cs="Arial"/>
                <w:sz w:val="14"/>
                <w:szCs w:val="14"/>
              </w:rPr>
            </w:pPr>
            <w:r w:rsidRPr="00D11BBF">
              <w:rPr>
                <w:rFonts w:ascii="Arial" w:hAnsi="Arial" w:cs="Arial"/>
                <w:sz w:val="14"/>
                <w:szCs w:val="14"/>
              </w:rPr>
              <w:t>S4aA250258</w:t>
            </w:r>
          </w:p>
        </w:tc>
        <w:tc>
          <w:tcPr>
            <w:tcW w:w="817" w:type="dxa"/>
            <w:tcBorders>
              <w:top w:val="nil"/>
              <w:left w:val="nil"/>
              <w:bottom w:val="single" w:sz="4" w:space="0" w:color="A6A6A6"/>
              <w:right w:val="single" w:sz="4" w:space="0" w:color="A6A6A6"/>
            </w:tcBorders>
            <w:shd w:val="clear" w:color="auto" w:fill="auto"/>
            <w:hideMark/>
          </w:tcPr>
          <w:p w14:paraId="394D9609" w14:textId="77777777" w:rsidR="00991BDB" w:rsidRPr="00D11BBF" w:rsidRDefault="00991BDB" w:rsidP="00991BDB">
            <w:pPr>
              <w:rPr>
                <w:rFonts w:ascii="Arial" w:hAnsi="Arial" w:cs="Arial"/>
                <w:sz w:val="14"/>
                <w:szCs w:val="14"/>
              </w:rPr>
            </w:pPr>
            <w:r w:rsidRPr="00D11BBF">
              <w:rPr>
                <w:rFonts w:ascii="Arial" w:hAnsi="Arial" w:cs="Arial"/>
                <w:sz w:val="14"/>
                <w:szCs w:val="14"/>
              </w:rPr>
              <w:t> </w:t>
            </w:r>
          </w:p>
        </w:tc>
        <w:tc>
          <w:tcPr>
            <w:tcW w:w="800" w:type="dxa"/>
            <w:tcBorders>
              <w:top w:val="nil"/>
              <w:left w:val="nil"/>
              <w:bottom w:val="single" w:sz="4" w:space="0" w:color="A6A6A6"/>
              <w:right w:val="single" w:sz="4" w:space="0" w:color="A6A6A6"/>
            </w:tcBorders>
          </w:tcPr>
          <w:p w14:paraId="62371658" w14:textId="57CBCD57" w:rsidR="00991BDB" w:rsidRPr="00D11BBF" w:rsidRDefault="00991BDB" w:rsidP="00991BDB">
            <w:pPr>
              <w:rPr>
                <w:rFonts w:ascii="Arial" w:hAnsi="Arial" w:cs="Arial"/>
                <w:sz w:val="14"/>
                <w:szCs w:val="14"/>
              </w:rPr>
            </w:pPr>
            <w:r w:rsidRPr="00D16F28">
              <w:rPr>
                <w:rFonts w:ascii="Arial" w:hAnsi="Arial" w:cs="Arial"/>
                <w:sz w:val="14"/>
                <w:szCs w:val="14"/>
              </w:rPr>
              <w:t>Noted</w:t>
            </w:r>
          </w:p>
        </w:tc>
      </w:tr>
    </w:tbl>
    <w:p w14:paraId="50EC24DA" w14:textId="77777777" w:rsidR="00853B87" w:rsidRPr="009537ED" w:rsidRDefault="00853B87" w:rsidP="009643F7"/>
    <w:p w14:paraId="77D091CD" w14:textId="200B9B71" w:rsidR="007A5AC0" w:rsidRPr="009537ED"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29" w:name="_Toc210074564"/>
      <w:bookmarkStart w:id="1530" w:name="_Toc210658612"/>
      <w:bookmarkStart w:id="1531" w:name="_Toc210658710"/>
      <w:bookmarkStart w:id="1532" w:name="_Toc210659428"/>
      <w:bookmarkStart w:id="1533" w:name="_Toc211860405"/>
      <w:bookmarkStart w:id="1534" w:name="_Toc211860695"/>
      <w:bookmarkStart w:id="1535" w:name="_Toc211860914"/>
      <w:bookmarkStart w:id="1536" w:name="_Toc211861135"/>
      <w:bookmarkStart w:id="1537" w:name="_Toc211861541"/>
      <w:bookmarkStart w:id="1538" w:name="_Toc211861711"/>
      <w:bookmarkStart w:id="1539" w:name="_Toc211861927"/>
      <w:bookmarkStart w:id="1540" w:name="_Toc211862019"/>
      <w:bookmarkStart w:id="1541" w:name="_Toc211862418"/>
      <w:bookmarkStart w:id="1542" w:name="_Toc211862572"/>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D:</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Approved</w:t>
      </w:r>
      <w:r w:rsidR="00233210" w:rsidRPr="009537ED">
        <w:rPr>
          <w:rFonts w:ascii="Times New Roman" w:hAnsi="Times New Roman"/>
          <w:sz w:val="20"/>
        </w:rPr>
        <w:t xml:space="preserve"> </w:t>
      </w:r>
      <w:r w:rsidRPr="009537ED">
        <w:rPr>
          <w:rFonts w:ascii="Times New Roman" w:hAnsi="Times New Roman"/>
          <w:sz w:val="20"/>
        </w:rPr>
        <w:t>updated</w:t>
      </w:r>
      <w:r w:rsidR="00233210" w:rsidRPr="009537ED">
        <w:rPr>
          <w:rFonts w:ascii="Times New Roman" w:hAnsi="Times New Roman"/>
          <w:sz w:val="20"/>
        </w:rPr>
        <w:t xml:space="preserve"> </w:t>
      </w:r>
      <w:r w:rsidRPr="009537ED">
        <w:rPr>
          <w:rFonts w:ascii="Times New Roman" w:hAnsi="Times New Roman"/>
          <w:sz w:val="20"/>
        </w:rPr>
        <w:t>WIDs</w:t>
      </w:r>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p>
    <w:p w14:paraId="19A169FA" w14:textId="77777777" w:rsidR="005C5573" w:rsidRPr="009537ED" w:rsidRDefault="005C5573" w:rsidP="005C5573"/>
    <w:p w14:paraId="17765E43" w14:textId="77777777" w:rsidR="007A5AC0" w:rsidRPr="009537ED" w:rsidRDefault="007A5AC0" w:rsidP="009643F7">
      <w:pPr>
        <w:rPr>
          <w:rFonts w:eastAsia="SimSun"/>
          <w:kern w:val="2"/>
        </w:rPr>
      </w:pPr>
      <w:r w:rsidRPr="009537ED">
        <w:rPr>
          <w:rFonts w:eastAsia="SimSun"/>
          <w:kern w:val="2"/>
        </w:rPr>
        <w:t>None</w:t>
      </w:r>
    </w:p>
    <w:p w14:paraId="330ADC53" w14:textId="77777777" w:rsidR="007A5AC0" w:rsidRPr="009537ED" w:rsidRDefault="007A5AC0" w:rsidP="009643F7">
      <w:pPr>
        <w:rPr>
          <w:rFonts w:eastAsia="SimSun"/>
          <w:kern w:val="2"/>
        </w:rPr>
      </w:pPr>
    </w:p>
    <w:p w14:paraId="42B32788" w14:textId="7E941561" w:rsidR="007A5AC0" w:rsidRPr="009537ED"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43" w:name="_Toc210074565"/>
      <w:bookmarkStart w:id="1544" w:name="_Toc210658613"/>
      <w:bookmarkStart w:id="1545" w:name="_Toc210658711"/>
      <w:bookmarkStart w:id="1546" w:name="_Toc210659429"/>
      <w:bookmarkStart w:id="1547" w:name="_Toc211860406"/>
      <w:bookmarkStart w:id="1548" w:name="_Toc211860696"/>
      <w:bookmarkStart w:id="1549" w:name="_Toc211860915"/>
      <w:bookmarkStart w:id="1550" w:name="_Toc211861136"/>
      <w:bookmarkStart w:id="1551" w:name="_Toc211861542"/>
      <w:bookmarkStart w:id="1552" w:name="_Toc211861712"/>
      <w:bookmarkStart w:id="1553" w:name="_Toc211861928"/>
      <w:bookmarkStart w:id="1554" w:name="_Toc211862020"/>
      <w:bookmarkStart w:id="1555" w:name="_Toc211862419"/>
      <w:bookmarkStart w:id="1556" w:name="_Toc211862573"/>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E:</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draft</w:t>
      </w:r>
      <w:r w:rsidR="00233210" w:rsidRPr="009537ED">
        <w:rPr>
          <w:rFonts w:ascii="Times New Roman" w:hAnsi="Times New Roman"/>
          <w:sz w:val="20"/>
        </w:rPr>
        <w:t xml:space="preserve"> </w:t>
      </w:r>
      <w:r w:rsidRPr="009537ED">
        <w:rPr>
          <w:rFonts w:ascii="Times New Roman" w:hAnsi="Times New Roman"/>
          <w:sz w:val="20"/>
        </w:rPr>
        <w:t>TSs/TRs</w:t>
      </w:r>
      <w:r w:rsidR="00233210" w:rsidRPr="009537ED">
        <w:rPr>
          <w:rFonts w:ascii="Times New Roman" w:hAnsi="Times New Roman"/>
          <w:sz w:val="20"/>
        </w:rPr>
        <w:t xml:space="preserve"> </w:t>
      </w:r>
      <w:r w:rsidRPr="009537ED">
        <w:rPr>
          <w:rFonts w:ascii="Times New Roman" w:hAnsi="Times New Roman"/>
          <w:sz w:val="20"/>
        </w:rPr>
        <w:t>agreed</w:t>
      </w:r>
      <w:r w:rsidR="00233210" w:rsidRPr="009537ED">
        <w:rPr>
          <w:rFonts w:ascii="Times New Roman" w:hAnsi="Times New Roman"/>
          <w:sz w:val="20"/>
        </w:rPr>
        <w:t xml:space="preserve"> </w:t>
      </w:r>
      <w:r w:rsidRPr="009537ED">
        <w:rPr>
          <w:rFonts w:ascii="Times New Roman" w:hAnsi="Times New Roman"/>
          <w:sz w:val="20"/>
        </w:rPr>
        <w:t>at</w:t>
      </w:r>
      <w:r w:rsidR="00233210" w:rsidRPr="009537ED">
        <w:rPr>
          <w:rFonts w:ascii="Times New Roman" w:hAnsi="Times New Roman"/>
          <w:sz w:val="20"/>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543"/>
      <w:r w:rsidR="006E4971">
        <w:rPr>
          <w:rFonts w:ascii="Times New Roman" w:hAnsi="Times New Roman"/>
          <w:sz w:val="20"/>
        </w:rPr>
        <w:t>-bis</w:t>
      </w:r>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606B555D" w14:textId="77777777" w:rsidR="005C5573" w:rsidRPr="009537ED" w:rsidRDefault="005C5573" w:rsidP="005C5573"/>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315530"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Tdoc</w:t>
            </w:r>
            <w:r w:rsidR="00233210" w:rsidRPr="00315530">
              <w:rPr>
                <w:rFonts w:ascii="Arial" w:eastAsia="MS Mincho" w:hAnsi="Arial" w:cs="Arial"/>
                <w:b/>
                <w:bCs/>
                <w:sz w:val="14"/>
                <w:szCs w:val="14"/>
                <w:lang w:eastAsia="ja-JP"/>
              </w:rPr>
              <w:t xml:space="preserve"> </w:t>
            </w:r>
            <w:r w:rsidRPr="00315530">
              <w:rPr>
                <w:rFonts w:ascii="Arial" w:eastAsia="MS Mincho" w:hAnsi="Arial" w:cs="Arial"/>
                <w:b/>
                <w:bCs/>
                <w:sz w:val="14"/>
                <w:szCs w:val="14"/>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Conclusion/Decision</w:t>
            </w:r>
          </w:p>
        </w:tc>
      </w:tr>
      <w:tr w:rsidR="00315530" w:rsidRPr="00315530" w14:paraId="7922043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6666AA12" w14:textId="75BD22C3" w:rsidR="00315530" w:rsidRPr="00847658" w:rsidRDefault="004710F9" w:rsidP="00315530">
            <w:pPr>
              <w:rPr>
                <w:rFonts w:ascii="Arial" w:hAnsi="Arial" w:cs="Arial"/>
                <w:sz w:val="14"/>
                <w:szCs w:val="14"/>
              </w:rPr>
            </w:pPr>
            <w:hyperlink r:id="rId1792" w:history="1">
              <w:r>
                <w:rPr>
                  <w:rStyle w:val="Hyperlink"/>
                  <w:rFonts w:ascii="Arial" w:hAnsi="Arial" w:cs="Arial"/>
                  <w:sz w:val="14"/>
                  <w:szCs w:val="14"/>
                </w:rPr>
                <w:t>R1-2507813</w:t>
              </w:r>
            </w:hyperlink>
          </w:p>
        </w:tc>
        <w:tc>
          <w:tcPr>
            <w:tcW w:w="5242" w:type="dxa"/>
            <w:tcBorders>
              <w:top w:val="single" w:sz="4" w:space="0" w:color="auto"/>
              <w:left w:val="nil"/>
              <w:bottom w:val="single" w:sz="4" w:space="0" w:color="auto"/>
              <w:right w:val="single" w:sz="4" w:space="0" w:color="auto"/>
            </w:tcBorders>
          </w:tcPr>
          <w:p w14:paraId="0B97519B" w14:textId="13D8FD0C" w:rsidR="00315530" w:rsidRPr="00847658" w:rsidRDefault="005B4E78" w:rsidP="00315530">
            <w:pPr>
              <w:rPr>
                <w:rFonts w:ascii="Arial" w:hAnsi="Arial" w:cs="Arial"/>
                <w:sz w:val="14"/>
                <w:szCs w:val="14"/>
              </w:rPr>
            </w:pPr>
            <w:r w:rsidRPr="00847658">
              <w:rPr>
                <w:rFonts w:ascii="Arial" w:hAnsi="Arial" w:cs="Arial"/>
                <w:sz w:val="14"/>
                <w:szCs w:val="14"/>
              </w:rPr>
              <w:t>Skeleton for TR 38.760-1 “Study on 6G Radio RAN1 aspects” v0.0.1</w:t>
            </w:r>
          </w:p>
        </w:tc>
        <w:tc>
          <w:tcPr>
            <w:tcW w:w="2554" w:type="dxa"/>
            <w:tcBorders>
              <w:top w:val="single" w:sz="4" w:space="0" w:color="auto"/>
              <w:left w:val="nil"/>
              <w:bottom w:val="single" w:sz="4" w:space="0" w:color="auto"/>
              <w:right w:val="single" w:sz="4" w:space="0" w:color="auto"/>
            </w:tcBorders>
          </w:tcPr>
          <w:p w14:paraId="47224B59" w14:textId="73BF0335" w:rsidR="00315530" w:rsidRPr="00847658" w:rsidRDefault="005B4E78" w:rsidP="00315530">
            <w:pPr>
              <w:rPr>
                <w:rFonts w:ascii="Arial" w:hAnsi="Arial" w:cs="Arial"/>
                <w:sz w:val="14"/>
                <w:szCs w:val="14"/>
              </w:rPr>
            </w:pPr>
            <w:r w:rsidRPr="00847658">
              <w:rPr>
                <w:rFonts w:ascii="Arial" w:hAnsi="Arial" w:cs="Arial"/>
                <w:sz w:val="14"/>
                <w:szCs w:val="14"/>
              </w:rPr>
              <w:t>NTT DOCOMO, INC.</w:t>
            </w:r>
          </w:p>
        </w:tc>
        <w:tc>
          <w:tcPr>
            <w:tcW w:w="4300" w:type="dxa"/>
            <w:tcBorders>
              <w:top w:val="single" w:sz="4" w:space="0" w:color="auto"/>
              <w:left w:val="nil"/>
              <w:bottom w:val="single" w:sz="4" w:space="0" w:color="auto"/>
              <w:right w:val="single" w:sz="4" w:space="0" w:color="auto"/>
            </w:tcBorders>
            <w:vAlign w:val="center"/>
          </w:tcPr>
          <w:p w14:paraId="09B17D56" w14:textId="13AA526B" w:rsidR="00315530" w:rsidRPr="00847658" w:rsidRDefault="00847658" w:rsidP="00315530">
            <w:pPr>
              <w:rPr>
                <w:rFonts w:ascii="Arial" w:eastAsia="SimSun" w:hAnsi="Arial" w:cs="Arial"/>
                <w:kern w:val="2"/>
                <w:sz w:val="14"/>
                <w:szCs w:val="14"/>
              </w:rPr>
            </w:pPr>
            <w:r w:rsidRPr="00847658">
              <w:rPr>
                <w:rFonts w:ascii="Arial" w:eastAsia="SimSun" w:hAnsi="Arial" w:cs="Arial"/>
                <w:kern w:val="2"/>
                <w:sz w:val="14"/>
                <w:szCs w:val="14"/>
              </w:rPr>
              <w:t>Noted</w:t>
            </w:r>
          </w:p>
        </w:tc>
      </w:tr>
      <w:tr w:rsidR="00B2677B" w:rsidRPr="00315530" w14:paraId="34113CA9"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32838B5C" w14:textId="6E2A28D2" w:rsidR="00B2677B" w:rsidRPr="00B2677B" w:rsidRDefault="00B2677B" w:rsidP="00315530">
            <w:pPr>
              <w:rPr>
                <w:rFonts w:ascii="Arial" w:hAnsi="Arial" w:cs="Arial"/>
                <w:sz w:val="14"/>
                <w:szCs w:val="14"/>
              </w:rPr>
            </w:pPr>
            <w:hyperlink r:id="rId1793" w:history="1">
              <w:r w:rsidRPr="00B2677B">
                <w:rPr>
                  <w:rStyle w:val="Hyperlink"/>
                  <w:rFonts w:ascii="Arial" w:hAnsi="Arial" w:cs="Arial"/>
                  <w:sz w:val="14"/>
                  <w:szCs w:val="14"/>
                </w:rPr>
                <w:t>R1-2507422</w:t>
              </w:r>
            </w:hyperlink>
          </w:p>
        </w:tc>
        <w:tc>
          <w:tcPr>
            <w:tcW w:w="5242" w:type="dxa"/>
            <w:tcBorders>
              <w:top w:val="single" w:sz="4" w:space="0" w:color="auto"/>
              <w:left w:val="nil"/>
              <w:bottom w:val="single" w:sz="4" w:space="0" w:color="auto"/>
              <w:right w:val="single" w:sz="4" w:space="0" w:color="auto"/>
            </w:tcBorders>
          </w:tcPr>
          <w:p w14:paraId="7B8603E9" w14:textId="6AD4B327" w:rsidR="00B2677B" w:rsidRPr="00847658" w:rsidRDefault="00B2677B" w:rsidP="00315530">
            <w:pPr>
              <w:rPr>
                <w:rFonts w:ascii="Arial" w:hAnsi="Arial" w:cs="Arial"/>
                <w:sz w:val="14"/>
                <w:szCs w:val="14"/>
              </w:rPr>
            </w:pPr>
            <w:r w:rsidRPr="00B2677B">
              <w:rPr>
                <w:rFonts w:ascii="Arial" w:hAnsi="Arial" w:cs="Arial"/>
                <w:sz w:val="14"/>
                <w:szCs w:val="14"/>
              </w:rPr>
              <w:t>Updated TR skeleton for study on Integrated Sensing And Communication (ISAC) for NR</w:t>
            </w:r>
          </w:p>
        </w:tc>
        <w:tc>
          <w:tcPr>
            <w:tcW w:w="2554" w:type="dxa"/>
            <w:tcBorders>
              <w:top w:val="single" w:sz="4" w:space="0" w:color="auto"/>
              <w:left w:val="nil"/>
              <w:bottom w:val="single" w:sz="4" w:space="0" w:color="auto"/>
              <w:right w:val="single" w:sz="4" w:space="0" w:color="auto"/>
            </w:tcBorders>
          </w:tcPr>
          <w:p w14:paraId="5F510A63" w14:textId="1EC5D7C7" w:rsidR="00B2677B" w:rsidRPr="00847658" w:rsidRDefault="00B2677B" w:rsidP="00315530">
            <w:pPr>
              <w:rPr>
                <w:rFonts w:ascii="Arial" w:hAnsi="Arial" w:cs="Arial"/>
                <w:sz w:val="14"/>
                <w:szCs w:val="14"/>
              </w:rPr>
            </w:pPr>
            <w:r w:rsidRPr="00B2677B">
              <w:rPr>
                <w:rFonts w:ascii="Arial" w:hAnsi="Arial" w:cs="Arial"/>
                <w:sz w:val="14"/>
                <w:szCs w:val="14"/>
              </w:rPr>
              <w:t>Xiaomi, China Telecom</w:t>
            </w:r>
          </w:p>
        </w:tc>
        <w:tc>
          <w:tcPr>
            <w:tcW w:w="4300" w:type="dxa"/>
            <w:tcBorders>
              <w:top w:val="single" w:sz="4" w:space="0" w:color="auto"/>
              <w:left w:val="nil"/>
              <w:bottom w:val="single" w:sz="4" w:space="0" w:color="auto"/>
              <w:right w:val="single" w:sz="4" w:space="0" w:color="auto"/>
            </w:tcBorders>
            <w:vAlign w:val="center"/>
          </w:tcPr>
          <w:p w14:paraId="430864D6" w14:textId="5B5A8715" w:rsidR="00B2677B" w:rsidRPr="00847658" w:rsidRDefault="00B2677B" w:rsidP="00315530">
            <w:pPr>
              <w:rPr>
                <w:rFonts w:ascii="Arial" w:eastAsia="SimSun" w:hAnsi="Arial" w:cs="Arial"/>
                <w:kern w:val="2"/>
                <w:sz w:val="14"/>
                <w:szCs w:val="14"/>
              </w:rPr>
            </w:pPr>
            <w:r>
              <w:rPr>
                <w:rFonts w:ascii="Arial" w:eastAsia="SimSun" w:hAnsi="Arial" w:cs="Arial"/>
                <w:kern w:val="2"/>
                <w:sz w:val="14"/>
                <w:szCs w:val="14"/>
              </w:rPr>
              <w:t>endorsed</w:t>
            </w:r>
          </w:p>
        </w:tc>
      </w:tr>
    </w:tbl>
    <w:p w14:paraId="7E6D4450" w14:textId="77777777" w:rsidR="007A7F63" w:rsidRPr="009537ED" w:rsidRDefault="007A7F63" w:rsidP="007A7F63"/>
    <w:p w14:paraId="35F4A0AA" w14:textId="5563B078" w:rsidR="007A5AC0" w:rsidRPr="009537ED"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57" w:name="_Toc210074566"/>
      <w:bookmarkStart w:id="1558" w:name="_Toc210658614"/>
      <w:bookmarkStart w:id="1559" w:name="_Toc210658712"/>
      <w:bookmarkStart w:id="1560" w:name="_Toc210659430"/>
      <w:bookmarkStart w:id="1561" w:name="_Toc211860407"/>
      <w:bookmarkStart w:id="1562" w:name="_Toc211860697"/>
      <w:bookmarkStart w:id="1563" w:name="_Toc211860916"/>
      <w:bookmarkStart w:id="1564" w:name="_Toc211861137"/>
      <w:bookmarkStart w:id="1565" w:name="_Toc211861543"/>
      <w:bookmarkStart w:id="1566" w:name="_Toc211861713"/>
      <w:bookmarkStart w:id="1567" w:name="_Toc211861929"/>
      <w:bookmarkStart w:id="1568" w:name="_Toc211862021"/>
      <w:bookmarkStart w:id="1569" w:name="_Toc211862420"/>
      <w:bookmarkStart w:id="1570" w:name="_Toc211862574"/>
      <w:r w:rsidRPr="009537ED">
        <w:rPr>
          <w:rFonts w:ascii="Times New Roman" w:hAnsi="Times New Roman"/>
          <w:sz w:val="20"/>
        </w:rPr>
        <w:lastRenderedPageBreak/>
        <w:t>Annex</w:t>
      </w:r>
      <w:r w:rsidR="00233210" w:rsidRPr="009537ED">
        <w:rPr>
          <w:rFonts w:ascii="Times New Roman" w:hAnsi="Times New Roman"/>
          <w:sz w:val="20"/>
        </w:rPr>
        <w:t xml:space="preserve"> </w:t>
      </w:r>
      <w:r w:rsidRPr="009537ED">
        <w:rPr>
          <w:rFonts w:ascii="Times New Roman" w:hAnsi="Times New Roman"/>
          <w:sz w:val="20"/>
        </w:rPr>
        <w:t>F:</w:t>
      </w:r>
      <w:r w:rsidRPr="009537ED">
        <w:rPr>
          <w:rFonts w:ascii="Times New Roman" w:hAnsi="Times New Roman"/>
          <w:sz w:val="20"/>
        </w:rPr>
        <w:tab/>
        <w:t>List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actions</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p>
    <w:p w14:paraId="6C75DD42" w14:textId="00B61BE0" w:rsidR="00DD6A22" w:rsidRPr="009537ED" w:rsidRDefault="00DD6A22" w:rsidP="00DD6A22"/>
    <w:p w14:paraId="04C46776" w14:textId="35E12DCC" w:rsidR="007A5AC0" w:rsidRDefault="00DE04FB" w:rsidP="001E5EC8">
      <w:pPr>
        <w:rPr>
          <w:b/>
          <w:bCs/>
          <w:u w:val="single"/>
        </w:rPr>
      </w:pPr>
      <w:r w:rsidRPr="001E5EC8">
        <w:rPr>
          <w:b/>
          <w:bCs/>
          <w:u w:val="single"/>
        </w:rPr>
        <w:t>Outgoing</w:t>
      </w:r>
      <w:r w:rsidR="00233210" w:rsidRPr="001E5EC8">
        <w:rPr>
          <w:b/>
          <w:bCs/>
          <w:u w:val="single"/>
        </w:rPr>
        <w:t xml:space="preserve"> </w:t>
      </w:r>
      <w:r w:rsidRPr="001E5EC8">
        <w:rPr>
          <w:b/>
          <w:bCs/>
          <w:u w:val="single"/>
        </w:rPr>
        <w:t>LS</w:t>
      </w:r>
    </w:p>
    <w:p w14:paraId="267982E1" w14:textId="77777777" w:rsidR="007E0D2E" w:rsidRPr="001E5EC8" w:rsidRDefault="007E0D2E" w:rsidP="001E5EC8">
      <w:pPr>
        <w:rPr>
          <w:b/>
          <w:bCs/>
          <w:u w:val="single"/>
        </w:rPr>
      </w:pPr>
    </w:p>
    <w:tbl>
      <w:tblPr>
        <w:tblW w:w="4054" w:type="pct"/>
        <w:tblLook w:val="04A0" w:firstRow="1" w:lastRow="0" w:firstColumn="1" w:lastColumn="0" w:noHBand="0" w:noVBand="1"/>
      </w:tblPr>
      <w:tblGrid>
        <w:gridCol w:w="971"/>
        <w:gridCol w:w="1419"/>
        <w:gridCol w:w="1075"/>
        <w:gridCol w:w="701"/>
        <w:gridCol w:w="918"/>
        <w:gridCol w:w="970"/>
        <w:gridCol w:w="719"/>
        <w:gridCol w:w="2006"/>
        <w:gridCol w:w="1078"/>
        <w:gridCol w:w="705"/>
        <w:gridCol w:w="744"/>
      </w:tblGrid>
      <w:tr w:rsidR="007E0D2E" w:rsidRPr="00ED7A81" w14:paraId="05231CF5" w14:textId="77777777" w:rsidTr="00BF6CD8">
        <w:trPr>
          <w:trHeight w:val="399"/>
        </w:trPr>
        <w:tc>
          <w:tcPr>
            <w:tcW w:w="437" w:type="pct"/>
            <w:tcBorders>
              <w:top w:val="single" w:sz="4" w:space="0" w:color="auto"/>
              <w:left w:val="single" w:sz="4" w:space="0" w:color="auto"/>
              <w:bottom w:val="single" w:sz="4" w:space="0" w:color="auto"/>
              <w:right w:val="single" w:sz="4" w:space="0" w:color="auto"/>
            </w:tcBorders>
            <w:shd w:val="clear" w:color="000000" w:fill="75B91A"/>
            <w:hideMark/>
          </w:tcPr>
          <w:p w14:paraId="12DA4D25"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TDoc</w:t>
            </w:r>
          </w:p>
        </w:tc>
        <w:tc>
          <w:tcPr>
            <w:tcW w:w="635" w:type="pct"/>
            <w:tcBorders>
              <w:top w:val="single" w:sz="4" w:space="0" w:color="auto"/>
              <w:left w:val="single" w:sz="4" w:space="0" w:color="auto"/>
              <w:bottom w:val="single" w:sz="4" w:space="0" w:color="auto"/>
              <w:right w:val="single" w:sz="4" w:space="0" w:color="auto"/>
            </w:tcBorders>
            <w:shd w:val="clear" w:color="000000" w:fill="75B91A"/>
            <w:hideMark/>
          </w:tcPr>
          <w:p w14:paraId="5BCE30DF"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Title</w:t>
            </w:r>
          </w:p>
        </w:tc>
        <w:tc>
          <w:tcPr>
            <w:tcW w:w="483" w:type="pct"/>
            <w:tcBorders>
              <w:top w:val="single" w:sz="4" w:space="0" w:color="auto"/>
              <w:left w:val="single" w:sz="4" w:space="0" w:color="auto"/>
              <w:bottom w:val="single" w:sz="4" w:space="0" w:color="auto"/>
              <w:right w:val="single" w:sz="4" w:space="0" w:color="auto"/>
            </w:tcBorders>
            <w:shd w:val="clear" w:color="000000" w:fill="75B91A"/>
            <w:hideMark/>
          </w:tcPr>
          <w:p w14:paraId="1035D034"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Source</w:t>
            </w:r>
          </w:p>
        </w:tc>
        <w:tc>
          <w:tcPr>
            <w:tcW w:w="317" w:type="pct"/>
            <w:tcBorders>
              <w:top w:val="single" w:sz="4" w:space="0" w:color="auto"/>
              <w:left w:val="single" w:sz="4" w:space="0" w:color="auto"/>
              <w:bottom w:val="single" w:sz="4" w:space="0" w:color="auto"/>
              <w:right w:val="single" w:sz="4" w:space="0" w:color="auto"/>
            </w:tcBorders>
            <w:shd w:val="clear" w:color="000000" w:fill="75B91A"/>
            <w:hideMark/>
          </w:tcPr>
          <w:p w14:paraId="7B8111A9"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Type</w:t>
            </w:r>
          </w:p>
        </w:tc>
        <w:tc>
          <w:tcPr>
            <w:tcW w:w="413" w:type="pct"/>
            <w:tcBorders>
              <w:top w:val="single" w:sz="4" w:space="0" w:color="auto"/>
              <w:left w:val="single" w:sz="4" w:space="0" w:color="auto"/>
              <w:bottom w:val="single" w:sz="4" w:space="0" w:color="auto"/>
              <w:right w:val="single" w:sz="4" w:space="0" w:color="auto"/>
            </w:tcBorders>
            <w:shd w:val="clear" w:color="000000" w:fill="75B91A"/>
            <w:hideMark/>
          </w:tcPr>
          <w:p w14:paraId="218F7822"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Agenda</w:t>
            </w:r>
          </w:p>
        </w:tc>
        <w:tc>
          <w:tcPr>
            <w:tcW w:w="436" w:type="pct"/>
            <w:tcBorders>
              <w:top w:val="single" w:sz="4" w:space="0" w:color="auto"/>
              <w:left w:val="single" w:sz="4" w:space="0" w:color="auto"/>
              <w:bottom w:val="single" w:sz="4" w:space="0" w:color="auto"/>
              <w:right w:val="single" w:sz="4" w:space="0" w:color="auto"/>
            </w:tcBorders>
            <w:shd w:val="clear" w:color="000000" w:fill="75B91A"/>
            <w:hideMark/>
          </w:tcPr>
          <w:p w14:paraId="18006E05"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TDoc Status</w:t>
            </w:r>
          </w:p>
        </w:tc>
        <w:tc>
          <w:tcPr>
            <w:tcW w:w="325" w:type="pct"/>
            <w:tcBorders>
              <w:top w:val="single" w:sz="4" w:space="0" w:color="auto"/>
              <w:left w:val="single" w:sz="4" w:space="0" w:color="auto"/>
              <w:bottom w:val="single" w:sz="4" w:space="0" w:color="auto"/>
              <w:right w:val="single" w:sz="4" w:space="0" w:color="auto"/>
            </w:tcBorders>
            <w:shd w:val="clear" w:color="000000" w:fill="75B91A"/>
            <w:hideMark/>
          </w:tcPr>
          <w:p w14:paraId="63897C19"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Rel</w:t>
            </w:r>
          </w:p>
        </w:tc>
        <w:tc>
          <w:tcPr>
            <w:tcW w:w="815" w:type="pct"/>
            <w:tcBorders>
              <w:top w:val="single" w:sz="4" w:space="0" w:color="auto"/>
              <w:left w:val="single" w:sz="4" w:space="0" w:color="auto"/>
              <w:bottom w:val="single" w:sz="4" w:space="0" w:color="auto"/>
              <w:right w:val="single" w:sz="4" w:space="0" w:color="auto"/>
            </w:tcBorders>
            <w:shd w:val="clear" w:color="000000" w:fill="75B91A"/>
            <w:hideMark/>
          </w:tcPr>
          <w:p w14:paraId="2C6AB375"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Related WIs</w:t>
            </w:r>
          </w:p>
        </w:tc>
        <w:tc>
          <w:tcPr>
            <w:tcW w:w="484" w:type="pct"/>
            <w:tcBorders>
              <w:top w:val="single" w:sz="4" w:space="0" w:color="auto"/>
              <w:left w:val="single" w:sz="4" w:space="0" w:color="auto"/>
              <w:bottom w:val="single" w:sz="4" w:space="0" w:color="auto"/>
              <w:right w:val="single" w:sz="4" w:space="0" w:color="auto"/>
            </w:tcBorders>
            <w:shd w:val="clear" w:color="000000" w:fill="75B91A"/>
            <w:hideMark/>
          </w:tcPr>
          <w:p w14:paraId="14736A52"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Reply to</w:t>
            </w:r>
          </w:p>
        </w:tc>
        <w:tc>
          <w:tcPr>
            <w:tcW w:w="319" w:type="pct"/>
            <w:tcBorders>
              <w:top w:val="single" w:sz="4" w:space="0" w:color="auto"/>
              <w:left w:val="single" w:sz="4" w:space="0" w:color="auto"/>
              <w:bottom w:val="single" w:sz="4" w:space="0" w:color="auto"/>
              <w:right w:val="single" w:sz="4" w:space="0" w:color="auto"/>
            </w:tcBorders>
            <w:shd w:val="clear" w:color="000000" w:fill="75B91A"/>
            <w:hideMark/>
          </w:tcPr>
          <w:p w14:paraId="2AC284F6"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To</w:t>
            </w:r>
          </w:p>
        </w:tc>
        <w:tc>
          <w:tcPr>
            <w:tcW w:w="337" w:type="pct"/>
            <w:tcBorders>
              <w:top w:val="single" w:sz="4" w:space="0" w:color="auto"/>
              <w:left w:val="single" w:sz="4" w:space="0" w:color="auto"/>
              <w:bottom w:val="single" w:sz="4" w:space="0" w:color="auto"/>
              <w:right w:val="single" w:sz="4" w:space="0" w:color="auto"/>
            </w:tcBorders>
            <w:shd w:val="clear" w:color="000000" w:fill="75B91A"/>
            <w:hideMark/>
          </w:tcPr>
          <w:p w14:paraId="03739B8D" w14:textId="77777777" w:rsidR="007E0D2E" w:rsidRPr="00ED7A81" w:rsidRDefault="007E0D2E" w:rsidP="00BF6CD8">
            <w:pPr>
              <w:overflowPunct/>
              <w:autoSpaceDE/>
              <w:autoSpaceDN/>
              <w:adjustRightInd/>
              <w:spacing w:after="0"/>
              <w:jc w:val="center"/>
              <w:textAlignment w:val="auto"/>
              <w:rPr>
                <w:rFonts w:ascii="Arial" w:hAnsi="Arial" w:cs="Arial"/>
                <w:b/>
                <w:bCs/>
                <w:sz w:val="14"/>
                <w:szCs w:val="14"/>
              </w:rPr>
            </w:pPr>
            <w:r w:rsidRPr="00ED7A81">
              <w:rPr>
                <w:rFonts w:ascii="Arial" w:hAnsi="Arial" w:cs="Arial"/>
                <w:b/>
                <w:bCs/>
                <w:sz w:val="14"/>
                <w:szCs w:val="14"/>
              </w:rPr>
              <w:t>Cc</w:t>
            </w:r>
          </w:p>
        </w:tc>
      </w:tr>
      <w:tr w:rsidR="007E0D2E" w:rsidRPr="00ED7A81" w14:paraId="6058BC83" w14:textId="77777777" w:rsidTr="007E0D2E">
        <w:trPr>
          <w:trHeight w:val="400"/>
        </w:trPr>
        <w:tc>
          <w:tcPr>
            <w:tcW w:w="437" w:type="pct"/>
            <w:tcBorders>
              <w:top w:val="single" w:sz="4" w:space="0" w:color="auto"/>
              <w:left w:val="single" w:sz="4" w:space="0" w:color="A6A6A6"/>
              <w:bottom w:val="single" w:sz="4" w:space="0" w:color="A6A6A6"/>
              <w:right w:val="single" w:sz="4" w:space="0" w:color="A6A6A6"/>
            </w:tcBorders>
            <w:shd w:val="clear" w:color="auto" w:fill="auto"/>
          </w:tcPr>
          <w:p w14:paraId="2F1AA757" w14:textId="54871323"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p>
        </w:tc>
        <w:tc>
          <w:tcPr>
            <w:tcW w:w="635" w:type="pct"/>
            <w:tcBorders>
              <w:top w:val="single" w:sz="4" w:space="0" w:color="auto"/>
              <w:left w:val="nil"/>
              <w:bottom w:val="single" w:sz="4" w:space="0" w:color="A6A6A6"/>
              <w:right w:val="single" w:sz="4" w:space="0" w:color="A6A6A6"/>
            </w:tcBorders>
            <w:shd w:val="clear" w:color="auto" w:fill="auto"/>
          </w:tcPr>
          <w:p w14:paraId="2C928142" w14:textId="3AB28305" w:rsidR="007E0D2E" w:rsidRPr="00ED7A81" w:rsidRDefault="007E0D2E" w:rsidP="00BF6CD8">
            <w:pPr>
              <w:overflowPunct/>
              <w:autoSpaceDE/>
              <w:autoSpaceDN/>
              <w:adjustRightInd/>
              <w:spacing w:after="0"/>
              <w:textAlignment w:val="auto"/>
              <w:rPr>
                <w:rFonts w:ascii="Arial" w:hAnsi="Arial" w:cs="Arial"/>
                <w:sz w:val="14"/>
                <w:szCs w:val="14"/>
              </w:rPr>
            </w:pPr>
            <w:r w:rsidRPr="007E0D2E">
              <w:rPr>
                <w:rFonts w:ascii="Arial" w:hAnsi="Arial" w:cs="Arial"/>
                <w:sz w:val="14"/>
                <w:szCs w:val="14"/>
              </w:rPr>
              <w:t>LS on Rel-19 higher layers parameters list Post RAN1#122bis</w:t>
            </w:r>
          </w:p>
        </w:tc>
        <w:tc>
          <w:tcPr>
            <w:tcW w:w="483" w:type="pct"/>
            <w:tcBorders>
              <w:top w:val="single" w:sz="4" w:space="0" w:color="auto"/>
              <w:left w:val="nil"/>
              <w:bottom w:val="single" w:sz="4" w:space="0" w:color="A6A6A6"/>
              <w:right w:val="single" w:sz="4" w:space="0" w:color="A6A6A6"/>
            </w:tcBorders>
            <w:shd w:val="clear" w:color="auto" w:fill="auto"/>
          </w:tcPr>
          <w:p w14:paraId="0B7593DA" w14:textId="76FBC284" w:rsidR="007E0D2E" w:rsidRPr="00ED7A81" w:rsidRDefault="007E0D2E" w:rsidP="00BF6CD8">
            <w:pPr>
              <w:overflowPunct/>
              <w:autoSpaceDE/>
              <w:autoSpaceDN/>
              <w:adjustRightInd/>
              <w:spacing w:after="0"/>
              <w:textAlignment w:val="auto"/>
              <w:rPr>
                <w:rFonts w:ascii="Arial" w:hAnsi="Arial" w:cs="Arial"/>
                <w:sz w:val="14"/>
                <w:szCs w:val="14"/>
              </w:rPr>
            </w:pPr>
            <w:r w:rsidRPr="007E0D2E">
              <w:rPr>
                <w:rFonts w:ascii="Arial" w:hAnsi="Arial" w:cs="Arial"/>
                <w:sz w:val="14"/>
                <w:szCs w:val="14"/>
              </w:rPr>
              <w:t>RAN1, Ericsson</w:t>
            </w:r>
          </w:p>
        </w:tc>
        <w:tc>
          <w:tcPr>
            <w:tcW w:w="317" w:type="pct"/>
            <w:tcBorders>
              <w:top w:val="single" w:sz="4" w:space="0" w:color="auto"/>
              <w:left w:val="nil"/>
              <w:bottom w:val="single" w:sz="4" w:space="0" w:color="A6A6A6"/>
              <w:right w:val="single" w:sz="4" w:space="0" w:color="A6A6A6"/>
            </w:tcBorders>
            <w:shd w:val="clear" w:color="auto" w:fill="auto"/>
            <w:hideMark/>
          </w:tcPr>
          <w:p w14:paraId="38B5C1A0" w14:textId="77777777" w:rsidR="007E0D2E" w:rsidRPr="00ED7A81" w:rsidRDefault="007E0D2E" w:rsidP="00BF6CD8">
            <w:pPr>
              <w:overflowPunct/>
              <w:autoSpaceDE/>
              <w:autoSpaceDN/>
              <w:adjustRightInd/>
              <w:spacing w:after="0"/>
              <w:textAlignment w:val="auto"/>
              <w:rPr>
                <w:rFonts w:ascii="Arial" w:hAnsi="Arial" w:cs="Arial"/>
                <w:sz w:val="14"/>
                <w:szCs w:val="14"/>
              </w:rPr>
            </w:pPr>
            <w:r w:rsidRPr="00ED7A81">
              <w:rPr>
                <w:rFonts w:ascii="Arial" w:hAnsi="Arial" w:cs="Arial"/>
                <w:sz w:val="14"/>
                <w:szCs w:val="14"/>
              </w:rPr>
              <w:t>LS out</w:t>
            </w:r>
          </w:p>
        </w:tc>
        <w:tc>
          <w:tcPr>
            <w:tcW w:w="413" w:type="pct"/>
            <w:tcBorders>
              <w:top w:val="single" w:sz="4" w:space="0" w:color="auto"/>
              <w:left w:val="nil"/>
              <w:bottom w:val="single" w:sz="4" w:space="0" w:color="A6A6A6"/>
              <w:right w:val="single" w:sz="4" w:space="0" w:color="A6A6A6"/>
            </w:tcBorders>
            <w:shd w:val="clear" w:color="auto" w:fill="auto"/>
            <w:hideMark/>
          </w:tcPr>
          <w:p w14:paraId="2FD1F024" w14:textId="33F88A2A" w:rsidR="007E0D2E" w:rsidRPr="00ED7A81" w:rsidRDefault="007E0D2E" w:rsidP="00BF6CD8">
            <w:pPr>
              <w:overflowPunct/>
              <w:autoSpaceDE/>
              <w:autoSpaceDN/>
              <w:adjustRightInd/>
              <w:spacing w:after="0"/>
              <w:textAlignment w:val="auto"/>
              <w:rPr>
                <w:rFonts w:ascii="Arial" w:hAnsi="Arial" w:cs="Arial"/>
                <w:sz w:val="14"/>
                <w:szCs w:val="14"/>
              </w:rPr>
            </w:pPr>
            <w:r>
              <w:rPr>
                <w:rFonts w:ascii="Arial" w:hAnsi="Arial" w:cs="Arial"/>
                <w:sz w:val="14"/>
                <w:szCs w:val="14"/>
              </w:rPr>
              <w:t>8</w:t>
            </w:r>
          </w:p>
        </w:tc>
        <w:tc>
          <w:tcPr>
            <w:tcW w:w="436" w:type="pct"/>
            <w:tcBorders>
              <w:top w:val="single" w:sz="4" w:space="0" w:color="auto"/>
              <w:left w:val="single" w:sz="4" w:space="0" w:color="A6A6A6"/>
              <w:bottom w:val="single" w:sz="4" w:space="0" w:color="A6A6A6"/>
              <w:right w:val="single" w:sz="4" w:space="0" w:color="A6A6A6"/>
            </w:tcBorders>
            <w:shd w:val="clear" w:color="000000" w:fill="00B050"/>
            <w:hideMark/>
          </w:tcPr>
          <w:p w14:paraId="23F666D4" w14:textId="77777777" w:rsidR="007E0D2E" w:rsidRPr="00ED7A81" w:rsidRDefault="007E0D2E" w:rsidP="00BF6CD8">
            <w:pPr>
              <w:overflowPunct/>
              <w:autoSpaceDE/>
              <w:autoSpaceDN/>
              <w:adjustRightInd/>
              <w:spacing w:after="0"/>
              <w:textAlignment w:val="auto"/>
              <w:rPr>
                <w:rFonts w:ascii="Arial" w:hAnsi="Arial" w:cs="Arial"/>
                <w:b/>
                <w:bCs/>
                <w:color w:val="FFFFFF"/>
                <w:sz w:val="14"/>
                <w:szCs w:val="14"/>
                <w:u w:val="single"/>
              </w:rPr>
            </w:pPr>
            <w:r w:rsidRPr="00ED7A81">
              <w:rPr>
                <w:rFonts w:ascii="Arial" w:hAnsi="Arial" w:cs="Arial"/>
                <w:b/>
                <w:bCs/>
                <w:color w:val="FFFFFF"/>
                <w:sz w:val="14"/>
                <w:szCs w:val="14"/>
                <w:u w:val="single"/>
              </w:rPr>
              <w:t>approved</w:t>
            </w:r>
          </w:p>
        </w:tc>
        <w:tc>
          <w:tcPr>
            <w:tcW w:w="325" w:type="pct"/>
            <w:tcBorders>
              <w:top w:val="single" w:sz="4" w:space="0" w:color="auto"/>
              <w:left w:val="nil"/>
              <w:bottom w:val="single" w:sz="4" w:space="0" w:color="A6A6A6"/>
              <w:right w:val="single" w:sz="4" w:space="0" w:color="A6A6A6"/>
            </w:tcBorders>
            <w:shd w:val="clear" w:color="auto" w:fill="auto"/>
            <w:hideMark/>
          </w:tcPr>
          <w:p w14:paraId="3ED38D03" w14:textId="77777777"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hyperlink r:id="rId1794" w:history="1">
              <w:r w:rsidRPr="00ED7A81">
                <w:rPr>
                  <w:rFonts w:ascii="Arial" w:hAnsi="Arial" w:cs="Arial"/>
                  <w:b/>
                  <w:bCs/>
                  <w:color w:val="0000FF"/>
                  <w:sz w:val="14"/>
                  <w:szCs w:val="14"/>
                  <w:u w:val="single"/>
                </w:rPr>
                <w:t>Rel-19</w:t>
              </w:r>
            </w:hyperlink>
          </w:p>
        </w:tc>
        <w:tc>
          <w:tcPr>
            <w:tcW w:w="815" w:type="pct"/>
            <w:tcBorders>
              <w:top w:val="single" w:sz="4" w:space="0" w:color="auto"/>
              <w:left w:val="nil"/>
              <w:bottom w:val="single" w:sz="4" w:space="0" w:color="A6A6A6"/>
              <w:right w:val="single" w:sz="4" w:space="0" w:color="A6A6A6"/>
            </w:tcBorders>
            <w:shd w:val="clear" w:color="auto" w:fill="auto"/>
            <w:hideMark/>
          </w:tcPr>
          <w:p w14:paraId="54D57631" w14:textId="37D4DC91" w:rsidR="007E0D2E" w:rsidRPr="00ED7A81" w:rsidRDefault="007E0D2E" w:rsidP="00BF6CD8">
            <w:pPr>
              <w:overflowPunct/>
              <w:autoSpaceDE/>
              <w:autoSpaceDN/>
              <w:adjustRightInd/>
              <w:spacing w:after="0"/>
              <w:textAlignment w:val="auto"/>
              <w:rPr>
                <w:rFonts w:ascii="Arial" w:hAnsi="Arial" w:cs="Arial"/>
                <w:b/>
                <w:bCs/>
                <w:color w:val="0000FF"/>
                <w:sz w:val="14"/>
                <w:szCs w:val="14"/>
                <w:u w:val="single"/>
              </w:rPr>
            </w:pPr>
            <w:r w:rsidRPr="007E0D2E">
              <w:rPr>
                <w:rFonts w:ascii="Arial" w:hAnsi="Arial" w:cs="Arial"/>
                <w:b/>
                <w:bCs/>
                <w:color w:val="0000FF"/>
                <w:sz w:val="14"/>
                <w:szCs w:val="14"/>
                <w:u w:val="single"/>
              </w:rPr>
              <w:t>NR_AIML_air, NR _MIMO_Ph5, NR_duplex_evo, Netw_Energy_NR_enh, NR_LPWUS, NR_Mob_Ph4, NR_XR_Ph3,NR_NTN_Ph3, IoT_NTN_Ph3, IoT_NTN_TDD, NR_MC_enh2, NR_LBCA_Sw, LTE_terr_bcast_Ph2, TEI19</w:t>
            </w:r>
          </w:p>
        </w:tc>
        <w:tc>
          <w:tcPr>
            <w:tcW w:w="484" w:type="pct"/>
            <w:tcBorders>
              <w:top w:val="single" w:sz="4" w:space="0" w:color="auto"/>
              <w:left w:val="nil"/>
              <w:bottom w:val="single" w:sz="4" w:space="0" w:color="A6A6A6"/>
              <w:right w:val="single" w:sz="4" w:space="0" w:color="A6A6A6"/>
            </w:tcBorders>
            <w:shd w:val="clear" w:color="auto" w:fill="auto"/>
            <w:hideMark/>
          </w:tcPr>
          <w:p w14:paraId="1C24284B" w14:textId="641A5A12" w:rsidR="007E0D2E" w:rsidRPr="00ED7A81" w:rsidRDefault="007E0D2E" w:rsidP="00BF6CD8">
            <w:pPr>
              <w:overflowPunct/>
              <w:autoSpaceDE/>
              <w:autoSpaceDN/>
              <w:adjustRightInd/>
              <w:spacing w:after="0"/>
              <w:textAlignment w:val="auto"/>
              <w:rPr>
                <w:rFonts w:ascii="Arial" w:hAnsi="Arial" w:cs="Arial"/>
                <w:sz w:val="14"/>
                <w:szCs w:val="14"/>
              </w:rPr>
            </w:pPr>
          </w:p>
        </w:tc>
        <w:tc>
          <w:tcPr>
            <w:tcW w:w="319" w:type="pct"/>
            <w:tcBorders>
              <w:top w:val="single" w:sz="4" w:space="0" w:color="auto"/>
              <w:left w:val="nil"/>
              <w:bottom w:val="single" w:sz="4" w:space="0" w:color="A6A6A6"/>
              <w:right w:val="single" w:sz="4" w:space="0" w:color="A6A6A6"/>
            </w:tcBorders>
            <w:shd w:val="clear" w:color="auto" w:fill="auto"/>
          </w:tcPr>
          <w:p w14:paraId="322A8DB4" w14:textId="3FA48423" w:rsidR="007E0D2E" w:rsidRPr="00ED7A81" w:rsidRDefault="007E0D2E" w:rsidP="00BF6CD8">
            <w:pPr>
              <w:overflowPunct/>
              <w:autoSpaceDE/>
              <w:autoSpaceDN/>
              <w:adjustRightInd/>
              <w:spacing w:after="0"/>
              <w:textAlignment w:val="auto"/>
              <w:rPr>
                <w:rFonts w:ascii="Arial" w:hAnsi="Arial" w:cs="Arial"/>
                <w:sz w:val="14"/>
                <w:szCs w:val="14"/>
              </w:rPr>
            </w:pPr>
            <w:r w:rsidRPr="007E0D2E">
              <w:rPr>
                <w:rFonts w:ascii="Arial" w:hAnsi="Arial" w:cs="Arial"/>
                <w:sz w:val="14"/>
                <w:szCs w:val="14"/>
              </w:rPr>
              <w:t>RAN2</w:t>
            </w:r>
          </w:p>
        </w:tc>
        <w:tc>
          <w:tcPr>
            <w:tcW w:w="337" w:type="pct"/>
            <w:tcBorders>
              <w:top w:val="single" w:sz="4" w:space="0" w:color="auto"/>
              <w:left w:val="nil"/>
              <w:bottom w:val="single" w:sz="4" w:space="0" w:color="A6A6A6"/>
              <w:right w:val="single" w:sz="4" w:space="0" w:color="A6A6A6"/>
            </w:tcBorders>
            <w:shd w:val="clear" w:color="auto" w:fill="auto"/>
          </w:tcPr>
          <w:p w14:paraId="258AFEAB" w14:textId="27495A6B" w:rsidR="007E0D2E" w:rsidRPr="00ED7A81" w:rsidRDefault="007E0D2E" w:rsidP="00BF6CD8">
            <w:pPr>
              <w:overflowPunct/>
              <w:autoSpaceDE/>
              <w:autoSpaceDN/>
              <w:adjustRightInd/>
              <w:spacing w:after="0"/>
              <w:textAlignment w:val="auto"/>
              <w:rPr>
                <w:rFonts w:ascii="Arial" w:hAnsi="Arial" w:cs="Arial"/>
                <w:sz w:val="14"/>
                <w:szCs w:val="14"/>
              </w:rPr>
            </w:pPr>
            <w:r w:rsidRPr="007E0D2E">
              <w:rPr>
                <w:rFonts w:ascii="Arial" w:hAnsi="Arial" w:cs="Arial"/>
                <w:sz w:val="14"/>
                <w:szCs w:val="14"/>
              </w:rPr>
              <w:t>RAN3, RAN4</w:t>
            </w:r>
          </w:p>
        </w:tc>
      </w:tr>
    </w:tbl>
    <w:p w14:paraId="633A6573" w14:textId="77777777" w:rsidR="004B7A2B" w:rsidRDefault="004B7A2B" w:rsidP="00536D59"/>
    <w:p w14:paraId="063207C7" w14:textId="65A9C751" w:rsidR="001E5EC8" w:rsidRDefault="001E5EC8" w:rsidP="001E5EC8">
      <w:pPr>
        <w:rPr>
          <w:b/>
          <w:bCs/>
          <w:u w:val="single"/>
        </w:rPr>
      </w:pPr>
      <w:r w:rsidRPr="001E5EC8">
        <w:rPr>
          <w:b/>
          <w:bCs/>
          <w:u w:val="single"/>
        </w:rPr>
        <w:t>Post-122bis</w:t>
      </w:r>
    </w:p>
    <w:p w14:paraId="34D88DCD" w14:textId="77777777" w:rsidR="001E5EC8" w:rsidRDefault="001E5EC8" w:rsidP="001E5EC8"/>
    <w:p w14:paraId="3AA408AE" w14:textId="4AF25243" w:rsidR="00A1535E" w:rsidRPr="001E5EC8" w:rsidRDefault="00A1535E" w:rsidP="001E5EC8">
      <w:r w:rsidRPr="00A1535E">
        <w:rPr>
          <w:highlight w:val="cyan"/>
        </w:rPr>
        <w:t>[Post-122bis-Rel-19-XXX-YYY] Email discussion on Rel-19 draft CRs after RAN1#122 – Editors</w:t>
      </w:r>
    </w:p>
    <w:p w14:paraId="5DB3DF53" w14:textId="22C7A305" w:rsidR="007B29C0" w:rsidRDefault="007B29C0" w:rsidP="00FC0E6B">
      <w:pPr>
        <w:rPr>
          <w:rFonts w:eastAsia="DengXian"/>
          <w:lang w:eastAsia="zh-CN"/>
        </w:rPr>
      </w:pPr>
    </w:p>
    <w:p w14:paraId="0129BFE8" w14:textId="22E4FFDB" w:rsidR="00A1535E" w:rsidRDefault="00A1535E" w:rsidP="00FC0E6B">
      <w:pPr>
        <w:rPr>
          <w:rFonts w:eastAsia="DengXian"/>
          <w:lang w:eastAsia="zh-CN"/>
        </w:rPr>
      </w:pPr>
      <w:r w:rsidRPr="00A1535E">
        <w:rPr>
          <w:rFonts w:eastAsia="DengXian"/>
          <w:highlight w:val="cyan"/>
          <w:lang w:eastAsia="zh-CN"/>
        </w:rPr>
        <w:t>[Post-122bis-RelXX-YYY-Alignment] Email discussion on endorsement of alignment CRs (if any) – Editors</w:t>
      </w:r>
    </w:p>
    <w:p w14:paraId="4286058A" w14:textId="77777777" w:rsidR="00A1535E" w:rsidRDefault="00A1535E" w:rsidP="00FC0E6B">
      <w:pPr>
        <w:rPr>
          <w:rFonts w:eastAsia="DengXian"/>
          <w:lang w:eastAsia="zh-CN"/>
        </w:rPr>
      </w:pPr>
    </w:p>
    <w:p w14:paraId="41A269DD" w14:textId="3377C9F2" w:rsidR="00A1535E" w:rsidRPr="00A1535E" w:rsidRDefault="00A1535E" w:rsidP="00A1535E">
      <w:pPr>
        <w:rPr>
          <w:rFonts w:eastAsia="DengXian"/>
          <w:lang w:eastAsia="zh-CN"/>
        </w:rPr>
      </w:pPr>
      <w:r w:rsidRPr="00A1535E">
        <w:rPr>
          <w:rFonts w:eastAsia="DengXian"/>
          <w:highlight w:val="cyan"/>
          <w:lang w:eastAsia="zh-CN"/>
        </w:rPr>
        <w:t>[Post-122bis-Rel-19-RRC] Approval of RRC parameter list and LS to RAN2 – Claes</w:t>
      </w:r>
      <w:r>
        <w:rPr>
          <w:rFonts w:eastAsia="DengXian"/>
          <w:highlight w:val="cyan"/>
          <w:lang w:eastAsia="zh-CN"/>
        </w:rPr>
        <w:t xml:space="preserve"> </w:t>
      </w:r>
      <w:r w:rsidRPr="00A1535E">
        <w:rPr>
          <w:rFonts w:eastAsia="DengXian"/>
          <w:highlight w:val="cyan"/>
          <w:lang w:eastAsia="zh-CN"/>
        </w:rPr>
        <w:t>(Ericsson)</w:t>
      </w:r>
    </w:p>
    <w:p w14:paraId="09B1C3E0" w14:textId="77777777" w:rsidR="00A1535E" w:rsidRDefault="00A1535E" w:rsidP="00FC0E6B">
      <w:pPr>
        <w:rPr>
          <w:rFonts w:eastAsia="DengXian"/>
          <w:lang w:eastAsia="zh-CN"/>
        </w:rPr>
      </w:pPr>
    </w:p>
    <w:p w14:paraId="602FF70A" w14:textId="49C75816" w:rsidR="00FC0E6B" w:rsidRDefault="00FC0E6B" w:rsidP="006C4A52">
      <w:r w:rsidRPr="00B9219F">
        <w:rPr>
          <w:highlight w:val="cyan"/>
          <w:lang w:val="fr-FR" w:eastAsia="x-none"/>
        </w:rPr>
        <w:t>[12</w:t>
      </w:r>
      <w:r w:rsidRPr="00FF4D24">
        <w:rPr>
          <w:rFonts w:eastAsia="DengXian" w:hint="eastAsia"/>
          <w:highlight w:val="cyan"/>
          <w:lang w:val="fr-FR" w:eastAsia="zh-CN"/>
        </w:rPr>
        <w:t>2</w:t>
      </w:r>
      <w:r>
        <w:rPr>
          <w:rFonts w:eastAsia="DengXian" w:hint="eastAsia"/>
          <w:highlight w:val="cyan"/>
          <w:lang w:val="fr-FR" w:eastAsia="zh-CN"/>
        </w:rPr>
        <w:t>bis</w:t>
      </w:r>
      <w:r w:rsidRPr="00B9219F">
        <w:rPr>
          <w:highlight w:val="cyan"/>
          <w:lang w:val="fr-FR" w:eastAsia="x-none"/>
        </w:rPr>
        <w:t>-R</w:t>
      </w:r>
      <w:r w:rsidRPr="00FF4D24">
        <w:rPr>
          <w:rFonts w:eastAsia="DengXian" w:hint="eastAsia"/>
          <w:highlight w:val="cyan"/>
          <w:lang w:val="fr-FR" w:eastAsia="zh-CN"/>
        </w:rPr>
        <w:t>20</w:t>
      </w:r>
      <w:r w:rsidRPr="00B9219F">
        <w:rPr>
          <w:highlight w:val="cyan"/>
          <w:lang w:val="fr-FR" w:eastAsia="x-none"/>
        </w:rPr>
        <w:t>-</w:t>
      </w:r>
      <w:r>
        <w:rPr>
          <w:rFonts w:eastAsia="DengXian" w:hint="eastAsia"/>
          <w:highlight w:val="cyan"/>
          <w:lang w:val="fr-FR" w:eastAsia="zh-CN"/>
        </w:rPr>
        <w:t>6GR-Frame structure</w:t>
      </w:r>
      <w:r w:rsidRPr="00B9219F">
        <w:rPr>
          <w:highlight w:val="cyan"/>
          <w:lang w:val="fr-FR" w:eastAsia="x-none"/>
        </w:rPr>
        <w:t>] Email discussion on Rel-</w:t>
      </w:r>
      <w:r w:rsidRPr="00FF4D24">
        <w:rPr>
          <w:rFonts w:eastAsia="DengXian" w:hint="eastAsia"/>
          <w:highlight w:val="cyan"/>
          <w:lang w:val="fr-FR" w:eastAsia="zh-CN"/>
        </w:rPr>
        <w:t>20</w:t>
      </w:r>
      <w:r>
        <w:rPr>
          <w:rFonts w:eastAsia="DengXian" w:hint="eastAsia"/>
          <w:highlight w:val="cyan"/>
          <w:lang w:val="fr-FR" w:eastAsia="zh-CN"/>
        </w:rPr>
        <w:t xml:space="preserve"> 6GR-</w:t>
      </w:r>
      <w:r w:rsidRPr="00270E83">
        <w:rPr>
          <w:rFonts w:eastAsia="DengXian" w:hint="eastAsia"/>
          <w:highlight w:val="cyan"/>
          <w:lang w:val="fr-FR" w:eastAsia="zh-CN"/>
        </w:rPr>
        <w:t xml:space="preserve"> </w:t>
      </w:r>
      <w:r>
        <w:rPr>
          <w:rFonts w:eastAsia="DengXian" w:hint="eastAsia"/>
          <w:highlight w:val="cyan"/>
          <w:lang w:val="fr-FR" w:eastAsia="zh-CN"/>
        </w:rPr>
        <w:t xml:space="preserve">Frame structure </w:t>
      </w:r>
      <w:r w:rsidRPr="00B9219F">
        <w:rPr>
          <w:highlight w:val="cyan"/>
          <w:lang w:val="fr-FR" w:eastAsia="x-none"/>
        </w:rPr>
        <w:t xml:space="preserve">– </w:t>
      </w:r>
      <w:r>
        <w:rPr>
          <w:rFonts w:eastAsia="DengXian" w:hint="eastAsia"/>
          <w:highlight w:val="cyan"/>
          <w:lang w:val="fr-FR" w:eastAsia="zh-CN"/>
        </w:rPr>
        <w:t>Xiaodong (CMCC)</w:t>
      </w:r>
    </w:p>
    <w:p w14:paraId="6C9FE72B" w14:textId="77777777" w:rsidR="00FC0E6B" w:rsidRPr="009537ED" w:rsidRDefault="00FC0E6B" w:rsidP="006C4A52"/>
    <w:p w14:paraId="2EE22E6C" w14:textId="7B0D7CDA" w:rsidR="00F445D6" w:rsidRPr="009537ED" w:rsidRDefault="007A5AC0" w:rsidP="009643F7">
      <w:pPr>
        <w:pStyle w:val="Heading1"/>
        <w:spacing w:before="0" w:after="0"/>
        <w:ind w:left="0" w:firstLine="0"/>
        <w:rPr>
          <w:rFonts w:ascii="Times New Roman" w:hAnsi="Times New Roman"/>
          <w:sz w:val="20"/>
        </w:rPr>
      </w:pPr>
      <w:r w:rsidRPr="009537ED">
        <w:rPr>
          <w:rFonts w:ascii="Times New Roman" w:hAnsi="Times New Roman"/>
          <w:sz w:val="20"/>
        </w:rPr>
        <w:br w:type="page"/>
      </w:r>
      <w:bookmarkStart w:id="1571" w:name="_Toc210074567"/>
      <w:bookmarkStart w:id="1572" w:name="_Toc210658615"/>
      <w:bookmarkStart w:id="1573" w:name="_Toc210658713"/>
      <w:bookmarkStart w:id="1574" w:name="_Toc210659431"/>
      <w:bookmarkStart w:id="1575" w:name="_Toc211860408"/>
      <w:bookmarkStart w:id="1576" w:name="_Toc211860698"/>
      <w:bookmarkStart w:id="1577" w:name="_Toc211860917"/>
      <w:bookmarkStart w:id="1578" w:name="_Toc211861138"/>
      <w:bookmarkStart w:id="1579" w:name="_Toc211861544"/>
      <w:bookmarkStart w:id="1580" w:name="_Toc211861714"/>
      <w:bookmarkStart w:id="1581" w:name="_Toc211861930"/>
      <w:bookmarkStart w:id="1582" w:name="_Toc211862022"/>
      <w:bookmarkStart w:id="1583" w:name="_Toc211862421"/>
      <w:bookmarkStart w:id="1584" w:name="_Toc211862575"/>
      <w:r w:rsidR="00F445D6" w:rsidRPr="009537ED">
        <w:rPr>
          <w:rFonts w:ascii="Times New Roman" w:hAnsi="Times New Roman"/>
          <w:sz w:val="20"/>
        </w:rPr>
        <w:lastRenderedPageBreak/>
        <w:t>Annex</w:t>
      </w:r>
      <w:r w:rsidR="00233210" w:rsidRPr="009537ED">
        <w:rPr>
          <w:rFonts w:ascii="Times New Roman" w:hAnsi="Times New Roman"/>
          <w:sz w:val="20"/>
        </w:rPr>
        <w:t xml:space="preserve"> </w:t>
      </w:r>
      <w:r w:rsidR="00F445D6" w:rsidRPr="009537ED">
        <w:rPr>
          <w:rFonts w:ascii="Times New Roman" w:hAnsi="Times New Roman"/>
          <w:sz w:val="20"/>
        </w:rPr>
        <w:t>G:</w:t>
      </w:r>
      <w:r w:rsidR="00F445D6" w:rsidRPr="009537ED">
        <w:rPr>
          <w:rFonts w:ascii="Times New Roman" w:hAnsi="Times New Roman"/>
          <w:sz w:val="20"/>
        </w:rPr>
        <w:tab/>
        <w:t>List</w:t>
      </w:r>
      <w:r w:rsidR="00233210" w:rsidRPr="009537ED">
        <w:rPr>
          <w:rFonts w:ascii="Times New Roman" w:hAnsi="Times New Roman"/>
          <w:sz w:val="20"/>
        </w:rPr>
        <w:t xml:space="preserve"> </w:t>
      </w:r>
      <w:r w:rsidR="00F445D6" w:rsidRPr="009537ED">
        <w:rPr>
          <w:rFonts w:ascii="Times New Roman" w:hAnsi="Times New Roman"/>
          <w:sz w:val="20"/>
        </w:rPr>
        <w:t>of</w:t>
      </w:r>
      <w:r w:rsidR="00233210" w:rsidRPr="009537ED">
        <w:rPr>
          <w:rFonts w:ascii="Times New Roman" w:hAnsi="Times New Roman"/>
          <w:sz w:val="20"/>
        </w:rPr>
        <w:t xml:space="preserve"> </w:t>
      </w:r>
      <w:r w:rsidR="00F445D6" w:rsidRPr="009537ED">
        <w:rPr>
          <w:rFonts w:ascii="Times New Roman" w:hAnsi="Times New Roman"/>
          <w:sz w:val="20"/>
        </w:rPr>
        <w:t>participants</w:t>
      </w:r>
      <w:r w:rsidR="00233210" w:rsidRPr="009537ED">
        <w:rPr>
          <w:rFonts w:ascii="Times New Roman" w:hAnsi="Times New Roman"/>
          <w:sz w:val="20"/>
        </w:rPr>
        <w:t xml:space="preserve"> </w:t>
      </w:r>
      <w:r w:rsidR="00F445D6" w:rsidRPr="009537ED">
        <w:rPr>
          <w:rFonts w:ascii="Times New Roman" w:hAnsi="Times New Roman"/>
          <w:sz w:val="20"/>
        </w:rPr>
        <w:t>at</w:t>
      </w:r>
      <w:r w:rsidR="00233210" w:rsidRPr="009537ED">
        <w:rPr>
          <w:rFonts w:ascii="Times New Roman" w:hAnsi="Times New Roman"/>
          <w:sz w:val="20"/>
        </w:rPr>
        <w:t xml:space="preserve"> </w:t>
      </w:r>
      <w:r w:rsidR="00CC2881" w:rsidRPr="009537ED">
        <w:rPr>
          <w:rFonts w:ascii="Times New Roman" w:hAnsi="Times New Roman"/>
          <w:sz w:val="20"/>
        </w:rPr>
        <w:t xml:space="preserve">RAN1 </w:t>
      </w:r>
      <w:r w:rsidR="003B0294">
        <w:rPr>
          <w:rFonts w:ascii="Times New Roman" w:hAnsi="Times New Roman"/>
          <w:sz w:val="20"/>
        </w:rPr>
        <w:t>#122</w:t>
      </w:r>
      <w:bookmarkEnd w:id="1571"/>
      <w:r w:rsidR="006E4971">
        <w:rPr>
          <w:rFonts w:ascii="Times New Roman" w:hAnsi="Times New Roman"/>
          <w:sz w:val="20"/>
        </w:rPr>
        <w:t>-bis</w:t>
      </w:r>
      <w:bookmarkEnd w:id="1572"/>
      <w:bookmarkEnd w:id="1573"/>
      <w:bookmarkEnd w:id="1574"/>
      <w:bookmarkEnd w:id="1575"/>
      <w:bookmarkEnd w:id="1576"/>
      <w:bookmarkEnd w:id="1577"/>
      <w:bookmarkEnd w:id="1578"/>
      <w:bookmarkEnd w:id="1579"/>
      <w:bookmarkEnd w:id="1580"/>
      <w:bookmarkEnd w:id="1581"/>
      <w:bookmarkEnd w:id="1582"/>
      <w:bookmarkEnd w:id="1583"/>
      <w:bookmarkEnd w:id="1584"/>
    </w:p>
    <w:p w14:paraId="7AC8532D" w14:textId="77777777" w:rsidR="005C5573" w:rsidRPr="009537ED" w:rsidRDefault="005C5573" w:rsidP="005C5573"/>
    <w:p w14:paraId="7D0188F5" w14:textId="1F89CB63" w:rsidR="007A5AC0" w:rsidRPr="009537ED" w:rsidRDefault="007A5AC0" w:rsidP="009643F7">
      <w:r w:rsidRPr="009537ED">
        <w:t>Please</w:t>
      </w:r>
      <w:r w:rsidR="00233210" w:rsidRPr="009537ED">
        <w:t xml:space="preserve"> </w:t>
      </w:r>
      <w:r w:rsidRPr="009537ED">
        <w:t>see</w:t>
      </w:r>
      <w:r w:rsidR="00233210" w:rsidRPr="009537ED">
        <w:t xml:space="preserve"> </w:t>
      </w:r>
      <w:r w:rsidRPr="009537ED">
        <w:t>excel</w:t>
      </w:r>
      <w:r w:rsidR="00233210" w:rsidRPr="009537ED">
        <w:t xml:space="preserve"> </w:t>
      </w:r>
      <w:r w:rsidRPr="009537ED">
        <w:t>file</w:t>
      </w:r>
      <w:r w:rsidR="00233210" w:rsidRPr="009537ED">
        <w:t xml:space="preserve"> </w:t>
      </w:r>
      <w:r w:rsidRPr="009537ED">
        <w:t>attached</w:t>
      </w:r>
      <w:r w:rsidR="00233210" w:rsidRPr="009537ED">
        <w:t xml:space="preserve"> </w:t>
      </w:r>
      <w:r w:rsidRPr="009537ED">
        <w:t>to</w:t>
      </w:r>
      <w:r w:rsidR="00233210" w:rsidRPr="009537ED">
        <w:t xml:space="preserve"> </w:t>
      </w:r>
      <w:r w:rsidRPr="009537ED">
        <w:t>this</w:t>
      </w:r>
      <w:r w:rsidR="00233210" w:rsidRPr="009537ED">
        <w:t xml:space="preserve"> </w:t>
      </w:r>
      <w:r w:rsidRPr="009537ED">
        <w:t>report</w:t>
      </w:r>
    </w:p>
    <w:p w14:paraId="3EF024D4" w14:textId="77777777" w:rsidR="007A5AC0" w:rsidRPr="009537ED" w:rsidRDefault="007A5AC0" w:rsidP="009643F7">
      <w:pPr>
        <w:rPr>
          <w:rFonts w:eastAsia="SimSun"/>
          <w:kern w:val="2"/>
        </w:rPr>
      </w:pPr>
    </w:p>
    <w:p w14:paraId="242BFCB6" w14:textId="060804AE" w:rsidR="008755AE" w:rsidRPr="009537ED" w:rsidRDefault="007A5AC0" w:rsidP="008755AE">
      <w:pPr>
        <w:pStyle w:val="Heading1"/>
        <w:spacing w:before="0" w:after="0"/>
        <w:ind w:left="0" w:firstLine="0"/>
        <w:rPr>
          <w:rFonts w:ascii="Times New Roman" w:eastAsia="MS Mincho" w:hAnsi="Times New Roman"/>
          <w:sz w:val="20"/>
          <w:lang w:eastAsia="ja-JP"/>
        </w:rPr>
      </w:pPr>
      <w:r w:rsidRPr="009537ED">
        <w:rPr>
          <w:rFonts w:ascii="Times New Roman" w:hAnsi="Times New Roman"/>
          <w:sz w:val="20"/>
        </w:rPr>
        <w:br w:type="page"/>
      </w:r>
      <w:bookmarkStart w:id="1585" w:name="_Toc436387513"/>
      <w:bookmarkStart w:id="1586" w:name="_Toc210074568"/>
      <w:bookmarkStart w:id="1587" w:name="_Toc210658616"/>
      <w:bookmarkStart w:id="1588" w:name="_Toc210658714"/>
      <w:bookmarkStart w:id="1589" w:name="_Toc210659432"/>
      <w:bookmarkStart w:id="1590" w:name="_Toc211860409"/>
      <w:bookmarkStart w:id="1591" w:name="_Toc211860699"/>
      <w:bookmarkStart w:id="1592" w:name="_Toc211860918"/>
      <w:bookmarkStart w:id="1593" w:name="_Toc211861139"/>
      <w:bookmarkStart w:id="1594" w:name="_Toc211861545"/>
      <w:bookmarkStart w:id="1595" w:name="_Toc211861715"/>
      <w:bookmarkStart w:id="1596" w:name="_Toc211861931"/>
      <w:bookmarkStart w:id="1597" w:name="_Toc211862023"/>
      <w:bookmarkStart w:id="1598" w:name="_Toc211862422"/>
      <w:bookmarkStart w:id="1599" w:name="_Toc211862576"/>
      <w:r w:rsidR="008755AE" w:rsidRPr="009537ED">
        <w:rPr>
          <w:rFonts w:ascii="Times New Roman" w:hAnsi="Times New Roman"/>
          <w:sz w:val="20"/>
        </w:rPr>
        <w:lastRenderedPageBreak/>
        <w:t>Annex</w:t>
      </w:r>
      <w:r w:rsidR="00233210" w:rsidRPr="009537ED">
        <w:rPr>
          <w:rFonts w:ascii="Times New Roman" w:hAnsi="Times New Roman"/>
          <w:sz w:val="20"/>
        </w:rPr>
        <w:t xml:space="preserve"> </w:t>
      </w:r>
      <w:r w:rsidR="008755AE" w:rsidRPr="009537ED">
        <w:rPr>
          <w:rFonts w:ascii="Times New Roman" w:hAnsi="Times New Roman"/>
          <w:sz w:val="20"/>
        </w:rPr>
        <w:t>H:</w:t>
      </w:r>
      <w:r w:rsidR="008755AE" w:rsidRPr="009537ED">
        <w:rPr>
          <w:rFonts w:ascii="Times New Roman" w:hAnsi="Times New Roman"/>
          <w:sz w:val="20"/>
        </w:rPr>
        <w:tab/>
        <w:t>TSG</w:t>
      </w:r>
      <w:r w:rsidR="00233210" w:rsidRPr="009537ED">
        <w:rPr>
          <w:rFonts w:ascii="Times New Roman" w:hAnsi="Times New Roman"/>
          <w:sz w:val="20"/>
        </w:rPr>
        <w:t xml:space="preserve"> </w:t>
      </w:r>
      <w:r w:rsidR="008755AE" w:rsidRPr="009537ED">
        <w:rPr>
          <w:rFonts w:ascii="Times New Roman" w:hAnsi="Times New Roman"/>
          <w:sz w:val="20"/>
        </w:rPr>
        <w:t>RAN</w:t>
      </w:r>
      <w:r w:rsidR="00233210" w:rsidRPr="009537ED">
        <w:rPr>
          <w:rFonts w:ascii="Times New Roman" w:hAnsi="Times New Roman"/>
          <w:sz w:val="20"/>
        </w:rPr>
        <w:t xml:space="preserve"> </w:t>
      </w:r>
      <w:r w:rsidR="008755AE" w:rsidRPr="009537ED">
        <w:rPr>
          <w:rFonts w:ascii="Times New Roman" w:hAnsi="Times New Roman"/>
          <w:sz w:val="20"/>
        </w:rPr>
        <w:t>WG1</w:t>
      </w:r>
      <w:r w:rsidR="00233210" w:rsidRPr="009537ED">
        <w:rPr>
          <w:rFonts w:ascii="Times New Roman" w:hAnsi="Times New Roman"/>
          <w:sz w:val="20"/>
        </w:rPr>
        <w:t xml:space="preserve"> </w:t>
      </w:r>
      <w:r w:rsidR="008755AE" w:rsidRPr="009537ED">
        <w:rPr>
          <w:rFonts w:ascii="Times New Roman" w:hAnsi="Times New Roman"/>
          <w:sz w:val="20"/>
        </w:rPr>
        <w:t>meetings</w:t>
      </w:r>
      <w:r w:rsidR="00233210" w:rsidRPr="009537ED">
        <w:rPr>
          <w:rFonts w:ascii="Times New Roman" w:hAnsi="Times New Roman"/>
          <w:sz w:val="20"/>
        </w:rPr>
        <w:t xml:space="preserve"> </w:t>
      </w:r>
      <w:r w:rsidR="008755AE" w:rsidRPr="009537ED">
        <w:rPr>
          <w:rFonts w:ascii="Times New Roman" w:hAnsi="Times New Roman"/>
          <w:sz w:val="20"/>
        </w:rPr>
        <w:t>in</w:t>
      </w:r>
      <w:r w:rsidR="00233210" w:rsidRPr="009537ED">
        <w:rPr>
          <w:rFonts w:ascii="Times New Roman" w:hAnsi="Times New Roman"/>
          <w:sz w:val="20"/>
        </w:rPr>
        <w:t xml:space="preserve"> </w:t>
      </w:r>
      <w:r w:rsidR="008755AE" w:rsidRPr="009537ED">
        <w:rPr>
          <w:rFonts w:ascii="Times New Roman" w:eastAsia="MS Mincho" w:hAnsi="Times New Roman"/>
          <w:sz w:val="20"/>
          <w:lang w:eastAsia="ja-JP"/>
        </w:rPr>
        <w:t>20</w:t>
      </w:r>
      <w:r w:rsidR="00104FF5" w:rsidRPr="009537ED">
        <w:rPr>
          <w:rFonts w:ascii="Times New Roman" w:eastAsia="MS Mincho" w:hAnsi="Times New Roman"/>
          <w:sz w:val="20"/>
          <w:lang w:eastAsia="ja-JP"/>
        </w:rPr>
        <w:t>2</w:t>
      </w:r>
      <w:r w:rsidR="005217CB">
        <w:rPr>
          <w:rFonts w:ascii="Times New Roman" w:eastAsia="MS Mincho" w:hAnsi="Times New Roman"/>
          <w:sz w:val="20"/>
          <w:lang w:eastAsia="ja-JP"/>
        </w:rPr>
        <w:t>5</w:t>
      </w:r>
      <w:r w:rsidR="00233210" w:rsidRPr="009537ED">
        <w:rPr>
          <w:rFonts w:ascii="Times New Roman" w:eastAsia="MS Mincho" w:hAnsi="Times New Roman"/>
          <w:sz w:val="20"/>
          <w:lang w:eastAsia="ja-JP"/>
        </w:rPr>
        <w:t xml:space="preserve"> </w:t>
      </w:r>
      <w:r w:rsidR="008755AE" w:rsidRPr="009537ED">
        <w:rPr>
          <w:rFonts w:ascii="Times New Roman" w:eastAsia="MS Mincho" w:hAnsi="Times New Roman"/>
          <w:sz w:val="20"/>
          <w:lang w:eastAsia="ja-JP"/>
        </w:rPr>
        <w:t>–</w:t>
      </w:r>
      <w:r w:rsidR="00233210" w:rsidRPr="009537ED">
        <w:rPr>
          <w:rFonts w:ascii="Times New Roman" w:eastAsia="MS Mincho" w:hAnsi="Times New Roman"/>
          <w:sz w:val="20"/>
          <w:lang w:eastAsia="ja-JP"/>
        </w:rPr>
        <w:t xml:space="preserve"> </w:t>
      </w:r>
      <w:r w:rsidR="008755AE" w:rsidRPr="009537ED">
        <w:rPr>
          <w:rFonts w:ascii="Times New Roman" w:eastAsia="MS Mincho" w:hAnsi="Times New Roman"/>
          <w:sz w:val="20"/>
          <w:lang w:eastAsia="ja-JP"/>
        </w:rPr>
        <w:t>20</w:t>
      </w:r>
      <w:bookmarkEnd w:id="1585"/>
      <w:r w:rsidR="00136559" w:rsidRPr="009537ED">
        <w:rPr>
          <w:rFonts w:ascii="Times New Roman" w:eastAsia="MS Mincho" w:hAnsi="Times New Roman"/>
          <w:sz w:val="20"/>
          <w:lang w:eastAsia="ja-JP"/>
        </w:rPr>
        <w:t>2</w:t>
      </w:r>
      <w:r w:rsidR="005217CB">
        <w:rPr>
          <w:rFonts w:ascii="Times New Roman" w:eastAsia="MS Mincho" w:hAnsi="Times New Roman"/>
          <w:sz w:val="20"/>
          <w:lang w:eastAsia="ja-JP"/>
        </w:rPr>
        <w:t>6</w:t>
      </w:r>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p>
    <w:p w14:paraId="468AA5E3" w14:textId="77777777" w:rsidR="008755AE" w:rsidRPr="009537ED" w:rsidRDefault="008755AE" w:rsidP="008755AE">
      <w:pPr>
        <w:rPr>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9537ED" w14:paraId="38078086" w14:textId="77777777" w:rsidTr="00765707">
        <w:trPr>
          <w:cantSplit/>
          <w:trHeight w:val="255"/>
          <w:jc w:val="center"/>
        </w:trPr>
        <w:tc>
          <w:tcPr>
            <w:tcW w:w="3348" w:type="dxa"/>
            <w:shd w:val="clear" w:color="auto" w:fill="FFFFCC"/>
            <w:noWrap/>
            <w:vAlign w:val="center"/>
          </w:tcPr>
          <w:p w14:paraId="1BE737CE" w14:textId="77777777" w:rsidR="00F40D66" w:rsidRPr="009537ED" w:rsidRDefault="00F40D66" w:rsidP="00765707">
            <w:pPr>
              <w:rPr>
                <w:rFonts w:eastAsia="Arial Unicode MS"/>
                <w:b/>
                <w:bCs/>
              </w:rPr>
            </w:pPr>
            <w:r w:rsidRPr="009537ED">
              <w:rPr>
                <w:b/>
                <w:bCs/>
              </w:rPr>
              <w:t>TITLE</w:t>
            </w:r>
          </w:p>
        </w:tc>
        <w:tc>
          <w:tcPr>
            <w:tcW w:w="1119" w:type="dxa"/>
            <w:shd w:val="clear" w:color="auto" w:fill="FFFFCC"/>
            <w:noWrap/>
            <w:vAlign w:val="center"/>
          </w:tcPr>
          <w:p w14:paraId="10549FE6" w14:textId="77777777" w:rsidR="00F40D66" w:rsidRPr="009537ED" w:rsidRDefault="00F40D66" w:rsidP="00765707">
            <w:pPr>
              <w:rPr>
                <w:rFonts w:eastAsia="Arial Unicode MS"/>
                <w:b/>
                <w:bCs/>
              </w:rPr>
            </w:pPr>
            <w:r w:rsidRPr="009537ED">
              <w:rPr>
                <w:b/>
                <w:bCs/>
              </w:rPr>
              <w:t>TYPE</w:t>
            </w:r>
          </w:p>
        </w:tc>
        <w:tc>
          <w:tcPr>
            <w:tcW w:w="3151" w:type="dxa"/>
            <w:shd w:val="clear" w:color="auto" w:fill="FFFFCC"/>
            <w:noWrap/>
            <w:vAlign w:val="center"/>
          </w:tcPr>
          <w:p w14:paraId="1986E7AA" w14:textId="77777777" w:rsidR="00F40D66" w:rsidRPr="009537ED" w:rsidRDefault="00F40D66" w:rsidP="00765707">
            <w:pPr>
              <w:rPr>
                <w:rFonts w:eastAsia="Arial Unicode MS"/>
                <w:b/>
                <w:bCs/>
              </w:rPr>
            </w:pPr>
            <w:r w:rsidRPr="009537ED">
              <w:rPr>
                <w:b/>
                <w:bCs/>
              </w:rPr>
              <w:t>DATES</w:t>
            </w:r>
          </w:p>
        </w:tc>
        <w:tc>
          <w:tcPr>
            <w:tcW w:w="1975" w:type="dxa"/>
            <w:shd w:val="clear" w:color="auto" w:fill="FFFFCC"/>
            <w:noWrap/>
            <w:vAlign w:val="center"/>
          </w:tcPr>
          <w:p w14:paraId="67722592" w14:textId="77777777" w:rsidR="00F40D66" w:rsidRPr="009537ED" w:rsidRDefault="00F40D66" w:rsidP="00765707">
            <w:pPr>
              <w:rPr>
                <w:rFonts w:eastAsia="Arial Unicode MS"/>
                <w:b/>
                <w:bCs/>
              </w:rPr>
            </w:pPr>
            <w:r w:rsidRPr="009537ED">
              <w:rPr>
                <w:b/>
                <w:bCs/>
              </w:rPr>
              <w:t>LOCATION</w:t>
            </w:r>
          </w:p>
        </w:tc>
        <w:tc>
          <w:tcPr>
            <w:tcW w:w="1008" w:type="dxa"/>
            <w:shd w:val="clear" w:color="auto" w:fill="FFFFCC"/>
            <w:noWrap/>
            <w:vAlign w:val="center"/>
          </w:tcPr>
          <w:p w14:paraId="21183073" w14:textId="77777777" w:rsidR="00F40D66" w:rsidRPr="009537ED" w:rsidRDefault="00F40D66" w:rsidP="00765707">
            <w:pPr>
              <w:rPr>
                <w:rFonts w:eastAsia="Arial Unicode MS"/>
                <w:b/>
                <w:bCs/>
              </w:rPr>
            </w:pPr>
            <w:r w:rsidRPr="009537ED">
              <w:rPr>
                <w:b/>
                <w:bCs/>
              </w:rPr>
              <w:t>CTRY</w:t>
            </w:r>
          </w:p>
        </w:tc>
      </w:tr>
      <w:tr w:rsidR="004111FC" w:rsidRPr="009537ED" w14:paraId="7A8A068D" w14:textId="77777777" w:rsidTr="001E6AEA">
        <w:trPr>
          <w:cantSplit/>
          <w:trHeight w:val="20"/>
          <w:jc w:val="center"/>
        </w:trPr>
        <w:tc>
          <w:tcPr>
            <w:tcW w:w="3348" w:type="dxa"/>
            <w:noWrap/>
            <w:tcMar>
              <w:top w:w="57" w:type="dxa"/>
              <w:left w:w="57" w:type="dxa"/>
              <w:bottom w:w="57" w:type="dxa"/>
              <w:right w:w="57" w:type="dxa"/>
            </w:tcMar>
          </w:tcPr>
          <w:p w14:paraId="14D71EF1" w14:textId="1B431483" w:rsidR="004111FC" w:rsidRPr="009537ED" w:rsidRDefault="004111FC" w:rsidP="004111FC">
            <w:pPr>
              <w:rPr>
                <w:u w:val="single"/>
              </w:rPr>
            </w:pPr>
            <w:r w:rsidRPr="009537ED">
              <w:rPr>
                <w:u w:val="single"/>
              </w:rPr>
              <w:t>3GPPRAN1#123</w:t>
            </w:r>
          </w:p>
        </w:tc>
        <w:tc>
          <w:tcPr>
            <w:tcW w:w="1119" w:type="dxa"/>
            <w:noWrap/>
            <w:tcMar>
              <w:top w:w="57" w:type="dxa"/>
              <w:left w:w="57" w:type="dxa"/>
              <w:bottom w:w="57" w:type="dxa"/>
              <w:right w:w="57" w:type="dxa"/>
            </w:tcMar>
          </w:tcPr>
          <w:p w14:paraId="1BCABB86" w14:textId="2FE7E46E"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4B88D174" w14:textId="3FE30DE2" w:rsidR="004111FC" w:rsidRPr="009537ED" w:rsidRDefault="004111FC" w:rsidP="004111FC">
            <w:r w:rsidRPr="009537ED">
              <w:t>17 – 21 Nov 2025</w:t>
            </w:r>
          </w:p>
        </w:tc>
        <w:tc>
          <w:tcPr>
            <w:tcW w:w="1975" w:type="dxa"/>
            <w:noWrap/>
            <w:tcMar>
              <w:top w:w="57" w:type="dxa"/>
              <w:left w:w="57" w:type="dxa"/>
              <w:bottom w:w="57" w:type="dxa"/>
              <w:right w:w="57" w:type="dxa"/>
            </w:tcMar>
          </w:tcPr>
          <w:p w14:paraId="5AD83DCF" w14:textId="4EDCDCD2" w:rsidR="004111FC" w:rsidRPr="009537ED" w:rsidRDefault="004111FC" w:rsidP="004111FC">
            <w:pPr>
              <w:rPr>
                <w:rFonts w:eastAsia="Arial Unicode MS"/>
              </w:rPr>
            </w:pPr>
            <w:r>
              <w:rPr>
                <w:rFonts w:eastAsia="Arial Unicode MS"/>
              </w:rPr>
              <w:t>Dallas</w:t>
            </w:r>
          </w:p>
        </w:tc>
        <w:tc>
          <w:tcPr>
            <w:tcW w:w="1008" w:type="dxa"/>
            <w:noWrap/>
            <w:tcMar>
              <w:top w:w="57" w:type="dxa"/>
              <w:left w:w="57" w:type="dxa"/>
              <w:bottom w:w="57" w:type="dxa"/>
              <w:right w:w="57" w:type="dxa"/>
            </w:tcMar>
          </w:tcPr>
          <w:p w14:paraId="34C812E7" w14:textId="2F0C288E" w:rsidR="004111FC" w:rsidRPr="009537ED" w:rsidRDefault="004111FC" w:rsidP="004111FC">
            <w:r>
              <w:t>US</w:t>
            </w:r>
          </w:p>
        </w:tc>
      </w:tr>
      <w:tr w:rsidR="004111FC" w:rsidRPr="009537ED" w14:paraId="103665AD" w14:textId="77777777" w:rsidTr="001E6AEA">
        <w:trPr>
          <w:cantSplit/>
          <w:trHeight w:val="20"/>
          <w:jc w:val="center"/>
        </w:trPr>
        <w:tc>
          <w:tcPr>
            <w:tcW w:w="3348" w:type="dxa"/>
            <w:noWrap/>
            <w:tcMar>
              <w:top w:w="57" w:type="dxa"/>
              <w:left w:w="57" w:type="dxa"/>
              <w:bottom w:w="57" w:type="dxa"/>
              <w:right w:w="57" w:type="dxa"/>
            </w:tcMar>
          </w:tcPr>
          <w:p w14:paraId="5047A752" w14:textId="592DBEFC" w:rsidR="004111FC" w:rsidRPr="009537ED" w:rsidRDefault="004111FC" w:rsidP="004111FC">
            <w:pPr>
              <w:rPr>
                <w:u w:val="single"/>
              </w:rPr>
            </w:pPr>
            <w:r w:rsidRPr="009537ED">
              <w:rPr>
                <w:u w:val="single"/>
              </w:rPr>
              <w:t>3GPPRAN1#12</w:t>
            </w:r>
            <w:r>
              <w:rPr>
                <w:u w:val="single"/>
              </w:rPr>
              <w:t>4</w:t>
            </w:r>
          </w:p>
        </w:tc>
        <w:tc>
          <w:tcPr>
            <w:tcW w:w="1119" w:type="dxa"/>
            <w:noWrap/>
            <w:tcMar>
              <w:top w:w="57" w:type="dxa"/>
              <w:left w:w="57" w:type="dxa"/>
              <w:bottom w:w="57" w:type="dxa"/>
              <w:right w:w="57" w:type="dxa"/>
            </w:tcMar>
          </w:tcPr>
          <w:p w14:paraId="67EACFC0" w14:textId="1B9F33FE"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3630E639" w14:textId="50C0DA5E" w:rsidR="004111FC" w:rsidRPr="009537ED" w:rsidRDefault="004111FC" w:rsidP="004111FC">
            <w:r>
              <w:t>09</w:t>
            </w:r>
            <w:r w:rsidRPr="009537ED">
              <w:t xml:space="preserve"> – </w:t>
            </w:r>
            <w:r>
              <w:t>13</w:t>
            </w:r>
            <w:r w:rsidRPr="009537ED">
              <w:t xml:space="preserve"> Feb 202</w:t>
            </w:r>
            <w:r>
              <w:t>6</w:t>
            </w:r>
          </w:p>
        </w:tc>
        <w:tc>
          <w:tcPr>
            <w:tcW w:w="1975" w:type="dxa"/>
            <w:noWrap/>
            <w:tcMar>
              <w:top w:w="57" w:type="dxa"/>
              <w:left w:w="57" w:type="dxa"/>
              <w:bottom w:w="57" w:type="dxa"/>
              <w:right w:w="57" w:type="dxa"/>
            </w:tcMar>
          </w:tcPr>
          <w:p w14:paraId="0CFCDAA6" w14:textId="02EFB809" w:rsidR="004111FC" w:rsidRPr="009537ED" w:rsidRDefault="00280335" w:rsidP="004111FC">
            <w:pPr>
              <w:rPr>
                <w:rFonts w:eastAsia="Arial Unicode MS"/>
              </w:rPr>
            </w:pPr>
            <w:r>
              <w:rPr>
                <w:rFonts w:eastAsia="Arial Unicode MS"/>
              </w:rPr>
              <w:t>Goteborg</w:t>
            </w:r>
          </w:p>
        </w:tc>
        <w:tc>
          <w:tcPr>
            <w:tcW w:w="1008" w:type="dxa"/>
            <w:noWrap/>
            <w:tcMar>
              <w:top w:w="57" w:type="dxa"/>
              <w:left w:w="57" w:type="dxa"/>
              <w:bottom w:w="57" w:type="dxa"/>
              <w:right w:w="57" w:type="dxa"/>
            </w:tcMar>
          </w:tcPr>
          <w:p w14:paraId="5B5CBFC9" w14:textId="3D645D37" w:rsidR="004111FC" w:rsidRPr="009537ED" w:rsidRDefault="00280335" w:rsidP="004111FC">
            <w:r>
              <w:t>Sweden</w:t>
            </w:r>
          </w:p>
        </w:tc>
      </w:tr>
      <w:tr w:rsidR="004111FC" w:rsidRPr="009537ED" w14:paraId="549DC195" w14:textId="77777777" w:rsidTr="001E6AEA">
        <w:trPr>
          <w:cantSplit/>
          <w:trHeight w:val="20"/>
          <w:jc w:val="center"/>
        </w:trPr>
        <w:tc>
          <w:tcPr>
            <w:tcW w:w="3348" w:type="dxa"/>
            <w:noWrap/>
            <w:tcMar>
              <w:top w:w="57" w:type="dxa"/>
              <w:left w:w="57" w:type="dxa"/>
              <w:bottom w:w="57" w:type="dxa"/>
              <w:right w:w="57" w:type="dxa"/>
            </w:tcMar>
          </w:tcPr>
          <w:p w14:paraId="7EEA2DEE" w14:textId="0E6CA294" w:rsidR="004111FC" w:rsidRPr="009537ED" w:rsidRDefault="004111FC" w:rsidP="004111FC">
            <w:pPr>
              <w:rPr>
                <w:u w:val="single"/>
              </w:rPr>
            </w:pPr>
            <w:r w:rsidRPr="009537ED">
              <w:rPr>
                <w:u w:val="single"/>
              </w:rPr>
              <w:t>3GPPRAN1#12</w:t>
            </w:r>
            <w:r>
              <w:rPr>
                <w:u w:val="single"/>
              </w:rPr>
              <w:t>4</w:t>
            </w:r>
            <w:r w:rsidRPr="009537ED">
              <w:rPr>
                <w:u w:val="single"/>
              </w:rPr>
              <w:t>bis</w:t>
            </w:r>
          </w:p>
        </w:tc>
        <w:tc>
          <w:tcPr>
            <w:tcW w:w="1119" w:type="dxa"/>
            <w:noWrap/>
            <w:tcMar>
              <w:top w:w="57" w:type="dxa"/>
              <w:left w:w="57" w:type="dxa"/>
              <w:bottom w:w="57" w:type="dxa"/>
              <w:right w:w="57" w:type="dxa"/>
            </w:tcMar>
          </w:tcPr>
          <w:p w14:paraId="78F0FD5E" w14:textId="459A5EC1"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5034ED5E" w14:textId="01E71613" w:rsidR="004111FC" w:rsidRPr="009537ED" w:rsidRDefault="004111FC" w:rsidP="004111FC">
            <w:r>
              <w:t>13</w:t>
            </w:r>
            <w:r w:rsidRPr="009537ED">
              <w:t xml:space="preserve"> – 1</w:t>
            </w:r>
            <w:r>
              <w:t>7</w:t>
            </w:r>
            <w:r w:rsidRPr="009537ED">
              <w:t xml:space="preserve"> Apr 202</w:t>
            </w:r>
            <w:r>
              <w:t>6</w:t>
            </w:r>
          </w:p>
        </w:tc>
        <w:tc>
          <w:tcPr>
            <w:tcW w:w="1975" w:type="dxa"/>
            <w:noWrap/>
            <w:tcMar>
              <w:top w:w="57" w:type="dxa"/>
              <w:left w:w="57" w:type="dxa"/>
              <w:bottom w:w="57" w:type="dxa"/>
              <w:right w:w="57" w:type="dxa"/>
            </w:tcMar>
          </w:tcPr>
          <w:p w14:paraId="1983107C" w14:textId="3651152D" w:rsidR="004111FC" w:rsidRPr="009537ED" w:rsidRDefault="004111FC" w:rsidP="004111FC">
            <w:pPr>
              <w:rPr>
                <w:rFonts w:eastAsia="Arial Unicode MS"/>
              </w:rPr>
            </w:pPr>
            <w:r w:rsidRPr="00836D9F">
              <w:rPr>
                <w:rFonts w:eastAsia="Arial Unicode MS"/>
              </w:rPr>
              <w:t>TBD</w:t>
            </w:r>
          </w:p>
        </w:tc>
        <w:tc>
          <w:tcPr>
            <w:tcW w:w="1008" w:type="dxa"/>
            <w:noWrap/>
            <w:tcMar>
              <w:top w:w="57" w:type="dxa"/>
              <w:left w:w="57" w:type="dxa"/>
              <w:bottom w:w="57" w:type="dxa"/>
              <w:right w:w="57" w:type="dxa"/>
            </w:tcMar>
          </w:tcPr>
          <w:p w14:paraId="541C16A6" w14:textId="0EC9C084" w:rsidR="004111FC" w:rsidRPr="009537ED" w:rsidRDefault="004111FC" w:rsidP="004111FC">
            <w:r>
              <w:t>EU</w:t>
            </w:r>
          </w:p>
        </w:tc>
      </w:tr>
      <w:tr w:rsidR="004111FC" w:rsidRPr="009537ED" w14:paraId="16E53BA1" w14:textId="77777777" w:rsidTr="001E6AEA">
        <w:trPr>
          <w:cantSplit/>
          <w:trHeight w:val="20"/>
          <w:jc w:val="center"/>
        </w:trPr>
        <w:tc>
          <w:tcPr>
            <w:tcW w:w="3348" w:type="dxa"/>
            <w:noWrap/>
            <w:tcMar>
              <w:top w:w="57" w:type="dxa"/>
              <w:left w:w="57" w:type="dxa"/>
              <w:bottom w:w="57" w:type="dxa"/>
              <w:right w:w="57" w:type="dxa"/>
            </w:tcMar>
          </w:tcPr>
          <w:p w14:paraId="762ABAF6" w14:textId="0732C08A" w:rsidR="004111FC" w:rsidRPr="009537ED" w:rsidRDefault="004111FC" w:rsidP="004111FC">
            <w:pPr>
              <w:rPr>
                <w:u w:val="single"/>
              </w:rPr>
            </w:pPr>
            <w:r w:rsidRPr="009537ED">
              <w:rPr>
                <w:u w:val="single"/>
              </w:rPr>
              <w:t>3GPPRAN1#12</w:t>
            </w:r>
            <w:r>
              <w:rPr>
                <w:u w:val="single"/>
              </w:rPr>
              <w:t>5</w:t>
            </w:r>
          </w:p>
        </w:tc>
        <w:tc>
          <w:tcPr>
            <w:tcW w:w="1119" w:type="dxa"/>
            <w:noWrap/>
            <w:tcMar>
              <w:top w:w="57" w:type="dxa"/>
              <w:left w:w="57" w:type="dxa"/>
              <w:bottom w:w="57" w:type="dxa"/>
              <w:right w:w="57" w:type="dxa"/>
            </w:tcMar>
          </w:tcPr>
          <w:p w14:paraId="605367DA" w14:textId="4E31F6E4"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7AC3F307" w14:textId="7A1A15E9" w:rsidR="004111FC" w:rsidRPr="009537ED" w:rsidRDefault="004111FC" w:rsidP="004111FC">
            <w:r w:rsidRPr="009537ED">
              <w:t>1</w:t>
            </w:r>
            <w:r>
              <w:t>8</w:t>
            </w:r>
            <w:r w:rsidRPr="009537ED">
              <w:t xml:space="preserve"> – 2</w:t>
            </w:r>
            <w:r>
              <w:t>2</w:t>
            </w:r>
            <w:r w:rsidRPr="009537ED">
              <w:t xml:space="preserve"> May 202</w:t>
            </w:r>
            <w:r>
              <w:t>6</w:t>
            </w:r>
          </w:p>
        </w:tc>
        <w:tc>
          <w:tcPr>
            <w:tcW w:w="1975" w:type="dxa"/>
            <w:noWrap/>
            <w:tcMar>
              <w:top w:w="57" w:type="dxa"/>
              <w:left w:w="57" w:type="dxa"/>
              <w:bottom w:w="57" w:type="dxa"/>
              <w:right w:w="57" w:type="dxa"/>
            </w:tcMar>
          </w:tcPr>
          <w:p w14:paraId="4A4F55C5" w14:textId="5FA63DC1" w:rsidR="004111FC" w:rsidRPr="009537ED" w:rsidRDefault="004111FC" w:rsidP="004111FC">
            <w:pPr>
              <w:rPr>
                <w:rFonts w:eastAsia="Arial Unicode MS"/>
              </w:rPr>
            </w:pPr>
            <w:r w:rsidRPr="00836D9F">
              <w:rPr>
                <w:rFonts w:eastAsia="Arial Unicode MS"/>
              </w:rPr>
              <w:t>TBD</w:t>
            </w:r>
          </w:p>
        </w:tc>
        <w:tc>
          <w:tcPr>
            <w:tcW w:w="1008" w:type="dxa"/>
            <w:noWrap/>
            <w:tcMar>
              <w:top w:w="57" w:type="dxa"/>
              <w:left w:w="57" w:type="dxa"/>
              <w:bottom w:w="57" w:type="dxa"/>
              <w:right w:w="57" w:type="dxa"/>
            </w:tcMar>
          </w:tcPr>
          <w:p w14:paraId="609A34B7" w14:textId="693315FE" w:rsidR="004111FC" w:rsidRPr="009537ED" w:rsidRDefault="004111FC" w:rsidP="004111FC">
            <w:r>
              <w:t>China</w:t>
            </w:r>
          </w:p>
        </w:tc>
      </w:tr>
      <w:tr w:rsidR="004111FC" w:rsidRPr="009537ED" w14:paraId="39C3D5D3" w14:textId="77777777" w:rsidTr="001E6AEA">
        <w:trPr>
          <w:cantSplit/>
          <w:trHeight w:val="20"/>
          <w:jc w:val="center"/>
        </w:trPr>
        <w:tc>
          <w:tcPr>
            <w:tcW w:w="3348" w:type="dxa"/>
            <w:noWrap/>
            <w:tcMar>
              <w:top w:w="57" w:type="dxa"/>
              <w:left w:w="57" w:type="dxa"/>
              <w:bottom w:w="57" w:type="dxa"/>
              <w:right w:w="57" w:type="dxa"/>
            </w:tcMar>
          </w:tcPr>
          <w:p w14:paraId="13578F88" w14:textId="479F823A" w:rsidR="004111FC" w:rsidRPr="009537ED" w:rsidRDefault="004111FC" w:rsidP="004111FC">
            <w:pPr>
              <w:rPr>
                <w:u w:val="single"/>
              </w:rPr>
            </w:pPr>
            <w:r w:rsidRPr="009537ED">
              <w:rPr>
                <w:u w:val="single"/>
              </w:rPr>
              <w:t>3GPPRAN1#12</w:t>
            </w:r>
            <w:r>
              <w:rPr>
                <w:u w:val="single"/>
              </w:rPr>
              <w:t>6</w:t>
            </w:r>
          </w:p>
        </w:tc>
        <w:tc>
          <w:tcPr>
            <w:tcW w:w="1119" w:type="dxa"/>
            <w:noWrap/>
            <w:tcMar>
              <w:top w:w="57" w:type="dxa"/>
              <w:left w:w="57" w:type="dxa"/>
              <w:bottom w:w="57" w:type="dxa"/>
              <w:right w:w="57" w:type="dxa"/>
            </w:tcMar>
          </w:tcPr>
          <w:p w14:paraId="212A1AB1" w14:textId="6DD96E6E"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674EBA4F" w14:textId="399F83F7" w:rsidR="004111FC" w:rsidRPr="009537ED" w:rsidRDefault="004111FC" w:rsidP="004111FC">
            <w:r w:rsidRPr="009537ED">
              <w:t>2</w:t>
            </w:r>
            <w:r>
              <w:t>4</w:t>
            </w:r>
            <w:r w:rsidRPr="009537ED">
              <w:t xml:space="preserve"> – 2</w:t>
            </w:r>
            <w:r>
              <w:t>8</w:t>
            </w:r>
            <w:r w:rsidRPr="009537ED">
              <w:t xml:space="preserve"> Aug 202</w:t>
            </w:r>
            <w:r>
              <w:t>6</w:t>
            </w:r>
          </w:p>
        </w:tc>
        <w:tc>
          <w:tcPr>
            <w:tcW w:w="1975" w:type="dxa"/>
            <w:noWrap/>
            <w:tcMar>
              <w:top w:w="57" w:type="dxa"/>
              <w:left w:w="57" w:type="dxa"/>
              <w:bottom w:w="57" w:type="dxa"/>
              <w:right w:w="57" w:type="dxa"/>
            </w:tcMar>
          </w:tcPr>
          <w:p w14:paraId="524E69E0" w14:textId="5B98D1D4" w:rsidR="004111FC" w:rsidRPr="009537ED" w:rsidRDefault="0001438B" w:rsidP="004111FC">
            <w:pPr>
              <w:rPr>
                <w:rFonts w:eastAsia="Arial Unicode MS"/>
              </w:rPr>
            </w:pPr>
            <w:r>
              <w:rPr>
                <w:rFonts w:eastAsia="Arial Unicode MS"/>
              </w:rPr>
              <w:t>Maastricht</w:t>
            </w:r>
          </w:p>
        </w:tc>
        <w:tc>
          <w:tcPr>
            <w:tcW w:w="1008" w:type="dxa"/>
            <w:noWrap/>
            <w:tcMar>
              <w:top w:w="57" w:type="dxa"/>
              <w:left w:w="57" w:type="dxa"/>
              <w:bottom w:w="57" w:type="dxa"/>
              <w:right w:w="57" w:type="dxa"/>
            </w:tcMar>
          </w:tcPr>
          <w:p w14:paraId="254095E9" w14:textId="6E8139F8" w:rsidR="004111FC" w:rsidRPr="009537ED" w:rsidRDefault="0001438B" w:rsidP="004111FC">
            <w:r>
              <w:t>NL</w:t>
            </w:r>
          </w:p>
        </w:tc>
      </w:tr>
      <w:tr w:rsidR="004111FC" w:rsidRPr="009537ED" w14:paraId="0B80FDF0" w14:textId="77777777" w:rsidTr="001E6AEA">
        <w:trPr>
          <w:cantSplit/>
          <w:trHeight w:val="20"/>
          <w:jc w:val="center"/>
        </w:trPr>
        <w:tc>
          <w:tcPr>
            <w:tcW w:w="3348" w:type="dxa"/>
            <w:noWrap/>
            <w:tcMar>
              <w:top w:w="57" w:type="dxa"/>
              <w:left w:w="57" w:type="dxa"/>
              <w:bottom w:w="57" w:type="dxa"/>
              <w:right w:w="57" w:type="dxa"/>
            </w:tcMar>
          </w:tcPr>
          <w:p w14:paraId="72CA9025" w14:textId="1FD3060C" w:rsidR="004111FC" w:rsidRPr="009537ED" w:rsidRDefault="004111FC" w:rsidP="004111FC">
            <w:pPr>
              <w:rPr>
                <w:u w:val="single"/>
              </w:rPr>
            </w:pPr>
            <w:r w:rsidRPr="009537ED">
              <w:rPr>
                <w:u w:val="single"/>
              </w:rPr>
              <w:t>3GPPRAN1#12</w:t>
            </w:r>
            <w:r>
              <w:rPr>
                <w:u w:val="single"/>
              </w:rPr>
              <w:t>6</w:t>
            </w:r>
            <w:r w:rsidRPr="009537ED">
              <w:rPr>
                <w:u w:val="single"/>
              </w:rPr>
              <w:t>bis</w:t>
            </w:r>
          </w:p>
        </w:tc>
        <w:tc>
          <w:tcPr>
            <w:tcW w:w="1119" w:type="dxa"/>
            <w:noWrap/>
            <w:tcMar>
              <w:top w:w="57" w:type="dxa"/>
              <w:left w:w="57" w:type="dxa"/>
              <w:bottom w:w="57" w:type="dxa"/>
              <w:right w:w="57" w:type="dxa"/>
            </w:tcMar>
          </w:tcPr>
          <w:p w14:paraId="6008C0BE" w14:textId="496E577D"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4AD7290A" w14:textId="35CAE1D0" w:rsidR="004111FC" w:rsidRPr="009537ED" w:rsidRDefault="004111FC" w:rsidP="004111FC">
            <w:r w:rsidRPr="009537ED">
              <w:t>1</w:t>
            </w:r>
            <w:r w:rsidR="00EA6315">
              <w:t>2</w:t>
            </w:r>
            <w:r w:rsidRPr="009537ED">
              <w:t xml:space="preserve"> – 1</w:t>
            </w:r>
            <w:r w:rsidR="00EA6315">
              <w:t>6</w:t>
            </w:r>
            <w:r w:rsidRPr="009537ED">
              <w:t xml:space="preserve"> Oct 202</w:t>
            </w:r>
            <w:r>
              <w:t>6</w:t>
            </w:r>
          </w:p>
        </w:tc>
        <w:tc>
          <w:tcPr>
            <w:tcW w:w="1975" w:type="dxa"/>
            <w:noWrap/>
            <w:tcMar>
              <w:top w:w="57" w:type="dxa"/>
              <w:left w:w="57" w:type="dxa"/>
              <w:bottom w:w="57" w:type="dxa"/>
              <w:right w:w="57" w:type="dxa"/>
            </w:tcMar>
          </w:tcPr>
          <w:p w14:paraId="3B4E53AD" w14:textId="09271EE5" w:rsidR="004111FC" w:rsidRPr="009537ED" w:rsidRDefault="004111FC" w:rsidP="004111FC">
            <w:pPr>
              <w:rPr>
                <w:rFonts w:eastAsia="Arial Unicode MS"/>
              </w:rPr>
            </w:pPr>
            <w:r w:rsidRPr="00836D9F">
              <w:rPr>
                <w:rFonts w:eastAsia="Arial Unicode MS"/>
              </w:rPr>
              <w:t>TBD</w:t>
            </w:r>
          </w:p>
        </w:tc>
        <w:tc>
          <w:tcPr>
            <w:tcW w:w="1008" w:type="dxa"/>
            <w:noWrap/>
            <w:tcMar>
              <w:top w:w="57" w:type="dxa"/>
              <w:left w:w="57" w:type="dxa"/>
              <w:bottom w:w="57" w:type="dxa"/>
              <w:right w:w="57" w:type="dxa"/>
            </w:tcMar>
          </w:tcPr>
          <w:p w14:paraId="46ECF508" w14:textId="1FD436EA" w:rsidR="004111FC" w:rsidRPr="009537ED" w:rsidRDefault="004111FC" w:rsidP="004111FC">
            <w:r>
              <w:t>Korea</w:t>
            </w:r>
          </w:p>
        </w:tc>
      </w:tr>
      <w:tr w:rsidR="004111FC" w:rsidRPr="009537ED" w14:paraId="69C4D498" w14:textId="77777777" w:rsidTr="001E6AEA">
        <w:trPr>
          <w:cantSplit/>
          <w:trHeight w:val="20"/>
          <w:jc w:val="center"/>
        </w:trPr>
        <w:tc>
          <w:tcPr>
            <w:tcW w:w="3348" w:type="dxa"/>
            <w:noWrap/>
            <w:tcMar>
              <w:top w:w="57" w:type="dxa"/>
              <w:left w:w="57" w:type="dxa"/>
              <w:bottom w:w="57" w:type="dxa"/>
              <w:right w:w="57" w:type="dxa"/>
            </w:tcMar>
          </w:tcPr>
          <w:p w14:paraId="48D31EB9" w14:textId="589C7A16" w:rsidR="004111FC" w:rsidRPr="009537ED" w:rsidRDefault="004111FC" w:rsidP="004111FC">
            <w:pPr>
              <w:rPr>
                <w:u w:val="single"/>
              </w:rPr>
            </w:pPr>
            <w:r w:rsidRPr="009537ED">
              <w:rPr>
                <w:u w:val="single"/>
              </w:rPr>
              <w:t>3GPPRAN1#12</w:t>
            </w:r>
            <w:r>
              <w:rPr>
                <w:u w:val="single"/>
              </w:rPr>
              <w:t>7</w:t>
            </w:r>
          </w:p>
        </w:tc>
        <w:tc>
          <w:tcPr>
            <w:tcW w:w="1119" w:type="dxa"/>
            <w:noWrap/>
            <w:tcMar>
              <w:top w:w="57" w:type="dxa"/>
              <w:left w:w="57" w:type="dxa"/>
              <w:bottom w:w="57" w:type="dxa"/>
              <w:right w:w="57" w:type="dxa"/>
            </w:tcMar>
          </w:tcPr>
          <w:p w14:paraId="664E718D" w14:textId="291F350C" w:rsidR="004111FC" w:rsidRPr="009537ED" w:rsidRDefault="004111FC" w:rsidP="004111FC">
            <w:pPr>
              <w:rPr>
                <w:u w:val="single"/>
              </w:rPr>
            </w:pPr>
            <w:r w:rsidRPr="009537ED">
              <w:rPr>
                <w:u w:val="single"/>
              </w:rPr>
              <w:t>WG</w:t>
            </w:r>
          </w:p>
        </w:tc>
        <w:tc>
          <w:tcPr>
            <w:tcW w:w="3151" w:type="dxa"/>
            <w:noWrap/>
            <w:tcMar>
              <w:top w:w="57" w:type="dxa"/>
              <w:left w:w="57" w:type="dxa"/>
              <w:bottom w:w="57" w:type="dxa"/>
              <w:right w:w="57" w:type="dxa"/>
            </w:tcMar>
          </w:tcPr>
          <w:p w14:paraId="6A671FF6" w14:textId="5675DA4D" w:rsidR="004111FC" w:rsidRPr="009537ED" w:rsidRDefault="004111FC" w:rsidP="004111FC">
            <w:r w:rsidRPr="009537ED">
              <w:t>1</w:t>
            </w:r>
            <w:r w:rsidR="00EA6315">
              <w:t>6</w:t>
            </w:r>
            <w:r w:rsidRPr="009537ED">
              <w:t xml:space="preserve"> – 2</w:t>
            </w:r>
            <w:r w:rsidR="00EA6315">
              <w:t>0</w:t>
            </w:r>
            <w:r w:rsidRPr="009537ED">
              <w:t xml:space="preserve"> Nov 202</w:t>
            </w:r>
            <w:r>
              <w:t>6</w:t>
            </w:r>
          </w:p>
        </w:tc>
        <w:tc>
          <w:tcPr>
            <w:tcW w:w="1975" w:type="dxa"/>
            <w:noWrap/>
            <w:tcMar>
              <w:top w:w="57" w:type="dxa"/>
              <w:left w:w="57" w:type="dxa"/>
              <w:bottom w:w="57" w:type="dxa"/>
              <w:right w:w="57" w:type="dxa"/>
            </w:tcMar>
          </w:tcPr>
          <w:p w14:paraId="1142163C" w14:textId="3E62FA92" w:rsidR="004111FC" w:rsidRPr="009537ED" w:rsidRDefault="0001438B" w:rsidP="004111FC">
            <w:pPr>
              <w:rPr>
                <w:rFonts w:eastAsia="Arial Unicode MS"/>
              </w:rPr>
            </w:pPr>
            <w:r>
              <w:rPr>
                <w:rFonts w:eastAsia="Arial Unicode MS"/>
              </w:rPr>
              <w:t>Calgary</w:t>
            </w:r>
          </w:p>
        </w:tc>
        <w:tc>
          <w:tcPr>
            <w:tcW w:w="1008" w:type="dxa"/>
            <w:noWrap/>
            <w:tcMar>
              <w:top w:w="57" w:type="dxa"/>
              <w:left w:w="57" w:type="dxa"/>
              <w:bottom w:w="57" w:type="dxa"/>
              <w:right w:w="57" w:type="dxa"/>
            </w:tcMar>
          </w:tcPr>
          <w:p w14:paraId="2F5BA48F" w14:textId="61A62C15" w:rsidR="004111FC" w:rsidRPr="009537ED" w:rsidRDefault="0001438B" w:rsidP="004111FC">
            <w:r>
              <w:t>Canada</w:t>
            </w:r>
          </w:p>
        </w:tc>
      </w:tr>
    </w:tbl>
    <w:p w14:paraId="1E25283C" w14:textId="677C3C8E" w:rsidR="007A5AC0" w:rsidRPr="009537ED"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rsidRPr="009537ED" w14:paraId="615E8568" w14:textId="77777777" w:rsidTr="00037679">
        <w:trPr>
          <w:jc w:val="center"/>
        </w:trPr>
        <w:tc>
          <w:tcPr>
            <w:tcW w:w="10343" w:type="dxa"/>
            <w:gridSpan w:val="3"/>
          </w:tcPr>
          <w:p w14:paraId="68FD8830" w14:textId="6F1CA929" w:rsidR="00037679" w:rsidRPr="009537ED" w:rsidRDefault="00037679" w:rsidP="00037679">
            <w:r w:rsidRPr="009537ED">
              <w:rPr>
                <w:u w:val="single"/>
              </w:rPr>
              <w:t>MEETING</w:t>
            </w:r>
            <w:r w:rsidR="00233210" w:rsidRPr="009537ED">
              <w:rPr>
                <w:u w:val="single"/>
              </w:rPr>
              <w:t xml:space="preserve"> </w:t>
            </w:r>
            <w:r w:rsidRPr="009537ED">
              <w:rPr>
                <w:u w:val="single"/>
              </w:rPr>
              <w:t>TYPES</w:t>
            </w:r>
          </w:p>
        </w:tc>
      </w:tr>
      <w:tr w:rsidR="00037679" w:rsidRPr="009537ED" w14:paraId="173DAAF7" w14:textId="77777777" w:rsidTr="00037679">
        <w:trPr>
          <w:jc w:val="center"/>
        </w:trPr>
        <w:tc>
          <w:tcPr>
            <w:tcW w:w="3397" w:type="dxa"/>
            <w:vAlign w:val="bottom"/>
          </w:tcPr>
          <w:p w14:paraId="0230DD2C" w14:textId="3351BA02" w:rsidR="00037679" w:rsidRPr="009537ED" w:rsidRDefault="00037679" w:rsidP="00037679">
            <w:r w:rsidRPr="009537ED">
              <w:t>AH</w:t>
            </w:r>
            <w:r w:rsidR="00233210" w:rsidRPr="009537ED">
              <w:t xml:space="preserve"> </w:t>
            </w:r>
            <w:r w:rsidRPr="009537ED">
              <w:t>=</w:t>
            </w:r>
            <w:r w:rsidR="00233210" w:rsidRPr="009537ED">
              <w:t xml:space="preserve"> </w:t>
            </w:r>
            <w:r w:rsidRPr="009537ED">
              <w:t>Ad</w:t>
            </w:r>
            <w:r w:rsidR="00233210" w:rsidRPr="009537ED">
              <w:t xml:space="preserve"> </w:t>
            </w:r>
            <w:r w:rsidRPr="009537ED">
              <w:t>Hoc</w:t>
            </w:r>
          </w:p>
        </w:tc>
        <w:tc>
          <w:tcPr>
            <w:tcW w:w="3402" w:type="dxa"/>
            <w:vAlign w:val="bottom"/>
          </w:tcPr>
          <w:p w14:paraId="27A1942A" w14:textId="62F65B1A" w:rsidR="00037679" w:rsidRPr="009537ED" w:rsidRDefault="00037679" w:rsidP="00037679">
            <w:r w:rsidRPr="009537ED">
              <w:t>ST</w:t>
            </w:r>
            <w:r w:rsidR="00233210" w:rsidRPr="009537ED">
              <w:t xml:space="preserve"> </w:t>
            </w:r>
            <w:r w:rsidRPr="009537ED">
              <w:t>=</w:t>
            </w:r>
            <w:r w:rsidR="00233210" w:rsidRPr="009537ED">
              <w:t xml:space="preserve"> </w:t>
            </w:r>
            <w:r w:rsidRPr="009537ED">
              <w:t>Startup</w:t>
            </w:r>
            <w:r w:rsidR="00233210" w:rsidRPr="009537ED">
              <w:t xml:space="preserve"> </w:t>
            </w:r>
            <w:r w:rsidRPr="009537ED">
              <w:t>Meeting</w:t>
            </w:r>
          </w:p>
        </w:tc>
        <w:tc>
          <w:tcPr>
            <w:tcW w:w="3544" w:type="dxa"/>
            <w:vAlign w:val="bottom"/>
          </w:tcPr>
          <w:p w14:paraId="7CBDC50E" w14:textId="51870A78" w:rsidR="00037679" w:rsidRPr="009537ED" w:rsidRDefault="00037679" w:rsidP="00037679">
            <w:r w:rsidRPr="009537ED">
              <w:t>RG</w:t>
            </w:r>
            <w:r w:rsidR="00233210" w:rsidRPr="009537ED">
              <w:t xml:space="preserve"> </w:t>
            </w:r>
            <w:r w:rsidRPr="009537ED">
              <w:t>=</w:t>
            </w:r>
            <w:r w:rsidR="00233210" w:rsidRPr="009537ED">
              <w:t xml:space="preserve"> </w:t>
            </w:r>
            <w:r w:rsidRPr="009537ED">
              <w:t>Rapporteurs</w:t>
            </w:r>
            <w:r w:rsidR="00233210" w:rsidRPr="009537ED">
              <w:t xml:space="preserve"> </w:t>
            </w:r>
            <w:r w:rsidRPr="009537ED">
              <w:t>Group</w:t>
            </w:r>
          </w:p>
        </w:tc>
      </w:tr>
      <w:tr w:rsidR="00037679" w:rsidRPr="009537ED" w14:paraId="0317AD83" w14:textId="77777777" w:rsidTr="00037679">
        <w:trPr>
          <w:jc w:val="center"/>
        </w:trPr>
        <w:tc>
          <w:tcPr>
            <w:tcW w:w="3397" w:type="dxa"/>
            <w:vAlign w:val="bottom"/>
          </w:tcPr>
          <w:p w14:paraId="33D48964" w14:textId="67F58B3C" w:rsidR="00037679" w:rsidRPr="009537ED" w:rsidRDefault="00037679" w:rsidP="00037679">
            <w:r w:rsidRPr="009537ED">
              <w:t>JM</w:t>
            </w:r>
            <w:r w:rsidR="00233210" w:rsidRPr="009537ED">
              <w:t xml:space="preserve"> </w:t>
            </w:r>
            <w:r w:rsidRPr="009537ED">
              <w:t>=</w:t>
            </w:r>
            <w:r w:rsidR="00233210" w:rsidRPr="009537ED">
              <w:t xml:space="preserve"> </w:t>
            </w:r>
            <w:r w:rsidRPr="009537ED">
              <w:t>Joint</w:t>
            </w:r>
          </w:p>
        </w:tc>
        <w:tc>
          <w:tcPr>
            <w:tcW w:w="3402" w:type="dxa"/>
            <w:vAlign w:val="bottom"/>
          </w:tcPr>
          <w:p w14:paraId="7BA79BFD" w14:textId="0FC256B3" w:rsidR="00037679" w:rsidRPr="009537ED" w:rsidRDefault="00037679" w:rsidP="00037679">
            <w:r w:rsidRPr="009537ED">
              <w:t>WG</w:t>
            </w:r>
            <w:r w:rsidR="00233210" w:rsidRPr="009537ED">
              <w:t xml:space="preserve"> </w:t>
            </w:r>
            <w:r w:rsidRPr="009537ED">
              <w:t>=</w:t>
            </w:r>
            <w:r w:rsidR="00233210" w:rsidRPr="009537ED">
              <w:t xml:space="preserve"> </w:t>
            </w:r>
            <w:r w:rsidRPr="009537ED">
              <w:t>Working</w:t>
            </w:r>
            <w:r w:rsidR="00233210" w:rsidRPr="009537ED">
              <w:t xml:space="preserve"> </w:t>
            </w:r>
            <w:r w:rsidRPr="009537ED">
              <w:t>Group</w:t>
            </w:r>
          </w:p>
        </w:tc>
        <w:tc>
          <w:tcPr>
            <w:tcW w:w="3544" w:type="dxa"/>
            <w:vAlign w:val="bottom"/>
          </w:tcPr>
          <w:p w14:paraId="681830DE" w14:textId="1718D6CC" w:rsidR="00037679" w:rsidRPr="009537ED" w:rsidRDefault="00037679" w:rsidP="00037679">
            <w:r w:rsidRPr="009537ED">
              <w:t>SG</w:t>
            </w:r>
            <w:r w:rsidR="00233210" w:rsidRPr="009537ED">
              <w:t xml:space="preserve"> </w:t>
            </w:r>
            <w:r w:rsidRPr="009537ED">
              <w:t>=</w:t>
            </w:r>
            <w:r w:rsidR="00233210" w:rsidRPr="009537ED">
              <w:t xml:space="preserve"> </w:t>
            </w:r>
            <w:r w:rsidRPr="009537ED">
              <w:t>Steering</w:t>
            </w:r>
            <w:r w:rsidR="00233210" w:rsidRPr="009537ED">
              <w:t xml:space="preserve"> </w:t>
            </w:r>
            <w:r w:rsidRPr="009537ED">
              <w:t>Group</w:t>
            </w:r>
          </w:p>
        </w:tc>
      </w:tr>
      <w:tr w:rsidR="00037679" w:rsidRPr="009537ED" w14:paraId="2292B0D0" w14:textId="77777777" w:rsidTr="00037679">
        <w:trPr>
          <w:jc w:val="center"/>
        </w:trPr>
        <w:tc>
          <w:tcPr>
            <w:tcW w:w="3397" w:type="dxa"/>
            <w:vAlign w:val="bottom"/>
          </w:tcPr>
          <w:p w14:paraId="3E682D8B" w14:textId="7ED0236B" w:rsidR="00037679" w:rsidRPr="009537ED" w:rsidRDefault="00037679" w:rsidP="00037679">
            <w:r w:rsidRPr="009537ED">
              <w:t>PM</w:t>
            </w:r>
            <w:r w:rsidR="00233210" w:rsidRPr="009537ED">
              <w:t xml:space="preserve"> </w:t>
            </w:r>
            <w:r w:rsidRPr="009537ED">
              <w:t>=</w:t>
            </w:r>
            <w:r w:rsidR="00233210" w:rsidRPr="009537ED">
              <w:t xml:space="preserve"> </w:t>
            </w:r>
            <w:r w:rsidRPr="009537ED">
              <w:t>Preparatory</w:t>
            </w:r>
            <w:r w:rsidR="00233210" w:rsidRPr="009537ED">
              <w:t xml:space="preserve"> </w:t>
            </w:r>
            <w:r w:rsidRPr="009537ED">
              <w:t>Meeting</w:t>
            </w:r>
          </w:p>
        </w:tc>
        <w:tc>
          <w:tcPr>
            <w:tcW w:w="3402" w:type="dxa"/>
            <w:vAlign w:val="bottom"/>
          </w:tcPr>
          <w:p w14:paraId="3DA7F4C1" w14:textId="0C491524" w:rsidR="00037679" w:rsidRPr="009537ED" w:rsidRDefault="00037679" w:rsidP="00037679">
            <w:r w:rsidRPr="009537ED">
              <w:t>CM</w:t>
            </w:r>
            <w:r w:rsidR="00233210" w:rsidRPr="009537ED">
              <w:t xml:space="preserve"> </w:t>
            </w:r>
            <w:r w:rsidRPr="009537ED">
              <w:t>=</w:t>
            </w:r>
            <w:r w:rsidR="00233210" w:rsidRPr="009537ED">
              <w:t xml:space="preserve"> </w:t>
            </w:r>
            <w:r w:rsidRPr="009537ED">
              <w:t>Chairmen's</w:t>
            </w:r>
            <w:r w:rsidR="00233210" w:rsidRPr="009537ED">
              <w:t xml:space="preserve"> </w:t>
            </w:r>
            <w:r w:rsidRPr="009537ED">
              <w:t>meeting</w:t>
            </w:r>
          </w:p>
        </w:tc>
        <w:tc>
          <w:tcPr>
            <w:tcW w:w="3544" w:type="dxa"/>
            <w:vAlign w:val="bottom"/>
          </w:tcPr>
          <w:p w14:paraId="6F6576FD" w14:textId="5E7F771B" w:rsidR="00037679" w:rsidRPr="009537ED" w:rsidRDefault="00037679" w:rsidP="00037679">
            <w:r w:rsidRPr="009537ED">
              <w:t>TG</w:t>
            </w:r>
            <w:r w:rsidR="00233210" w:rsidRPr="009537ED">
              <w:t xml:space="preserve"> </w:t>
            </w:r>
            <w:r w:rsidRPr="009537ED">
              <w:t>=</w:t>
            </w:r>
            <w:r w:rsidR="00233210" w:rsidRPr="009537ED">
              <w:t xml:space="preserve"> </w:t>
            </w:r>
            <w:r w:rsidRPr="009537ED">
              <w:t>Task</w:t>
            </w:r>
            <w:r w:rsidR="00233210" w:rsidRPr="009537ED">
              <w:t xml:space="preserve"> </w:t>
            </w:r>
            <w:r w:rsidRPr="009537ED">
              <w:t>Group</w:t>
            </w:r>
          </w:p>
        </w:tc>
      </w:tr>
      <w:tr w:rsidR="00037679" w:rsidRPr="009537ED" w14:paraId="31EF974C" w14:textId="77777777" w:rsidTr="00037679">
        <w:trPr>
          <w:jc w:val="center"/>
        </w:trPr>
        <w:tc>
          <w:tcPr>
            <w:tcW w:w="3397" w:type="dxa"/>
            <w:vAlign w:val="bottom"/>
          </w:tcPr>
          <w:p w14:paraId="01A3F6BB" w14:textId="7A370158" w:rsidR="00037679" w:rsidRPr="009537ED" w:rsidRDefault="00037679" w:rsidP="00037679">
            <w:r w:rsidRPr="009537ED">
              <w:t>RM</w:t>
            </w:r>
            <w:r w:rsidR="00233210" w:rsidRPr="009537ED">
              <w:t xml:space="preserve"> </w:t>
            </w:r>
            <w:r w:rsidRPr="009537ED">
              <w:t>=</w:t>
            </w:r>
            <w:r w:rsidR="00233210" w:rsidRPr="009537ED">
              <w:t xml:space="preserve"> </w:t>
            </w:r>
            <w:r w:rsidRPr="009537ED">
              <w:t>Resolution</w:t>
            </w:r>
            <w:r w:rsidR="00233210" w:rsidRPr="009537ED">
              <w:t xml:space="preserve"> </w:t>
            </w:r>
            <w:r w:rsidRPr="009537ED">
              <w:t>Meeting</w:t>
            </w:r>
          </w:p>
        </w:tc>
        <w:tc>
          <w:tcPr>
            <w:tcW w:w="3402" w:type="dxa"/>
            <w:vAlign w:val="bottom"/>
          </w:tcPr>
          <w:p w14:paraId="0A3D0AC0" w14:textId="4EB1F835" w:rsidR="00037679" w:rsidRPr="009537ED" w:rsidRDefault="00037679" w:rsidP="00037679">
            <w:r w:rsidRPr="009537ED">
              <w:t>OR</w:t>
            </w:r>
            <w:r w:rsidR="00233210" w:rsidRPr="009537ED">
              <w:t xml:space="preserve"> </w:t>
            </w:r>
            <w:r w:rsidRPr="009537ED">
              <w:t>=</w:t>
            </w:r>
            <w:r w:rsidR="00233210" w:rsidRPr="009537ED">
              <w:t xml:space="preserve"> </w:t>
            </w:r>
            <w:r w:rsidRPr="009537ED">
              <w:t>Ordinary</w:t>
            </w:r>
          </w:p>
        </w:tc>
        <w:tc>
          <w:tcPr>
            <w:tcW w:w="3544" w:type="dxa"/>
            <w:vAlign w:val="bottom"/>
          </w:tcPr>
          <w:p w14:paraId="62D21EAC" w14:textId="72A222F0" w:rsidR="00037679" w:rsidRPr="009537ED" w:rsidRDefault="00037679" w:rsidP="00037679">
            <w:r w:rsidRPr="009537ED">
              <w:t>XO</w:t>
            </w:r>
            <w:r w:rsidR="00233210" w:rsidRPr="009537ED">
              <w:t xml:space="preserve"> </w:t>
            </w:r>
            <w:r w:rsidRPr="009537ED">
              <w:t>=</w:t>
            </w:r>
            <w:r w:rsidR="00233210" w:rsidRPr="009537ED">
              <w:t xml:space="preserve"> </w:t>
            </w:r>
            <w:r w:rsidRPr="009537ED">
              <w:t>Extraordinary</w:t>
            </w:r>
          </w:p>
        </w:tc>
      </w:tr>
    </w:tbl>
    <w:p w14:paraId="4897B3D2" w14:textId="6DA4806A" w:rsidR="00037679" w:rsidRPr="009537ED" w:rsidRDefault="00037679" w:rsidP="00037679"/>
    <w:p w14:paraId="2DD011CD" w14:textId="77777777" w:rsidR="005B2A44" w:rsidRPr="009537ED" w:rsidRDefault="005B2A44" w:rsidP="00F53443"/>
    <w:p w14:paraId="5401C302" w14:textId="1BB94671" w:rsidR="007A5AC0" w:rsidRPr="009537ED" w:rsidRDefault="007A5AC0" w:rsidP="00F53443">
      <w:pPr>
        <w:rPr>
          <w:i/>
        </w:rPr>
      </w:pPr>
      <w:r w:rsidRPr="009537ED">
        <w:rPr>
          <w:i/>
        </w:rPr>
        <w:t>End</w:t>
      </w:r>
      <w:r w:rsidR="00233210" w:rsidRPr="009537ED">
        <w:rPr>
          <w:i/>
        </w:rPr>
        <w:t xml:space="preserve"> </w:t>
      </w:r>
      <w:r w:rsidRPr="009537ED">
        <w:rPr>
          <w:i/>
        </w:rPr>
        <w:t>of</w:t>
      </w:r>
      <w:r w:rsidR="00233210" w:rsidRPr="009537ED">
        <w:rPr>
          <w:i/>
        </w:rPr>
        <w:t xml:space="preserve"> </w:t>
      </w:r>
      <w:r w:rsidRPr="009537ED">
        <w:rPr>
          <w:i/>
        </w:rPr>
        <w:t>document</w:t>
      </w:r>
    </w:p>
    <w:sectPr w:rsidR="007A5AC0" w:rsidRPr="009537ED" w:rsidSect="00B72744">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619F" w14:textId="77777777" w:rsidR="00DE69CD" w:rsidRDefault="00DE69CD">
      <w:r>
        <w:separator/>
      </w:r>
    </w:p>
  </w:endnote>
  <w:endnote w:type="continuationSeparator" w:id="0">
    <w:p w14:paraId="1C0D46EB" w14:textId="77777777" w:rsidR="00DE69CD" w:rsidRDefault="00DE6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Klee One"/>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auto"/>
    <w:pitch w:val="default"/>
    <w:sig w:usb0="00000000" w:usb1="00000000" w:usb2="00000009" w:usb3="00000000" w:csb0="400001FF" w:csb1="FFFF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Microsoft YaHei">
    <w:altName w:val="微软雅黑"/>
    <w:panose1 w:val="020B0503020204020204"/>
    <w:charset w:val="86"/>
    <w:family w:val="swiss"/>
    <w:pitch w:val="variable"/>
    <w:sig w:usb0="80000287" w:usb1="2ACF3C50" w:usb2="00000016" w:usb3="00000000" w:csb0="0004001F" w:csb1="00000000"/>
  </w:font>
  <w:font w:name="SimHei">
    <w:altName w:val="黑体"/>
    <w:panose1 w:val="02010600030101010101"/>
    <w:charset w:val="86"/>
    <w:family w:val="modern"/>
    <w:pitch w:val="fixed"/>
    <w:sig w:usb0="800002BF" w:usb1="38CF7CFA"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G Smart_H Light">
    <w:altName w:val="Malgun Gothic"/>
    <w:charset w:val="81"/>
    <w:family w:val="modern"/>
    <w:pitch w:val="variable"/>
    <w:sig w:usb0="00000203" w:usb1="29D72C10" w:usb2="00000010" w:usb3="00000000" w:csb0="00280005"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 ??">
    <w:altName w:val="Yu Gothic"/>
    <w:panose1 w:val="00000000000000000000"/>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N)">
    <w:altName w:val="Arial"/>
    <w:charset w:val="00"/>
    <w:family w:val="roman"/>
    <w:pitch w:val="default"/>
    <w:sig w:usb0="00000003" w:usb1="00000000" w:usb2="00000000" w:usb3="00000000" w:csb0="00000001" w:csb1="00000000"/>
  </w:font>
  <w:font w:name="????">
    <w:altName w:val="MingLiU-ExtB"/>
    <w:charset w:val="88"/>
    <w:family w:val="auto"/>
    <w:pitch w:val="default"/>
    <w:sig w:usb0="00000000" w:usb1="00000000" w:usb2="00000010" w:usb3="00000000" w:csb0="00100000" w:csb1="00000000"/>
  </w:font>
  <w:font w:name="Mincho">
    <w:altName w:val="明朝"/>
    <w:panose1 w:val="02020609040305080305"/>
    <w:charset w:val="80"/>
    <w:family w:val="roman"/>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pitch w:val="variable"/>
    <w:sig w:usb0="00000003" w:usb1="00000000" w:usb2="00000000" w:usb3="00000000" w:csb0="00000001" w:csb1="00000000"/>
  </w:font>
  <w:font w:name="KaiTi_GB2312">
    <w:altName w:val="KaiTi"/>
    <w:charset w:val="86"/>
    <w:family w:val="modern"/>
    <w:pitch w:val="default"/>
    <w:sig w:usb0="00000000" w:usb1="00000000" w:usb2="00000010" w:usb3="00000000" w:csb0="00040000" w:csb1="00000000"/>
  </w:font>
  <w:font w:name="KaiTi">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font>
  <w:font w:name="TimesNewRomanPS-ItalicMT">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Lohit Devanagari">
    <w:altName w:val="Cambria"/>
    <w:charset w:val="00"/>
    <w:family w:val="roman"/>
    <w:pitch w:val="default"/>
  </w:font>
  <w:font w:name="Yu Mincho">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Swift">
    <w:altName w:val="Times New Roman"/>
    <w:charset w:val="00"/>
    <w:family w:val="roman"/>
    <w:pitch w:val="default"/>
    <w:sig w:usb0="00000000"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Ericsson Hilda">
    <w:altName w:val="Calibri"/>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Google Sans Text">
    <w:altName w:val="Cambria"/>
    <w:charset w:val="00"/>
    <w:family w:val="auto"/>
    <w:pitch w:val="default"/>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6CA2" w14:textId="77777777" w:rsidR="00DE69CD" w:rsidRDefault="00DE69CD">
      <w:r>
        <w:separator/>
      </w:r>
    </w:p>
  </w:footnote>
  <w:footnote w:type="continuationSeparator" w:id="0">
    <w:p w14:paraId="596F8F18" w14:textId="77777777" w:rsidR="00DE69CD" w:rsidRDefault="00DE6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388C" w14:textId="0AF6E87C" w:rsidR="008C11A4" w:rsidRPr="00D3368C" w:rsidRDefault="008C11A4" w:rsidP="00AB7397">
    <w:pPr>
      <w:pStyle w:val="Header"/>
      <w:tabs>
        <w:tab w:val="right" w:pos="8280"/>
        <w:tab w:val="right" w:pos="10490"/>
      </w:tabs>
      <w:ind w:right="-58"/>
      <w:rPr>
        <w:rFonts w:cs="Arial"/>
        <w:bCs/>
        <w:sz w:val="28"/>
        <w:lang w:val="en-US"/>
      </w:rPr>
    </w:pPr>
    <w:r>
      <w:rPr>
        <w:rFonts w:cs="Arial"/>
        <w:bCs/>
        <w:sz w:val="28"/>
      </w:rPr>
      <w:t>3GPP TSG RAN WG1 Meeting #1</w:t>
    </w:r>
    <w:r w:rsidR="005217CB">
      <w:rPr>
        <w:rFonts w:cs="Arial"/>
        <w:bCs/>
        <w:sz w:val="28"/>
      </w:rPr>
      <w:t>2</w:t>
    </w:r>
    <w:r w:rsidR="006E4971">
      <w:rPr>
        <w:rFonts w:cs="Arial"/>
        <w:bCs/>
        <w:sz w:val="28"/>
      </w:rPr>
      <w:t>3</w:t>
    </w:r>
    <w:r>
      <w:rPr>
        <w:rFonts w:cs="Arial"/>
        <w:bCs/>
        <w:sz w:val="28"/>
      </w:rPr>
      <w:tab/>
    </w:r>
    <w:r>
      <w:rPr>
        <w:rFonts w:cs="Arial"/>
        <w:bCs/>
        <w:sz w:val="28"/>
      </w:rPr>
      <w:tab/>
    </w:r>
    <w:r w:rsidR="00772784" w:rsidRPr="00772784">
      <w:rPr>
        <w:rFonts w:cs="Arial"/>
        <w:bCs/>
        <w:sz w:val="28"/>
      </w:rPr>
      <w:t>R1-25</w:t>
    </w:r>
    <w:r w:rsidR="006E4971">
      <w:rPr>
        <w:rFonts w:cs="Arial"/>
        <w:bCs/>
        <w:sz w:val="28"/>
      </w:rPr>
      <w:t>xxxxx</w:t>
    </w:r>
  </w:p>
  <w:p w14:paraId="1845C2DB" w14:textId="5CDA6D53" w:rsidR="008C11A4" w:rsidRPr="009513AC" w:rsidRDefault="006E4971" w:rsidP="001E4E41">
    <w:pPr>
      <w:tabs>
        <w:tab w:val="center" w:pos="4536"/>
        <w:tab w:val="right" w:pos="9072"/>
      </w:tabs>
      <w:rPr>
        <w:rFonts w:ascii="Arial" w:eastAsia="MS Mincho" w:hAnsi="Arial" w:cs="Arial"/>
        <w:b/>
        <w:bCs/>
        <w:sz w:val="28"/>
        <w:lang w:eastAsia="ja-JP"/>
      </w:rPr>
    </w:pPr>
    <w:bookmarkStart w:id="1458" w:name="_Hlk36104658"/>
    <w:r>
      <w:rPr>
        <w:rFonts w:ascii="Arial" w:eastAsia="MS Mincho" w:hAnsi="Arial" w:cs="Arial"/>
        <w:b/>
        <w:bCs/>
        <w:sz w:val="28"/>
        <w:lang w:eastAsia="ja-JP"/>
      </w:rPr>
      <w:t>Dallas</w:t>
    </w:r>
    <w:r w:rsidR="00DF73DC">
      <w:rPr>
        <w:rFonts w:ascii="Arial" w:eastAsia="MS Mincho" w:hAnsi="Arial" w:cs="Arial"/>
        <w:b/>
        <w:bCs/>
        <w:sz w:val="28"/>
        <w:lang w:eastAsia="ja-JP"/>
      </w:rPr>
      <w:t xml:space="preserve">, </w:t>
    </w:r>
    <w:r>
      <w:rPr>
        <w:rFonts w:ascii="Arial" w:eastAsia="MS Mincho" w:hAnsi="Arial" w:cs="Arial"/>
        <w:b/>
        <w:bCs/>
        <w:sz w:val="28"/>
        <w:lang w:eastAsia="ja-JP"/>
      </w:rPr>
      <w:t>Texas, USA</w:t>
    </w:r>
    <w:r w:rsidR="00F358A8">
      <w:rPr>
        <w:rFonts w:ascii="Arial" w:eastAsia="MS Mincho" w:hAnsi="Arial" w:cs="Arial"/>
        <w:b/>
        <w:bCs/>
        <w:sz w:val="28"/>
        <w:lang w:eastAsia="ja-JP"/>
      </w:rPr>
      <w:t xml:space="preserve">, </w:t>
    </w:r>
    <w:r>
      <w:rPr>
        <w:rFonts w:ascii="Arial" w:eastAsia="MS Mincho" w:hAnsi="Arial" w:cs="Arial"/>
        <w:b/>
        <w:bCs/>
        <w:sz w:val="28"/>
        <w:lang w:eastAsia="ja-JP"/>
      </w:rPr>
      <w:t>November</w:t>
    </w:r>
    <w:r w:rsidR="009737FC">
      <w:rPr>
        <w:rFonts w:ascii="Arial" w:eastAsia="MS Mincho" w:hAnsi="Arial" w:cs="Arial"/>
        <w:b/>
        <w:bCs/>
        <w:sz w:val="28"/>
        <w:lang w:eastAsia="ja-JP"/>
      </w:rPr>
      <w:t xml:space="preserve"> </w:t>
    </w:r>
    <w:r w:rsidR="0001438B">
      <w:rPr>
        <w:rFonts w:ascii="Arial" w:eastAsia="MS Mincho" w:hAnsi="Arial" w:cs="Arial"/>
        <w:b/>
        <w:bCs/>
        <w:sz w:val="28"/>
        <w:lang w:eastAsia="ja-JP"/>
      </w:rPr>
      <w:t>1</w:t>
    </w:r>
    <w:r>
      <w:rPr>
        <w:rFonts w:ascii="Arial" w:eastAsia="MS Mincho" w:hAnsi="Arial" w:cs="Arial"/>
        <w:b/>
        <w:bCs/>
        <w:sz w:val="28"/>
        <w:lang w:eastAsia="ja-JP"/>
      </w:rPr>
      <w:t>7</w:t>
    </w:r>
    <w:r w:rsidR="00066B1A" w:rsidRPr="00066B1A">
      <w:rPr>
        <w:rFonts w:ascii="Arial" w:eastAsia="MS Mincho" w:hAnsi="Arial" w:cs="Arial"/>
        <w:b/>
        <w:bCs/>
        <w:sz w:val="28"/>
        <w:vertAlign w:val="superscript"/>
        <w:lang w:eastAsia="ja-JP"/>
      </w:rPr>
      <w:t>th</w:t>
    </w:r>
    <w:r w:rsidR="00066B1A">
      <w:rPr>
        <w:rFonts w:ascii="Arial" w:eastAsia="MS Mincho" w:hAnsi="Arial" w:cs="Arial"/>
        <w:b/>
        <w:bCs/>
        <w:sz w:val="28"/>
        <w:lang w:eastAsia="ja-JP"/>
      </w:rPr>
      <w:t xml:space="preserve"> –</w:t>
    </w:r>
    <w:r w:rsidR="00B2372C">
      <w:rPr>
        <w:rFonts w:ascii="Arial" w:eastAsia="MS Mincho" w:hAnsi="Arial" w:cs="Arial"/>
        <w:b/>
        <w:bCs/>
        <w:sz w:val="28"/>
        <w:lang w:eastAsia="ja-JP"/>
      </w:rPr>
      <w:t xml:space="preserve"> </w:t>
    </w:r>
    <w:r>
      <w:rPr>
        <w:rFonts w:ascii="Arial" w:eastAsia="MS Mincho" w:hAnsi="Arial" w:cs="Arial"/>
        <w:b/>
        <w:bCs/>
        <w:sz w:val="28"/>
        <w:lang w:eastAsia="ja-JP"/>
      </w:rPr>
      <w:t>21</w:t>
    </w:r>
    <w:r w:rsidRPr="006E4971">
      <w:rPr>
        <w:rFonts w:ascii="Arial" w:eastAsia="MS Mincho" w:hAnsi="Arial" w:cs="Arial"/>
        <w:b/>
        <w:bCs/>
        <w:sz w:val="28"/>
        <w:vertAlign w:val="superscript"/>
        <w:lang w:eastAsia="ja-JP"/>
      </w:rPr>
      <w:t>st</w:t>
    </w:r>
    <w:r w:rsidR="008C11A4">
      <w:rPr>
        <w:rFonts w:ascii="Arial" w:eastAsia="MS Mincho" w:hAnsi="Arial" w:cs="Arial"/>
        <w:b/>
        <w:bCs/>
        <w:sz w:val="28"/>
        <w:lang w:eastAsia="ja-JP"/>
      </w:rPr>
      <w:t>, 202</w:t>
    </w:r>
    <w:r w:rsidR="005217CB">
      <w:rPr>
        <w:rFonts w:ascii="Arial" w:eastAsia="MS Mincho" w:hAnsi="Arial" w:cs="Arial"/>
        <w:b/>
        <w:bCs/>
        <w:sz w:val="28"/>
        <w:lang w:eastAsia="ja-JP"/>
      </w:rPr>
      <w:t>5</w:t>
    </w:r>
  </w:p>
  <w:bookmarkEnd w:id="1458"/>
  <w:p w14:paraId="157D1C7E" w14:textId="77777777" w:rsidR="00D6543D" w:rsidRDefault="00D6543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0A0C" w14:textId="77777777" w:rsidR="00772784" w:rsidRPr="00D3368C" w:rsidRDefault="00772784" w:rsidP="00772784">
    <w:pPr>
      <w:pStyle w:val="Header"/>
      <w:tabs>
        <w:tab w:val="right" w:pos="8280"/>
        <w:tab w:val="right" w:pos="10490"/>
      </w:tabs>
      <w:ind w:right="-58"/>
      <w:rPr>
        <w:rFonts w:cs="Arial"/>
        <w:bCs/>
        <w:sz w:val="28"/>
        <w:lang w:val="en-US"/>
      </w:rPr>
    </w:pPr>
    <w:r>
      <w:rPr>
        <w:rFonts w:cs="Arial"/>
        <w:bCs/>
        <w:sz w:val="28"/>
      </w:rPr>
      <w:t>3GPP TSG RAN WG1 Meeting #122bis</w:t>
    </w:r>
    <w:r>
      <w:rPr>
        <w:rFonts w:cs="Arial"/>
        <w:bCs/>
        <w:sz w:val="28"/>
      </w:rPr>
      <w:tab/>
    </w:r>
    <w:r>
      <w:rPr>
        <w:rFonts w:cs="Arial"/>
        <w:bCs/>
        <w:sz w:val="28"/>
      </w:rPr>
      <w:tab/>
    </w:r>
    <w:r w:rsidRPr="00772784">
      <w:rPr>
        <w:rFonts w:cs="Arial"/>
        <w:bCs/>
        <w:sz w:val="28"/>
      </w:rPr>
      <w:t>R1-2506702</w:t>
    </w:r>
  </w:p>
  <w:p w14:paraId="69235F0D" w14:textId="77777777" w:rsidR="00772784" w:rsidRPr="009513AC" w:rsidRDefault="00772784" w:rsidP="00772784">
    <w:pPr>
      <w:tabs>
        <w:tab w:val="center" w:pos="4536"/>
        <w:tab w:val="right" w:pos="9072"/>
      </w:tabs>
      <w:rPr>
        <w:rFonts w:ascii="Arial" w:eastAsia="MS Mincho" w:hAnsi="Arial" w:cs="Arial"/>
        <w:b/>
        <w:bCs/>
        <w:sz w:val="28"/>
        <w:lang w:eastAsia="ja-JP"/>
      </w:rPr>
    </w:pPr>
    <w:r>
      <w:rPr>
        <w:rFonts w:ascii="Arial" w:eastAsia="MS Mincho" w:hAnsi="Arial" w:cs="Arial"/>
        <w:b/>
        <w:bCs/>
        <w:sz w:val="28"/>
        <w:lang w:eastAsia="ja-JP"/>
      </w:rPr>
      <w:t>Prague, CZ, October 13</w:t>
    </w:r>
    <w:r w:rsidRPr="00066B1A">
      <w:rPr>
        <w:rFonts w:ascii="Arial" w:eastAsia="MS Mincho" w:hAnsi="Arial" w:cs="Arial"/>
        <w:b/>
        <w:bCs/>
        <w:sz w:val="28"/>
        <w:vertAlign w:val="superscript"/>
        <w:lang w:eastAsia="ja-JP"/>
      </w:rPr>
      <w:t>th</w:t>
    </w:r>
    <w:r>
      <w:rPr>
        <w:rFonts w:ascii="Arial" w:eastAsia="MS Mincho" w:hAnsi="Arial" w:cs="Arial"/>
        <w:b/>
        <w:bCs/>
        <w:sz w:val="28"/>
        <w:lang w:eastAsia="ja-JP"/>
      </w:rPr>
      <w:t xml:space="preserve"> – 17</w:t>
    </w:r>
    <w:r w:rsidRPr="009737FC">
      <w:rPr>
        <w:rFonts w:ascii="Arial" w:eastAsia="MS Mincho" w:hAnsi="Arial" w:cs="Arial"/>
        <w:b/>
        <w:bCs/>
        <w:sz w:val="28"/>
        <w:vertAlign w:val="superscript"/>
        <w:lang w:eastAsia="ja-JP"/>
      </w:rPr>
      <w:t>th</w:t>
    </w:r>
    <w:r>
      <w:rPr>
        <w:rFonts w:ascii="Arial" w:eastAsia="MS Mincho" w:hAnsi="Arial" w:cs="Arial"/>
        <w:b/>
        <w:bCs/>
        <w:sz w:val="28"/>
        <w:lang w:eastAsia="ja-JP"/>
      </w:rPr>
      <w:t>, 2025</w:t>
    </w:r>
  </w:p>
  <w:p w14:paraId="26C6EA5D" w14:textId="77777777" w:rsidR="008C11A4" w:rsidRPr="001779BA" w:rsidRDefault="008C11A4" w:rsidP="00177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2" w15:restartNumberingAfterBreak="0">
    <w:nsid w:val="FFFFFF7E"/>
    <w:multiLevelType w:val="singleLevel"/>
    <w:tmpl w:val="5A54DD86"/>
    <w:styleLink w:val="StyleBulletedSymbolsymbolLeft025Hanging02543"/>
    <w:lvl w:ilvl="0">
      <w:start w:val="1"/>
      <w:numFmt w:val="decimal"/>
      <w:pStyle w:val="ListNumber3"/>
      <w:lvlText w:val="%1."/>
      <w:lvlJc w:val="left"/>
      <w:pPr>
        <w:tabs>
          <w:tab w:val="num" w:pos="926"/>
        </w:tabs>
        <w:ind w:left="926" w:hanging="360"/>
      </w:pPr>
    </w:lvl>
  </w:abstractNum>
  <w:abstractNum w:abstractNumId="3"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4" w15:restartNumberingAfterBreak="0">
    <w:nsid w:val="00000002"/>
    <w:multiLevelType w:val="singleLevel"/>
    <w:tmpl w:val="00000002"/>
    <w:name w:val="WW8Num2"/>
    <w:styleLink w:val="StyleBulletedSymbolsymbolLeft025Hanging030"/>
    <w:lvl w:ilvl="0">
      <w:start w:val="1"/>
      <w:numFmt w:val="bullet"/>
      <w:pStyle w:val="ZchnZchn"/>
      <w:lvlText w:val=""/>
      <w:lvlJc w:val="left"/>
      <w:pPr>
        <w:tabs>
          <w:tab w:val="num" w:pos="851"/>
        </w:tabs>
        <w:ind w:left="851" w:hanging="851"/>
      </w:pPr>
      <w:rPr>
        <w:rFonts w:ascii="ZapfDingbats" w:hAnsi="ZapfDingbats"/>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2291E49"/>
    <w:multiLevelType w:val="multilevel"/>
    <w:tmpl w:val="02291E49"/>
    <w:lvl w:ilvl="0">
      <w:start w:val="1"/>
      <w:numFmt w:val="lowerLetter"/>
      <w:pStyle w:val="Listabcsing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2B32EE3"/>
    <w:multiLevelType w:val="hybridMultilevel"/>
    <w:tmpl w:val="A5E2691A"/>
    <w:styleLink w:val="StyleBulleted35"/>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36C77B8"/>
    <w:multiLevelType w:val="multilevel"/>
    <w:tmpl w:val="5E5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7D0A64"/>
    <w:multiLevelType w:val="multilevel"/>
    <w:tmpl w:val="037D0A64"/>
    <w:lvl w:ilvl="0">
      <w:start w:val="1"/>
      <w:numFmt w:val="decimalZero"/>
      <w:pStyle w:val="BodyText0001"/>
      <w:lvlText w:val="[00%1]"/>
      <w:lvlJc w:val="left"/>
      <w:pPr>
        <w:tabs>
          <w:tab w:val="left" w:pos="720"/>
        </w:tabs>
        <w:ind w:left="0" w:firstLine="0"/>
      </w:pPr>
      <w:rPr>
        <w:rFonts w:ascii="Times New Roman" w:hAnsi="Times New Roman" w:cs="Times New Roman"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0595590A"/>
    <w:multiLevelType w:val="multilevel"/>
    <w:tmpl w:val="0595590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5FC515A"/>
    <w:multiLevelType w:val="hybridMultilevel"/>
    <w:tmpl w:val="4E12815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91F2276"/>
    <w:multiLevelType w:val="multilevel"/>
    <w:tmpl w:val="614AECCC"/>
    <w:lvl w:ilvl="0">
      <w:start w:val="10"/>
      <w:numFmt w:val="decimal"/>
      <w:lvlText w:val="%1"/>
      <w:lvlJc w:val="left"/>
      <w:pPr>
        <w:ind w:left="460" w:hanging="460"/>
      </w:pPr>
      <w:rPr>
        <w:rFonts w:eastAsia="DengXian" w:hint="default"/>
      </w:rPr>
    </w:lvl>
    <w:lvl w:ilvl="1">
      <w:start w:val="1"/>
      <w:numFmt w:val="decimal"/>
      <w:lvlText w:val="%1.%2"/>
      <w:lvlJc w:val="left"/>
      <w:pPr>
        <w:ind w:left="460" w:hanging="460"/>
      </w:pPr>
      <w:rPr>
        <w:rFonts w:eastAsia="DengXian" w:hint="default"/>
      </w:rPr>
    </w:lvl>
    <w:lvl w:ilvl="2">
      <w:start w:val="1"/>
      <w:numFmt w:val="decimal"/>
      <w:lvlText w:val="%1.%2.%3"/>
      <w:lvlJc w:val="left"/>
      <w:pPr>
        <w:ind w:left="720" w:hanging="720"/>
      </w:pPr>
      <w:rPr>
        <w:rFonts w:eastAsia="DengXian" w:hint="default"/>
      </w:rPr>
    </w:lvl>
    <w:lvl w:ilvl="3">
      <w:start w:val="1"/>
      <w:numFmt w:val="decimal"/>
      <w:lvlText w:val="%1.%2.%3.%4"/>
      <w:lvlJc w:val="left"/>
      <w:pPr>
        <w:ind w:left="1080" w:hanging="108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440" w:hanging="1440"/>
      </w:pPr>
      <w:rPr>
        <w:rFonts w:eastAsia="DengXian" w:hint="default"/>
      </w:rPr>
    </w:lvl>
    <w:lvl w:ilvl="6">
      <w:start w:val="1"/>
      <w:numFmt w:val="decimal"/>
      <w:lvlText w:val="%1.%2.%3.%4.%5.%6.%7"/>
      <w:lvlJc w:val="left"/>
      <w:pPr>
        <w:ind w:left="1440" w:hanging="1440"/>
      </w:pPr>
      <w:rPr>
        <w:rFonts w:eastAsia="DengXian" w:hint="default"/>
      </w:rPr>
    </w:lvl>
    <w:lvl w:ilvl="7">
      <w:start w:val="1"/>
      <w:numFmt w:val="decimal"/>
      <w:lvlText w:val="%1.%2.%3.%4.%5.%6.%7.%8"/>
      <w:lvlJc w:val="left"/>
      <w:pPr>
        <w:ind w:left="1800" w:hanging="1800"/>
      </w:pPr>
      <w:rPr>
        <w:rFonts w:eastAsia="DengXian" w:hint="default"/>
      </w:rPr>
    </w:lvl>
    <w:lvl w:ilvl="8">
      <w:start w:val="1"/>
      <w:numFmt w:val="decimal"/>
      <w:lvlText w:val="%1.%2.%3.%4.%5.%6.%7.%8.%9"/>
      <w:lvlJc w:val="left"/>
      <w:pPr>
        <w:ind w:left="1800" w:hanging="1800"/>
      </w:pPr>
      <w:rPr>
        <w:rFonts w:eastAsia="DengXian" w:hint="default"/>
      </w:rPr>
    </w:lvl>
  </w:abstractNum>
  <w:abstractNum w:abstractNumId="17" w15:restartNumberingAfterBreak="0">
    <w:nsid w:val="09D1476F"/>
    <w:multiLevelType w:val="multilevel"/>
    <w:tmpl w:val="53AA17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0A16194E"/>
    <w:multiLevelType w:val="multilevel"/>
    <w:tmpl w:val="B4ACA684"/>
    <w:lvl w:ilvl="0">
      <w:start w:val="1"/>
      <w:numFmt w:val="bullet"/>
      <w:lvlText w:val=""/>
      <w:lvlJc w:val="left"/>
      <w:pPr>
        <w:ind w:left="860" w:hanging="440"/>
      </w:pPr>
      <w:rPr>
        <w:rFonts w:ascii="Wingdings" w:hAnsi="Wingdings" w:hint="default"/>
      </w:rPr>
    </w:lvl>
    <w:lvl w:ilvl="1">
      <w:start w:val="1"/>
      <w:numFmt w:val="bullet"/>
      <w:lvlText w:val="o"/>
      <w:lvlJc w:val="left"/>
      <w:pPr>
        <w:ind w:left="1300" w:hanging="440"/>
      </w:pPr>
      <w:rPr>
        <w:rFonts w:ascii="Courier New" w:hAnsi="Courier New" w:cs="Courier New"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9" w15:restartNumberingAfterBreak="0">
    <w:nsid w:val="0A7F6CC9"/>
    <w:multiLevelType w:val="multilevel"/>
    <w:tmpl w:val="0A7F6CC9"/>
    <w:lvl w:ilvl="0">
      <w:numFmt w:val="bullet"/>
      <w:lvlText w:val="-"/>
      <w:lvlJc w:val="left"/>
      <w:pPr>
        <w:ind w:left="420" w:hanging="420"/>
      </w:pPr>
      <w:rPr>
        <w:rFonts w:ascii="Times New Roman" w:eastAsia="Times New Roman" w:hAnsi="Times New Roman" w:cs="Times New Roman" w:hint="default"/>
      </w:rPr>
    </w:lvl>
    <w:lvl w:ilvl="1">
      <w:start w:val="3"/>
      <w:numFmt w:val="bullet"/>
      <w:lvlText w:val="-"/>
      <w:lvlJc w:val="left"/>
      <w:pPr>
        <w:ind w:left="840" w:hanging="420"/>
      </w:pPr>
      <w:rPr>
        <w:rFonts w:ascii="Times New Roman" w:eastAsia="Malgun Gothic" w:hAnsi="Times New Roman" w:cs="Times New Roman"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B544080"/>
    <w:multiLevelType w:val="hybridMultilevel"/>
    <w:tmpl w:val="75D0209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3F0ECE"/>
    <w:multiLevelType w:val="hybridMultilevel"/>
    <w:tmpl w:val="BE2C30B8"/>
    <w:lvl w:ilvl="0" w:tplc="1DE407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0C513215"/>
    <w:multiLevelType w:val="multilevel"/>
    <w:tmpl w:val="0C513215"/>
    <w:lvl w:ilvl="0">
      <w:start w:val="1"/>
      <w:numFmt w:val="lowerLetter"/>
      <w:pStyle w:val="Listabcdoub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 w15:restartNumberingAfterBreak="0">
    <w:nsid w:val="0D465E98"/>
    <w:multiLevelType w:val="multilevel"/>
    <w:tmpl w:val="0D465E98"/>
    <w:lvl w:ilvl="0">
      <w:start w:val="1"/>
      <w:numFmt w:val="decimal"/>
      <w:pStyle w:val="Listnumberdoub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5" w15:restartNumberingAfterBreak="0">
    <w:nsid w:val="0D67560A"/>
    <w:multiLevelType w:val="multilevel"/>
    <w:tmpl w:val="0D67560A"/>
    <w:lvl w:ilvl="0">
      <w:start w:val="1"/>
      <w:numFmt w:val="decimal"/>
      <w:pStyle w:val="PatAppBody"/>
      <w:lvlText w:val="[0%1]"/>
      <w:lvlJc w:val="left"/>
      <w:pPr>
        <w:tabs>
          <w:tab w:val="left" w:pos="1080"/>
        </w:tabs>
        <w:ind w:left="0" w:firstLine="0"/>
      </w:pPr>
      <w:rPr>
        <w:rFonts w:ascii="Times New Roman Bold" w:hAnsi="Times New Roman Bold" w:hint="default"/>
        <w:b/>
        <w:i w:val="0"/>
        <w:sz w:val="24"/>
        <w:szCs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15:restartNumberingAfterBreak="0">
    <w:nsid w:val="0EFC0A48"/>
    <w:multiLevelType w:val="multilevel"/>
    <w:tmpl w:val="0EFC0A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F3520A2"/>
    <w:multiLevelType w:val="hybridMultilevel"/>
    <w:tmpl w:val="2E1EB554"/>
    <w:lvl w:ilvl="0" w:tplc="47845E95">
      <w:start w:val="1"/>
      <w:numFmt w:val="bullet"/>
      <w:lvlText w:val="•"/>
      <w:lvlJc w:val="left"/>
      <w:pPr>
        <w:ind w:left="420" w:hanging="420"/>
      </w:pPr>
      <w:rPr>
        <w:rFonts w:ascii="Arial" w:hAnsi="Arial" w:cs="Aria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0F531E1E"/>
    <w:multiLevelType w:val="multilevel"/>
    <w:tmpl w:val="FCB089A6"/>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101C3A4E"/>
    <w:multiLevelType w:val="multilevel"/>
    <w:tmpl w:val="101C3A4E"/>
    <w:lvl w:ilvl="0">
      <w:start w:val="150"/>
      <w:numFmt w:val="bullet"/>
      <w:lvlText w:val="-"/>
      <w:lvlJc w:val="left"/>
      <w:pPr>
        <w:ind w:left="360" w:hanging="360"/>
      </w:pPr>
      <w:rPr>
        <w:rFonts w:ascii="Times" w:eastAsia="Batang" w:hAnsi="Times" w:cs="Time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135E3F4A"/>
    <w:multiLevelType w:val="multilevel"/>
    <w:tmpl w:val="135E3F4A"/>
    <w:lvl w:ilvl="0">
      <w:start w:val="1"/>
      <w:numFmt w:val="bullet"/>
      <w:lvlText w:val=""/>
      <w:lvlJc w:val="left"/>
      <w:pPr>
        <w:tabs>
          <w:tab w:val="left" w:pos="0"/>
        </w:tabs>
        <w:ind w:left="840" w:hanging="420"/>
      </w:pPr>
      <w:rPr>
        <w:rFonts w:ascii="Wingdings" w:hAnsi="Wingdings" w:cs="Wingdings" w:hint="default"/>
      </w:rPr>
    </w:lvl>
    <w:lvl w:ilvl="1">
      <w:start w:val="1"/>
      <w:numFmt w:val="bullet"/>
      <w:lvlText w:val="o"/>
      <w:lvlJc w:val="left"/>
      <w:pPr>
        <w:tabs>
          <w:tab w:val="left" w:pos="1286"/>
        </w:tabs>
        <w:ind w:left="2546" w:hanging="420"/>
      </w:pPr>
      <w:rPr>
        <w:rFonts w:ascii="Courier New" w:hAnsi="Courier New" w:cs="Courier New" w:hint="default"/>
      </w:rPr>
    </w:lvl>
    <w:lvl w:ilvl="2">
      <w:numFmt w:val="bullet"/>
      <w:lvlText w:val="-"/>
      <w:lvlJc w:val="left"/>
      <w:pPr>
        <w:ind w:left="1740" w:hanging="480"/>
      </w:pPr>
      <w:rPr>
        <w:rFonts w:ascii="Times New Roman" w:eastAsia="Malgun Gothic" w:hAnsi="Times New Roman" w:cs="Times New Roman" w:hint="default"/>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31" w15:restartNumberingAfterBreak="0">
    <w:nsid w:val="13B23E42"/>
    <w:multiLevelType w:val="multilevel"/>
    <w:tmpl w:val="67EA0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BD6723"/>
    <w:multiLevelType w:val="multilevel"/>
    <w:tmpl w:val="135E3F4A"/>
    <w:lvl w:ilvl="0">
      <w:start w:val="1"/>
      <w:numFmt w:val="bullet"/>
      <w:lvlText w:val=""/>
      <w:lvlJc w:val="left"/>
      <w:pPr>
        <w:tabs>
          <w:tab w:val="left" w:pos="0"/>
        </w:tabs>
        <w:ind w:left="840" w:hanging="420"/>
      </w:pPr>
      <w:rPr>
        <w:rFonts w:ascii="Wingdings" w:hAnsi="Wingdings" w:cs="Wingdings" w:hint="default"/>
      </w:rPr>
    </w:lvl>
    <w:lvl w:ilvl="1">
      <w:start w:val="1"/>
      <w:numFmt w:val="bullet"/>
      <w:lvlText w:val="o"/>
      <w:lvlJc w:val="left"/>
      <w:pPr>
        <w:tabs>
          <w:tab w:val="left" w:pos="1286"/>
        </w:tabs>
        <w:ind w:left="2546" w:hanging="420"/>
      </w:pPr>
      <w:rPr>
        <w:rFonts w:ascii="Courier New" w:hAnsi="Courier New" w:cs="Courier New" w:hint="default"/>
      </w:rPr>
    </w:lvl>
    <w:lvl w:ilvl="2">
      <w:numFmt w:val="bullet"/>
      <w:lvlText w:val="-"/>
      <w:lvlJc w:val="left"/>
      <w:pPr>
        <w:ind w:left="1740" w:hanging="480"/>
      </w:pPr>
      <w:rPr>
        <w:rFonts w:ascii="Times New Roman" w:eastAsia="Malgun Gothic" w:hAnsi="Times New Roman" w:cs="Times New Roman" w:hint="default"/>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33" w15:restartNumberingAfterBreak="0">
    <w:nsid w:val="13ED0F03"/>
    <w:multiLevelType w:val="multilevel"/>
    <w:tmpl w:val="3A48341A"/>
    <w:styleLink w:val="StyleBulleted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574"/>
        </w:tabs>
        <w:ind w:left="1574"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43A2A2F"/>
    <w:multiLevelType w:val="hybridMultilevel"/>
    <w:tmpl w:val="36187E8C"/>
    <w:styleLink w:val="StyleBulletedSymbolsymbolLeft025Hanging02564"/>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5F63FEC"/>
    <w:multiLevelType w:val="multilevel"/>
    <w:tmpl w:val="EFB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37" w15:restartNumberingAfterBreak="0">
    <w:nsid w:val="17210182"/>
    <w:multiLevelType w:val="multilevel"/>
    <w:tmpl w:val="17210182"/>
    <w:lvl w:ilvl="0">
      <w:start w:val="1"/>
      <w:numFmt w:val="bullet"/>
      <w:lvlText w:val=""/>
      <w:lvlJc w:val="left"/>
      <w:pPr>
        <w:ind w:left="284" w:hanging="284"/>
      </w:pPr>
      <w:rPr>
        <w:rFonts w:ascii="Wingdings" w:hAnsi="Wingdings"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7BE0E62"/>
    <w:multiLevelType w:val="multilevel"/>
    <w:tmpl w:val="17BE0E62"/>
    <w:lvl w:ilvl="0">
      <w:start w:val="1"/>
      <w:numFmt w:val="bullet"/>
      <w:pStyle w:val="ListBullet2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41" w15:restartNumberingAfterBreak="0">
    <w:nsid w:val="19311C3A"/>
    <w:multiLevelType w:val="multilevel"/>
    <w:tmpl w:val="19311C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194779C8"/>
    <w:multiLevelType w:val="hybridMultilevel"/>
    <w:tmpl w:val="F8E63A56"/>
    <w:lvl w:ilvl="0" w:tplc="115E7FE2">
      <w:start w:val="1"/>
      <w:numFmt w:val="decimal"/>
      <w:pStyle w:val="Steps-9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9917804"/>
    <w:multiLevelType w:val="multilevel"/>
    <w:tmpl w:val="199178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9FA366A"/>
    <w:multiLevelType w:val="multilevel"/>
    <w:tmpl w:val="68F2906A"/>
    <w:lvl w:ilvl="0">
      <w:start w:val="11"/>
      <w:numFmt w:val="decimal"/>
      <w:lvlText w:val="%1."/>
      <w:lvlJc w:val="left"/>
      <w:pPr>
        <w:ind w:left="360" w:hanging="360"/>
      </w:pPr>
      <w:rPr>
        <w:rFonts w:eastAsia="SimSun" w:hint="default"/>
      </w:rPr>
    </w:lvl>
    <w:lvl w:ilvl="1">
      <w:start w:val="1"/>
      <w:numFmt w:val="decimal"/>
      <w:isLgl/>
      <w:lvlText w:val="%1.%2"/>
      <w:lvlJc w:val="left"/>
      <w:pPr>
        <w:ind w:left="360" w:hanging="360"/>
      </w:pPr>
      <w:rPr>
        <w:rFonts w:eastAsia="SimSun" w:hint="default"/>
        <w:color w:val="auto"/>
      </w:rPr>
    </w:lvl>
    <w:lvl w:ilvl="2">
      <w:start w:val="1"/>
      <w:numFmt w:val="decimal"/>
      <w:isLgl/>
      <w:lvlText w:val="%1.%2.%3"/>
      <w:lvlJc w:val="left"/>
      <w:pPr>
        <w:ind w:left="720" w:hanging="720"/>
      </w:pPr>
      <w:rPr>
        <w:rFonts w:eastAsia="SimSun" w:hint="default"/>
      </w:rPr>
    </w:lvl>
    <w:lvl w:ilvl="3">
      <w:start w:val="1"/>
      <w:numFmt w:val="decimal"/>
      <w:isLgl/>
      <w:lvlText w:val="%1.%2.%3.%4"/>
      <w:lvlJc w:val="left"/>
      <w:pPr>
        <w:ind w:left="1080" w:hanging="1080"/>
      </w:pPr>
      <w:rPr>
        <w:rFonts w:eastAsia="SimSun" w:hint="default"/>
      </w:rPr>
    </w:lvl>
    <w:lvl w:ilvl="4">
      <w:start w:val="1"/>
      <w:numFmt w:val="decimal"/>
      <w:isLgl/>
      <w:lvlText w:val="%1.%2.%3.%4.%5"/>
      <w:lvlJc w:val="left"/>
      <w:pPr>
        <w:ind w:left="1080" w:hanging="1080"/>
      </w:pPr>
      <w:rPr>
        <w:rFonts w:eastAsia="SimSun" w:hint="default"/>
      </w:rPr>
    </w:lvl>
    <w:lvl w:ilvl="5">
      <w:start w:val="1"/>
      <w:numFmt w:val="decimal"/>
      <w:isLgl/>
      <w:lvlText w:val="%1.%2.%3.%4.%5.%6"/>
      <w:lvlJc w:val="left"/>
      <w:pPr>
        <w:ind w:left="1440" w:hanging="1440"/>
      </w:pPr>
      <w:rPr>
        <w:rFonts w:eastAsia="SimSun" w:hint="default"/>
      </w:rPr>
    </w:lvl>
    <w:lvl w:ilvl="6">
      <w:start w:val="1"/>
      <w:numFmt w:val="decimal"/>
      <w:isLgl/>
      <w:lvlText w:val="%1.%2.%3.%4.%5.%6.%7"/>
      <w:lvlJc w:val="left"/>
      <w:pPr>
        <w:ind w:left="1440" w:hanging="1440"/>
      </w:pPr>
      <w:rPr>
        <w:rFonts w:eastAsia="SimSun" w:hint="default"/>
      </w:rPr>
    </w:lvl>
    <w:lvl w:ilvl="7">
      <w:start w:val="1"/>
      <w:numFmt w:val="decimal"/>
      <w:isLgl/>
      <w:lvlText w:val="%1.%2.%3.%4.%5.%6.%7.%8"/>
      <w:lvlJc w:val="left"/>
      <w:pPr>
        <w:ind w:left="1800" w:hanging="1800"/>
      </w:pPr>
      <w:rPr>
        <w:rFonts w:eastAsia="SimSun" w:hint="default"/>
      </w:rPr>
    </w:lvl>
    <w:lvl w:ilvl="8">
      <w:start w:val="1"/>
      <w:numFmt w:val="decimal"/>
      <w:isLgl/>
      <w:lvlText w:val="%1.%2.%3.%4.%5.%6.%7.%8.%9"/>
      <w:lvlJc w:val="left"/>
      <w:pPr>
        <w:ind w:left="1800" w:hanging="1800"/>
      </w:pPr>
      <w:rPr>
        <w:rFonts w:eastAsia="SimSun" w:hint="default"/>
      </w:rPr>
    </w:lvl>
  </w:abstractNum>
  <w:abstractNum w:abstractNumId="46"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7" w15:restartNumberingAfterBreak="0">
    <w:nsid w:val="1AD9253C"/>
    <w:multiLevelType w:val="hybridMultilevel"/>
    <w:tmpl w:val="576E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AF1556A"/>
    <w:multiLevelType w:val="multilevel"/>
    <w:tmpl w:val="1AF1556A"/>
    <w:lvl w:ilvl="0">
      <w:start w:val="1"/>
      <w:numFmt w:val="decimal"/>
      <w:pStyle w:val="Proposalstylenokia2023"/>
      <w:suff w:val="space"/>
      <w:lvlText w:val="Proposal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1B0970D7"/>
    <w:multiLevelType w:val="multilevel"/>
    <w:tmpl w:val="1B0970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D18507A"/>
    <w:multiLevelType w:val="multilevel"/>
    <w:tmpl w:val="1D18507A"/>
    <w:lvl w:ilvl="0">
      <w:start w:val="1"/>
      <w:numFmt w:val="bullet"/>
      <w:lvlText w:val=""/>
      <w:lvlJc w:val="left"/>
      <w:pPr>
        <w:ind w:left="1160" w:hanging="440"/>
      </w:pPr>
      <w:rPr>
        <w:rFonts w:ascii="Wingdings" w:hAnsi="Wingdings" w:hint="default"/>
      </w:rPr>
    </w:lvl>
    <w:lvl w:ilvl="1">
      <w:start w:val="1"/>
      <w:numFmt w:val="bullet"/>
      <w:lvlText w:val=""/>
      <w:lvlJc w:val="left"/>
      <w:pPr>
        <w:ind w:left="1600" w:hanging="440"/>
      </w:pPr>
      <w:rPr>
        <w:rFonts w:ascii="Wingdings" w:hAnsi="Wingdings" w:hint="default"/>
      </w:rPr>
    </w:lvl>
    <w:lvl w:ilvl="2">
      <w:start w:val="1"/>
      <w:numFmt w:val="bullet"/>
      <w:lvlText w:val=""/>
      <w:lvlJc w:val="left"/>
      <w:pPr>
        <w:ind w:left="2040" w:hanging="440"/>
      </w:pPr>
      <w:rPr>
        <w:rFonts w:ascii="Wingdings" w:hAnsi="Wingdings" w:hint="default"/>
      </w:rPr>
    </w:lvl>
    <w:lvl w:ilvl="3">
      <w:start w:val="1"/>
      <w:numFmt w:val="bullet"/>
      <w:lvlText w:val=""/>
      <w:lvlJc w:val="left"/>
      <w:pPr>
        <w:ind w:left="2480" w:hanging="440"/>
      </w:pPr>
      <w:rPr>
        <w:rFonts w:ascii="Wingdings" w:hAnsi="Wingdings" w:hint="default"/>
      </w:rPr>
    </w:lvl>
    <w:lvl w:ilvl="4">
      <w:start w:val="1"/>
      <w:numFmt w:val="bullet"/>
      <w:lvlText w:val=""/>
      <w:lvlJc w:val="left"/>
      <w:pPr>
        <w:ind w:left="2920" w:hanging="440"/>
      </w:pPr>
      <w:rPr>
        <w:rFonts w:ascii="Wingdings" w:hAnsi="Wingdings" w:hint="default"/>
      </w:rPr>
    </w:lvl>
    <w:lvl w:ilvl="5">
      <w:start w:val="1"/>
      <w:numFmt w:val="bullet"/>
      <w:lvlText w:val=""/>
      <w:lvlJc w:val="left"/>
      <w:pPr>
        <w:ind w:left="3360" w:hanging="440"/>
      </w:pPr>
      <w:rPr>
        <w:rFonts w:ascii="Wingdings" w:hAnsi="Wingdings" w:hint="default"/>
      </w:rPr>
    </w:lvl>
    <w:lvl w:ilvl="6">
      <w:start w:val="1"/>
      <w:numFmt w:val="bullet"/>
      <w:lvlText w:val=""/>
      <w:lvlJc w:val="left"/>
      <w:pPr>
        <w:ind w:left="3800" w:hanging="440"/>
      </w:pPr>
      <w:rPr>
        <w:rFonts w:ascii="Wingdings" w:hAnsi="Wingdings" w:hint="default"/>
      </w:rPr>
    </w:lvl>
    <w:lvl w:ilvl="7">
      <w:start w:val="1"/>
      <w:numFmt w:val="bullet"/>
      <w:lvlText w:val=""/>
      <w:lvlJc w:val="left"/>
      <w:pPr>
        <w:ind w:left="4240" w:hanging="440"/>
      </w:pPr>
      <w:rPr>
        <w:rFonts w:ascii="Wingdings" w:hAnsi="Wingdings" w:hint="default"/>
      </w:rPr>
    </w:lvl>
    <w:lvl w:ilvl="8">
      <w:start w:val="1"/>
      <w:numFmt w:val="bullet"/>
      <w:lvlText w:val=""/>
      <w:lvlJc w:val="left"/>
      <w:pPr>
        <w:ind w:left="4680" w:hanging="440"/>
      </w:pPr>
      <w:rPr>
        <w:rFonts w:ascii="Wingdings" w:hAnsi="Wingdings" w:hint="default"/>
      </w:rPr>
    </w:lvl>
  </w:abstractNum>
  <w:abstractNum w:abstractNumId="52" w15:restartNumberingAfterBreak="0">
    <w:nsid w:val="1D190C0F"/>
    <w:multiLevelType w:val="multilevel"/>
    <w:tmpl w:val="1D190C0F"/>
    <w:lvl w:ilvl="0">
      <w:start w:val="1"/>
      <w:numFmt w:val="bullet"/>
      <w:lvlText w:val=""/>
      <w:lvlJc w:val="left"/>
      <w:pPr>
        <w:ind w:left="440" w:hanging="440"/>
      </w:pPr>
      <w:rPr>
        <w:rFonts w:ascii="Wingdings" w:hAnsi="Wingdings" w:hint="default"/>
      </w:rPr>
    </w:lvl>
    <w:lvl w:ilvl="1">
      <w:start w:val="1"/>
      <w:numFmt w:val="bullet"/>
      <w:lvlText w:val="o"/>
      <w:lvlJc w:val="left"/>
      <w:pPr>
        <w:ind w:left="880" w:hanging="440"/>
      </w:pPr>
      <w:rPr>
        <w:rFonts w:ascii="Courier New" w:hAnsi="Courier New"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15:restartNumberingAfterBreak="0">
    <w:nsid w:val="1F1D4B17"/>
    <w:multiLevelType w:val="multilevel"/>
    <w:tmpl w:val="CBA64232"/>
    <w:lvl w:ilvl="0">
      <w:start w:val="1"/>
      <w:numFmt w:val="bullet"/>
      <w:lvlText w:val=""/>
      <w:lvlJc w:val="left"/>
      <w:pPr>
        <w:ind w:left="420" w:hanging="420"/>
      </w:pPr>
      <w:rPr>
        <w:rFonts w:ascii="Symbol" w:hAnsi="Symbol" w:hint="default"/>
        <w:color w:val="auto"/>
        <w:sz w:val="22"/>
        <w:szCs w:val="22"/>
        <w:lang w:val="en-US"/>
      </w:rPr>
    </w:lvl>
    <w:lvl w:ilvl="1">
      <w:start w:val="1"/>
      <w:numFmt w:val="bullet"/>
      <w:lvlText w:val=""/>
      <w:lvlJc w:val="left"/>
      <w:pPr>
        <w:ind w:left="780" w:hanging="36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4" w15:restartNumberingAfterBreak="0">
    <w:nsid w:val="1F24717F"/>
    <w:multiLevelType w:val="hybridMultilevel"/>
    <w:tmpl w:val="775214F8"/>
    <w:lvl w:ilvl="0" w:tplc="F8C427DC">
      <w:start w:val="1"/>
      <w:numFmt w:val="bullet"/>
      <w:lvlText w:val=""/>
      <w:lvlJc w:val="left"/>
      <w:pPr>
        <w:ind w:left="440" w:hanging="440"/>
      </w:pPr>
      <w:rPr>
        <w:rFonts w:ascii="Wingdings" w:hAnsi="Wingdings" w:hint="default"/>
      </w:rPr>
    </w:lvl>
    <w:lvl w:ilvl="1" w:tplc="F8C427DC">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1FBB03A8"/>
    <w:multiLevelType w:val="hybridMultilevel"/>
    <w:tmpl w:val="AEAC7D08"/>
    <w:lvl w:ilvl="0" w:tplc="4202C932">
      <w:start w:val="1"/>
      <w:numFmt w:val="bullet"/>
      <w:lvlText w:val=""/>
      <w:lvlJc w:val="left"/>
      <w:pPr>
        <w:ind w:left="440" w:hanging="440"/>
      </w:pPr>
      <w:rPr>
        <w:rFonts w:ascii="Symbol" w:eastAsia="MS Mincho" w:hAnsi="Symbol" w:cs="Times New Roman"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6" w15:restartNumberingAfterBreak="0">
    <w:nsid w:val="1FDA1E2A"/>
    <w:multiLevelType w:val="hybridMultilevel"/>
    <w:tmpl w:val="516CFFA6"/>
    <w:lvl w:ilvl="0" w:tplc="2028E602">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203B39F9"/>
    <w:multiLevelType w:val="multilevel"/>
    <w:tmpl w:val="203B39F9"/>
    <w:lvl w:ilvl="0">
      <w:numFmt w:val="bullet"/>
      <w:lvlText w:val="-"/>
      <w:lvlJc w:val="left"/>
      <w:pPr>
        <w:ind w:left="420" w:hanging="420"/>
      </w:pPr>
      <w:rPr>
        <w:rFonts w:ascii="Times New Roman" w:eastAsia="Times New Roman" w:hAnsi="Times New Roman" w:cs="Times New Roman" w:hint="default"/>
      </w:rPr>
    </w:lvl>
    <w:lvl w:ilvl="1">
      <w:start w:val="3"/>
      <w:numFmt w:val="bullet"/>
      <w:lvlText w:val="-"/>
      <w:lvlJc w:val="left"/>
      <w:pPr>
        <w:ind w:left="840" w:hanging="420"/>
      </w:pPr>
      <w:rPr>
        <w:rFonts w:ascii="Times New Roman" w:eastAsia="Malgun Gothic" w:hAnsi="Times New Roman" w:cs="Times New Roman"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8" w15:restartNumberingAfterBreak="0">
    <w:nsid w:val="20AB0233"/>
    <w:multiLevelType w:val="hybridMultilevel"/>
    <w:tmpl w:val="1B4A33FE"/>
    <w:lvl w:ilvl="0" w:tplc="47845E95">
      <w:start w:val="1"/>
      <w:numFmt w:val="bullet"/>
      <w:lvlText w:val="•"/>
      <w:lvlJc w:val="left"/>
      <w:pPr>
        <w:ind w:left="840" w:hanging="420"/>
      </w:pPr>
      <w:rPr>
        <w:rFonts w:ascii="Arial" w:hAnsi="Arial" w:cs="Arial" w:hint="default"/>
      </w:rPr>
    </w:lvl>
    <w:lvl w:ilvl="1" w:tplc="8554555E">
      <w:start w:val="150"/>
      <w:numFmt w:val="bullet"/>
      <w:lvlText w:val="-"/>
      <w:lvlJc w:val="left"/>
      <w:pPr>
        <w:ind w:left="1260" w:hanging="420"/>
      </w:pPr>
      <w:rPr>
        <w:rFonts w:ascii="Times" w:eastAsia="Batang" w:hAnsi="Times" w:cs="Time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9" w15:restartNumberingAfterBreak="0">
    <w:nsid w:val="20D96601"/>
    <w:multiLevelType w:val="hybridMultilevel"/>
    <w:tmpl w:val="26980A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21626DA1"/>
    <w:multiLevelType w:val="hybridMultilevel"/>
    <w:tmpl w:val="272644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226A6FBC"/>
    <w:multiLevelType w:val="multilevel"/>
    <w:tmpl w:val="226A6FBC"/>
    <w:lvl w:ilvl="0">
      <w:numFmt w:val="bullet"/>
      <w:lvlText w:val="-"/>
      <w:lvlJc w:val="left"/>
      <w:pPr>
        <w:ind w:left="720" w:hanging="360"/>
      </w:pPr>
      <w:rPr>
        <w:rFonts w:ascii="Times" w:eastAsia="Batang" w:hAnsi="Times" w:cs="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2F301A0"/>
    <w:multiLevelType w:val="multilevel"/>
    <w:tmpl w:val="2BF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774B5F"/>
    <w:multiLevelType w:val="multilevel"/>
    <w:tmpl w:val="23774B5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6"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8" w15:restartNumberingAfterBreak="0">
    <w:nsid w:val="26B06215"/>
    <w:multiLevelType w:val="multilevel"/>
    <w:tmpl w:val="26B06215"/>
    <w:lvl w:ilvl="0">
      <w:start w:val="1"/>
      <w:numFmt w:val="bullet"/>
      <w:lvlText w:val=""/>
      <w:lvlJc w:val="left"/>
      <w:pPr>
        <w:tabs>
          <w:tab w:val="left" w:pos="0"/>
        </w:tabs>
        <w:ind w:left="360" w:hanging="360"/>
      </w:pPr>
      <w:rPr>
        <w:rFonts w:ascii="Symbol" w:hAnsi="Symbol" w:cs="Symbol" w:hint="default"/>
        <w:b w:val="0"/>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69" w15:restartNumberingAfterBreak="0">
    <w:nsid w:val="287256D8"/>
    <w:multiLevelType w:val="hybridMultilevel"/>
    <w:tmpl w:val="0450CD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28F86914"/>
    <w:multiLevelType w:val="multilevel"/>
    <w:tmpl w:val="BAB2F10C"/>
    <w:lvl w:ilvl="0">
      <w:start w:val="1"/>
      <w:numFmt w:val="decimal"/>
      <w:pStyle w:val="title1"/>
      <w:lvlText w:val="%1."/>
      <w:lvlJc w:val="left"/>
      <w:pPr>
        <w:ind w:left="4537"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1" w15:restartNumberingAfterBreak="0">
    <w:nsid w:val="2AF40E6E"/>
    <w:multiLevelType w:val="multilevel"/>
    <w:tmpl w:val="2AF40E6E"/>
    <w:lvl w:ilvl="0">
      <w:start w:val="1"/>
      <w:numFmt w:val="bullet"/>
      <w:pStyle w:val="LGTdoc"/>
      <w:lvlText w:val=""/>
      <w:lvlJc w:val="left"/>
      <w:pPr>
        <w:tabs>
          <w:tab w:val="left" w:pos="800"/>
        </w:tabs>
        <w:ind w:left="800" w:hanging="400"/>
      </w:pPr>
      <w:rPr>
        <w:rFonts w:ascii="Wingdings" w:hAnsi="Wingdings" w:hint="default"/>
      </w:rPr>
    </w:lvl>
    <w:lvl w:ilvl="1">
      <w:start w:val="1"/>
      <w:numFmt w:val="bullet"/>
      <w:lvlText w:val=""/>
      <w:lvlJc w:val="left"/>
      <w:pPr>
        <w:tabs>
          <w:tab w:val="left" w:pos="1200"/>
        </w:tabs>
        <w:ind w:left="1200" w:hanging="400"/>
      </w:pPr>
      <w:rPr>
        <w:rFonts w:ascii="Wingdings" w:hAnsi="Wingdings" w:hint="default"/>
      </w:rPr>
    </w:lvl>
    <w:lvl w:ilvl="2">
      <w:start w:val="1"/>
      <w:numFmt w:val="bullet"/>
      <w:lvlText w:val=""/>
      <w:lvlJc w:val="left"/>
      <w:pPr>
        <w:tabs>
          <w:tab w:val="left" w:pos="1600"/>
        </w:tabs>
        <w:ind w:left="1600" w:hanging="400"/>
      </w:pPr>
      <w:rPr>
        <w:rFonts w:ascii="Wingdings" w:hAnsi="Wingdings" w:hint="default"/>
      </w:rPr>
    </w:lvl>
    <w:lvl w:ilvl="3">
      <w:start w:val="1"/>
      <w:numFmt w:val="bullet"/>
      <w:lvlText w:val=""/>
      <w:lvlJc w:val="left"/>
      <w:pPr>
        <w:tabs>
          <w:tab w:val="left" w:pos="2000"/>
        </w:tabs>
        <w:ind w:left="2000" w:hanging="400"/>
      </w:pPr>
      <w:rPr>
        <w:rFonts w:ascii="Wingdings" w:hAnsi="Wingdings" w:hint="default"/>
      </w:rPr>
    </w:lvl>
    <w:lvl w:ilvl="4">
      <w:start w:val="1"/>
      <w:numFmt w:val="bullet"/>
      <w:lvlText w:val=""/>
      <w:lvlJc w:val="left"/>
      <w:pPr>
        <w:tabs>
          <w:tab w:val="left" w:pos="2400"/>
        </w:tabs>
        <w:ind w:left="2400" w:hanging="400"/>
      </w:pPr>
      <w:rPr>
        <w:rFonts w:ascii="Wingdings" w:hAnsi="Wingdings" w:hint="default"/>
      </w:rPr>
    </w:lvl>
    <w:lvl w:ilvl="5">
      <w:start w:val="1"/>
      <w:numFmt w:val="bullet"/>
      <w:lvlText w:val=""/>
      <w:lvlJc w:val="left"/>
      <w:pPr>
        <w:tabs>
          <w:tab w:val="left" w:pos="2800"/>
        </w:tabs>
        <w:ind w:left="2800" w:hanging="400"/>
      </w:pPr>
      <w:rPr>
        <w:rFonts w:ascii="Wingdings" w:hAnsi="Wingdings" w:hint="default"/>
      </w:rPr>
    </w:lvl>
    <w:lvl w:ilvl="6">
      <w:start w:val="1"/>
      <w:numFmt w:val="bullet"/>
      <w:lvlText w:val=""/>
      <w:lvlJc w:val="left"/>
      <w:pPr>
        <w:tabs>
          <w:tab w:val="left" w:pos="3200"/>
        </w:tabs>
        <w:ind w:left="3200" w:hanging="400"/>
      </w:pPr>
      <w:rPr>
        <w:rFonts w:ascii="Wingdings" w:hAnsi="Wingdings" w:hint="default"/>
      </w:rPr>
    </w:lvl>
    <w:lvl w:ilvl="7">
      <w:start w:val="1"/>
      <w:numFmt w:val="bullet"/>
      <w:lvlText w:val=""/>
      <w:lvlJc w:val="left"/>
      <w:pPr>
        <w:tabs>
          <w:tab w:val="left" w:pos="3600"/>
        </w:tabs>
        <w:ind w:left="3600" w:hanging="400"/>
      </w:pPr>
      <w:rPr>
        <w:rFonts w:ascii="Wingdings" w:hAnsi="Wingdings" w:hint="default"/>
      </w:rPr>
    </w:lvl>
    <w:lvl w:ilvl="8">
      <w:start w:val="1"/>
      <w:numFmt w:val="bullet"/>
      <w:lvlText w:val=""/>
      <w:lvlJc w:val="left"/>
      <w:pPr>
        <w:tabs>
          <w:tab w:val="left" w:pos="4000"/>
        </w:tabs>
        <w:ind w:left="4000" w:hanging="400"/>
      </w:pPr>
      <w:rPr>
        <w:rFonts w:ascii="Wingdings" w:hAnsi="Wingdings" w:hint="default"/>
      </w:rPr>
    </w:lvl>
  </w:abstractNum>
  <w:abstractNum w:abstractNumId="72" w15:restartNumberingAfterBreak="0">
    <w:nsid w:val="2B981C5F"/>
    <w:multiLevelType w:val="multilevel"/>
    <w:tmpl w:val="18A6EC2C"/>
    <w:lvl w:ilvl="0">
      <w:start w:val="1"/>
      <w:numFmt w:val="bullet"/>
      <w:lvlText w:val="-"/>
      <w:lvlJc w:val="left"/>
      <w:pPr>
        <w:tabs>
          <w:tab w:val="num" w:pos="0"/>
        </w:tabs>
        <w:ind w:left="360" w:hanging="360"/>
      </w:pPr>
      <w:rPr>
        <w:rFonts w:ascii="Times" w:hAnsi="Times" w:cs="Time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15:restartNumberingAfterBreak="0">
    <w:nsid w:val="2BD7000E"/>
    <w:multiLevelType w:val="multilevel"/>
    <w:tmpl w:val="2BD7000E"/>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4"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75" w15:restartNumberingAfterBreak="0">
    <w:nsid w:val="2D111EEE"/>
    <w:multiLevelType w:val="hybridMultilevel"/>
    <w:tmpl w:val="9D263120"/>
    <w:lvl w:ilvl="0" w:tplc="4202C932">
      <w:start w:val="1"/>
      <w:numFmt w:val="bullet"/>
      <w:lvlText w:val=""/>
      <w:lvlJc w:val="left"/>
      <w:pPr>
        <w:ind w:left="440" w:hanging="440"/>
      </w:pPr>
      <w:rPr>
        <w:rFonts w:ascii="Symbol" w:eastAsia="MS Mincho" w:hAnsi="Symbol"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2E081C49"/>
    <w:multiLevelType w:val="multilevel"/>
    <w:tmpl w:val="05E6BDAC"/>
    <w:lvl w:ilvl="0">
      <w:start w:val="1"/>
      <w:numFmt w:val="decimal"/>
      <w:pStyle w:val="BNokiaStyle2023"/>
      <w:suff w:val="space"/>
      <w:lvlText w:val="Observation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2E291D71"/>
    <w:multiLevelType w:val="multilevel"/>
    <w:tmpl w:val="2E291D71"/>
    <w:lvl w:ilvl="0">
      <w:start w:val="1"/>
      <w:numFmt w:val="decimal"/>
      <w:pStyle w:val="01Section1"/>
      <w:lvlText w:val="%1"/>
      <w:lvlJc w:val="left"/>
      <w:pPr>
        <w:ind w:left="800" w:hanging="400"/>
      </w:pPr>
      <w:rPr>
        <w:rFonts w:hint="eastAsia"/>
      </w:rPr>
    </w:lvl>
    <w:lvl w:ilvl="1">
      <w:start w:val="1"/>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2200" w:hanging="180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560" w:hanging="2160"/>
      </w:pPr>
      <w:rPr>
        <w:rFonts w:hint="default"/>
      </w:rPr>
    </w:lvl>
    <w:lvl w:ilvl="8">
      <w:start w:val="1"/>
      <w:numFmt w:val="decimal"/>
      <w:isLgl/>
      <w:lvlText w:val="%1.%2.%3.%4.%5.%6.%7.%8.%9"/>
      <w:lvlJc w:val="left"/>
      <w:pPr>
        <w:ind w:left="2920" w:hanging="2520"/>
      </w:pPr>
      <w:rPr>
        <w:rFonts w:hint="default"/>
      </w:rPr>
    </w:lvl>
  </w:abstractNum>
  <w:abstractNum w:abstractNumId="78" w15:restartNumberingAfterBreak="0">
    <w:nsid w:val="2E3A1262"/>
    <w:multiLevelType w:val="hybridMultilevel"/>
    <w:tmpl w:val="F95CFA44"/>
    <w:lvl w:ilvl="0" w:tplc="8554555E">
      <w:start w:val="150"/>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2ED30B4E"/>
    <w:multiLevelType w:val="multilevel"/>
    <w:tmpl w:val="2ED30B4E"/>
    <w:lvl w:ilvl="0">
      <w:start w:val="1"/>
      <w:numFmt w:val="decimal"/>
      <w:pStyle w:val="TDocObservation"/>
      <w:lvlText w:val="Observation %1:"/>
      <w:lvlJc w:val="left"/>
      <w:pPr>
        <w:ind w:left="2629" w:hanging="360"/>
      </w:pPr>
      <w:rPr>
        <w:b/>
        <w:bCs/>
        <w:i w:val="0"/>
        <w:iCs w:val="0"/>
        <w:caps w:val="0"/>
        <w:smallCaps w:val="0"/>
        <w:strike w:val="0"/>
        <w:dstrike w:val="0"/>
        <w:vanish w:val="0"/>
        <w:color w:val="000000"/>
        <w:spacing w:val="0"/>
        <w:kern w:val="0"/>
        <w:position w:val="0"/>
        <w:sz w:val="24"/>
        <w:szCs w:val="24"/>
        <w:u w:val="none"/>
        <w:vertAlign w:val="baseline"/>
        <w:lang w:val="en-GB"/>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2FB01FD2"/>
    <w:multiLevelType w:val="multilevel"/>
    <w:tmpl w:val="2FB01FD2"/>
    <w:lvl w:ilvl="0">
      <w:start w:val="1"/>
      <w:numFmt w:val="decimal"/>
      <w:pStyle w:val="ListNumber4"/>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2"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83" w15:restartNumberingAfterBreak="0">
    <w:nsid w:val="301C4E6E"/>
    <w:multiLevelType w:val="multilevel"/>
    <w:tmpl w:val="301C4E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5" w15:restartNumberingAfterBreak="0">
    <w:nsid w:val="30D92038"/>
    <w:multiLevelType w:val="multilevel"/>
    <w:tmpl w:val="30D9203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6" w15:restartNumberingAfterBreak="0">
    <w:nsid w:val="313748C2"/>
    <w:multiLevelType w:val="hybridMultilevel"/>
    <w:tmpl w:val="21E81B1E"/>
    <w:styleLink w:val="StyleBulletedSymbolsymbolLeft025Hanging017"/>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16824F3"/>
    <w:multiLevelType w:val="hybridMultilevel"/>
    <w:tmpl w:val="58426A4A"/>
    <w:lvl w:ilvl="0" w:tplc="79C8796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8" w15:restartNumberingAfterBreak="0">
    <w:nsid w:val="31DA39BC"/>
    <w:multiLevelType w:val="multilevel"/>
    <w:tmpl w:val="31DA39BC"/>
    <w:lvl w:ilvl="0">
      <w:start w:val="150"/>
      <w:numFmt w:val="bullet"/>
      <w:lvlText w:val="-"/>
      <w:lvlJc w:val="left"/>
      <w:pPr>
        <w:ind w:left="360" w:hanging="360"/>
      </w:pPr>
      <w:rPr>
        <w:rFonts w:ascii="Times" w:eastAsia="Batang" w:hAnsi="Times" w:cs="Time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9" w15:restartNumberingAfterBreak="0">
    <w:nsid w:val="32A63C66"/>
    <w:multiLevelType w:val="multilevel"/>
    <w:tmpl w:val="32A63C66"/>
    <w:lvl w:ilvl="0">
      <w:start w:val="1"/>
      <w:numFmt w:val="bullet"/>
      <w:lvlText w:val=""/>
      <w:lvlJc w:val="left"/>
      <w:pPr>
        <w:tabs>
          <w:tab w:val="left" w:pos="0"/>
        </w:tabs>
        <w:ind w:left="420" w:hanging="420"/>
      </w:pPr>
      <w:rPr>
        <w:rFonts w:ascii="Wingdings" w:hAnsi="Wingdings" w:cs="Wingdings" w:hint="default"/>
      </w:rPr>
    </w:lvl>
    <w:lvl w:ilvl="1">
      <w:start w:val="150"/>
      <w:numFmt w:val="bullet"/>
      <w:lvlText w:val="-"/>
      <w:lvlJc w:val="left"/>
      <w:pPr>
        <w:tabs>
          <w:tab w:val="left" w:pos="0"/>
        </w:tabs>
        <w:ind w:left="840" w:hanging="420"/>
      </w:pPr>
      <w:rPr>
        <w:rFonts w:ascii="Arial" w:eastAsiaTheme="minorEastAsia" w:hAnsi="Arial" w:cs="Aria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Arial" w:hAnsi="Arial" w:cs="Arial" w:hint="default"/>
        <w:i w:val="0"/>
        <w:iCs/>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90" w15:restartNumberingAfterBreak="0">
    <w:nsid w:val="33A8028F"/>
    <w:multiLevelType w:val="multilevel"/>
    <w:tmpl w:val="33A8028F"/>
    <w:lvl w:ilvl="0">
      <w:start w:val="1"/>
      <w:numFmt w:val="bullet"/>
      <w:lvlText w:val=""/>
      <w:lvlJc w:val="left"/>
      <w:pPr>
        <w:ind w:left="440" w:hanging="440"/>
      </w:pPr>
      <w:rPr>
        <w:rFonts w:ascii="Wingdings" w:hAnsi="Wingdings" w:hint="default"/>
      </w:rPr>
    </w:lvl>
    <w:lvl w:ilvl="1">
      <w:start w:val="1"/>
      <w:numFmt w:val="bullet"/>
      <w:lvlText w:val="o"/>
      <w:lvlJc w:val="left"/>
      <w:pPr>
        <w:ind w:left="880" w:hanging="440"/>
      </w:pPr>
      <w:rPr>
        <w:rFonts w:ascii="Courier New" w:hAnsi="Courier New"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1" w15:restartNumberingAfterBreak="0">
    <w:nsid w:val="340F5545"/>
    <w:multiLevelType w:val="multilevel"/>
    <w:tmpl w:val="340F5545"/>
    <w:lvl w:ilvl="0">
      <w:start w:val="6"/>
      <w:numFmt w:val="bullet"/>
      <w:lvlText w:val="-"/>
      <w:lvlJc w:val="left"/>
      <w:pPr>
        <w:ind w:left="360" w:hanging="360"/>
      </w:pPr>
      <w:rPr>
        <w:rFonts w:ascii="Times New Roman" w:eastAsia="Malgun Gothic" w:hAnsi="Times New Roman" w:cs="Times New Roman"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2" w15:restartNumberingAfterBreak="0">
    <w:nsid w:val="34166322"/>
    <w:multiLevelType w:val="multilevel"/>
    <w:tmpl w:val="34166322"/>
    <w:lvl w:ilvl="0">
      <w:start w:val="1"/>
      <w:numFmt w:val="bullet"/>
      <w:lvlText w:val="•"/>
      <w:lvlJc w:val="left"/>
      <w:pPr>
        <w:ind w:left="360" w:hanging="360"/>
      </w:pPr>
      <w:rPr>
        <w:rFonts w:ascii="Arial" w:hAnsi="Arial" w:cs="Times New Roman" w:hint="default"/>
      </w:rPr>
    </w:lvl>
    <w:lvl w:ilvl="1">
      <w:start w:val="1"/>
      <w:numFmt w:val="bullet"/>
      <w:lvlText w:val="o"/>
      <w:lvlJc w:val="left"/>
      <w:pPr>
        <w:ind w:left="1080" w:hanging="360"/>
      </w:pPr>
      <w:rPr>
        <w:rFonts w:ascii="Courier New" w:hAnsi="Courier New" w:cs="Courier New" w:hint="default"/>
        <w:color w:val="FF000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3" w15:restartNumberingAfterBreak="0">
    <w:nsid w:val="341F3F59"/>
    <w:multiLevelType w:val="multilevel"/>
    <w:tmpl w:val="BDA29768"/>
    <w:lvl w:ilvl="0">
      <w:start w:val="1"/>
      <w:numFmt w:val="bullet"/>
      <w:lvlText w:val=""/>
      <w:lvlJc w:val="left"/>
      <w:pPr>
        <w:tabs>
          <w:tab w:val="num" w:pos="0"/>
        </w:tabs>
        <w:ind w:left="780" w:hanging="420"/>
      </w:pPr>
      <w:rPr>
        <w:rFonts w:ascii="Wingdings" w:hAnsi="Wingdings" w:cs="Wingdings" w:hint="default"/>
        <w:strike w:val="0"/>
      </w:rPr>
    </w:lvl>
    <w:lvl w:ilvl="1">
      <w:start w:val="1"/>
      <w:numFmt w:val="bullet"/>
      <w:lvlText w:val=""/>
      <w:lvlJc w:val="left"/>
      <w:pPr>
        <w:tabs>
          <w:tab w:val="num" w:pos="0"/>
        </w:tabs>
        <w:ind w:left="1200" w:hanging="420"/>
      </w:pPr>
      <w:rPr>
        <w:rFonts w:ascii="Wingdings" w:hAnsi="Wingdings" w:cs="Wingdings" w:hint="default"/>
      </w:rPr>
    </w:lvl>
    <w:lvl w:ilvl="2">
      <w:start w:val="1"/>
      <w:numFmt w:val="bullet"/>
      <w:lvlText w:val=""/>
      <w:lvlJc w:val="left"/>
      <w:pPr>
        <w:tabs>
          <w:tab w:val="num" w:pos="0"/>
        </w:tabs>
        <w:ind w:left="1620" w:hanging="420"/>
      </w:pPr>
      <w:rPr>
        <w:rFonts w:ascii="Wingdings" w:hAnsi="Wingdings" w:cs="Wingdings" w:hint="default"/>
      </w:rPr>
    </w:lvl>
    <w:lvl w:ilvl="3">
      <w:start w:val="1"/>
      <w:numFmt w:val="bullet"/>
      <w:lvlText w:val=""/>
      <w:lvlJc w:val="left"/>
      <w:pPr>
        <w:tabs>
          <w:tab w:val="num" w:pos="0"/>
        </w:tabs>
        <w:ind w:left="2040" w:hanging="420"/>
      </w:pPr>
      <w:rPr>
        <w:rFonts w:ascii="Wingdings" w:hAnsi="Wingdings" w:cs="Wingdings" w:hint="default"/>
      </w:rPr>
    </w:lvl>
    <w:lvl w:ilvl="4">
      <w:start w:val="1"/>
      <w:numFmt w:val="bullet"/>
      <w:lvlText w:val=""/>
      <w:lvlJc w:val="left"/>
      <w:pPr>
        <w:tabs>
          <w:tab w:val="num" w:pos="0"/>
        </w:tabs>
        <w:ind w:left="2460" w:hanging="420"/>
      </w:pPr>
      <w:rPr>
        <w:rFonts w:ascii="Wingdings" w:hAnsi="Wingdings" w:cs="Wingdings" w:hint="default"/>
      </w:rPr>
    </w:lvl>
    <w:lvl w:ilvl="5">
      <w:start w:val="1"/>
      <w:numFmt w:val="bullet"/>
      <w:lvlText w:val=""/>
      <w:lvlJc w:val="left"/>
      <w:pPr>
        <w:tabs>
          <w:tab w:val="num" w:pos="0"/>
        </w:tabs>
        <w:ind w:left="2880" w:hanging="420"/>
      </w:pPr>
      <w:rPr>
        <w:rFonts w:ascii="Wingdings" w:hAnsi="Wingdings" w:cs="Wingdings" w:hint="default"/>
      </w:rPr>
    </w:lvl>
    <w:lvl w:ilvl="6">
      <w:start w:val="1"/>
      <w:numFmt w:val="bullet"/>
      <w:lvlText w:val=""/>
      <w:lvlJc w:val="left"/>
      <w:pPr>
        <w:tabs>
          <w:tab w:val="num" w:pos="0"/>
        </w:tabs>
        <w:ind w:left="3300" w:hanging="420"/>
      </w:pPr>
      <w:rPr>
        <w:rFonts w:ascii="Wingdings" w:hAnsi="Wingdings" w:cs="Wingdings" w:hint="default"/>
      </w:rPr>
    </w:lvl>
    <w:lvl w:ilvl="7">
      <w:start w:val="1"/>
      <w:numFmt w:val="bullet"/>
      <w:lvlText w:val=""/>
      <w:lvlJc w:val="left"/>
      <w:pPr>
        <w:tabs>
          <w:tab w:val="num" w:pos="0"/>
        </w:tabs>
        <w:ind w:left="3720" w:hanging="420"/>
      </w:pPr>
      <w:rPr>
        <w:rFonts w:ascii="Wingdings" w:hAnsi="Wingdings" w:cs="Wingdings" w:hint="default"/>
      </w:rPr>
    </w:lvl>
    <w:lvl w:ilvl="8">
      <w:start w:val="1"/>
      <w:numFmt w:val="bullet"/>
      <w:lvlText w:val=""/>
      <w:lvlJc w:val="left"/>
      <w:pPr>
        <w:tabs>
          <w:tab w:val="num" w:pos="0"/>
        </w:tabs>
        <w:ind w:left="4140" w:hanging="420"/>
      </w:pPr>
      <w:rPr>
        <w:rFonts w:ascii="Wingdings" w:hAnsi="Wingdings" w:cs="Wingdings" w:hint="default"/>
      </w:rPr>
    </w:lvl>
  </w:abstractNum>
  <w:abstractNum w:abstractNumId="94"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95" w15:restartNumberingAfterBreak="0">
    <w:nsid w:val="364E1C65"/>
    <w:multiLevelType w:val="multilevel"/>
    <w:tmpl w:val="A67ECD5E"/>
    <w:lvl w:ilvl="0">
      <w:start w:val="8"/>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i w:val="0"/>
        <w:iCs w:val="0"/>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96" w15:restartNumberingAfterBreak="0">
    <w:nsid w:val="366C12A6"/>
    <w:multiLevelType w:val="multilevel"/>
    <w:tmpl w:val="366C12A6"/>
    <w:lvl w:ilvl="0">
      <w:start w:val="1"/>
      <w:numFmt w:val="bullet"/>
      <w:lvlText w:val=""/>
      <w:lvlJc w:val="left"/>
      <w:pPr>
        <w:ind w:left="1159" w:hanging="360"/>
      </w:pPr>
      <w:rPr>
        <w:rFonts w:ascii="Symbol" w:hAnsi="Symbol" w:hint="default"/>
      </w:rPr>
    </w:lvl>
    <w:lvl w:ilvl="1">
      <w:start w:val="1"/>
      <w:numFmt w:val="bullet"/>
      <w:lvlText w:val="o"/>
      <w:lvlJc w:val="left"/>
      <w:pPr>
        <w:ind w:left="1879" w:hanging="360"/>
      </w:pPr>
      <w:rPr>
        <w:rFonts w:ascii="Courier New" w:hAnsi="Courier New" w:cs="Courier New" w:hint="default"/>
      </w:rPr>
    </w:lvl>
    <w:lvl w:ilvl="2">
      <w:start w:val="1"/>
      <w:numFmt w:val="bullet"/>
      <w:lvlText w:val=""/>
      <w:lvlJc w:val="left"/>
      <w:pPr>
        <w:ind w:left="2599" w:hanging="360"/>
      </w:pPr>
      <w:rPr>
        <w:rFonts w:ascii="Wingdings" w:hAnsi="Wingdings" w:hint="default"/>
      </w:rPr>
    </w:lvl>
    <w:lvl w:ilvl="3">
      <w:start w:val="1"/>
      <w:numFmt w:val="bullet"/>
      <w:lvlText w:val=""/>
      <w:lvlJc w:val="left"/>
      <w:pPr>
        <w:ind w:left="3319" w:hanging="360"/>
      </w:pPr>
      <w:rPr>
        <w:rFonts w:ascii="Symbol" w:hAnsi="Symbol" w:hint="default"/>
      </w:rPr>
    </w:lvl>
    <w:lvl w:ilvl="4">
      <w:start w:val="1"/>
      <w:numFmt w:val="bullet"/>
      <w:lvlText w:val="o"/>
      <w:lvlJc w:val="left"/>
      <w:pPr>
        <w:ind w:left="4039" w:hanging="360"/>
      </w:pPr>
      <w:rPr>
        <w:rFonts w:ascii="Courier New" w:hAnsi="Courier New" w:cs="Courier New" w:hint="default"/>
      </w:rPr>
    </w:lvl>
    <w:lvl w:ilvl="5">
      <w:start w:val="1"/>
      <w:numFmt w:val="bullet"/>
      <w:lvlText w:val=""/>
      <w:lvlJc w:val="left"/>
      <w:pPr>
        <w:ind w:left="4759" w:hanging="360"/>
      </w:pPr>
      <w:rPr>
        <w:rFonts w:ascii="Wingdings" w:hAnsi="Wingdings" w:hint="default"/>
      </w:rPr>
    </w:lvl>
    <w:lvl w:ilvl="6">
      <w:start w:val="1"/>
      <w:numFmt w:val="bullet"/>
      <w:lvlText w:val=""/>
      <w:lvlJc w:val="left"/>
      <w:pPr>
        <w:ind w:left="5479" w:hanging="360"/>
      </w:pPr>
      <w:rPr>
        <w:rFonts w:ascii="Symbol" w:hAnsi="Symbol" w:hint="default"/>
      </w:rPr>
    </w:lvl>
    <w:lvl w:ilvl="7">
      <w:start w:val="1"/>
      <w:numFmt w:val="bullet"/>
      <w:lvlText w:val="o"/>
      <w:lvlJc w:val="left"/>
      <w:pPr>
        <w:ind w:left="6199" w:hanging="360"/>
      </w:pPr>
      <w:rPr>
        <w:rFonts w:ascii="Courier New" w:hAnsi="Courier New" w:cs="Courier New" w:hint="default"/>
      </w:rPr>
    </w:lvl>
    <w:lvl w:ilvl="8">
      <w:start w:val="1"/>
      <w:numFmt w:val="bullet"/>
      <w:lvlText w:val=""/>
      <w:lvlJc w:val="left"/>
      <w:pPr>
        <w:ind w:left="6919" w:hanging="360"/>
      </w:pPr>
      <w:rPr>
        <w:rFonts w:ascii="Wingdings" w:hAnsi="Wingdings" w:hint="default"/>
      </w:rPr>
    </w:lvl>
  </w:abstractNum>
  <w:abstractNum w:abstractNumId="97" w15:restartNumberingAfterBreak="0">
    <w:nsid w:val="36A16D62"/>
    <w:multiLevelType w:val="multilevel"/>
    <w:tmpl w:val="0EA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80E3366"/>
    <w:multiLevelType w:val="multilevel"/>
    <w:tmpl w:val="4A1A2042"/>
    <w:lvl w:ilvl="0">
      <w:start w:val="9"/>
      <w:numFmt w:val="decimal"/>
      <w:lvlText w:val="%1."/>
      <w:lvlJc w:val="left"/>
      <w:pPr>
        <w:ind w:left="360" w:hanging="360"/>
      </w:pPr>
      <w:rPr>
        <w:rFonts w:eastAsia="SimSun" w:hint="default"/>
      </w:rPr>
    </w:lvl>
    <w:lvl w:ilvl="1">
      <w:start w:val="1"/>
      <w:numFmt w:val="decimal"/>
      <w:isLgl/>
      <w:lvlText w:val="%1.%2"/>
      <w:lvlJc w:val="left"/>
      <w:pPr>
        <w:ind w:left="360" w:hanging="360"/>
      </w:pPr>
      <w:rPr>
        <w:rFonts w:eastAsia="SimSun" w:hint="default"/>
      </w:rPr>
    </w:lvl>
    <w:lvl w:ilvl="2">
      <w:start w:val="1"/>
      <w:numFmt w:val="decimal"/>
      <w:isLgl/>
      <w:lvlText w:val="%1.%2.%3"/>
      <w:lvlJc w:val="left"/>
      <w:pPr>
        <w:ind w:left="720" w:hanging="720"/>
      </w:pPr>
      <w:rPr>
        <w:rFonts w:eastAsia="SimSun" w:hint="default"/>
      </w:rPr>
    </w:lvl>
    <w:lvl w:ilvl="3">
      <w:start w:val="1"/>
      <w:numFmt w:val="decimal"/>
      <w:isLgl/>
      <w:lvlText w:val="%1.%2.%3.%4"/>
      <w:lvlJc w:val="left"/>
      <w:pPr>
        <w:ind w:left="1080" w:hanging="1080"/>
      </w:pPr>
      <w:rPr>
        <w:rFonts w:eastAsia="SimSun" w:hint="default"/>
      </w:rPr>
    </w:lvl>
    <w:lvl w:ilvl="4">
      <w:start w:val="1"/>
      <w:numFmt w:val="decimal"/>
      <w:isLgl/>
      <w:lvlText w:val="%1.%2.%3.%4.%5"/>
      <w:lvlJc w:val="left"/>
      <w:pPr>
        <w:ind w:left="1080" w:hanging="1080"/>
      </w:pPr>
      <w:rPr>
        <w:rFonts w:eastAsia="SimSun" w:hint="default"/>
      </w:rPr>
    </w:lvl>
    <w:lvl w:ilvl="5">
      <w:start w:val="1"/>
      <w:numFmt w:val="decimal"/>
      <w:isLgl/>
      <w:lvlText w:val="%1.%2.%3.%4.%5.%6"/>
      <w:lvlJc w:val="left"/>
      <w:pPr>
        <w:ind w:left="1440" w:hanging="1440"/>
      </w:pPr>
      <w:rPr>
        <w:rFonts w:eastAsia="SimSun" w:hint="default"/>
      </w:rPr>
    </w:lvl>
    <w:lvl w:ilvl="6">
      <w:start w:val="1"/>
      <w:numFmt w:val="decimal"/>
      <w:isLgl/>
      <w:lvlText w:val="%1.%2.%3.%4.%5.%6.%7"/>
      <w:lvlJc w:val="left"/>
      <w:pPr>
        <w:ind w:left="1440" w:hanging="1440"/>
      </w:pPr>
      <w:rPr>
        <w:rFonts w:eastAsia="SimSun" w:hint="default"/>
      </w:rPr>
    </w:lvl>
    <w:lvl w:ilvl="7">
      <w:start w:val="1"/>
      <w:numFmt w:val="decimal"/>
      <w:isLgl/>
      <w:lvlText w:val="%1.%2.%3.%4.%5.%6.%7.%8"/>
      <w:lvlJc w:val="left"/>
      <w:pPr>
        <w:ind w:left="1800" w:hanging="1800"/>
      </w:pPr>
      <w:rPr>
        <w:rFonts w:eastAsia="SimSun" w:hint="default"/>
      </w:rPr>
    </w:lvl>
    <w:lvl w:ilvl="8">
      <w:start w:val="1"/>
      <w:numFmt w:val="decimal"/>
      <w:isLgl/>
      <w:lvlText w:val="%1.%2.%3.%4.%5.%6.%7.%8.%9"/>
      <w:lvlJc w:val="left"/>
      <w:pPr>
        <w:ind w:left="1800" w:hanging="1800"/>
      </w:pPr>
      <w:rPr>
        <w:rFonts w:eastAsia="SimSun" w:hint="default"/>
      </w:rPr>
    </w:lvl>
  </w:abstractNum>
  <w:abstractNum w:abstractNumId="99"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38C9476E"/>
    <w:multiLevelType w:val="hybridMultilevel"/>
    <w:tmpl w:val="4BA8C31A"/>
    <w:styleLink w:val="StyleBulletedSymbolsymbolLeft025Hanging025131"/>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2"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3C0123BC"/>
    <w:multiLevelType w:val="multilevel"/>
    <w:tmpl w:val="3C0123BC"/>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PMingLiU" w:eastAsia="PMingLiU" w:hAnsi="PMingLiU" w:hint="eastAsia"/>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4" w15:restartNumberingAfterBreak="0">
    <w:nsid w:val="3D5B159E"/>
    <w:multiLevelType w:val="hybridMultilevel"/>
    <w:tmpl w:val="E228D622"/>
    <w:lvl w:ilvl="0" w:tplc="71AA0D46">
      <w:start w:val="5"/>
      <w:numFmt w:val="bullet"/>
      <w:lvlText w:val="-"/>
      <w:lvlJc w:val="left"/>
      <w:pPr>
        <w:ind w:left="1260" w:hanging="420"/>
      </w:pPr>
      <w:rPr>
        <w:rFonts w:ascii="Times New Roman" w:eastAsia="Microsoft YaHei" w:hAnsi="Times New Roman" w:cs="Times New Roman" w:hint="default"/>
        <w:color w:val="auto"/>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5" w15:restartNumberingAfterBreak="0">
    <w:nsid w:val="3D750326"/>
    <w:multiLevelType w:val="multilevel"/>
    <w:tmpl w:val="3D75032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6" w15:restartNumberingAfterBreak="0">
    <w:nsid w:val="3E06308F"/>
    <w:multiLevelType w:val="multilevel"/>
    <w:tmpl w:val="3E0630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15:restartNumberingAfterBreak="0">
    <w:nsid w:val="3FE1497B"/>
    <w:multiLevelType w:val="multilevel"/>
    <w:tmpl w:val="3FE1497B"/>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PMingLiU" w:eastAsia="PMingLiU" w:hAnsi="PMingLiU" w:hint="eastAsia"/>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8" w15:restartNumberingAfterBreak="0">
    <w:nsid w:val="3FE91D8F"/>
    <w:multiLevelType w:val="hybridMultilevel"/>
    <w:tmpl w:val="60ECBE74"/>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9" w15:restartNumberingAfterBreak="0">
    <w:nsid w:val="40605A3E"/>
    <w:multiLevelType w:val="multilevel"/>
    <w:tmpl w:val="69D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11"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12" w15:restartNumberingAfterBreak="0">
    <w:nsid w:val="410F1BBE"/>
    <w:multiLevelType w:val="hybridMultilevel"/>
    <w:tmpl w:val="8C74DB1A"/>
    <w:lvl w:ilvl="0" w:tplc="19260F8A">
      <w:start w:val="1"/>
      <w:numFmt w:val="decimal"/>
      <w:pStyle w:val="Steps-8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99442B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419E022B"/>
    <w:multiLevelType w:val="multilevel"/>
    <w:tmpl w:val="419E022B"/>
    <w:lvl w:ilvl="0">
      <w:start w:val="1"/>
      <w:numFmt w:val="bullet"/>
      <w:lvlText w:val=""/>
      <w:lvlJc w:val="left"/>
      <w:pPr>
        <w:ind w:left="720" w:hanging="360"/>
      </w:pPr>
      <w:rPr>
        <w:rFonts w:ascii="Symbol" w:hAnsi="Symbol"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15" w15:restartNumberingAfterBreak="0">
    <w:nsid w:val="42A46124"/>
    <w:multiLevelType w:val="multilevel"/>
    <w:tmpl w:val="417F6AFB"/>
    <w:lvl w:ilvl="0">
      <w:start w:val="1"/>
      <w:numFmt w:val="bullet"/>
      <w:pStyle w:val="3GPPH2"/>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6"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2B553E0"/>
    <w:multiLevelType w:val="multilevel"/>
    <w:tmpl w:val="42B553E0"/>
    <w:lvl w:ilvl="0">
      <w:numFmt w:val="bullet"/>
      <w:lvlText w:val=""/>
      <w:lvlJc w:val="left"/>
      <w:pPr>
        <w:ind w:left="360" w:hanging="360"/>
      </w:pPr>
      <w:rPr>
        <w:rFonts w:ascii="Symbol" w:eastAsia="Calibri" w:hAnsi="Symbol" w:cs="Times New Roman" w:hint="default"/>
        <w:lang w:val="en-US"/>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8"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9"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2"/>
      <w:suff w:val="space"/>
      <w:lvlText w:val="表%9"/>
      <w:lvlJc w:val="center"/>
      <w:pPr>
        <w:ind w:left="0" w:firstLine="0"/>
      </w:pPr>
      <w:rPr>
        <w:rFonts w:ascii="Arial" w:eastAsia="SimHei" w:hAnsi="Arial" w:hint="default"/>
        <w:b w:val="0"/>
        <w:i w:val="0"/>
        <w:sz w:val="18"/>
        <w:szCs w:val="18"/>
      </w:rPr>
    </w:lvl>
  </w:abstractNum>
  <w:abstractNum w:abstractNumId="120"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44011445"/>
    <w:multiLevelType w:val="hybridMultilevel"/>
    <w:tmpl w:val="433CB3AC"/>
    <w:lvl w:ilvl="0" w:tplc="797299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4E70689"/>
    <w:multiLevelType w:val="singleLevel"/>
    <w:tmpl w:val="44E70689"/>
    <w:lvl w:ilvl="0">
      <w:start w:val="1"/>
      <w:numFmt w:val="upperLetter"/>
      <w:pStyle w:val="Appendix1"/>
      <w:lvlText w:val="Appendix %1"/>
      <w:lvlJc w:val="left"/>
      <w:pPr>
        <w:ind w:left="360" w:hanging="36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123" w15:restartNumberingAfterBreak="0">
    <w:nsid w:val="45656483"/>
    <w:multiLevelType w:val="multilevel"/>
    <w:tmpl w:val="45656483"/>
    <w:lvl w:ilvl="0">
      <w:start w:val="8"/>
      <w:numFmt w:val="decimal"/>
      <w:pStyle w:val="observation"/>
      <w:lvlText w:val="Observation %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4" w15:restartNumberingAfterBreak="0">
    <w:nsid w:val="45E05BD5"/>
    <w:multiLevelType w:val="hybridMultilevel"/>
    <w:tmpl w:val="41A6D55A"/>
    <w:styleLink w:val="StyleBulletedSymbolsymbolLeft025Hanging025217"/>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15:restartNumberingAfterBreak="0">
    <w:nsid w:val="46D87D36"/>
    <w:multiLevelType w:val="multilevel"/>
    <w:tmpl w:val="46D87D36"/>
    <w:lvl w:ilvl="0">
      <w:start w:val="1"/>
      <w:numFmt w:val="bullet"/>
      <w:pStyle w:val="ListBullet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b/>
        <w:i w:val="0"/>
        <w:sz w:val="20"/>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128" w15:restartNumberingAfterBreak="0">
    <w:nsid w:val="47001B28"/>
    <w:multiLevelType w:val="hybridMultilevel"/>
    <w:tmpl w:val="49FCB6D8"/>
    <w:lvl w:ilvl="0" w:tplc="04090003">
      <w:start w:val="1"/>
      <w:numFmt w:val="bullet"/>
      <w:lvlText w:val="o"/>
      <w:lvlJc w:val="left"/>
      <w:pPr>
        <w:ind w:left="800" w:hanging="400"/>
      </w:pPr>
      <w:rPr>
        <w:rFonts w:ascii="Courier New" w:hAnsi="Courier New" w:cs="Courier New" w:hint="default"/>
      </w:rPr>
    </w:lvl>
    <w:lvl w:ilvl="1" w:tplc="32E340A9">
      <w:start w:val="1"/>
      <w:numFmt w:val="bullet"/>
      <w:lvlText w:val="•"/>
      <w:lvlJc w:val="left"/>
      <w:pPr>
        <w:ind w:left="1200" w:hanging="400"/>
      </w:pPr>
      <w:rPr>
        <w:rFonts w:ascii="Arial" w:hAnsi="Arial" w:cs="Aria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9" w15:restartNumberingAfterBreak="0">
    <w:nsid w:val="47FB3A91"/>
    <w:multiLevelType w:val="multilevel"/>
    <w:tmpl w:val="47FB3A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0" w15:restartNumberingAfterBreak="0">
    <w:nsid w:val="48246408"/>
    <w:multiLevelType w:val="hybridMultilevel"/>
    <w:tmpl w:val="8DD832A2"/>
    <w:lvl w:ilvl="0" w:tplc="A1AE4148">
      <w:start w:val="5"/>
      <w:numFmt w:val="bullet"/>
      <w:lvlText w:val="-"/>
      <w:lvlJc w:val="left"/>
      <w:pPr>
        <w:ind w:left="720" w:hanging="360"/>
      </w:pPr>
      <w:rPr>
        <w:rFonts w:ascii="Times New Roman" w:eastAsia="SimSun" w:hAnsi="Times New Roman" w:cs="Times New Roman" w:hint="default"/>
        <w:color w:val="000000"/>
      </w:rPr>
    </w:lvl>
    <w:lvl w:ilvl="1" w:tplc="8554555E">
      <w:start w:val="150"/>
      <w:numFmt w:val="bullet"/>
      <w:lvlText w:val="-"/>
      <w:lvlJc w:val="left"/>
      <w:pPr>
        <w:ind w:left="1080" w:hanging="360"/>
      </w:pPr>
      <w:rPr>
        <w:rFonts w:ascii="Times" w:eastAsia="Batang" w:hAnsi="Times" w:cs="Time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8B764A8"/>
    <w:multiLevelType w:val="multilevel"/>
    <w:tmpl w:val="48B764A8"/>
    <w:lvl w:ilvl="0">
      <w:start w:val="1"/>
      <w:numFmt w:val="decimal"/>
      <w:pStyle w:val="a3"/>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2" w15:restartNumberingAfterBreak="0">
    <w:nsid w:val="49B56AC7"/>
    <w:multiLevelType w:val="multilevel"/>
    <w:tmpl w:val="68EEC874"/>
    <w:lvl w:ilvl="0">
      <w:start w:val="1"/>
      <w:numFmt w:val="decimal"/>
      <w:lvlText w:val="%1."/>
      <w:lvlJc w:val="left"/>
      <w:pPr>
        <w:ind w:left="360" w:hanging="360"/>
      </w:pPr>
      <w:rPr>
        <w:rFonts w:eastAsia="DengXian" w:hint="default"/>
      </w:rPr>
    </w:lvl>
    <w:lvl w:ilvl="1">
      <w:start w:val="2"/>
      <w:numFmt w:val="decimal"/>
      <w:isLgl/>
      <w:lvlText w:val="%1.%2"/>
      <w:lvlJc w:val="left"/>
      <w:pPr>
        <w:ind w:left="360" w:hanging="360"/>
      </w:pPr>
      <w:rPr>
        <w:rFonts w:eastAsia="DengXian" w:hint="default"/>
      </w:rPr>
    </w:lvl>
    <w:lvl w:ilvl="2">
      <w:start w:val="1"/>
      <w:numFmt w:val="decimal"/>
      <w:isLgl/>
      <w:lvlText w:val="%1.%2.%3"/>
      <w:lvlJc w:val="left"/>
      <w:pPr>
        <w:ind w:left="720" w:hanging="720"/>
      </w:pPr>
      <w:rPr>
        <w:rFonts w:eastAsia="DengXian" w:hint="default"/>
      </w:rPr>
    </w:lvl>
    <w:lvl w:ilvl="3">
      <w:start w:val="1"/>
      <w:numFmt w:val="decimal"/>
      <w:isLgl/>
      <w:lvlText w:val="%1.%2.%3.%4"/>
      <w:lvlJc w:val="left"/>
      <w:pPr>
        <w:ind w:left="1080" w:hanging="1080"/>
      </w:pPr>
      <w:rPr>
        <w:rFonts w:eastAsia="DengXian" w:hint="default"/>
      </w:rPr>
    </w:lvl>
    <w:lvl w:ilvl="4">
      <w:start w:val="1"/>
      <w:numFmt w:val="decimal"/>
      <w:isLgl/>
      <w:lvlText w:val="%1.%2.%3.%4.%5"/>
      <w:lvlJc w:val="left"/>
      <w:pPr>
        <w:ind w:left="1080" w:hanging="1080"/>
      </w:pPr>
      <w:rPr>
        <w:rFonts w:eastAsia="DengXian" w:hint="default"/>
      </w:rPr>
    </w:lvl>
    <w:lvl w:ilvl="5">
      <w:start w:val="1"/>
      <w:numFmt w:val="decimal"/>
      <w:isLgl/>
      <w:lvlText w:val="%1.%2.%3.%4.%5.%6"/>
      <w:lvlJc w:val="left"/>
      <w:pPr>
        <w:ind w:left="1440" w:hanging="1440"/>
      </w:pPr>
      <w:rPr>
        <w:rFonts w:eastAsia="DengXian" w:hint="default"/>
      </w:rPr>
    </w:lvl>
    <w:lvl w:ilvl="6">
      <w:start w:val="1"/>
      <w:numFmt w:val="decimal"/>
      <w:isLgl/>
      <w:lvlText w:val="%1.%2.%3.%4.%5.%6.%7"/>
      <w:lvlJc w:val="left"/>
      <w:pPr>
        <w:ind w:left="1440" w:hanging="1440"/>
      </w:pPr>
      <w:rPr>
        <w:rFonts w:eastAsia="DengXian" w:hint="default"/>
      </w:rPr>
    </w:lvl>
    <w:lvl w:ilvl="7">
      <w:start w:val="1"/>
      <w:numFmt w:val="decimal"/>
      <w:isLgl/>
      <w:lvlText w:val="%1.%2.%3.%4.%5.%6.%7.%8"/>
      <w:lvlJc w:val="left"/>
      <w:pPr>
        <w:ind w:left="1800" w:hanging="1800"/>
      </w:pPr>
      <w:rPr>
        <w:rFonts w:eastAsia="DengXian" w:hint="default"/>
      </w:rPr>
    </w:lvl>
    <w:lvl w:ilvl="8">
      <w:start w:val="1"/>
      <w:numFmt w:val="decimal"/>
      <w:isLgl/>
      <w:lvlText w:val="%1.%2.%3.%4.%5.%6.%7.%8.%9"/>
      <w:lvlJc w:val="left"/>
      <w:pPr>
        <w:ind w:left="1800" w:hanging="1800"/>
      </w:pPr>
      <w:rPr>
        <w:rFonts w:eastAsia="DengXian" w:hint="default"/>
      </w:rPr>
    </w:lvl>
  </w:abstractNum>
  <w:abstractNum w:abstractNumId="133" w15:restartNumberingAfterBreak="0">
    <w:nsid w:val="49BE47F6"/>
    <w:multiLevelType w:val="hybridMultilevel"/>
    <w:tmpl w:val="E0C21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9E17D2C"/>
    <w:multiLevelType w:val="hybridMultilevel"/>
    <w:tmpl w:val="B030D500"/>
    <w:lvl w:ilvl="0" w:tplc="F8C427D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5"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136" w15:restartNumberingAfterBreak="0">
    <w:nsid w:val="4A764987"/>
    <w:multiLevelType w:val="multilevel"/>
    <w:tmpl w:val="4A764987"/>
    <w:lvl w:ilvl="0">
      <w:numFmt w:val="bullet"/>
      <w:lvlText w:val=""/>
      <w:lvlJc w:val="left"/>
      <w:pPr>
        <w:ind w:left="360" w:hanging="360"/>
      </w:pPr>
      <w:rPr>
        <w:rFonts w:ascii="Symbol" w:eastAsia="Times New Roman" w:hAnsi="Symbol"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numFmt w:val="bullet"/>
      <w:lvlText w:val="•"/>
      <w:lvlJc w:val="left"/>
      <w:pPr>
        <w:ind w:left="2880" w:hanging="720"/>
      </w:pPr>
      <w:rPr>
        <w:rFonts w:ascii="Times New Roman" w:eastAsia="Times New Roman" w:hAnsi="Times New Roman" w:cs="Times New Roman"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7" w15:restartNumberingAfterBreak="0">
    <w:nsid w:val="4AD91956"/>
    <w:multiLevelType w:val="hybridMultilevel"/>
    <w:tmpl w:val="EAFC5F2A"/>
    <w:lvl w:ilvl="0" w:tplc="F8C427DC">
      <w:start w:val="1"/>
      <w:numFmt w:val="bullet"/>
      <w:lvlText w:val=""/>
      <w:lvlJc w:val="left"/>
      <w:pPr>
        <w:ind w:left="440" w:hanging="440"/>
      </w:pPr>
      <w:rPr>
        <w:rFonts w:ascii="Wingdings" w:hAnsi="Wingdings" w:hint="default"/>
      </w:rPr>
    </w:lvl>
    <w:lvl w:ilvl="1" w:tplc="F8C427DC">
      <w:start w:val="1"/>
      <w:numFmt w:val="bullet"/>
      <w:lvlText w:val=""/>
      <w:lvlJc w:val="left"/>
      <w:pPr>
        <w:ind w:left="880" w:hanging="440"/>
      </w:pPr>
      <w:rPr>
        <w:rFonts w:ascii="Wingdings" w:hAnsi="Wingdings" w:hint="default"/>
      </w:rPr>
    </w:lvl>
    <w:lvl w:ilvl="2" w:tplc="F8C427DC">
      <w:start w:val="1"/>
      <w:numFmt w:val="bullet"/>
      <w:lvlText w:val=""/>
      <w:lvlJc w:val="left"/>
      <w:pPr>
        <w:ind w:left="1320" w:hanging="440"/>
      </w:pPr>
      <w:rPr>
        <w:rFonts w:ascii="Wingdings" w:hAnsi="Wingdings" w:hint="default"/>
      </w:rPr>
    </w:lvl>
    <w:lvl w:ilvl="3" w:tplc="04090001">
      <w:start w:val="1"/>
      <w:numFmt w:val="bullet"/>
      <w:lvlText w:val=""/>
      <w:lvlJc w:val="left"/>
      <w:pPr>
        <w:ind w:left="440" w:hanging="440"/>
      </w:pPr>
      <w:rPr>
        <w:rFonts w:ascii="Symbol" w:hAnsi="Symbol"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8"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139" w15:restartNumberingAfterBreak="0">
    <w:nsid w:val="4B541E89"/>
    <w:multiLevelType w:val="hybridMultilevel"/>
    <w:tmpl w:val="5816D9D0"/>
    <w:lvl w:ilvl="0" w:tplc="49C80E5C">
      <w:numFmt w:val="bullet"/>
      <w:lvlText w:val="-"/>
      <w:lvlJc w:val="left"/>
      <w:pPr>
        <w:ind w:left="360" w:hanging="360"/>
      </w:pPr>
      <w:rPr>
        <w:rFonts w:ascii="Times" w:eastAsia="DengXian" w:hAnsi="Times" w:cs="Time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0"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1" w15:restartNumberingAfterBreak="0">
    <w:nsid w:val="4CD96367"/>
    <w:multiLevelType w:val="hybridMultilevel"/>
    <w:tmpl w:val="725CBCE2"/>
    <w:lvl w:ilvl="0" w:tplc="47845E95">
      <w:start w:val="1"/>
      <w:numFmt w:val="bullet"/>
      <w:lvlText w:val="•"/>
      <w:lvlJc w:val="left"/>
      <w:pPr>
        <w:ind w:left="840" w:hanging="420"/>
      </w:pPr>
      <w:rPr>
        <w:rFonts w:ascii="Arial"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2" w15:restartNumberingAfterBreak="0">
    <w:nsid w:val="4E183067"/>
    <w:multiLevelType w:val="multilevel"/>
    <w:tmpl w:val="236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0BC10C2"/>
    <w:multiLevelType w:val="multilevel"/>
    <w:tmpl w:val="50BC10C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4" w15:restartNumberingAfterBreak="0">
    <w:nsid w:val="50F10317"/>
    <w:multiLevelType w:val="multilevel"/>
    <w:tmpl w:val="AFBC4856"/>
    <w:styleLink w:val="StyleBulletedSymbolsymbolLeft025Hanging025228"/>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5101505E"/>
    <w:multiLevelType w:val="hybridMultilevel"/>
    <w:tmpl w:val="6C28A41A"/>
    <w:lvl w:ilvl="0" w:tplc="901E4CC4">
      <w:start w:val="1"/>
      <w:numFmt w:val="decimal"/>
      <w:pStyle w:val="Observation0"/>
      <w:lvlText w:val="Observation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1451A74"/>
    <w:multiLevelType w:val="multilevel"/>
    <w:tmpl w:val="51451A7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7"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8" w15:restartNumberingAfterBreak="0">
    <w:nsid w:val="527516F5"/>
    <w:multiLevelType w:val="multilevel"/>
    <w:tmpl w:val="527516F5"/>
    <w:lvl w:ilvl="0">
      <w:start w:val="6"/>
      <w:numFmt w:val="bullet"/>
      <w:lvlText w:val="-"/>
      <w:lvlJc w:val="left"/>
      <w:pPr>
        <w:ind w:left="788" w:hanging="420"/>
      </w:pPr>
      <w:rPr>
        <w:rFonts w:ascii="Times New Roman" w:eastAsia="Malgun Gothic" w:hAnsi="Times New Roman" w:cs="Times New Roman" w:hint="default"/>
      </w:rPr>
    </w:lvl>
    <w:lvl w:ilvl="1">
      <w:start w:val="1"/>
      <w:numFmt w:val="bullet"/>
      <w:lvlText w:val=""/>
      <w:lvlJc w:val="left"/>
      <w:pPr>
        <w:ind w:left="1208" w:hanging="420"/>
      </w:pPr>
      <w:rPr>
        <w:rFonts w:ascii="Wingdings" w:hAnsi="Wingdings" w:hint="default"/>
      </w:rPr>
    </w:lvl>
    <w:lvl w:ilvl="2">
      <w:start w:val="1"/>
      <w:numFmt w:val="bullet"/>
      <w:lvlText w:val=""/>
      <w:lvlJc w:val="left"/>
      <w:pPr>
        <w:ind w:left="1628" w:hanging="420"/>
      </w:pPr>
      <w:rPr>
        <w:rFonts w:ascii="Wingdings" w:hAnsi="Wingdings" w:hint="default"/>
      </w:rPr>
    </w:lvl>
    <w:lvl w:ilvl="3">
      <w:start w:val="1"/>
      <w:numFmt w:val="bullet"/>
      <w:lvlText w:val=""/>
      <w:lvlJc w:val="left"/>
      <w:pPr>
        <w:ind w:left="2048" w:hanging="420"/>
      </w:pPr>
      <w:rPr>
        <w:rFonts w:ascii="Wingdings" w:hAnsi="Wingdings" w:hint="default"/>
      </w:rPr>
    </w:lvl>
    <w:lvl w:ilvl="4">
      <w:start w:val="1"/>
      <w:numFmt w:val="bullet"/>
      <w:lvlText w:val=""/>
      <w:lvlJc w:val="left"/>
      <w:pPr>
        <w:ind w:left="2468" w:hanging="420"/>
      </w:pPr>
      <w:rPr>
        <w:rFonts w:ascii="Wingdings" w:hAnsi="Wingdings" w:hint="default"/>
      </w:rPr>
    </w:lvl>
    <w:lvl w:ilvl="5">
      <w:start w:val="1"/>
      <w:numFmt w:val="bullet"/>
      <w:lvlText w:val=""/>
      <w:lvlJc w:val="left"/>
      <w:pPr>
        <w:ind w:left="2888" w:hanging="420"/>
      </w:pPr>
      <w:rPr>
        <w:rFonts w:ascii="Wingdings" w:hAnsi="Wingdings" w:hint="default"/>
      </w:rPr>
    </w:lvl>
    <w:lvl w:ilvl="6">
      <w:start w:val="1"/>
      <w:numFmt w:val="bullet"/>
      <w:lvlText w:val=""/>
      <w:lvlJc w:val="left"/>
      <w:pPr>
        <w:ind w:left="3308" w:hanging="420"/>
      </w:pPr>
      <w:rPr>
        <w:rFonts w:ascii="Wingdings" w:hAnsi="Wingdings" w:hint="default"/>
      </w:rPr>
    </w:lvl>
    <w:lvl w:ilvl="7">
      <w:start w:val="1"/>
      <w:numFmt w:val="bullet"/>
      <w:lvlText w:val=""/>
      <w:lvlJc w:val="left"/>
      <w:pPr>
        <w:ind w:left="3728" w:hanging="420"/>
      </w:pPr>
      <w:rPr>
        <w:rFonts w:ascii="Wingdings" w:hAnsi="Wingdings" w:hint="default"/>
      </w:rPr>
    </w:lvl>
    <w:lvl w:ilvl="8">
      <w:start w:val="1"/>
      <w:numFmt w:val="bullet"/>
      <w:lvlText w:val=""/>
      <w:lvlJc w:val="left"/>
      <w:pPr>
        <w:ind w:left="4148" w:hanging="420"/>
      </w:pPr>
      <w:rPr>
        <w:rFonts w:ascii="Wingdings" w:hAnsi="Wingdings" w:hint="default"/>
      </w:rPr>
    </w:lvl>
  </w:abstractNum>
  <w:abstractNum w:abstractNumId="149" w15:restartNumberingAfterBreak="0">
    <w:nsid w:val="52C80373"/>
    <w:multiLevelType w:val="multilevel"/>
    <w:tmpl w:val="52C80373"/>
    <w:lvl w:ilvl="0">
      <w:start w:val="150"/>
      <w:numFmt w:val="bullet"/>
      <w:lvlText w:val="-"/>
      <w:lvlJc w:val="left"/>
      <w:pPr>
        <w:ind w:left="360" w:hanging="360"/>
      </w:pPr>
      <w:rPr>
        <w:rFonts w:ascii="Times" w:eastAsia="Batang" w:hAnsi="Times" w:cs="Time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0" w15:restartNumberingAfterBreak="0">
    <w:nsid w:val="52CA544A"/>
    <w:multiLevelType w:val="singleLevel"/>
    <w:tmpl w:val="D83040E2"/>
    <w:styleLink w:val="StyleBulletedSymbolsymbolLeft025Hanging02512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151" w15:restartNumberingAfterBreak="0">
    <w:nsid w:val="532F6E4B"/>
    <w:multiLevelType w:val="multilevel"/>
    <w:tmpl w:val="532F6E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2"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54352AD0"/>
    <w:multiLevelType w:val="hybridMultilevel"/>
    <w:tmpl w:val="73924B2C"/>
    <w:lvl w:ilvl="0" w:tplc="653E66B2">
      <w:numFmt w:val="bullet"/>
      <w:lvlText w:val="-"/>
      <w:lvlJc w:val="left"/>
      <w:pPr>
        <w:ind w:left="360" w:hanging="360"/>
      </w:pPr>
      <w:rPr>
        <w:rFonts w:ascii="Times New Roman" w:eastAsia="Malgun Gothic"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54DF2F74"/>
    <w:multiLevelType w:val="multilevel"/>
    <w:tmpl w:val="54DF2F74"/>
    <w:lvl w:ilvl="0">
      <w:start w:val="1"/>
      <w:numFmt w:val="bullet"/>
      <w:lvlText w:val=""/>
      <w:lvlJc w:val="left"/>
      <w:pPr>
        <w:tabs>
          <w:tab w:val="left" w:pos="0"/>
        </w:tabs>
        <w:ind w:left="1080" w:hanging="360"/>
      </w:pPr>
      <w:rPr>
        <w:rFonts w:ascii="Symbol" w:hAnsi="Symbol" w:cs="Symbol" w:hint="default"/>
      </w:rPr>
    </w:lvl>
    <w:lvl w:ilvl="1">
      <w:start w:val="1"/>
      <w:numFmt w:val="bullet"/>
      <w:lvlText w:val="o"/>
      <w:lvlJc w:val="left"/>
      <w:pPr>
        <w:tabs>
          <w:tab w:val="left" w:pos="0"/>
        </w:tabs>
        <w:ind w:left="1800" w:hanging="360"/>
      </w:pPr>
      <w:rPr>
        <w:rFonts w:ascii="Courier New" w:hAnsi="Courier New" w:cs="Courier New" w:hint="default"/>
      </w:rPr>
    </w:lvl>
    <w:lvl w:ilvl="2">
      <w:start w:val="1"/>
      <w:numFmt w:val="bullet"/>
      <w:lvlText w:val=""/>
      <w:lvlJc w:val="left"/>
      <w:pPr>
        <w:tabs>
          <w:tab w:val="left" w:pos="0"/>
        </w:tabs>
        <w:ind w:left="2520" w:hanging="360"/>
      </w:pPr>
      <w:rPr>
        <w:rFonts w:ascii="Wingdings" w:hAnsi="Wingdings" w:cs="Wingdings" w:hint="default"/>
      </w:rPr>
    </w:lvl>
    <w:lvl w:ilvl="3">
      <w:start w:val="1"/>
      <w:numFmt w:val="bullet"/>
      <w:lvlText w:val=""/>
      <w:lvlJc w:val="left"/>
      <w:pPr>
        <w:tabs>
          <w:tab w:val="left" w:pos="0"/>
        </w:tabs>
        <w:ind w:left="3240" w:hanging="360"/>
      </w:pPr>
      <w:rPr>
        <w:rFonts w:ascii="Symbol" w:hAnsi="Symbol" w:cs="Symbol" w:hint="default"/>
      </w:rPr>
    </w:lvl>
    <w:lvl w:ilvl="4">
      <w:start w:val="1"/>
      <w:numFmt w:val="bullet"/>
      <w:lvlText w:val="o"/>
      <w:lvlJc w:val="left"/>
      <w:pPr>
        <w:tabs>
          <w:tab w:val="left" w:pos="0"/>
        </w:tabs>
        <w:ind w:left="3960" w:hanging="360"/>
      </w:pPr>
      <w:rPr>
        <w:rFonts w:ascii="Courier New" w:hAnsi="Courier New" w:cs="Courier New" w:hint="default"/>
      </w:rPr>
    </w:lvl>
    <w:lvl w:ilvl="5">
      <w:start w:val="1"/>
      <w:numFmt w:val="bullet"/>
      <w:lvlText w:val=""/>
      <w:lvlJc w:val="left"/>
      <w:pPr>
        <w:tabs>
          <w:tab w:val="left" w:pos="0"/>
        </w:tabs>
        <w:ind w:left="4680" w:hanging="360"/>
      </w:pPr>
      <w:rPr>
        <w:rFonts w:ascii="Wingdings" w:hAnsi="Wingdings" w:cs="Wingdings" w:hint="default"/>
      </w:rPr>
    </w:lvl>
    <w:lvl w:ilvl="6">
      <w:start w:val="1"/>
      <w:numFmt w:val="bullet"/>
      <w:lvlText w:val=""/>
      <w:lvlJc w:val="left"/>
      <w:pPr>
        <w:tabs>
          <w:tab w:val="left" w:pos="0"/>
        </w:tabs>
        <w:ind w:left="5400" w:hanging="360"/>
      </w:pPr>
      <w:rPr>
        <w:rFonts w:ascii="Symbol" w:hAnsi="Symbol" w:cs="Symbol" w:hint="default"/>
      </w:rPr>
    </w:lvl>
    <w:lvl w:ilvl="7">
      <w:start w:val="1"/>
      <w:numFmt w:val="bullet"/>
      <w:lvlText w:val="o"/>
      <w:lvlJc w:val="left"/>
      <w:pPr>
        <w:tabs>
          <w:tab w:val="left" w:pos="0"/>
        </w:tabs>
        <w:ind w:left="6120" w:hanging="360"/>
      </w:pPr>
      <w:rPr>
        <w:rFonts w:ascii="Courier New" w:hAnsi="Courier New" w:cs="Courier New" w:hint="default"/>
      </w:rPr>
    </w:lvl>
    <w:lvl w:ilvl="8">
      <w:start w:val="1"/>
      <w:numFmt w:val="bullet"/>
      <w:lvlText w:val=""/>
      <w:lvlJc w:val="left"/>
      <w:pPr>
        <w:tabs>
          <w:tab w:val="left" w:pos="0"/>
        </w:tabs>
        <w:ind w:left="6840" w:hanging="360"/>
      </w:pPr>
      <w:rPr>
        <w:rFonts w:ascii="Wingdings" w:hAnsi="Wingdings" w:cs="Wingdings" w:hint="default"/>
      </w:rPr>
    </w:lvl>
  </w:abstractNum>
  <w:abstractNum w:abstractNumId="155" w15:restartNumberingAfterBreak="0">
    <w:nsid w:val="56FA01A3"/>
    <w:multiLevelType w:val="multilevel"/>
    <w:tmpl w:val="135E3F4A"/>
    <w:lvl w:ilvl="0">
      <w:start w:val="1"/>
      <w:numFmt w:val="bullet"/>
      <w:lvlText w:val=""/>
      <w:lvlJc w:val="left"/>
      <w:pPr>
        <w:tabs>
          <w:tab w:val="left" w:pos="0"/>
        </w:tabs>
        <w:ind w:left="840" w:hanging="420"/>
      </w:pPr>
      <w:rPr>
        <w:rFonts w:ascii="Wingdings" w:hAnsi="Wingdings" w:cs="Wingdings" w:hint="default"/>
      </w:rPr>
    </w:lvl>
    <w:lvl w:ilvl="1">
      <w:start w:val="1"/>
      <w:numFmt w:val="bullet"/>
      <w:lvlText w:val="o"/>
      <w:lvlJc w:val="left"/>
      <w:pPr>
        <w:tabs>
          <w:tab w:val="left" w:pos="1286"/>
        </w:tabs>
        <w:ind w:left="2546" w:hanging="420"/>
      </w:pPr>
      <w:rPr>
        <w:rFonts w:ascii="Courier New" w:hAnsi="Courier New" w:cs="Courier New" w:hint="default"/>
      </w:rPr>
    </w:lvl>
    <w:lvl w:ilvl="2">
      <w:numFmt w:val="bullet"/>
      <w:lvlText w:val="-"/>
      <w:lvlJc w:val="left"/>
      <w:pPr>
        <w:ind w:left="1740" w:hanging="480"/>
      </w:pPr>
      <w:rPr>
        <w:rFonts w:ascii="Times New Roman" w:eastAsia="Malgun Gothic" w:hAnsi="Times New Roman" w:cs="Times New Roman" w:hint="default"/>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156" w15:restartNumberingAfterBreak="0">
    <w:nsid w:val="574E1881"/>
    <w:multiLevelType w:val="multilevel"/>
    <w:tmpl w:val="574E1881"/>
    <w:lvl w:ilvl="0">
      <w:start w:val="8"/>
      <w:numFmt w:val="bullet"/>
      <w:pStyle w:val="bulletlevel1"/>
      <w:lvlText w:val=""/>
      <w:lvlJc w:val="left"/>
      <w:pPr>
        <w:ind w:left="1044" w:hanging="400"/>
      </w:pPr>
      <w:rPr>
        <w:rFonts w:ascii="Wingdings" w:eastAsia="Batang" w:hAnsi="Wingdings" w:hint="default"/>
        <w:lang w:val="zh-CN"/>
      </w:rPr>
    </w:lvl>
    <w:lvl w:ilvl="1">
      <w:start w:val="1"/>
      <w:numFmt w:val="bullet"/>
      <w:pStyle w:val="bulletlevel2"/>
      <w:lvlText w:val="o"/>
      <w:lvlJc w:val="left"/>
      <w:pPr>
        <w:ind w:left="1444" w:hanging="400"/>
      </w:pPr>
      <w:rPr>
        <w:rFonts w:ascii="Courier New" w:hAnsi="Courier New" w:cs="Courier New" w:hint="default"/>
        <w:lang w:val="en-AU"/>
      </w:rPr>
    </w:lvl>
    <w:lvl w:ilvl="2">
      <w:start w:val="8"/>
      <w:numFmt w:val="bullet"/>
      <w:pStyle w:val="Bullet-3"/>
      <w:lvlText w:val="-"/>
      <w:lvlJc w:val="left"/>
      <w:pPr>
        <w:ind w:left="1844" w:hanging="400"/>
      </w:pPr>
      <w:rPr>
        <w:rFonts w:ascii="Times New Roman" w:eastAsia="MS Mincho" w:hAnsi="Times New Roman" w:cs="Times New Roman" w:hint="default"/>
        <w:lang w:val="en-GB"/>
      </w:rPr>
    </w:lvl>
    <w:lvl w:ilvl="3">
      <w:start w:val="1"/>
      <w:numFmt w:val="bullet"/>
      <w:pStyle w:val="bulletlevel4"/>
      <w:lvlText w:val=""/>
      <w:lvlJc w:val="left"/>
      <w:pPr>
        <w:ind w:left="2244" w:hanging="400"/>
      </w:pPr>
      <w:rPr>
        <w:rFonts w:ascii="Wingdings" w:hAnsi="Wingdings" w:hint="default"/>
      </w:rPr>
    </w:lvl>
    <w:lvl w:ilvl="4">
      <w:start w:val="1"/>
      <w:numFmt w:val="bullet"/>
      <w:lvlText w:val="&gt;"/>
      <w:lvlJc w:val="left"/>
      <w:pPr>
        <w:ind w:left="2644" w:hanging="400"/>
      </w:pPr>
      <w:rPr>
        <w:rFonts w:ascii="Calibri" w:hAnsi="Calibri" w:hint="default"/>
        <w:b/>
        <w:i w:val="0"/>
      </w:rPr>
    </w:lvl>
    <w:lvl w:ilvl="5">
      <w:start w:val="8"/>
      <w:numFmt w:val="bullet"/>
      <w:pStyle w:val="Bullet2"/>
      <w:lvlText w:val="ӿ"/>
      <w:lvlJc w:val="left"/>
      <w:pPr>
        <w:ind w:left="3044" w:hanging="400"/>
      </w:pPr>
      <w:rPr>
        <w:rFonts w:ascii="Trebuchet MS" w:eastAsia="Batang" w:hAnsi="Trebuchet MS" w:hint="default"/>
        <w:sz w:val="10"/>
      </w:rPr>
    </w:lvl>
    <w:lvl w:ilvl="6">
      <w:start w:val="8"/>
      <w:numFmt w:val="bullet"/>
      <w:lvlText w:val="-"/>
      <w:lvlJc w:val="left"/>
      <w:pPr>
        <w:ind w:left="3444" w:hanging="400"/>
      </w:pPr>
      <w:rPr>
        <w:rFonts w:ascii="Times New Roman" w:eastAsia="MS Mincho" w:hAnsi="Times New Roman" w:cs="Times New Roman" w:hint="default"/>
        <w:lang w:val="en-GB"/>
      </w:rPr>
    </w:lvl>
    <w:lvl w:ilvl="7">
      <w:start w:val="1"/>
      <w:numFmt w:val="bullet"/>
      <w:lvlText w:val=""/>
      <w:lvlJc w:val="left"/>
      <w:pPr>
        <w:ind w:left="3844" w:hanging="400"/>
      </w:pPr>
      <w:rPr>
        <w:rFonts w:ascii="Wingdings" w:hAnsi="Wingdings" w:hint="default"/>
      </w:rPr>
    </w:lvl>
    <w:lvl w:ilvl="8">
      <w:numFmt w:val="bullet"/>
      <w:lvlText w:val=""/>
      <w:lvlJc w:val="left"/>
      <w:pPr>
        <w:ind w:left="4204" w:hanging="360"/>
      </w:pPr>
      <w:rPr>
        <w:rFonts w:ascii="Symbol" w:eastAsia="MS Mincho" w:hAnsi="Symbol" w:cs="Times New Roman" w:hint="default"/>
      </w:rPr>
    </w:lvl>
  </w:abstractNum>
  <w:abstractNum w:abstractNumId="157" w15:restartNumberingAfterBreak="0">
    <w:nsid w:val="57CF57F9"/>
    <w:multiLevelType w:val="multilevel"/>
    <w:tmpl w:val="F768D64A"/>
    <w:lvl w:ilvl="0">
      <w:start w:val="1"/>
      <w:numFmt w:val="bullet"/>
      <w:lvlText w:val=""/>
      <w:lvlJc w:val="left"/>
      <w:pPr>
        <w:ind w:left="420" w:hanging="420"/>
      </w:pPr>
      <w:rPr>
        <w:rFonts w:ascii="Symbol" w:hAnsi="Symbol"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8" w15:restartNumberingAfterBreak="0">
    <w:nsid w:val="597819B7"/>
    <w:multiLevelType w:val="multilevel"/>
    <w:tmpl w:val="597819B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9" w15:restartNumberingAfterBreak="0">
    <w:nsid w:val="59B412CD"/>
    <w:multiLevelType w:val="hybridMultilevel"/>
    <w:tmpl w:val="00086F2A"/>
    <w:lvl w:ilvl="0" w:tplc="C97AF49E">
      <w:numFmt w:val="bullet"/>
      <w:lvlText w:val="-"/>
      <w:lvlJc w:val="left"/>
      <w:pPr>
        <w:ind w:left="760" w:hanging="360"/>
      </w:pPr>
      <w:rPr>
        <w:rFonts w:ascii="Malgun Gothic" w:eastAsia="Malgun Gothic" w:hAnsi="Malgun Gothic" w:cstheme="minorBidi"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60" w15:restartNumberingAfterBreak="0">
    <w:nsid w:val="5A9D09A8"/>
    <w:multiLevelType w:val="multilevel"/>
    <w:tmpl w:val="5A9D09A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1" w15:restartNumberingAfterBreak="0">
    <w:nsid w:val="5B620F7C"/>
    <w:multiLevelType w:val="hybridMultilevel"/>
    <w:tmpl w:val="72E8AA9E"/>
    <w:lvl w:ilvl="0" w:tplc="79C8796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2" w15:restartNumberingAfterBreak="0">
    <w:nsid w:val="5BD6677A"/>
    <w:multiLevelType w:val="hybridMultilevel"/>
    <w:tmpl w:val="04F6AAF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D025467"/>
    <w:multiLevelType w:val="hybridMultilevel"/>
    <w:tmpl w:val="6DF249BA"/>
    <w:lvl w:ilvl="0" w:tplc="C97AF49E">
      <w:numFmt w:val="bullet"/>
      <w:lvlText w:val="-"/>
      <w:lvlJc w:val="left"/>
      <w:pPr>
        <w:ind w:left="760" w:hanging="360"/>
      </w:pPr>
      <w:rPr>
        <w:rFonts w:ascii="Malgun Gothic" w:eastAsia="Malgun Gothic" w:hAnsi="Malgun Gothic" w:cstheme="minorBidi" w:hint="eastAsia"/>
      </w:rPr>
    </w:lvl>
    <w:lvl w:ilvl="1" w:tplc="04090003">
      <w:start w:val="1"/>
      <w:numFmt w:val="bullet"/>
      <w:lvlText w:val="o"/>
      <w:lvlJc w:val="left"/>
      <w:pPr>
        <w:ind w:left="1200" w:hanging="400"/>
      </w:pPr>
      <w:rPr>
        <w:rFonts w:ascii="Courier New" w:hAnsi="Courier New" w:cs="Courier New"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64" w15:restartNumberingAfterBreak="0">
    <w:nsid w:val="5D2E0561"/>
    <w:multiLevelType w:val="multilevel"/>
    <w:tmpl w:val="5D2E056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5" w15:restartNumberingAfterBreak="0">
    <w:nsid w:val="5D705504"/>
    <w:multiLevelType w:val="multilevel"/>
    <w:tmpl w:val="5D705504"/>
    <w:lvl w:ilvl="0">
      <w:start w:val="2"/>
      <w:numFmt w:val="bullet"/>
      <w:pStyle w:val="StyleListParagraph-BulletsLista1"/>
      <w:lvlText w:val="-"/>
      <w:lvlJc w:val="left"/>
      <w:pPr>
        <w:ind w:left="720" w:hanging="360"/>
      </w:pPr>
      <w:rPr>
        <w:rFonts w:ascii="Times New Roman" w:eastAsia="Malgun Gothic" w:hAnsi="Times New Roman" w:cs="Times New Roman" w:hint="default"/>
      </w:rPr>
    </w:lvl>
    <w:lvl w:ilvl="1">
      <w:start w:val="1"/>
      <w:numFmt w:val="bullet"/>
      <w:lvlText w:val="o"/>
      <w:lvlJc w:val="left"/>
      <w:pPr>
        <w:ind w:left="144" w:hanging="14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6" w15:restartNumberingAfterBreak="0">
    <w:nsid w:val="5DBE7DA6"/>
    <w:multiLevelType w:val="multilevel"/>
    <w:tmpl w:val="5DBE7DA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7" w15:restartNumberingAfterBreak="0">
    <w:nsid w:val="5DC06503"/>
    <w:multiLevelType w:val="hybridMultilevel"/>
    <w:tmpl w:val="17987DC2"/>
    <w:lvl w:ilvl="0" w:tplc="8554555E">
      <w:start w:val="150"/>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EEC401B"/>
    <w:multiLevelType w:val="hybridMultilevel"/>
    <w:tmpl w:val="FACCEF4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9"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0"/>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170"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60001FC7"/>
    <w:multiLevelType w:val="hybridMultilevel"/>
    <w:tmpl w:val="A6823794"/>
    <w:lvl w:ilvl="0" w:tplc="9D703F70">
      <w:start w:val="1"/>
      <w:numFmt w:val="bullet"/>
      <w:pStyle w:val="a4"/>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 Smart_H Light" w:hAnsi="Times New Roman" w:cs="Times New Roman"/>
        <w:b w:val="0"/>
        <w:bCs w:val="0"/>
        <w:i w:val="0"/>
        <w:iCs w:val="0"/>
        <w:caps w:val="0"/>
        <w:smallCaps w:val="0"/>
        <w:strike w:val="0"/>
        <w:dstrike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172" w15:restartNumberingAfterBreak="0">
    <w:nsid w:val="62674663"/>
    <w:multiLevelType w:val="hybridMultilevel"/>
    <w:tmpl w:val="0D62E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3"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74" w15:restartNumberingAfterBreak="0">
    <w:nsid w:val="6509483D"/>
    <w:multiLevelType w:val="multilevel"/>
    <w:tmpl w:val="6509483D"/>
    <w:lvl w:ilvl="0">
      <w:numFmt w:val="bullet"/>
      <w:lvlText w:val="-"/>
      <w:lvlJc w:val="left"/>
      <w:pPr>
        <w:ind w:left="720" w:hanging="360"/>
      </w:pPr>
      <w:rPr>
        <w:rFonts w:ascii="Times New Roman" w:eastAsia="Times New Roman" w:hAnsi="Times New Roman" w:cs="Times New Roman" w:hint="default"/>
        <w:color w:val="auto"/>
      </w:rPr>
    </w:lvl>
    <w:lvl w:ilvl="1">
      <w:start w:val="1"/>
      <w:numFmt w:val="bullet"/>
      <w:lvlText w:val="o"/>
      <w:lvlJc w:val="left"/>
      <w:pPr>
        <w:ind w:left="1069" w:hanging="360"/>
      </w:pPr>
      <w:rPr>
        <w:rFonts w:ascii="Courier New" w:hAnsi="Courier New" w:cs="Courier New" w:hint="default"/>
      </w:rPr>
    </w:lvl>
    <w:lvl w:ilvl="2">
      <w:start w:val="1"/>
      <w:numFmt w:val="bullet"/>
      <w:lvlText w:val=""/>
      <w:lvlJc w:val="left"/>
      <w:pPr>
        <w:ind w:left="1353"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5" w15:restartNumberingAfterBreak="0">
    <w:nsid w:val="657225BD"/>
    <w:multiLevelType w:val="multilevel"/>
    <w:tmpl w:val="657225BD"/>
    <w:lvl w:ilvl="0">
      <w:start w:val="1"/>
      <w:numFmt w:val="bullet"/>
      <w:lvlText w:val=""/>
      <w:lvlJc w:val="left"/>
      <w:pPr>
        <w:ind w:left="284" w:hanging="284"/>
      </w:pPr>
      <w:rPr>
        <w:rFonts w:ascii="Wingdings" w:hAnsi="Wingdings" w:hint="default"/>
        <w:color w:val="auto"/>
        <w:sz w:val="22"/>
      </w:rPr>
    </w:lvl>
    <w:lvl w:ilvl="1">
      <w:start w:val="150"/>
      <w:numFmt w:val="bullet"/>
      <w:lvlText w:val="-"/>
      <w:lvlJc w:val="left"/>
      <w:pPr>
        <w:ind w:left="567" w:hanging="283"/>
      </w:pPr>
      <w:rPr>
        <w:rFonts w:ascii="Times" w:eastAsia="Batang" w:hAnsi="Times" w:cs="Times"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65C63AB7"/>
    <w:multiLevelType w:val="multilevel"/>
    <w:tmpl w:val="EACAD240"/>
    <w:styleLink w:val="Style2"/>
    <w:lvl w:ilvl="0">
      <w:start w:val="1"/>
      <w:numFmt w:val="upperLetter"/>
      <w:lvlText w:val="%1."/>
      <w:lvlJc w:val="left"/>
      <w:pPr>
        <w:ind w:left="928"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7" w15:restartNumberingAfterBreak="0">
    <w:nsid w:val="66284BA6"/>
    <w:multiLevelType w:val="multilevel"/>
    <w:tmpl w:val="66284BA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Arial" w:hAnsi="Arial" w:cs="Arial"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8" w15:restartNumberingAfterBreak="0">
    <w:nsid w:val="671D21A0"/>
    <w:multiLevelType w:val="multilevel"/>
    <w:tmpl w:val="671D21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9" w15:restartNumberingAfterBreak="0">
    <w:nsid w:val="677963F5"/>
    <w:multiLevelType w:val="multilevel"/>
    <w:tmpl w:val="677963F5"/>
    <w:lvl w:ilvl="0">
      <w:start w:val="1"/>
      <w:numFmt w:val="bullet"/>
      <w:lvlText w:val="-"/>
      <w:lvlJc w:val="left"/>
      <w:pPr>
        <w:tabs>
          <w:tab w:val="left" w:pos="0"/>
        </w:tabs>
        <w:ind w:left="360" w:hanging="360"/>
      </w:pPr>
      <w:rPr>
        <w:rFonts w:ascii="Times" w:hAnsi="Times" w:cs="Times"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180" w15:restartNumberingAfterBreak="0">
    <w:nsid w:val="690A73BA"/>
    <w:multiLevelType w:val="hybridMultilevel"/>
    <w:tmpl w:val="0C82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972050B"/>
    <w:multiLevelType w:val="multilevel"/>
    <w:tmpl w:val="448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9AA6330"/>
    <w:multiLevelType w:val="multilevel"/>
    <w:tmpl w:val="CBFCF9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3" w15:restartNumberingAfterBreak="0">
    <w:nsid w:val="69BD3B6E"/>
    <w:multiLevelType w:val="hybridMultilevel"/>
    <w:tmpl w:val="7E48116C"/>
    <w:lvl w:ilvl="0" w:tplc="655C0394">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4" w15:restartNumberingAfterBreak="0">
    <w:nsid w:val="69EC4D52"/>
    <w:multiLevelType w:val="multilevel"/>
    <w:tmpl w:val="AEC43C4E"/>
    <w:lvl w:ilvl="0">
      <w:start w:val="18"/>
      <w:numFmt w:val="bullet"/>
      <w:lvlText w:val="-"/>
      <w:lvlJc w:val="left"/>
      <w:pPr>
        <w:ind w:left="760" w:hanging="360"/>
      </w:pPr>
      <w:rPr>
        <w:rFonts w:ascii="Times" w:eastAsia="Batang" w:hAnsi="Times" w:cs="Times" w:hint="default"/>
      </w:rPr>
    </w:lvl>
    <w:lvl w:ilvl="1">
      <w:start w:val="1"/>
      <w:numFmt w:val="bullet"/>
      <w:lvlText w:val="o"/>
      <w:lvlJc w:val="left"/>
      <w:pPr>
        <w:ind w:left="1200" w:hanging="400"/>
      </w:pPr>
      <w:rPr>
        <w:rFonts w:ascii="Courier New" w:hAnsi="Courier New" w:cs="Courier New" w:hint="default"/>
      </w:rPr>
    </w:lvl>
    <w:lvl w:ilvl="2">
      <w:numFmt w:val="bullet"/>
      <w:lvlText w:val="-"/>
      <w:lvlJc w:val="left"/>
      <w:pPr>
        <w:ind w:left="1600" w:hanging="400"/>
      </w:pPr>
      <w:rPr>
        <w:rFonts w:ascii="Times New Roman" w:eastAsia="MS Mincho" w:hAnsi="Times New Roman" w:cs="Times New Roman"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85" w15:restartNumberingAfterBreak="0">
    <w:nsid w:val="6B991124"/>
    <w:multiLevelType w:val="multilevel"/>
    <w:tmpl w:val="6B9911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6" w15:restartNumberingAfterBreak="0">
    <w:nsid w:val="6BB30684"/>
    <w:multiLevelType w:val="hybridMultilevel"/>
    <w:tmpl w:val="84E24E86"/>
    <w:lvl w:ilvl="0" w:tplc="BE3ED1C4">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E2C54C8"/>
    <w:multiLevelType w:val="hybridMultilevel"/>
    <w:tmpl w:val="6B2624B0"/>
    <w:lvl w:ilvl="0" w:tplc="2028E602">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0" w15:restartNumberingAfterBreak="0">
    <w:nsid w:val="6E760327"/>
    <w:multiLevelType w:val="multilevel"/>
    <w:tmpl w:val="62BAE1EC"/>
    <w:styleLink w:val="StyleBulleted36"/>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193" w15:restartNumberingAfterBreak="0">
    <w:nsid w:val="705A040A"/>
    <w:multiLevelType w:val="multilevel"/>
    <w:tmpl w:val="705A040A"/>
    <w:lvl w:ilvl="0">
      <w:start w:val="1"/>
      <w:numFmt w:val="decimal"/>
      <w:pStyle w:val="Listnumbersing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4"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5" w15:restartNumberingAfterBreak="0">
    <w:nsid w:val="730B3EBF"/>
    <w:multiLevelType w:val="multilevel"/>
    <w:tmpl w:val="730B3EBF"/>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96" w15:restartNumberingAfterBreak="0">
    <w:nsid w:val="73BA70E2"/>
    <w:multiLevelType w:val="hybridMultilevel"/>
    <w:tmpl w:val="A660361E"/>
    <w:lvl w:ilvl="0" w:tplc="5770DA32">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7"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8" w15:restartNumberingAfterBreak="0">
    <w:nsid w:val="743205C2"/>
    <w:multiLevelType w:val="multilevel"/>
    <w:tmpl w:val="37B80D92"/>
    <w:lvl w:ilvl="0">
      <w:start w:val="8"/>
      <w:numFmt w:val="decimal"/>
      <w:lvlText w:val="%1"/>
      <w:lvlJc w:val="left"/>
      <w:pPr>
        <w:ind w:left="450" w:hanging="450"/>
      </w:pPr>
      <w:rPr>
        <w:rFonts w:eastAsia="DengXian" w:hint="default"/>
      </w:rPr>
    </w:lvl>
    <w:lvl w:ilvl="1">
      <w:start w:val="7"/>
      <w:numFmt w:val="decimal"/>
      <w:lvlText w:val="%1.%2"/>
      <w:lvlJc w:val="left"/>
      <w:pPr>
        <w:ind w:left="450" w:hanging="450"/>
      </w:pPr>
      <w:rPr>
        <w:rFonts w:eastAsia="DengXian" w:hint="default"/>
      </w:rPr>
    </w:lvl>
    <w:lvl w:ilvl="2">
      <w:start w:val="2"/>
      <w:numFmt w:val="decimal"/>
      <w:lvlText w:val="%1.%2.%3"/>
      <w:lvlJc w:val="left"/>
      <w:pPr>
        <w:ind w:left="720" w:hanging="720"/>
      </w:pPr>
      <w:rPr>
        <w:rFonts w:eastAsia="DengXian" w:hint="default"/>
      </w:rPr>
    </w:lvl>
    <w:lvl w:ilvl="3">
      <w:start w:val="1"/>
      <w:numFmt w:val="decimal"/>
      <w:lvlText w:val="%1.%2.%3.%4"/>
      <w:lvlJc w:val="left"/>
      <w:pPr>
        <w:ind w:left="720" w:hanging="72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080" w:hanging="1080"/>
      </w:pPr>
      <w:rPr>
        <w:rFonts w:eastAsia="DengXian" w:hint="default"/>
      </w:rPr>
    </w:lvl>
    <w:lvl w:ilvl="6">
      <w:start w:val="1"/>
      <w:numFmt w:val="decimal"/>
      <w:lvlText w:val="%1.%2.%3.%4.%5.%6.%7"/>
      <w:lvlJc w:val="left"/>
      <w:pPr>
        <w:ind w:left="1440" w:hanging="1440"/>
      </w:pPr>
      <w:rPr>
        <w:rFonts w:eastAsia="DengXian" w:hint="default"/>
      </w:rPr>
    </w:lvl>
    <w:lvl w:ilvl="7">
      <w:start w:val="1"/>
      <w:numFmt w:val="decimal"/>
      <w:lvlText w:val="%1.%2.%3.%4.%5.%6.%7.%8"/>
      <w:lvlJc w:val="left"/>
      <w:pPr>
        <w:ind w:left="1440" w:hanging="1440"/>
      </w:pPr>
      <w:rPr>
        <w:rFonts w:eastAsia="DengXian" w:hint="default"/>
      </w:rPr>
    </w:lvl>
    <w:lvl w:ilvl="8">
      <w:start w:val="1"/>
      <w:numFmt w:val="decimal"/>
      <w:lvlText w:val="%1.%2.%3.%4.%5.%6.%7.%8.%9"/>
      <w:lvlJc w:val="left"/>
      <w:pPr>
        <w:ind w:left="1800" w:hanging="1800"/>
      </w:pPr>
      <w:rPr>
        <w:rFonts w:eastAsia="DengXian" w:hint="default"/>
      </w:rPr>
    </w:lvl>
  </w:abstractNum>
  <w:abstractNum w:abstractNumId="199"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0" w15:restartNumberingAfterBreak="0">
    <w:nsid w:val="74FD6F12"/>
    <w:multiLevelType w:val="hybridMultilevel"/>
    <w:tmpl w:val="31AA9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1" w15:restartNumberingAfterBreak="0">
    <w:nsid w:val="7526075B"/>
    <w:multiLevelType w:val="multilevel"/>
    <w:tmpl w:val="CBA64232"/>
    <w:lvl w:ilvl="0">
      <w:start w:val="1"/>
      <w:numFmt w:val="bullet"/>
      <w:lvlText w:val=""/>
      <w:lvlJc w:val="left"/>
      <w:pPr>
        <w:ind w:left="420" w:hanging="420"/>
      </w:pPr>
      <w:rPr>
        <w:rFonts w:ascii="Symbol" w:hAnsi="Symbol" w:hint="default"/>
        <w:color w:val="auto"/>
        <w:sz w:val="22"/>
        <w:szCs w:val="22"/>
        <w:lang w:val="en-US"/>
      </w:rPr>
    </w:lvl>
    <w:lvl w:ilvl="1">
      <w:start w:val="1"/>
      <w:numFmt w:val="bullet"/>
      <w:lvlText w:val=""/>
      <w:lvlJc w:val="left"/>
      <w:pPr>
        <w:ind w:left="780" w:hanging="36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2" w15:restartNumberingAfterBreak="0">
    <w:nsid w:val="768464E6"/>
    <w:multiLevelType w:val="hybridMultilevel"/>
    <w:tmpl w:val="776C0D06"/>
    <w:styleLink w:val="StyleBulleted20"/>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6E73E45"/>
    <w:multiLevelType w:val="hybridMultilevel"/>
    <w:tmpl w:val="99E09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2F2623"/>
    <w:multiLevelType w:val="multilevel"/>
    <w:tmpl w:val="878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6"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207" w15:restartNumberingAfterBreak="0">
    <w:nsid w:val="791B6612"/>
    <w:multiLevelType w:val="multilevel"/>
    <w:tmpl w:val="791B6612"/>
    <w:lvl w:ilvl="0">
      <w:start w:val="1"/>
      <w:numFmt w:val="bullet"/>
      <w:lvlText w:val="-"/>
      <w:lvlJc w:val="left"/>
      <w:pPr>
        <w:tabs>
          <w:tab w:val="left" w:pos="0"/>
        </w:tabs>
        <w:ind w:left="720" w:hanging="360"/>
      </w:pPr>
      <w:rPr>
        <w:rFonts w:ascii="Times" w:hAnsi="Times" w:cs="Time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08" w15:restartNumberingAfterBreak="0">
    <w:nsid w:val="7BC330F5"/>
    <w:multiLevelType w:val="hybridMultilevel"/>
    <w:tmpl w:val="C2769C2A"/>
    <w:styleLink w:val="StyleBulletedSymbolsymbolLeft025Hanging02552"/>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CFE743E"/>
    <w:multiLevelType w:val="hybridMultilevel"/>
    <w:tmpl w:val="96FE078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DD40DE6"/>
    <w:multiLevelType w:val="multilevel"/>
    <w:tmpl w:val="7DD40D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2"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213"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4" w15:restartNumberingAfterBreak="0">
    <w:nsid w:val="7FCE49A7"/>
    <w:multiLevelType w:val="multilevel"/>
    <w:tmpl w:val="9FEEF1EE"/>
    <w:lvl w:ilvl="0">
      <w:start w:val="1"/>
      <w:numFmt w:val="decimal"/>
      <w:pStyle w:val="ANOKIA2023style"/>
      <w:suff w:val="space"/>
      <w:lvlText w:val="Proposal %1:"/>
      <w:lvlJc w:val="left"/>
      <w:pPr>
        <w:ind w:left="0" w:firstLine="0"/>
      </w:pPr>
      <w:rPr>
        <w:rFonts w:ascii="Times New Roman" w:hAnsi="Times New Roman"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58746650">
    <w:abstractNumId w:val="111"/>
  </w:num>
  <w:num w:numId="2" w16cid:durableId="496001218">
    <w:abstractNumId w:val="190"/>
  </w:num>
  <w:num w:numId="3" w16cid:durableId="88233009">
    <w:abstractNumId w:val="33"/>
    <w:lvlOverride w:ilvl="0">
      <w:lvl w:ilvl="0">
        <w:start w:val="1"/>
        <w:numFmt w:val="decimal"/>
        <w:lvlText w:val="%1"/>
        <w:lvlJc w:val="left"/>
        <w:pPr>
          <w:tabs>
            <w:tab w:val="num" w:pos="432"/>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862"/>
          </w:tabs>
          <w:ind w:left="862" w:hanging="720"/>
        </w:pPr>
        <w:rPr>
          <w:rFonts w:hint="default"/>
        </w:rPr>
      </w:lvl>
    </w:lvlOverride>
    <w:lvlOverride w:ilvl="3">
      <w:lvl w:ilvl="3">
        <w:start w:val="1"/>
        <w:numFmt w:val="decimal"/>
        <w:lvlText w:val="%1.%2.%3.%4"/>
        <w:lvlJc w:val="left"/>
        <w:pPr>
          <w:tabs>
            <w:tab w:val="num" w:pos="1574"/>
          </w:tabs>
          <w:ind w:left="1574" w:hanging="864"/>
        </w:pPr>
        <w:rPr>
          <w:rFonts w:hint="default"/>
        </w:rPr>
      </w:lvl>
    </w:lvlOverride>
    <w:lvlOverride w:ilvl="4">
      <w:lvl w:ilvl="4">
        <w:start w:val="1"/>
        <w:numFmt w:val="decimal"/>
        <w:lvlText w:val="%1.%2.%3.%4.%5"/>
        <w:lvlJc w:val="left"/>
        <w:pPr>
          <w:tabs>
            <w:tab w:val="num" w:pos="1575"/>
          </w:tabs>
          <w:ind w:left="1575"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 w16cid:durableId="2120446628">
    <w:abstractNumId w:val="8"/>
  </w:num>
  <w:num w:numId="5" w16cid:durableId="1802728078">
    <w:abstractNumId w:val="209"/>
  </w:num>
  <w:num w:numId="6" w16cid:durableId="22756934">
    <w:abstractNumId w:val="101"/>
  </w:num>
  <w:num w:numId="7" w16cid:durableId="850488194">
    <w:abstractNumId w:val="208"/>
  </w:num>
  <w:num w:numId="8" w16cid:durableId="1226456198">
    <w:abstractNumId w:val="34"/>
  </w:num>
  <w:num w:numId="9" w16cid:durableId="869029945">
    <w:abstractNumId w:val="100"/>
  </w:num>
  <w:num w:numId="10" w16cid:durableId="1988437429">
    <w:abstractNumId w:val="4"/>
  </w:num>
  <w:num w:numId="11" w16cid:durableId="6910852">
    <w:abstractNumId w:val="144"/>
  </w:num>
  <w:num w:numId="12" w16cid:durableId="1828130773">
    <w:abstractNumId w:val="62"/>
  </w:num>
  <w:num w:numId="13" w16cid:durableId="1942060386">
    <w:abstractNumId w:val="187"/>
  </w:num>
  <w:num w:numId="14" w16cid:durableId="880166605">
    <w:abstractNumId w:val="110"/>
  </w:num>
  <w:num w:numId="15" w16cid:durableId="1844124929">
    <w:abstractNumId w:val="39"/>
  </w:num>
  <w:num w:numId="16" w16cid:durableId="1454014188">
    <w:abstractNumId w:val="205"/>
  </w:num>
  <w:num w:numId="17" w16cid:durableId="774596718">
    <w:abstractNumId w:val="140"/>
  </w:num>
  <w:num w:numId="18" w16cid:durableId="26833030">
    <w:abstractNumId w:val="102"/>
  </w:num>
  <w:num w:numId="19" w16cid:durableId="502401534">
    <w:abstractNumId w:val="50"/>
  </w:num>
  <w:num w:numId="20" w16cid:durableId="1001079530">
    <w:abstractNumId w:val="145"/>
  </w:num>
  <w:num w:numId="21" w16cid:durableId="1436711188">
    <w:abstractNumId w:val="192"/>
  </w:num>
  <w:num w:numId="22" w16cid:durableId="1747340217">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4534416">
    <w:abstractNumId w:val="126"/>
  </w:num>
  <w:num w:numId="24" w16cid:durableId="1426532114">
    <w:abstractNumId w:val="38"/>
  </w:num>
  <w:num w:numId="25" w16cid:durableId="811869633">
    <w:abstractNumId w:val="213"/>
  </w:num>
  <w:num w:numId="26" w16cid:durableId="609165681">
    <w:abstractNumId w:val="79"/>
  </w:num>
  <w:num w:numId="27" w16cid:durableId="1949315726">
    <w:abstractNumId w:val="197"/>
  </w:num>
  <w:num w:numId="28" w16cid:durableId="328145039">
    <w:abstractNumId w:val="170"/>
  </w:num>
  <w:num w:numId="29" w16cid:durableId="400520831">
    <w:abstractNumId w:val="63"/>
  </w:num>
  <w:num w:numId="30" w16cid:durableId="1018265488">
    <w:abstractNumId w:val="14"/>
  </w:num>
  <w:num w:numId="31" w16cid:durableId="1347248046">
    <w:abstractNumId w:val="202"/>
  </w:num>
  <w:num w:numId="32" w16cid:durableId="1492598753">
    <w:abstractNumId w:val="7"/>
  </w:num>
  <w:num w:numId="33" w16cid:durableId="1693797211">
    <w:abstractNumId w:val="94"/>
  </w:num>
  <w:num w:numId="34" w16cid:durableId="70083415">
    <w:abstractNumId w:val="169"/>
  </w:num>
  <w:num w:numId="35" w16cid:durableId="812219174">
    <w:abstractNumId w:val="2"/>
  </w:num>
  <w:num w:numId="36" w16cid:durableId="434787454">
    <w:abstractNumId w:val="150"/>
  </w:num>
  <w:num w:numId="37" w16cid:durableId="1022051866">
    <w:abstractNumId w:val="86"/>
  </w:num>
  <w:num w:numId="38" w16cid:durableId="1315915565">
    <w:abstractNumId w:val="124"/>
  </w:num>
  <w:num w:numId="39" w16cid:durableId="2117017486">
    <w:abstractNumId w:val="99"/>
  </w:num>
  <w:num w:numId="40" w16cid:durableId="115753984">
    <w:abstractNumId w:val="135"/>
  </w:num>
  <w:num w:numId="41" w16cid:durableId="1741172426">
    <w:abstractNumId w:val="212"/>
  </w:num>
  <w:num w:numId="42" w16cid:durableId="1834562694">
    <w:abstractNumId w:val="138"/>
  </w:num>
  <w:num w:numId="43" w16cid:durableId="1982613268">
    <w:abstractNumId w:val="206"/>
  </w:num>
  <w:num w:numId="44" w16cid:durableId="922836169">
    <w:abstractNumId w:val="74"/>
  </w:num>
  <w:num w:numId="45" w16cid:durableId="1840147538">
    <w:abstractNumId w:val="67"/>
  </w:num>
  <w:num w:numId="46" w16cid:durableId="1046562863">
    <w:abstractNumId w:val="173"/>
  </w:num>
  <w:num w:numId="47" w16cid:durableId="191767967">
    <w:abstractNumId w:val="46"/>
  </w:num>
  <w:num w:numId="48" w16cid:durableId="412943263">
    <w:abstractNumId w:val="199"/>
  </w:num>
  <w:num w:numId="49" w16cid:durableId="1526289933">
    <w:abstractNumId w:val="82"/>
  </w:num>
  <w:num w:numId="50" w16cid:durableId="1186677179">
    <w:abstractNumId w:val="113"/>
  </w:num>
  <w:num w:numId="51" w16cid:durableId="1223442318">
    <w:abstractNumId w:val="36"/>
  </w:num>
  <w:num w:numId="52" w16cid:durableId="554511357">
    <w:abstractNumId w:val="84"/>
  </w:num>
  <w:num w:numId="53" w16cid:durableId="319626412">
    <w:abstractNumId w:val="171"/>
  </w:num>
  <w:num w:numId="54" w16cid:durableId="1521119809">
    <w:abstractNumId w:val="12"/>
  </w:num>
  <w:num w:numId="55" w16cid:durableId="1414207845">
    <w:abstractNumId w:val="188"/>
  </w:num>
  <w:num w:numId="56" w16cid:durableId="908616907">
    <w:abstractNumId w:val="120"/>
  </w:num>
  <w:num w:numId="57" w16cid:durableId="1419794322">
    <w:abstractNumId w:val="115"/>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8" w16cid:durableId="1337273001">
    <w:abstractNumId w:val="131"/>
  </w:num>
  <w:num w:numId="59" w16cid:durableId="384136310">
    <w:abstractNumId w:val="66"/>
  </w:num>
  <w:num w:numId="60" w16cid:durableId="640960157">
    <w:abstractNumId w:val="0"/>
  </w:num>
  <w:num w:numId="61" w16cid:durableId="1622493963">
    <w:abstractNumId w:val="118"/>
  </w:num>
  <w:num w:numId="62" w16cid:durableId="7603625">
    <w:abstractNumId w:val="112"/>
  </w:num>
  <w:num w:numId="63" w16cid:durableId="1518738850">
    <w:abstractNumId w:val="42"/>
  </w:num>
  <w:num w:numId="64" w16cid:durableId="1258057565">
    <w:abstractNumId w:val="81"/>
  </w:num>
  <w:num w:numId="65" w16cid:durableId="688677518">
    <w:abstractNumId w:val="1"/>
  </w:num>
  <w:num w:numId="66" w16cid:durableId="829098379">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822124">
    <w:abstractNumId w:val="123"/>
  </w:num>
  <w:num w:numId="68" w16cid:durableId="249126769">
    <w:abstractNumId w:val="147"/>
  </w:num>
  <w:num w:numId="69" w16cid:durableId="2053923480">
    <w:abstractNumId w:val="214"/>
  </w:num>
  <w:num w:numId="70" w16cid:durableId="725377157">
    <w:abstractNumId w:val="76"/>
  </w:num>
  <w:num w:numId="71" w16cid:durableId="1966695536">
    <w:abstractNumId w:val="80"/>
  </w:num>
  <w:num w:numId="72" w16cid:durableId="1669558938">
    <w:abstractNumId w:val="48"/>
  </w:num>
  <w:num w:numId="73" w16cid:durableId="1561087281">
    <w:abstractNumId w:val="71"/>
  </w:num>
  <w:num w:numId="74" w16cid:durableId="968053299">
    <w:abstractNumId w:val="122"/>
  </w:num>
  <w:num w:numId="75" w16cid:durableId="65208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46897439">
    <w:abstractNumId w:val="70"/>
  </w:num>
  <w:num w:numId="77" w16cid:durableId="1987584168">
    <w:abstractNumId w:val="176"/>
  </w:num>
  <w:num w:numId="78" w16cid:durableId="155733489">
    <w:abstractNumId w:val="165"/>
  </w:num>
  <w:num w:numId="79" w16cid:durableId="351080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4067523">
    <w:abstractNumId w:val="23"/>
  </w:num>
  <w:num w:numId="81" w16cid:durableId="403577009">
    <w:abstractNumId w:val="6"/>
  </w:num>
  <w:num w:numId="82" w16cid:durableId="7561580">
    <w:abstractNumId w:val="24"/>
  </w:num>
  <w:num w:numId="83" w16cid:durableId="700788069">
    <w:abstractNumId w:val="193"/>
  </w:num>
  <w:num w:numId="84" w16cid:durableId="884369860">
    <w:abstractNumId w:val="127"/>
  </w:num>
  <w:num w:numId="85" w16cid:durableId="1332098964">
    <w:abstractNumId w:val="40"/>
  </w:num>
  <w:num w:numId="86" w16cid:durableId="1792935079">
    <w:abstractNumId w:val="203"/>
  </w:num>
  <w:num w:numId="87" w16cid:durableId="659383404">
    <w:abstractNumId w:val="132"/>
  </w:num>
  <w:num w:numId="88" w16cid:durableId="739594772">
    <w:abstractNumId w:val="95"/>
  </w:num>
  <w:num w:numId="89" w16cid:durableId="121963358">
    <w:abstractNumId w:val="98"/>
  </w:num>
  <w:num w:numId="90" w16cid:durableId="421948537">
    <w:abstractNumId w:val="45"/>
  </w:num>
  <w:num w:numId="91" w16cid:durableId="1762291084">
    <w:abstractNumId w:val="9"/>
  </w:num>
  <w:num w:numId="92" w16cid:durableId="1494175333">
    <w:abstractNumId w:val="142"/>
  </w:num>
  <w:num w:numId="93" w16cid:durableId="1205750808">
    <w:abstractNumId w:val="64"/>
  </w:num>
  <w:num w:numId="94" w16cid:durableId="190803812">
    <w:abstractNumId w:val="35"/>
  </w:num>
  <w:num w:numId="95" w16cid:durableId="367216974">
    <w:abstractNumId w:val="181"/>
  </w:num>
  <w:num w:numId="96" w16cid:durableId="1803692825">
    <w:abstractNumId w:val="97"/>
  </w:num>
  <w:num w:numId="97" w16cid:durableId="355159507">
    <w:abstractNumId w:val="198"/>
  </w:num>
  <w:num w:numId="98" w16cid:durableId="1782341819">
    <w:abstractNumId w:val="16"/>
  </w:num>
  <w:num w:numId="99" w16cid:durableId="288440263">
    <w:abstractNumId w:val="196"/>
  </w:num>
  <w:num w:numId="100" w16cid:durableId="1985231523">
    <w:abstractNumId w:val="33"/>
  </w:num>
  <w:num w:numId="101" w16cid:durableId="1288924891">
    <w:abstractNumId w:val="31"/>
  </w:num>
  <w:num w:numId="102" w16cid:durableId="2070835810">
    <w:abstractNumId w:val="60"/>
  </w:num>
  <w:num w:numId="103" w16cid:durableId="1835296782">
    <w:abstractNumId w:val="75"/>
  </w:num>
  <w:num w:numId="104" w16cid:durableId="1085877197">
    <w:abstractNumId w:val="22"/>
  </w:num>
  <w:num w:numId="105" w16cid:durableId="706415196">
    <w:abstractNumId w:val="136"/>
  </w:num>
  <w:num w:numId="106" w16cid:durableId="509872188">
    <w:abstractNumId w:val="54"/>
  </w:num>
  <w:num w:numId="107" w16cid:durableId="1587878392">
    <w:abstractNumId w:val="139"/>
  </w:num>
  <w:num w:numId="108" w16cid:durableId="1588228030">
    <w:abstractNumId w:val="77"/>
  </w:num>
  <w:num w:numId="109" w16cid:durableId="179468830">
    <w:abstractNumId w:val="156"/>
  </w:num>
  <w:num w:numId="110" w16cid:durableId="720523342">
    <w:abstractNumId w:val="204"/>
  </w:num>
  <w:num w:numId="111" w16cid:durableId="367029597">
    <w:abstractNumId w:val="109"/>
  </w:num>
  <w:num w:numId="112" w16cid:durableId="1798059630">
    <w:abstractNumId w:val="55"/>
  </w:num>
  <w:num w:numId="113" w16cid:durableId="1888450846">
    <w:abstractNumId w:val="134"/>
  </w:num>
  <w:num w:numId="114" w16cid:durableId="1510103297">
    <w:abstractNumId w:val="68"/>
  </w:num>
  <w:num w:numId="115" w16cid:durableId="1227953561">
    <w:abstractNumId w:val="172"/>
  </w:num>
  <w:num w:numId="116" w16cid:durableId="959871630">
    <w:abstractNumId w:val="182"/>
  </w:num>
  <w:num w:numId="117" w16cid:durableId="246379933">
    <w:abstractNumId w:val="151"/>
  </w:num>
  <w:num w:numId="118" w16cid:durableId="269893699">
    <w:abstractNumId w:val="200"/>
  </w:num>
  <w:num w:numId="119" w16cid:durableId="74478484">
    <w:abstractNumId w:val="93"/>
  </w:num>
  <w:num w:numId="120" w16cid:durableId="779759235">
    <w:abstractNumId w:val="106"/>
  </w:num>
  <w:num w:numId="121" w16cid:durableId="1026180692">
    <w:abstractNumId w:val="137"/>
  </w:num>
  <w:num w:numId="122" w16cid:durableId="1849176678">
    <w:abstractNumId w:val="108"/>
  </w:num>
  <w:num w:numId="123" w16cid:durableId="110393779">
    <w:abstractNumId w:val="11"/>
  </w:num>
  <w:num w:numId="124" w16cid:durableId="702367791">
    <w:abstractNumId w:val="28"/>
  </w:num>
  <w:num w:numId="125" w16cid:durableId="886910815">
    <w:abstractNumId w:val="157"/>
  </w:num>
  <w:num w:numId="126" w16cid:durableId="404494504">
    <w:abstractNumId w:val="17"/>
  </w:num>
  <w:num w:numId="127" w16cid:durableId="1501891116">
    <w:abstractNumId w:val="114"/>
  </w:num>
  <w:num w:numId="128" w16cid:durableId="982584384">
    <w:abstractNumId w:val="183"/>
  </w:num>
  <w:num w:numId="129" w16cid:durableId="845902233">
    <w:abstractNumId w:val="153"/>
  </w:num>
  <w:num w:numId="130" w16cid:durableId="1222525461">
    <w:abstractNumId w:val="73"/>
  </w:num>
  <w:num w:numId="131" w16cid:durableId="1100101940">
    <w:abstractNumId w:val="143"/>
  </w:num>
  <w:num w:numId="132" w16cid:durableId="966931234">
    <w:abstractNumId w:val="189"/>
  </w:num>
  <w:num w:numId="133" w16cid:durableId="2075084544">
    <w:abstractNumId w:val="56"/>
  </w:num>
  <w:num w:numId="134" w16cid:durableId="1669941400">
    <w:abstractNumId w:val="59"/>
  </w:num>
  <w:num w:numId="135" w16cid:durableId="1825195697">
    <w:abstractNumId w:val="69"/>
  </w:num>
  <w:num w:numId="136" w16cid:durableId="7681881">
    <w:abstractNumId w:val="104"/>
  </w:num>
  <w:num w:numId="137" w16cid:durableId="2133671603">
    <w:abstractNumId w:val="128"/>
  </w:num>
  <w:num w:numId="138" w16cid:durableId="1503738745">
    <w:abstractNumId w:val="210"/>
  </w:num>
  <w:num w:numId="139" w16cid:durableId="994720844">
    <w:abstractNumId w:val="21"/>
  </w:num>
  <w:num w:numId="140" w16cid:durableId="129982036">
    <w:abstractNumId w:val="162"/>
  </w:num>
  <w:num w:numId="141" w16cid:durableId="1777938710">
    <w:abstractNumId w:val="146"/>
  </w:num>
  <w:num w:numId="142" w16cid:durableId="1069618417">
    <w:abstractNumId w:val="166"/>
  </w:num>
  <w:num w:numId="143" w16cid:durableId="24722199">
    <w:abstractNumId w:val="130"/>
  </w:num>
  <w:num w:numId="144" w16cid:durableId="412363211">
    <w:abstractNumId w:val="148"/>
  </w:num>
  <w:num w:numId="145" w16cid:durableId="795753028">
    <w:abstractNumId w:val="51"/>
  </w:num>
  <w:num w:numId="146" w16cid:durableId="1785729328">
    <w:abstractNumId w:val="195"/>
  </w:num>
  <w:num w:numId="147" w16cid:durableId="810244315">
    <w:abstractNumId w:val="117"/>
  </w:num>
  <w:num w:numId="148" w16cid:durableId="2133402308">
    <w:abstractNumId w:val="61"/>
  </w:num>
  <w:num w:numId="149" w16cid:durableId="1191601354">
    <w:abstractNumId w:val="168"/>
  </w:num>
  <w:num w:numId="150" w16cid:durableId="391924313">
    <w:abstractNumId w:val="185"/>
  </w:num>
  <w:num w:numId="151" w16cid:durableId="904027116">
    <w:abstractNumId w:val="129"/>
  </w:num>
  <w:num w:numId="152" w16cid:durableId="887381270">
    <w:abstractNumId w:val="174"/>
  </w:num>
  <w:num w:numId="153" w16cid:durableId="1549338342">
    <w:abstractNumId w:val="78"/>
  </w:num>
  <w:num w:numId="154" w16cid:durableId="144592430">
    <w:abstractNumId w:val="121"/>
  </w:num>
  <w:num w:numId="155" w16cid:durableId="558638170">
    <w:abstractNumId w:val="43"/>
  </w:num>
  <w:num w:numId="156" w16cid:durableId="1995450986">
    <w:abstractNumId w:val="88"/>
  </w:num>
  <w:num w:numId="157" w16cid:durableId="478498353">
    <w:abstractNumId w:val="29"/>
  </w:num>
  <w:num w:numId="158" w16cid:durableId="1788423361">
    <w:abstractNumId w:val="149"/>
  </w:num>
  <w:num w:numId="159" w16cid:durableId="396827836">
    <w:abstractNumId w:val="91"/>
  </w:num>
  <w:num w:numId="160" w16cid:durableId="74866213">
    <w:abstractNumId w:val="186"/>
  </w:num>
  <w:num w:numId="161" w16cid:durableId="480653371">
    <w:abstractNumId w:val="167"/>
  </w:num>
  <w:num w:numId="162" w16cid:durableId="1644265050">
    <w:abstractNumId w:val="92"/>
  </w:num>
  <w:num w:numId="163" w16cid:durableId="1740051275">
    <w:abstractNumId w:val="49"/>
  </w:num>
  <w:num w:numId="164" w16cid:durableId="605621646">
    <w:abstractNumId w:val="83"/>
  </w:num>
  <w:num w:numId="165" w16cid:durableId="275412541">
    <w:abstractNumId w:val="211"/>
  </w:num>
  <w:num w:numId="166" w16cid:durableId="24066374">
    <w:abstractNumId w:val="26"/>
  </w:num>
  <w:num w:numId="167" w16cid:durableId="1049646754">
    <w:abstractNumId w:val="133"/>
  </w:num>
  <w:num w:numId="168" w16cid:durableId="273709788">
    <w:abstractNumId w:val="180"/>
  </w:num>
  <w:num w:numId="169" w16cid:durableId="1803648979">
    <w:abstractNumId w:val="47"/>
  </w:num>
  <w:num w:numId="170" w16cid:durableId="867989703">
    <w:abstractNumId w:val="178"/>
  </w:num>
  <w:num w:numId="171" w16cid:durableId="267858330">
    <w:abstractNumId w:val="201"/>
  </w:num>
  <w:num w:numId="172" w16cid:durableId="928003352">
    <w:abstractNumId w:val="41"/>
  </w:num>
  <w:num w:numId="173" w16cid:durableId="772087553">
    <w:abstractNumId w:val="53"/>
  </w:num>
  <w:num w:numId="174" w16cid:durableId="1344362300">
    <w:abstractNumId w:val="19"/>
  </w:num>
  <w:num w:numId="175" w16cid:durableId="59252274">
    <w:abstractNumId w:val="57"/>
  </w:num>
  <w:num w:numId="176" w16cid:durableId="1288705782">
    <w:abstractNumId w:val="32"/>
  </w:num>
  <w:num w:numId="177" w16cid:durableId="930235101">
    <w:abstractNumId w:val="155"/>
  </w:num>
  <w:num w:numId="178" w16cid:durableId="2097289687">
    <w:abstractNumId w:val="13"/>
  </w:num>
  <w:num w:numId="179" w16cid:durableId="243615126">
    <w:abstractNumId w:val="107"/>
  </w:num>
  <w:num w:numId="180" w16cid:durableId="1969627640">
    <w:abstractNumId w:val="30"/>
  </w:num>
  <w:num w:numId="181" w16cid:durableId="878056723">
    <w:abstractNumId w:val="103"/>
  </w:num>
  <w:num w:numId="182" w16cid:durableId="368919729">
    <w:abstractNumId w:val="96"/>
  </w:num>
  <w:num w:numId="183" w16cid:durableId="187304681">
    <w:abstractNumId w:val="184"/>
  </w:num>
  <w:num w:numId="184" w16cid:durableId="1751270373">
    <w:abstractNumId w:val="159"/>
  </w:num>
  <w:num w:numId="185" w16cid:durableId="295837036">
    <w:abstractNumId w:val="163"/>
  </w:num>
  <w:num w:numId="186" w16cid:durableId="6951316">
    <w:abstractNumId w:val="18"/>
  </w:num>
  <w:num w:numId="187" w16cid:durableId="1671180608">
    <w:abstractNumId w:val="105"/>
  </w:num>
  <w:num w:numId="188" w16cid:durableId="131680506">
    <w:abstractNumId w:val="90"/>
  </w:num>
  <w:num w:numId="189" w16cid:durableId="1326588776">
    <w:abstractNumId w:val="52"/>
  </w:num>
  <w:num w:numId="190" w16cid:durableId="1442265376">
    <w:abstractNumId w:val="65"/>
  </w:num>
  <w:num w:numId="191" w16cid:durableId="1934392885">
    <w:abstractNumId w:val="158"/>
  </w:num>
  <w:num w:numId="192" w16cid:durableId="1596207293">
    <w:abstractNumId w:val="87"/>
  </w:num>
  <w:num w:numId="193" w16cid:durableId="553857456">
    <w:abstractNumId w:val="177"/>
  </w:num>
  <w:num w:numId="194" w16cid:durableId="2048990577">
    <w:abstractNumId w:val="164"/>
  </w:num>
  <w:num w:numId="195" w16cid:durableId="1553542403">
    <w:abstractNumId w:val="160"/>
  </w:num>
  <w:num w:numId="196" w16cid:durableId="1865484347">
    <w:abstractNumId w:val="161"/>
  </w:num>
  <w:num w:numId="197" w16cid:durableId="146751899">
    <w:abstractNumId w:val="89"/>
  </w:num>
  <w:num w:numId="198" w16cid:durableId="1738285746">
    <w:abstractNumId w:val="37"/>
  </w:num>
  <w:num w:numId="199" w16cid:durableId="259727763">
    <w:abstractNumId w:val="175"/>
  </w:num>
  <w:num w:numId="200" w16cid:durableId="1772310501">
    <w:abstractNumId w:val="85"/>
  </w:num>
  <w:num w:numId="201" w16cid:durableId="723678158">
    <w:abstractNumId w:val="27"/>
  </w:num>
  <w:num w:numId="202" w16cid:durableId="512961334">
    <w:abstractNumId w:val="141"/>
  </w:num>
  <w:num w:numId="203" w16cid:durableId="601182792">
    <w:abstractNumId w:val="58"/>
  </w:num>
  <w:num w:numId="204" w16cid:durableId="384988101">
    <w:abstractNumId w:val="207"/>
  </w:num>
  <w:num w:numId="205" w16cid:durableId="927428535">
    <w:abstractNumId w:val="154"/>
  </w:num>
  <w:num w:numId="206" w16cid:durableId="1764715347">
    <w:abstractNumId w:val="179"/>
  </w:num>
  <w:num w:numId="207" w16cid:durableId="1781342009">
    <w:abstractNumId w:val="72"/>
  </w:num>
  <w:numIdMacAtCleanup w:val="2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TE">
    <w15:presenceInfo w15:providerId="None" w15:userId="ZTE"/>
  </w15:person>
  <w15:person w15:author="Huawei">
    <w15:presenceInfo w15:providerId="None" w15:userId="Huawei"/>
  </w15:person>
  <w15:person w15:author="Alberto Rico Alvarino">
    <w15:presenceInfo w15:providerId="AD" w15:userId="S::albertor@qti.qualcomm.com::d08523d9-2e6a-4845-85fc-ca2842cee7a9"/>
  </w15:person>
  <w15:person w15:author="Siqi Liu(vivo)">
    <w15:presenceInfo w15:providerId="AD" w15:userId="S::11065411@vivo.com::eb16f6f0-e40b-4612-9004-4354a79fb370"/>
  </w15:person>
  <w15:person w15:author="Huawei, HiSilicon">
    <w15:presenceInfo w15:providerId="None" w15:userId="Huawei, HiSilicon"/>
  </w15:person>
  <w15:person w15:author="leihaipeng">
    <w15:presenceInfo w15:providerId="None" w15:userId="leihaipeng"/>
  </w15:person>
  <w15:person w15:author="Haipeng Lei">
    <w15:presenceInfo w15:providerId="AD" w15:userId="S::leihaipeng@xiaomi.com::83a8cd2c-187f-47cf-b015-9df2ff42ca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n-AU" w:vendorID="64" w:dllVersion="0" w:nlCheck="1" w:checkStyle="0"/>
  <w:activeWritingStyle w:appName="MSWord" w:lang="en-CA" w:vendorID="64" w:dllVersion="0" w:nlCheck="1" w:checkStyle="0"/>
  <w:activeWritingStyle w:appName="MSWord" w:lang="en-IN"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7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8A"/>
    <w:rsid w:val="0000011E"/>
    <w:rsid w:val="0000013F"/>
    <w:rsid w:val="00000238"/>
    <w:rsid w:val="000002C2"/>
    <w:rsid w:val="00000339"/>
    <w:rsid w:val="0000046A"/>
    <w:rsid w:val="00000491"/>
    <w:rsid w:val="000004A3"/>
    <w:rsid w:val="00000558"/>
    <w:rsid w:val="00000609"/>
    <w:rsid w:val="000008A4"/>
    <w:rsid w:val="00000913"/>
    <w:rsid w:val="0000099A"/>
    <w:rsid w:val="00000CD3"/>
    <w:rsid w:val="00000DDC"/>
    <w:rsid w:val="000011FF"/>
    <w:rsid w:val="00001387"/>
    <w:rsid w:val="00001808"/>
    <w:rsid w:val="00001983"/>
    <w:rsid w:val="00001BCD"/>
    <w:rsid w:val="00001C57"/>
    <w:rsid w:val="00001D44"/>
    <w:rsid w:val="00001F3B"/>
    <w:rsid w:val="00001F4E"/>
    <w:rsid w:val="00001F7B"/>
    <w:rsid w:val="0000225F"/>
    <w:rsid w:val="00002390"/>
    <w:rsid w:val="00002523"/>
    <w:rsid w:val="00002561"/>
    <w:rsid w:val="0000260F"/>
    <w:rsid w:val="00002618"/>
    <w:rsid w:val="0000264D"/>
    <w:rsid w:val="000026FC"/>
    <w:rsid w:val="00002762"/>
    <w:rsid w:val="00002767"/>
    <w:rsid w:val="000028AB"/>
    <w:rsid w:val="0000299C"/>
    <w:rsid w:val="00002B32"/>
    <w:rsid w:val="00002BB0"/>
    <w:rsid w:val="00002C6E"/>
    <w:rsid w:val="00002D28"/>
    <w:rsid w:val="00002D7F"/>
    <w:rsid w:val="00002F18"/>
    <w:rsid w:val="00002F50"/>
    <w:rsid w:val="00002F83"/>
    <w:rsid w:val="000031A3"/>
    <w:rsid w:val="00003422"/>
    <w:rsid w:val="0000356D"/>
    <w:rsid w:val="00003945"/>
    <w:rsid w:val="000039F5"/>
    <w:rsid w:val="00003BE6"/>
    <w:rsid w:val="00003CBA"/>
    <w:rsid w:val="00003DC8"/>
    <w:rsid w:val="00003DE5"/>
    <w:rsid w:val="00003F1D"/>
    <w:rsid w:val="00004006"/>
    <w:rsid w:val="000040E7"/>
    <w:rsid w:val="00004111"/>
    <w:rsid w:val="000041DF"/>
    <w:rsid w:val="00004223"/>
    <w:rsid w:val="00004430"/>
    <w:rsid w:val="000044A0"/>
    <w:rsid w:val="000044DF"/>
    <w:rsid w:val="00004720"/>
    <w:rsid w:val="00004723"/>
    <w:rsid w:val="000047F2"/>
    <w:rsid w:val="000049C7"/>
    <w:rsid w:val="00004A38"/>
    <w:rsid w:val="00004E35"/>
    <w:rsid w:val="00004E6C"/>
    <w:rsid w:val="00004F32"/>
    <w:rsid w:val="00005177"/>
    <w:rsid w:val="0000518F"/>
    <w:rsid w:val="000053C5"/>
    <w:rsid w:val="00005919"/>
    <w:rsid w:val="00005AA6"/>
    <w:rsid w:val="00005C1F"/>
    <w:rsid w:val="00005E1D"/>
    <w:rsid w:val="0000633D"/>
    <w:rsid w:val="00006341"/>
    <w:rsid w:val="000063DE"/>
    <w:rsid w:val="00006779"/>
    <w:rsid w:val="000067D7"/>
    <w:rsid w:val="000068B9"/>
    <w:rsid w:val="00006E6F"/>
    <w:rsid w:val="00006E91"/>
    <w:rsid w:val="0000704A"/>
    <w:rsid w:val="0000704F"/>
    <w:rsid w:val="00007156"/>
    <w:rsid w:val="0000718E"/>
    <w:rsid w:val="00007236"/>
    <w:rsid w:val="0000724F"/>
    <w:rsid w:val="00007449"/>
    <w:rsid w:val="000078AF"/>
    <w:rsid w:val="00007A57"/>
    <w:rsid w:val="00007B1B"/>
    <w:rsid w:val="00007B55"/>
    <w:rsid w:val="00007C8B"/>
    <w:rsid w:val="00007CD7"/>
    <w:rsid w:val="00007DCB"/>
    <w:rsid w:val="00007DD1"/>
    <w:rsid w:val="00007E17"/>
    <w:rsid w:val="00007EDD"/>
    <w:rsid w:val="00007EFB"/>
    <w:rsid w:val="00007FAA"/>
    <w:rsid w:val="0001040C"/>
    <w:rsid w:val="00010432"/>
    <w:rsid w:val="0001043D"/>
    <w:rsid w:val="0001083D"/>
    <w:rsid w:val="000108E2"/>
    <w:rsid w:val="00010A17"/>
    <w:rsid w:val="00010D11"/>
    <w:rsid w:val="00010E5E"/>
    <w:rsid w:val="00010EA4"/>
    <w:rsid w:val="00010EB9"/>
    <w:rsid w:val="00010F11"/>
    <w:rsid w:val="000110D0"/>
    <w:rsid w:val="00011137"/>
    <w:rsid w:val="00011365"/>
    <w:rsid w:val="00011381"/>
    <w:rsid w:val="000114A0"/>
    <w:rsid w:val="0001157A"/>
    <w:rsid w:val="000115EB"/>
    <w:rsid w:val="00011614"/>
    <w:rsid w:val="00011697"/>
    <w:rsid w:val="000117A7"/>
    <w:rsid w:val="00011833"/>
    <w:rsid w:val="0001196A"/>
    <w:rsid w:val="000119D3"/>
    <w:rsid w:val="00011DBA"/>
    <w:rsid w:val="00011E0A"/>
    <w:rsid w:val="00011E10"/>
    <w:rsid w:val="00011E5B"/>
    <w:rsid w:val="00011EF5"/>
    <w:rsid w:val="0001205D"/>
    <w:rsid w:val="00012099"/>
    <w:rsid w:val="000120A3"/>
    <w:rsid w:val="000121E6"/>
    <w:rsid w:val="0001222C"/>
    <w:rsid w:val="000122B2"/>
    <w:rsid w:val="000123AB"/>
    <w:rsid w:val="000123C0"/>
    <w:rsid w:val="00012595"/>
    <w:rsid w:val="0001285D"/>
    <w:rsid w:val="00012D15"/>
    <w:rsid w:val="00012DDC"/>
    <w:rsid w:val="00012F0D"/>
    <w:rsid w:val="00012F9C"/>
    <w:rsid w:val="00012FC5"/>
    <w:rsid w:val="00012FD5"/>
    <w:rsid w:val="00013086"/>
    <w:rsid w:val="000136EA"/>
    <w:rsid w:val="00013744"/>
    <w:rsid w:val="00013758"/>
    <w:rsid w:val="00013A5B"/>
    <w:rsid w:val="00013A9A"/>
    <w:rsid w:val="00013B03"/>
    <w:rsid w:val="00013BE4"/>
    <w:rsid w:val="00013C6D"/>
    <w:rsid w:val="00013EC6"/>
    <w:rsid w:val="00013F19"/>
    <w:rsid w:val="00013F78"/>
    <w:rsid w:val="00014021"/>
    <w:rsid w:val="00014186"/>
    <w:rsid w:val="0001418A"/>
    <w:rsid w:val="00014253"/>
    <w:rsid w:val="0001438B"/>
    <w:rsid w:val="000144D9"/>
    <w:rsid w:val="000144E8"/>
    <w:rsid w:val="0001452A"/>
    <w:rsid w:val="000146A5"/>
    <w:rsid w:val="00014724"/>
    <w:rsid w:val="0001481C"/>
    <w:rsid w:val="000149B3"/>
    <w:rsid w:val="00014D5A"/>
    <w:rsid w:val="00014E55"/>
    <w:rsid w:val="00014F90"/>
    <w:rsid w:val="00015031"/>
    <w:rsid w:val="000150B2"/>
    <w:rsid w:val="0001512C"/>
    <w:rsid w:val="00015149"/>
    <w:rsid w:val="00015297"/>
    <w:rsid w:val="0001565D"/>
    <w:rsid w:val="00015795"/>
    <w:rsid w:val="000159DA"/>
    <w:rsid w:val="00015AF0"/>
    <w:rsid w:val="00015B19"/>
    <w:rsid w:val="00015CB8"/>
    <w:rsid w:val="00015D2E"/>
    <w:rsid w:val="00015DEA"/>
    <w:rsid w:val="00015E45"/>
    <w:rsid w:val="00015F1B"/>
    <w:rsid w:val="00015F37"/>
    <w:rsid w:val="00015FB9"/>
    <w:rsid w:val="00015FFD"/>
    <w:rsid w:val="0001631F"/>
    <w:rsid w:val="00016330"/>
    <w:rsid w:val="00016391"/>
    <w:rsid w:val="000163BD"/>
    <w:rsid w:val="00016466"/>
    <w:rsid w:val="00016716"/>
    <w:rsid w:val="0001673B"/>
    <w:rsid w:val="00016752"/>
    <w:rsid w:val="0001698A"/>
    <w:rsid w:val="00016A20"/>
    <w:rsid w:val="00016ACC"/>
    <w:rsid w:val="00016AFA"/>
    <w:rsid w:val="00016C00"/>
    <w:rsid w:val="00016CD2"/>
    <w:rsid w:val="00016DAF"/>
    <w:rsid w:val="00016FE7"/>
    <w:rsid w:val="00017000"/>
    <w:rsid w:val="000172E3"/>
    <w:rsid w:val="00017304"/>
    <w:rsid w:val="00017317"/>
    <w:rsid w:val="0001784F"/>
    <w:rsid w:val="00017CC7"/>
    <w:rsid w:val="00017E12"/>
    <w:rsid w:val="00017F48"/>
    <w:rsid w:val="0002018B"/>
    <w:rsid w:val="00020268"/>
    <w:rsid w:val="000203FF"/>
    <w:rsid w:val="00020654"/>
    <w:rsid w:val="000207B2"/>
    <w:rsid w:val="000209B3"/>
    <w:rsid w:val="00020A26"/>
    <w:rsid w:val="00020A60"/>
    <w:rsid w:val="00020AC6"/>
    <w:rsid w:val="00020CD1"/>
    <w:rsid w:val="00020CF1"/>
    <w:rsid w:val="00020D2A"/>
    <w:rsid w:val="00020DC6"/>
    <w:rsid w:val="00020DFB"/>
    <w:rsid w:val="00020E44"/>
    <w:rsid w:val="00020E67"/>
    <w:rsid w:val="000210CE"/>
    <w:rsid w:val="00021374"/>
    <w:rsid w:val="00021426"/>
    <w:rsid w:val="000214FC"/>
    <w:rsid w:val="0002154C"/>
    <w:rsid w:val="00021561"/>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616"/>
    <w:rsid w:val="0002270B"/>
    <w:rsid w:val="00022869"/>
    <w:rsid w:val="000228F8"/>
    <w:rsid w:val="000229FB"/>
    <w:rsid w:val="00022A86"/>
    <w:rsid w:val="00022CEB"/>
    <w:rsid w:val="00022D5C"/>
    <w:rsid w:val="00022DFC"/>
    <w:rsid w:val="00022F1D"/>
    <w:rsid w:val="00022F69"/>
    <w:rsid w:val="00023056"/>
    <w:rsid w:val="00023308"/>
    <w:rsid w:val="000233A9"/>
    <w:rsid w:val="00023467"/>
    <w:rsid w:val="00023468"/>
    <w:rsid w:val="000237CF"/>
    <w:rsid w:val="00023B08"/>
    <w:rsid w:val="00023B25"/>
    <w:rsid w:val="00023B76"/>
    <w:rsid w:val="00023E81"/>
    <w:rsid w:val="00024121"/>
    <w:rsid w:val="00024216"/>
    <w:rsid w:val="000242C4"/>
    <w:rsid w:val="0002454E"/>
    <w:rsid w:val="000245BD"/>
    <w:rsid w:val="0002461B"/>
    <w:rsid w:val="000247E6"/>
    <w:rsid w:val="000248F8"/>
    <w:rsid w:val="00024A93"/>
    <w:rsid w:val="00024ABE"/>
    <w:rsid w:val="00024B1C"/>
    <w:rsid w:val="00024B8A"/>
    <w:rsid w:val="00024DBA"/>
    <w:rsid w:val="00024F96"/>
    <w:rsid w:val="00024FFC"/>
    <w:rsid w:val="00025028"/>
    <w:rsid w:val="00025078"/>
    <w:rsid w:val="00025099"/>
    <w:rsid w:val="00025150"/>
    <w:rsid w:val="000251A7"/>
    <w:rsid w:val="000252A8"/>
    <w:rsid w:val="000252C3"/>
    <w:rsid w:val="0002552A"/>
    <w:rsid w:val="00025930"/>
    <w:rsid w:val="0002595F"/>
    <w:rsid w:val="00025AEF"/>
    <w:rsid w:val="00025B9D"/>
    <w:rsid w:val="00025FE6"/>
    <w:rsid w:val="000261F5"/>
    <w:rsid w:val="000262BB"/>
    <w:rsid w:val="00026421"/>
    <w:rsid w:val="00026440"/>
    <w:rsid w:val="00026602"/>
    <w:rsid w:val="0002694C"/>
    <w:rsid w:val="00026B4C"/>
    <w:rsid w:val="00026C21"/>
    <w:rsid w:val="00026C93"/>
    <w:rsid w:val="00026EA0"/>
    <w:rsid w:val="00026F49"/>
    <w:rsid w:val="00026F68"/>
    <w:rsid w:val="00026FB8"/>
    <w:rsid w:val="00026FC9"/>
    <w:rsid w:val="0002706D"/>
    <w:rsid w:val="000270FA"/>
    <w:rsid w:val="00027176"/>
    <w:rsid w:val="00027184"/>
    <w:rsid w:val="00027236"/>
    <w:rsid w:val="000272D7"/>
    <w:rsid w:val="0002731D"/>
    <w:rsid w:val="00027560"/>
    <w:rsid w:val="00027848"/>
    <w:rsid w:val="00027A38"/>
    <w:rsid w:val="00027C05"/>
    <w:rsid w:val="00027C52"/>
    <w:rsid w:val="00027EA6"/>
    <w:rsid w:val="00027FE9"/>
    <w:rsid w:val="0003013B"/>
    <w:rsid w:val="0003027C"/>
    <w:rsid w:val="000302E5"/>
    <w:rsid w:val="000302FB"/>
    <w:rsid w:val="00030491"/>
    <w:rsid w:val="00030579"/>
    <w:rsid w:val="000305AD"/>
    <w:rsid w:val="00030600"/>
    <w:rsid w:val="00030656"/>
    <w:rsid w:val="00030673"/>
    <w:rsid w:val="00030808"/>
    <w:rsid w:val="00030857"/>
    <w:rsid w:val="00030A34"/>
    <w:rsid w:val="00030B05"/>
    <w:rsid w:val="00030BD6"/>
    <w:rsid w:val="00030C5B"/>
    <w:rsid w:val="00030D25"/>
    <w:rsid w:val="00030D98"/>
    <w:rsid w:val="00030DAD"/>
    <w:rsid w:val="00030E10"/>
    <w:rsid w:val="00030E1B"/>
    <w:rsid w:val="00030E8C"/>
    <w:rsid w:val="00030F4C"/>
    <w:rsid w:val="0003103E"/>
    <w:rsid w:val="00031054"/>
    <w:rsid w:val="00031057"/>
    <w:rsid w:val="0003111F"/>
    <w:rsid w:val="0003129F"/>
    <w:rsid w:val="000313F3"/>
    <w:rsid w:val="000314C8"/>
    <w:rsid w:val="00031733"/>
    <w:rsid w:val="00031755"/>
    <w:rsid w:val="000317FD"/>
    <w:rsid w:val="000319B9"/>
    <w:rsid w:val="00031A2E"/>
    <w:rsid w:val="00031A99"/>
    <w:rsid w:val="00031CDD"/>
    <w:rsid w:val="00031CDF"/>
    <w:rsid w:val="00032046"/>
    <w:rsid w:val="000320F5"/>
    <w:rsid w:val="00032241"/>
    <w:rsid w:val="000322D0"/>
    <w:rsid w:val="0003230C"/>
    <w:rsid w:val="0003242A"/>
    <w:rsid w:val="00032716"/>
    <w:rsid w:val="0003273A"/>
    <w:rsid w:val="0003277F"/>
    <w:rsid w:val="00032A11"/>
    <w:rsid w:val="00032A12"/>
    <w:rsid w:val="00032B5F"/>
    <w:rsid w:val="00032B72"/>
    <w:rsid w:val="00032D06"/>
    <w:rsid w:val="00032D4E"/>
    <w:rsid w:val="00032E77"/>
    <w:rsid w:val="00032E94"/>
    <w:rsid w:val="00033039"/>
    <w:rsid w:val="00033197"/>
    <w:rsid w:val="0003324A"/>
    <w:rsid w:val="000334DE"/>
    <w:rsid w:val="000336E9"/>
    <w:rsid w:val="000338CE"/>
    <w:rsid w:val="0003394D"/>
    <w:rsid w:val="00033A59"/>
    <w:rsid w:val="00033C77"/>
    <w:rsid w:val="000341B7"/>
    <w:rsid w:val="000343AF"/>
    <w:rsid w:val="000345AE"/>
    <w:rsid w:val="00034845"/>
    <w:rsid w:val="000348A1"/>
    <w:rsid w:val="00034A22"/>
    <w:rsid w:val="00034A58"/>
    <w:rsid w:val="00034A5C"/>
    <w:rsid w:val="00034B93"/>
    <w:rsid w:val="00034C5E"/>
    <w:rsid w:val="00034CC1"/>
    <w:rsid w:val="00034DDA"/>
    <w:rsid w:val="00034EF7"/>
    <w:rsid w:val="00035052"/>
    <w:rsid w:val="00035214"/>
    <w:rsid w:val="0003523E"/>
    <w:rsid w:val="000352B5"/>
    <w:rsid w:val="000352C1"/>
    <w:rsid w:val="0003551D"/>
    <w:rsid w:val="000356AE"/>
    <w:rsid w:val="0003574E"/>
    <w:rsid w:val="000358ED"/>
    <w:rsid w:val="00035B2F"/>
    <w:rsid w:val="00035C5E"/>
    <w:rsid w:val="00035DD0"/>
    <w:rsid w:val="00035DE3"/>
    <w:rsid w:val="00035EC6"/>
    <w:rsid w:val="000361E6"/>
    <w:rsid w:val="00036244"/>
    <w:rsid w:val="00036451"/>
    <w:rsid w:val="0003652E"/>
    <w:rsid w:val="00036580"/>
    <w:rsid w:val="000366BE"/>
    <w:rsid w:val="00036715"/>
    <w:rsid w:val="00036761"/>
    <w:rsid w:val="000368CC"/>
    <w:rsid w:val="0003690D"/>
    <w:rsid w:val="000369F3"/>
    <w:rsid w:val="00036B18"/>
    <w:rsid w:val="00036CB7"/>
    <w:rsid w:val="00036CE4"/>
    <w:rsid w:val="00036DBD"/>
    <w:rsid w:val="000370C2"/>
    <w:rsid w:val="000370F9"/>
    <w:rsid w:val="00037246"/>
    <w:rsid w:val="000372C7"/>
    <w:rsid w:val="000372EF"/>
    <w:rsid w:val="000374B1"/>
    <w:rsid w:val="000374F5"/>
    <w:rsid w:val="000375D7"/>
    <w:rsid w:val="000375FD"/>
    <w:rsid w:val="00037679"/>
    <w:rsid w:val="00037829"/>
    <w:rsid w:val="00037970"/>
    <w:rsid w:val="00037996"/>
    <w:rsid w:val="00037A5A"/>
    <w:rsid w:val="00037C00"/>
    <w:rsid w:val="00037E76"/>
    <w:rsid w:val="0004004A"/>
    <w:rsid w:val="000400A1"/>
    <w:rsid w:val="00040120"/>
    <w:rsid w:val="0004034C"/>
    <w:rsid w:val="00040666"/>
    <w:rsid w:val="0004066F"/>
    <w:rsid w:val="000406E5"/>
    <w:rsid w:val="00040893"/>
    <w:rsid w:val="00040931"/>
    <w:rsid w:val="00040C86"/>
    <w:rsid w:val="000410F4"/>
    <w:rsid w:val="0004118B"/>
    <w:rsid w:val="000411DE"/>
    <w:rsid w:val="00041322"/>
    <w:rsid w:val="00041362"/>
    <w:rsid w:val="000413A7"/>
    <w:rsid w:val="00041452"/>
    <w:rsid w:val="000414CA"/>
    <w:rsid w:val="000416A3"/>
    <w:rsid w:val="000416F6"/>
    <w:rsid w:val="0004177A"/>
    <w:rsid w:val="00041882"/>
    <w:rsid w:val="000418D0"/>
    <w:rsid w:val="00041A80"/>
    <w:rsid w:val="00041AF5"/>
    <w:rsid w:val="00041C31"/>
    <w:rsid w:val="00041D0A"/>
    <w:rsid w:val="00041D5B"/>
    <w:rsid w:val="00041E0A"/>
    <w:rsid w:val="00041F03"/>
    <w:rsid w:val="00041FCE"/>
    <w:rsid w:val="00041FF8"/>
    <w:rsid w:val="0004205D"/>
    <w:rsid w:val="000423DC"/>
    <w:rsid w:val="00042438"/>
    <w:rsid w:val="00042447"/>
    <w:rsid w:val="00042496"/>
    <w:rsid w:val="00042771"/>
    <w:rsid w:val="000428DC"/>
    <w:rsid w:val="00042C08"/>
    <w:rsid w:val="00042C35"/>
    <w:rsid w:val="00042DE2"/>
    <w:rsid w:val="00042E8F"/>
    <w:rsid w:val="00042FD7"/>
    <w:rsid w:val="0004307B"/>
    <w:rsid w:val="00043149"/>
    <w:rsid w:val="000433BD"/>
    <w:rsid w:val="000433E2"/>
    <w:rsid w:val="00043425"/>
    <w:rsid w:val="000435F2"/>
    <w:rsid w:val="00043615"/>
    <w:rsid w:val="000438EF"/>
    <w:rsid w:val="000439FD"/>
    <w:rsid w:val="00043CAB"/>
    <w:rsid w:val="00043D37"/>
    <w:rsid w:val="0004406F"/>
    <w:rsid w:val="000440AF"/>
    <w:rsid w:val="000441BC"/>
    <w:rsid w:val="0004431B"/>
    <w:rsid w:val="0004431F"/>
    <w:rsid w:val="00044469"/>
    <w:rsid w:val="000444A6"/>
    <w:rsid w:val="0004453A"/>
    <w:rsid w:val="000445D5"/>
    <w:rsid w:val="0004466E"/>
    <w:rsid w:val="00044671"/>
    <w:rsid w:val="00044675"/>
    <w:rsid w:val="00044676"/>
    <w:rsid w:val="00044739"/>
    <w:rsid w:val="000447A7"/>
    <w:rsid w:val="00044839"/>
    <w:rsid w:val="00044ABA"/>
    <w:rsid w:val="00044BC5"/>
    <w:rsid w:val="00044C27"/>
    <w:rsid w:val="00044CB1"/>
    <w:rsid w:val="00044D18"/>
    <w:rsid w:val="00044DD3"/>
    <w:rsid w:val="00044E04"/>
    <w:rsid w:val="00044E41"/>
    <w:rsid w:val="00044F78"/>
    <w:rsid w:val="0004513F"/>
    <w:rsid w:val="0004582A"/>
    <w:rsid w:val="00045AA3"/>
    <w:rsid w:val="00045B07"/>
    <w:rsid w:val="00045BB7"/>
    <w:rsid w:val="00045EE6"/>
    <w:rsid w:val="00046194"/>
    <w:rsid w:val="000461DB"/>
    <w:rsid w:val="00046208"/>
    <w:rsid w:val="0004641B"/>
    <w:rsid w:val="00046463"/>
    <w:rsid w:val="00046502"/>
    <w:rsid w:val="000468FF"/>
    <w:rsid w:val="00046AC0"/>
    <w:rsid w:val="00046C95"/>
    <w:rsid w:val="00046CFC"/>
    <w:rsid w:val="0004707A"/>
    <w:rsid w:val="00047083"/>
    <w:rsid w:val="000472EE"/>
    <w:rsid w:val="00047315"/>
    <w:rsid w:val="0004734B"/>
    <w:rsid w:val="0004737C"/>
    <w:rsid w:val="0004764D"/>
    <w:rsid w:val="000477BA"/>
    <w:rsid w:val="00047813"/>
    <w:rsid w:val="00047889"/>
    <w:rsid w:val="00047950"/>
    <w:rsid w:val="00047A0F"/>
    <w:rsid w:val="00047BC1"/>
    <w:rsid w:val="00047CEE"/>
    <w:rsid w:val="00047CFD"/>
    <w:rsid w:val="00047E19"/>
    <w:rsid w:val="000501AA"/>
    <w:rsid w:val="0005028F"/>
    <w:rsid w:val="00050538"/>
    <w:rsid w:val="00050682"/>
    <w:rsid w:val="00050991"/>
    <w:rsid w:val="00050A2C"/>
    <w:rsid w:val="00050A54"/>
    <w:rsid w:val="00050AC9"/>
    <w:rsid w:val="00050CF1"/>
    <w:rsid w:val="00050D36"/>
    <w:rsid w:val="0005108D"/>
    <w:rsid w:val="000510CE"/>
    <w:rsid w:val="000511DF"/>
    <w:rsid w:val="000512A1"/>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C53"/>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982"/>
    <w:rsid w:val="00054A7D"/>
    <w:rsid w:val="00054AB3"/>
    <w:rsid w:val="00054C12"/>
    <w:rsid w:val="00054D11"/>
    <w:rsid w:val="00054F40"/>
    <w:rsid w:val="000550DD"/>
    <w:rsid w:val="000552C2"/>
    <w:rsid w:val="00055363"/>
    <w:rsid w:val="0005536A"/>
    <w:rsid w:val="00055390"/>
    <w:rsid w:val="00055601"/>
    <w:rsid w:val="00055922"/>
    <w:rsid w:val="00055B3C"/>
    <w:rsid w:val="00055BC9"/>
    <w:rsid w:val="00055D3D"/>
    <w:rsid w:val="00055E3B"/>
    <w:rsid w:val="00055E79"/>
    <w:rsid w:val="00055E83"/>
    <w:rsid w:val="00055ED0"/>
    <w:rsid w:val="0005615D"/>
    <w:rsid w:val="0005618B"/>
    <w:rsid w:val="00056242"/>
    <w:rsid w:val="000562B4"/>
    <w:rsid w:val="000565CE"/>
    <w:rsid w:val="000565F9"/>
    <w:rsid w:val="000566FF"/>
    <w:rsid w:val="00056C55"/>
    <w:rsid w:val="00056E85"/>
    <w:rsid w:val="000570B9"/>
    <w:rsid w:val="00057376"/>
    <w:rsid w:val="00057569"/>
    <w:rsid w:val="00057683"/>
    <w:rsid w:val="0005769F"/>
    <w:rsid w:val="00057764"/>
    <w:rsid w:val="0005791A"/>
    <w:rsid w:val="000579FF"/>
    <w:rsid w:val="00057CC4"/>
    <w:rsid w:val="00057CE4"/>
    <w:rsid w:val="00057CFA"/>
    <w:rsid w:val="00057D1F"/>
    <w:rsid w:val="00057D6B"/>
    <w:rsid w:val="00057DFA"/>
    <w:rsid w:val="00057EED"/>
    <w:rsid w:val="00057F10"/>
    <w:rsid w:val="00060154"/>
    <w:rsid w:val="0006026C"/>
    <w:rsid w:val="000602C2"/>
    <w:rsid w:val="000602D4"/>
    <w:rsid w:val="00060301"/>
    <w:rsid w:val="0006044E"/>
    <w:rsid w:val="000605EE"/>
    <w:rsid w:val="000605F0"/>
    <w:rsid w:val="00060847"/>
    <w:rsid w:val="0006090B"/>
    <w:rsid w:val="00060B9E"/>
    <w:rsid w:val="00060C5B"/>
    <w:rsid w:val="00060CE5"/>
    <w:rsid w:val="00060FAA"/>
    <w:rsid w:val="0006113A"/>
    <w:rsid w:val="0006124E"/>
    <w:rsid w:val="000613DC"/>
    <w:rsid w:val="000613E8"/>
    <w:rsid w:val="0006144C"/>
    <w:rsid w:val="000614A5"/>
    <w:rsid w:val="00061525"/>
    <w:rsid w:val="000616F5"/>
    <w:rsid w:val="00061813"/>
    <w:rsid w:val="000619F4"/>
    <w:rsid w:val="00061A8D"/>
    <w:rsid w:val="00061B2E"/>
    <w:rsid w:val="00061B32"/>
    <w:rsid w:val="00061C3A"/>
    <w:rsid w:val="00061C3D"/>
    <w:rsid w:val="00061CE3"/>
    <w:rsid w:val="00061D78"/>
    <w:rsid w:val="00061D9C"/>
    <w:rsid w:val="00061EB3"/>
    <w:rsid w:val="00061FCA"/>
    <w:rsid w:val="0006221C"/>
    <w:rsid w:val="00062380"/>
    <w:rsid w:val="0006251C"/>
    <w:rsid w:val="00062537"/>
    <w:rsid w:val="000625CA"/>
    <w:rsid w:val="0006260B"/>
    <w:rsid w:val="0006260E"/>
    <w:rsid w:val="00062684"/>
    <w:rsid w:val="000627FC"/>
    <w:rsid w:val="00062B82"/>
    <w:rsid w:val="00062B9E"/>
    <w:rsid w:val="00062CA4"/>
    <w:rsid w:val="00062CE1"/>
    <w:rsid w:val="0006301B"/>
    <w:rsid w:val="000630C1"/>
    <w:rsid w:val="00063153"/>
    <w:rsid w:val="000631A2"/>
    <w:rsid w:val="00063417"/>
    <w:rsid w:val="00063613"/>
    <w:rsid w:val="0006379A"/>
    <w:rsid w:val="0006380E"/>
    <w:rsid w:val="00063A25"/>
    <w:rsid w:val="00063ACB"/>
    <w:rsid w:val="00063ACC"/>
    <w:rsid w:val="00063ADF"/>
    <w:rsid w:val="00063BD2"/>
    <w:rsid w:val="00063C2C"/>
    <w:rsid w:val="00063C35"/>
    <w:rsid w:val="00063CD3"/>
    <w:rsid w:val="00063E3C"/>
    <w:rsid w:val="000645DC"/>
    <w:rsid w:val="000645F0"/>
    <w:rsid w:val="0006465B"/>
    <w:rsid w:val="0006466A"/>
    <w:rsid w:val="0006467D"/>
    <w:rsid w:val="00064722"/>
    <w:rsid w:val="00064757"/>
    <w:rsid w:val="000647DF"/>
    <w:rsid w:val="00064AA8"/>
    <w:rsid w:val="00064BAC"/>
    <w:rsid w:val="00064CC9"/>
    <w:rsid w:val="00064CD0"/>
    <w:rsid w:val="00064D3E"/>
    <w:rsid w:val="00064E78"/>
    <w:rsid w:val="00064EE5"/>
    <w:rsid w:val="00064F50"/>
    <w:rsid w:val="000650B8"/>
    <w:rsid w:val="00065105"/>
    <w:rsid w:val="00065194"/>
    <w:rsid w:val="0006524A"/>
    <w:rsid w:val="00065273"/>
    <w:rsid w:val="000658D9"/>
    <w:rsid w:val="00065A7C"/>
    <w:rsid w:val="00065A8D"/>
    <w:rsid w:val="00065A93"/>
    <w:rsid w:val="00065AA8"/>
    <w:rsid w:val="00065C22"/>
    <w:rsid w:val="00065D36"/>
    <w:rsid w:val="00065DCB"/>
    <w:rsid w:val="00065FD0"/>
    <w:rsid w:val="00066082"/>
    <w:rsid w:val="000661E0"/>
    <w:rsid w:val="00066292"/>
    <w:rsid w:val="00066528"/>
    <w:rsid w:val="00066B1A"/>
    <w:rsid w:val="00066B44"/>
    <w:rsid w:val="00066B4B"/>
    <w:rsid w:val="00066DBB"/>
    <w:rsid w:val="00067007"/>
    <w:rsid w:val="00067092"/>
    <w:rsid w:val="000672E5"/>
    <w:rsid w:val="000674F0"/>
    <w:rsid w:val="000674F9"/>
    <w:rsid w:val="000675C1"/>
    <w:rsid w:val="00067626"/>
    <w:rsid w:val="00067670"/>
    <w:rsid w:val="00067722"/>
    <w:rsid w:val="0006778B"/>
    <w:rsid w:val="000678E3"/>
    <w:rsid w:val="0006792D"/>
    <w:rsid w:val="00067992"/>
    <w:rsid w:val="00067A26"/>
    <w:rsid w:val="00067DF8"/>
    <w:rsid w:val="00067E92"/>
    <w:rsid w:val="00067FC0"/>
    <w:rsid w:val="00070140"/>
    <w:rsid w:val="000701AC"/>
    <w:rsid w:val="00070256"/>
    <w:rsid w:val="000702BF"/>
    <w:rsid w:val="000706EC"/>
    <w:rsid w:val="00070780"/>
    <w:rsid w:val="000708EB"/>
    <w:rsid w:val="00070A0E"/>
    <w:rsid w:val="00070A34"/>
    <w:rsid w:val="00070A66"/>
    <w:rsid w:val="00070B17"/>
    <w:rsid w:val="00070C57"/>
    <w:rsid w:val="00070E5B"/>
    <w:rsid w:val="00070F5B"/>
    <w:rsid w:val="00071126"/>
    <w:rsid w:val="00071138"/>
    <w:rsid w:val="00071766"/>
    <w:rsid w:val="000717D1"/>
    <w:rsid w:val="00071858"/>
    <w:rsid w:val="000719A6"/>
    <w:rsid w:val="00071A54"/>
    <w:rsid w:val="00071AFA"/>
    <w:rsid w:val="00071B71"/>
    <w:rsid w:val="00071B84"/>
    <w:rsid w:val="00071BD7"/>
    <w:rsid w:val="00071E1E"/>
    <w:rsid w:val="00071E21"/>
    <w:rsid w:val="0007216A"/>
    <w:rsid w:val="0007222F"/>
    <w:rsid w:val="000722A7"/>
    <w:rsid w:val="000723C0"/>
    <w:rsid w:val="0007258B"/>
    <w:rsid w:val="000726EA"/>
    <w:rsid w:val="00072CE5"/>
    <w:rsid w:val="00072D56"/>
    <w:rsid w:val="00072DBB"/>
    <w:rsid w:val="00072E5B"/>
    <w:rsid w:val="0007311E"/>
    <w:rsid w:val="000733B3"/>
    <w:rsid w:val="00073618"/>
    <w:rsid w:val="00073657"/>
    <w:rsid w:val="0007368E"/>
    <w:rsid w:val="0007382D"/>
    <w:rsid w:val="000738CF"/>
    <w:rsid w:val="000738E9"/>
    <w:rsid w:val="00073A69"/>
    <w:rsid w:val="00073AC0"/>
    <w:rsid w:val="00073C22"/>
    <w:rsid w:val="00073C7A"/>
    <w:rsid w:val="00073D2F"/>
    <w:rsid w:val="00073D31"/>
    <w:rsid w:val="00073D66"/>
    <w:rsid w:val="0007419A"/>
    <w:rsid w:val="0007428E"/>
    <w:rsid w:val="00074313"/>
    <w:rsid w:val="00074435"/>
    <w:rsid w:val="0007460F"/>
    <w:rsid w:val="00074674"/>
    <w:rsid w:val="000746BF"/>
    <w:rsid w:val="0007472C"/>
    <w:rsid w:val="00074794"/>
    <w:rsid w:val="00074798"/>
    <w:rsid w:val="00074832"/>
    <w:rsid w:val="00074988"/>
    <w:rsid w:val="00074A21"/>
    <w:rsid w:val="00074ABE"/>
    <w:rsid w:val="00074C06"/>
    <w:rsid w:val="00074C45"/>
    <w:rsid w:val="00074C67"/>
    <w:rsid w:val="00074DDA"/>
    <w:rsid w:val="00074EB6"/>
    <w:rsid w:val="00074EE9"/>
    <w:rsid w:val="00074F28"/>
    <w:rsid w:val="0007507E"/>
    <w:rsid w:val="000751B3"/>
    <w:rsid w:val="000751BE"/>
    <w:rsid w:val="000751D3"/>
    <w:rsid w:val="000751E2"/>
    <w:rsid w:val="00075229"/>
    <w:rsid w:val="0007525E"/>
    <w:rsid w:val="0007534E"/>
    <w:rsid w:val="0007538D"/>
    <w:rsid w:val="0007540A"/>
    <w:rsid w:val="00075414"/>
    <w:rsid w:val="0007577F"/>
    <w:rsid w:val="00075915"/>
    <w:rsid w:val="00075CF5"/>
    <w:rsid w:val="00075D7B"/>
    <w:rsid w:val="00075EBD"/>
    <w:rsid w:val="00075F13"/>
    <w:rsid w:val="0007612F"/>
    <w:rsid w:val="0007654A"/>
    <w:rsid w:val="00076584"/>
    <w:rsid w:val="0007664A"/>
    <w:rsid w:val="00076A1B"/>
    <w:rsid w:val="00076A3E"/>
    <w:rsid w:val="00076A52"/>
    <w:rsid w:val="00076A6D"/>
    <w:rsid w:val="00076A7F"/>
    <w:rsid w:val="00076C9C"/>
    <w:rsid w:val="00076DF8"/>
    <w:rsid w:val="00076EA3"/>
    <w:rsid w:val="00076FA3"/>
    <w:rsid w:val="00077008"/>
    <w:rsid w:val="0007705A"/>
    <w:rsid w:val="00077086"/>
    <w:rsid w:val="000770B3"/>
    <w:rsid w:val="00077147"/>
    <w:rsid w:val="0007717C"/>
    <w:rsid w:val="000772BF"/>
    <w:rsid w:val="000772C9"/>
    <w:rsid w:val="00077359"/>
    <w:rsid w:val="0007752C"/>
    <w:rsid w:val="00077628"/>
    <w:rsid w:val="000778C3"/>
    <w:rsid w:val="00077A44"/>
    <w:rsid w:val="00077B1F"/>
    <w:rsid w:val="00077D8A"/>
    <w:rsid w:val="00077EEC"/>
    <w:rsid w:val="00077F2B"/>
    <w:rsid w:val="00080064"/>
    <w:rsid w:val="0008042F"/>
    <w:rsid w:val="000804F5"/>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AA"/>
    <w:rsid w:val="000815DD"/>
    <w:rsid w:val="000816B0"/>
    <w:rsid w:val="000817D4"/>
    <w:rsid w:val="000818C7"/>
    <w:rsid w:val="00081BA1"/>
    <w:rsid w:val="00081BC0"/>
    <w:rsid w:val="00081BDB"/>
    <w:rsid w:val="00081D2A"/>
    <w:rsid w:val="00081D61"/>
    <w:rsid w:val="00081F5C"/>
    <w:rsid w:val="000820A3"/>
    <w:rsid w:val="000820DE"/>
    <w:rsid w:val="00082171"/>
    <w:rsid w:val="00082277"/>
    <w:rsid w:val="000822FC"/>
    <w:rsid w:val="00082336"/>
    <w:rsid w:val="000823C9"/>
    <w:rsid w:val="000825A1"/>
    <w:rsid w:val="000826C9"/>
    <w:rsid w:val="00082B16"/>
    <w:rsid w:val="00082C2A"/>
    <w:rsid w:val="00082E9E"/>
    <w:rsid w:val="00082FA2"/>
    <w:rsid w:val="0008309C"/>
    <w:rsid w:val="000830B8"/>
    <w:rsid w:val="0008317D"/>
    <w:rsid w:val="0008345D"/>
    <w:rsid w:val="0008349C"/>
    <w:rsid w:val="0008352E"/>
    <w:rsid w:val="0008378B"/>
    <w:rsid w:val="000838A6"/>
    <w:rsid w:val="0008397C"/>
    <w:rsid w:val="00083A4E"/>
    <w:rsid w:val="00083BDB"/>
    <w:rsid w:val="00083BDD"/>
    <w:rsid w:val="00083CA9"/>
    <w:rsid w:val="00083CE9"/>
    <w:rsid w:val="00083D4E"/>
    <w:rsid w:val="00084060"/>
    <w:rsid w:val="000841FB"/>
    <w:rsid w:val="000844F1"/>
    <w:rsid w:val="000844F6"/>
    <w:rsid w:val="00084587"/>
    <w:rsid w:val="0008472D"/>
    <w:rsid w:val="0008477A"/>
    <w:rsid w:val="000847B0"/>
    <w:rsid w:val="00084811"/>
    <w:rsid w:val="000848C7"/>
    <w:rsid w:val="000848E7"/>
    <w:rsid w:val="00084B0A"/>
    <w:rsid w:val="00084C04"/>
    <w:rsid w:val="00084D54"/>
    <w:rsid w:val="0008504B"/>
    <w:rsid w:val="00085162"/>
    <w:rsid w:val="00085236"/>
    <w:rsid w:val="000854C3"/>
    <w:rsid w:val="00085515"/>
    <w:rsid w:val="000855C9"/>
    <w:rsid w:val="000855EF"/>
    <w:rsid w:val="00085602"/>
    <w:rsid w:val="000858EC"/>
    <w:rsid w:val="00085956"/>
    <w:rsid w:val="00085997"/>
    <w:rsid w:val="000859AA"/>
    <w:rsid w:val="00085A6C"/>
    <w:rsid w:val="00085B14"/>
    <w:rsid w:val="00085C85"/>
    <w:rsid w:val="00085ECD"/>
    <w:rsid w:val="00085F5E"/>
    <w:rsid w:val="00086360"/>
    <w:rsid w:val="00086435"/>
    <w:rsid w:val="0008654C"/>
    <w:rsid w:val="00086635"/>
    <w:rsid w:val="0008688E"/>
    <w:rsid w:val="000868E4"/>
    <w:rsid w:val="0008698A"/>
    <w:rsid w:val="00086B90"/>
    <w:rsid w:val="00086C6D"/>
    <w:rsid w:val="00086E76"/>
    <w:rsid w:val="00086F25"/>
    <w:rsid w:val="00086F66"/>
    <w:rsid w:val="00086F7F"/>
    <w:rsid w:val="00086F96"/>
    <w:rsid w:val="00087109"/>
    <w:rsid w:val="000871D5"/>
    <w:rsid w:val="00087260"/>
    <w:rsid w:val="000873E1"/>
    <w:rsid w:val="00087582"/>
    <w:rsid w:val="0008789C"/>
    <w:rsid w:val="00087916"/>
    <w:rsid w:val="00087946"/>
    <w:rsid w:val="00087AEA"/>
    <w:rsid w:val="00087CA2"/>
    <w:rsid w:val="00087DD0"/>
    <w:rsid w:val="00087DE1"/>
    <w:rsid w:val="000900DA"/>
    <w:rsid w:val="000904A3"/>
    <w:rsid w:val="00090588"/>
    <w:rsid w:val="00090722"/>
    <w:rsid w:val="000907DE"/>
    <w:rsid w:val="000907DF"/>
    <w:rsid w:val="00090968"/>
    <w:rsid w:val="000909FF"/>
    <w:rsid w:val="00090A71"/>
    <w:rsid w:val="00090A82"/>
    <w:rsid w:val="00090C54"/>
    <w:rsid w:val="00090C90"/>
    <w:rsid w:val="00090F7C"/>
    <w:rsid w:val="000910C2"/>
    <w:rsid w:val="000910FA"/>
    <w:rsid w:val="00091200"/>
    <w:rsid w:val="000914AD"/>
    <w:rsid w:val="000914D2"/>
    <w:rsid w:val="00091505"/>
    <w:rsid w:val="00091514"/>
    <w:rsid w:val="000916BC"/>
    <w:rsid w:val="000916EE"/>
    <w:rsid w:val="00091722"/>
    <w:rsid w:val="0009184C"/>
    <w:rsid w:val="00091925"/>
    <w:rsid w:val="00091937"/>
    <w:rsid w:val="000919BC"/>
    <w:rsid w:val="00091A13"/>
    <w:rsid w:val="00091B09"/>
    <w:rsid w:val="00091C02"/>
    <w:rsid w:val="00091CE4"/>
    <w:rsid w:val="00091D50"/>
    <w:rsid w:val="00091D96"/>
    <w:rsid w:val="00091E87"/>
    <w:rsid w:val="00091EC9"/>
    <w:rsid w:val="0009214C"/>
    <w:rsid w:val="00092210"/>
    <w:rsid w:val="00092260"/>
    <w:rsid w:val="00092326"/>
    <w:rsid w:val="00092386"/>
    <w:rsid w:val="000926E4"/>
    <w:rsid w:val="000928D4"/>
    <w:rsid w:val="00092BC3"/>
    <w:rsid w:val="00092C87"/>
    <w:rsid w:val="00092DAB"/>
    <w:rsid w:val="00092F2E"/>
    <w:rsid w:val="00093052"/>
    <w:rsid w:val="00093074"/>
    <w:rsid w:val="000930D0"/>
    <w:rsid w:val="000931D9"/>
    <w:rsid w:val="0009331D"/>
    <w:rsid w:val="000933B8"/>
    <w:rsid w:val="000933F9"/>
    <w:rsid w:val="000934BA"/>
    <w:rsid w:val="000935CD"/>
    <w:rsid w:val="000936FD"/>
    <w:rsid w:val="000937AC"/>
    <w:rsid w:val="00093BA2"/>
    <w:rsid w:val="00093BF9"/>
    <w:rsid w:val="00093D09"/>
    <w:rsid w:val="00093DC9"/>
    <w:rsid w:val="00093DCF"/>
    <w:rsid w:val="00093DD5"/>
    <w:rsid w:val="00093DEA"/>
    <w:rsid w:val="00093E02"/>
    <w:rsid w:val="00093E52"/>
    <w:rsid w:val="00093E5C"/>
    <w:rsid w:val="00094012"/>
    <w:rsid w:val="000940EE"/>
    <w:rsid w:val="000941AA"/>
    <w:rsid w:val="000943D2"/>
    <w:rsid w:val="00094422"/>
    <w:rsid w:val="0009454B"/>
    <w:rsid w:val="00094728"/>
    <w:rsid w:val="00094813"/>
    <w:rsid w:val="00094827"/>
    <w:rsid w:val="00094A0D"/>
    <w:rsid w:val="00094B53"/>
    <w:rsid w:val="00094CD3"/>
    <w:rsid w:val="00094D6C"/>
    <w:rsid w:val="00094EB3"/>
    <w:rsid w:val="00094EDB"/>
    <w:rsid w:val="00094EF7"/>
    <w:rsid w:val="00095058"/>
    <w:rsid w:val="00095107"/>
    <w:rsid w:val="00095145"/>
    <w:rsid w:val="00095268"/>
    <w:rsid w:val="000952F7"/>
    <w:rsid w:val="00095399"/>
    <w:rsid w:val="000953D9"/>
    <w:rsid w:val="000955A9"/>
    <w:rsid w:val="000955AD"/>
    <w:rsid w:val="00095665"/>
    <w:rsid w:val="000956FD"/>
    <w:rsid w:val="00095730"/>
    <w:rsid w:val="00095861"/>
    <w:rsid w:val="00095B2C"/>
    <w:rsid w:val="00095B93"/>
    <w:rsid w:val="00095C57"/>
    <w:rsid w:val="00095CB8"/>
    <w:rsid w:val="00096144"/>
    <w:rsid w:val="00096266"/>
    <w:rsid w:val="00096277"/>
    <w:rsid w:val="00096733"/>
    <w:rsid w:val="000967BE"/>
    <w:rsid w:val="000968E5"/>
    <w:rsid w:val="000968E6"/>
    <w:rsid w:val="00096A7D"/>
    <w:rsid w:val="00096C64"/>
    <w:rsid w:val="00096ED2"/>
    <w:rsid w:val="00096F97"/>
    <w:rsid w:val="00096FC2"/>
    <w:rsid w:val="00097095"/>
    <w:rsid w:val="00097392"/>
    <w:rsid w:val="000973B2"/>
    <w:rsid w:val="00097433"/>
    <w:rsid w:val="0009773C"/>
    <w:rsid w:val="000977B1"/>
    <w:rsid w:val="000977CE"/>
    <w:rsid w:val="000978B8"/>
    <w:rsid w:val="0009792D"/>
    <w:rsid w:val="00097A45"/>
    <w:rsid w:val="00097A68"/>
    <w:rsid w:val="00097AA8"/>
    <w:rsid w:val="00097AB9"/>
    <w:rsid w:val="00097C69"/>
    <w:rsid w:val="00097F19"/>
    <w:rsid w:val="000A0100"/>
    <w:rsid w:val="000A0145"/>
    <w:rsid w:val="000A0232"/>
    <w:rsid w:val="000A0293"/>
    <w:rsid w:val="000A0297"/>
    <w:rsid w:val="000A0337"/>
    <w:rsid w:val="000A043D"/>
    <w:rsid w:val="000A044C"/>
    <w:rsid w:val="000A0498"/>
    <w:rsid w:val="000A0569"/>
    <w:rsid w:val="000A073B"/>
    <w:rsid w:val="000A073C"/>
    <w:rsid w:val="000A076D"/>
    <w:rsid w:val="000A0795"/>
    <w:rsid w:val="000A08AC"/>
    <w:rsid w:val="000A08FC"/>
    <w:rsid w:val="000A0933"/>
    <w:rsid w:val="000A09A0"/>
    <w:rsid w:val="000A09C6"/>
    <w:rsid w:val="000A0A47"/>
    <w:rsid w:val="000A0B0B"/>
    <w:rsid w:val="000A0CD0"/>
    <w:rsid w:val="000A0D24"/>
    <w:rsid w:val="000A0F9E"/>
    <w:rsid w:val="000A10A3"/>
    <w:rsid w:val="000A1134"/>
    <w:rsid w:val="000A1249"/>
    <w:rsid w:val="000A146D"/>
    <w:rsid w:val="000A1494"/>
    <w:rsid w:val="000A17A8"/>
    <w:rsid w:val="000A18F0"/>
    <w:rsid w:val="000A1970"/>
    <w:rsid w:val="000A19A9"/>
    <w:rsid w:val="000A19E6"/>
    <w:rsid w:val="000A1A6C"/>
    <w:rsid w:val="000A1C87"/>
    <w:rsid w:val="000A1DA0"/>
    <w:rsid w:val="000A1F96"/>
    <w:rsid w:val="000A209D"/>
    <w:rsid w:val="000A20B2"/>
    <w:rsid w:val="000A20C6"/>
    <w:rsid w:val="000A2110"/>
    <w:rsid w:val="000A2396"/>
    <w:rsid w:val="000A2412"/>
    <w:rsid w:val="000A2452"/>
    <w:rsid w:val="000A2510"/>
    <w:rsid w:val="000A254B"/>
    <w:rsid w:val="000A25C6"/>
    <w:rsid w:val="000A27E3"/>
    <w:rsid w:val="000A2857"/>
    <w:rsid w:val="000A287B"/>
    <w:rsid w:val="000A2958"/>
    <w:rsid w:val="000A29B6"/>
    <w:rsid w:val="000A29DA"/>
    <w:rsid w:val="000A2A7D"/>
    <w:rsid w:val="000A2AF5"/>
    <w:rsid w:val="000A2B8D"/>
    <w:rsid w:val="000A2B8E"/>
    <w:rsid w:val="000A2C21"/>
    <w:rsid w:val="000A2D36"/>
    <w:rsid w:val="000A2E6C"/>
    <w:rsid w:val="000A2EFD"/>
    <w:rsid w:val="000A3185"/>
    <w:rsid w:val="000A31E3"/>
    <w:rsid w:val="000A31FD"/>
    <w:rsid w:val="000A338A"/>
    <w:rsid w:val="000A343F"/>
    <w:rsid w:val="000A3443"/>
    <w:rsid w:val="000A3475"/>
    <w:rsid w:val="000A358B"/>
    <w:rsid w:val="000A35AC"/>
    <w:rsid w:val="000A35BE"/>
    <w:rsid w:val="000A3624"/>
    <w:rsid w:val="000A3819"/>
    <w:rsid w:val="000A382E"/>
    <w:rsid w:val="000A3835"/>
    <w:rsid w:val="000A3A7D"/>
    <w:rsid w:val="000A3FF6"/>
    <w:rsid w:val="000A416C"/>
    <w:rsid w:val="000A437C"/>
    <w:rsid w:val="000A43A3"/>
    <w:rsid w:val="000A43A5"/>
    <w:rsid w:val="000A46BE"/>
    <w:rsid w:val="000A46E0"/>
    <w:rsid w:val="000A4720"/>
    <w:rsid w:val="000A4756"/>
    <w:rsid w:val="000A4761"/>
    <w:rsid w:val="000A4960"/>
    <w:rsid w:val="000A4967"/>
    <w:rsid w:val="000A49AA"/>
    <w:rsid w:val="000A4A58"/>
    <w:rsid w:val="000A4AC3"/>
    <w:rsid w:val="000A4C1C"/>
    <w:rsid w:val="000A4DB8"/>
    <w:rsid w:val="000A4E43"/>
    <w:rsid w:val="000A5052"/>
    <w:rsid w:val="000A5115"/>
    <w:rsid w:val="000A51A3"/>
    <w:rsid w:val="000A522C"/>
    <w:rsid w:val="000A5303"/>
    <w:rsid w:val="000A550E"/>
    <w:rsid w:val="000A563C"/>
    <w:rsid w:val="000A578C"/>
    <w:rsid w:val="000A57E1"/>
    <w:rsid w:val="000A591F"/>
    <w:rsid w:val="000A5927"/>
    <w:rsid w:val="000A5990"/>
    <w:rsid w:val="000A5BC6"/>
    <w:rsid w:val="000A5CC5"/>
    <w:rsid w:val="000A5CC8"/>
    <w:rsid w:val="000A5D1E"/>
    <w:rsid w:val="000A5D78"/>
    <w:rsid w:val="000A6040"/>
    <w:rsid w:val="000A613A"/>
    <w:rsid w:val="000A6562"/>
    <w:rsid w:val="000A658C"/>
    <w:rsid w:val="000A695E"/>
    <w:rsid w:val="000A69E4"/>
    <w:rsid w:val="000A69EC"/>
    <w:rsid w:val="000A6C14"/>
    <w:rsid w:val="000A6C22"/>
    <w:rsid w:val="000A6C51"/>
    <w:rsid w:val="000A6D9B"/>
    <w:rsid w:val="000A6EDD"/>
    <w:rsid w:val="000A7015"/>
    <w:rsid w:val="000A7163"/>
    <w:rsid w:val="000A7231"/>
    <w:rsid w:val="000A726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72F"/>
    <w:rsid w:val="000B09DB"/>
    <w:rsid w:val="000B0AC0"/>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1F9"/>
    <w:rsid w:val="000B23B3"/>
    <w:rsid w:val="000B24C9"/>
    <w:rsid w:val="000B2863"/>
    <w:rsid w:val="000B2A06"/>
    <w:rsid w:val="000B2A40"/>
    <w:rsid w:val="000B2EBA"/>
    <w:rsid w:val="000B30F6"/>
    <w:rsid w:val="000B3323"/>
    <w:rsid w:val="000B3394"/>
    <w:rsid w:val="000B3568"/>
    <w:rsid w:val="000B359A"/>
    <w:rsid w:val="000B35D6"/>
    <w:rsid w:val="000B3615"/>
    <w:rsid w:val="000B362B"/>
    <w:rsid w:val="000B3660"/>
    <w:rsid w:val="000B3670"/>
    <w:rsid w:val="000B36BA"/>
    <w:rsid w:val="000B3705"/>
    <w:rsid w:val="000B37B4"/>
    <w:rsid w:val="000B39D9"/>
    <w:rsid w:val="000B3A55"/>
    <w:rsid w:val="000B3B7B"/>
    <w:rsid w:val="000B3D36"/>
    <w:rsid w:val="000B3FD4"/>
    <w:rsid w:val="000B42CC"/>
    <w:rsid w:val="000B4317"/>
    <w:rsid w:val="000B4364"/>
    <w:rsid w:val="000B4499"/>
    <w:rsid w:val="000B44D7"/>
    <w:rsid w:val="000B45AF"/>
    <w:rsid w:val="000B4960"/>
    <w:rsid w:val="000B4A04"/>
    <w:rsid w:val="000B4B9E"/>
    <w:rsid w:val="000B4BE0"/>
    <w:rsid w:val="000B4C5F"/>
    <w:rsid w:val="000B4C8C"/>
    <w:rsid w:val="000B4CD3"/>
    <w:rsid w:val="000B501D"/>
    <w:rsid w:val="000B51D6"/>
    <w:rsid w:val="000B536A"/>
    <w:rsid w:val="000B5620"/>
    <w:rsid w:val="000B5963"/>
    <w:rsid w:val="000B5B18"/>
    <w:rsid w:val="000B5C49"/>
    <w:rsid w:val="000B5E4D"/>
    <w:rsid w:val="000B5F66"/>
    <w:rsid w:val="000B60AD"/>
    <w:rsid w:val="000B6188"/>
    <w:rsid w:val="000B6367"/>
    <w:rsid w:val="000B6519"/>
    <w:rsid w:val="000B65A8"/>
    <w:rsid w:val="000B663C"/>
    <w:rsid w:val="000B6673"/>
    <w:rsid w:val="000B66EC"/>
    <w:rsid w:val="000B68A9"/>
    <w:rsid w:val="000B69B5"/>
    <w:rsid w:val="000B6B01"/>
    <w:rsid w:val="000B6D3A"/>
    <w:rsid w:val="000B6E18"/>
    <w:rsid w:val="000B6E9B"/>
    <w:rsid w:val="000B7182"/>
    <w:rsid w:val="000B7342"/>
    <w:rsid w:val="000B74FB"/>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3B5"/>
    <w:rsid w:val="000C16BC"/>
    <w:rsid w:val="000C1A20"/>
    <w:rsid w:val="000C1AF1"/>
    <w:rsid w:val="000C1CB6"/>
    <w:rsid w:val="000C1D83"/>
    <w:rsid w:val="000C201E"/>
    <w:rsid w:val="000C2186"/>
    <w:rsid w:val="000C218C"/>
    <w:rsid w:val="000C26CB"/>
    <w:rsid w:val="000C2758"/>
    <w:rsid w:val="000C2829"/>
    <w:rsid w:val="000C2ADF"/>
    <w:rsid w:val="000C2BA2"/>
    <w:rsid w:val="000C2C05"/>
    <w:rsid w:val="000C2C10"/>
    <w:rsid w:val="000C2C2D"/>
    <w:rsid w:val="000C2C9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425"/>
    <w:rsid w:val="000C4568"/>
    <w:rsid w:val="000C45DC"/>
    <w:rsid w:val="000C45F1"/>
    <w:rsid w:val="000C486E"/>
    <w:rsid w:val="000C48A5"/>
    <w:rsid w:val="000C490B"/>
    <w:rsid w:val="000C4996"/>
    <w:rsid w:val="000C4B68"/>
    <w:rsid w:val="000C4C57"/>
    <w:rsid w:val="000C4D5E"/>
    <w:rsid w:val="000C4D82"/>
    <w:rsid w:val="000C4D9F"/>
    <w:rsid w:val="000C504A"/>
    <w:rsid w:val="000C5129"/>
    <w:rsid w:val="000C5309"/>
    <w:rsid w:val="000C5370"/>
    <w:rsid w:val="000C539F"/>
    <w:rsid w:val="000C53E1"/>
    <w:rsid w:val="000C53E7"/>
    <w:rsid w:val="000C543A"/>
    <w:rsid w:val="000C543F"/>
    <w:rsid w:val="000C5494"/>
    <w:rsid w:val="000C5495"/>
    <w:rsid w:val="000C54FB"/>
    <w:rsid w:val="000C5580"/>
    <w:rsid w:val="000C56C5"/>
    <w:rsid w:val="000C56C9"/>
    <w:rsid w:val="000C57B7"/>
    <w:rsid w:val="000C590E"/>
    <w:rsid w:val="000C5988"/>
    <w:rsid w:val="000C5B4A"/>
    <w:rsid w:val="000C5BFD"/>
    <w:rsid w:val="000C5CB8"/>
    <w:rsid w:val="000C5D65"/>
    <w:rsid w:val="000C6043"/>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094"/>
    <w:rsid w:val="000C7230"/>
    <w:rsid w:val="000C724C"/>
    <w:rsid w:val="000C75BA"/>
    <w:rsid w:val="000C789D"/>
    <w:rsid w:val="000C79A0"/>
    <w:rsid w:val="000C7B70"/>
    <w:rsid w:val="000C7C4F"/>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21C"/>
    <w:rsid w:val="000D13E2"/>
    <w:rsid w:val="000D1467"/>
    <w:rsid w:val="000D14A9"/>
    <w:rsid w:val="000D16D5"/>
    <w:rsid w:val="000D18E6"/>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57E"/>
    <w:rsid w:val="000D2752"/>
    <w:rsid w:val="000D285F"/>
    <w:rsid w:val="000D2951"/>
    <w:rsid w:val="000D29DD"/>
    <w:rsid w:val="000D2DB8"/>
    <w:rsid w:val="000D2EA7"/>
    <w:rsid w:val="000D2EC4"/>
    <w:rsid w:val="000D30F5"/>
    <w:rsid w:val="000D3223"/>
    <w:rsid w:val="000D33B3"/>
    <w:rsid w:val="000D33E8"/>
    <w:rsid w:val="000D35D4"/>
    <w:rsid w:val="000D3708"/>
    <w:rsid w:val="000D3710"/>
    <w:rsid w:val="000D383F"/>
    <w:rsid w:val="000D38B2"/>
    <w:rsid w:val="000D396F"/>
    <w:rsid w:val="000D3995"/>
    <w:rsid w:val="000D3AC1"/>
    <w:rsid w:val="000D3AE3"/>
    <w:rsid w:val="000D3B3E"/>
    <w:rsid w:val="000D3B4C"/>
    <w:rsid w:val="000D3B86"/>
    <w:rsid w:val="000D3E68"/>
    <w:rsid w:val="000D3FEE"/>
    <w:rsid w:val="000D40A9"/>
    <w:rsid w:val="000D41AB"/>
    <w:rsid w:val="000D4380"/>
    <w:rsid w:val="000D440D"/>
    <w:rsid w:val="000D4748"/>
    <w:rsid w:val="000D479D"/>
    <w:rsid w:val="000D49C4"/>
    <w:rsid w:val="000D4AE1"/>
    <w:rsid w:val="000D4B9A"/>
    <w:rsid w:val="000D4BFB"/>
    <w:rsid w:val="000D4DE6"/>
    <w:rsid w:val="000D5051"/>
    <w:rsid w:val="000D52B4"/>
    <w:rsid w:val="000D52D4"/>
    <w:rsid w:val="000D5696"/>
    <w:rsid w:val="000D5AD2"/>
    <w:rsid w:val="000D5D45"/>
    <w:rsid w:val="000D5DE4"/>
    <w:rsid w:val="000D5DF7"/>
    <w:rsid w:val="000D5E84"/>
    <w:rsid w:val="000D5EE7"/>
    <w:rsid w:val="000D5F46"/>
    <w:rsid w:val="000D6035"/>
    <w:rsid w:val="000D6093"/>
    <w:rsid w:val="000D60C3"/>
    <w:rsid w:val="000D60EE"/>
    <w:rsid w:val="000D6125"/>
    <w:rsid w:val="000D6395"/>
    <w:rsid w:val="000D63C2"/>
    <w:rsid w:val="000D66A4"/>
    <w:rsid w:val="000D66FE"/>
    <w:rsid w:val="000D6717"/>
    <w:rsid w:val="000D68A0"/>
    <w:rsid w:val="000D6A9C"/>
    <w:rsid w:val="000D6D49"/>
    <w:rsid w:val="000D6E86"/>
    <w:rsid w:val="000D6EFF"/>
    <w:rsid w:val="000D7152"/>
    <w:rsid w:val="000D7163"/>
    <w:rsid w:val="000D7390"/>
    <w:rsid w:val="000D74BA"/>
    <w:rsid w:val="000D76DB"/>
    <w:rsid w:val="000D798A"/>
    <w:rsid w:val="000D7A4E"/>
    <w:rsid w:val="000D7ADB"/>
    <w:rsid w:val="000D7D1B"/>
    <w:rsid w:val="000E0006"/>
    <w:rsid w:val="000E02BE"/>
    <w:rsid w:val="000E052C"/>
    <w:rsid w:val="000E06E8"/>
    <w:rsid w:val="000E07C0"/>
    <w:rsid w:val="000E0826"/>
    <w:rsid w:val="000E0919"/>
    <w:rsid w:val="000E0A31"/>
    <w:rsid w:val="000E0BBC"/>
    <w:rsid w:val="000E0D3F"/>
    <w:rsid w:val="000E0D92"/>
    <w:rsid w:val="000E0FDC"/>
    <w:rsid w:val="000E10F8"/>
    <w:rsid w:val="000E11A1"/>
    <w:rsid w:val="000E11E7"/>
    <w:rsid w:val="000E1809"/>
    <w:rsid w:val="000E1848"/>
    <w:rsid w:val="000E1968"/>
    <w:rsid w:val="000E1991"/>
    <w:rsid w:val="000E1C47"/>
    <w:rsid w:val="000E1DB9"/>
    <w:rsid w:val="000E1EA4"/>
    <w:rsid w:val="000E1ED6"/>
    <w:rsid w:val="000E1FB4"/>
    <w:rsid w:val="000E2039"/>
    <w:rsid w:val="000E2119"/>
    <w:rsid w:val="000E2234"/>
    <w:rsid w:val="000E22E2"/>
    <w:rsid w:val="000E22F2"/>
    <w:rsid w:val="000E240E"/>
    <w:rsid w:val="000E2433"/>
    <w:rsid w:val="000E2435"/>
    <w:rsid w:val="000E254E"/>
    <w:rsid w:val="000E25E7"/>
    <w:rsid w:val="000E26EE"/>
    <w:rsid w:val="000E2704"/>
    <w:rsid w:val="000E271B"/>
    <w:rsid w:val="000E2788"/>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3E"/>
    <w:rsid w:val="000E40E6"/>
    <w:rsid w:val="000E40EF"/>
    <w:rsid w:val="000E416D"/>
    <w:rsid w:val="000E4806"/>
    <w:rsid w:val="000E49C3"/>
    <w:rsid w:val="000E49C5"/>
    <w:rsid w:val="000E4A13"/>
    <w:rsid w:val="000E4D41"/>
    <w:rsid w:val="000E50D4"/>
    <w:rsid w:val="000E52CB"/>
    <w:rsid w:val="000E59AF"/>
    <w:rsid w:val="000E5ABB"/>
    <w:rsid w:val="000E5C27"/>
    <w:rsid w:val="000E5E4F"/>
    <w:rsid w:val="000E5EDC"/>
    <w:rsid w:val="000E5EFD"/>
    <w:rsid w:val="000E60A7"/>
    <w:rsid w:val="000E618D"/>
    <w:rsid w:val="000E62FE"/>
    <w:rsid w:val="000E630E"/>
    <w:rsid w:val="000E6476"/>
    <w:rsid w:val="000E6491"/>
    <w:rsid w:val="000E68BA"/>
    <w:rsid w:val="000E68CE"/>
    <w:rsid w:val="000E6940"/>
    <w:rsid w:val="000E6A3F"/>
    <w:rsid w:val="000E6B73"/>
    <w:rsid w:val="000E6C90"/>
    <w:rsid w:val="000E6CE5"/>
    <w:rsid w:val="000E6D1C"/>
    <w:rsid w:val="000E6DAF"/>
    <w:rsid w:val="000E6DD4"/>
    <w:rsid w:val="000E709D"/>
    <w:rsid w:val="000E70C3"/>
    <w:rsid w:val="000E70F6"/>
    <w:rsid w:val="000E718D"/>
    <w:rsid w:val="000E71B0"/>
    <w:rsid w:val="000E7228"/>
    <w:rsid w:val="000E7265"/>
    <w:rsid w:val="000E72F1"/>
    <w:rsid w:val="000E7328"/>
    <w:rsid w:val="000E7520"/>
    <w:rsid w:val="000E77A2"/>
    <w:rsid w:val="000E77EE"/>
    <w:rsid w:val="000E7C13"/>
    <w:rsid w:val="000E7C7A"/>
    <w:rsid w:val="000E7D24"/>
    <w:rsid w:val="000E7F96"/>
    <w:rsid w:val="000F0194"/>
    <w:rsid w:val="000F0197"/>
    <w:rsid w:val="000F021E"/>
    <w:rsid w:val="000F0B3F"/>
    <w:rsid w:val="000F0CE9"/>
    <w:rsid w:val="000F0E29"/>
    <w:rsid w:val="000F0EB2"/>
    <w:rsid w:val="000F0FBE"/>
    <w:rsid w:val="000F0FC6"/>
    <w:rsid w:val="000F1044"/>
    <w:rsid w:val="000F1194"/>
    <w:rsid w:val="000F11D2"/>
    <w:rsid w:val="000F122F"/>
    <w:rsid w:val="000F1281"/>
    <w:rsid w:val="000F186E"/>
    <w:rsid w:val="000F1930"/>
    <w:rsid w:val="000F1E12"/>
    <w:rsid w:val="000F1E34"/>
    <w:rsid w:val="000F1F8C"/>
    <w:rsid w:val="000F1F9F"/>
    <w:rsid w:val="000F20D1"/>
    <w:rsid w:val="000F21EF"/>
    <w:rsid w:val="000F22BC"/>
    <w:rsid w:val="000F237C"/>
    <w:rsid w:val="000F239F"/>
    <w:rsid w:val="000F2431"/>
    <w:rsid w:val="000F265D"/>
    <w:rsid w:val="000F27C3"/>
    <w:rsid w:val="000F2830"/>
    <w:rsid w:val="000F28B3"/>
    <w:rsid w:val="000F2AEC"/>
    <w:rsid w:val="000F2B08"/>
    <w:rsid w:val="000F2DDE"/>
    <w:rsid w:val="000F2DE2"/>
    <w:rsid w:val="000F2FBF"/>
    <w:rsid w:val="000F32E2"/>
    <w:rsid w:val="000F332E"/>
    <w:rsid w:val="000F333B"/>
    <w:rsid w:val="000F33EF"/>
    <w:rsid w:val="000F344A"/>
    <w:rsid w:val="000F3571"/>
    <w:rsid w:val="000F357F"/>
    <w:rsid w:val="000F3630"/>
    <w:rsid w:val="000F3684"/>
    <w:rsid w:val="000F37D0"/>
    <w:rsid w:val="000F37E6"/>
    <w:rsid w:val="000F3871"/>
    <w:rsid w:val="000F3914"/>
    <w:rsid w:val="000F3B00"/>
    <w:rsid w:val="000F3DE0"/>
    <w:rsid w:val="000F3EF4"/>
    <w:rsid w:val="000F427D"/>
    <w:rsid w:val="000F4373"/>
    <w:rsid w:val="000F4612"/>
    <w:rsid w:val="000F484B"/>
    <w:rsid w:val="000F4B1D"/>
    <w:rsid w:val="000F4C54"/>
    <w:rsid w:val="000F4D0F"/>
    <w:rsid w:val="000F4DC7"/>
    <w:rsid w:val="000F4FBB"/>
    <w:rsid w:val="000F511F"/>
    <w:rsid w:val="000F5259"/>
    <w:rsid w:val="000F550D"/>
    <w:rsid w:val="000F55F2"/>
    <w:rsid w:val="000F5740"/>
    <w:rsid w:val="000F59F3"/>
    <w:rsid w:val="000F5CA5"/>
    <w:rsid w:val="000F5D34"/>
    <w:rsid w:val="000F5D4C"/>
    <w:rsid w:val="000F5DF9"/>
    <w:rsid w:val="000F5F41"/>
    <w:rsid w:val="000F5F46"/>
    <w:rsid w:val="000F605A"/>
    <w:rsid w:val="000F60A3"/>
    <w:rsid w:val="000F61C6"/>
    <w:rsid w:val="000F6396"/>
    <w:rsid w:val="000F644F"/>
    <w:rsid w:val="000F6487"/>
    <w:rsid w:val="000F6600"/>
    <w:rsid w:val="000F67E6"/>
    <w:rsid w:val="000F68F5"/>
    <w:rsid w:val="000F6903"/>
    <w:rsid w:val="000F6961"/>
    <w:rsid w:val="000F6B95"/>
    <w:rsid w:val="000F6D13"/>
    <w:rsid w:val="000F6E54"/>
    <w:rsid w:val="000F6ED5"/>
    <w:rsid w:val="000F6F3E"/>
    <w:rsid w:val="000F713F"/>
    <w:rsid w:val="000F7143"/>
    <w:rsid w:val="000F74BE"/>
    <w:rsid w:val="000F74D7"/>
    <w:rsid w:val="000F7635"/>
    <w:rsid w:val="000F7717"/>
    <w:rsid w:val="000F7784"/>
    <w:rsid w:val="000F77B7"/>
    <w:rsid w:val="000F791E"/>
    <w:rsid w:val="000F7968"/>
    <w:rsid w:val="000F7D11"/>
    <w:rsid w:val="000F7F45"/>
    <w:rsid w:val="0010002B"/>
    <w:rsid w:val="001001FD"/>
    <w:rsid w:val="0010037B"/>
    <w:rsid w:val="001004FD"/>
    <w:rsid w:val="001005D7"/>
    <w:rsid w:val="001005F9"/>
    <w:rsid w:val="0010072A"/>
    <w:rsid w:val="00100819"/>
    <w:rsid w:val="0010082E"/>
    <w:rsid w:val="001008CE"/>
    <w:rsid w:val="00100CDE"/>
    <w:rsid w:val="00100CEA"/>
    <w:rsid w:val="00100D0E"/>
    <w:rsid w:val="00100E0F"/>
    <w:rsid w:val="0010101B"/>
    <w:rsid w:val="001010E2"/>
    <w:rsid w:val="001010F9"/>
    <w:rsid w:val="001010FD"/>
    <w:rsid w:val="0010117E"/>
    <w:rsid w:val="001012DD"/>
    <w:rsid w:val="0010138C"/>
    <w:rsid w:val="001014DE"/>
    <w:rsid w:val="001015B6"/>
    <w:rsid w:val="001016F7"/>
    <w:rsid w:val="001018E2"/>
    <w:rsid w:val="001018F8"/>
    <w:rsid w:val="00101D51"/>
    <w:rsid w:val="00101E20"/>
    <w:rsid w:val="001020CA"/>
    <w:rsid w:val="00102181"/>
    <w:rsid w:val="0010234C"/>
    <w:rsid w:val="00102358"/>
    <w:rsid w:val="00102429"/>
    <w:rsid w:val="001024E3"/>
    <w:rsid w:val="00102532"/>
    <w:rsid w:val="001026B7"/>
    <w:rsid w:val="001026E1"/>
    <w:rsid w:val="0010284B"/>
    <w:rsid w:val="001028F2"/>
    <w:rsid w:val="0010299F"/>
    <w:rsid w:val="00102AF8"/>
    <w:rsid w:val="00102BCD"/>
    <w:rsid w:val="00102BDA"/>
    <w:rsid w:val="00102C65"/>
    <w:rsid w:val="00102C91"/>
    <w:rsid w:val="00102D93"/>
    <w:rsid w:val="00102DAE"/>
    <w:rsid w:val="00102F1D"/>
    <w:rsid w:val="00102F96"/>
    <w:rsid w:val="001033AB"/>
    <w:rsid w:val="001035F1"/>
    <w:rsid w:val="00103772"/>
    <w:rsid w:val="00103AEA"/>
    <w:rsid w:val="00103B26"/>
    <w:rsid w:val="00103B36"/>
    <w:rsid w:val="00103C6C"/>
    <w:rsid w:val="00103DB3"/>
    <w:rsid w:val="00103E3A"/>
    <w:rsid w:val="00103EE2"/>
    <w:rsid w:val="00104012"/>
    <w:rsid w:val="001041AE"/>
    <w:rsid w:val="001043D6"/>
    <w:rsid w:val="00104435"/>
    <w:rsid w:val="00104489"/>
    <w:rsid w:val="001047EF"/>
    <w:rsid w:val="00104804"/>
    <w:rsid w:val="0010480C"/>
    <w:rsid w:val="00104A74"/>
    <w:rsid w:val="00104B8A"/>
    <w:rsid w:val="00104CC8"/>
    <w:rsid w:val="00104D1B"/>
    <w:rsid w:val="00104D2F"/>
    <w:rsid w:val="00104D3A"/>
    <w:rsid w:val="00104D92"/>
    <w:rsid w:val="00104F20"/>
    <w:rsid w:val="00104FF5"/>
    <w:rsid w:val="00105087"/>
    <w:rsid w:val="00105282"/>
    <w:rsid w:val="001052D3"/>
    <w:rsid w:val="00105402"/>
    <w:rsid w:val="001056DE"/>
    <w:rsid w:val="001056EF"/>
    <w:rsid w:val="0010579C"/>
    <w:rsid w:val="001057AF"/>
    <w:rsid w:val="001058C5"/>
    <w:rsid w:val="00105A01"/>
    <w:rsid w:val="00105CC3"/>
    <w:rsid w:val="00105DBD"/>
    <w:rsid w:val="00105EB4"/>
    <w:rsid w:val="00105EC0"/>
    <w:rsid w:val="0010605A"/>
    <w:rsid w:val="00106190"/>
    <w:rsid w:val="001064E4"/>
    <w:rsid w:val="001068F0"/>
    <w:rsid w:val="001069F3"/>
    <w:rsid w:val="00106A42"/>
    <w:rsid w:val="00106B09"/>
    <w:rsid w:val="00106DB6"/>
    <w:rsid w:val="00106E48"/>
    <w:rsid w:val="00106FA7"/>
    <w:rsid w:val="00107079"/>
    <w:rsid w:val="001072F8"/>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32"/>
    <w:rsid w:val="001118C4"/>
    <w:rsid w:val="00111D17"/>
    <w:rsid w:val="0011200E"/>
    <w:rsid w:val="00112371"/>
    <w:rsid w:val="00112405"/>
    <w:rsid w:val="00112678"/>
    <w:rsid w:val="001126FA"/>
    <w:rsid w:val="0011275B"/>
    <w:rsid w:val="001127CB"/>
    <w:rsid w:val="001127F2"/>
    <w:rsid w:val="00112825"/>
    <w:rsid w:val="0011285B"/>
    <w:rsid w:val="0011291F"/>
    <w:rsid w:val="001129BA"/>
    <w:rsid w:val="00112A62"/>
    <w:rsid w:val="00112EF4"/>
    <w:rsid w:val="00112F8A"/>
    <w:rsid w:val="00112FBB"/>
    <w:rsid w:val="0011302E"/>
    <w:rsid w:val="0011304E"/>
    <w:rsid w:val="00113116"/>
    <w:rsid w:val="00113124"/>
    <w:rsid w:val="00113241"/>
    <w:rsid w:val="00113266"/>
    <w:rsid w:val="001133A9"/>
    <w:rsid w:val="001133C8"/>
    <w:rsid w:val="00113479"/>
    <w:rsid w:val="001135A5"/>
    <w:rsid w:val="001136A3"/>
    <w:rsid w:val="001136F7"/>
    <w:rsid w:val="0011379A"/>
    <w:rsid w:val="001138C2"/>
    <w:rsid w:val="001139AE"/>
    <w:rsid w:val="00113A2A"/>
    <w:rsid w:val="00113A49"/>
    <w:rsid w:val="00113C3B"/>
    <w:rsid w:val="00113C74"/>
    <w:rsid w:val="00113C8C"/>
    <w:rsid w:val="00113CE0"/>
    <w:rsid w:val="00113E79"/>
    <w:rsid w:val="00113EB7"/>
    <w:rsid w:val="00113F30"/>
    <w:rsid w:val="00113F6A"/>
    <w:rsid w:val="001142AA"/>
    <w:rsid w:val="001142DB"/>
    <w:rsid w:val="001142F3"/>
    <w:rsid w:val="0011446A"/>
    <w:rsid w:val="00114726"/>
    <w:rsid w:val="00114749"/>
    <w:rsid w:val="00114846"/>
    <w:rsid w:val="001149D2"/>
    <w:rsid w:val="00114ADD"/>
    <w:rsid w:val="00114BCB"/>
    <w:rsid w:val="00115279"/>
    <w:rsid w:val="001152E4"/>
    <w:rsid w:val="0011532B"/>
    <w:rsid w:val="001153A6"/>
    <w:rsid w:val="001155ED"/>
    <w:rsid w:val="00115632"/>
    <w:rsid w:val="0011565E"/>
    <w:rsid w:val="001156D9"/>
    <w:rsid w:val="001157B6"/>
    <w:rsid w:val="001157D2"/>
    <w:rsid w:val="001158AA"/>
    <w:rsid w:val="001158C0"/>
    <w:rsid w:val="00115909"/>
    <w:rsid w:val="00115A5F"/>
    <w:rsid w:val="00115A93"/>
    <w:rsid w:val="00115B90"/>
    <w:rsid w:val="00115D14"/>
    <w:rsid w:val="00115DFE"/>
    <w:rsid w:val="00115E07"/>
    <w:rsid w:val="00115E4E"/>
    <w:rsid w:val="00115F39"/>
    <w:rsid w:val="00115F83"/>
    <w:rsid w:val="00115FD7"/>
    <w:rsid w:val="00116018"/>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216"/>
    <w:rsid w:val="0011744E"/>
    <w:rsid w:val="001174B4"/>
    <w:rsid w:val="001175C1"/>
    <w:rsid w:val="001176D2"/>
    <w:rsid w:val="00117849"/>
    <w:rsid w:val="0011795C"/>
    <w:rsid w:val="00117C0A"/>
    <w:rsid w:val="00117C7A"/>
    <w:rsid w:val="00117ECB"/>
    <w:rsid w:val="00120258"/>
    <w:rsid w:val="00120272"/>
    <w:rsid w:val="00120564"/>
    <w:rsid w:val="001205C7"/>
    <w:rsid w:val="001206FF"/>
    <w:rsid w:val="0012074C"/>
    <w:rsid w:val="00120A6C"/>
    <w:rsid w:val="00120C22"/>
    <w:rsid w:val="00120C49"/>
    <w:rsid w:val="00120D4B"/>
    <w:rsid w:val="00120EB8"/>
    <w:rsid w:val="0012110E"/>
    <w:rsid w:val="00121181"/>
    <w:rsid w:val="001212D8"/>
    <w:rsid w:val="0012131B"/>
    <w:rsid w:val="0012137D"/>
    <w:rsid w:val="0012142A"/>
    <w:rsid w:val="001214CF"/>
    <w:rsid w:val="001214E2"/>
    <w:rsid w:val="001215F1"/>
    <w:rsid w:val="0012161F"/>
    <w:rsid w:val="001216BF"/>
    <w:rsid w:val="0012179C"/>
    <w:rsid w:val="001217EA"/>
    <w:rsid w:val="00121968"/>
    <w:rsid w:val="001219D1"/>
    <w:rsid w:val="00121D83"/>
    <w:rsid w:val="00121DC4"/>
    <w:rsid w:val="00121EA6"/>
    <w:rsid w:val="0012200F"/>
    <w:rsid w:val="0012211F"/>
    <w:rsid w:val="00122149"/>
    <w:rsid w:val="001222AE"/>
    <w:rsid w:val="001222B4"/>
    <w:rsid w:val="001222CE"/>
    <w:rsid w:val="001223A1"/>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DDD"/>
    <w:rsid w:val="00123EE6"/>
    <w:rsid w:val="00123FF4"/>
    <w:rsid w:val="001241EC"/>
    <w:rsid w:val="0012425A"/>
    <w:rsid w:val="00124358"/>
    <w:rsid w:val="001244B4"/>
    <w:rsid w:val="001245DE"/>
    <w:rsid w:val="001245FF"/>
    <w:rsid w:val="001246D0"/>
    <w:rsid w:val="00124701"/>
    <w:rsid w:val="001247DC"/>
    <w:rsid w:val="001249BF"/>
    <w:rsid w:val="00124BAA"/>
    <w:rsid w:val="00124C30"/>
    <w:rsid w:val="00124CED"/>
    <w:rsid w:val="00124D6A"/>
    <w:rsid w:val="00124E94"/>
    <w:rsid w:val="00124F5C"/>
    <w:rsid w:val="00125020"/>
    <w:rsid w:val="0012513D"/>
    <w:rsid w:val="001252AA"/>
    <w:rsid w:val="00125332"/>
    <w:rsid w:val="0012545D"/>
    <w:rsid w:val="001255D5"/>
    <w:rsid w:val="001258A3"/>
    <w:rsid w:val="0012593B"/>
    <w:rsid w:val="0012595B"/>
    <w:rsid w:val="00125A4C"/>
    <w:rsid w:val="00125A52"/>
    <w:rsid w:val="00125AD8"/>
    <w:rsid w:val="00125C63"/>
    <w:rsid w:val="00125E73"/>
    <w:rsid w:val="00125F34"/>
    <w:rsid w:val="00125F84"/>
    <w:rsid w:val="0012601B"/>
    <w:rsid w:val="0012609A"/>
    <w:rsid w:val="00126104"/>
    <w:rsid w:val="00126446"/>
    <w:rsid w:val="001265F6"/>
    <w:rsid w:val="00126727"/>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1D"/>
    <w:rsid w:val="00127AD3"/>
    <w:rsid w:val="00127C69"/>
    <w:rsid w:val="00127E2C"/>
    <w:rsid w:val="00127F9E"/>
    <w:rsid w:val="001301CC"/>
    <w:rsid w:val="001303EE"/>
    <w:rsid w:val="00130421"/>
    <w:rsid w:val="001304ED"/>
    <w:rsid w:val="0013050C"/>
    <w:rsid w:val="0013051D"/>
    <w:rsid w:val="00130834"/>
    <w:rsid w:val="00130897"/>
    <w:rsid w:val="001308B5"/>
    <w:rsid w:val="001308E1"/>
    <w:rsid w:val="00130C3D"/>
    <w:rsid w:val="00130DE3"/>
    <w:rsid w:val="00130E31"/>
    <w:rsid w:val="001312A5"/>
    <w:rsid w:val="0013134F"/>
    <w:rsid w:val="00131413"/>
    <w:rsid w:val="001314E7"/>
    <w:rsid w:val="001315FD"/>
    <w:rsid w:val="00131A9A"/>
    <w:rsid w:val="00131B32"/>
    <w:rsid w:val="00131DF9"/>
    <w:rsid w:val="00131F70"/>
    <w:rsid w:val="0013231B"/>
    <w:rsid w:val="001323DF"/>
    <w:rsid w:val="00132423"/>
    <w:rsid w:val="00132573"/>
    <w:rsid w:val="001325EE"/>
    <w:rsid w:val="00132668"/>
    <w:rsid w:val="001327D6"/>
    <w:rsid w:val="00132BA3"/>
    <w:rsid w:val="00132C0C"/>
    <w:rsid w:val="00132F45"/>
    <w:rsid w:val="0013303F"/>
    <w:rsid w:val="00133275"/>
    <w:rsid w:val="00133379"/>
    <w:rsid w:val="0013347A"/>
    <w:rsid w:val="00133607"/>
    <w:rsid w:val="001337B7"/>
    <w:rsid w:val="001339E6"/>
    <w:rsid w:val="00133CF6"/>
    <w:rsid w:val="00133D2A"/>
    <w:rsid w:val="00133E74"/>
    <w:rsid w:val="00133FA4"/>
    <w:rsid w:val="0013407F"/>
    <w:rsid w:val="001340E6"/>
    <w:rsid w:val="001341B5"/>
    <w:rsid w:val="001342B8"/>
    <w:rsid w:val="0013437D"/>
    <w:rsid w:val="00134410"/>
    <w:rsid w:val="00134655"/>
    <w:rsid w:val="001347B6"/>
    <w:rsid w:val="001347EA"/>
    <w:rsid w:val="001348E0"/>
    <w:rsid w:val="00134B1B"/>
    <w:rsid w:val="00134F43"/>
    <w:rsid w:val="00134FE1"/>
    <w:rsid w:val="001351FA"/>
    <w:rsid w:val="00135499"/>
    <w:rsid w:val="00135767"/>
    <w:rsid w:val="001357C6"/>
    <w:rsid w:val="0013583C"/>
    <w:rsid w:val="001359FB"/>
    <w:rsid w:val="00135A28"/>
    <w:rsid w:val="00135D20"/>
    <w:rsid w:val="00135D42"/>
    <w:rsid w:val="00135E14"/>
    <w:rsid w:val="00135F7A"/>
    <w:rsid w:val="00135FCA"/>
    <w:rsid w:val="00135FD6"/>
    <w:rsid w:val="001360DF"/>
    <w:rsid w:val="0013619F"/>
    <w:rsid w:val="001363A9"/>
    <w:rsid w:val="00136559"/>
    <w:rsid w:val="00136BC7"/>
    <w:rsid w:val="00137183"/>
    <w:rsid w:val="00137468"/>
    <w:rsid w:val="001375F1"/>
    <w:rsid w:val="00137655"/>
    <w:rsid w:val="001376D7"/>
    <w:rsid w:val="00137730"/>
    <w:rsid w:val="00137815"/>
    <w:rsid w:val="00137CA3"/>
    <w:rsid w:val="00137D07"/>
    <w:rsid w:val="00137D20"/>
    <w:rsid w:val="00137DBB"/>
    <w:rsid w:val="00137F9C"/>
    <w:rsid w:val="00140681"/>
    <w:rsid w:val="001408E8"/>
    <w:rsid w:val="00140A39"/>
    <w:rsid w:val="00140AD8"/>
    <w:rsid w:val="00140B0E"/>
    <w:rsid w:val="0014118C"/>
    <w:rsid w:val="00141279"/>
    <w:rsid w:val="001412EB"/>
    <w:rsid w:val="00141555"/>
    <w:rsid w:val="0014165B"/>
    <w:rsid w:val="001417D7"/>
    <w:rsid w:val="00141860"/>
    <w:rsid w:val="001418A1"/>
    <w:rsid w:val="001419FB"/>
    <w:rsid w:val="00141AAB"/>
    <w:rsid w:val="00141B0B"/>
    <w:rsid w:val="00141B77"/>
    <w:rsid w:val="00141B8A"/>
    <w:rsid w:val="00141C16"/>
    <w:rsid w:val="00141CB2"/>
    <w:rsid w:val="00141CF5"/>
    <w:rsid w:val="00141D93"/>
    <w:rsid w:val="00141E2D"/>
    <w:rsid w:val="00141F37"/>
    <w:rsid w:val="00141FC5"/>
    <w:rsid w:val="001421F9"/>
    <w:rsid w:val="001422BB"/>
    <w:rsid w:val="00142412"/>
    <w:rsid w:val="00142509"/>
    <w:rsid w:val="0014250C"/>
    <w:rsid w:val="0014259F"/>
    <w:rsid w:val="00142992"/>
    <w:rsid w:val="00142B2E"/>
    <w:rsid w:val="00142D17"/>
    <w:rsid w:val="00142D6A"/>
    <w:rsid w:val="00142D8F"/>
    <w:rsid w:val="00142DBD"/>
    <w:rsid w:val="00142EB0"/>
    <w:rsid w:val="00143313"/>
    <w:rsid w:val="0014342E"/>
    <w:rsid w:val="00143574"/>
    <w:rsid w:val="001437BC"/>
    <w:rsid w:val="00143891"/>
    <w:rsid w:val="00143B77"/>
    <w:rsid w:val="00143C28"/>
    <w:rsid w:val="00143E6F"/>
    <w:rsid w:val="00143F1B"/>
    <w:rsid w:val="00144180"/>
    <w:rsid w:val="001441A6"/>
    <w:rsid w:val="001441DD"/>
    <w:rsid w:val="0014421B"/>
    <w:rsid w:val="001443C3"/>
    <w:rsid w:val="00144483"/>
    <w:rsid w:val="0014448E"/>
    <w:rsid w:val="001445A6"/>
    <w:rsid w:val="001447F9"/>
    <w:rsid w:val="00144962"/>
    <w:rsid w:val="00144A9D"/>
    <w:rsid w:val="00144AA6"/>
    <w:rsid w:val="00144ADF"/>
    <w:rsid w:val="00144B66"/>
    <w:rsid w:val="00144E1D"/>
    <w:rsid w:val="00144EA6"/>
    <w:rsid w:val="00144EBF"/>
    <w:rsid w:val="00144EC2"/>
    <w:rsid w:val="00144FAB"/>
    <w:rsid w:val="0014502C"/>
    <w:rsid w:val="0014521C"/>
    <w:rsid w:val="0014557F"/>
    <w:rsid w:val="001455C6"/>
    <w:rsid w:val="0014568B"/>
    <w:rsid w:val="0014577A"/>
    <w:rsid w:val="00145792"/>
    <w:rsid w:val="0014591A"/>
    <w:rsid w:val="00145941"/>
    <w:rsid w:val="0014595C"/>
    <w:rsid w:val="00145A4B"/>
    <w:rsid w:val="00145B30"/>
    <w:rsid w:val="00145C84"/>
    <w:rsid w:val="00145C8E"/>
    <w:rsid w:val="00145CC8"/>
    <w:rsid w:val="001462FB"/>
    <w:rsid w:val="0014632E"/>
    <w:rsid w:val="00146355"/>
    <w:rsid w:val="0014656D"/>
    <w:rsid w:val="0014659E"/>
    <w:rsid w:val="001466F9"/>
    <w:rsid w:val="0014681B"/>
    <w:rsid w:val="001468A5"/>
    <w:rsid w:val="00146B26"/>
    <w:rsid w:val="00146D05"/>
    <w:rsid w:val="00146D43"/>
    <w:rsid w:val="00146D83"/>
    <w:rsid w:val="00146DE5"/>
    <w:rsid w:val="00146E58"/>
    <w:rsid w:val="00146E6D"/>
    <w:rsid w:val="00147312"/>
    <w:rsid w:val="0014746F"/>
    <w:rsid w:val="0014755D"/>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215"/>
    <w:rsid w:val="00150468"/>
    <w:rsid w:val="00150659"/>
    <w:rsid w:val="00150754"/>
    <w:rsid w:val="00150807"/>
    <w:rsid w:val="0015096E"/>
    <w:rsid w:val="00150A3D"/>
    <w:rsid w:val="00150CEF"/>
    <w:rsid w:val="00150DF2"/>
    <w:rsid w:val="00150E2C"/>
    <w:rsid w:val="00150E8B"/>
    <w:rsid w:val="00150EF9"/>
    <w:rsid w:val="0015107E"/>
    <w:rsid w:val="0015118B"/>
    <w:rsid w:val="00151282"/>
    <w:rsid w:val="0015139E"/>
    <w:rsid w:val="001514F3"/>
    <w:rsid w:val="00151873"/>
    <w:rsid w:val="0015198B"/>
    <w:rsid w:val="00151B37"/>
    <w:rsid w:val="00151B6E"/>
    <w:rsid w:val="00151BC7"/>
    <w:rsid w:val="00151BC9"/>
    <w:rsid w:val="00151E88"/>
    <w:rsid w:val="001522A1"/>
    <w:rsid w:val="001522BF"/>
    <w:rsid w:val="001522DE"/>
    <w:rsid w:val="0015248A"/>
    <w:rsid w:val="0015256B"/>
    <w:rsid w:val="0015258F"/>
    <w:rsid w:val="0015261D"/>
    <w:rsid w:val="001526B9"/>
    <w:rsid w:val="001526CE"/>
    <w:rsid w:val="001526E0"/>
    <w:rsid w:val="001526FF"/>
    <w:rsid w:val="00152767"/>
    <w:rsid w:val="0015279C"/>
    <w:rsid w:val="00152831"/>
    <w:rsid w:val="00152AE0"/>
    <w:rsid w:val="00152B05"/>
    <w:rsid w:val="00152B18"/>
    <w:rsid w:val="00152B6B"/>
    <w:rsid w:val="00152C22"/>
    <w:rsid w:val="00152C59"/>
    <w:rsid w:val="00152C9F"/>
    <w:rsid w:val="00152CF8"/>
    <w:rsid w:val="00152D97"/>
    <w:rsid w:val="00152EAA"/>
    <w:rsid w:val="001530BA"/>
    <w:rsid w:val="0015352F"/>
    <w:rsid w:val="001535F4"/>
    <w:rsid w:val="001535FE"/>
    <w:rsid w:val="00153702"/>
    <w:rsid w:val="001537AA"/>
    <w:rsid w:val="00153C24"/>
    <w:rsid w:val="00153CED"/>
    <w:rsid w:val="00153EDA"/>
    <w:rsid w:val="00153EE1"/>
    <w:rsid w:val="0015417D"/>
    <w:rsid w:val="00154237"/>
    <w:rsid w:val="001543E6"/>
    <w:rsid w:val="00154499"/>
    <w:rsid w:val="00154636"/>
    <w:rsid w:val="00154725"/>
    <w:rsid w:val="0015473A"/>
    <w:rsid w:val="00154781"/>
    <w:rsid w:val="0015478F"/>
    <w:rsid w:val="00154832"/>
    <w:rsid w:val="0015484A"/>
    <w:rsid w:val="0015492D"/>
    <w:rsid w:val="00154951"/>
    <w:rsid w:val="001549BD"/>
    <w:rsid w:val="00154B18"/>
    <w:rsid w:val="00154BB1"/>
    <w:rsid w:val="00154BBC"/>
    <w:rsid w:val="00154C23"/>
    <w:rsid w:val="00154EDA"/>
    <w:rsid w:val="00155049"/>
    <w:rsid w:val="0015508A"/>
    <w:rsid w:val="001550A8"/>
    <w:rsid w:val="00155262"/>
    <w:rsid w:val="0015542A"/>
    <w:rsid w:val="00155840"/>
    <w:rsid w:val="00155B07"/>
    <w:rsid w:val="00155B57"/>
    <w:rsid w:val="00155B5E"/>
    <w:rsid w:val="00155B8E"/>
    <w:rsid w:val="00155C8D"/>
    <w:rsid w:val="00155CF7"/>
    <w:rsid w:val="00155E0F"/>
    <w:rsid w:val="00155EE9"/>
    <w:rsid w:val="00155F25"/>
    <w:rsid w:val="00156172"/>
    <w:rsid w:val="00156224"/>
    <w:rsid w:val="001564D5"/>
    <w:rsid w:val="00156584"/>
    <w:rsid w:val="001565E6"/>
    <w:rsid w:val="001565F3"/>
    <w:rsid w:val="001566B8"/>
    <w:rsid w:val="001569EC"/>
    <w:rsid w:val="001569FA"/>
    <w:rsid w:val="00156B77"/>
    <w:rsid w:val="00156B8F"/>
    <w:rsid w:val="00156BB9"/>
    <w:rsid w:val="00156D01"/>
    <w:rsid w:val="00156D2B"/>
    <w:rsid w:val="0015706F"/>
    <w:rsid w:val="0015718B"/>
    <w:rsid w:val="001571B8"/>
    <w:rsid w:val="0015729A"/>
    <w:rsid w:val="001572A3"/>
    <w:rsid w:val="001572D9"/>
    <w:rsid w:val="001573B8"/>
    <w:rsid w:val="0015752A"/>
    <w:rsid w:val="001577FF"/>
    <w:rsid w:val="00157831"/>
    <w:rsid w:val="0015788B"/>
    <w:rsid w:val="001579F4"/>
    <w:rsid w:val="00157B2A"/>
    <w:rsid w:val="00157CF3"/>
    <w:rsid w:val="00157D5D"/>
    <w:rsid w:val="00157DB0"/>
    <w:rsid w:val="00157EA6"/>
    <w:rsid w:val="0016011D"/>
    <w:rsid w:val="00160149"/>
    <w:rsid w:val="0016039A"/>
    <w:rsid w:val="001603DE"/>
    <w:rsid w:val="0016049C"/>
    <w:rsid w:val="00160531"/>
    <w:rsid w:val="00160610"/>
    <w:rsid w:val="00160858"/>
    <w:rsid w:val="00160882"/>
    <w:rsid w:val="0016090A"/>
    <w:rsid w:val="00160A0F"/>
    <w:rsid w:val="00160D8E"/>
    <w:rsid w:val="00160E04"/>
    <w:rsid w:val="00160E9D"/>
    <w:rsid w:val="00160FB0"/>
    <w:rsid w:val="00160FC6"/>
    <w:rsid w:val="001610E1"/>
    <w:rsid w:val="00161187"/>
    <w:rsid w:val="001611A8"/>
    <w:rsid w:val="001613B9"/>
    <w:rsid w:val="00161663"/>
    <w:rsid w:val="001616DC"/>
    <w:rsid w:val="001616F7"/>
    <w:rsid w:val="00161782"/>
    <w:rsid w:val="001617B0"/>
    <w:rsid w:val="001618A5"/>
    <w:rsid w:val="0016192B"/>
    <w:rsid w:val="00161B44"/>
    <w:rsid w:val="00161C16"/>
    <w:rsid w:val="00161CB3"/>
    <w:rsid w:val="00161EC7"/>
    <w:rsid w:val="00161EF8"/>
    <w:rsid w:val="0016205A"/>
    <w:rsid w:val="0016231D"/>
    <w:rsid w:val="00162454"/>
    <w:rsid w:val="00162565"/>
    <w:rsid w:val="00162580"/>
    <w:rsid w:val="001626BB"/>
    <w:rsid w:val="00162724"/>
    <w:rsid w:val="001627B3"/>
    <w:rsid w:val="00162837"/>
    <w:rsid w:val="00162A19"/>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56A"/>
    <w:rsid w:val="00163824"/>
    <w:rsid w:val="001638D0"/>
    <w:rsid w:val="00163A24"/>
    <w:rsid w:val="00163AA3"/>
    <w:rsid w:val="00163B60"/>
    <w:rsid w:val="00163CD3"/>
    <w:rsid w:val="00163DB9"/>
    <w:rsid w:val="00163E83"/>
    <w:rsid w:val="00164297"/>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EF"/>
    <w:rsid w:val="00165542"/>
    <w:rsid w:val="00165594"/>
    <w:rsid w:val="001656AF"/>
    <w:rsid w:val="00165787"/>
    <w:rsid w:val="001657C3"/>
    <w:rsid w:val="0016589B"/>
    <w:rsid w:val="001658CC"/>
    <w:rsid w:val="001659E4"/>
    <w:rsid w:val="001659F7"/>
    <w:rsid w:val="00165A12"/>
    <w:rsid w:val="00165CEC"/>
    <w:rsid w:val="00165E3E"/>
    <w:rsid w:val="00165EDE"/>
    <w:rsid w:val="00165F23"/>
    <w:rsid w:val="00165F6D"/>
    <w:rsid w:val="00166033"/>
    <w:rsid w:val="0016605A"/>
    <w:rsid w:val="00166070"/>
    <w:rsid w:val="001660FE"/>
    <w:rsid w:val="0016622D"/>
    <w:rsid w:val="00166266"/>
    <w:rsid w:val="001662E8"/>
    <w:rsid w:val="00166469"/>
    <w:rsid w:val="001664A7"/>
    <w:rsid w:val="001664E0"/>
    <w:rsid w:val="00166562"/>
    <w:rsid w:val="0016657B"/>
    <w:rsid w:val="001665C0"/>
    <w:rsid w:val="001666D2"/>
    <w:rsid w:val="00166A3C"/>
    <w:rsid w:val="00166B6E"/>
    <w:rsid w:val="00166B73"/>
    <w:rsid w:val="00166E0B"/>
    <w:rsid w:val="00166F97"/>
    <w:rsid w:val="00167010"/>
    <w:rsid w:val="00167169"/>
    <w:rsid w:val="001672D0"/>
    <w:rsid w:val="0016746D"/>
    <w:rsid w:val="001674AD"/>
    <w:rsid w:val="00167700"/>
    <w:rsid w:val="0016773B"/>
    <w:rsid w:val="00167740"/>
    <w:rsid w:val="001677CA"/>
    <w:rsid w:val="00167838"/>
    <w:rsid w:val="0016788B"/>
    <w:rsid w:val="001678A9"/>
    <w:rsid w:val="00167ACC"/>
    <w:rsid w:val="00167B51"/>
    <w:rsid w:val="00167C1C"/>
    <w:rsid w:val="00167C82"/>
    <w:rsid w:val="00167D56"/>
    <w:rsid w:val="00167ED0"/>
    <w:rsid w:val="0017009A"/>
    <w:rsid w:val="00170114"/>
    <w:rsid w:val="001701FE"/>
    <w:rsid w:val="0017028F"/>
    <w:rsid w:val="001703AE"/>
    <w:rsid w:val="00170A52"/>
    <w:rsid w:val="00171003"/>
    <w:rsid w:val="001710FF"/>
    <w:rsid w:val="001712C0"/>
    <w:rsid w:val="001712CD"/>
    <w:rsid w:val="00171540"/>
    <w:rsid w:val="001715A1"/>
    <w:rsid w:val="001716CA"/>
    <w:rsid w:val="001717F1"/>
    <w:rsid w:val="00171948"/>
    <w:rsid w:val="00171A1F"/>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9D"/>
    <w:rsid w:val="00172BC1"/>
    <w:rsid w:val="00172CFC"/>
    <w:rsid w:val="00172E0B"/>
    <w:rsid w:val="00172ECA"/>
    <w:rsid w:val="00172EDF"/>
    <w:rsid w:val="00172FCF"/>
    <w:rsid w:val="00172FF5"/>
    <w:rsid w:val="00173008"/>
    <w:rsid w:val="001730D8"/>
    <w:rsid w:val="00173198"/>
    <w:rsid w:val="001731DD"/>
    <w:rsid w:val="001731F2"/>
    <w:rsid w:val="001732B6"/>
    <w:rsid w:val="001734B0"/>
    <w:rsid w:val="00173548"/>
    <w:rsid w:val="001736DD"/>
    <w:rsid w:val="00173C6B"/>
    <w:rsid w:val="00173CB8"/>
    <w:rsid w:val="00173D18"/>
    <w:rsid w:val="00173E43"/>
    <w:rsid w:val="00173F1D"/>
    <w:rsid w:val="00173F96"/>
    <w:rsid w:val="001741CE"/>
    <w:rsid w:val="00174201"/>
    <w:rsid w:val="0017431A"/>
    <w:rsid w:val="001743CF"/>
    <w:rsid w:val="00174609"/>
    <w:rsid w:val="00174630"/>
    <w:rsid w:val="0017469B"/>
    <w:rsid w:val="001746B7"/>
    <w:rsid w:val="001746CB"/>
    <w:rsid w:val="00174847"/>
    <w:rsid w:val="00174A45"/>
    <w:rsid w:val="00174AA2"/>
    <w:rsid w:val="00174B5A"/>
    <w:rsid w:val="00174BAB"/>
    <w:rsid w:val="00174BE5"/>
    <w:rsid w:val="00174CD3"/>
    <w:rsid w:val="00174D61"/>
    <w:rsid w:val="00174E51"/>
    <w:rsid w:val="00174F99"/>
    <w:rsid w:val="001752D6"/>
    <w:rsid w:val="00175422"/>
    <w:rsid w:val="00175441"/>
    <w:rsid w:val="00175632"/>
    <w:rsid w:val="001756AE"/>
    <w:rsid w:val="00175721"/>
    <w:rsid w:val="0017582A"/>
    <w:rsid w:val="00175856"/>
    <w:rsid w:val="001758DA"/>
    <w:rsid w:val="0017597A"/>
    <w:rsid w:val="00175A74"/>
    <w:rsid w:val="00175A88"/>
    <w:rsid w:val="00175E6C"/>
    <w:rsid w:val="00175E9D"/>
    <w:rsid w:val="00176005"/>
    <w:rsid w:val="00176069"/>
    <w:rsid w:val="001760D7"/>
    <w:rsid w:val="0017629C"/>
    <w:rsid w:val="00176390"/>
    <w:rsid w:val="001763B6"/>
    <w:rsid w:val="001765CC"/>
    <w:rsid w:val="0017660E"/>
    <w:rsid w:val="00176707"/>
    <w:rsid w:val="001769DD"/>
    <w:rsid w:val="00176BED"/>
    <w:rsid w:val="00176C01"/>
    <w:rsid w:val="00176E09"/>
    <w:rsid w:val="00176EC5"/>
    <w:rsid w:val="00176F6F"/>
    <w:rsid w:val="001770D7"/>
    <w:rsid w:val="0017727C"/>
    <w:rsid w:val="00177373"/>
    <w:rsid w:val="001773F1"/>
    <w:rsid w:val="001775CD"/>
    <w:rsid w:val="00177633"/>
    <w:rsid w:val="00177642"/>
    <w:rsid w:val="00177668"/>
    <w:rsid w:val="00177767"/>
    <w:rsid w:val="00177779"/>
    <w:rsid w:val="001777ED"/>
    <w:rsid w:val="00177904"/>
    <w:rsid w:val="001779BA"/>
    <w:rsid w:val="00177AFB"/>
    <w:rsid w:val="00177CEB"/>
    <w:rsid w:val="00177D9C"/>
    <w:rsid w:val="00177F23"/>
    <w:rsid w:val="00180089"/>
    <w:rsid w:val="001801A1"/>
    <w:rsid w:val="0018031B"/>
    <w:rsid w:val="00180374"/>
    <w:rsid w:val="00180406"/>
    <w:rsid w:val="00180455"/>
    <w:rsid w:val="00180658"/>
    <w:rsid w:val="0018082E"/>
    <w:rsid w:val="001808D8"/>
    <w:rsid w:val="00180941"/>
    <w:rsid w:val="00180946"/>
    <w:rsid w:val="00180A68"/>
    <w:rsid w:val="00180BAF"/>
    <w:rsid w:val="00180BC8"/>
    <w:rsid w:val="00180CFD"/>
    <w:rsid w:val="00180E6B"/>
    <w:rsid w:val="00180F2B"/>
    <w:rsid w:val="00180F41"/>
    <w:rsid w:val="001810CB"/>
    <w:rsid w:val="001810F0"/>
    <w:rsid w:val="001810F4"/>
    <w:rsid w:val="00181117"/>
    <w:rsid w:val="0018121E"/>
    <w:rsid w:val="001812C1"/>
    <w:rsid w:val="0018149A"/>
    <w:rsid w:val="00181529"/>
    <w:rsid w:val="00181668"/>
    <w:rsid w:val="0018169F"/>
    <w:rsid w:val="001816A9"/>
    <w:rsid w:val="00181703"/>
    <w:rsid w:val="001817F5"/>
    <w:rsid w:val="00181811"/>
    <w:rsid w:val="00181AAF"/>
    <w:rsid w:val="00181B2B"/>
    <w:rsid w:val="00181B3E"/>
    <w:rsid w:val="00181D37"/>
    <w:rsid w:val="00181E38"/>
    <w:rsid w:val="00181E6E"/>
    <w:rsid w:val="00181FAE"/>
    <w:rsid w:val="00181FBD"/>
    <w:rsid w:val="00181FE2"/>
    <w:rsid w:val="0018201A"/>
    <w:rsid w:val="00182181"/>
    <w:rsid w:val="00182185"/>
    <w:rsid w:val="001821E7"/>
    <w:rsid w:val="001823A6"/>
    <w:rsid w:val="001824DE"/>
    <w:rsid w:val="00182544"/>
    <w:rsid w:val="001826FF"/>
    <w:rsid w:val="00182834"/>
    <w:rsid w:val="00182939"/>
    <w:rsid w:val="001829A8"/>
    <w:rsid w:val="00182CA8"/>
    <w:rsid w:val="00182EC7"/>
    <w:rsid w:val="00182ECE"/>
    <w:rsid w:val="00183009"/>
    <w:rsid w:val="0018303F"/>
    <w:rsid w:val="00183282"/>
    <w:rsid w:val="0018354C"/>
    <w:rsid w:val="0018359A"/>
    <w:rsid w:val="001835F0"/>
    <w:rsid w:val="0018361B"/>
    <w:rsid w:val="0018388E"/>
    <w:rsid w:val="001838BE"/>
    <w:rsid w:val="00183A6E"/>
    <w:rsid w:val="00183AD3"/>
    <w:rsid w:val="00183DF4"/>
    <w:rsid w:val="00183E48"/>
    <w:rsid w:val="00183F8E"/>
    <w:rsid w:val="001842C6"/>
    <w:rsid w:val="0018432A"/>
    <w:rsid w:val="00184486"/>
    <w:rsid w:val="0018453C"/>
    <w:rsid w:val="0018468D"/>
    <w:rsid w:val="0018469B"/>
    <w:rsid w:val="001847D5"/>
    <w:rsid w:val="001848B7"/>
    <w:rsid w:val="001848C4"/>
    <w:rsid w:val="001849D5"/>
    <w:rsid w:val="00184B6D"/>
    <w:rsid w:val="00184B7E"/>
    <w:rsid w:val="00185071"/>
    <w:rsid w:val="00185156"/>
    <w:rsid w:val="00185246"/>
    <w:rsid w:val="0018530E"/>
    <w:rsid w:val="001855DA"/>
    <w:rsid w:val="00185657"/>
    <w:rsid w:val="00185713"/>
    <w:rsid w:val="00185839"/>
    <w:rsid w:val="00185BAB"/>
    <w:rsid w:val="00185BB4"/>
    <w:rsid w:val="00185D3C"/>
    <w:rsid w:val="00186083"/>
    <w:rsid w:val="001860F9"/>
    <w:rsid w:val="001861EA"/>
    <w:rsid w:val="001863D3"/>
    <w:rsid w:val="00186498"/>
    <w:rsid w:val="001865AF"/>
    <w:rsid w:val="00186881"/>
    <w:rsid w:val="00186892"/>
    <w:rsid w:val="0018691B"/>
    <w:rsid w:val="001869EC"/>
    <w:rsid w:val="00186AB7"/>
    <w:rsid w:val="00186AE3"/>
    <w:rsid w:val="00186C15"/>
    <w:rsid w:val="00186C6F"/>
    <w:rsid w:val="00186D3D"/>
    <w:rsid w:val="00186E80"/>
    <w:rsid w:val="00186F4C"/>
    <w:rsid w:val="0018706A"/>
    <w:rsid w:val="0018726E"/>
    <w:rsid w:val="00187467"/>
    <w:rsid w:val="0018768E"/>
    <w:rsid w:val="001876A4"/>
    <w:rsid w:val="0018794F"/>
    <w:rsid w:val="00187A39"/>
    <w:rsid w:val="00187B2F"/>
    <w:rsid w:val="00187BC5"/>
    <w:rsid w:val="00187CB6"/>
    <w:rsid w:val="00187D96"/>
    <w:rsid w:val="00187E30"/>
    <w:rsid w:val="00187F6D"/>
    <w:rsid w:val="0019022C"/>
    <w:rsid w:val="00190341"/>
    <w:rsid w:val="0019045D"/>
    <w:rsid w:val="00190606"/>
    <w:rsid w:val="00190869"/>
    <w:rsid w:val="001908B0"/>
    <w:rsid w:val="001908B8"/>
    <w:rsid w:val="00190A44"/>
    <w:rsid w:val="00190BB0"/>
    <w:rsid w:val="00190C27"/>
    <w:rsid w:val="00190DE6"/>
    <w:rsid w:val="00190E74"/>
    <w:rsid w:val="00190F4D"/>
    <w:rsid w:val="00191159"/>
    <w:rsid w:val="0019158A"/>
    <w:rsid w:val="0019161E"/>
    <w:rsid w:val="00191682"/>
    <w:rsid w:val="00191732"/>
    <w:rsid w:val="001917C0"/>
    <w:rsid w:val="0019192D"/>
    <w:rsid w:val="00191AD8"/>
    <w:rsid w:val="00191BFA"/>
    <w:rsid w:val="00191C4B"/>
    <w:rsid w:val="00191C67"/>
    <w:rsid w:val="00191DD1"/>
    <w:rsid w:val="00191E05"/>
    <w:rsid w:val="00191E96"/>
    <w:rsid w:val="00191F40"/>
    <w:rsid w:val="0019211B"/>
    <w:rsid w:val="001921F0"/>
    <w:rsid w:val="00192309"/>
    <w:rsid w:val="0019234D"/>
    <w:rsid w:val="00192390"/>
    <w:rsid w:val="001923F7"/>
    <w:rsid w:val="001924FF"/>
    <w:rsid w:val="0019254A"/>
    <w:rsid w:val="00192585"/>
    <w:rsid w:val="0019266F"/>
    <w:rsid w:val="0019273D"/>
    <w:rsid w:val="001928D5"/>
    <w:rsid w:val="001928D6"/>
    <w:rsid w:val="001928D8"/>
    <w:rsid w:val="00192BEE"/>
    <w:rsid w:val="00192CA4"/>
    <w:rsid w:val="00192E97"/>
    <w:rsid w:val="00192F7C"/>
    <w:rsid w:val="0019326D"/>
    <w:rsid w:val="00193382"/>
    <w:rsid w:val="001933DE"/>
    <w:rsid w:val="001933EA"/>
    <w:rsid w:val="00193488"/>
    <w:rsid w:val="00193AF8"/>
    <w:rsid w:val="00193BFB"/>
    <w:rsid w:val="00193C3B"/>
    <w:rsid w:val="00193C44"/>
    <w:rsid w:val="00193E5D"/>
    <w:rsid w:val="0019409C"/>
    <w:rsid w:val="001940BE"/>
    <w:rsid w:val="00194137"/>
    <w:rsid w:val="001941E2"/>
    <w:rsid w:val="00194202"/>
    <w:rsid w:val="00194268"/>
    <w:rsid w:val="0019442C"/>
    <w:rsid w:val="001944AE"/>
    <w:rsid w:val="001944B1"/>
    <w:rsid w:val="00194511"/>
    <w:rsid w:val="0019457C"/>
    <w:rsid w:val="001947D2"/>
    <w:rsid w:val="0019489A"/>
    <w:rsid w:val="00194956"/>
    <w:rsid w:val="00194A51"/>
    <w:rsid w:val="00194A75"/>
    <w:rsid w:val="00194A87"/>
    <w:rsid w:val="00194B8B"/>
    <w:rsid w:val="00194CF1"/>
    <w:rsid w:val="00194F2E"/>
    <w:rsid w:val="00194FAF"/>
    <w:rsid w:val="00195088"/>
    <w:rsid w:val="001950D6"/>
    <w:rsid w:val="00195130"/>
    <w:rsid w:val="00195175"/>
    <w:rsid w:val="00195290"/>
    <w:rsid w:val="0019529D"/>
    <w:rsid w:val="0019533E"/>
    <w:rsid w:val="001953B0"/>
    <w:rsid w:val="00195541"/>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5D5E"/>
    <w:rsid w:val="00195DC5"/>
    <w:rsid w:val="0019600E"/>
    <w:rsid w:val="001963D6"/>
    <w:rsid w:val="001963F5"/>
    <w:rsid w:val="00196720"/>
    <w:rsid w:val="00196756"/>
    <w:rsid w:val="0019675E"/>
    <w:rsid w:val="001967AE"/>
    <w:rsid w:val="001967B1"/>
    <w:rsid w:val="00196B93"/>
    <w:rsid w:val="00196D23"/>
    <w:rsid w:val="001970C5"/>
    <w:rsid w:val="0019713C"/>
    <w:rsid w:val="00197165"/>
    <w:rsid w:val="0019758D"/>
    <w:rsid w:val="00197622"/>
    <w:rsid w:val="00197747"/>
    <w:rsid w:val="00197816"/>
    <w:rsid w:val="001978F6"/>
    <w:rsid w:val="001978F8"/>
    <w:rsid w:val="00197A1B"/>
    <w:rsid w:val="00197A44"/>
    <w:rsid w:val="00197B20"/>
    <w:rsid w:val="00197B3D"/>
    <w:rsid w:val="00197C1C"/>
    <w:rsid w:val="00197C75"/>
    <w:rsid w:val="00197D0F"/>
    <w:rsid w:val="00197FA1"/>
    <w:rsid w:val="001A0017"/>
    <w:rsid w:val="001A0134"/>
    <w:rsid w:val="001A038D"/>
    <w:rsid w:val="001A0432"/>
    <w:rsid w:val="001A04D7"/>
    <w:rsid w:val="001A052F"/>
    <w:rsid w:val="001A053A"/>
    <w:rsid w:val="001A0567"/>
    <w:rsid w:val="001A056C"/>
    <w:rsid w:val="001A0641"/>
    <w:rsid w:val="001A065B"/>
    <w:rsid w:val="001A0711"/>
    <w:rsid w:val="001A0927"/>
    <w:rsid w:val="001A0B82"/>
    <w:rsid w:val="001A0BEE"/>
    <w:rsid w:val="001A0DC3"/>
    <w:rsid w:val="001A0F2B"/>
    <w:rsid w:val="001A108C"/>
    <w:rsid w:val="001A1224"/>
    <w:rsid w:val="001A12F1"/>
    <w:rsid w:val="001A1474"/>
    <w:rsid w:val="001A14ED"/>
    <w:rsid w:val="001A1527"/>
    <w:rsid w:val="001A1539"/>
    <w:rsid w:val="001A162B"/>
    <w:rsid w:val="001A1743"/>
    <w:rsid w:val="001A17BA"/>
    <w:rsid w:val="001A18F9"/>
    <w:rsid w:val="001A1D16"/>
    <w:rsid w:val="001A1E4A"/>
    <w:rsid w:val="001A1E56"/>
    <w:rsid w:val="001A1E76"/>
    <w:rsid w:val="001A1F25"/>
    <w:rsid w:val="001A202B"/>
    <w:rsid w:val="001A209A"/>
    <w:rsid w:val="001A20AF"/>
    <w:rsid w:val="001A21F2"/>
    <w:rsid w:val="001A2409"/>
    <w:rsid w:val="001A253A"/>
    <w:rsid w:val="001A266B"/>
    <w:rsid w:val="001A267A"/>
    <w:rsid w:val="001A287B"/>
    <w:rsid w:val="001A2A57"/>
    <w:rsid w:val="001A2AC2"/>
    <w:rsid w:val="001A2B0F"/>
    <w:rsid w:val="001A2BB7"/>
    <w:rsid w:val="001A2D7A"/>
    <w:rsid w:val="001A2D94"/>
    <w:rsid w:val="001A2F16"/>
    <w:rsid w:val="001A2FD1"/>
    <w:rsid w:val="001A2FF7"/>
    <w:rsid w:val="001A306C"/>
    <w:rsid w:val="001A3198"/>
    <w:rsid w:val="001A3566"/>
    <w:rsid w:val="001A3619"/>
    <w:rsid w:val="001A3700"/>
    <w:rsid w:val="001A39D2"/>
    <w:rsid w:val="001A3BF5"/>
    <w:rsid w:val="001A3C4E"/>
    <w:rsid w:val="001A3CC1"/>
    <w:rsid w:val="001A3E8A"/>
    <w:rsid w:val="001A3F51"/>
    <w:rsid w:val="001A4015"/>
    <w:rsid w:val="001A401E"/>
    <w:rsid w:val="001A4048"/>
    <w:rsid w:val="001A4226"/>
    <w:rsid w:val="001A4431"/>
    <w:rsid w:val="001A445C"/>
    <w:rsid w:val="001A448B"/>
    <w:rsid w:val="001A4B9D"/>
    <w:rsid w:val="001A4BBF"/>
    <w:rsid w:val="001A4D26"/>
    <w:rsid w:val="001A4D59"/>
    <w:rsid w:val="001A4F5E"/>
    <w:rsid w:val="001A4F6C"/>
    <w:rsid w:val="001A50F4"/>
    <w:rsid w:val="001A51DA"/>
    <w:rsid w:val="001A52BE"/>
    <w:rsid w:val="001A55F1"/>
    <w:rsid w:val="001A56EC"/>
    <w:rsid w:val="001A5720"/>
    <w:rsid w:val="001A581E"/>
    <w:rsid w:val="001A5841"/>
    <w:rsid w:val="001A592E"/>
    <w:rsid w:val="001A5951"/>
    <w:rsid w:val="001A59F8"/>
    <w:rsid w:val="001A5D0B"/>
    <w:rsid w:val="001A5DAD"/>
    <w:rsid w:val="001A5E2A"/>
    <w:rsid w:val="001A5F9D"/>
    <w:rsid w:val="001A6082"/>
    <w:rsid w:val="001A608C"/>
    <w:rsid w:val="001A61A4"/>
    <w:rsid w:val="001A61BB"/>
    <w:rsid w:val="001A62F6"/>
    <w:rsid w:val="001A6370"/>
    <w:rsid w:val="001A64F2"/>
    <w:rsid w:val="001A6721"/>
    <w:rsid w:val="001A67DF"/>
    <w:rsid w:val="001A681E"/>
    <w:rsid w:val="001A68CE"/>
    <w:rsid w:val="001A6C8D"/>
    <w:rsid w:val="001A6CA2"/>
    <w:rsid w:val="001A6D6B"/>
    <w:rsid w:val="001A6DC3"/>
    <w:rsid w:val="001A7122"/>
    <w:rsid w:val="001A713D"/>
    <w:rsid w:val="001A72A8"/>
    <w:rsid w:val="001A735C"/>
    <w:rsid w:val="001A7999"/>
    <w:rsid w:val="001A79D4"/>
    <w:rsid w:val="001A7A41"/>
    <w:rsid w:val="001A7A94"/>
    <w:rsid w:val="001A7AA1"/>
    <w:rsid w:val="001A7B74"/>
    <w:rsid w:val="001A7BEE"/>
    <w:rsid w:val="001A7CB6"/>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8EC"/>
    <w:rsid w:val="001B0ABA"/>
    <w:rsid w:val="001B0D98"/>
    <w:rsid w:val="001B0F01"/>
    <w:rsid w:val="001B0FEB"/>
    <w:rsid w:val="001B10F6"/>
    <w:rsid w:val="001B1116"/>
    <w:rsid w:val="001B121C"/>
    <w:rsid w:val="001B1276"/>
    <w:rsid w:val="001B1345"/>
    <w:rsid w:val="001B1398"/>
    <w:rsid w:val="001B1504"/>
    <w:rsid w:val="001B167A"/>
    <w:rsid w:val="001B1767"/>
    <w:rsid w:val="001B17D0"/>
    <w:rsid w:val="001B1865"/>
    <w:rsid w:val="001B19F9"/>
    <w:rsid w:val="001B1AF7"/>
    <w:rsid w:val="001B1B3D"/>
    <w:rsid w:val="001B1B61"/>
    <w:rsid w:val="001B1BB1"/>
    <w:rsid w:val="001B1C31"/>
    <w:rsid w:val="001B1C89"/>
    <w:rsid w:val="001B1CCA"/>
    <w:rsid w:val="001B1E2D"/>
    <w:rsid w:val="001B202C"/>
    <w:rsid w:val="001B2093"/>
    <w:rsid w:val="001B2192"/>
    <w:rsid w:val="001B21D3"/>
    <w:rsid w:val="001B2310"/>
    <w:rsid w:val="001B2406"/>
    <w:rsid w:val="001B290E"/>
    <w:rsid w:val="001B29C1"/>
    <w:rsid w:val="001B2A72"/>
    <w:rsid w:val="001B2A82"/>
    <w:rsid w:val="001B2A9F"/>
    <w:rsid w:val="001B2ABA"/>
    <w:rsid w:val="001B2E55"/>
    <w:rsid w:val="001B2EA3"/>
    <w:rsid w:val="001B2FDE"/>
    <w:rsid w:val="001B3008"/>
    <w:rsid w:val="001B307A"/>
    <w:rsid w:val="001B321C"/>
    <w:rsid w:val="001B326C"/>
    <w:rsid w:val="001B327F"/>
    <w:rsid w:val="001B3347"/>
    <w:rsid w:val="001B3373"/>
    <w:rsid w:val="001B34BF"/>
    <w:rsid w:val="001B34D2"/>
    <w:rsid w:val="001B3574"/>
    <w:rsid w:val="001B35DA"/>
    <w:rsid w:val="001B367C"/>
    <w:rsid w:val="001B37B6"/>
    <w:rsid w:val="001B38BA"/>
    <w:rsid w:val="001B38E7"/>
    <w:rsid w:val="001B3987"/>
    <w:rsid w:val="001B39FE"/>
    <w:rsid w:val="001B3B65"/>
    <w:rsid w:val="001B3E8D"/>
    <w:rsid w:val="001B3EB5"/>
    <w:rsid w:val="001B3F2D"/>
    <w:rsid w:val="001B4183"/>
    <w:rsid w:val="001B42F1"/>
    <w:rsid w:val="001B43BF"/>
    <w:rsid w:val="001B4514"/>
    <w:rsid w:val="001B47A9"/>
    <w:rsid w:val="001B47E4"/>
    <w:rsid w:val="001B48E7"/>
    <w:rsid w:val="001B4925"/>
    <w:rsid w:val="001B4A6B"/>
    <w:rsid w:val="001B4ABD"/>
    <w:rsid w:val="001B4C72"/>
    <w:rsid w:val="001B4FAC"/>
    <w:rsid w:val="001B50C0"/>
    <w:rsid w:val="001B5332"/>
    <w:rsid w:val="001B53AD"/>
    <w:rsid w:val="001B53AF"/>
    <w:rsid w:val="001B53D2"/>
    <w:rsid w:val="001B5532"/>
    <w:rsid w:val="001B5688"/>
    <w:rsid w:val="001B5724"/>
    <w:rsid w:val="001B576B"/>
    <w:rsid w:val="001B580F"/>
    <w:rsid w:val="001B58AB"/>
    <w:rsid w:val="001B5A31"/>
    <w:rsid w:val="001B5C20"/>
    <w:rsid w:val="001B5E9A"/>
    <w:rsid w:val="001B5ED1"/>
    <w:rsid w:val="001B623C"/>
    <w:rsid w:val="001B64D6"/>
    <w:rsid w:val="001B66B2"/>
    <w:rsid w:val="001B686E"/>
    <w:rsid w:val="001B6C2B"/>
    <w:rsid w:val="001B6D78"/>
    <w:rsid w:val="001B6E49"/>
    <w:rsid w:val="001B6ED3"/>
    <w:rsid w:val="001B7179"/>
    <w:rsid w:val="001B727B"/>
    <w:rsid w:val="001B78CF"/>
    <w:rsid w:val="001B7BF2"/>
    <w:rsid w:val="001B7DE2"/>
    <w:rsid w:val="001B7DFE"/>
    <w:rsid w:val="001B7E72"/>
    <w:rsid w:val="001B7FA6"/>
    <w:rsid w:val="001C004C"/>
    <w:rsid w:val="001C0131"/>
    <w:rsid w:val="001C04F7"/>
    <w:rsid w:val="001C053D"/>
    <w:rsid w:val="001C0791"/>
    <w:rsid w:val="001C086D"/>
    <w:rsid w:val="001C0885"/>
    <w:rsid w:val="001C0914"/>
    <w:rsid w:val="001C0B12"/>
    <w:rsid w:val="001C0E18"/>
    <w:rsid w:val="001C0FE6"/>
    <w:rsid w:val="001C1138"/>
    <w:rsid w:val="001C118A"/>
    <w:rsid w:val="001C11A7"/>
    <w:rsid w:val="001C133A"/>
    <w:rsid w:val="001C1405"/>
    <w:rsid w:val="001C144E"/>
    <w:rsid w:val="001C15B4"/>
    <w:rsid w:val="001C181E"/>
    <w:rsid w:val="001C1885"/>
    <w:rsid w:val="001C188F"/>
    <w:rsid w:val="001C1A67"/>
    <w:rsid w:val="001C1A9B"/>
    <w:rsid w:val="001C1D51"/>
    <w:rsid w:val="001C208A"/>
    <w:rsid w:val="001C21A8"/>
    <w:rsid w:val="001C21C8"/>
    <w:rsid w:val="001C2378"/>
    <w:rsid w:val="001C24D4"/>
    <w:rsid w:val="001C2551"/>
    <w:rsid w:val="001C2556"/>
    <w:rsid w:val="001C256A"/>
    <w:rsid w:val="001C262A"/>
    <w:rsid w:val="001C2A1D"/>
    <w:rsid w:val="001C2CCA"/>
    <w:rsid w:val="001C2D9C"/>
    <w:rsid w:val="001C2E7B"/>
    <w:rsid w:val="001C3059"/>
    <w:rsid w:val="001C314D"/>
    <w:rsid w:val="001C32BA"/>
    <w:rsid w:val="001C33A2"/>
    <w:rsid w:val="001C340D"/>
    <w:rsid w:val="001C3432"/>
    <w:rsid w:val="001C3542"/>
    <w:rsid w:val="001C3555"/>
    <w:rsid w:val="001C3575"/>
    <w:rsid w:val="001C36D2"/>
    <w:rsid w:val="001C378D"/>
    <w:rsid w:val="001C390E"/>
    <w:rsid w:val="001C3A06"/>
    <w:rsid w:val="001C3B1F"/>
    <w:rsid w:val="001C3C9A"/>
    <w:rsid w:val="001C3E36"/>
    <w:rsid w:val="001C3EC9"/>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01"/>
    <w:rsid w:val="001C555A"/>
    <w:rsid w:val="001C56E0"/>
    <w:rsid w:val="001C5869"/>
    <w:rsid w:val="001C59F9"/>
    <w:rsid w:val="001C5A4B"/>
    <w:rsid w:val="001C5B45"/>
    <w:rsid w:val="001C5BAA"/>
    <w:rsid w:val="001C5BFB"/>
    <w:rsid w:val="001C5C35"/>
    <w:rsid w:val="001C5D41"/>
    <w:rsid w:val="001C5D9C"/>
    <w:rsid w:val="001C5ED3"/>
    <w:rsid w:val="001C5F6C"/>
    <w:rsid w:val="001C5FFA"/>
    <w:rsid w:val="001C6071"/>
    <w:rsid w:val="001C633E"/>
    <w:rsid w:val="001C63E2"/>
    <w:rsid w:val="001C6507"/>
    <w:rsid w:val="001C6569"/>
    <w:rsid w:val="001C65EE"/>
    <w:rsid w:val="001C673B"/>
    <w:rsid w:val="001C6795"/>
    <w:rsid w:val="001C67AE"/>
    <w:rsid w:val="001C67C6"/>
    <w:rsid w:val="001C69C9"/>
    <w:rsid w:val="001C6A43"/>
    <w:rsid w:val="001C6BF2"/>
    <w:rsid w:val="001C6C03"/>
    <w:rsid w:val="001C6CF4"/>
    <w:rsid w:val="001C6D0A"/>
    <w:rsid w:val="001C6D2F"/>
    <w:rsid w:val="001C6DEB"/>
    <w:rsid w:val="001C6E68"/>
    <w:rsid w:val="001C6E93"/>
    <w:rsid w:val="001C705F"/>
    <w:rsid w:val="001C7537"/>
    <w:rsid w:val="001C75DC"/>
    <w:rsid w:val="001C784E"/>
    <w:rsid w:val="001C7B70"/>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E65"/>
    <w:rsid w:val="001D0F32"/>
    <w:rsid w:val="001D13D3"/>
    <w:rsid w:val="001D1510"/>
    <w:rsid w:val="001D153A"/>
    <w:rsid w:val="001D15B9"/>
    <w:rsid w:val="001D15E8"/>
    <w:rsid w:val="001D1693"/>
    <w:rsid w:val="001D16F3"/>
    <w:rsid w:val="001D1B37"/>
    <w:rsid w:val="001D1BE9"/>
    <w:rsid w:val="001D1C93"/>
    <w:rsid w:val="001D1D9D"/>
    <w:rsid w:val="001D1E86"/>
    <w:rsid w:val="001D1FDD"/>
    <w:rsid w:val="001D20A3"/>
    <w:rsid w:val="001D21CE"/>
    <w:rsid w:val="001D232E"/>
    <w:rsid w:val="001D250F"/>
    <w:rsid w:val="001D2672"/>
    <w:rsid w:val="001D280B"/>
    <w:rsid w:val="001D2A69"/>
    <w:rsid w:val="001D2AC8"/>
    <w:rsid w:val="001D2B69"/>
    <w:rsid w:val="001D2BCE"/>
    <w:rsid w:val="001D2BDF"/>
    <w:rsid w:val="001D2C05"/>
    <w:rsid w:val="001D2C8E"/>
    <w:rsid w:val="001D2D34"/>
    <w:rsid w:val="001D2E17"/>
    <w:rsid w:val="001D2E2D"/>
    <w:rsid w:val="001D3018"/>
    <w:rsid w:val="001D3033"/>
    <w:rsid w:val="001D3127"/>
    <w:rsid w:val="001D3134"/>
    <w:rsid w:val="001D324D"/>
    <w:rsid w:val="001D33E8"/>
    <w:rsid w:val="001D34CA"/>
    <w:rsid w:val="001D3751"/>
    <w:rsid w:val="001D378E"/>
    <w:rsid w:val="001D38CD"/>
    <w:rsid w:val="001D39EF"/>
    <w:rsid w:val="001D3AA8"/>
    <w:rsid w:val="001D3BEC"/>
    <w:rsid w:val="001D3CDB"/>
    <w:rsid w:val="001D3F2C"/>
    <w:rsid w:val="001D416A"/>
    <w:rsid w:val="001D4324"/>
    <w:rsid w:val="001D4524"/>
    <w:rsid w:val="001D470D"/>
    <w:rsid w:val="001D4718"/>
    <w:rsid w:val="001D47EE"/>
    <w:rsid w:val="001D4848"/>
    <w:rsid w:val="001D4887"/>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36"/>
    <w:rsid w:val="001D5891"/>
    <w:rsid w:val="001D5A75"/>
    <w:rsid w:val="001D5A7C"/>
    <w:rsid w:val="001D5AF0"/>
    <w:rsid w:val="001D5C9D"/>
    <w:rsid w:val="001D5D7D"/>
    <w:rsid w:val="001D5E5C"/>
    <w:rsid w:val="001D5EA6"/>
    <w:rsid w:val="001D6031"/>
    <w:rsid w:val="001D6164"/>
    <w:rsid w:val="001D62A4"/>
    <w:rsid w:val="001D62E5"/>
    <w:rsid w:val="001D6463"/>
    <w:rsid w:val="001D649B"/>
    <w:rsid w:val="001D651C"/>
    <w:rsid w:val="001D65BD"/>
    <w:rsid w:val="001D662A"/>
    <w:rsid w:val="001D6688"/>
    <w:rsid w:val="001D66F7"/>
    <w:rsid w:val="001D6720"/>
    <w:rsid w:val="001D6915"/>
    <w:rsid w:val="001D6D98"/>
    <w:rsid w:val="001D6E2C"/>
    <w:rsid w:val="001D6EA3"/>
    <w:rsid w:val="001D6F55"/>
    <w:rsid w:val="001D6FE9"/>
    <w:rsid w:val="001D745B"/>
    <w:rsid w:val="001D74C9"/>
    <w:rsid w:val="001D7667"/>
    <w:rsid w:val="001D76C7"/>
    <w:rsid w:val="001D770D"/>
    <w:rsid w:val="001D78DB"/>
    <w:rsid w:val="001D78DC"/>
    <w:rsid w:val="001D790C"/>
    <w:rsid w:val="001D7974"/>
    <w:rsid w:val="001D7983"/>
    <w:rsid w:val="001D7BB8"/>
    <w:rsid w:val="001D7F1B"/>
    <w:rsid w:val="001E0067"/>
    <w:rsid w:val="001E007E"/>
    <w:rsid w:val="001E0647"/>
    <w:rsid w:val="001E078B"/>
    <w:rsid w:val="001E080C"/>
    <w:rsid w:val="001E0828"/>
    <w:rsid w:val="001E0B22"/>
    <w:rsid w:val="001E0B33"/>
    <w:rsid w:val="001E0B82"/>
    <w:rsid w:val="001E0C0D"/>
    <w:rsid w:val="001E0F6B"/>
    <w:rsid w:val="001E11F7"/>
    <w:rsid w:val="001E1538"/>
    <w:rsid w:val="001E153E"/>
    <w:rsid w:val="001E1562"/>
    <w:rsid w:val="001E15BD"/>
    <w:rsid w:val="001E16CF"/>
    <w:rsid w:val="001E1709"/>
    <w:rsid w:val="001E170F"/>
    <w:rsid w:val="001E173F"/>
    <w:rsid w:val="001E17A8"/>
    <w:rsid w:val="001E1803"/>
    <w:rsid w:val="001E1835"/>
    <w:rsid w:val="001E1AE2"/>
    <w:rsid w:val="001E1B2C"/>
    <w:rsid w:val="001E1C47"/>
    <w:rsid w:val="001E1C6A"/>
    <w:rsid w:val="001E1F4E"/>
    <w:rsid w:val="001E1F87"/>
    <w:rsid w:val="001E1FC9"/>
    <w:rsid w:val="001E20D3"/>
    <w:rsid w:val="001E233F"/>
    <w:rsid w:val="001E254E"/>
    <w:rsid w:val="001E2666"/>
    <w:rsid w:val="001E26BE"/>
    <w:rsid w:val="001E2811"/>
    <w:rsid w:val="001E2A5B"/>
    <w:rsid w:val="001E2A9E"/>
    <w:rsid w:val="001E2B72"/>
    <w:rsid w:val="001E2BF9"/>
    <w:rsid w:val="001E2C4F"/>
    <w:rsid w:val="001E2CB2"/>
    <w:rsid w:val="001E2E8F"/>
    <w:rsid w:val="001E2F01"/>
    <w:rsid w:val="001E2F46"/>
    <w:rsid w:val="001E307B"/>
    <w:rsid w:val="001E3330"/>
    <w:rsid w:val="001E333E"/>
    <w:rsid w:val="001E3399"/>
    <w:rsid w:val="001E3403"/>
    <w:rsid w:val="001E34D1"/>
    <w:rsid w:val="001E34E1"/>
    <w:rsid w:val="001E35B7"/>
    <w:rsid w:val="001E35C0"/>
    <w:rsid w:val="001E378A"/>
    <w:rsid w:val="001E37F0"/>
    <w:rsid w:val="001E3971"/>
    <w:rsid w:val="001E3972"/>
    <w:rsid w:val="001E3B7B"/>
    <w:rsid w:val="001E3CB3"/>
    <w:rsid w:val="001E3CCC"/>
    <w:rsid w:val="001E3F1A"/>
    <w:rsid w:val="001E3F44"/>
    <w:rsid w:val="001E3F62"/>
    <w:rsid w:val="001E3F7F"/>
    <w:rsid w:val="001E400E"/>
    <w:rsid w:val="001E405D"/>
    <w:rsid w:val="001E419E"/>
    <w:rsid w:val="001E4524"/>
    <w:rsid w:val="001E4561"/>
    <w:rsid w:val="001E4852"/>
    <w:rsid w:val="001E48B3"/>
    <w:rsid w:val="001E4BDF"/>
    <w:rsid w:val="001E4E41"/>
    <w:rsid w:val="001E4E81"/>
    <w:rsid w:val="001E5136"/>
    <w:rsid w:val="001E522A"/>
    <w:rsid w:val="001E5291"/>
    <w:rsid w:val="001E54B5"/>
    <w:rsid w:val="001E5582"/>
    <w:rsid w:val="001E56F1"/>
    <w:rsid w:val="001E58B8"/>
    <w:rsid w:val="001E5A54"/>
    <w:rsid w:val="001E5C30"/>
    <w:rsid w:val="001E5DB3"/>
    <w:rsid w:val="001E5EC8"/>
    <w:rsid w:val="001E5EDE"/>
    <w:rsid w:val="001E5F26"/>
    <w:rsid w:val="001E5FE7"/>
    <w:rsid w:val="001E6134"/>
    <w:rsid w:val="001E6157"/>
    <w:rsid w:val="001E6347"/>
    <w:rsid w:val="001E661E"/>
    <w:rsid w:val="001E6636"/>
    <w:rsid w:val="001E6666"/>
    <w:rsid w:val="001E6833"/>
    <w:rsid w:val="001E6853"/>
    <w:rsid w:val="001E68EB"/>
    <w:rsid w:val="001E6AE5"/>
    <w:rsid w:val="001E6AEA"/>
    <w:rsid w:val="001E6AF9"/>
    <w:rsid w:val="001E6B81"/>
    <w:rsid w:val="001E6D13"/>
    <w:rsid w:val="001E6D16"/>
    <w:rsid w:val="001E6E62"/>
    <w:rsid w:val="001E70C0"/>
    <w:rsid w:val="001E70CE"/>
    <w:rsid w:val="001E714A"/>
    <w:rsid w:val="001E72AF"/>
    <w:rsid w:val="001E7316"/>
    <w:rsid w:val="001E74B6"/>
    <w:rsid w:val="001E7624"/>
    <w:rsid w:val="001E7793"/>
    <w:rsid w:val="001E7AE6"/>
    <w:rsid w:val="001E7C26"/>
    <w:rsid w:val="001E7C9C"/>
    <w:rsid w:val="001E7CA8"/>
    <w:rsid w:val="001F0261"/>
    <w:rsid w:val="001F0537"/>
    <w:rsid w:val="001F07F0"/>
    <w:rsid w:val="001F090C"/>
    <w:rsid w:val="001F0BF6"/>
    <w:rsid w:val="001F0C50"/>
    <w:rsid w:val="001F0C70"/>
    <w:rsid w:val="001F0D2C"/>
    <w:rsid w:val="001F0E5C"/>
    <w:rsid w:val="001F0F2F"/>
    <w:rsid w:val="001F0FB8"/>
    <w:rsid w:val="001F1023"/>
    <w:rsid w:val="001F1101"/>
    <w:rsid w:val="001F1293"/>
    <w:rsid w:val="001F155B"/>
    <w:rsid w:val="001F163D"/>
    <w:rsid w:val="001F1762"/>
    <w:rsid w:val="001F17AC"/>
    <w:rsid w:val="001F17F4"/>
    <w:rsid w:val="001F1848"/>
    <w:rsid w:val="001F18DA"/>
    <w:rsid w:val="001F195C"/>
    <w:rsid w:val="001F1A6E"/>
    <w:rsid w:val="001F1ACE"/>
    <w:rsid w:val="001F1B8E"/>
    <w:rsid w:val="001F1B93"/>
    <w:rsid w:val="001F1BB0"/>
    <w:rsid w:val="001F2006"/>
    <w:rsid w:val="001F2042"/>
    <w:rsid w:val="001F2242"/>
    <w:rsid w:val="001F22D3"/>
    <w:rsid w:val="001F26AC"/>
    <w:rsid w:val="001F2762"/>
    <w:rsid w:val="001F2832"/>
    <w:rsid w:val="001F2A82"/>
    <w:rsid w:val="001F2BC8"/>
    <w:rsid w:val="001F2C51"/>
    <w:rsid w:val="001F2D72"/>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62C"/>
    <w:rsid w:val="001F3796"/>
    <w:rsid w:val="001F37CA"/>
    <w:rsid w:val="001F3820"/>
    <w:rsid w:val="001F382F"/>
    <w:rsid w:val="001F384D"/>
    <w:rsid w:val="001F39D4"/>
    <w:rsid w:val="001F3AFE"/>
    <w:rsid w:val="001F3BD5"/>
    <w:rsid w:val="001F3C3E"/>
    <w:rsid w:val="001F3DA9"/>
    <w:rsid w:val="001F3E60"/>
    <w:rsid w:val="001F4379"/>
    <w:rsid w:val="001F43BC"/>
    <w:rsid w:val="001F4739"/>
    <w:rsid w:val="001F4943"/>
    <w:rsid w:val="001F4947"/>
    <w:rsid w:val="001F496C"/>
    <w:rsid w:val="001F49FB"/>
    <w:rsid w:val="001F4C44"/>
    <w:rsid w:val="001F4CF0"/>
    <w:rsid w:val="001F4E6C"/>
    <w:rsid w:val="001F4E70"/>
    <w:rsid w:val="001F5153"/>
    <w:rsid w:val="001F51F8"/>
    <w:rsid w:val="001F5256"/>
    <w:rsid w:val="001F5449"/>
    <w:rsid w:val="001F54DE"/>
    <w:rsid w:val="001F5608"/>
    <w:rsid w:val="001F56C0"/>
    <w:rsid w:val="001F5783"/>
    <w:rsid w:val="001F58A3"/>
    <w:rsid w:val="001F59A0"/>
    <w:rsid w:val="001F5A64"/>
    <w:rsid w:val="001F5B6F"/>
    <w:rsid w:val="001F5C79"/>
    <w:rsid w:val="001F5D88"/>
    <w:rsid w:val="001F5E51"/>
    <w:rsid w:val="001F60F4"/>
    <w:rsid w:val="001F6123"/>
    <w:rsid w:val="001F61A0"/>
    <w:rsid w:val="001F61E3"/>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299"/>
    <w:rsid w:val="001F75B9"/>
    <w:rsid w:val="001F764F"/>
    <w:rsid w:val="001F77FF"/>
    <w:rsid w:val="001F79F9"/>
    <w:rsid w:val="001F7E9F"/>
    <w:rsid w:val="00200370"/>
    <w:rsid w:val="002004D2"/>
    <w:rsid w:val="00200610"/>
    <w:rsid w:val="0020062C"/>
    <w:rsid w:val="0020079B"/>
    <w:rsid w:val="002007E8"/>
    <w:rsid w:val="0020094B"/>
    <w:rsid w:val="00200AAD"/>
    <w:rsid w:val="00200CDB"/>
    <w:rsid w:val="00200FC4"/>
    <w:rsid w:val="002011B9"/>
    <w:rsid w:val="002011F1"/>
    <w:rsid w:val="00201230"/>
    <w:rsid w:val="00201385"/>
    <w:rsid w:val="0020140D"/>
    <w:rsid w:val="0020141E"/>
    <w:rsid w:val="0020159A"/>
    <w:rsid w:val="00201632"/>
    <w:rsid w:val="002018A5"/>
    <w:rsid w:val="00201A7E"/>
    <w:rsid w:val="00201AE1"/>
    <w:rsid w:val="00201BD9"/>
    <w:rsid w:val="00201CC5"/>
    <w:rsid w:val="00201D30"/>
    <w:rsid w:val="00201FE3"/>
    <w:rsid w:val="002021F3"/>
    <w:rsid w:val="00202768"/>
    <w:rsid w:val="00202846"/>
    <w:rsid w:val="002029BA"/>
    <w:rsid w:val="00202BCE"/>
    <w:rsid w:val="00202C94"/>
    <w:rsid w:val="00202F2F"/>
    <w:rsid w:val="00202F76"/>
    <w:rsid w:val="002030B2"/>
    <w:rsid w:val="002031DD"/>
    <w:rsid w:val="00203271"/>
    <w:rsid w:val="002032B6"/>
    <w:rsid w:val="002034CB"/>
    <w:rsid w:val="002036E9"/>
    <w:rsid w:val="0020388B"/>
    <w:rsid w:val="00203C1C"/>
    <w:rsid w:val="00203C3E"/>
    <w:rsid w:val="00203CF7"/>
    <w:rsid w:val="00203E12"/>
    <w:rsid w:val="00203E6B"/>
    <w:rsid w:val="00203EC4"/>
    <w:rsid w:val="002040B8"/>
    <w:rsid w:val="002040CD"/>
    <w:rsid w:val="0020418C"/>
    <w:rsid w:val="00204236"/>
    <w:rsid w:val="002042E1"/>
    <w:rsid w:val="00204365"/>
    <w:rsid w:val="00204579"/>
    <w:rsid w:val="002045AF"/>
    <w:rsid w:val="00204632"/>
    <w:rsid w:val="002046EF"/>
    <w:rsid w:val="00204A59"/>
    <w:rsid w:val="00204BF9"/>
    <w:rsid w:val="00204D08"/>
    <w:rsid w:val="00205034"/>
    <w:rsid w:val="0020521E"/>
    <w:rsid w:val="0020525E"/>
    <w:rsid w:val="00205409"/>
    <w:rsid w:val="00205558"/>
    <w:rsid w:val="00205787"/>
    <w:rsid w:val="002057E5"/>
    <w:rsid w:val="00205844"/>
    <w:rsid w:val="002059E2"/>
    <w:rsid w:val="002059E4"/>
    <w:rsid w:val="00205A14"/>
    <w:rsid w:val="00205A8E"/>
    <w:rsid w:val="00205BC1"/>
    <w:rsid w:val="00205BCB"/>
    <w:rsid w:val="00205D7C"/>
    <w:rsid w:val="00205E02"/>
    <w:rsid w:val="00205F1F"/>
    <w:rsid w:val="0020623F"/>
    <w:rsid w:val="0020650E"/>
    <w:rsid w:val="002067E6"/>
    <w:rsid w:val="0020687C"/>
    <w:rsid w:val="00206940"/>
    <w:rsid w:val="00206970"/>
    <w:rsid w:val="0020698C"/>
    <w:rsid w:val="00206A0E"/>
    <w:rsid w:val="00206AA8"/>
    <w:rsid w:val="00206FD7"/>
    <w:rsid w:val="002071A1"/>
    <w:rsid w:val="00207438"/>
    <w:rsid w:val="00207997"/>
    <w:rsid w:val="00207CDC"/>
    <w:rsid w:val="00207F9F"/>
    <w:rsid w:val="002100AC"/>
    <w:rsid w:val="00210120"/>
    <w:rsid w:val="002101B7"/>
    <w:rsid w:val="00210246"/>
    <w:rsid w:val="00210510"/>
    <w:rsid w:val="00210533"/>
    <w:rsid w:val="00210552"/>
    <w:rsid w:val="00210A29"/>
    <w:rsid w:val="00210B92"/>
    <w:rsid w:val="00210C1B"/>
    <w:rsid w:val="00210C79"/>
    <w:rsid w:val="00210F2F"/>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2D36"/>
    <w:rsid w:val="002130AD"/>
    <w:rsid w:val="0021310B"/>
    <w:rsid w:val="0021313A"/>
    <w:rsid w:val="0021323F"/>
    <w:rsid w:val="00213287"/>
    <w:rsid w:val="0021342E"/>
    <w:rsid w:val="00213548"/>
    <w:rsid w:val="00213784"/>
    <w:rsid w:val="00213837"/>
    <w:rsid w:val="002138B7"/>
    <w:rsid w:val="00213B39"/>
    <w:rsid w:val="00213E0C"/>
    <w:rsid w:val="00213FC6"/>
    <w:rsid w:val="00214623"/>
    <w:rsid w:val="00214739"/>
    <w:rsid w:val="002147BA"/>
    <w:rsid w:val="002148ED"/>
    <w:rsid w:val="0021495B"/>
    <w:rsid w:val="00214A4A"/>
    <w:rsid w:val="00214AE0"/>
    <w:rsid w:val="00214BA6"/>
    <w:rsid w:val="00214CCB"/>
    <w:rsid w:val="00214D6F"/>
    <w:rsid w:val="00214E1D"/>
    <w:rsid w:val="00214F00"/>
    <w:rsid w:val="0021503E"/>
    <w:rsid w:val="002150FF"/>
    <w:rsid w:val="0021516F"/>
    <w:rsid w:val="002151A6"/>
    <w:rsid w:val="002152CC"/>
    <w:rsid w:val="0021536B"/>
    <w:rsid w:val="0021584D"/>
    <w:rsid w:val="002159EF"/>
    <w:rsid w:val="00215E5A"/>
    <w:rsid w:val="00215F37"/>
    <w:rsid w:val="00215FAD"/>
    <w:rsid w:val="00216052"/>
    <w:rsid w:val="00216107"/>
    <w:rsid w:val="002161CB"/>
    <w:rsid w:val="002161F8"/>
    <w:rsid w:val="0021654C"/>
    <w:rsid w:val="002167CA"/>
    <w:rsid w:val="0021686E"/>
    <w:rsid w:val="00216871"/>
    <w:rsid w:val="00216873"/>
    <w:rsid w:val="00216AB1"/>
    <w:rsid w:val="00216B11"/>
    <w:rsid w:val="00216B89"/>
    <w:rsid w:val="00216CA1"/>
    <w:rsid w:val="00216D15"/>
    <w:rsid w:val="00216D44"/>
    <w:rsid w:val="00216DE7"/>
    <w:rsid w:val="00216EAB"/>
    <w:rsid w:val="00216EEE"/>
    <w:rsid w:val="0021713C"/>
    <w:rsid w:val="002171CC"/>
    <w:rsid w:val="00217228"/>
    <w:rsid w:val="00217263"/>
    <w:rsid w:val="002178A7"/>
    <w:rsid w:val="00217A5B"/>
    <w:rsid w:val="00217B80"/>
    <w:rsid w:val="00217E2D"/>
    <w:rsid w:val="00217EF4"/>
    <w:rsid w:val="00217F2B"/>
    <w:rsid w:val="00220308"/>
    <w:rsid w:val="002205AC"/>
    <w:rsid w:val="0022069B"/>
    <w:rsid w:val="00220732"/>
    <w:rsid w:val="00220A1F"/>
    <w:rsid w:val="00220B35"/>
    <w:rsid w:val="00220B90"/>
    <w:rsid w:val="00220BFA"/>
    <w:rsid w:val="00220C2B"/>
    <w:rsid w:val="00220DA2"/>
    <w:rsid w:val="00220E21"/>
    <w:rsid w:val="00220E66"/>
    <w:rsid w:val="002210A8"/>
    <w:rsid w:val="002210EA"/>
    <w:rsid w:val="00221337"/>
    <w:rsid w:val="002213E4"/>
    <w:rsid w:val="002213EA"/>
    <w:rsid w:val="0022162D"/>
    <w:rsid w:val="00221910"/>
    <w:rsid w:val="00221913"/>
    <w:rsid w:val="002219FD"/>
    <w:rsid w:val="00221A20"/>
    <w:rsid w:val="00221AFA"/>
    <w:rsid w:val="00221E30"/>
    <w:rsid w:val="002222BF"/>
    <w:rsid w:val="002222F2"/>
    <w:rsid w:val="0022238A"/>
    <w:rsid w:val="002223A6"/>
    <w:rsid w:val="0022245C"/>
    <w:rsid w:val="00222493"/>
    <w:rsid w:val="00222517"/>
    <w:rsid w:val="0022256C"/>
    <w:rsid w:val="00222817"/>
    <w:rsid w:val="00222959"/>
    <w:rsid w:val="002229E3"/>
    <w:rsid w:val="00222AFA"/>
    <w:rsid w:val="00222B4B"/>
    <w:rsid w:val="00222BDE"/>
    <w:rsid w:val="00222CBD"/>
    <w:rsid w:val="00222D99"/>
    <w:rsid w:val="0022311A"/>
    <w:rsid w:val="00223183"/>
    <w:rsid w:val="0022318A"/>
    <w:rsid w:val="002232A5"/>
    <w:rsid w:val="0022331D"/>
    <w:rsid w:val="0022348E"/>
    <w:rsid w:val="00223507"/>
    <w:rsid w:val="002235BD"/>
    <w:rsid w:val="00223794"/>
    <w:rsid w:val="002238B7"/>
    <w:rsid w:val="002238D4"/>
    <w:rsid w:val="00223961"/>
    <w:rsid w:val="002239CD"/>
    <w:rsid w:val="002239DC"/>
    <w:rsid w:val="00223C94"/>
    <w:rsid w:val="00223D89"/>
    <w:rsid w:val="00223E8C"/>
    <w:rsid w:val="00224042"/>
    <w:rsid w:val="00224046"/>
    <w:rsid w:val="002240C0"/>
    <w:rsid w:val="002240EA"/>
    <w:rsid w:val="00224133"/>
    <w:rsid w:val="002241B4"/>
    <w:rsid w:val="002242B9"/>
    <w:rsid w:val="0022432C"/>
    <w:rsid w:val="00224354"/>
    <w:rsid w:val="00224367"/>
    <w:rsid w:val="00224472"/>
    <w:rsid w:val="00224473"/>
    <w:rsid w:val="00224474"/>
    <w:rsid w:val="00224562"/>
    <w:rsid w:val="002246AA"/>
    <w:rsid w:val="00224894"/>
    <w:rsid w:val="00224923"/>
    <w:rsid w:val="00224C9E"/>
    <w:rsid w:val="00224CE5"/>
    <w:rsid w:val="00224E28"/>
    <w:rsid w:val="00224F8A"/>
    <w:rsid w:val="00224FE1"/>
    <w:rsid w:val="002252D7"/>
    <w:rsid w:val="0022549B"/>
    <w:rsid w:val="002256A9"/>
    <w:rsid w:val="002256D2"/>
    <w:rsid w:val="00225A0A"/>
    <w:rsid w:val="00225B3F"/>
    <w:rsid w:val="00225B81"/>
    <w:rsid w:val="00225FBD"/>
    <w:rsid w:val="00226616"/>
    <w:rsid w:val="002269A7"/>
    <w:rsid w:val="002269CE"/>
    <w:rsid w:val="00226AFC"/>
    <w:rsid w:val="00226B55"/>
    <w:rsid w:val="00226D48"/>
    <w:rsid w:val="00226DB4"/>
    <w:rsid w:val="00226DB7"/>
    <w:rsid w:val="00226DF5"/>
    <w:rsid w:val="00226E07"/>
    <w:rsid w:val="00226F01"/>
    <w:rsid w:val="00227022"/>
    <w:rsid w:val="002273F4"/>
    <w:rsid w:val="00227446"/>
    <w:rsid w:val="002274A8"/>
    <w:rsid w:val="00227626"/>
    <w:rsid w:val="00227800"/>
    <w:rsid w:val="00227858"/>
    <w:rsid w:val="002278E0"/>
    <w:rsid w:val="00227D91"/>
    <w:rsid w:val="002300A1"/>
    <w:rsid w:val="00230149"/>
    <w:rsid w:val="00230155"/>
    <w:rsid w:val="00230220"/>
    <w:rsid w:val="002302C7"/>
    <w:rsid w:val="002302FA"/>
    <w:rsid w:val="00230438"/>
    <w:rsid w:val="0023048C"/>
    <w:rsid w:val="002305EA"/>
    <w:rsid w:val="0023094B"/>
    <w:rsid w:val="00230954"/>
    <w:rsid w:val="0023098E"/>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E7B"/>
    <w:rsid w:val="00231F56"/>
    <w:rsid w:val="00231FFF"/>
    <w:rsid w:val="002320D8"/>
    <w:rsid w:val="00232137"/>
    <w:rsid w:val="002321E5"/>
    <w:rsid w:val="002322FE"/>
    <w:rsid w:val="00232639"/>
    <w:rsid w:val="002326AF"/>
    <w:rsid w:val="00232734"/>
    <w:rsid w:val="00232B0A"/>
    <w:rsid w:val="00232BAC"/>
    <w:rsid w:val="00232ECE"/>
    <w:rsid w:val="00232F12"/>
    <w:rsid w:val="00232F81"/>
    <w:rsid w:val="00233115"/>
    <w:rsid w:val="00233138"/>
    <w:rsid w:val="00233210"/>
    <w:rsid w:val="0023326D"/>
    <w:rsid w:val="002332A7"/>
    <w:rsid w:val="00233455"/>
    <w:rsid w:val="00233467"/>
    <w:rsid w:val="002334DB"/>
    <w:rsid w:val="0023355E"/>
    <w:rsid w:val="002335C8"/>
    <w:rsid w:val="002335ED"/>
    <w:rsid w:val="002337F5"/>
    <w:rsid w:val="002339A7"/>
    <w:rsid w:val="00233AC1"/>
    <w:rsid w:val="00233CF3"/>
    <w:rsid w:val="00233D43"/>
    <w:rsid w:val="00233D9D"/>
    <w:rsid w:val="00233DE1"/>
    <w:rsid w:val="00234020"/>
    <w:rsid w:val="00234215"/>
    <w:rsid w:val="00234611"/>
    <w:rsid w:val="00234627"/>
    <w:rsid w:val="00234693"/>
    <w:rsid w:val="002347C2"/>
    <w:rsid w:val="00234810"/>
    <w:rsid w:val="00234940"/>
    <w:rsid w:val="0023496E"/>
    <w:rsid w:val="00234988"/>
    <w:rsid w:val="00234ABE"/>
    <w:rsid w:val="00234AD1"/>
    <w:rsid w:val="00234BC4"/>
    <w:rsid w:val="00234D55"/>
    <w:rsid w:val="00234D57"/>
    <w:rsid w:val="00234E2F"/>
    <w:rsid w:val="00234F40"/>
    <w:rsid w:val="0023503E"/>
    <w:rsid w:val="00235459"/>
    <w:rsid w:val="00235532"/>
    <w:rsid w:val="0023560D"/>
    <w:rsid w:val="002356D6"/>
    <w:rsid w:val="00235A1D"/>
    <w:rsid w:val="00235A7C"/>
    <w:rsid w:val="00235B41"/>
    <w:rsid w:val="00235CEC"/>
    <w:rsid w:val="00235D5C"/>
    <w:rsid w:val="00235D76"/>
    <w:rsid w:val="00236027"/>
    <w:rsid w:val="0023623D"/>
    <w:rsid w:val="00236359"/>
    <w:rsid w:val="0023645F"/>
    <w:rsid w:val="0023652F"/>
    <w:rsid w:val="00236568"/>
    <w:rsid w:val="002365E8"/>
    <w:rsid w:val="0023664D"/>
    <w:rsid w:val="0023691D"/>
    <w:rsid w:val="00236983"/>
    <w:rsid w:val="00236AEE"/>
    <w:rsid w:val="00236CBD"/>
    <w:rsid w:val="00236DEB"/>
    <w:rsid w:val="00236DFC"/>
    <w:rsid w:val="00236F4A"/>
    <w:rsid w:val="00236F95"/>
    <w:rsid w:val="00237217"/>
    <w:rsid w:val="0023753D"/>
    <w:rsid w:val="00237553"/>
    <w:rsid w:val="002376D6"/>
    <w:rsid w:val="00237787"/>
    <w:rsid w:val="00237794"/>
    <w:rsid w:val="002377AC"/>
    <w:rsid w:val="002378DE"/>
    <w:rsid w:val="002379A4"/>
    <w:rsid w:val="00237B50"/>
    <w:rsid w:val="00237C47"/>
    <w:rsid w:val="00237C58"/>
    <w:rsid w:val="00237E7A"/>
    <w:rsid w:val="00240024"/>
    <w:rsid w:val="00240092"/>
    <w:rsid w:val="002402E6"/>
    <w:rsid w:val="00240360"/>
    <w:rsid w:val="00240498"/>
    <w:rsid w:val="00240689"/>
    <w:rsid w:val="002407A9"/>
    <w:rsid w:val="002409CA"/>
    <w:rsid w:val="00240BFE"/>
    <w:rsid w:val="00240C1E"/>
    <w:rsid w:val="00240C71"/>
    <w:rsid w:val="00240F2E"/>
    <w:rsid w:val="00240F77"/>
    <w:rsid w:val="00241128"/>
    <w:rsid w:val="002411CA"/>
    <w:rsid w:val="00241489"/>
    <w:rsid w:val="0024148A"/>
    <w:rsid w:val="0024152D"/>
    <w:rsid w:val="00241537"/>
    <w:rsid w:val="0024154C"/>
    <w:rsid w:val="00241621"/>
    <w:rsid w:val="002419E5"/>
    <w:rsid w:val="00241A3B"/>
    <w:rsid w:val="00241ABC"/>
    <w:rsid w:val="00241ACA"/>
    <w:rsid w:val="00241C0B"/>
    <w:rsid w:val="00241E0B"/>
    <w:rsid w:val="00241EFC"/>
    <w:rsid w:val="00241F99"/>
    <w:rsid w:val="002420EA"/>
    <w:rsid w:val="002420FC"/>
    <w:rsid w:val="00242530"/>
    <w:rsid w:val="0024258C"/>
    <w:rsid w:val="00242769"/>
    <w:rsid w:val="0024279F"/>
    <w:rsid w:val="00242915"/>
    <w:rsid w:val="0024293D"/>
    <w:rsid w:val="002429B1"/>
    <w:rsid w:val="00242B0F"/>
    <w:rsid w:val="00242B7D"/>
    <w:rsid w:val="00242BA1"/>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546"/>
    <w:rsid w:val="0024482A"/>
    <w:rsid w:val="00244834"/>
    <w:rsid w:val="0024484D"/>
    <w:rsid w:val="00244851"/>
    <w:rsid w:val="002448DE"/>
    <w:rsid w:val="00244B57"/>
    <w:rsid w:val="00244CEB"/>
    <w:rsid w:val="00244D07"/>
    <w:rsid w:val="00244D3F"/>
    <w:rsid w:val="00244D7E"/>
    <w:rsid w:val="00244DA1"/>
    <w:rsid w:val="00244F21"/>
    <w:rsid w:val="00245189"/>
    <w:rsid w:val="00245281"/>
    <w:rsid w:val="00245406"/>
    <w:rsid w:val="0024544E"/>
    <w:rsid w:val="002454DD"/>
    <w:rsid w:val="00245594"/>
    <w:rsid w:val="0024573B"/>
    <w:rsid w:val="00245979"/>
    <w:rsid w:val="0024598F"/>
    <w:rsid w:val="00245C99"/>
    <w:rsid w:val="00245D33"/>
    <w:rsid w:val="002460B1"/>
    <w:rsid w:val="00246100"/>
    <w:rsid w:val="0024621E"/>
    <w:rsid w:val="0024630C"/>
    <w:rsid w:val="002463C6"/>
    <w:rsid w:val="002466E6"/>
    <w:rsid w:val="0024676C"/>
    <w:rsid w:val="0024678A"/>
    <w:rsid w:val="00246885"/>
    <w:rsid w:val="002468CC"/>
    <w:rsid w:val="0024696F"/>
    <w:rsid w:val="00246CB8"/>
    <w:rsid w:val="00246D8E"/>
    <w:rsid w:val="00246DAB"/>
    <w:rsid w:val="00246E77"/>
    <w:rsid w:val="00246EBF"/>
    <w:rsid w:val="00246F18"/>
    <w:rsid w:val="00246F66"/>
    <w:rsid w:val="00246FE5"/>
    <w:rsid w:val="0024715E"/>
    <w:rsid w:val="00247183"/>
    <w:rsid w:val="002473A7"/>
    <w:rsid w:val="002475FF"/>
    <w:rsid w:val="002476B2"/>
    <w:rsid w:val="00247753"/>
    <w:rsid w:val="002478C3"/>
    <w:rsid w:val="0024790A"/>
    <w:rsid w:val="00247954"/>
    <w:rsid w:val="00247D2A"/>
    <w:rsid w:val="00247D72"/>
    <w:rsid w:val="00247DAA"/>
    <w:rsid w:val="00247E7F"/>
    <w:rsid w:val="00247F71"/>
    <w:rsid w:val="00247FB3"/>
    <w:rsid w:val="00247FDA"/>
    <w:rsid w:val="0025000C"/>
    <w:rsid w:val="002501B8"/>
    <w:rsid w:val="0025029C"/>
    <w:rsid w:val="00250303"/>
    <w:rsid w:val="0025033F"/>
    <w:rsid w:val="002503CD"/>
    <w:rsid w:val="0025040A"/>
    <w:rsid w:val="00250508"/>
    <w:rsid w:val="00250519"/>
    <w:rsid w:val="00250617"/>
    <w:rsid w:val="00250745"/>
    <w:rsid w:val="002507D3"/>
    <w:rsid w:val="00250910"/>
    <w:rsid w:val="0025098E"/>
    <w:rsid w:val="00250AD9"/>
    <w:rsid w:val="00250C44"/>
    <w:rsid w:val="00250CF3"/>
    <w:rsid w:val="00250DB0"/>
    <w:rsid w:val="00250DB6"/>
    <w:rsid w:val="00250EA7"/>
    <w:rsid w:val="00250FC1"/>
    <w:rsid w:val="00250FE2"/>
    <w:rsid w:val="00251057"/>
    <w:rsid w:val="00251070"/>
    <w:rsid w:val="0025112E"/>
    <w:rsid w:val="002512A8"/>
    <w:rsid w:val="002514E7"/>
    <w:rsid w:val="002515A7"/>
    <w:rsid w:val="002518F4"/>
    <w:rsid w:val="002519DB"/>
    <w:rsid w:val="00251AE1"/>
    <w:rsid w:val="00251C01"/>
    <w:rsid w:val="00251CF5"/>
    <w:rsid w:val="00251D2A"/>
    <w:rsid w:val="00251EFD"/>
    <w:rsid w:val="0025212D"/>
    <w:rsid w:val="0025234B"/>
    <w:rsid w:val="002524E5"/>
    <w:rsid w:val="002525C5"/>
    <w:rsid w:val="002525D6"/>
    <w:rsid w:val="00252735"/>
    <w:rsid w:val="00252A0F"/>
    <w:rsid w:val="00252A65"/>
    <w:rsid w:val="00252ADC"/>
    <w:rsid w:val="00252BD3"/>
    <w:rsid w:val="00252C12"/>
    <w:rsid w:val="00252C28"/>
    <w:rsid w:val="00252C52"/>
    <w:rsid w:val="00252C7F"/>
    <w:rsid w:val="00252D24"/>
    <w:rsid w:val="00252D68"/>
    <w:rsid w:val="00252F6B"/>
    <w:rsid w:val="002530EE"/>
    <w:rsid w:val="00253462"/>
    <w:rsid w:val="002535AE"/>
    <w:rsid w:val="00253749"/>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4DA"/>
    <w:rsid w:val="00254752"/>
    <w:rsid w:val="00254896"/>
    <w:rsid w:val="00254B35"/>
    <w:rsid w:val="00254B5B"/>
    <w:rsid w:val="00255691"/>
    <w:rsid w:val="002556EB"/>
    <w:rsid w:val="0025589B"/>
    <w:rsid w:val="00255B9A"/>
    <w:rsid w:val="00255C46"/>
    <w:rsid w:val="00255EA0"/>
    <w:rsid w:val="002562DB"/>
    <w:rsid w:val="00256450"/>
    <w:rsid w:val="002565BB"/>
    <w:rsid w:val="00256644"/>
    <w:rsid w:val="00256677"/>
    <w:rsid w:val="002567C5"/>
    <w:rsid w:val="002567CD"/>
    <w:rsid w:val="002567CF"/>
    <w:rsid w:val="0025699B"/>
    <w:rsid w:val="00256AA2"/>
    <w:rsid w:val="00256B2D"/>
    <w:rsid w:val="00256B39"/>
    <w:rsid w:val="0025706F"/>
    <w:rsid w:val="0025717F"/>
    <w:rsid w:val="002572AC"/>
    <w:rsid w:val="00257333"/>
    <w:rsid w:val="002573E5"/>
    <w:rsid w:val="0025741D"/>
    <w:rsid w:val="00257488"/>
    <w:rsid w:val="002579D8"/>
    <w:rsid w:val="00257AF2"/>
    <w:rsid w:val="00257B67"/>
    <w:rsid w:val="00257CA0"/>
    <w:rsid w:val="00260012"/>
    <w:rsid w:val="002601BA"/>
    <w:rsid w:val="002602E0"/>
    <w:rsid w:val="002603BA"/>
    <w:rsid w:val="002604F0"/>
    <w:rsid w:val="0026077A"/>
    <w:rsid w:val="0026096B"/>
    <w:rsid w:val="002609B3"/>
    <w:rsid w:val="002609E0"/>
    <w:rsid w:val="00260AF9"/>
    <w:rsid w:val="00260B4F"/>
    <w:rsid w:val="00260D2A"/>
    <w:rsid w:val="00260E52"/>
    <w:rsid w:val="00260F41"/>
    <w:rsid w:val="0026109F"/>
    <w:rsid w:val="0026122A"/>
    <w:rsid w:val="00261322"/>
    <w:rsid w:val="002615D9"/>
    <w:rsid w:val="00261657"/>
    <w:rsid w:val="00261754"/>
    <w:rsid w:val="00261800"/>
    <w:rsid w:val="00261884"/>
    <w:rsid w:val="00261904"/>
    <w:rsid w:val="00261B63"/>
    <w:rsid w:val="00261BA6"/>
    <w:rsid w:val="00261BB1"/>
    <w:rsid w:val="00261C58"/>
    <w:rsid w:val="00261D58"/>
    <w:rsid w:val="00261D61"/>
    <w:rsid w:val="00261D87"/>
    <w:rsid w:val="00261F8E"/>
    <w:rsid w:val="00261FAD"/>
    <w:rsid w:val="00261FDC"/>
    <w:rsid w:val="00262104"/>
    <w:rsid w:val="00262111"/>
    <w:rsid w:val="00262154"/>
    <w:rsid w:val="00262178"/>
    <w:rsid w:val="00262296"/>
    <w:rsid w:val="002624CD"/>
    <w:rsid w:val="0026253D"/>
    <w:rsid w:val="0026259F"/>
    <w:rsid w:val="00262714"/>
    <w:rsid w:val="0026285C"/>
    <w:rsid w:val="00262A4C"/>
    <w:rsid w:val="00262A5A"/>
    <w:rsid w:val="00262AE1"/>
    <w:rsid w:val="00262CBE"/>
    <w:rsid w:val="00262D19"/>
    <w:rsid w:val="00262D9E"/>
    <w:rsid w:val="00262EA0"/>
    <w:rsid w:val="00262EE6"/>
    <w:rsid w:val="00262F33"/>
    <w:rsid w:val="0026307D"/>
    <w:rsid w:val="00263132"/>
    <w:rsid w:val="002631C9"/>
    <w:rsid w:val="002631E3"/>
    <w:rsid w:val="00263216"/>
    <w:rsid w:val="0026327B"/>
    <w:rsid w:val="00263679"/>
    <w:rsid w:val="002637AB"/>
    <w:rsid w:val="0026390B"/>
    <w:rsid w:val="00263934"/>
    <w:rsid w:val="0026394B"/>
    <w:rsid w:val="00263A52"/>
    <w:rsid w:val="00263B64"/>
    <w:rsid w:val="00263E29"/>
    <w:rsid w:val="00264118"/>
    <w:rsid w:val="0026423D"/>
    <w:rsid w:val="00264321"/>
    <w:rsid w:val="00264413"/>
    <w:rsid w:val="00264480"/>
    <w:rsid w:val="002644AB"/>
    <w:rsid w:val="0026468C"/>
    <w:rsid w:val="00264732"/>
    <w:rsid w:val="00264A16"/>
    <w:rsid w:val="00264AAC"/>
    <w:rsid w:val="00264B05"/>
    <w:rsid w:val="00264BA8"/>
    <w:rsid w:val="00264EC2"/>
    <w:rsid w:val="00264FF1"/>
    <w:rsid w:val="00265121"/>
    <w:rsid w:val="00265195"/>
    <w:rsid w:val="00265289"/>
    <w:rsid w:val="00265347"/>
    <w:rsid w:val="00265379"/>
    <w:rsid w:val="0026545B"/>
    <w:rsid w:val="0026552D"/>
    <w:rsid w:val="00265610"/>
    <w:rsid w:val="002656C8"/>
    <w:rsid w:val="002657AB"/>
    <w:rsid w:val="002657DC"/>
    <w:rsid w:val="00265883"/>
    <w:rsid w:val="00265B85"/>
    <w:rsid w:val="00265B94"/>
    <w:rsid w:val="00265CAE"/>
    <w:rsid w:val="00265CF0"/>
    <w:rsid w:val="00265DC7"/>
    <w:rsid w:val="00265FAB"/>
    <w:rsid w:val="0026609F"/>
    <w:rsid w:val="002662F4"/>
    <w:rsid w:val="002662F7"/>
    <w:rsid w:val="00266384"/>
    <w:rsid w:val="002663A6"/>
    <w:rsid w:val="002663CA"/>
    <w:rsid w:val="002663CE"/>
    <w:rsid w:val="002663FB"/>
    <w:rsid w:val="00266451"/>
    <w:rsid w:val="00266456"/>
    <w:rsid w:val="002665D4"/>
    <w:rsid w:val="002666D0"/>
    <w:rsid w:val="00266701"/>
    <w:rsid w:val="002667F0"/>
    <w:rsid w:val="00266845"/>
    <w:rsid w:val="002668ED"/>
    <w:rsid w:val="002669AF"/>
    <w:rsid w:val="00266AD6"/>
    <w:rsid w:val="00266BD7"/>
    <w:rsid w:val="00266C9B"/>
    <w:rsid w:val="00266D32"/>
    <w:rsid w:val="00266D5E"/>
    <w:rsid w:val="00266DFF"/>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4CD"/>
    <w:rsid w:val="00270583"/>
    <w:rsid w:val="002705D7"/>
    <w:rsid w:val="002709BB"/>
    <w:rsid w:val="002709C3"/>
    <w:rsid w:val="002709F6"/>
    <w:rsid w:val="00270B7B"/>
    <w:rsid w:val="00270C39"/>
    <w:rsid w:val="00270C3E"/>
    <w:rsid w:val="00270E1D"/>
    <w:rsid w:val="00270EC8"/>
    <w:rsid w:val="00270F9F"/>
    <w:rsid w:val="0027108F"/>
    <w:rsid w:val="002711F2"/>
    <w:rsid w:val="0027159A"/>
    <w:rsid w:val="00271797"/>
    <w:rsid w:val="002717E8"/>
    <w:rsid w:val="002717FC"/>
    <w:rsid w:val="002718B0"/>
    <w:rsid w:val="00271C40"/>
    <w:rsid w:val="00271C51"/>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13"/>
    <w:rsid w:val="00273134"/>
    <w:rsid w:val="002731EA"/>
    <w:rsid w:val="00273619"/>
    <w:rsid w:val="0027389A"/>
    <w:rsid w:val="002738D6"/>
    <w:rsid w:val="00273972"/>
    <w:rsid w:val="00273A43"/>
    <w:rsid w:val="00273B5A"/>
    <w:rsid w:val="00273C28"/>
    <w:rsid w:val="00273C56"/>
    <w:rsid w:val="00273DDC"/>
    <w:rsid w:val="00273F3C"/>
    <w:rsid w:val="00273F83"/>
    <w:rsid w:val="002740BD"/>
    <w:rsid w:val="00274108"/>
    <w:rsid w:val="0027410A"/>
    <w:rsid w:val="0027411A"/>
    <w:rsid w:val="00274171"/>
    <w:rsid w:val="002741C4"/>
    <w:rsid w:val="002741FF"/>
    <w:rsid w:val="002742E7"/>
    <w:rsid w:val="00274398"/>
    <w:rsid w:val="00274461"/>
    <w:rsid w:val="00274467"/>
    <w:rsid w:val="00274505"/>
    <w:rsid w:val="00274607"/>
    <w:rsid w:val="002746C7"/>
    <w:rsid w:val="002747A3"/>
    <w:rsid w:val="002747DA"/>
    <w:rsid w:val="00274A37"/>
    <w:rsid w:val="00274A8A"/>
    <w:rsid w:val="00274AF0"/>
    <w:rsid w:val="00274B33"/>
    <w:rsid w:val="00274CA2"/>
    <w:rsid w:val="00274CF7"/>
    <w:rsid w:val="00274D64"/>
    <w:rsid w:val="00274F0D"/>
    <w:rsid w:val="002750F9"/>
    <w:rsid w:val="002752F2"/>
    <w:rsid w:val="0027540C"/>
    <w:rsid w:val="00275503"/>
    <w:rsid w:val="00275606"/>
    <w:rsid w:val="00275751"/>
    <w:rsid w:val="00275801"/>
    <w:rsid w:val="00275824"/>
    <w:rsid w:val="002758AE"/>
    <w:rsid w:val="002759AD"/>
    <w:rsid w:val="00275A33"/>
    <w:rsid w:val="00275A58"/>
    <w:rsid w:val="00275C67"/>
    <w:rsid w:val="00275CE3"/>
    <w:rsid w:val="00275EBE"/>
    <w:rsid w:val="0027616D"/>
    <w:rsid w:val="002764CC"/>
    <w:rsid w:val="002764E5"/>
    <w:rsid w:val="00276687"/>
    <w:rsid w:val="0027674B"/>
    <w:rsid w:val="002769A3"/>
    <w:rsid w:val="002769AC"/>
    <w:rsid w:val="00276AA8"/>
    <w:rsid w:val="00276C37"/>
    <w:rsid w:val="00276F72"/>
    <w:rsid w:val="00276F91"/>
    <w:rsid w:val="00276F9C"/>
    <w:rsid w:val="00277081"/>
    <w:rsid w:val="002770BF"/>
    <w:rsid w:val="00277160"/>
    <w:rsid w:val="00277778"/>
    <w:rsid w:val="002777FE"/>
    <w:rsid w:val="002778DF"/>
    <w:rsid w:val="00277978"/>
    <w:rsid w:val="00277A86"/>
    <w:rsid w:val="00277AFC"/>
    <w:rsid w:val="00277C0D"/>
    <w:rsid w:val="00277CE4"/>
    <w:rsid w:val="00277ED4"/>
    <w:rsid w:val="00277F1A"/>
    <w:rsid w:val="0028006D"/>
    <w:rsid w:val="0028014B"/>
    <w:rsid w:val="00280156"/>
    <w:rsid w:val="0028031A"/>
    <w:rsid w:val="00280335"/>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69"/>
    <w:rsid w:val="002816E2"/>
    <w:rsid w:val="002818C8"/>
    <w:rsid w:val="00281972"/>
    <w:rsid w:val="0028198A"/>
    <w:rsid w:val="00281A0C"/>
    <w:rsid w:val="00281B29"/>
    <w:rsid w:val="00281CDA"/>
    <w:rsid w:val="00281EE9"/>
    <w:rsid w:val="00282377"/>
    <w:rsid w:val="0028245E"/>
    <w:rsid w:val="00282488"/>
    <w:rsid w:val="00282569"/>
    <w:rsid w:val="002826A7"/>
    <w:rsid w:val="00282732"/>
    <w:rsid w:val="00282AC0"/>
    <w:rsid w:val="00282B9A"/>
    <w:rsid w:val="00282C6A"/>
    <w:rsid w:val="00282C75"/>
    <w:rsid w:val="00282EE5"/>
    <w:rsid w:val="00282FC8"/>
    <w:rsid w:val="0028304D"/>
    <w:rsid w:val="00283352"/>
    <w:rsid w:val="00283393"/>
    <w:rsid w:val="002834A6"/>
    <w:rsid w:val="002837E2"/>
    <w:rsid w:val="00283A01"/>
    <w:rsid w:val="00283A2D"/>
    <w:rsid w:val="00283A53"/>
    <w:rsid w:val="00283B24"/>
    <w:rsid w:val="00283C3B"/>
    <w:rsid w:val="00283C44"/>
    <w:rsid w:val="00283DB5"/>
    <w:rsid w:val="00283E46"/>
    <w:rsid w:val="00283F31"/>
    <w:rsid w:val="00284085"/>
    <w:rsid w:val="00284405"/>
    <w:rsid w:val="0028459F"/>
    <w:rsid w:val="002845BF"/>
    <w:rsid w:val="0028466D"/>
    <w:rsid w:val="00284676"/>
    <w:rsid w:val="00284735"/>
    <w:rsid w:val="00284763"/>
    <w:rsid w:val="00284A94"/>
    <w:rsid w:val="00284BAC"/>
    <w:rsid w:val="00284C00"/>
    <w:rsid w:val="00284FEE"/>
    <w:rsid w:val="002850AD"/>
    <w:rsid w:val="00285150"/>
    <w:rsid w:val="00285277"/>
    <w:rsid w:val="002852A0"/>
    <w:rsid w:val="00285330"/>
    <w:rsid w:val="002855F2"/>
    <w:rsid w:val="00285718"/>
    <w:rsid w:val="00285963"/>
    <w:rsid w:val="00285B05"/>
    <w:rsid w:val="00285D33"/>
    <w:rsid w:val="00285E63"/>
    <w:rsid w:val="00285FA4"/>
    <w:rsid w:val="0028612D"/>
    <w:rsid w:val="002861AA"/>
    <w:rsid w:val="0028632D"/>
    <w:rsid w:val="002863B9"/>
    <w:rsid w:val="00286431"/>
    <w:rsid w:val="002864EF"/>
    <w:rsid w:val="002866D5"/>
    <w:rsid w:val="002867BB"/>
    <w:rsid w:val="00286911"/>
    <w:rsid w:val="00286B51"/>
    <w:rsid w:val="00286B70"/>
    <w:rsid w:val="00286BDC"/>
    <w:rsid w:val="00286E71"/>
    <w:rsid w:val="00286F38"/>
    <w:rsid w:val="00286F75"/>
    <w:rsid w:val="0028702C"/>
    <w:rsid w:val="00287151"/>
    <w:rsid w:val="0028718F"/>
    <w:rsid w:val="0028728C"/>
    <w:rsid w:val="00287379"/>
    <w:rsid w:val="0028743A"/>
    <w:rsid w:val="002874E9"/>
    <w:rsid w:val="00287651"/>
    <w:rsid w:val="002877A5"/>
    <w:rsid w:val="002878B9"/>
    <w:rsid w:val="002879DD"/>
    <w:rsid w:val="00290107"/>
    <w:rsid w:val="002901C5"/>
    <w:rsid w:val="00290299"/>
    <w:rsid w:val="002902DD"/>
    <w:rsid w:val="0029034D"/>
    <w:rsid w:val="0029050B"/>
    <w:rsid w:val="002905A6"/>
    <w:rsid w:val="00290816"/>
    <w:rsid w:val="0029090E"/>
    <w:rsid w:val="00290911"/>
    <w:rsid w:val="002909B9"/>
    <w:rsid w:val="00290A5A"/>
    <w:rsid w:val="00290B07"/>
    <w:rsid w:val="00290C8C"/>
    <w:rsid w:val="00290ED1"/>
    <w:rsid w:val="00290F63"/>
    <w:rsid w:val="0029110B"/>
    <w:rsid w:val="002912BF"/>
    <w:rsid w:val="002912ED"/>
    <w:rsid w:val="0029139F"/>
    <w:rsid w:val="0029143E"/>
    <w:rsid w:val="002914C6"/>
    <w:rsid w:val="002916E8"/>
    <w:rsid w:val="00291800"/>
    <w:rsid w:val="002918C2"/>
    <w:rsid w:val="002918E3"/>
    <w:rsid w:val="00291943"/>
    <w:rsid w:val="00291967"/>
    <w:rsid w:val="002919E0"/>
    <w:rsid w:val="00291C5D"/>
    <w:rsid w:val="00291CAD"/>
    <w:rsid w:val="00291D1A"/>
    <w:rsid w:val="00291E8D"/>
    <w:rsid w:val="00291F20"/>
    <w:rsid w:val="00291F93"/>
    <w:rsid w:val="002921FA"/>
    <w:rsid w:val="002922AC"/>
    <w:rsid w:val="0029254B"/>
    <w:rsid w:val="002926E7"/>
    <w:rsid w:val="00292824"/>
    <w:rsid w:val="00292850"/>
    <w:rsid w:val="00292992"/>
    <w:rsid w:val="002929C6"/>
    <w:rsid w:val="002929EF"/>
    <w:rsid w:val="002929F7"/>
    <w:rsid w:val="00292A1B"/>
    <w:rsid w:val="00292BFF"/>
    <w:rsid w:val="00292E1F"/>
    <w:rsid w:val="00292E6C"/>
    <w:rsid w:val="00292EAF"/>
    <w:rsid w:val="00292FBD"/>
    <w:rsid w:val="00292FD2"/>
    <w:rsid w:val="002930C9"/>
    <w:rsid w:val="0029318B"/>
    <w:rsid w:val="0029320B"/>
    <w:rsid w:val="002932D6"/>
    <w:rsid w:val="00293492"/>
    <w:rsid w:val="00293529"/>
    <w:rsid w:val="00293934"/>
    <w:rsid w:val="002939F8"/>
    <w:rsid w:val="00293C81"/>
    <w:rsid w:val="00293D1C"/>
    <w:rsid w:val="00293E01"/>
    <w:rsid w:val="00293E12"/>
    <w:rsid w:val="00293F5B"/>
    <w:rsid w:val="0029407D"/>
    <w:rsid w:val="002942DF"/>
    <w:rsid w:val="002942F7"/>
    <w:rsid w:val="0029457D"/>
    <w:rsid w:val="002947A6"/>
    <w:rsid w:val="0029490A"/>
    <w:rsid w:val="00294DCB"/>
    <w:rsid w:val="00294F1A"/>
    <w:rsid w:val="00294F26"/>
    <w:rsid w:val="00294FA2"/>
    <w:rsid w:val="00295170"/>
    <w:rsid w:val="0029517C"/>
    <w:rsid w:val="00295580"/>
    <w:rsid w:val="00295756"/>
    <w:rsid w:val="00295787"/>
    <w:rsid w:val="002958E4"/>
    <w:rsid w:val="0029597F"/>
    <w:rsid w:val="002959B5"/>
    <w:rsid w:val="00295A24"/>
    <w:rsid w:val="00295AA7"/>
    <w:rsid w:val="00295F82"/>
    <w:rsid w:val="00295F87"/>
    <w:rsid w:val="002960A4"/>
    <w:rsid w:val="002963D4"/>
    <w:rsid w:val="00296448"/>
    <w:rsid w:val="0029650E"/>
    <w:rsid w:val="002966DF"/>
    <w:rsid w:val="002966F8"/>
    <w:rsid w:val="002967D0"/>
    <w:rsid w:val="00296ACB"/>
    <w:rsid w:val="00296B46"/>
    <w:rsid w:val="00296B92"/>
    <w:rsid w:val="00296C2F"/>
    <w:rsid w:val="00296D5D"/>
    <w:rsid w:val="00297137"/>
    <w:rsid w:val="00297203"/>
    <w:rsid w:val="00297479"/>
    <w:rsid w:val="0029751C"/>
    <w:rsid w:val="002976BB"/>
    <w:rsid w:val="00297706"/>
    <w:rsid w:val="0029773F"/>
    <w:rsid w:val="00297D0B"/>
    <w:rsid w:val="00297D5D"/>
    <w:rsid w:val="00297E7B"/>
    <w:rsid w:val="00297F2A"/>
    <w:rsid w:val="00297F76"/>
    <w:rsid w:val="002A038C"/>
    <w:rsid w:val="002A03F1"/>
    <w:rsid w:val="002A0498"/>
    <w:rsid w:val="002A090B"/>
    <w:rsid w:val="002A09C4"/>
    <w:rsid w:val="002A0A99"/>
    <w:rsid w:val="002A0B38"/>
    <w:rsid w:val="002A0BC5"/>
    <w:rsid w:val="002A0D09"/>
    <w:rsid w:val="002A0DC6"/>
    <w:rsid w:val="002A0E1B"/>
    <w:rsid w:val="002A0E5B"/>
    <w:rsid w:val="002A0F48"/>
    <w:rsid w:val="002A1222"/>
    <w:rsid w:val="002A12AA"/>
    <w:rsid w:val="002A12DF"/>
    <w:rsid w:val="002A12E4"/>
    <w:rsid w:val="002A1400"/>
    <w:rsid w:val="002A1407"/>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A7"/>
    <w:rsid w:val="002A2B58"/>
    <w:rsid w:val="002A2C36"/>
    <w:rsid w:val="002A2C99"/>
    <w:rsid w:val="002A2D3A"/>
    <w:rsid w:val="002A2D42"/>
    <w:rsid w:val="002A2F75"/>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3F"/>
    <w:rsid w:val="002A4B76"/>
    <w:rsid w:val="002A4D30"/>
    <w:rsid w:val="002A4D57"/>
    <w:rsid w:val="002A4D88"/>
    <w:rsid w:val="002A4F23"/>
    <w:rsid w:val="002A507E"/>
    <w:rsid w:val="002A509E"/>
    <w:rsid w:val="002A50AB"/>
    <w:rsid w:val="002A50C8"/>
    <w:rsid w:val="002A52ED"/>
    <w:rsid w:val="002A5342"/>
    <w:rsid w:val="002A539D"/>
    <w:rsid w:val="002A53F5"/>
    <w:rsid w:val="002A547C"/>
    <w:rsid w:val="002A54AF"/>
    <w:rsid w:val="002A54B8"/>
    <w:rsid w:val="002A57C7"/>
    <w:rsid w:val="002A5BE9"/>
    <w:rsid w:val="002A5CC4"/>
    <w:rsid w:val="002A5CF3"/>
    <w:rsid w:val="002A5DF9"/>
    <w:rsid w:val="002A5FE0"/>
    <w:rsid w:val="002A5FE5"/>
    <w:rsid w:val="002A5FEA"/>
    <w:rsid w:val="002A6210"/>
    <w:rsid w:val="002A6214"/>
    <w:rsid w:val="002A638C"/>
    <w:rsid w:val="002A63B8"/>
    <w:rsid w:val="002A6478"/>
    <w:rsid w:val="002A677D"/>
    <w:rsid w:val="002A6787"/>
    <w:rsid w:val="002A67DB"/>
    <w:rsid w:val="002A6805"/>
    <w:rsid w:val="002A6A5E"/>
    <w:rsid w:val="002A6C62"/>
    <w:rsid w:val="002A6D62"/>
    <w:rsid w:val="002A6E14"/>
    <w:rsid w:val="002A6E9B"/>
    <w:rsid w:val="002A6F6E"/>
    <w:rsid w:val="002A6F71"/>
    <w:rsid w:val="002A72FC"/>
    <w:rsid w:val="002A751B"/>
    <w:rsid w:val="002A75D3"/>
    <w:rsid w:val="002A7668"/>
    <w:rsid w:val="002A7675"/>
    <w:rsid w:val="002A769E"/>
    <w:rsid w:val="002A796E"/>
    <w:rsid w:val="002A79BB"/>
    <w:rsid w:val="002A7AFE"/>
    <w:rsid w:val="002A7B12"/>
    <w:rsid w:val="002A7B2B"/>
    <w:rsid w:val="002A7C5E"/>
    <w:rsid w:val="002A7F91"/>
    <w:rsid w:val="002A7FBA"/>
    <w:rsid w:val="002B0019"/>
    <w:rsid w:val="002B009B"/>
    <w:rsid w:val="002B00B8"/>
    <w:rsid w:val="002B00DE"/>
    <w:rsid w:val="002B015B"/>
    <w:rsid w:val="002B01D6"/>
    <w:rsid w:val="002B029C"/>
    <w:rsid w:val="002B02BA"/>
    <w:rsid w:val="002B06AF"/>
    <w:rsid w:val="002B06C4"/>
    <w:rsid w:val="002B08ED"/>
    <w:rsid w:val="002B091F"/>
    <w:rsid w:val="002B0A71"/>
    <w:rsid w:val="002B0AE4"/>
    <w:rsid w:val="002B0C2B"/>
    <w:rsid w:val="002B0CD0"/>
    <w:rsid w:val="002B0E12"/>
    <w:rsid w:val="002B0E16"/>
    <w:rsid w:val="002B0ED1"/>
    <w:rsid w:val="002B1108"/>
    <w:rsid w:val="002B1467"/>
    <w:rsid w:val="002B1686"/>
    <w:rsid w:val="002B175D"/>
    <w:rsid w:val="002B19BA"/>
    <w:rsid w:val="002B1C37"/>
    <w:rsid w:val="002B1D80"/>
    <w:rsid w:val="002B1DD7"/>
    <w:rsid w:val="002B1EE8"/>
    <w:rsid w:val="002B1EFB"/>
    <w:rsid w:val="002B1F9B"/>
    <w:rsid w:val="002B20F1"/>
    <w:rsid w:val="002B2250"/>
    <w:rsid w:val="002B24DF"/>
    <w:rsid w:val="002B252C"/>
    <w:rsid w:val="002B2857"/>
    <w:rsid w:val="002B28C6"/>
    <w:rsid w:val="002B295F"/>
    <w:rsid w:val="002B2AB9"/>
    <w:rsid w:val="002B2C9F"/>
    <w:rsid w:val="002B2D64"/>
    <w:rsid w:val="002B2E78"/>
    <w:rsid w:val="002B2E84"/>
    <w:rsid w:val="002B2F71"/>
    <w:rsid w:val="002B317F"/>
    <w:rsid w:val="002B324A"/>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BF3"/>
    <w:rsid w:val="002B4CCF"/>
    <w:rsid w:val="002B4D8A"/>
    <w:rsid w:val="002B4DC7"/>
    <w:rsid w:val="002B508F"/>
    <w:rsid w:val="002B510A"/>
    <w:rsid w:val="002B5146"/>
    <w:rsid w:val="002B528D"/>
    <w:rsid w:val="002B52DA"/>
    <w:rsid w:val="002B53F5"/>
    <w:rsid w:val="002B543E"/>
    <w:rsid w:val="002B57A9"/>
    <w:rsid w:val="002B57D3"/>
    <w:rsid w:val="002B586E"/>
    <w:rsid w:val="002B599D"/>
    <w:rsid w:val="002B5A1E"/>
    <w:rsid w:val="002B5BE7"/>
    <w:rsid w:val="002B5C3F"/>
    <w:rsid w:val="002B5DCE"/>
    <w:rsid w:val="002B5E45"/>
    <w:rsid w:val="002B5F38"/>
    <w:rsid w:val="002B605B"/>
    <w:rsid w:val="002B6168"/>
    <w:rsid w:val="002B61A3"/>
    <w:rsid w:val="002B6249"/>
    <w:rsid w:val="002B63DD"/>
    <w:rsid w:val="002B66B5"/>
    <w:rsid w:val="002B67F0"/>
    <w:rsid w:val="002B69DD"/>
    <w:rsid w:val="002B6AB8"/>
    <w:rsid w:val="002B6C11"/>
    <w:rsid w:val="002B6C69"/>
    <w:rsid w:val="002B708C"/>
    <w:rsid w:val="002B72AB"/>
    <w:rsid w:val="002B7372"/>
    <w:rsid w:val="002B7375"/>
    <w:rsid w:val="002B73A6"/>
    <w:rsid w:val="002B73CD"/>
    <w:rsid w:val="002B7488"/>
    <w:rsid w:val="002B7575"/>
    <w:rsid w:val="002B7A4E"/>
    <w:rsid w:val="002B7A57"/>
    <w:rsid w:val="002B7AC5"/>
    <w:rsid w:val="002B7CB2"/>
    <w:rsid w:val="002B7E4A"/>
    <w:rsid w:val="002B7E93"/>
    <w:rsid w:val="002C004D"/>
    <w:rsid w:val="002C00EE"/>
    <w:rsid w:val="002C0135"/>
    <w:rsid w:val="002C0218"/>
    <w:rsid w:val="002C03D8"/>
    <w:rsid w:val="002C059B"/>
    <w:rsid w:val="002C0607"/>
    <w:rsid w:val="002C0859"/>
    <w:rsid w:val="002C0A0D"/>
    <w:rsid w:val="002C0A74"/>
    <w:rsid w:val="002C0D3D"/>
    <w:rsid w:val="002C0DBD"/>
    <w:rsid w:val="002C0FCC"/>
    <w:rsid w:val="002C10A5"/>
    <w:rsid w:val="002C10D7"/>
    <w:rsid w:val="002C11DC"/>
    <w:rsid w:val="002C1307"/>
    <w:rsid w:val="002C144A"/>
    <w:rsid w:val="002C1631"/>
    <w:rsid w:val="002C169E"/>
    <w:rsid w:val="002C1736"/>
    <w:rsid w:val="002C175D"/>
    <w:rsid w:val="002C1831"/>
    <w:rsid w:val="002C18A7"/>
    <w:rsid w:val="002C18C0"/>
    <w:rsid w:val="002C1A0B"/>
    <w:rsid w:val="002C1CA1"/>
    <w:rsid w:val="002C1D46"/>
    <w:rsid w:val="002C1D49"/>
    <w:rsid w:val="002C1E52"/>
    <w:rsid w:val="002C2133"/>
    <w:rsid w:val="002C21CA"/>
    <w:rsid w:val="002C2220"/>
    <w:rsid w:val="002C2265"/>
    <w:rsid w:val="002C2391"/>
    <w:rsid w:val="002C2447"/>
    <w:rsid w:val="002C25A8"/>
    <w:rsid w:val="002C260A"/>
    <w:rsid w:val="002C2A08"/>
    <w:rsid w:val="002C2A9B"/>
    <w:rsid w:val="002C2CF2"/>
    <w:rsid w:val="002C2FC4"/>
    <w:rsid w:val="002C2FEB"/>
    <w:rsid w:val="002C3192"/>
    <w:rsid w:val="002C3315"/>
    <w:rsid w:val="002C3323"/>
    <w:rsid w:val="002C3671"/>
    <w:rsid w:val="002C36A7"/>
    <w:rsid w:val="002C36EB"/>
    <w:rsid w:val="002C39E4"/>
    <w:rsid w:val="002C3A0C"/>
    <w:rsid w:val="002C3B17"/>
    <w:rsid w:val="002C3B68"/>
    <w:rsid w:val="002C3B7E"/>
    <w:rsid w:val="002C3DB6"/>
    <w:rsid w:val="002C40AC"/>
    <w:rsid w:val="002C425F"/>
    <w:rsid w:val="002C4313"/>
    <w:rsid w:val="002C43D9"/>
    <w:rsid w:val="002C449B"/>
    <w:rsid w:val="002C44B2"/>
    <w:rsid w:val="002C4602"/>
    <w:rsid w:val="002C46AD"/>
    <w:rsid w:val="002C481D"/>
    <w:rsid w:val="002C4830"/>
    <w:rsid w:val="002C4B6C"/>
    <w:rsid w:val="002C4D3D"/>
    <w:rsid w:val="002C4E5B"/>
    <w:rsid w:val="002C4EB3"/>
    <w:rsid w:val="002C505E"/>
    <w:rsid w:val="002C50F7"/>
    <w:rsid w:val="002C514B"/>
    <w:rsid w:val="002C520F"/>
    <w:rsid w:val="002C5282"/>
    <w:rsid w:val="002C538E"/>
    <w:rsid w:val="002C5736"/>
    <w:rsid w:val="002C58D3"/>
    <w:rsid w:val="002C5918"/>
    <w:rsid w:val="002C5956"/>
    <w:rsid w:val="002C5C2D"/>
    <w:rsid w:val="002C5CA2"/>
    <w:rsid w:val="002C5FA4"/>
    <w:rsid w:val="002C5FDC"/>
    <w:rsid w:val="002C602E"/>
    <w:rsid w:val="002C6115"/>
    <w:rsid w:val="002C61CD"/>
    <w:rsid w:val="002C631C"/>
    <w:rsid w:val="002C631F"/>
    <w:rsid w:val="002C65C1"/>
    <w:rsid w:val="002C67CE"/>
    <w:rsid w:val="002C6808"/>
    <w:rsid w:val="002C689A"/>
    <w:rsid w:val="002C68CE"/>
    <w:rsid w:val="002C6A75"/>
    <w:rsid w:val="002C6D45"/>
    <w:rsid w:val="002C6DC2"/>
    <w:rsid w:val="002C6EB9"/>
    <w:rsid w:val="002C7195"/>
    <w:rsid w:val="002C71ED"/>
    <w:rsid w:val="002C7205"/>
    <w:rsid w:val="002C72B9"/>
    <w:rsid w:val="002C72E7"/>
    <w:rsid w:val="002C7384"/>
    <w:rsid w:val="002C7652"/>
    <w:rsid w:val="002C7D70"/>
    <w:rsid w:val="002C7EBE"/>
    <w:rsid w:val="002C7F44"/>
    <w:rsid w:val="002D019F"/>
    <w:rsid w:val="002D01E1"/>
    <w:rsid w:val="002D038B"/>
    <w:rsid w:val="002D09CF"/>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BEB"/>
    <w:rsid w:val="002D1CC3"/>
    <w:rsid w:val="002D1E21"/>
    <w:rsid w:val="002D1E82"/>
    <w:rsid w:val="002D1FD2"/>
    <w:rsid w:val="002D206E"/>
    <w:rsid w:val="002D208B"/>
    <w:rsid w:val="002D21B8"/>
    <w:rsid w:val="002D23AB"/>
    <w:rsid w:val="002D23D5"/>
    <w:rsid w:val="002D2432"/>
    <w:rsid w:val="002D2440"/>
    <w:rsid w:val="002D266F"/>
    <w:rsid w:val="002D2671"/>
    <w:rsid w:val="002D27BC"/>
    <w:rsid w:val="002D28E1"/>
    <w:rsid w:val="002D2AFE"/>
    <w:rsid w:val="002D2BB8"/>
    <w:rsid w:val="002D2CAE"/>
    <w:rsid w:val="002D2DD4"/>
    <w:rsid w:val="002D3085"/>
    <w:rsid w:val="002D3357"/>
    <w:rsid w:val="002D347E"/>
    <w:rsid w:val="002D35FE"/>
    <w:rsid w:val="002D365C"/>
    <w:rsid w:val="002D382C"/>
    <w:rsid w:val="002D389C"/>
    <w:rsid w:val="002D3971"/>
    <w:rsid w:val="002D3973"/>
    <w:rsid w:val="002D39BE"/>
    <w:rsid w:val="002D3A4C"/>
    <w:rsid w:val="002D3CAB"/>
    <w:rsid w:val="002D3D91"/>
    <w:rsid w:val="002D3FF2"/>
    <w:rsid w:val="002D4081"/>
    <w:rsid w:val="002D414C"/>
    <w:rsid w:val="002D43E6"/>
    <w:rsid w:val="002D4465"/>
    <w:rsid w:val="002D48C2"/>
    <w:rsid w:val="002D4956"/>
    <w:rsid w:val="002D4C24"/>
    <w:rsid w:val="002D4EBF"/>
    <w:rsid w:val="002D5266"/>
    <w:rsid w:val="002D530B"/>
    <w:rsid w:val="002D5589"/>
    <w:rsid w:val="002D55B2"/>
    <w:rsid w:val="002D5754"/>
    <w:rsid w:val="002D5862"/>
    <w:rsid w:val="002D58E9"/>
    <w:rsid w:val="002D5987"/>
    <w:rsid w:val="002D5C02"/>
    <w:rsid w:val="002D5C9E"/>
    <w:rsid w:val="002D5CA5"/>
    <w:rsid w:val="002D5D44"/>
    <w:rsid w:val="002D5D50"/>
    <w:rsid w:val="002D5DD4"/>
    <w:rsid w:val="002D61B2"/>
    <w:rsid w:val="002D63FF"/>
    <w:rsid w:val="002D6671"/>
    <w:rsid w:val="002D673C"/>
    <w:rsid w:val="002D67A8"/>
    <w:rsid w:val="002D68DB"/>
    <w:rsid w:val="002D6A26"/>
    <w:rsid w:val="002D6ABC"/>
    <w:rsid w:val="002D6B10"/>
    <w:rsid w:val="002D6BA3"/>
    <w:rsid w:val="002D6F37"/>
    <w:rsid w:val="002D6F68"/>
    <w:rsid w:val="002D7043"/>
    <w:rsid w:val="002D711F"/>
    <w:rsid w:val="002D71C1"/>
    <w:rsid w:val="002D7239"/>
    <w:rsid w:val="002D7306"/>
    <w:rsid w:val="002D74A0"/>
    <w:rsid w:val="002D755A"/>
    <w:rsid w:val="002D7572"/>
    <w:rsid w:val="002D7775"/>
    <w:rsid w:val="002D780F"/>
    <w:rsid w:val="002D787C"/>
    <w:rsid w:val="002D793C"/>
    <w:rsid w:val="002D79B6"/>
    <w:rsid w:val="002D7A6B"/>
    <w:rsid w:val="002D7D77"/>
    <w:rsid w:val="002D7E89"/>
    <w:rsid w:val="002D7F09"/>
    <w:rsid w:val="002E003D"/>
    <w:rsid w:val="002E04E8"/>
    <w:rsid w:val="002E05B6"/>
    <w:rsid w:val="002E0A2F"/>
    <w:rsid w:val="002E0C42"/>
    <w:rsid w:val="002E0C49"/>
    <w:rsid w:val="002E0C76"/>
    <w:rsid w:val="002E0CFC"/>
    <w:rsid w:val="002E0DBD"/>
    <w:rsid w:val="002E0F41"/>
    <w:rsid w:val="002E1089"/>
    <w:rsid w:val="002E127D"/>
    <w:rsid w:val="002E136C"/>
    <w:rsid w:val="002E13E8"/>
    <w:rsid w:val="002E13F8"/>
    <w:rsid w:val="002E1508"/>
    <w:rsid w:val="002E1560"/>
    <w:rsid w:val="002E1713"/>
    <w:rsid w:val="002E1750"/>
    <w:rsid w:val="002E17F5"/>
    <w:rsid w:val="002E1A37"/>
    <w:rsid w:val="002E1A8A"/>
    <w:rsid w:val="002E1AC3"/>
    <w:rsid w:val="002E1AFF"/>
    <w:rsid w:val="002E1CED"/>
    <w:rsid w:val="002E1D36"/>
    <w:rsid w:val="002E1D70"/>
    <w:rsid w:val="002E1D8F"/>
    <w:rsid w:val="002E2028"/>
    <w:rsid w:val="002E22B3"/>
    <w:rsid w:val="002E22F6"/>
    <w:rsid w:val="002E24BD"/>
    <w:rsid w:val="002E2573"/>
    <w:rsid w:val="002E25EE"/>
    <w:rsid w:val="002E26ED"/>
    <w:rsid w:val="002E284D"/>
    <w:rsid w:val="002E28F1"/>
    <w:rsid w:val="002E293F"/>
    <w:rsid w:val="002E2996"/>
    <w:rsid w:val="002E2CB3"/>
    <w:rsid w:val="002E2CE7"/>
    <w:rsid w:val="002E2D4F"/>
    <w:rsid w:val="002E2EEF"/>
    <w:rsid w:val="002E31CF"/>
    <w:rsid w:val="002E33C7"/>
    <w:rsid w:val="002E33D6"/>
    <w:rsid w:val="002E347B"/>
    <w:rsid w:val="002E3565"/>
    <w:rsid w:val="002E3706"/>
    <w:rsid w:val="002E37F6"/>
    <w:rsid w:val="002E380C"/>
    <w:rsid w:val="002E382C"/>
    <w:rsid w:val="002E3A0A"/>
    <w:rsid w:val="002E3C0B"/>
    <w:rsid w:val="002E3C2A"/>
    <w:rsid w:val="002E3E0F"/>
    <w:rsid w:val="002E3E44"/>
    <w:rsid w:val="002E3E7E"/>
    <w:rsid w:val="002E3E83"/>
    <w:rsid w:val="002E3EA0"/>
    <w:rsid w:val="002E4024"/>
    <w:rsid w:val="002E413A"/>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268"/>
    <w:rsid w:val="002E5420"/>
    <w:rsid w:val="002E5488"/>
    <w:rsid w:val="002E55CB"/>
    <w:rsid w:val="002E55D8"/>
    <w:rsid w:val="002E5675"/>
    <w:rsid w:val="002E582B"/>
    <w:rsid w:val="002E5922"/>
    <w:rsid w:val="002E5A9E"/>
    <w:rsid w:val="002E5B92"/>
    <w:rsid w:val="002E5CE0"/>
    <w:rsid w:val="002E5EDE"/>
    <w:rsid w:val="002E60C0"/>
    <w:rsid w:val="002E615A"/>
    <w:rsid w:val="002E6332"/>
    <w:rsid w:val="002E6630"/>
    <w:rsid w:val="002E671D"/>
    <w:rsid w:val="002E67A5"/>
    <w:rsid w:val="002E6864"/>
    <w:rsid w:val="002E68C9"/>
    <w:rsid w:val="002E6B97"/>
    <w:rsid w:val="002E6D1D"/>
    <w:rsid w:val="002E6E3C"/>
    <w:rsid w:val="002E6E9C"/>
    <w:rsid w:val="002E6EDC"/>
    <w:rsid w:val="002E6FC6"/>
    <w:rsid w:val="002E71A3"/>
    <w:rsid w:val="002E71E9"/>
    <w:rsid w:val="002E751B"/>
    <w:rsid w:val="002E7574"/>
    <w:rsid w:val="002E796E"/>
    <w:rsid w:val="002E7980"/>
    <w:rsid w:val="002E7A1B"/>
    <w:rsid w:val="002E7B12"/>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48"/>
    <w:rsid w:val="002F1172"/>
    <w:rsid w:val="002F1334"/>
    <w:rsid w:val="002F138F"/>
    <w:rsid w:val="002F13BA"/>
    <w:rsid w:val="002F159F"/>
    <w:rsid w:val="002F15AF"/>
    <w:rsid w:val="002F1642"/>
    <w:rsid w:val="002F1777"/>
    <w:rsid w:val="002F187A"/>
    <w:rsid w:val="002F1886"/>
    <w:rsid w:val="002F1AFF"/>
    <w:rsid w:val="002F1B14"/>
    <w:rsid w:val="002F1B1A"/>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311"/>
    <w:rsid w:val="002F3420"/>
    <w:rsid w:val="002F3531"/>
    <w:rsid w:val="002F3745"/>
    <w:rsid w:val="002F386E"/>
    <w:rsid w:val="002F390B"/>
    <w:rsid w:val="002F39E9"/>
    <w:rsid w:val="002F3AE3"/>
    <w:rsid w:val="002F3B30"/>
    <w:rsid w:val="002F3C2D"/>
    <w:rsid w:val="002F3C6E"/>
    <w:rsid w:val="002F3DD7"/>
    <w:rsid w:val="002F3ECD"/>
    <w:rsid w:val="002F3FFE"/>
    <w:rsid w:val="002F418A"/>
    <w:rsid w:val="002F4263"/>
    <w:rsid w:val="002F42C1"/>
    <w:rsid w:val="002F4311"/>
    <w:rsid w:val="002F4485"/>
    <w:rsid w:val="002F4536"/>
    <w:rsid w:val="002F45C4"/>
    <w:rsid w:val="002F46DE"/>
    <w:rsid w:val="002F493D"/>
    <w:rsid w:val="002F4A25"/>
    <w:rsid w:val="002F4AAA"/>
    <w:rsid w:val="002F4AF6"/>
    <w:rsid w:val="002F4B44"/>
    <w:rsid w:val="002F4CFF"/>
    <w:rsid w:val="002F4F84"/>
    <w:rsid w:val="002F5003"/>
    <w:rsid w:val="002F50A1"/>
    <w:rsid w:val="002F51F0"/>
    <w:rsid w:val="002F52C4"/>
    <w:rsid w:val="002F5451"/>
    <w:rsid w:val="002F583C"/>
    <w:rsid w:val="002F5919"/>
    <w:rsid w:val="002F59C6"/>
    <w:rsid w:val="002F5DC2"/>
    <w:rsid w:val="002F5E02"/>
    <w:rsid w:val="002F5F14"/>
    <w:rsid w:val="002F5FF2"/>
    <w:rsid w:val="002F6256"/>
    <w:rsid w:val="002F63CE"/>
    <w:rsid w:val="002F63CF"/>
    <w:rsid w:val="002F6411"/>
    <w:rsid w:val="002F64B4"/>
    <w:rsid w:val="002F64D9"/>
    <w:rsid w:val="002F6563"/>
    <w:rsid w:val="002F67F7"/>
    <w:rsid w:val="002F67FD"/>
    <w:rsid w:val="002F6959"/>
    <w:rsid w:val="002F695E"/>
    <w:rsid w:val="002F6BD7"/>
    <w:rsid w:val="002F6E2B"/>
    <w:rsid w:val="002F6E58"/>
    <w:rsid w:val="002F6E90"/>
    <w:rsid w:val="002F70B8"/>
    <w:rsid w:val="002F70F8"/>
    <w:rsid w:val="002F7182"/>
    <w:rsid w:val="002F7288"/>
    <w:rsid w:val="002F7829"/>
    <w:rsid w:val="002F7944"/>
    <w:rsid w:val="002F79F1"/>
    <w:rsid w:val="002F7A37"/>
    <w:rsid w:val="002F7AC2"/>
    <w:rsid w:val="002F7D2F"/>
    <w:rsid w:val="0030007C"/>
    <w:rsid w:val="003000D4"/>
    <w:rsid w:val="00300311"/>
    <w:rsid w:val="003005CC"/>
    <w:rsid w:val="003007F4"/>
    <w:rsid w:val="00300973"/>
    <w:rsid w:val="00300B65"/>
    <w:rsid w:val="00300BAD"/>
    <w:rsid w:val="00300D61"/>
    <w:rsid w:val="00300DCE"/>
    <w:rsid w:val="00300DD8"/>
    <w:rsid w:val="00300F2E"/>
    <w:rsid w:val="00300FB7"/>
    <w:rsid w:val="00301105"/>
    <w:rsid w:val="00301338"/>
    <w:rsid w:val="00301538"/>
    <w:rsid w:val="0030154A"/>
    <w:rsid w:val="0030155A"/>
    <w:rsid w:val="003016B3"/>
    <w:rsid w:val="00301724"/>
    <w:rsid w:val="00301930"/>
    <w:rsid w:val="00301993"/>
    <w:rsid w:val="00301BA5"/>
    <w:rsid w:val="00301D9A"/>
    <w:rsid w:val="00301DE8"/>
    <w:rsid w:val="00301F0F"/>
    <w:rsid w:val="0030203D"/>
    <w:rsid w:val="00302048"/>
    <w:rsid w:val="00302093"/>
    <w:rsid w:val="003020BC"/>
    <w:rsid w:val="00302304"/>
    <w:rsid w:val="00302440"/>
    <w:rsid w:val="003024C7"/>
    <w:rsid w:val="0030258A"/>
    <w:rsid w:val="003025C1"/>
    <w:rsid w:val="00302652"/>
    <w:rsid w:val="003026AF"/>
    <w:rsid w:val="003027C9"/>
    <w:rsid w:val="00302850"/>
    <w:rsid w:val="003028C3"/>
    <w:rsid w:val="00302906"/>
    <w:rsid w:val="00302960"/>
    <w:rsid w:val="00302A7D"/>
    <w:rsid w:val="00302A83"/>
    <w:rsid w:val="00302B44"/>
    <w:rsid w:val="00302B7A"/>
    <w:rsid w:val="00302BDC"/>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D6"/>
    <w:rsid w:val="00303FF6"/>
    <w:rsid w:val="003040C6"/>
    <w:rsid w:val="003041F9"/>
    <w:rsid w:val="0030428A"/>
    <w:rsid w:val="00304321"/>
    <w:rsid w:val="00304333"/>
    <w:rsid w:val="003043CE"/>
    <w:rsid w:val="00304492"/>
    <w:rsid w:val="003044E3"/>
    <w:rsid w:val="00304537"/>
    <w:rsid w:val="0030460F"/>
    <w:rsid w:val="003047A5"/>
    <w:rsid w:val="0030480C"/>
    <w:rsid w:val="003048F3"/>
    <w:rsid w:val="00304987"/>
    <w:rsid w:val="00304A15"/>
    <w:rsid w:val="00304A6F"/>
    <w:rsid w:val="00304B00"/>
    <w:rsid w:val="00304B4F"/>
    <w:rsid w:val="00304BCA"/>
    <w:rsid w:val="00304C36"/>
    <w:rsid w:val="00304C8E"/>
    <w:rsid w:val="00304ED0"/>
    <w:rsid w:val="00305046"/>
    <w:rsid w:val="003050EA"/>
    <w:rsid w:val="0030514E"/>
    <w:rsid w:val="0030531D"/>
    <w:rsid w:val="00305374"/>
    <w:rsid w:val="00305415"/>
    <w:rsid w:val="00305478"/>
    <w:rsid w:val="003055B1"/>
    <w:rsid w:val="00305648"/>
    <w:rsid w:val="00305682"/>
    <w:rsid w:val="003056A7"/>
    <w:rsid w:val="00305C87"/>
    <w:rsid w:val="00305CB0"/>
    <w:rsid w:val="00305D4F"/>
    <w:rsid w:val="00305EC2"/>
    <w:rsid w:val="00306052"/>
    <w:rsid w:val="0030612D"/>
    <w:rsid w:val="00306289"/>
    <w:rsid w:val="003065A3"/>
    <w:rsid w:val="0030668A"/>
    <w:rsid w:val="00306B7C"/>
    <w:rsid w:val="00306BF6"/>
    <w:rsid w:val="00306D03"/>
    <w:rsid w:val="00306E21"/>
    <w:rsid w:val="00306F39"/>
    <w:rsid w:val="00306F5D"/>
    <w:rsid w:val="0030720F"/>
    <w:rsid w:val="0030737B"/>
    <w:rsid w:val="00307435"/>
    <w:rsid w:val="00307832"/>
    <w:rsid w:val="00307AA2"/>
    <w:rsid w:val="00307C3A"/>
    <w:rsid w:val="00307C43"/>
    <w:rsid w:val="00307C80"/>
    <w:rsid w:val="00307D16"/>
    <w:rsid w:val="00310076"/>
    <w:rsid w:val="00310218"/>
    <w:rsid w:val="00310796"/>
    <w:rsid w:val="00310A13"/>
    <w:rsid w:val="00310B7B"/>
    <w:rsid w:val="00310BF1"/>
    <w:rsid w:val="00310F56"/>
    <w:rsid w:val="00311027"/>
    <w:rsid w:val="0031112F"/>
    <w:rsid w:val="003111E6"/>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5B9"/>
    <w:rsid w:val="003126B8"/>
    <w:rsid w:val="00312761"/>
    <w:rsid w:val="00312896"/>
    <w:rsid w:val="00312909"/>
    <w:rsid w:val="00312944"/>
    <w:rsid w:val="00312BC5"/>
    <w:rsid w:val="00312BF5"/>
    <w:rsid w:val="00312D3D"/>
    <w:rsid w:val="00312E92"/>
    <w:rsid w:val="00312F2C"/>
    <w:rsid w:val="00312F83"/>
    <w:rsid w:val="0031302D"/>
    <w:rsid w:val="00313216"/>
    <w:rsid w:val="003132A5"/>
    <w:rsid w:val="0031352E"/>
    <w:rsid w:val="003135F3"/>
    <w:rsid w:val="00313634"/>
    <w:rsid w:val="0031369B"/>
    <w:rsid w:val="003136A7"/>
    <w:rsid w:val="003136DA"/>
    <w:rsid w:val="00313797"/>
    <w:rsid w:val="003138E5"/>
    <w:rsid w:val="00313A83"/>
    <w:rsid w:val="00313B40"/>
    <w:rsid w:val="00313C18"/>
    <w:rsid w:val="00313F08"/>
    <w:rsid w:val="00313F8A"/>
    <w:rsid w:val="00313F92"/>
    <w:rsid w:val="00313FE8"/>
    <w:rsid w:val="0031401B"/>
    <w:rsid w:val="003141FC"/>
    <w:rsid w:val="0031435E"/>
    <w:rsid w:val="003143AC"/>
    <w:rsid w:val="003144BC"/>
    <w:rsid w:val="003145D1"/>
    <w:rsid w:val="003145E9"/>
    <w:rsid w:val="003146B6"/>
    <w:rsid w:val="00314879"/>
    <w:rsid w:val="003148C2"/>
    <w:rsid w:val="0031490D"/>
    <w:rsid w:val="00314B0B"/>
    <w:rsid w:val="00314BBE"/>
    <w:rsid w:val="00314CFC"/>
    <w:rsid w:val="00314D6C"/>
    <w:rsid w:val="00314F70"/>
    <w:rsid w:val="00314F78"/>
    <w:rsid w:val="00315035"/>
    <w:rsid w:val="003151E3"/>
    <w:rsid w:val="00315530"/>
    <w:rsid w:val="00315705"/>
    <w:rsid w:val="00315744"/>
    <w:rsid w:val="0031585D"/>
    <w:rsid w:val="0031589F"/>
    <w:rsid w:val="00315911"/>
    <w:rsid w:val="0031597A"/>
    <w:rsid w:val="00315AE2"/>
    <w:rsid w:val="00315B39"/>
    <w:rsid w:val="00315C50"/>
    <w:rsid w:val="00315C8F"/>
    <w:rsid w:val="00315CEA"/>
    <w:rsid w:val="00315E4B"/>
    <w:rsid w:val="0031604B"/>
    <w:rsid w:val="003160B5"/>
    <w:rsid w:val="003162FA"/>
    <w:rsid w:val="00316326"/>
    <w:rsid w:val="00316349"/>
    <w:rsid w:val="00316384"/>
    <w:rsid w:val="00316B27"/>
    <w:rsid w:val="00316C22"/>
    <w:rsid w:val="00316C3E"/>
    <w:rsid w:val="00316C9D"/>
    <w:rsid w:val="00316D75"/>
    <w:rsid w:val="00317054"/>
    <w:rsid w:val="0031723F"/>
    <w:rsid w:val="00317260"/>
    <w:rsid w:val="0031742E"/>
    <w:rsid w:val="0031757C"/>
    <w:rsid w:val="00317603"/>
    <w:rsid w:val="0031772B"/>
    <w:rsid w:val="003177F6"/>
    <w:rsid w:val="0031784A"/>
    <w:rsid w:val="0031799A"/>
    <w:rsid w:val="00317A38"/>
    <w:rsid w:val="00317C65"/>
    <w:rsid w:val="00317E1B"/>
    <w:rsid w:val="00317F3B"/>
    <w:rsid w:val="00317F69"/>
    <w:rsid w:val="00320087"/>
    <w:rsid w:val="003201D0"/>
    <w:rsid w:val="00320220"/>
    <w:rsid w:val="0032049B"/>
    <w:rsid w:val="0032079F"/>
    <w:rsid w:val="003207F4"/>
    <w:rsid w:val="003208B7"/>
    <w:rsid w:val="003208CB"/>
    <w:rsid w:val="00320ADA"/>
    <w:rsid w:val="00320AE8"/>
    <w:rsid w:val="00320B2F"/>
    <w:rsid w:val="00320C03"/>
    <w:rsid w:val="00320C5E"/>
    <w:rsid w:val="00320C95"/>
    <w:rsid w:val="00320E7D"/>
    <w:rsid w:val="00320ED0"/>
    <w:rsid w:val="00320FFE"/>
    <w:rsid w:val="0032105B"/>
    <w:rsid w:val="0032107C"/>
    <w:rsid w:val="00321148"/>
    <w:rsid w:val="0032134E"/>
    <w:rsid w:val="00321414"/>
    <w:rsid w:val="0032153C"/>
    <w:rsid w:val="003215B5"/>
    <w:rsid w:val="00321640"/>
    <w:rsid w:val="00321731"/>
    <w:rsid w:val="003217D0"/>
    <w:rsid w:val="003217F9"/>
    <w:rsid w:val="003218B5"/>
    <w:rsid w:val="003218F0"/>
    <w:rsid w:val="003218FB"/>
    <w:rsid w:val="00321BC0"/>
    <w:rsid w:val="00321C61"/>
    <w:rsid w:val="00321CAC"/>
    <w:rsid w:val="00321CB2"/>
    <w:rsid w:val="00321CBB"/>
    <w:rsid w:val="00321DDE"/>
    <w:rsid w:val="00321DF3"/>
    <w:rsid w:val="00321F99"/>
    <w:rsid w:val="00322010"/>
    <w:rsid w:val="003220E3"/>
    <w:rsid w:val="0032215F"/>
    <w:rsid w:val="00322176"/>
    <w:rsid w:val="003221A8"/>
    <w:rsid w:val="00322298"/>
    <w:rsid w:val="00322374"/>
    <w:rsid w:val="00322451"/>
    <w:rsid w:val="003224D2"/>
    <w:rsid w:val="003228A2"/>
    <w:rsid w:val="003228C9"/>
    <w:rsid w:val="00322996"/>
    <w:rsid w:val="003229A7"/>
    <w:rsid w:val="00322A57"/>
    <w:rsid w:val="00322AFF"/>
    <w:rsid w:val="00322E50"/>
    <w:rsid w:val="00322F0B"/>
    <w:rsid w:val="00322FCA"/>
    <w:rsid w:val="00323072"/>
    <w:rsid w:val="003231F9"/>
    <w:rsid w:val="0032327D"/>
    <w:rsid w:val="0032333B"/>
    <w:rsid w:val="00323684"/>
    <w:rsid w:val="003236B4"/>
    <w:rsid w:val="003237AB"/>
    <w:rsid w:val="0032386C"/>
    <w:rsid w:val="00323878"/>
    <w:rsid w:val="00323902"/>
    <w:rsid w:val="00323A83"/>
    <w:rsid w:val="00323B71"/>
    <w:rsid w:val="00323C38"/>
    <w:rsid w:val="00323CB9"/>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A71"/>
    <w:rsid w:val="00324B6B"/>
    <w:rsid w:val="00324CBA"/>
    <w:rsid w:val="00324FF3"/>
    <w:rsid w:val="003251FF"/>
    <w:rsid w:val="003252F4"/>
    <w:rsid w:val="00325825"/>
    <w:rsid w:val="00325839"/>
    <w:rsid w:val="00325848"/>
    <w:rsid w:val="00325896"/>
    <w:rsid w:val="003258B7"/>
    <w:rsid w:val="00325D7F"/>
    <w:rsid w:val="00325E53"/>
    <w:rsid w:val="00325EA5"/>
    <w:rsid w:val="00325F02"/>
    <w:rsid w:val="00326087"/>
    <w:rsid w:val="003260DA"/>
    <w:rsid w:val="00326145"/>
    <w:rsid w:val="00326282"/>
    <w:rsid w:val="003262E7"/>
    <w:rsid w:val="00326309"/>
    <w:rsid w:val="0032639E"/>
    <w:rsid w:val="003263DC"/>
    <w:rsid w:val="00326560"/>
    <w:rsid w:val="0032688B"/>
    <w:rsid w:val="00326AF2"/>
    <w:rsid w:val="00326B2D"/>
    <w:rsid w:val="00326CEB"/>
    <w:rsid w:val="00326DE8"/>
    <w:rsid w:val="00327231"/>
    <w:rsid w:val="00327409"/>
    <w:rsid w:val="0032782A"/>
    <w:rsid w:val="00327863"/>
    <w:rsid w:val="003278CC"/>
    <w:rsid w:val="003279C9"/>
    <w:rsid w:val="00327A4D"/>
    <w:rsid w:val="00327B4F"/>
    <w:rsid w:val="00327CC6"/>
    <w:rsid w:val="00327D9F"/>
    <w:rsid w:val="00327E3F"/>
    <w:rsid w:val="00327F22"/>
    <w:rsid w:val="0033002F"/>
    <w:rsid w:val="003300DA"/>
    <w:rsid w:val="0033011E"/>
    <w:rsid w:val="00330275"/>
    <w:rsid w:val="00330405"/>
    <w:rsid w:val="00330621"/>
    <w:rsid w:val="00330825"/>
    <w:rsid w:val="0033085B"/>
    <w:rsid w:val="0033095B"/>
    <w:rsid w:val="00330C78"/>
    <w:rsid w:val="00330CE1"/>
    <w:rsid w:val="00330E4D"/>
    <w:rsid w:val="00331294"/>
    <w:rsid w:val="003312DC"/>
    <w:rsid w:val="0033151A"/>
    <w:rsid w:val="00331824"/>
    <w:rsid w:val="00331EE9"/>
    <w:rsid w:val="00331F9E"/>
    <w:rsid w:val="003320F4"/>
    <w:rsid w:val="00332183"/>
    <w:rsid w:val="0033245A"/>
    <w:rsid w:val="00332528"/>
    <w:rsid w:val="00332537"/>
    <w:rsid w:val="003325A4"/>
    <w:rsid w:val="0033261D"/>
    <w:rsid w:val="00332629"/>
    <w:rsid w:val="0033271C"/>
    <w:rsid w:val="00332A97"/>
    <w:rsid w:val="00332B82"/>
    <w:rsid w:val="00332D02"/>
    <w:rsid w:val="00332D50"/>
    <w:rsid w:val="00332DED"/>
    <w:rsid w:val="00332E0C"/>
    <w:rsid w:val="00332E96"/>
    <w:rsid w:val="00332F34"/>
    <w:rsid w:val="00333070"/>
    <w:rsid w:val="003332A3"/>
    <w:rsid w:val="003332B5"/>
    <w:rsid w:val="0033338E"/>
    <w:rsid w:val="00333537"/>
    <w:rsid w:val="00333595"/>
    <w:rsid w:val="00333657"/>
    <w:rsid w:val="00333756"/>
    <w:rsid w:val="003338B1"/>
    <w:rsid w:val="00333AAD"/>
    <w:rsid w:val="00333C9E"/>
    <w:rsid w:val="00333EF9"/>
    <w:rsid w:val="00334011"/>
    <w:rsid w:val="0033431D"/>
    <w:rsid w:val="003343CF"/>
    <w:rsid w:val="003344F9"/>
    <w:rsid w:val="003346CE"/>
    <w:rsid w:val="00334705"/>
    <w:rsid w:val="0033475B"/>
    <w:rsid w:val="003347A8"/>
    <w:rsid w:val="003348C8"/>
    <w:rsid w:val="00334BF3"/>
    <w:rsid w:val="00334C98"/>
    <w:rsid w:val="00334CB3"/>
    <w:rsid w:val="00334D79"/>
    <w:rsid w:val="00334DA1"/>
    <w:rsid w:val="00334E94"/>
    <w:rsid w:val="00334F14"/>
    <w:rsid w:val="00334F35"/>
    <w:rsid w:val="003351A1"/>
    <w:rsid w:val="003351B9"/>
    <w:rsid w:val="00335202"/>
    <w:rsid w:val="00335238"/>
    <w:rsid w:val="00335250"/>
    <w:rsid w:val="003352DA"/>
    <w:rsid w:val="003353A9"/>
    <w:rsid w:val="003353EE"/>
    <w:rsid w:val="00335417"/>
    <w:rsid w:val="003354B9"/>
    <w:rsid w:val="00335667"/>
    <w:rsid w:val="00335685"/>
    <w:rsid w:val="003356C4"/>
    <w:rsid w:val="003358A6"/>
    <w:rsid w:val="00335954"/>
    <w:rsid w:val="00335A66"/>
    <w:rsid w:val="00335D19"/>
    <w:rsid w:val="00335E2C"/>
    <w:rsid w:val="0033614B"/>
    <w:rsid w:val="00336174"/>
    <w:rsid w:val="003361AC"/>
    <w:rsid w:val="00336224"/>
    <w:rsid w:val="00336251"/>
    <w:rsid w:val="0033637F"/>
    <w:rsid w:val="003364FA"/>
    <w:rsid w:val="003365CF"/>
    <w:rsid w:val="0033661E"/>
    <w:rsid w:val="0033672D"/>
    <w:rsid w:val="00336887"/>
    <w:rsid w:val="00336A9E"/>
    <w:rsid w:val="00336B86"/>
    <w:rsid w:val="00336C3E"/>
    <w:rsid w:val="00336CEF"/>
    <w:rsid w:val="00336D57"/>
    <w:rsid w:val="00336D5F"/>
    <w:rsid w:val="00336F28"/>
    <w:rsid w:val="00337178"/>
    <w:rsid w:val="0033718D"/>
    <w:rsid w:val="0033773D"/>
    <w:rsid w:val="00337930"/>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5A7"/>
    <w:rsid w:val="00342607"/>
    <w:rsid w:val="00342671"/>
    <w:rsid w:val="00342760"/>
    <w:rsid w:val="00342951"/>
    <w:rsid w:val="003429BF"/>
    <w:rsid w:val="00342ACB"/>
    <w:rsid w:val="00342AD6"/>
    <w:rsid w:val="00342C2B"/>
    <w:rsid w:val="00342C99"/>
    <w:rsid w:val="00342DB4"/>
    <w:rsid w:val="00342E1D"/>
    <w:rsid w:val="0034324A"/>
    <w:rsid w:val="0034354E"/>
    <w:rsid w:val="00343625"/>
    <w:rsid w:val="00343DC4"/>
    <w:rsid w:val="00343FD7"/>
    <w:rsid w:val="003441DC"/>
    <w:rsid w:val="0034428F"/>
    <w:rsid w:val="00344299"/>
    <w:rsid w:val="00344375"/>
    <w:rsid w:val="003443C0"/>
    <w:rsid w:val="003443EC"/>
    <w:rsid w:val="00344420"/>
    <w:rsid w:val="00344790"/>
    <w:rsid w:val="00344BF5"/>
    <w:rsid w:val="00344C75"/>
    <w:rsid w:val="00344DBE"/>
    <w:rsid w:val="003450E0"/>
    <w:rsid w:val="00345194"/>
    <w:rsid w:val="0034519C"/>
    <w:rsid w:val="0034527B"/>
    <w:rsid w:val="003453C6"/>
    <w:rsid w:val="003453CA"/>
    <w:rsid w:val="00345578"/>
    <w:rsid w:val="003455C1"/>
    <w:rsid w:val="0034574C"/>
    <w:rsid w:val="00345896"/>
    <w:rsid w:val="0034594E"/>
    <w:rsid w:val="00345AE9"/>
    <w:rsid w:val="00345BDF"/>
    <w:rsid w:val="00345CF0"/>
    <w:rsid w:val="00345D40"/>
    <w:rsid w:val="00345DB4"/>
    <w:rsid w:val="00345DD2"/>
    <w:rsid w:val="00345E05"/>
    <w:rsid w:val="00345F7F"/>
    <w:rsid w:val="00345FCE"/>
    <w:rsid w:val="00346186"/>
    <w:rsid w:val="003461BC"/>
    <w:rsid w:val="00346246"/>
    <w:rsid w:val="003462FD"/>
    <w:rsid w:val="0034630B"/>
    <w:rsid w:val="003464A3"/>
    <w:rsid w:val="0034662E"/>
    <w:rsid w:val="00346708"/>
    <w:rsid w:val="00346738"/>
    <w:rsid w:val="00346851"/>
    <w:rsid w:val="00346913"/>
    <w:rsid w:val="0034698C"/>
    <w:rsid w:val="0034703B"/>
    <w:rsid w:val="003470AD"/>
    <w:rsid w:val="003471A5"/>
    <w:rsid w:val="003473F2"/>
    <w:rsid w:val="003477D5"/>
    <w:rsid w:val="00347818"/>
    <w:rsid w:val="00347AAD"/>
    <w:rsid w:val="00347B37"/>
    <w:rsid w:val="00347CA4"/>
    <w:rsid w:val="00347CBA"/>
    <w:rsid w:val="00347CC8"/>
    <w:rsid w:val="00347D5B"/>
    <w:rsid w:val="00347DF4"/>
    <w:rsid w:val="00347E2E"/>
    <w:rsid w:val="00347E67"/>
    <w:rsid w:val="00347EE9"/>
    <w:rsid w:val="00347F3C"/>
    <w:rsid w:val="00347F87"/>
    <w:rsid w:val="003500E3"/>
    <w:rsid w:val="003500FE"/>
    <w:rsid w:val="0035026D"/>
    <w:rsid w:val="003503B6"/>
    <w:rsid w:val="003503BB"/>
    <w:rsid w:val="003503E7"/>
    <w:rsid w:val="00350556"/>
    <w:rsid w:val="003505FF"/>
    <w:rsid w:val="00350639"/>
    <w:rsid w:val="00350678"/>
    <w:rsid w:val="00350938"/>
    <w:rsid w:val="00350A93"/>
    <w:rsid w:val="00350BD5"/>
    <w:rsid w:val="00350C5A"/>
    <w:rsid w:val="00350C6E"/>
    <w:rsid w:val="00350D30"/>
    <w:rsid w:val="00350D33"/>
    <w:rsid w:val="00350ED1"/>
    <w:rsid w:val="00350EE0"/>
    <w:rsid w:val="00350F47"/>
    <w:rsid w:val="003512F4"/>
    <w:rsid w:val="0035145A"/>
    <w:rsid w:val="0035153B"/>
    <w:rsid w:val="003516FB"/>
    <w:rsid w:val="003519E9"/>
    <w:rsid w:val="00351B3A"/>
    <w:rsid w:val="00351C0D"/>
    <w:rsid w:val="00351D39"/>
    <w:rsid w:val="00351F71"/>
    <w:rsid w:val="00351F92"/>
    <w:rsid w:val="00351FC9"/>
    <w:rsid w:val="00352008"/>
    <w:rsid w:val="00352130"/>
    <w:rsid w:val="003525F6"/>
    <w:rsid w:val="00352876"/>
    <w:rsid w:val="0035288E"/>
    <w:rsid w:val="003528BA"/>
    <w:rsid w:val="00352A75"/>
    <w:rsid w:val="00352B43"/>
    <w:rsid w:val="00352B6F"/>
    <w:rsid w:val="00352DA1"/>
    <w:rsid w:val="00352DFB"/>
    <w:rsid w:val="00353048"/>
    <w:rsid w:val="00353168"/>
    <w:rsid w:val="003532F5"/>
    <w:rsid w:val="00353656"/>
    <w:rsid w:val="0035392D"/>
    <w:rsid w:val="003539CB"/>
    <w:rsid w:val="00353B17"/>
    <w:rsid w:val="00353B4D"/>
    <w:rsid w:val="00353B5A"/>
    <w:rsid w:val="00353BB4"/>
    <w:rsid w:val="00353C6D"/>
    <w:rsid w:val="00353C7E"/>
    <w:rsid w:val="00353C90"/>
    <w:rsid w:val="00353D01"/>
    <w:rsid w:val="00353DB5"/>
    <w:rsid w:val="00353DD1"/>
    <w:rsid w:val="00354017"/>
    <w:rsid w:val="00354192"/>
    <w:rsid w:val="00354363"/>
    <w:rsid w:val="003543B2"/>
    <w:rsid w:val="0035465B"/>
    <w:rsid w:val="003548AE"/>
    <w:rsid w:val="0035491C"/>
    <w:rsid w:val="003549B8"/>
    <w:rsid w:val="00354B87"/>
    <w:rsid w:val="00354B99"/>
    <w:rsid w:val="00354C36"/>
    <w:rsid w:val="00354CA6"/>
    <w:rsid w:val="00354E76"/>
    <w:rsid w:val="00354ECD"/>
    <w:rsid w:val="00354FB5"/>
    <w:rsid w:val="00354FC8"/>
    <w:rsid w:val="003550BD"/>
    <w:rsid w:val="003552C4"/>
    <w:rsid w:val="003552D1"/>
    <w:rsid w:val="003552DB"/>
    <w:rsid w:val="0035530C"/>
    <w:rsid w:val="003554F0"/>
    <w:rsid w:val="0035574D"/>
    <w:rsid w:val="0035576A"/>
    <w:rsid w:val="00355829"/>
    <w:rsid w:val="00355863"/>
    <w:rsid w:val="00355925"/>
    <w:rsid w:val="00355D7A"/>
    <w:rsid w:val="00355E1F"/>
    <w:rsid w:val="00355E6D"/>
    <w:rsid w:val="00356168"/>
    <w:rsid w:val="003565BC"/>
    <w:rsid w:val="0035665E"/>
    <w:rsid w:val="003566A4"/>
    <w:rsid w:val="00356741"/>
    <w:rsid w:val="00356754"/>
    <w:rsid w:val="00356774"/>
    <w:rsid w:val="0035692E"/>
    <w:rsid w:val="00356945"/>
    <w:rsid w:val="003569E9"/>
    <w:rsid w:val="00356A55"/>
    <w:rsid w:val="00356A75"/>
    <w:rsid w:val="00356EB7"/>
    <w:rsid w:val="003570D0"/>
    <w:rsid w:val="003570FA"/>
    <w:rsid w:val="00357315"/>
    <w:rsid w:val="00357349"/>
    <w:rsid w:val="0035736F"/>
    <w:rsid w:val="003573B8"/>
    <w:rsid w:val="003573CB"/>
    <w:rsid w:val="0035753F"/>
    <w:rsid w:val="0035757D"/>
    <w:rsid w:val="0035779E"/>
    <w:rsid w:val="0035793C"/>
    <w:rsid w:val="00357BFD"/>
    <w:rsid w:val="00357DFC"/>
    <w:rsid w:val="00357F2B"/>
    <w:rsid w:val="00357F37"/>
    <w:rsid w:val="00357F4D"/>
    <w:rsid w:val="00357FE7"/>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646"/>
    <w:rsid w:val="003637AC"/>
    <w:rsid w:val="003638AC"/>
    <w:rsid w:val="00363922"/>
    <w:rsid w:val="00363990"/>
    <w:rsid w:val="00363B2A"/>
    <w:rsid w:val="00363DC1"/>
    <w:rsid w:val="00363FEE"/>
    <w:rsid w:val="003640B3"/>
    <w:rsid w:val="003640E5"/>
    <w:rsid w:val="0036420A"/>
    <w:rsid w:val="00364265"/>
    <w:rsid w:val="00364619"/>
    <w:rsid w:val="00364643"/>
    <w:rsid w:val="003646D1"/>
    <w:rsid w:val="003648B4"/>
    <w:rsid w:val="003648CD"/>
    <w:rsid w:val="00364914"/>
    <w:rsid w:val="00364A3B"/>
    <w:rsid w:val="00364BE7"/>
    <w:rsid w:val="00364C96"/>
    <w:rsid w:val="00364CC9"/>
    <w:rsid w:val="00364CDF"/>
    <w:rsid w:val="00364D0A"/>
    <w:rsid w:val="00364D56"/>
    <w:rsid w:val="00364F74"/>
    <w:rsid w:val="00364F94"/>
    <w:rsid w:val="003650EB"/>
    <w:rsid w:val="003650FB"/>
    <w:rsid w:val="003652EB"/>
    <w:rsid w:val="00365360"/>
    <w:rsid w:val="00365377"/>
    <w:rsid w:val="00365553"/>
    <w:rsid w:val="00365580"/>
    <w:rsid w:val="003657AD"/>
    <w:rsid w:val="003658E8"/>
    <w:rsid w:val="00365A86"/>
    <w:rsid w:val="00365AE8"/>
    <w:rsid w:val="00365E1F"/>
    <w:rsid w:val="00365E25"/>
    <w:rsid w:val="00365EF4"/>
    <w:rsid w:val="00365FA7"/>
    <w:rsid w:val="0036621A"/>
    <w:rsid w:val="00366309"/>
    <w:rsid w:val="00366343"/>
    <w:rsid w:val="0036643D"/>
    <w:rsid w:val="00366564"/>
    <w:rsid w:val="003665D0"/>
    <w:rsid w:val="00366635"/>
    <w:rsid w:val="003666B3"/>
    <w:rsid w:val="0036673D"/>
    <w:rsid w:val="00366A4F"/>
    <w:rsid w:val="00366AAC"/>
    <w:rsid w:val="00366D1D"/>
    <w:rsid w:val="00366DFB"/>
    <w:rsid w:val="0036710B"/>
    <w:rsid w:val="00367128"/>
    <w:rsid w:val="003671F0"/>
    <w:rsid w:val="003673EA"/>
    <w:rsid w:val="0036747E"/>
    <w:rsid w:val="003675CF"/>
    <w:rsid w:val="00367605"/>
    <w:rsid w:val="00367684"/>
    <w:rsid w:val="0036768E"/>
    <w:rsid w:val="00367751"/>
    <w:rsid w:val="0036775F"/>
    <w:rsid w:val="003677E1"/>
    <w:rsid w:val="003678C2"/>
    <w:rsid w:val="00367958"/>
    <w:rsid w:val="003679CF"/>
    <w:rsid w:val="00367A5B"/>
    <w:rsid w:val="00367C4B"/>
    <w:rsid w:val="00367C83"/>
    <w:rsid w:val="00367D23"/>
    <w:rsid w:val="00367F35"/>
    <w:rsid w:val="00367FEA"/>
    <w:rsid w:val="0037008B"/>
    <w:rsid w:val="003700E2"/>
    <w:rsid w:val="00370146"/>
    <w:rsid w:val="003702EB"/>
    <w:rsid w:val="003704AF"/>
    <w:rsid w:val="00370549"/>
    <w:rsid w:val="003706A3"/>
    <w:rsid w:val="0037070C"/>
    <w:rsid w:val="0037072B"/>
    <w:rsid w:val="003707F1"/>
    <w:rsid w:val="00370A62"/>
    <w:rsid w:val="00370A91"/>
    <w:rsid w:val="00370F8A"/>
    <w:rsid w:val="00371000"/>
    <w:rsid w:val="00371028"/>
    <w:rsid w:val="0037105B"/>
    <w:rsid w:val="003711F7"/>
    <w:rsid w:val="003713AE"/>
    <w:rsid w:val="003714B0"/>
    <w:rsid w:val="003714CA"/>
    <w:rsid w:val="00371567"/>
    <w:rsid w:val="003715AD"/>
    <w:rsid w:val="00371736"/>
    <w:rsid w:val="003717B5"/>
    <w:rsid w:val="00371ADC"/>
    <w:rsid w:val="00371BD5"/>
    <w:rsid w:val="00371D89"/>
    <w:rsid w:val="00371DE5"/>
    <w:rsid w:val="00371E8B"/>
    <w:rsid w:val="00371EA1"/>
    <w:rsid w:val="00371F0C"/>
    <w:rsid w:val="00371F41"/>
    <w:rsid w:val="00372126"/>
    <w:rsid w:val="00372223"/>
    <w:rsid w:val="00372232"/>
    <w:rsid w:val="00372332"/>
    <w:rsid w:val="00372392"/>
    <w:rsid w:val="003723D2"/>
    <w:rsid w:val="0037244A"/>
    <w:rsid w:val="0037246C"/>
    <w:rsid w:val="00372550"/>
    <w:rsid w:val="00372AB3"/>
    <w:rsid w:val="00372BC8"/>
    <w:rsid w:val="00372BFE"/>
    <w:rsid w:val="00372C8C"/>
    <w:rsid w:val="00373153"/>
    <w:rsid w:val="0037319D"/>
    <w:rsid w:val="003733D3"/>
    <w:rsid w:val="00373447"/>
    <w:rsid w:val="003736D3"/>
    <w:rsid w:val="00373792"/>
    <w:rsid w:val="0037382D"/>
    <w:rsid w:val="003738B7"/>
    <w:rsid w:val="003738DA"/>
    <w:rsid w:val="0037397B"/>
    <w:rsid w:val="003739DE"/>
    <w:rsid w:val="00373B7A"/>
    <w:rsid w:val="00373CA1"/>
    <w:rsid w:val="00373D05"/>
    <w:rsid w:val="00373E56"/>
    <w:rsid w:val="00374068"/>
    <w:rsid w:val="003740C3"/>
    <w:rsid w:val="003740E1"/>
    <w:rsid w:val="00374375"/>
    <w:rsid w:val="003743B1"/>
    <w:rsid w:val="003743B5"/>
    <w:rsid w:val="003744AC"/>
    <w:rsid w:val="0037457C"/>
    <w:rsid w:val="0037479A"/>
    <w:rsid w:val="00374A40"/>
    <w:rsid w:val="00374AC6"/>
    <w:rsid w:val="00374CFA"/>
    <w:rsid w:val="00374DAE"/>
    <w:rsid w:val="00375204"/>
    <w:rsid w:val="0037532F"/>
    <w:rsid w:val="00375375"/>
    <w:rsid w:val="003754C2"/>
    <w:rsid w:val="003754ED"/>
    <w:rsid w:val="00375564"/>
    <w:rsid w:val="00375726"/>
    <w:rsid w:val="00375885"/>
    <w:rsid w:val="00375A46"/>
    <w:rsid w:val="00375B5F"/>
    <w:rsid w:val="00375C4A"/>
    <w:rsid w:val="00375C80"/>
    <w:rsid w:val="00375F22"/>
    <w:rsid w:val="00376021"/>
    <w:rsid w:val="003760D4"/>
    <w:rsid w:val="003761D5"/>
    <w:rsid w:val="00376221"/>
    <w:rsid w:val="00376663"/>
    <w:rsid w:val="003767E8"/>
    <w:rsid w:val="00376820"/>
    <w:rsid w:val="00376887"/>
    <w:rsid w:val="00376A74"/>
    <w:rsid w:val="00376BEA"/>
    <w:rsid w:val="00376EAB"/>
    <w:rsid w:val="00377062"/>
    <w:rsid w:val="003770D5"/>
    <w:rsid w:val="00377178"/>
    <w:rsid w:val="003771A9"/>
    <w:rsid w:val="003771D2"/>
    <w:rsid w:val="0037723A"/>
    <w:rsid w:val="003775F1"/>
    <w:rsid w:val="00377749"/>
    <w:rsid w:val="00377782"/>
    <w:rsid w:val="003777BC"/>
    <w:rsid w:val="003777F0"/>
    <w:rsid w:val="0037784C"/>
    <w:rsid w:val="003779CD"/>
    <w:rsid w:val="00377A6A"/>
    <w:rsid w:val="00377A81"/>
    <w:rsid w:val="00377E3A"/>
    <w:rsid w:val="00380253"/>
    <w:rsid w:val="0038050B"/>
    <w:rsid w:val="0038065F"/>
    <w:rsid w:val="0038079D"/>
    <w:rsid w:val="0038097A"/>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39"/>
    <w:rsid w:val="00381CA6"/>
    <w:rsid w:val="003820AD"/>
    <w:rsid w:val="0038212C"/>
    <w:rsid w:val="0038235A"/>
    <w:rsid w:val="003823EA"/>
    <w:rsid w:val="0038246B"/>
    <w:rsid w:val="003824FC"/>
    <w:rsid w:val="0038254B"/>
    <w:rsid w:val="003829A1"/>
    <w:rsid w:val="00382BA4"/>
    <w:rsid w:val="00382C90"/>
    <w:rsid w:val="00382DAE"/>
    <w:rsid w:val="00382DFB"/>
    <w:rsid w:val="00382EBA"/>
    <w:rsid w:val="00382FE3"/>
    <w:rsid w:val="00383077"/>
    <w:rsid w:val="003832A7"/>
    <w:rsid w:val="003832BD"/>
    <w:rsid w:val="0038332E"/>
    <w:rsid w:val="00383393"/>
    <w:rsid w:val="003833E8"/>
    <w:rsid w:val="0038340D"/>
    <w:rsid w:val="0038342D"/>
    <w:rsid w:val="0038379E"/>
    <w:rsid w:val="0038394A"/>
    <w:rsid w:val="00383A7B"/>
    <w:rsid w:val="00383BBC"/>
    <w:rsid w:val="00383DB3"/>
    <w:rsid w:val="00383EEC"/>
    <w:rsid w:val="003840C3"/>
    <w:rsid w:val="003840F9"/>
    <w:rsid w:val="003845FF"/>
    <w:rsid w:val="00384AC0"/>
    <w:rsid w:val="00384D8D"/>
    <w:rsid w:val="00384F43"/>
    <w:rsid w:val="00384FDC"/>
    <w:rsid w:val="00385333"/>
    <w:rsid w:val="003855EE"/>
    <w:rsid w:val="003858AD"/>
    <w:rsid w:val="003858D7"/>
    <w:rsid w:val="00385906"/>
    <w:rsid w:val="003859AF"/>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24"/>
    <w:rsid w:val="00387B46"/>
    <w:rsid w:val="00387C39"/>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03"/>
    <w:rsid w:val="00391275"/>
    <w:rsid w:val="00391405"/>
    <w:rsid w:val="0039147B"/>
    <w:rsid w:val="003917AF"/>
    <w:rsid w:val="00391840"/>
    <w:rsid w:val="00391C81"/>
    <w:rsid w:val="00391DD9"/>
    <w:rsid w:val="00391FC9"/>
    <w:rsid w:val="00392140"/>
    <w:rsid w:val="00392172"/>
    <w:rsid w:val="00392221"/>
    <w:rsid w:val="00392276"/>
    <w:rsid w:val="0039247B"/>
    <w:rsid w:val="00392993"/>
    <w:rsid w:val="00392A33"/>
    <w:rsid w:val="00392BFA"/>
    <w:rsid w:val="00392F3B"/>
    <w:rsid w:val="00392FB3"/>
    <w:rsid w:val="003931C0"/>
    <w:rsid w:val="0039330E"/>
    <w:rsid w:val="00393396"/>
    <w:rsid w:val="003933E4"/>
    <w:rsid w:val="00393405"/>
    <w:rsid w:val="003935AB"/>
    <w:rsid w:val="00393713"/>
    <w:rsid w:val="00393835"/>
    <w:rsid w:val="00393880"/>
    <w:rsid w:val="00393942"/>
    <w:rsid w:val="0039394D"/>
    <w:rsid w:val="00393C8A"/>
    <w:rsid w:val="00393E1D"/>
    <w:rsid w:val="00393F38"/>
    <w:rsid w:val="00394126"/>
    <w:rsid w:val="003941DE"/>
    <w:rsid w:val="00394266"/>
    <w:rsid w:val="003943D9"/>
    <w:rsid w:val="00394534"/>
    <w:rsid w:val="0039465F"/>
    <w:rsid w:val="003946C7"/>
    <w:rsid w:val="00394919"/>
    <w:rsid w:val="00394961"/>
    <w:rsid w:val="003949BD"/>
    <w:rsid w:val="00394A1B"/>
    <w:rsid w:val="00394A59"/>
    <w:rsid w:val="00394D55"/>
    <w:rsid w:val="00394D9C"/>
    <w:rsid w:val="0039515F"/>
    <w:rsid w:val="003952A4"/>
    <w:rsid w:val="003952EF"/>
    <w:rsid w:val="00395318"/>
    <w:rsid w:val="00395416"/>
    <w:rsid w:val="00395584"/>
    <w:rsid w:val="003956F0"/>
    <w:rsid w:val="003957A8"/>
    <w:rsid w:val="00395A77"/>
    <w:rsid w:val="00395B51"/>
    <w:rsid w:val="00395B74"/>
    <w:rsid w:val="00395B84"/>
    <w:rsid w:val="00395C32"/>
    <w:rsid w:val="00395C48"/>
    <w:rsid w:val="00395CE1"/>
    <w:rsid w:val="00395D80"/>
    <w:rsid w:val="00395F91"/>
    <w:rsid w:val="00395FA6"/>
    <w:rsid w:val="00396052"/>
    <w:rsid w:val="0039609A"/>
    <w:rsid w:val="00396131"/>
    <w:rsid w:val="00396246"/>
    <w:rsid w:val="00396298"/>
    <w:rsid w:val="0039637C"/>
    <w:rsid w:val="003963AF"/>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078"/>
    <w:rsid w:val="0039744A"/>
    <w:rsid w:val="00397463"/>
    <w:rsid w:val="00397598"/>
    <w:rsid w:val="003975F1"/>
    <w:rsid w:val="00397659"/>
    <w:rsid w:val="00397688"/>
    <w:rsid w:val="003977D4"/>
    <w:rsid w:val="003977DC"/>
    <w:rsid w:val="00397860"/>
    <w:rsid w:val="00397906"/>
    <w:rsid w:val="00397A27"/>
    <w:rsid w:val="00397B22"/>
    <w:rsid w:val="00397C98"/>
    <w:rsid w:val="00397E33"/>
    <w:rsid w:val="00397FBD"/>
    <w:rsid w:val="003A013D"/>
    <w:rsid w:val="003A0168"/>
    <w:rsid w:val="003A0219"/>
    <w:rsid w:val="003A0306"/>
    <w:rsid w:val="003A031F"/>
    <w:rsid w:val="003A03DB"/>
    <w:rsid w:val="003A04D7"/>
    <w:rsid w:val="003A063F"/>
    <w:rsid w:val="003A068D"/>
    <w:rsid w:val="003A0718"/>
    <w:rsid w:val="003A0776"/>
    <w:rsid w:val="003A07EA"/>
    <w:rsid w:val="003A07F9"/>
    <w:rsid w:val="003A0874"/>
    <w:rsid w:val="003A08BF"/>
    <w:rsid w:val="003A091E"/>
    <w:rsid w:val="003A0A4B"/>
    <w:rsid w:val="003A0B6F"/>
    <w:rsid w:val="003A0D38"/>
    <w:rsid w:val="003A0EB6"/>
    <w:rsid w:val="003A0FA5"/>
    <w:rsid w:val="003A1455"/>
    <w:rsid w:val="003A14D5"/>
    <w:rsid w:val="003A1500"/>
    <w:rsid w:val="003A15B0"/>
    <w:rsid w:val="003A15CF"/>
    <w:rsid w:val="003A1607"/>
    <w:rsid w:val="003A1628"/>
    <w:rsid w:val="003A17B9"/>
    <w:rsid w:val="003A1834"/>
    <w:rsid w:val="003A1A4B"/>
    <w:rsid w:val="003A1BC5"/>
    <w:rsid w:val="003A1D1B"/>
    <w:rsid w:val="003A1ED5"/>
    <w:rsid w:val="003A1FCD"/>
    <w:rsid w:val="003A1FDA"/>
    <w:rsid w:val="003A20B7"/>
    <w:rsid w:val="003A20D3"/>
    <w:rsid w:val="003A21D7"/>
    <w:rsid w:val="003A2250"/>
    <w:rsid w:val="003A22CF"/>
    <w:rsid w:val="003A234B"/>
    <w:rsid w:val="003A23C4"/>
    <w:rsid w:val="003A24A0"/>
    <w:rsid w:val="003A24F0"/>
    <w:rsid w:val="003A24FF"/>
    <w:rsid w:val="003A257E"/>
    <w:rsid w:val="003A258B"/>
    <w:rsid w:val="003A25B4"/>
    <w:rsid w:val="003A268A"/>
    <w:rsid w:val="003A2797"/>
    <w:rsid w:val="003A27D9"/>
    <w:rsid w:val="003A2812"/>
    <w:rsid w:val="003A2868"/>
    <w:rsid w:val="003A29A3"/>
    <w:rsid w:val="003A2A38"/>
    <w:rsid w:val="003A2B95"/>
    <w:rsid w:val="003A2C5A"/>
    <w:rsid w:val="003A2C68"/>
    <w:rsid w:val="003A2DD0"/>
    <w:rsid w:val="003A2EFF"/>
    <w:rsid w:val="003A2FBF"/>
    <w:rsid w:val="003A306B"/>
    <w:rsid w:val="003A3427"/>
    <w:rsid w:val="003A3682"/>
    <w:rsid w:val="003A395D"/>
    <w:rsid w:val="003A3961"/>
    <w:rsid w:val="003A3AFF"/>
    <w:rsid w:val="003A3BBE"/>
    <w:rsid w:val="003A3C09"/>
    <w:rsid w:val="003A3C95"/>
    <w:rsid w:val="003A3D35"/>
    <w:rsid w:val="003A3FF4"/>
    <w:rsid w:val="003A4053"/>
    <w:rsid w:val="003A411E"/>
    <w:rsid w:val="003A44B2"/>
    <w:rsid w:val="003A44D5"/>
    <w:rsid w:val="003A453B"/>
    <w:rsid w:val="003A45D0"/>
    <w:rsid w:val="003A4756"/>
    <w:rsid w:val="003A493C"/>
    <w:rsid w:val="003A49E7"/>
    <w:rsid w:val="003A4F62"/>
    <w:rsid w:val="003A55E8"/>
    <w:rsid w:val="003A5611"/>
    <w:rsid w:val="003A584D"/>
    <w:rsid w:val="003A5918"/>
    <w:rsid w:val="003A5A04"/>
    <w:rsid w:val="003A5E69"/>
    <w:rsid w:val="003A6003"/>
    <w:rsid w:val="003A61C3"/>
    <w:rsid w:val="003A6669"/>
    <w:rsid w:val="003A6A09"/>
    <w:rsid w:val="003A6AF8"/>
    <w:rsid w:val="003A6D10"/>
    <w:rsid w:val="003A6D97"/>
    <w:rsid w:val="003A6EF3"/>
    <w:rsid w:val="003A718A"/>
    <w:rsid w:val="003A71F5"/>
    <w:rsid w:val="003A720B"/>
    <w:rsid w:val="003A7343"/>
    <w:rsid w:val="003A75E7"/>
    <w:rsid w:val="003A7BAA"/>
    <w:rsid w:val="003A7BF6"/>
    <w:rsid w:val="003A7C4F"/>
    <w:rsid w:val="003B00B6"/>
    <w:rsid w:val="003B016F"/>
    <w:rsid w:val="003B01A7"/>
    <w:rsid w:val="003B01FE"/>
    <w:rsid w:val="003B0218"/>
    <w:rsid w:val="003B0294"/>
    <w:rsid w:val="003B037B"/>
    <w:rsid w:val="003B046F"/>
    <w:rsid w:val="003B05FD"/>
    <w:rsid w:val="003B063B"/>
    <w:rsid w:val="003B06EA"/>
    <w:rsid w:val="003B0762"/>
    <w:rsid w:val="003B0B20"/>
    <w:rsid w:val="003B0B8D"/>
    <w:rsid w:val="003B0C24"/>
    <w:rsid w:val="003B0C46"/>
    <w:rsid w:val="003B0D3B"/>
    <w:rsid w:val="003B0E03"/>
    <w:rsid w:val="003B0E34"/>
    <w:rsid w:val="003B0E39"/>
    <w:rsid w:val="003B0ED8"/>
    <w:rsid w:val="003B0FB4"/>
    <w:rsid w:val="003B1015"/>
    <w:rsid w:val="003B1093"/>
    <w:rsid w:val="003B1140"/>
    <w:rsid w:val="003B1364"/>
    <w:rsid w:val="003B13C5"/>
    <w:rsid w:val="003B148E"/>
    <w:rsid w:val="003B154D"/>
    <w:rsid w:val="003B15D7"/>
    <w:rsid w:val="003B1632"/>
    <w:rsid w:val="003B16C9"/>
    <w:rsid w:val="003B16F8"/>
    <w:rsid w:val="003B1709"/>
    <w:rsid w:val="003B184F"/>
    <w:rsid w:val="003B1877"/>
    <w:rsid w:val="003B192B"/>
    <w:rsid w:val="003B19DF"/>
    <w:rsid w:val="003B1A44"/>
    <w:rsid w:val="003B1A97"/>
    <w:rsid w:val="003B1DB1"/>
    <w:rsid w:val="003B1EC4"/>
    <w:rsid w:val="003B1FFC"/>
    <w:rsid w:val="003B21C7"/>
    <w:rsid w:val="003B2282"/>
    <w:rsid w:val="003B257D"/>
    <w:rsid w:val="003B26F4"/>
    <w:rsid w:val="003B28AE"/>
    <w:rsid w:val="003B2A24"/>
    <w:rsid w:val="003B2A7B"/>
    <w:rsid w:val="003B2AEF"/>
    <w:rsid w:val="003B2AFA"/>
    <w:rsid w:val="003B2B9E"/>
    <w:rsid w:val="003B2BC6"/>
    <w:rsid w:val="003B30D3"/>
    <w:rsid w:val="003B3128"/>
    <w:rsid w:val="003B31DA"/>
    <w:rsid w:val="003B33B0"/>
    <w:rsid w:val="003B3421"/>
    <w:rsid w:val="003B3479"/>
    <w:rsid w:val="003B349D"/>
    <w:rsid w:val="003B3756"/>
    <w:rsid w:val="003B37F5"/>
    <w:rsid w:val="003B384A"/>
    <w:rsid w:val="003B3852"/>
    <w:rsid w:val="003B3873"/>
    <w:rsid w:val="003B39DB"/>
    <w:rsid w:val="003B3A66"/>
    <w:rsid w:val="003B3A88"/>
    <w:rsid w:val="003B3C95"/>
    <w:rsid w:val="003B3CF5"/>
    <w:rsid w:val="003B3DD2"/>
    <w:rsid w:val="003B4038"/>
    <w:rsid w:val="003B42B2"/>
    <w:rsid w:val="003B49B7"/>
    <w:rsid w:val="003B49C3"/>
    <w:rsid w:val="003B4B00"/>
    <w:rsid w:val="003B4B4D"/>
    <w:rsid w:val="003B4BD1"/>
    <w:rsid w:val="003B4BEF"/>
    <w:rsid w:val="003B4FBA"/>
    <w:rsid w:val="003B51DA"/>
    <w:rsid w:val="003B52B0"/>
    <w:rsid w:val="003B5426"/>
    <w:rsid w:val="003B5500"/>
    <w:rsid w:val="003B572C"/>
    <w:rsid w:val="003B58C7"/>
    <w:rsid w:val="003B591C"/>
    <w:rsid w:val="003B5ABD"/>
    <w:rsid w:val="003B5CB1"/>
    <w:rsid w:val="003B5CDD"/>
    <w:rsid w:val="003B5E0F"/>
    <w:rsid w:val="003B5E66"/>
    <w:rsid w:val="003B5F04"/>
    <w:rsid w:val="003B5FA9"/>
    <w:rsid w:val="003B60A1"/>
    <w:rsid w:val="003B61F2"/>
    <w:rsid w:val="003B62A1"/>
    <w:rsid w:val="003B639D"/>
    <w:rsid w:val="003B63B7"/>
    <w:rsid w:val="003B63D4"/>
    <w:rsid w:val="003B63E9"/>
    <w:rsid w:val="003B64A5"/>
    <w:rsid w:val="003B64AC"/>
    <w:rsid w:val="003B6540"/>
    <w:rsid w:val="003B6672"/>
    <w:rsid w:val="003B68FE"/>
    <w:rsid w:val="003B69FB"/>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63"/>
    <w:rsid w:val="003C0CD6"/>
    <w:rsid w:val="003C0FAD"/>
    <w:rsid w:val="003C10E6"/>
    <w:rsid w:val="003C123A"/>
    <w:rsid w:val="003C123B"/>
    <w:rsid w:val="003C1309"/>
    <w:rsid w:val="003C1321"/>
    <w:rsid w:val="003C1358"/>
    <w:rsid w:val="003C13D7"/>
    <w:rsid w:val="003C13F7"/>
    <w:rsid w:val="003C145A"/>
    <w:rsid w:val="003C15BA"/>
    <w:rsid w:val="003C160C"/>
    <w:rsid w:val="003C18E5"/>
    <w:rsid w:val="003C19A4"/>
    <w:rsid w:val="003C1A0D"/>
    <w:rsid w:val="003C1ABC"/>
    <w:rsid w:val="003C1C4F"/>
    <w:rsid w:val="003C1C9D"/>
    <w:rsid w:val="003C1E9B"/>
    <w:rsid w:val="003C1EE3"/>
    <w:rsid w:val="003C233A"/>
    <w:rsid w:val="003C24A9"/>
    <w:rsid w:val="003C24CC"/>
    <w:rsid w:val="003C27A9"/>
    <w:rsid w:val="003C2B34"/>
    <w:rsid w:val="003C2B7F"/>
    <w:rsid w:val="003C2B8E"/>
    <w:rsid w:val="003C2CE9"/>
    <w:rsid w:val="003C2CF4"/>
    <w:rsid w:val="003C2D59"/>
    <w:rsid w:val="003C2D5E"/>
    <w:rsid w:val="003C2DAD"/>
    <w:rsid w:val="003C30A1"/>
    <w:rsid w:val="003C3171"/>
    <w:rsid w:val="003C31FE"/>
    <w:rsid w:val="003C3237"/>
    <w:rsid w:val="003C3290"/>
    <w:rsid w:val="003C3385"/>
    <w:rsid w:val="003C358A"/>
    <w:rsid w:val="003C3607"/>
    <w:rsid w:val="003C36D7"/>
    <w:rsid w:val="003C3777"/>
    <w:rsid w:val="003C37F8"/>
    <w:rsid w:val="003C38E4"/>
    <w:rsid w:val="003C396E"/>
    <w:rsid w:val="003C3ADE"/>
    <w:rsid w:val="003C3CE2"/>
    <w:rsid w:val="003C3D4D"/>
    <w:rsid w:val="003C3E0F"/>
    <w:rsid w:val="003C3FCD"/>
    <w:rsid w:val="003C40D8"/>
    <w:rsid w:val="003C413D"/>
    <w:rsid w:val="003C4154"/>
    <w:rsid w:val="003C4213"/>
    <w:rsid w:val="003C4267"/>
    <w:rsid w:val="003C4277"/>
    <w:rsid w:val="003C4324"/>
    <w:rsid w:val="003C438B"/>
    <w:rsid w:val="003C4412"/>
    <w:rsid w:val="003C453E"/>
    <w:rsid w:val="003C46CC"/>
    <w:rsid w:val="003C47AE"/>
    <w:rsid w:val="003C4827"/>
    <w:rsid w:val="003C4AFF"/>
    <w:rsid w:val="003C4B63"/>
    <w:rsid w:val="003C4B89"/>
    <w:rsid w:val="003C4C9A"/>
    <w:rsid w:val="003C4DCE"/>
    <w:rsid w:val="003C4ED7"/>
    <w:rsid w:val="003C4FCE"/>
    <w:rsid w:val="003C509A"/>
    <w:rsid w:val="003C50C6"/>
    <w:rsid w:val="003C50E6"/>
    <w:rsid w:val="003C51F1"/>
    <w:rsid w:val="003C52B3"/>
    <w:rsid w:val="003C5304"/>
    <w:rsid w:val="003C530E"/>
    <w:rsid w:val="003C53F4"/>
    <w:rsid w:val="003C5424"/>
    <w:rsid w:val="003C5818"/>
    <w:rsid w:val="003C5C95"/>
    <w:rsid w:val="003C5CEC"/>
    <w:rsid w:val="003C605C"/>
    <w:rsid w:val="003C6085"/>
    <w:rsid w:val="003C6135"/>
    <w:rsid w:val="003C620A"/>
    <w:rsid w:val="003C63E5"/>
    <w:rsid w:val="003C6A26"/>
    <w:rsid w:val="003C6D39"/>
    <w:rsid w:val="003C711F"/>
    <w:rsid w:val="003C734A"/>
    <w:rsid w:val="003C76E8"/>
    <w:rsid w:val="003C7733"/>
    <w:rsid w:val="003C77B1"/>
    <w:rsid w:val="003C77C3"/>
    <w:rsid w:val="003C7848"/>
    <w:rsid w:val="003C7861"/>
    <w:rsid w:val="003C79B0"/>
    <w:rsid w:val="003C7A5F"/>
    <w:rsid w:val="003C7AF5"/>
    <w:rsid w:val="003C7B85"/>
    <w:rsid w:val="003C7D60"/>
    <w:rsid w:val="003C7F08"/>
    <w:rsid w:val="003D0013"/>
    <w:rsid w:val="003D0015"/>
    <w:rsid w:val="003D0087"/>
    <w:rsid w:val="003D00EE"/>
    <w:rsid w:val="003D02EE"/>
    <w:rsid w:val="003D03A1"/>
    <w:rsid w:val="003D03C9"/>
    <w:rsid w:val="003D0434"/>
    <w:rsid w:val="003D046C"/>
    <w:rsid w:val="003D0733"/>
    <w:rsid w:val="003D0861"/>
    <w:rsid w:val="003D092D"/>
    <w:rsid w:val="003D0945"/>
    <w:rsid w:val="003D094E"/>
    <w:rsid w:val="003D0971"/>
    <w:rsid w:val="003D0BFA"/>
    <w:rsid w:val="003D0C48"/>
    <w:rsid w:val="003D1069"/>
    <w:rsid w:val="003D10AB"/>
    <w:rsid w:val="003D10C1"/>
    <w:rsid w:val="003D120B"/>
    <w:rsid w:val="003D1315"/>
    <w:rsid w:val="003D1395"/>
    <w:rsid w:val="003D1534"/>
    <w:rsid w:val="003D1657"/>
    <w:rsid w:val="003D16B7"/>
    <w:rsid w:val="003D17FC"/>
    <w:rsid w:val="003D1ACC"/>
    <w:rsid w:val="003D1BC0"/>
    <w:rsid w:val="003D1BF7"/>
    <w:rsid w:val="003D1F27"/>
    <w:rsid w:val="003D2043"/>
    <w:rsid w:val="003D2155"/>
    <w:rsid w:val="003D216D"/>
    <w:rsid w:val="003D218D"/>
    <w:rsid w:val="003D240D"/>
    <w:rsid w:val="003D2733"/>
    <w:rsid w:val="003D27D5"/>
    <w:rsid w:val="003D2904"/>
    <w:rsid w:val="003D2B21"/>
    <w:rsid w:val="003D2C6B"/>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6EF"/>
    <w:rsid w:val="003D4799"/>
    <w:rsid w:val="003D47B5"/>
    <w:rsid w:val="003D4957"/>
    <w:rsid w:val="003D4971"/>
    <w:rsid w:val="003D4AED"/>
    <w:rsid w:val="003D4CCA"/>
    <w:rsid w:val="003D4D4B"/>
    <w:rsid w:val="003D5001"/>
    <w:rsid w:val="003D50BD"/>
    <w:rsid w:val="003D52B4"/>
    <w:rsid w:val="003D5319"/>
    <w:rsid w:val="003D54CF"/>
    <w:rsid w:val="003D55FA"/>
    <w:rsid w:val="003D56F5"/>
    <w:rsid w:val="003D57B5"/>
    <w:rsid w:val="003D57B8"/>
    <w:rsid w:val="003D586D"/>
    <w:rsid w:val="003D58C8"/>
    <w:rsid w:val="003D5980"/>
    <w:rsid w:val="003D5A0E"/>
    <w:rsid w:val="003D5A36"/>
    <w:rsid w:val="003D5A5D"/>
    <w:rsid w:val="003D5AE4"/>
    <w:rsid w:val="003D5CBB"/>
    <w:rsid w:val="003D5EF4"/>
    <w:rsid w:val="003D5F4D"/>
    <w:rsid w:val="003D5FBA"/>
    <w:rsid w:val="003D6131"/>
    <w:rsid w:val="003D6187"/>
    <w:rsid w:val="003D61AC"/>
    <w:rsid w:val="003D625A"/>
    <w:rsid w:val="003D631B"/>
    <w:rsid w:val="003D63E0"/>
    <w:rsid w:val="003D64A9"/>
    <w:rsid w:val="003D64B9"/>
    <w:rsid w:val="003D65A3"/>
    <w:rsid w:val="003D67BB"/>
    <w:rsid w:val="003D6A10"/>
    <w:rsid w:val="003D6B1F"/>
    <w:rsid w:val="003D6B30"/>
    <w:rsid w:val="003D6B7F"/>
    <w:rsid w:val="003D6CA1"/>
    <w:rsid w:val="003D6D08"/>
    <w:rsid w:val="003D6DBC"/>
    <w:rsid w:val="003D6E20"/>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21F"/>
    <w:rsid w:val="003E033A"/>
    <w:rsid w:val="003E03D6"/>
    <w:rsid w:val="003E059F"/>
    <w:rsid w:val="003E08E8"/>
    <w:rsid w:val="003E08FF"/>
    <w:rsid w:val="003E0A47"/>
    <w:rsid w:val="003E0A48"/>
    <w:rsid w:val="003E0CCD"/>
    <w:rsid w:val="003E0D4B"/>
    <w:rsid w:val="003E0E4E"/>
    <w:rsid w:val="003E0EAE"/>
    <w:rsid w:val="003E0EBD"/>
    <w:rsid w:val="003E0EC1"/>
    <w:rsid w:val="003E100B"/>
    <w:rsid w:val="003E112D"/>
    <w:rsid w:val="003E1134"/>
    <w:rsid w:val="003E11F8"/>
    <w:rsid w:val="003E1248"/>
    <w:rsid w:val="003E16A4"/>
    <w:rsid w:val="003E1803"/>
    <w:rsid w:val="003E18ED"/>
    <w:rsid w:val="003E1918"/>
    <w:rsid w:val="003E1940"/>
    <w:rsid w:val="003E1947"/>
    <w:rsid w:val="003E1A09"/>
    <w:rsid w:val="003E1C81"/>
    <w:rsid w:val="003E1E88"/>
    <w:rsid w:val="003E1ED8"/>
    <w:rsid w:val="003E1FC5"/>
    <w:rsid w:val="003E1FCD"/>
    <w:rsid w:val="003E1FEF"/>
    <w:rsid w:val="003E212D"/>
    <w:rsid w:val="003E237D"/>
    <w:rsid w:val="003E25A3"/>
    <w:rsid w:val="003E25CA"/>
    <w:rsid w:val="003E277D"/>
    <w:rsid w:val="003E2856"/>
    <w:rsid w:val="003E2960"/>
    <w:rsid w:val="003E2964"/>
    <w:rsid w:val="003E297A"/>
    <w:rsid w:val="003E2B1B"/>
    <w:rsid w:val="003E2D79"/>
    <w:rsid w:val="003E2EB0"/>
    <w:rsid w:val="003E2F39"/>
    <w:rsid w:val="003E3314"/>
    <w:rsid w:val="003E3398"/>
    <w:rsid w:val="003E33D8"/>
    <w:rsid w:val="003E3452"/>
    <w:rsid w:val="003E34FC"/>
    <w:rsid w:val="003E3644"/>
    <w:rsid w:val="003E398B"/>
    <w:rsid w:val="003E3B20"/>
    <w:rsid w:val="003E3CD0"/>
    <w:rsid w:val="003E3FC4"/>
    <w:rsid w:val="003E4101"/>
    <w:rsid w:val="003E414F"/>
    <w:rsid w:val="003E41DF"/>
    <w:rsid w:val="003E43BB"/>
    <w:rsid w:val="003E4460"/>
    <w:rsid w:val="003E45C5"/>
    <w:rsid w:val="003E463D"/>
    <w:rsid w:val="003E48D1"/>
    <w:rsid w:val="003E4F61"/>
    <w:rsid w:val="003E51AB"/>
    <w:rsid w:val="003E5216"/>
    <w:rsid w:val="003E5241"/>
    <w:rsid w:val="003E524F"/>
    <w:rsid w:val="003E52C6"/>
    <w:rsid w:val="003E53E1"/>
    <w:rsid w:val="003E57F5"/>
    <w:rsid w:val="003E5824"/>
    <w:rsid w:val="003E5912"/>
    <w:rsid w:val="003E5995"/>
    <w:rsid w:val="003E5A41"/>
    <w:rsid w:val="003E5C0D"/>
    <w:rsid w:val="003E5E99"/>
    <w:rsid w:val="003E60AA"/>
    <w:rsid w:val="003E6108"/>
    <w:rsid w:val="003E6387"/>
    <w:rsid w:val="003E63A0"/>
    <w:rsid w:val="003E6415"/>
    <w:rsid w:val="003E67C5"/>
    <w:rsid w:val="003E6A8B"/>
    <w:rsid w:val="003E6AD9"/>
    <w:rsid w:val="003E6AFE"/>
    <w:rsid w:val="003E6C75"/>
    <w:rsid w:val="003E6D5B"/>
    <w:rsid w:val="003E6DD8"/>
    <w:rsid w:val="003E6ECE"/>
    <w:rsid w:val="003E6F0C"/>
    <w:rsid w:val="003E6FCC"/>
    <w:rsid w:val="003E702A"/>
    <w:rsid w:val="003E703A"/>
    <w:rsid w:val="003E732C"/>
    <w:rsid w:val="003E7415"/>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22A"/>
    <w:rsid w:val="003F14B7"/>
    <w:rsid w:val="003F1505"/>
    <w:rsid w:val="003F1533"/>
    <w:rsid w:val="003F18FA"/>
    <w:rsid w:val="003F19F2"/>
    <w:rsid w:val="003F1AA4"/>
    <w:rsid w:val="003F1AB1"/>
    <w:rsid w:val="003F1B2E"/>
    <w:rsid w:val="003F1C57"/>
    <w:rsid w:val="003F1C9C"/>
    <w:rsid w:val="003F1EB3"/>
    <w:rsid w:val="003F1F45"/>
    <w:rsid w:val="003F1F85"/>
    <w:rsid w:val="003F205C"/>
    <w:rsid w:val="003F20F3"/>
    <w:rsid w:val="003F2128"/>
    <w:rsid w:val="003F2247"/>
    <w:rsid w:val="003F24B0"/>
    <w:rsid w:val="003F24CF"/>
    <w:rsid w:val="003F27B5"/>
    <w:rsid w:val="003F2878"/>
    <w:rsid w:val="003F298A"/>
    <w:rsid w:val="003F2B0F"/>
    <w:rsid w:val="003F3032"/>
    <w:rsid w:val="003F3260"/>
    <w:rsid w:val="003F326D"/>
    <w:rsid w:val="003F3366"/>
    <w:rsid w:val="003F3696"/>
    <w:rsid w:val="003F3714"/>
    <w:rsid w:val="003F3811"/>
    <w:rsid w:val="003F3962"/>
    <w:rsid w:val="003F3978"/>
    <w:rsid w:val="003F3986"/>
    <w:rsid w:val="003F39AD"/>
    <w:rsid w:val="003F3A9D"/>
    <w:rsid w:val="003F3AA2"/>
    <w:rsid w:val="003F3C0D"/>
    <w:rsid w:val="003F3EF2"/>
    <w:rsid w:val="003F3F47"/>
    <w:rsid w:val="003F3F67"/>
    <w:rsid w:val="003F3FE2"/>
    <w:rsid w:val="003F40B1"/>
    <w:rsid w:val="003F40C7"/>
    <w:rsid w:val="003F41CD"/>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B6D"/>
    <w:rsid w:val="003F5DED"/>
    <w:rsid w:val="003F5F5E"/>
    <w:rsid w:val="003F5F8D"/>
    <w:rsid w:val="003F61A5"/>
    <w:rsid w:val="003F61A8"/>
    <w:rsid w:val="003F622F"/>
    <w:rsid w:val="003F62FA"/>
    <w:rsid w:val="003F636C"/>
    <w:rsid w:val="003F63B3"/>
    <w:rsid w:val="003F645C"/>
    <w:rsid w:val="003F646C"/>
    <w:rsid w:val="003F675A"/>
    <w:rsid w:val="003F67EB"/>
    <w:rsid w:val="003F6857"/>
    <w:rsid w:val="003F68B6"/>
    <w:rsid w:val="003F68CF"/>
    <w:rsid w:val="003F695B"/>
    <w:rsid w:val="003F69AB"/>
    <w:rsid w:val="003F6ABE"/>
    <w:rsid w:val="003F6BC8"/>
    <w:rsid w:val="003F6BD2"/>
    <w:rsid w:val="003F6EF6"/>
    <w:rsid w:val="003F6F38"/>
    <w:rsid w:val="003F6F6E"/>
    <w:rsid w:val="003F6FBD"/>
    <w:rsid w:val="003F70DE"/>
    <w:rsid w:val="003F7277"/>
    <w:rsid w:val="003F730C"/>
    <w:rsid w:val="003F731C"/>
    <w:rsid w:val="003F73AE"/>
    <w:rsid w:val="003F73BA"/>
    <w:rsid w:val="003F75F8"/>
    <w:rsid w:val="003F7645"/>
    <w:rsid w:val="003F7654"/>
    <w:rsid w:val="003F76BC"/>
    <w:rsid w:val="003F7757"/>
    <w:rsid w:val="003F77F3"/>
    <w:rsid w:val="003F7985"/>
    <w:rsid w:val="003F7A69"/>
    <w:rsid w:val="003F7AE4"/>
    <w:rsid w:val="003F7B43"/>
    <w:rsid w:val="003F7CC8"/>
    <w:rsid w:val="003F7D35"/>
    <w:rsid w:val="003F7D5A"/>
    <w:rsid w:val="003F7E68"/>
    <w:rsid w:val="003F7EB5"/>
    <w:rsid w:val="003F7EC0"/>
    <w:rsid w:val="003F7F54"/>
    <w:rsid w:val="003F7F7C"/>
    <w:rsid w:val="00400152"/>
    <w:rsid w:val="004001CD"/>
    <w:rsid w:val="004003CD"/>
    <w:rsid w:val="004004DA"/>
    <w:rsid w:val="004005F0"/>
    <w:rsid w:val="00400799"/>
    <w:rsid w:val="0040079B"/>
    <w:rsid w:val="004007DC"/>
    <w:rsid w:val="00400802"/>
    <w:rsid w:val="00400839"/>
    <w:rsid w:val="0040085F"/>
    <w:rsid w:val="0040091F"/>
    <w:rsid w:val="00400AC4"/>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9A0"/>
    <w:rsid w:val="00401ABE"/>
    <w:rsid w:val="00401BE4"/>
    <w:rsid w:val="00401D6A"/>
    <w:rsid w:val="00401EC6"/>
    <w:rsid w:val="00401EE8"/>
    <w:rsid w:val="00401F12"/>
    <w:rsid w:val="00402029"/>
    <w:rsid w:val="0040209B"/>
    <w:rsid w:val="004020E3"/>
    <w:rsid w:val="0040228A"/>
    <w:rsid w:val="00402291"/>
    <w:rsid w:val="004022E3"/>
    <w:rsid w:val="00402301"/>
    <w:rsid w:val="00402645"/>
    <w:rsid w:val="00402660"/>
    <w:rsid w:val="00402A47"/>
    <w:rsid w:val="00402A9B"/>
    <w:rsid w:val="00402AA7"/>
    <w:rsid w:val="00402B60"/>
    <w:rsid w:val="00402B64"/>
    <w:rsid w:val="00402D80"/>
    <w:rsid w:val="00402F99"/>
    <w:rsid w:val="0040329A"/>
    <w:rsid w:val="0040340F"/>
    <w:rsid w:val="00403419"/>
    <w:rsid w:val="00403439"/>
    <w:rsid w:val="0040349D"/>
    <w:rsid w:val="00403597"/>
    <w:rsid w:val="004037F0"/>
    <w:rsid w:val="00403925"/>
    <w:rsid w:val="00403930"/>
    <w:rsid w:val="00403B37"/>
    <w:rsid w:val="00403D92"/>
    <w:rsid w:val="00403DCF"/>
    <w:rsid w:val="00403EDA"/>
    <w:rsid w:val="00403EF0"/>
    <w:rsid w:val="00404113"/>
    <w:rsid w:val="00404202"/>
    <w:rsid w:val="0040450A"/>
    <w:rsid w:val="004046DE"/>
    <w:rsid w:val="00404839"/>
    <w:rsid w:val="00404967"/>
    <w:rsid w:val="00404E23"/>
    <w:rsid w:val="00404E30"/>
    <w:rsid w:val="00404E80"/>
    <w:rsid w:val="004051FA"/>
    <w:rsid w:val="004053C6"/>
    <w:rsid w:val="00405620"/>
    <w:rsid w:val="004056ED"/>
    <w:rsid w:val="00405710"/>
    <w:rsid w:val="00405729"/>
    <w:rsid w:val="00405ADF"/>
    <w:rsid w:val="00405AF3"/>
    <w:rsid w:val="00405B50"/>
    <w:rsid w:val="00405BAD"/>
    <w:rsid w:val="00405D42"/>
    <w:rsid w:val="00405F5F"/>
    <w:rsid w:val="00406019"/>
    <w:rsid w:val="00406145"/>
    <w:rsid w:val="00406216"/>
    <w:rsid w:val="00406256"/>
    <w:rsid w:val="0040637E"/>
    <w:rsid w:val="004063C3"/>
    <w:rsid w:val="00406741"/>
    <w:rsid w:val="00406771"/>
    <w:rsid w:val="0040678B"/>
    <w:rsid w:val="00406A38"/>
    <w:rsid w:val="00406A65"/>
    <w:rsid w:val="00406B5E"/>
    <w:rsid w:val="00406C66"/>
    <w:rsid w:val="00406C71"/>
    <w:rsid w:val="00406D0A"/>
    <w:rsid w:val="00406DAA"/>
    <w:rsid w:val="00407161"/>
    <w:rsid w:val="004071BA"/>
    <w:rsid w:val="00407516"/>
    <w:rsid w:val="00407581"/>
    <w:rsid w:val="00407616"/>
    <w:rsid w:val="004077A0"/>
    <w:rsid w:val="00407996"/>
    <w:rsid w:val="004079CB"/>
    <w:rsid w:val="004079F9"/>
    <w:rsid w:val="00407A3B"/>
    <w:rsid w:val="00407B54"/>
    <w:rsid w:val="00407B89"/>
    <w:rsid w:val="00407B9A"/>
    <w:rsid w:val="00407BD2"/>
    <w:rsid w:val="00407C8D"/>
    <w:rsid w:val="00407E49"/>
    <w:rsid w:val="00407E8D"/>
    <w:rsid w:val="00407EA3"/>
    <w:rsid w:val="0041017C"/>
    <w:rsid w:val="00410189"/>
    <w:rsid w:val="004102CF"/>
    <w:rsid w:val="0041076E"/>
    <w:rsid w:val="00410901"/>
    <w:rsid w:val="00410BBE"/>
    <w:rsid w:val="00410F4B"/>
    <w:rsid w:val="0041107B"/>
    <w:rsid w:val="004111FC"/>
    <w:rsid w:val="00411330"/>
    <w:rsid w:val="004114E6"/>
    <w:rsid w:val="004117B0"/>
    <w:rsid w:val="004118A7"/>
    <w:rsid w:val="00411933"/>
    <w:rsid w:val="004119A3"/>
    <w:rsid w:val="004119B8"/>
    <w:rsid w:val="004119F7"/>
    <w:rsid w:val="00411ABA"/>
    <w:rsid w:val="0041220E"/>
    <w:rsid w:val="00412275"/>
    <w:rsid w:val="004122A5"/>
    <w:rsid w:val="004122EC"/>
    <w:rsid w:val="004123A0"/>
    <w:rsid w:val="00412632"/>
    <w:rsid w:val="00412696"/>
    <w:rsid w:val="004129FF"/>
    <w:rsid w:val="00412A18"/>
    <w:rsid w:val="00412A9C"/>
    <w:rsid w:val="00412C3C"/>
    <w:rsid w:val="00412D5B"/>
    <w:rsid w:val="00412F98"/>
    <w:rsid w:val="00412FB3"/>
    <w:rsid w:val="0041311A"/>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DFF"/>
    <w:rsid w:val="00413F41"/>
    <w:rsid w:val="00413FD3"/>
    <w:rsid w:val="00414084"/>
    <w:rsid w:val="0041419E"/>
    <w:rsid w:val="004141EF"/>
    <w:rsid w:val="00414234"/>
    <w:rsid w:val="004142FA"/>
    <w:rsid w:val="004143A8"/>
    <w:rsid w:val="00414518"/>
    <w:rsid w:val="0041454A"/>
    <w:rsid w:val="00414559"/>
    <w:rsid w:val="0041472B"/>
    <w:rsid w:val="004147D5"/>
    <w:rsid w:val="0041490C"/>
    <w:rsid w:val="00414A86"/>
    <w:rsid w:val="00414AB9"/>
    <w:rsid w:val="00414C4E"/>
    <w:rsid w:val="00414EA5"/>
    <w:rsid w:val="00414FAC"/>
    <w:rsid w:val="00415009"/>
    <w:rsid w:val="00415020"/>
    <w:rsid w:val="00415093"/>
    <w:rsid w:val="0041518E"/>
    <w:rsid w:val="0041527C"/>
    <w:rsid w:val="00415307"/>
    <w:rsid w:val="0041538D"/>
    <w:rsid w:val="00415450"/>
    <w:rsid w:val="00415480"/>
    <w:rsid w:val="004157A0"/>
    <w:rsid w:val="00415849"/>
    <w:rsid w:val="004158C6"/>
    <w:rsid w:val="00415997"/>
    <w:rsid w:val="00415F2F"/>
    <w:rsid w:val="00416290"/>
    <w:rsid w:val="0041631F"/>
    <w:rsid w:val="00416442"/>
    <w:rsid w:val="004164A9"/>
    <w:rsid w:val="00416770"/>
    <w:rsid w:val="004167AC"/>
    <w:rsid w:val="00416A13"/>
    <w:rsid w:val="00416B15"/>
    <w:rsid w:val="00416B86"/>
    <w:rsid w:val="00416CC2"/>
    <w:rsid w:val="00416D9B"/>
    <w:rsid w:val="00416FC2"/>
    <w:rsid w:val="00417225"/>
    <w:rsid w:val="00417451"/>
    <w:rsid w:val="00417468"/>
    <w:rsid w:val="00417469"/>
    <w:rsid w:val="00417559"/>
    <w:rsid w:val="00417562"/>
    <w:rsid w:val="00417582"/>
    <w:rsid w:val="004176FF"/>
    <w:rsid w:val="004178D3"/>
    <w:rsid w:val="00417E6F"/>
    <w:rsid w:val="00417FE0"/>
    <w:rsid w:val="00420043"/>
    <w:rsid w:val="004200C4"/>
    <w:rsid w:val="004201A4"/>
    <w:rsid w:val="00420234"/>
    <w:rsid w:val="00420241"/>
    <w:rsid w:val="00420328"/>
    <w:rsid w:val="00420454"/>
    <w:rsid w:val="0042065A"/>
    <w:rsid w:val="004208A8"/>
    <w:rsid w:val="00420992"/>
    <w:rsid w:val="00420B81"/>
    <w:rsid w:val="00420BFA"/>
    <w:rsid w:val="00420C9A"/>
    <w:rsid w:val="00420CC0"/>
    <w:rsid w:val="00420DB1"/>
    <w:rsid w:val="00420ED4"/>
    <w:rsid w:val="00420F84"/>
    <w:rsid w:val="00421249"/>
    <w:rsid w:val="004213B1"/>
    <w:rsid w:val="0042148D"/>
    <w:rsid w:val="004215A0"/>
    <w:rsid w:val="004215C2"/>
    <w:rsid w:val="004217BA"/>
    <w:rsid w:val="00421A4B"/>
    <w:rsid w:val="00421BBD"/>
    <w:rsid w:val="00421BF9"/>
    <w:rsid w:val="00421D71"/>
    <w:rsid w:val="0042212D"/>
    <w:rsid w:val="004222E2"/>
    <w:rsid w:val="004226F9"/>
    <w:rsid w:val="00422798"/>
    <w:rsid w:val="004227F6"/>
    <w:rsid w:val="004228C0"/>
    <w:rsid w:val="00422AFA"/>
    <w:rsid w:val="00422B92"/>
    <w:rsid w:val="00422C77"/>
    <w:rsid w:val="00422CEF"/>
    <w:rsid w:val="00422D48"/>
    <w:rsid w:val="00422F32"/>
    <w:rsid w:val="00423188"/>
    <w:rsid w:val="00423212"/>
    <w:rsid w:val="00423251"/>
    <w:rsid w:val="00423332"/>
    <w:rsid w:val="0042340D"/>
    <w:rsid w:val="00423621"/>
    <w:rsid w:val="0042366C"/>
    <w:rsid w:val="0042370F"/>
    <w:rsid w:val="00423781"/>
    <w:rsid w:val="00423A25"/>
    <w:rsid w:val="00423A34"/>
    <w:rsid w:val="00423C24"/>
    <w:rsid w:val="00423FA8"/>
    <w:rsid w:val="0042405F"/>
    <w:rsid w:val="0042429B"/>
    <w:rsid w:val="0042433F"/>
    <w:rsid w:val="00424399"/>
    <w:rsid w:val="004244DC"/>
    <w:rsid w:val="004246D4"/>
    <w:rsid w:val="004248C8"/>
    <w:rsid w:val="0042491E"/>
    <w:rsid w:val="00424A14"/>
    <w:rsid w:val="00424A73"/>
    <w:rsid w:val="00424ABB"/>
    <w:rsid w:val="00424B47"/>
    <w:rsid w:val="00424C5F"/>
    <w:rsid w:val="00424CBE"/>
    <w:rsid w:val="00424D54"/>
    <w:rsid w:val="00424E78"/>
    <w:rsid w:val="004250D0"/>
    <w:rsid w:val="004250D6"/>
    <w:rsid w:val="00425273"/>
    <w:rsid w:val="004253CC"/>
    <w:rsid w:val="00425598"/>
    <w:rsid w:val="0042563F"/>
    <w:rsid w:val="00425696"/>
    <w:rsid w:val="00425731"/>
    <w:rsid w:val="004259CD"/>
    <w:rsid w:val="004259CE"/>
    <w:rsid w:val="00425D04"/>
    <w:rsid w:val="00425D1C"/>
    <w:rsid w:val="00425F09"/>
    <w:rsid w:val="00425F2E"/>
    <w:rsid w:val="00426062"/>
    <w:rsid w:val="0042608C"/>
    <w:rsid w:val="00426157"/>
    <w:rsid w:val="004261AA"/>
    <w:rsid w:val="00426716"/>
    <w:rsid w:val="004267D7"/>
    <w:rsid w:val="00426B5E"/>
    <w:rsid w:val="00426C3E"/>
    <w:rsid w:val="00426E1F"/>
    <w:rsid w:val="00426EEC"/>
    <w:rsid w:val="00426F2C"/>
    <w:rsid w:val="004270EA"/>
    <w:rsid w:val="00427184"/>
    <w:rsid w:val="00427223"/>
    <w:rsid w:val="004272FD"/>
    <w:rsid w:val="0042742B"/>
    <w:rsid w:val="00427699"/>
    <w:rsid w:val="004276BE"/>
    <w:rsid w:val="004276CE"/>
    <w:rsid w:val="0042772E"/>
    <w:rsid w:val="004277DB"/>
    <w:rsid w:val="00427AEA"/>
    <w:rsid w:val="00427CFE"/>
    <w:rsid w:val="00427DA5"/>
    <w:rsid w:val="00427E5C"/>
    <w:rsid w:val="00427EDE"/>
    <w:rsid w:val="00427F2B"/>
    <w:rsid w:val="00430010"/>
    <w:rsid w:val="004301AD"/>
    <w:rsid w:val="00430243"/>
    <w:rsid w:val="00430308"/>
    <w:rsid w:val="004307BC"/>
    <w:rsid w:val="004308B6"/>
    <w:rsid w:val="004309E3"/>
    <w:rsid w:val="00430AD3"/>
    <w:rsid w:val="00430CE0"/>
    <w:rsid w:val="00430EB8"/>
    <w:rsid w:val="00430EDD"/>
    <w:rsid w:val="004310A1"/>
    <w:rsid w:val="00431107"/>
    <w:rsid w:val="00431112"/>
    <w:rsid w:val="00431257"/>
    <w:rsid w:val="004314D7"/>
    <w:rsid w:val="0043181C"/>
    <w:rsid w:val="0043189E"/>
    <w:rsid w:val="004319CA"/>
    <w:rsid w:val="00431A43"/>
    <w:rsid w:val="00431AAC"/>
    <w:rsid w:val="00431C3D"/>
    <w:rsid w:val="00431DDF"/>
    <w:rsid w:val="00431F38"/>
    <w:rsid w:val="00431F52"/>
    <w:rsid w:val="004321DE"/>
    <w:rsid w:val="0043229D"/>
    <w:rsid w:val="0043236B"/>
    <w:rsid w:val="0043238A"/>
    <w:rsid w:val="0043250D"/>
    <w:rsid w:val="0043264F"/>
    <w:rsid w:val="00432657"/>
    <w:rsid w:val="0043291A"/>
    <w:rsid w:val="00432979"/>
    <w:rsid w:val="00432BD9"/>
    <w:rsid w:val="00432C90"/>
    <w:rsid w:val="0043303F"/>
    <w:rsid w:val="0043308A"/>
    <w:rsid w:val="004331A8"/>
    <w:rsid w:val="004331CD"/>
    <w:rsid w:val="0043332D"/>
    <w:rsid w:val="00433463"/>
    <w:rsid w:val="00433499"/>
    <w:rsid w:val="004336C6"/>
    <w:rsid w:val="00433892"/>
    <w:rsid w:val="0043397D"/>
    <w:rsid w:val="00433D0F"/>
    <w:rsid w:val="00433D13"/>
    <w:rsid w:val="00433F56"/>
    <w:rsid w:val="0043413C"/>
    <w:rsid w:val="00434344"/>
    <w:rsid w:val="004344CF"/>
    <w:rsid w:val="004345A9"/>
    <w:rsid w:val="004346BF"/>
    <w:rsid w:val="00434733"/>
    <w:rsid w:val="004347AE"/>
    <w:rsid w:val="004347FB"/>
    <w:rsid w:val="00434897"/>
    <w:rsid w:val="00434939"/>
    <w:rsid w:val="004349D1"/>
    <w:rsid w:val="00434B97"/>
    <w:rsid w:val="00434BC0"/>
    <w:rsid w:val="00434D0E"/>
    <w:rsid w:val="00434DAE"/>
    <w:rsid w:val="00434F88"/>
    <w:rsid w:val="00434FA3"/>
    <w:rsid w:val="00434FDE"/>
    <w:rsid w:val="004354C4"/>
    <w:rsid w:val="004355DA"/>
    <w:rsid w:val="004358AF"/>
    <w:rsid w:val="004358EA"/>
    <w:rsid w:val="00435909"/>
    <w:rsid w:val="00435A1E"/>
    <w:rsid w:val="00435BD9"/>
    <w:rsid w:val="00435C5C"/>
    <w:rsid w:val="00435D93"/>
    <w:rsid w:val="00435E8C"/>
    <w:rsid w:val="00435F37"/>
    <w:rsid w:val="00435F5F"/>
    <w:rsid w:val="00435F6E"/>
    <w:rsid w:val="00435FA9"/>
    <w:rsid w:val="00435FE8"/>
    <w:rsid w:val="00436166"/>
    <w:rsid w:val="004361BD"/>
    <w:rsid w:val="004363E9"/>
    <w:rsid w:val="004365B0"/>
    <w:rsid w:val="00436757"/>
    <w:rsid w:val="00436914"/>
    <w:rsid w:val="00436A3E"/>
    <w:rsid w:val="00436CA6"/>
    <w:rsid w:val="00436D42"/>
    <w:rsid w:val="00436DC4"/>
    <w:rsid w:val="00436E4A"/>
    <w:rsid w:val="00436EB4"/>
    <w:rsid w:val="00436FB2"/>
    <w:rsid w:val="004370A1"/>
    <w:rsid w:val="004371F4"/>
    <w:rsid w:val="00437317"/>
    <w:rsid w:val="00437341"/>
    <w:rsid w:val="004374FC"/>
    <w:rsid w:val="00437594"/>
    <w:rsid w:val="00437611"/>
    <w:rsid w:val="0043763D"/>
    <w:rsid w:val="00437794"/>
    <w:rsid w:val="004377EB"/>
    <w:rsid w:val="0043783D"/>
    <w:rsid w:val="004378EA"/>
    <w:rsid w:val="00437A66"/>
    <w:rsid w:val="00437A6D"/>
    <w:rsid w:val="00437E28"/>
    <w:rsid w:val="00437ED7"/>
    <w:rsid w:val="00437FA1"/>
    <w:rsid w:val="004401A0"/>
    <w:rsid w:val="00440210"/>
    <w:rsid w:val="0044038B"/>
    <w:rsid w:val="00440443"/>
    <w:rsid w:val="004404AF"/>
    <w:rsid w:val="004404F9"/>
    <w:rsid w:val="004405FD"/>
    <w:rsid w:val="0044062C"/>
    <w:rsid w:val="0044069E"/>
    <w:rsid w:val="004406C9"/>
    <w:rsid w:val="004406FF"/>
    <w:rsid w:val="0044099A"/>
    <w:rsid w:val="004409B8"/>
    <w:rsid w:val="00440E3F"/>
    <w:rsid w:val="00440EF0"/>
    <w:rsid w:val="00440F27"/>
    <w:rsid w:val="00440F54"/>
    <w:rsid w:val="00440F92"/>
    <w:rsid w:val="004411E0"/>
    <w:rsid w:val="0044142E"/>
    <w:rsid w:val="004414B0"/>
    <w:rsid w:val="0044151B"/>
    <w:rsid w:val="004415CB"/>
    <w:rsid w:val="004415EC"/>
    <w:rsid w:val="00441676"/>
    <w:rsid w:val="00441887"/>
    <w:rsid w:val="0044189E"/>
    <w:rsid w:val="0044197B"/>
    <w:rsid w:val="00441FA6"/>
    <w:rsid w:val="00441FD0"/>
    <w:rsid w:val="00441FDE"/>
    <w:rsid w:val="00441FF0"/>
    <w:rsid w:val="004420C7"/>
    <w:rsid w:val="004420CC"/>
    <w:rsid w:val="004420D7"/>
    <w:rsid w:val="004421BE"/>
    <w:rsid w:val="00442422"/>
    <w:rsid w:val="00442477"/>
    <w:rsid w:val="0044249E"/>
    <w:rsid w:val="004424EF"/>
    <w:rsid w:val="004425D9"/>
    <w:rsid w:val="004426A2"/>
    <w:rsid w:val="004426B7"/>
    <w:rsid w:val="00442885"/>
    <w:rsid w:val="00442AE7"/>
    <w:rsid w:val="00442BB2"/>
    <w:rsid w:val="00442C99"/>
    <w:rsid w:val="00442CC2"/>
    <w:rsid w:val="00442D61"/>
    <w:rsid w:val="00443027"/>
    <w:rsid w:val="004432BE"/>
    <w:rsid w:val="00443515"/>
    <w:rsid w:val="00443760"/>
    <w:rsid w:val="0044388C"/>
    <w:rsid w:val="00443BBA"/>
    <w:rsid w:val="00443CFF"/>
    <w:rsid w:val="00443DE9"/>
    <w:rsid w:val="00443F74"/>
    <w:rsid w:val="00443FDB"/>
    <w:rsid w:val="00444019"/>
    <w:rsid w:val="0044401E"/>
    <w:rsid w:val="00444217"/>
    <w:rsid w:val="00444300"/>
    <w:rsid w:val="00444732"/>
    <w:rsid w:val="0044479D"/>
    <w:rsid w:val="004447E8"/>
    <w:rsid w:val="00444C01"/>
    <w:rsid w:val="00444D92"/>
    <w:rsid w:val="00444E8B"/>
    <w:rsid w:val="00444FD4"/>
    <w:rsid w:val="00445028"/>
    <w:rsid w:val="004450C6"/>
    <w:rsid w:val="0044524D"/>
    <w:rsid w:val="00445264"/>
    <w:rsid w:val="004453CA"/>
    <w:rsid w:val="00445696"/>
    <w:rsid w:val="00445709"/>
    <w:rsid w:val="0044575C"/>
    <w:rsid w:val="0044577D"/>
    <w:rsid w:val="00445972"/>
    <w:rsid w:val="004459F4"/>
    <w:rsid w:val="00445BD1"/>
    <w:rsid w:val="00445C8B"/>
    <w:rsid w:val="00445DED"/>
    <w:rsid w:val="00445E43"/>
    <w:rsid w:val="00445F0F"/>
    <w:rsid w:val="004460DA"/>
    <w:rsid w:val="0044610F"/>
    <w:rsid w:val="0044623B"/>
    <w:rsid w:val="00446279"/>
    <w:rsid w:val="004462A5"/>
    <w:rsid w:val="00446424"/>
    <w:rsid w:val="0044643F"/>
    <w:rsid w:val="00446559"/>
    <w:rsid w:val="00446592"/>
    <w:rsid w:val="004466C1"/>
    <w:rsid w:val="004466C6"/>
    <w:rsid w:val="00446818"/>
    <w:rsid w:val="004469C4"/>
    <w:rsid w:val="00446B71"/>
    <w:rsid w:val="00446EB0"/>
    <w:rsid w:val="00446F58"/>
    <w:rsid w:val="00446FF2"/>
    <w:rsid w:val="004470D0"/>
    <w:rsid w:val="00447141"/>
    <w:rsid w:val="004471C3"/>
    <w:rsid w:val="00447381"/>
    <w:rsid w:val="004473D8"/>
    <w:rsid w:val="004474CE"/>
    <w:rsid w:val="00447628"/>
    <w:rsid w:val="004477BB"/>
    <w:rsid w:val="00447A30"/>
    <w:rsid w:val="00447B29"/>
    <w:rsid w:val="00447D37"/>
    <w:rsid w:val="00447E93"/>
    <w:rsid w:val="00447F12"/>
    <w:rsid w:val="00447F2E"/>
    <w:rsid w:val="00447F72"/>
    <w:rsid w:val="00447FE0"/>
    <w:rsid w:val="00450004"/>
    <w:rsid w:val="0045024A"/>
    <w:rsid w:val="0045028C"/>
    <w:rsid w:val="004503DD"/>
    <w:rsid w:val="00450427"/>
    <w:rsid w:val="00450510"/>
    <w:rsid w:val="00450643"/>
    <w:rsid w:val="00450658"/>
    <w:rsid w:val="00450687"/>
    <w:rsid w:val="004507CD"/>
    <w:rsid w:val="00450840"/>
    <w:rsid w:val="00450AB7"/>
    <w:rsid w:val="00450D40"/>
    <w:rsid w:val="0045106E"/>
    <w:rsid w:val="004511A0"/>
    <w:rsid w:val="00451233"/>
    <w:rsid w:val="00451287"/>
    <w:rsid w:val="004512D6"/>
    <w:rsid w:val="00451349"/>
    <w:rsid w:val="0045165B"/>
    <w:rsid w:val="0045179B"/>
    <w:rsid w:val="00451A5F"/>
    <w:rsid w:val="00451AE9"/>
    <w:rsid w:val="00451C0A"/>
    <w:rsid w:val="00451D47"/>
    <w:rsid w:val="00451D6D"/>
    <w:rsid w:val="00451DEE"/>
    <w:rsid w:val="00451DF4"/>
    <w:rsid w:val="00451E50"/>
    <w:rsid w:val="00452134"/>
    <w:rsid w:val="00452221"/>
    <w:rsid w:val="00452242"/>
    <w:rsid w:val="00452246"/>
    <w:rsid w:val="0045247B"/>
    <w:rsid w:val="00452484"/>
    <w:rsid w:val="00452590"/>
    <w:rsid w:val="004527EA"/>
    <w:rsid w:val="0045291D"/>
    <w:rsid w:val="00452936"/>
    <w:rsid w:val="00452BAD"/>
    <w:rsid w:val="00452BBE"/>
    <w:rsid w:val="00452BCB"/>
    <w:rsid w:val="00452E04"/>
    <w:rsid w:val="00452E7E"/>
    <w:rsid w:val="00453207"/>
    <w:rsid w:val="0045323D"/>
    <w:rsid w:val="004533CC"/>
    <w:rsid w:val="00453572"/>
    <w:rsid w:val="004536A1"/>
    <w:rsid w:val="004537AA"/>
    <w:rsid w:val="0045389E"/>
    <w:rsid w:val="004538DA"/>
    <w:rsid w:val="00453AD0"/>
    <w:rsid w:val="00453B70"/>
    <w:rsid w:val="00453CFB"/>
    <w:rsid w:val="00453D78"/>
    <w:rsid w:val="00453F21"/>
    <w:rsid w:val="00453F3C"/>
    <w:rsid w:val="0045401C"/>
    <w:rsid w:val="00454340"/>
    <w:rsid w:val="00454404"/>
    <w:rsid w:val="00454479"/>
    <w:rsid w:val="0045472D"/>
    <w:rsid w:val="004547AF"/>
    <w:rsid w:val="004547BE"/>
    <w:rsid w:val="0045480C"/>
    <w:rsid w:val="0045488F"/>
    <w:rsid w:val="004548DF"/>
    <w:rsid w:val="00454AE0"/>
    <w:rsid w:val="00454CAA"/>
    <w:rsid w:val="00454CBF"/>
    <w:rsid w:val="00454EEA"/>
    <w:rsid w:val="00454F78"/>
    <w:rsid w:val="00455036"/>
    <w:rsid w:val="004550A4"/>
    <w:rsid w:val="004551C9"/>
    <w:rsid w:val="0045527D"/>
    <w:rsid w:val="004553E3"/>
    <w:rsid w:val="004553EC"/>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7FF"/>
    <w:rsid w:val="0045680C"/>
    <w:rsid w:val="00456920"/>
    <w:rsid w:val="004569D0"/>
    <w:rsid w:val="004569D7"/>
    <w:rsid w:val="004569EF"/>
    <w:rsid w:val="00456A21"/>
    <w:rsid w:val="00456BC6"/>
    <w:rsid w:val="00456D2E"/>
    <w:rsid w:val="00456DDD"/>
    <w:rsid w:val="00456E30"/>
    <w:rsid w:val="00456EAF"/>
    <w:rsid w:val="00456F1B"/>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5CD"/>
    <w:rsid w:val="00460802"/>
    <w:rsid w:val="0046085A"/>
    <w:rsid w:val="00460A0A"/>
    <w:rsid w:val="00460BC2"/>
    <w:rsid w:val="00460BCF"/>
    <w:rsid w:val="00460C6B"/>
    <w:rsid w:val="00460C9F"/>
    <w:rsid w:val="00460D22"/>
    <w:rsid w:val="00460D89"/>
    <w:rsid w:val="00460F8D"/>
    <w:rsid w:val="00461101"/>
    <w:rsid w:val="00461295"/>
    <w:rsid w:val="004612C4"/>
    <w:rsid w:val="0046154C"/>
    <w:rsid w:val="0046195D"/>
    <w:rsid w:val="00461A1C"/>
    <w:rsid w:val="00461DAA"/>
    <w:rsid w:val="00461E61"/>
    <w:rsid w:val="00461F07"/>
    <w:rsid w:val="00461F16"/>
    <w:rsid w:val="00461FA5"/>
    <w:rsid w:val="0046214D"/>
    <w:rsid w:val="0046219D"/>
    <w:rsid w:val="00462536"/>
    <w:rsid w:val="0046278D"/>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05"/>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7F1"/>
    <w:rsid w:val="0046582E"/>
    <w:rsid w:val="00465B37"/>
    <w:rsid w:val="00465B87"/>
    <w:rsid w:val="00465D37"/>
    <w:rsid w:val="00465D83"/>
    <w:rsid w:val="00465EC8"/>
    <w:rsid w:val="00465F7A"/>
    <w:rsid w:val="00465F8C"/>
    <w:rsid w:val="004660B0"/>
    <w:rsid w:val="004660E5"/>
    <w:rsid w:val="0046621C"/>
    <w:rsid w:val="0046648D"/>
    <w:rsid w:val="004664A6"/>
    <w:rsid w:val="00466813"/>
    <w:rsid w:val="00466861"/>
    <w:rsid w:val="004669D9"/>
    <w:rsid w:val="00466A77"/>
    <w:rsid w:val="00466AD1"/>
    <w:rsid w:val="00466C3F"/>
    <w:rsid w:val="00466C98"/>
    <w:rsid w:val="00466C9C"/>
    <w:rsid w:val="00466D25"/>
    <w:rsid w:val="00466EAF"/>
    <w:rsid w:val="00466ED9"/>
    <w:rsid w:val="00466FCA"/>
    <w:rsid w:val="0046711F"/>
    <w:rsid w:val="0046720E"/>
    <w:rsid w:val="00467411"/>
    <w:rsid w:val="00467438"/>
    <w:rsid w:val="0046745D"/>
    <w:rsid w:val="0046756E"/>
    <w:rsid w:val="0046762A"/>
    <w:rsid w:val="004677AD"/>
    <w:rsid w:val="004678DE"/>
    <w:rsid w:val="004678E0"/>
    <w:rsid w:val="004678F4"/>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796"/>
    <w:rsid w:val="00470854"/>
    <w:rsid w:val="00470A41"/>
    <w:rsid w:val="00470B8B"/>
    <w:rsid w:val="00470CC8"/>
    <w:rsid w:val="00470DF0"/>
    <w:rsid w:val="00470EAA"/>
    <w:rsid w:val="0047106A"/>
    <w:rsid w:val="004710D7"/>
    <w:rsid w:val="004710F9"/>
    <w:rsid w:val="004712FA"/>
    <w:rsid w:val="00471426"/>
    <w:rsid w:val="00471516"/>
    <w:rsid w:val="00471597"/>
    <w:rsid w:val="004716B3"/>
    <w:rsid w:val="004718D0"/>
    <w:rsid w:val="0047197B"/>
    <w:rsid w:val="004719AA"/>
    <w:rsid w:val="00471A20"/>
    <w:rsid w:val="00472021"/>
    <w:rsid w:val="0047212E"/>
    <w:rsid w:val="004721E0"/>
    <w:rsid w:val="00472334"/>
    <w:rsid w:val="00472426"/>
    <w:rsid w:val="004724AF"/>
    <w:rsid w:val="00472576"/>
    <w:rsid w:val="0047261C"/>
    <w:rsid w:val="00472785"/>
    <w:rsid w:val="0047282C"/>
    <w:rsid w:val="00472A67"/>
    <w:rsid w:val="00472B1E"/>
    <w:rsid w:val="00472B3C"/>
    <w:rsid w:val="00472C8E"/>
    <w:rsid w:val="00472D74"/>
    <w:rsid w:val="00472E6D"/>
    <w:rsid w:val="00472E8F"/>
    <w:rsid w:val="00472F8F"/>
    <w:rsid w:val="004731DC"/>
    <w:rsid w:val="00473269"/>
    <w:rsid w:val="00473403"/>
    <w:rsid w:val="0047352E"/>
    <w:rsid w:val="00473A4B"/>
    <w:rsid w:val="00473D86"/>
    <w:rsid w:val="00473DE5"/>
    <w:rsid w:val="00473E82"/>
    <w:rsid w:val="00473EFE"/>
    <w:rsid w:val="00473F62"/>
    <w:rsid w:val="00474184"/>
    <w:rsid w:val="004741AC"/>
    <w:rsid w:val="00474422"/>
    <w:rsid w:val="004744EA"/>
    <w:rsid w:val="0047459F"/>
    <w:rsid w:val="0047470D"/>
    <w:rsid w:val="004747C3"/>
    <w:rsid w:val="004749B4"/>
    <w:rsid w:val="00474B36"/>
    <w:rsid w:val="00474B5E"/>
    <w:rsid w:val="00474FBC"/>
    <w:rsid w:val="0047511A"/>
    <w:rsid w:val="00475132"/>
    <w:rsid w:val="004751BD"/>
    <w:rsid w:val="004751DD"/>
    <w:rsid w:val="004752DC"/>
    <w:rsid w:val="004756D3"/>
    <w:rsid w:val="00475916"/>
    <w:rsid w:val="00475945"/>
    <w:rsid w:val="00475A43"/>
    <w:rsid w:val="00475B11"/>
    <w:rsid w:val="00475C36"/>
    <w:rsid w:val="00475F5E"/>
    <w:rsid w:val="004760F6"/>
    <w:rsid w:val="00476242"/>
    <w:rsid w:val="00476264"/>
    <w:rsid w:val="004762F2"/>
    <w:rsid w:val="0047645D"/>
    <w:rsid w:val="004764AA"/>
    <w:rsid w:val="00476563"/>
    <w:rsid w:val="0047658E"/>
    <w:rsid w:val="00476792"/>
    <w:rsid w:val="004768C6"/>
    <w:rsid w:val="004768CF"/>
    <w:rsid w:val="00476941"/>
    <w:rsid w:val="0047698E"/>
    <w:rsid w:val="00476AD6"/>
    <w:rsid w:val="00476C85"/>
    <w:rsid w:val="00476CB9"/>
    <w:rsid w:val="00476D09"/>
    <w:rsid w:val="00476EF6"/>
    <w:rsid w:val="00476FEB"/>
    <w:rsid w:val="004772BF"/>
    <w:rsid w:val="004774BC"/>
    <w:rsid w:val="00477607"/>
    <w:rsid w:val="00477730"/>
    <w:rsid w:val="00477806"/>
    <w:rsid w:val="0047798D"/>
    <w:rsid w:val="00477AAC"/>
    <w:rsid w:val="00477B82"/>
    <w:rsid w:val="00477CC4"/>
    <w:rsid w:val="0048002B"/>
    <w:rsid w:val="00480067"/>
    <w:rsid w:val="0048006F"/>
    <w:rsid w:val="004801F0"/>
    <w:rsid w:val="004804B9"/>
    <w:rsid w:val="0048050A"/>
    <w:rsid w:val="00480616"/>
    <w:rsid w:val="004806C2"/>
    <w:rsid w:val="004806CB"/>
    <w:rsid w:val="00480704"/>
    <w:rsid w:val="00480852"/>
    <w:rsid w:val="004808CF"/>
    <w:rsid w:val="00480CD8"/>
    <w:rsid w:val="00480F5B"/>
    <w:rsid w:val="00481044"/>
    <w:rsid w:val="004811C9"/>
    <w:rsid w:val="00481295"/>
    <w:rsid w:val="0048141F"/>
    <w:rsid w:val="004815CA"/>
    <w:rsid w:val="0048182E"/>
    <w:rsid w:val="00481BAB"/>
    <w:rsid w:val="00481D05"/>
    <w:rsid w:val="00481D38"/>
    <w:rsid w:val="00481D44"/>
    <w:rsid w:val="00481DAE"/>
    <w:rsid w:val="00481DD8"/>
    <w:rsid w:val="00481EF1"/>
    <w:rsid w:val="00481F9C"/>
    <w:rsid w:val="0048203D"/>
    <w:rsid w:val="00482108"/>
    <w:rsid w:val="00482186"/>
    <w:rsid w:val="00482221"/>
    <w:rsid w:val="00482253"/>
    <w:rsid w:val="00482268"/>
    <w:rsid w:val="00482495"/>
    <w:rsid w:val="00482571"/>
    <w:rsid w:val="004825B2"/>
    <w:rsid w:val="004826B1"/>
    <w:rsid w:val="004826D3"/>
    <w:rsid w:val="004828D8"/>
    <w:rsid w:val="0048290A"/>
    <w:rsid w:val="00482993"/>
    <w:rsid w:val="004829AB"/>
    <w:rsid w:val="00482A38"/>
    <w:rsid w:val="00482CCA"/>
    <w:rsid w:val="00482DD1"/>
    <w:rsid w:val="00482DEF"/>
    <w:rsid w:val="00482E1B"/>
    <w:rsid w:val="00482E81"/>
    <w:rsid w:val="0048316E"/>
    <w:rsid w:val="0048324D"/>
    <w:rsid w:val="00483291"/>
    <w:rsid w:val="0048342F"/>
    <w:rsid w:val="0048349D"/>
    <w:rsid w:val="004834E9"/>
    <w:rsid w:val="004835B8"/>
    <w:rsid w:val="004837AB"/>
    <w:rsid w:val="004838BA"/>
    <w:rsid w:val="00483B0D"/>
    <w:rsid w:val="00483C4B"/>
    <w:rsid w:val="00483DB5"/>
    <w:rsid w:val="00483E2E"/>
    <w:rsid w:val="00483E5E"/>
    <w:rsid w:val="00483E6A"/>
    <w:rsid w:val="00483F3E"/>
    <w:rsid w:val="00484456"/>
    <w:rsid w:val="004845F7"/>
    <w:rsid w:val="00484641"/>
    <w:rsid w:val="004846FE"/>
    <w:rsid w:val="0048472B"/>
    <w:rsid w:val="00484786"/>
    <w:rsid w:val="004847D2"/>
    <w:rsid w:val="0048484D"/>
    <w:rsid w:val="004849AA"/>
    <w:rsid w:val="00484D42"/>
    <w:rsid w:val="00484D99"/>
    <w:rsid w:val="00484EB1"/>
    <w:rsid w:val="00484EB6"/>
    <w:rsid w:val="00484F38"/>
    <w:rsid w:val="00484F5C"/>
    <w:rsid w:val="00484F79"/>
    <w:rsid w:val="0048500B"/>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5EF6"/>
    <w:rsid w:val="00486013"/>
    <w:rsid w:val="00486043"/>
    <w:rsid w:val="00486333"/>
    <w:rsid w:val="00486433"/>
    <w:rsid w:val="00486769"/>
    <w:rsid w:val="004867E7"/>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B9E"/>
    <w:rsid w:val="00487C57"/>
    <w:rsid w:val="00487CD4"/>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0CF"/>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71"/>
    <w:rsid w:val="004929B5"/>
    <w:rsid w:val="004929BE"/>
    <w:rsid w:val="00492AAB"/>
    <w:rsid w:val="00492B78"/>
    <w:rsid w:val="00492D1F"/>
    <w:rsid w:val="00492D58"/>
    <w:rsid w:val="00492D63"/>
    <w:rsid w:val="00492DA6"/>
    <w:rsid w:val="00492EA1"/>
    <w:rsid w:val="00493175"/>
    <w:rsid w:val="00493325"/>
    <w:rsid w:val="0049348D"/>
    <w:rsid w:val="004934A2"/>
    <w:rsid w:val="0049365E"/>
    <w:rsid w:val="0049393A"/>
    <w:rsid w:val="00493A84"/>
    <w:rsid w:val="00493B90"/>
    <w:rsid w:val="00493C10"/>
    <w:rsid w:val="00493DC6"/>
    <w:rsid w:val="00493F5A"/>
    <w:rsid w:val="004942D7"/>
    <w:rsid w:val="004942DF"/>
    <w:rsid w:val="004942ED"/>
    <w:rsid w:val="00494651"/>
    <w:rsid w:val="004947F4"/>
    <w:rsid w:val="004948CD"/>
    <w:rsid w:val="004948CF"/>
    <w:rsid w:val="00494962"/>
    <w:rsid w:val="0049497E"/>
    <w:rsid w:val="00494A86"/>
    <w:rsid w:val="00494B78"/>
    <w:rsid w:val="00494BB9"/>
    <w:rsid w:val="00494CD8"/>
    <w:rsid w:val="00494F5A"/>
    <w:rsid w:val="0049500F"/>
    <w:rsid w:val="00495031"/>
    <w:rsid w:val="004950E5"/>
    <w:rsid w:val="00495188"/>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81A"/>
    <w:rsid w:val="00496997"/>
    <w:rsid w:val="00496A3D"/>
    <w:rsid w:val="00496B1D"/>
    <w:rsid w:val="00496BCB"/>
    <w:rsid w:val="00496E33"/>
    <w:rsid w:val="00496ED6"/>
    <w:rsid w:val="00496F07"/>
    <w:rsid w:val="00496F2F"/>
    <w:rsid w:val="00496F95"/>
    <w:rsid w:val="004970B1"/>
    <w:rsid w:val="00497113"/>
    <w:rsid w:val="0049713F"/>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C1A"/>
    <w:rsid w:val="00497D1D"/>
    <w:rsid w:val="00497D92"/>
    <w:rsid w:val="00497E07"/>
    <w:rsid w:val="00497E3A"/>
    <w:rsid w:val="00497E66"/>
    <w:rsid w:val="00497EFE"/>
    <w:rsid w:val="004A01C7"/>
    <w:rsid w:val="004A01D9"/>
    <w:rsid w:val="004A02F2"/>
    <w:rsid w:val="004A03B9"/>
    <w:rsid w:val="004A041D"/>
    <w:rsid w:val="004A05DE"/>
    <w:rsid w:val="004A060C"/>
    <w:rsid w:val="004A0733"/>
    <w:rsid w:val="004A0780"/>
    <w:rsid w:val="004A079B"/>
    <w:rsid w:val="004A088D"/>
    <w:rsid w:val="004A0916"/>
    <w:rsid w:val="004A0AC8"/>
    <w:rsid w:val="004A0AED"/>
    <w:rsid w:val="004A0D53"/>
    <w:rsid w:val="004A0D80"/>
    <w:rsid w:val="004A0E03"/>
    <w:rsid w:val="004A0EDF"/>
    <w:rsid w:val="004A0FA4"/>
    <w:rsid w:val="004A115C"/>
    <w:rsid w:val="004A12A5"/>
    <w:rsid w:val="004A12CD"/>
    <w:rsid w:val="004A1309"/>
    <w:rsid w:val="004A132B"/>
    <w:rsid w:val="004A1423"/>
    <w:rsid w:val="004A153A"/>
    <w:rsid w:val="004A1671"/>
    <w:rsid w:val="004A170A"/>
    <w:rsid w:val="004A1953"/>
    <w:rsid w:val="004A195E"/>
    <w:rsid w:val="004A1C06"/>
    <w:rsid w:val="004A1CF1"/>
    <w:rsid w:val="004A1DBA"/>
    <w:rsid w:val="004A1DF5"/>
    <w:rsid w:val="004A218D"/>
    <w:rsid w:val="004A21AD"/>
    <w:rsid w:val="004A2373"/>
    <w:rsid w:val="004A24CB"/>
    <w:rsid w:val="004A27AD"/>
    <w:rsid w:val="004A2889"/>
    <w:rsid w:val="004A2A13"/>
    <w:rsid w:val="004A2A2B"/>
    <w:rsid w:val="004A2B9C"/>
    <w:rsid w:val="004A2DB2"/>
    <w:rsid w:val="004A2F80"/>
    <w:rsid w:val="004A2FBF"/>
    <w:rsid w:val="004A312E"/>
    <w:rsid w:val="004A31FD"/>
    <w:rsid w:val="004A32B8"/>
    <w:rsid w:val="004A339F"/>
    <w:rsid w:val="004A33CB"/>
    <w:rsid w:val="004A36EC"/>
    <w:rsid w:val="004A3873"/>
    <w:rsid w:val="004A399C"/>
    <w:rsid w:val="004A39BE"/>
    <w:rsid w:val="004A3B88"/>
    <w:rsid w:val="004A3D0C"/>
    <w:rsid w:val="004A3DD2"/>
    <w:rsid w:val="004A3E0A"/>
    <w:rsid w:val="004A3E59"/>
    <w:rsid w:val="004A40C0"/>
    <w:rsid w:val="004A42DC"/>
    <w:rsid w:val="004A4470"/>
    <w:rsid w:val="004A4613"/>
    <w:rsid w:val="004A46C7"/>
    <w:rsid w:val="004A46CD"/>
    <w:rsid w:val="004A476F"/>
    <w:rsid w:val="004A48C2"/>
    <w:rsid w:val="004A48DB"/>
    <w:rsid w:val="004A4901"/>
    <w:rsid w:val="004A4B1B"/>
    <w:rsid w:val="004A4B66"/>
    <w:rsid w:val="004A4B7E"/>
    <w:rsid w:val="004A4BAD"/>
    <w:rsid w:val="004A4C35"/>
    <w:rsid w:val="004A4CA6"/>
    <w:rsid w:val="004A4D19"/>
    <w:rsid w:val="004A4D3D"/>
    <w:rsid w:val="004A4DEE"/>
    <w:rsid w:val="004A4E8B"/>
    <w:rsid w:val="004A4EF3"/>
    <w:rsid w:val="004A4FD9"/>
    <w:rsid w:val="004A510B"/>
    <w:rsid w:val="004A516B"/>
    <w:rsid w:val="004A58C2"/>
    <w:rsid w:val="004A58CA"/>
    <w:rsid w:val="004A58F1"/>
    <w:rsid w:val="004A5BAB"/>
    <w:rsid w:val="004A5D39"/>
    <w:rsid w:val="004A620E"/>
    <w:rsid w:val="004A63D7"/>
    <w:rsid w:val="004A646B"/>
    <w:rsid w:val="004A66A4"/>
    <w:rsid w:val="004A66C5"/>
    <w:rsid w:val="004A6718"/>
    <w:rsid w:val="004A679E"/>
    <w:rsid w:val="004A67D5"/>
    <w:rsid w:val="004A6A77"/>
    <w:rsid w:val="004A6BB5"/>
    <w:rsid w:val="004A6BBA"/>
    <w:rsid w:val="004A700E"/>
    <w:rsid w:val="004A7292"/>
    <w:rsid w:val="004A7408"/>
    <w:rsid w:val="004A7585"/>
    <w:rsid w:val="004A75B3"/>
    <w:rsid w:val="004A76E2"/>
    <w:rsid w:val="004A773B"/>
    <w:rsid w:val="004A7826"/>
    <w:rsid w:val="004A789A"/>
    <w:rsid w:val="004A7902"/>
    <w:rsid w:val="004A791B"/>
    <w:rsid w:val="004A7A0C"/>
    <w:rsid w:val="004A7BA7"/>
    <w:rsid w:val="004A7F7F"/>
    <w:rsid w:val="004B0018"/>
    <w:rsid w:val="004B01A5"/>
    <w:rsid w:val="004B022A"/>
    <w:rsid w:val="004B0362"/>
    <w:rsid w:val="004B0363"/>
    <w:rsid w:val="004B045B"/>
    <w:rsid w:val="004B047E"/>
    <w:rsid w:val="004B057C"/>
    <w:rsid w:val="004B05FE"/>
    <w:rsid w:val="004B0C63"/>
    <w:rsid w:val="004B0C8F"/>
    <w:rsid w:val="004B0D5B"/>
    <w:rsid w:val="004B0DEB"/>
    <w:rsid w:val="004B0E7A"/>
    <w:rsid w:val="004B0F3E"/>
    <w:rsid w:val="004B0FBA"/>
    <w:rsid w:val="004B1063"/>
    <w:rsid w:val="004B126F"/>
    <w:rsid w:val="004B1369"/>
    <w:rsid w:val="004B1399"/>
    <w:rsid w:val="004B154A"/>
    <w:rsid w:val="004B161D"/>
    <w:rsid w:val="004B16F9"/>
    <w:rsid w:val="004B178D"/>
    <w:rsid w:val="004B187B"/>
    <w:rsid w:val="004B1962"/>
    <w:rsid w:val="004B1B15"/>
    <w:rsid w:val="004B1CC3"/>
    <w:rsid w:val="004B1E06"/>
    <w:rsid w:val="004B2000"/>
    <w:rsid w:val="004B201F"/>
    <w:rsid w:val="004B204D"/>
    <w:rsid w:val="004B276A"/>
    <w:rsid w:val="004B28C5"/>
    <w:rsid w:val="004B29D7"/>
    <w:rsid w:val="004B2AB2"/>
    <w:rsid w:val="004B2AD8"/>
    <w:rsid w:val="004B2CF7"/>
    <w:rsid w:val="004B2E45"/>
    <w:rsid w:val="004B2F3D"/>
    <w:rsid w:val="004B2F86"/>
    <w:rsid w:val="004B3056"/>
    <w:rsid w:val="004B3090"/>
    <w:rsid w:val="004B3158"/>
    <w:rsid w:val="004B3396"/>
    <w:rsid w:val="004B3489"/>
    <w:rsid w:val="004B348A"/>
    <w:rsid w:val="004B39F2"/>
    <w:rsid w:val="004B3BE7"/>
    <w:rsid w:val="004B3CD2"/>
    <w:rsid w:val="004B3DDB"/>
    <w:rsid w:val="004B3E4A"/>
    <w:rsid w:val="004B3EEF"/>
    <w:rsid w:val="004B3F64"/>
    <w:rsid w:val="004B41E9"/>
    <w:rsid w:val="004B451C"/>
    <w:rsid w:val="004B453A"/>
    <w:rsid w:val="004B456B"/>
    <w:rsid w:val="004B46D5"/>
    <w:rsid w:val="004B4BA3"/>
    <w:rsid w:val="004B4BD3"/>
    <w:rsid w:val="004B4BDD"/>
    <w:rsid w:val="004B4BFF"/>
    <w:rsid w:val="004B4CB6"/>
    <w:rsid w:val="004B4EF5"/>
    <w:rsid w:val="004B4F35"/>
    <w:rsid w:val="004B4F93"/>
    <w:rsid w:val="004B5056"/>
    <w:rsid w:val="004B50EF"/>
    <w:rsid w:val="004B5125"/>
    <w:rsid w:val="004B51DA"/>
    <w:rsid w:val="004B526A"/>
    <w:rsid w:val="004B52E0"/>
    <w:rsid w:val="004B5335"/>
    <w:rsid w:val="004B53BF"/>
    <w:rsid w:val="004B53CD"/>
    <w:rsid w:val="004B5488"/>
    <w:rsid w:val="004B59B3"/>
    <w:rsid w:val="004B5C05"/>
    <w:rsid w:val="004B5C78"/>
    <w:rsid w:val="004B5DED"/>
    <w:rsid w:val="004B5F38"/>
    <w:rsid w:val="004B5FFA"/>
    <w:rsid w:val="004B61FD"/>
    <w:rsid w:val="004B623E"/>
    <w:rsid w:val="004B62DB"/>
    <w:rsid w:val="004B6317"/>
    <w:rsid w:val="004B63BD"/>
    <w:rsid w:val="004B63F7"/>
    <w:rsid w:val="004B644A"/>
    <w:rsid w:val="004B6524"/>
    <w:rsid w:val="004B6775"/>
    <w:rsid w:val="004B6781"/>
    <w:rsid w:val="004B6CB2"/>
    <w:rsid w:val="004B6DA6"/>
    <w:rsid w:val="004B6E0E"/>
    <w:rsid w:val="004B6E9E"/>
    <w:rsid w:val="004B6F1D"/>
    <w:rsid w:val="004B6F4F"/>
    <w:rsid w:val="004B6FBC"/>
    <w:rsid w:val="004B70B9"/>
    <w:rsid w:val="004B7118"/>
    <w:rsid w:val="004B711C"/>
    <w:rsid w:val="004B73E7"/>
    <w:rsid w:val="004B7739"/>
    <w:rsid w:val="004B779F"/>
    <w:rsid w:val="004B782C"/>
    <w:rsid w:val="004B795C"/>
    <w:rsid w:val="004B7A2B"/>
    <w:rsid w:val="004B7B21"/>
    <w:rsid w:val="004B7B27"/>
    <w:rsid w:val="004B7DA3"/>
    <w:rsid w:val="004B7F57"/>
    <w:rsid w:val="004C0026"/>
    <w:rsid w:val="004C003D"/>
    <w:rsid w:val="004C0052"/>
    <w:rsid w:val="004C0100"/>
    <w:rsid w:val="004C0203"/>
    <w:rsid w:val="004C0301"/>
    <w:rsid w:val="004C0306"/>
    <w:rsid w:val="004C0431"/>
    <w:rsid w:val="004C0478"/>
    <w:rsid w:val="004C05B1"/>
    <w:rsid w:val="004C05F8"/>
    <w:rsid w:val="004C06D8"/>
    <w:rsid w:val="004C070C"/>
    <w:rsid w:val="004C07AE"/>
    <w:rsid w:val="004C0961"/>
    <w:rsid w:val="004C0A8F"/>
    <w:rsid w:val="004C0A9E"/>
    <w:rsid w:val="004C0AC2"/>
    <w:rsid w:val="004C0BFC"/>
    <w:rsid w:val="004C0DCC"/>
    <w:rsid w:val="004C0EDC"/>
    <w:rsid w:val="004C0F41"/>
    <w:rsid w:val="004C10E5"/>
    <w:rsid w:val="004C124A"/>
    <w:rsid w:val="004C1296"/>
    <w:rsid w:val="004C1458"/>
    <w:rsid w:val="004C162C"/>
    <w:rsid w:val="004C16B7"/>
    <w:rsid w:val="004C187E"/>
    <w:rsid w:val="004C1901"/>
    <w:rsid w:val="004C1926"/>
    <w:rsid w:val="004C1949"/>
    <w:rsid w:val="004C1B16"/>
    <w:rsid w:val="004C1C86"/>
    <w:rsid w:val="004C1D4E"/>
    <w:rsid w:val="004C1E0C"/>
    <w:rsid w:val="004C1EB7"/>
    <w:rsid w:val="004C1FA2"/>
    <w:rsid w:val="004C203B"/>
    <w:rsid w:val="004C2270"/>
    <w:rsid w:val="004C22EC"/>
    <w:rsid w:val="004C23B4"/>
    <w:rsid w:val="004C2437"/>
    <w:rsid w:val="004C259A"/>
    <w:rsid w:val="004C2620"/>
    <w:rsid w:val="004C2742"/>
    <w:rsid w:val="004C29F7"/>
    <w:rsid w:val="004C2AA4"/>
    <w:rsid w:val="004C2B98"/>
    <w:rsid w:val="004C2DD6"/>
    <w:rsid w:val="004C2DF1"/>
    <w:rsid w:val="004C2ECD"/>
    <w:rsid w:val="004C2EE1"/>
    <w:rsid w:val="004C2F44"/>
    <w:rsid w:val="004C328E"/>
    <w:rsid w:val="004C336F"/>
    <w:rsid w:val="004C342E"/>
    <w:rsid w:val="004C34F8"/>
    <w:rsid w:val="004C357A"/>
    <w:rsid w:val="004C3778"/>
    <w:rsid w:val="004C3A85"/>
    <w:rsid w:val="004C3B36"/>
    <w:rsid w:val="004C3B82"/>
    <w:rsid w:val="004C3BC5"/>
    <w:rsid w:val="004C3BEA"/>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0F8"/>
    <w:rsid w:val="004C511A"/>
    <w:rsid w:val="004C5382"/>
    <w:rsid w:val="004C542F"/>
    <w:rsid w:val="004C565C"/>
    <w:rsid w:val="004C56BA"/>
    <w:rsid w:val="004C5833"/>
    <w:rsid w:val="004C59B7"/>
    <w:rsid w:val="004C5B5A"/>
    <w:rsid w:val="004C5C13"/>
    <w:rsid w:val="004C5C17"/>
    <w:rsid w:val="004C5CA8"/>
    <w:rsid w:val="004C5E69"/>
    <w:rsid w:val="004C5EC9"/>
    <w:rsid w:val="004C5F57"/>
    <w:rsid w:val="004C5FD4"/>
    <w:rsid w:val="004C6004"/>
    <w:rsid w:val="004C6230"/>
    <w:rsid w:val="004C62CD"/>
    <w:rsid w:val="004C6777"/>
    <w:rsid w:val="004C6A79"/>
    <w:rsid w:val="004C6B3B"/>
    <w:rsid w:val="004C6B58"/>
    <w:rsid w:val="004C6BA0"/>
    <w:rsid w:val="004C6C60"/>
    <w:rsid w:val="004C6D7E"/>
    <w:rsid w:val="004C6ECA"/>
    <w:rsid w:val="004C6F37"/>
    <w:rsid w:val="004C70A4"/>
    <w:rsid w:val="004C7313"/>
    <w:rsid w:val="004C73E7"/>
    <w:rsid w:val="004C7475"/>
    <w:rsid w:val="004C7ADD"/>
    <w:rsid w:val="004C7B31"/>
    <w:rsid w:val="004C7B5E"/>
    <w:rsid w:val="004C7B6F"/>
    <w:rsid w:val="004C7C15"/>
    <w:rsid w:val="004C7D3D"/>
    <w:rsid w:val="004C7F54"/>
    <w:rsid w:val="004C7FE8"/>
    <w:rsid w:val="004D0051"/>
    <w:rsid w:val="004D00A9"/>
    <w:rsid w:val="004D0145"/>
    <w:rsid w:val="004D017E"/>
    <w:rsid w:val="004D030A"/>
    <w:rsid w:val="004D032E"/>
    <w:rsid w:val="004D049C"/>
    <w:rsid w:val="004D04F1"/>
    <w:rsid w:val="004D074D"/>
    <w:rsid w:val="004D0913"/>
    <w:rsid w:val="004D0928"/>
    <w:rsid w:val="004D0B38"/>
    <w:rsid w:val="004D0C58"/>
    <w:rsid w:val="004D107B"/>
    <w:rsid w:val="004D12B9"/>
    <w:rsid w:val="004D1336"/>
    <w:rsid w:val="004D1347"/>
    <w:rsid w:val="004D13D6"/>
    <w:rsid w:val="004D149C"/>
    <w:rsid w:val="004D153B"/>
    <w:rsid w:val="004D1893"/>
    <w:rsid w:val="004D1A85"/>
    <w:rsid w:val="004D1ABB"/>
    <w:rsid w:val="004D1EE0"/>
    <w:rsid w:val="004D1F2F"/>
    <w:rsid w:val="004D1FFD"/>
    <w:rsid w:val="004D20CC"/>
    <w:rsid w:val="004D224F"/>
    <w:rsid w:val="004D22DA"/>
    <w:rsid w:val="004D2382"/>
    <w:rsid w:val="004D2413"/>
    <w:rsid w:val="004D250C"/>
    <w:rsid w:val="004D2536"/>
    <w:rsid w:val="004D2561"/>
    <w:rsid w:val="004D267F"/>
    <w:rsid w:val="004D2705"/>
    <w:rsid w:val="004D27F5"/>
    <w:rsid w:val="004D2975"/>
    <w:rsid w:val="004D29F2"/>
    <w:rsid w:val="004D2A2B"/>
    <w:rsid w:val="004D2BD0"/>
    <w:rsid w:val="004D2C93"/>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24"/>
    <w:rsid w:val="004D49FB"/>
    <w:rsid w:val="004D4AD7"/>
    <w:rsid w:val="004D4AF5"/>
    <w:rsid w:val="004D4B11"/>
    <w:rsid w:val="004D4B33"/>
    <w:rsid w:val="004D4C5B"/>
    <w:rsid w:val="004D4D08"/>
    <w:rsid w:val="004D51DC"/>
    <w:rsid w:val="004D52BF"/>
    <w:rsid w:val="004D537D"/>
    <w:rsid w:val="004D54CD"/>
    <w:rsid w:val="004D55A6"/>
    <w:rsid w:val="004D56A2"/>
    <w:rsid w:val="004D5719"/>
    <w:rsid w:val="004D58CF"/>
    <w:rsid w:val="004D5947"/>
    <w:rsid w:val="004D5962"/>
    <w:rsid w:val="004D5A8B"/>
    <w:rsid w:val="004D5C54"/>
    <w:rsid w:val="004D5E00"/>
    <w:rsid w:val="004D5FA7"/>
    <w:rsid w:val="004D6049"/>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3B"/>
    <w:rsid w:val="004D744E"/>
    <w:rsid w:val="004D74D3"/>
    <w:rsid w:val="004D74E0"/>
    <w:rsid w:val="004D76E4"/>
    <w:rsid w:val="004D7A59"/>
    <w:rsid w:val="004D7DF0"/>
    <w:rsid w:val="004E0037"/>
    <w:rsid w:val="004E007D"/>
    <w:rsid w:val="004E0162"/>
    <w:rsid w:val="004E01A4"/>
    <w:rsid w:val="004E01CC"/>
    <w:rsid w:val="004E01F5"/>
    <w:rsid w:val="004E024B"/>
    <w:rsid w:val="004E050B"/>
    <w:rsid w:val="004E0672"/>
    <w:rsid w:val="004E0790"/>
    <w:rsid w:val="004E0964"/>
    <w:rsid w:val="004E0A1D"/>
    <w:rsid w:val="004E0A1E"/>
    <w:rsid w:val="004E0A99"/>
    <w:rsid w:val="004E0AE6"/>
    <w:rsid w:val="004E0C8C"/>
    <w:rsid w:val="004E0D66"/>
    <w:rsid w:val="004E0E75"/>
    <w:rsid w:val="004E0E8F"/>
    <w:rsid w:val="004E0F92"/>
    <w:rsid w:val="004E1086"/>
    <w:rsid w:val="004E1182"/>
    <w:rsid w:val="004E1194"/>
    <w:rsid w:val="004E1288"/>
    <w:rsid w:val="004E14AA"/>
    <w:rsid w:val="004E1522"/>
    <w:rsid w:val="004E18A7"/>
    <w:rsid w:val="004E18DE"/>
    <w:rsid w:val="004E1913"/>
    <w:rsid w:val="004E1B85"/>
    <w:rsid w:val="004E1BFA"/>
    <w:rsid w:val="004E1E92"/>
    <w:rsid w:val="004E1F56"/>
    <w:rsid w:val="004E21C2"/>
    <w:rsid w:val="004E23C6"/>
    <w:rsid w:val="004E2427"/>
    <w:rsid w:val="004E2697"/>
    <w:rsid w:val="004E26E5"/>
    <w:rsid w:val="004E2876"/>
    <w:rsid w:val="004E296B"/>
    <w:rsid w:val="004E2AE9"/>
    <w:rsid w:val="004E2B3F"/>
    <w:rsid w:val="004E2D41"/>
    <w:rsid w:val="004E2EA6"/>
    <w:rsid w:val="004E2F41"/>
    <w:rsid w:val="004E2FC2"/>
    <w:rsid w:val="004E30C3"/>
    <w:rsid w:val="004E32C1"/>
    <w:rsid w:val="004E32D5"/>
    <w:rsid w:val="004E32E8"/>
    <w:rsid w:val="004E34E0"/>
    <w:rsid w:val="004E3791"/>
    <w:rsid w:val="004E38C1"/>
    <w:rsid w:val="004E39FB"/>
    <w:rsid w:val="004E3ADA"/>
    <w:rsid w:val="004E3B0C"/>
    <w:rsid w:val="004E3C6F"/>
    <w:rsid w:val="004E3C8B"/>
    <w:rsid w:val="004E3D6C"/>
    <w:rsid w:val="004E3EB8"/>
    <w:rsid w:val="004E3EC6"/>
    <w:rsid w:val="004E3EDB"/>
    <w:rsid w:val="004E3FB0"/>
    <w:rsid w:val="004E424D"/>
    <w:rsid w:val="004E4287"/>
    <w:rsid w:val="004E43B4"/>
    <w:rsid w:val="004E4410"/>
    <w:rsid w:val="004E44BB"/>
    <w:rsid w:val="004E44C6"/>
    <w:rsid w:val="004E44DE"/>
    <w:rsid w:val="004E48D8"/>
    <w:rsid w:val="004E4947"/>
    <w:rsid w:val="004E4B09"/>
    <w:rsid w:val="004E4B4B"/>
    <w:rsid w:val="004E4CED"/>
    <w:rsid w:val="004E4D35"/>
    <w:rsid w:val="004E4F00"/>
    <w:rsid w:val="004E50F0"/>
    <w:rsid w:val="004E513C"/>
    <w:rsid w:val="004E526D"/>
    <w:rsid w:val="004E537C"/>
    <w:rsid w:val="004E5383"/>
    <w:rsid w:val="004E53BC"/>
    <w:rsid w:val="004E53DB"/>
    <w:rsid w:val="004E54FA"/>
    <w:rsid w:val="004E5600"/>
    <w:rsid w:val="004E5960"/>
    <w:rsid w:val="004E5969"/>
    <w:rsid w:val="004E5B89"/>
    <w:rsid w:val="004E5BC6"/>
    <w:rsid w:val="004E5C06"/>
    <w:rsid w:val="004E5F88"/>
    <w:rsid w:val="004E5F96"/>
    <w:rsid w:val="004E60AD"/>
    <w:rsid w:val="004E6152"/>
    <w:rsid w:val="004E6367"/>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E7D89"/>
    <w:rsid w:val="004F00AA"/>
    <w:rsid w:val="004F0276"/>
    <w:rsid w:val="004F053A"/>
    <w:rsid w:val="004F0BA2"/>
    <w:rsid w:val="004F0C3E"/>
    <w:rsid w:val="004F1020"/>
    <w:rsid w:val="004F1401"/>
    <w:rsid w:val="004F1499"/>
    <w:rsid w:val="004F1582"/>
    <w:rsid w:val="004F15AE"/>
    <w:rsid w:val="004F160C"/>
    <w:rsid w:val="004F186E"/>
    <w:rsid w:val="004F1A76"/>
    <w:rsid w:val="004F1B3C"/>
    <w:rsid w:val="004F1BFE"/>
    <w:rsid w:val="004F1C68"/>
    <w:rsid w:val="004F1F3B"/>
    <w:rsid w:val="004F1FB2"/>
    <w:rsid w:val="004F1FFC"/>
    <w:rsid w:val="004F208D"/>
    <w:rsid w:val="004F214C"/>
    <w:rsid w:val="004F2185"/>
    <w:rsid w:val="004F22D0"/>
    <w:rsid w:val="004F248B"/>
    <w:rsid w:val="004F2663"/>
    <w:rsid w:val="004F2722"/>
    <w:rsid w:val="004F272B"/>
    <w:rsid w:val="004F2734"/>
    <w:rsid w:val="004F27A0"/>
    <w:rsid w:val="004F28C6"/>
    <w:rsid w:val="004F28E1"/>
    <w:rsid w:val="004F2A02"/>
    <w:rsid w:val="004F2A4A"/>
    <w:rsid w:val="004F2A81"/>
    <w:rsid w:val="004F2B42"/>
    <w:rsid w:val="004F2BDD"/>
    <w:rsid w:val="004F2C86"/>
    <w:rsid w:val="004F2CB5"/>
    <w:rsid w:val="004F2E0F"/>
    <w:rsid w:val="004F2F14"/>
    <w:rsid w:val="004F3148"/>
    <w:rsid w:val="004F3185"/>
    <w:rsid w:val="004F3255"/>
    <w:rsid w:val="004F3493"/>
    <w:rsid w:val="004F3520"/>
    <w:rsid w:val="004F3662"/>
    <w:rsid w:val="004F368D"/>
    <w:rsid w:val="004F369C"/>
    <w:rsid w:val="004F3786"/>
    <w:rsid w:val="004F3829"/>
    <w:rsid w:val="004F3AE3"/>
    <w:rsid w:val="004F3B63"/>
    <w:rsid w:val="004F3CC7"/>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CDB"/>
    <w:rsid w:val="004F5EC3"/>
    <w:rsid w:val="004F60FB"/>
    <w:rsid w:val="004F610F"/>
    <w:rsid w:val="004F6240"/>
    <w:rsid w:val="004F62B5"/>
    <w:rsid w:val="004F65FA"/>
    <w:rsid w:val="004F669C"/>
    <w:rsid w:val="004F6AF0"/>
    <w:rsid w:val="004F6B6A"/>
    <w:rsid w:val="004F6BA5"/>
    <w:rsid w:val="004F6BC9"/>
    <w:rsid w:val="004F6DD5"/>
    <w:rsid w:val="004F6E76"/>
    <w:rsid w:val="004F70B1"/>
    <w:rsid w:val="004F712D"/>
    <w:rsid w:val="004F73E5"/>
    <w:rsid w:val="004F7727"/>
    <w:rsid w:val="004F7860"/>
    <w:rsid w:val="004F79C2"/>
    <w:rsid w:val="004F7B17"/>
    <w:rsid w:val="004F7D63"/>
    <w:rsid w:val="004F7F58"/>
    <w:rsid w:val="00500057"/>
    <w:rsid w:val="005000D1"/>
    <w:rsid w:val="005001B3"/>
    <w:rsid w:val="005002D9"/>
    <w:rsid w:val="005002FA"/>
    <w:rsid w:val="00500374"/>
    <w:rsid w:val="005003C9"/>
    <w:rsid w:val="005003D7"/>
    <w:rsid w:val="00500412"/>
    <w:rsid w:val="005007AC"/>
    <w:rsid w:val="005007B2"/>
    <w:rsid w:val="00500A76"/>
    <w:rsid w:val="00500BB5"/>
    <w:rsid w:val="0050117D"/>
    <w:rsid w:val="00501335"/>
    <w:rsid w:val="0050137A"/>
    <w:rsid w:val="005013BF"/>
    <w:rsid w:val="005013D2"/>
    <w:rsid w:val="00501449"/>
    <w:rsid w:val="00501731"/>
    <w:rsid w:val="0050190B"/>
    <w:rsid w:val="00501965"/>
    <w:rsid w:val="00501B03"/>
    <w:rsid w:val="00501E54"/>
    <w:rsid w:val="00501EFC"/>
    <w:rsid w:val="00501EFD"/>
    <w:rsid w:val="0050221C"/>
    <w:rsid w:val="0050237D"/>
    <w:rsid w:val="0050241E"/>
    <w:rsid w:val="005025A5"/>
    <w:rsid w:val="00502630"/>
    <w:rsid w:val="0050290D"/>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838"/>
    <w:rsid w:val="00503B7B"/>
    <w:rsid w:val="00503BAF"/>
    <w:rsid w:val="00503C2A"/>
    <w:rsid w:val="00503D75"/>
    <w:rsid w:val="00503D9B"/>
    <w:rsid w:val="00503E2D"/>
    <w:rsid w:val="00503F01"/>
    <w:rsid w:val="00503F42"/>
    <w:rsid w:val="00503FA6"/>
    <w:rsid w:val="00504079"/>
    <w:rsid w:val="0050418B"/>
    <w:rsid w:val="00504198"/>
    <w:rsid w:val="00504340"/>
    <w:rsid w:val="005047C5"/>
    <w:rsid w:val="00504864"/>
    <w:rsid w:val="005048A9"/>
    <w:rsid w:val="00504A04"/>
    <w:rsid w:val="00504A06"/>
    <w:rsid w:val="00504A3A"/>
    <w:rsid w:val="00504F66"/>
    <w:rsid w:val="005050FD"/>
    <w:rsid w:val="005051BE"/>
    <w:rsid w:val="00505544"/>
    <w:rsid w:val="005056F0"/>
    <w:rsid w:val="00505837"/>
    <w:rsid w:val="0050583F"/>
    <w:rsid w:val="00505961"/>
    <w:rsid w:val="00505980"/>
    <w:rsid w:val="00505AB0"/>
    <w:rsid w:val="00505D66"/>
    <w:rsid w:val="0050602C"/>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A59"/>
    <w:rsid w:val="00507B7C"/>
    <w:rsid w:val="00507C57"/>
    <w:rsid w:val="00507C85"/>
    <w:rsid w:val="00507ED9"/>
    <w:rsid w:val="00507EF1"/>
    <w:rsid w:val="00510085"/>
    <w:rsid w:val="005100C3"/>
    <w:rsid w:val="005101C1"/>
    <w:rsid w:val="00510215"/>
    <w:rsid w:val="005102D5"/>
    <w:rsid w:val="005102F9"/>
    <w:rsid w:val="00510582"/>
    <w:rsid w:val="005105C3"/>
    <w:rsid w:val="005105CC"/>
    <w:rsid w:val="00510664"/>
    <w:rsid w:val="00510697"/>
    <w:rsid w:val="00510776"/>
    <w:rsid w:val="005108C3"/>
    <w:rsid w:val="00510976"/>
    <w:rsid w:val="00510C32"/>
    <w:rsid w:val="00510CD8"/>
    <w:rsid w:val="00510D32"/>
    <w:rsid w:val="00510EB0"/>
    <w:rsid w:val="00510EDF"/>
    <w:rsid w:val="00510F0C"/>
    <w:rsid w:val="00511038"/>
    <w:rsid w:val="0051152E"/>
    <w:rsid w:val="0051153D"/>
    <w:rsid w:val="005115FA"/>
    <w:rsid w:val="0051175C"/>
    <w:rsid w:val="005117FF"/>
    <w:rsid w:val="00511B2B"/>
    <w:rsid w:val="00511BB2"/>
    <w:rsid w:val="00511CE8"/>
    <w:rsid w:val="00512040"/>
    <w:rsid w:val="005120BF"/>
    <w:rsid w:val="0051210D"/>
    <w:rsid w:val="0051227A"/>
    <w:rsid w:val="00512312"/>
    <w:rsid w:val="005123EB"/>
    <w:rsid w:val="00512401"/>
    <w:rsid w:val="00512408"/>
    <w:rsid w:val="0051264D"/>
    <w:rsid w:val="005127F8"/>
    <w:rsid w:val="00512899"/>
    <w:rsid w:val="00512AC1"/>
    <w:rsid w:val="00512ED8"/>
    <w:rsid w:val="00512F4E"/>
    <w:rsid w:val="00513225"/>
    <w:rsid w:val="005132EA"/>
    <w:rsid w:val="005132F1"/>
    <w:rsid w:val="0051348A"/>
    <w:rsid w:val="005134A4"/>
    <w:rsid w:val="00513689"/>
    <w:rsid w:val="005136B2"/>
    <w:rsid w:val="005136E3"/>
    <w:rsid w:val="0051372C"/>
    <w:rsid w:val="0051375F"/>
    <w:rsid w:val="005137ED"/>
    <w:rsid w:val="00513838"/>
    <w:rsid w:val="0051386B"/>
    <w:rsid w:val="0051388C"/>
    <w:rsid w:val="0051392F"/>
    <w:rsid w:val="00513DC2"/>
    <w:rsid w:val="00513EA0"/>
    <w:rsid w:val="00513F37"/>
    <w:rsid w:val="00514076"/>
    <w:rsid w:val="005140D9"/>
    <w:rsid w:val="0051423D"/>
    <w:rsid w:val="00514291"/>
    <w:rsid w:val="00514327"/>
    <w:rsid w:val="005143E4"/>
    <w:rsid w:val="005144F4"/>
    <w:rsid w:val="005144F8"/>
    <w:rsid w:val="00514512"/>
    <w:rsid w:val="0051456D"/>
    <w:rsid w:val="00514630"/>
    <w:rsid w:val="0051469C"/>
    <w:rsid w:val="005147DE"/>
    <w:rsid w:val="005148A1"/>
    <w:rsid w:val="00514928"/>
    <w:rsid w:val="0051494F"/>
    <w:rsid w:val="00514976"/>
    <w:rsid w:val="00514A76"/>
    <w:rsid w:val="00514C9B"/>
    <w:rsid w:val="00514CD3"/>
    <w:rsid w:val="00514D35"/>
    <w:rsid w:val="00514D4D"/>
    <w:rsid w:val="00514E0C"/>
    <w:rsid w:val="00515177"/>
    <w:rsid w:val="005152A7"/>
    <w:rsid w:val="0051533E"/>
    <w:rsid w:val="00515477"/>
    <w:rsid w:val="0051554F"/>
    <w:rsid w:val="005155C5"/>
    <w:rsid w:val="0051566E"/>
    <w:rsid w:val="005157E3"/>
    <w:rsid w:val="005159EB"/>
    <w:rsid w:val="00515A7D"/>
    <w:rsid w:val="00515B26"/>
    <w:rsid w:val="00515B4F"/>
    <w:rsid w:val="00515DEF"/>
    <w:rsid w:val="00515F1F"/>
    <w:rsid w:val="00515F66"/>
    <w:rsid w:val="00516132"/>
    <w:rsid w:val="005161CD"/>
    <w:rsid w:val="0051625F"/>
    <w:rsid w:val="0051638A"/>
    <w:rsid w:val="005163D4"/>
    <w:rsid w:val="005164AB"/>
    <w:rsid w:val="005164E3"/>
    <w:rsid w:val="005167CB"/>
    <w:rsid w:val="005167E5"/>
    <w:rsid w:val="0051688D"/>
    <w:rsid w:val="00516A1C"/>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2C5"/>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7B2"/>
    <w:rsid w:val="005217CB"/>
    <w:rsid w:val="00521ACE"/>
    <w:rsid w:val="00521AE3"/>
    <w:rsid w:val="00521B71"/>
    <w:rsid w:val="00521B92"/>
    <w:rsid w:val="00521C04"/>
    <w:rsid w:val="00521C1C"/>
    <w:rsid w:val="00521C61"/>
    <w:rsid w:val="00521D2C"/>
    <w:rsid w:val="00521DFD"/>
    <w:rsid w:val="00521E5A"/>
    <w:rsid w:val="00521E96"/>
    <w:rsid w:val="00521F4C"/>
    <w:rsid w:val="00522092"/>
    <w:rsid w:val="0052213C"/>
    <w:rsid w:val="00522164"/>
    <w:rsid w:val="005221A0"/>
    <w:rsid w:val="00522291"/>
    <w:rsid w:val="00522312"/>
    <w:rsid w:val="0052265B"/>
    <w:rsid w:val="0052270C"/>
    <w:rsid w:val="00522789"/>
    <w:rsid w:val="0052279E"/>
    <w:rsid w:val="00522841"/>
    <w:rsid w:val="0052296E"/>
    <w:rsid w:val="00522A31"/>
    <w:rsid w:val="00522AF6"/>
    <w:rsid w:val="00522B12"/>
    <w:rsid w:val="00522C3E"/>
    <w:rsid w:val="00522E4B"/>
    <w:rsid w:val="00522F18"/>
    <w:rsid w:val="005230AB"/>
    <w:rsid w:val="005230D6"/>
    <w:rsid w:val="005232B2"/>
    <w:rsid w:val="00523570"/>
    <w:rsid w:val="005236C0"/>
    <w:rsid w:val="00523792"/>
    <w:rsid w:val="0052386A"/>
    <w:rsid w:val="005239EA"/>
    <w:rsid w:val="00523B88"/>
    <w:rsid w:val="00523BAE"/>
    <w:rsid w:val="00523BDE"/>
    <w:rsid w:val="00523BEA"/>
    <w:rsid w:val="00523E46"/>
    <w:rsid w:val="00523EE3"/>
    <w:rsid w:val="005241AE"/>
    <w:rsid w:val="00524319"/>
    <w:rsid w:val="005244A6"/>
    <w:rsid w:val="0052452E"/>
    <w:rsid w:val="00524545"/>
    <w:rsid w:val="005246B3"/>
    <w:rsid w:val="0052481B"/>
    <w:rsid w:val="0052483C"/>
    <w:rsid w:val="005248E1"/>
    <w:rsid w:val="005249EE"/>
    <w:rsid w:val="00524AA0"/>
    <w:rsid w:val="00524D31"/>
    <w:rsid w:val="00524E93"/>
    <w:rsid w:val="00524EE1"/>
    <w:rsid w:val="005254F7"/>
    <w:rsid w:val="0052555D"/>
    <w:rsid w:val="0052559F"/>
    <w:rsid w:val="00525711"/>
    <w:rsid w:val="0052584F"/>
    <w:rsid w:val="00525910"/>
    <w:rsid w:val="00525958"/>
    <w:rsid w:val="00525C1C"/>
    <w:rsid w:val="00525E22"/>
    <w:rsid w:val="00525E72"/>
    <w:rsid w:val="0052605E"/>
    <w:rsid w:val="0052631A"/>
    <w:rsid w:val="005263A3"/>
    <w:rsid w:val="005263C9"/>
    <w:rsid w:val="005264B0"/>
    <w:rsid w:val="005265DA"/>
    <w:rsid w:val="005267C8"/>
    <w:rsid w:val="005268B7"/>
    <w:rsid w:val="005268C8"/>
    <w:rsid w:val="0052692D"/>
    <w:rsid w:val="00526A81"/>
    <w:rsid w:val="00526B57"/>
    <w:rsid w:val="00526B92"/>
    <w:rsid w:val="00526BE9"/>
    <w:rsid w:val="00526CD8"/>
    <w:rsid w:val="00526DC5"/>
    <w:rsid w:val="00526F0A"/>
    <w:rsid w:val="00526F26"/>
    <w:rsid w:val="005270EA"/>
    <w:rsid w:val="00527146"/>
    <w:rsid w:val="0052718D"/>
    <w:rsid w:val="00527307"/>
    <w:rsid w:val="0052730E"/>
    <w:rsid w:val="00527355"/>
    <w:rsid w:val="00527366"/>
    <w:rsid w:val="005273CF"/>
    <w:rsid w:val="0052741C"/>
    <w:rsid w:val="005274A5"/>
    <w:rsid w:val="005274ED"/>
    <w:rsid w:val="00527573"/>
    <w:rsid w:val="00527575"/>
    <w:rsid w:val="0052757F"/>
    <w:rsid w:val="005275E0"/>
    <w:rsid w:val="005276FA"/>
    <w:rsid w:val="00527719"/>
    <w:rsid w:val="005277D3"/>
    <w:rsid w:val="00527A85"/>
    <w:rsid w:val="00527B82"/>
    <w:rsid w:val="00527E0C"/>
    <w:rsid w:val="00527E6D"/>
    <w:rsid w:val="00527F0B"/>
    <w:rsid w:val="00527F4B"/>
    <w:rsid w:val="0053000D"/>
    <w:rsid w:val="005300FD"/>
    <w:rsid w:val="00530103"/>
    <w:rsid w:val="0053012D"/>
    <w:rsid w:val="005301AF"/>
    <w:rsid w:val="00530744"/>
    <w:rsid w:val="005307FE"/>
    <w:rsid w:val="00530836"/>
    <w:rsid w:val="00530867"/>
    <w:rsid w:val="00530888"/>
    <w:rsid w:val="00530A7B"/>
    <w:rsid w:val="00530CAB"/>
    <w:rsid w:val="00530D0D"/>
    <w:rsid w:val="00530FD2"/>
    <w:rsid w:val="0053113B"/>
    <w:rsid w:val="005311EB"/>
    <w:rsid w:val="0053131B"/>
    <w:rsid w:val="005317A3"/>
    <w:rsid w:val="0053189E"/>
    <w:rsid w:val="00531E43"/>
    <w:rsid w:val="00531EDD"/>
    <w:rsid w:val="00531FF7"/>
    <w:rsid w:val="00532194"/>
    <w:rsid w:val="005322AA"/>
    <w:rsid w:val="005325A1"/>
    <w:rsid w:val="00532633"/>
    <w:rsid w:val="005326A2"/>
    <w:rsid w:val="005328A0"/>
    <w:rsid w:val="00532978"/>
    <w:rsid w:val="00532AC3"/>
    <w:rsid w:val="00532CBF"/>
    <w:rsid w:val="00532D5B"/>
    <w:rsid w:val="00532EEA"/>
    <w:rsid w:val="00532FF1"/>
    <w:rsid w:val="005331EB"/>
    <w:rsid w:val="00533419"/>
    <w:rsid w:val="00533426"/>
    <w:rsid w:val="00533664"/>
    <w:rsid w:val="00533726"/>
    <w:rsid w:val="005339B2"/>
    <w:rsid w:val="00533CC1"/>
    <w:rsid w:val="00533DC1"/>
    <w:rsid w:val="00533E8B"/>
    <w:rsid w:val="00533EB1"/>
    <w:rsid w:val="005341A8"/>
    <w:rsid w:val="005345C5"/>
    <w:rsid w:val="0053467F"/>
    <w:rsid w:val="0053484B"/>
    <w:rsid w:val="00534903"/>
    <w:rsid w:val="00534909"/>
    <w:rsid w:val="0053491E"/>
    <w:rsid w:val="00534920"/>
    <w:rsid w:val="00534ABD"/>
    <w:rsid w:val="00534AEB"/>
    <w:rsid w:val="00534BCA"/>
    <w:rsid w:val="00534BE3"/>
    <w:rsid w:val="00534C29"/>
    <w:rsid w:val="00534CAB"/>
    <w:rsid w:val="00534D8B"/>
    <w:rsid w:val="005350A0"/>
    <w:rsid w:val="0053517E"/>
    <w:rsid w:val="005351AD"/>
    <w:rsid w:val="005354C7"/>
    <w:rsid w:val="00535666"/>
    <w:rsid w:val="005356C2"/>
    <w:rsid w:val="00535727"/>
    <w:rsid w:val="00535881"/>
    <w:rsid w:val="0053599D"/>
    <w:rsid w:val="005359DC"/>
    <w:rsid w:val="00535A24"/>
    <w:rsid w:val="00535BDF"/>
    <w:rsid w:val="00535C6F"/>
    <w:rsid w:val="00535CD6"/>
    <w:rsid w:val="00535DCF"/>
    <w:rsid w:val="00535E5A"/>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3C2"/>
    <w:rsid w:val="00537474"/>
    <w:rsid w:val="005374F1"/>
    <w:rsid w:val="00537607"/>
    <w:rsid w:val="0053771D"/>
    <w:rsid w:val="005378C7"/>
    <w:rsid w:val="00537B43"/>
    <w:rsid w:val="00537C49"/>
    <w:rsid w:val="00537C79"/>
    <w:rsid w:val="00537CF9"/>
    <w:rsid w:val="00537D5E"/>
    <w:rsid w:val="00537F47"/>
    <w:rsid w:val="005402EA"/>
    <w:rsid w:val="00540338"/>
    <w:rsid w:val="00540359"/>
    <w:rsid w:val="00540361"/>
    <w:rsid w:val="005404C8"/>
    <w:rsid w:val="0054086C"/>
    <w:rsid w:val="0054094E"/>
    <w:rsid w:val="005409A1"/>
    <w:rsid w:val="005409B6"/>
    <w:rsid w:val="00540BC3"/>
    <w:rsid w:val="00540CFF"/>
    <w:rsid w:val="00540E30"/>
    <w:rsid w:val="00541015"/>
    <w:rsid w:val="00541143"/>
    <w:rsid w:val="0054141B"/>
    <w:rsid w:val="00541685"/>
    <w:rsid w:val="005416E6"/>
    <w:rsid w:val="00541782"/>
    <w:rsid w:val="005419AD"/>
    <w:rsid w:val="00541B5C"/>
    <w:rsid w:val="00542110"/>
    <w:rsid w:val="0054229D"/>
    <w:rsid w:val="00542411"/>
    <w:rsid w:val="005425B8"/>
    <w:rsid w:val="0054263E"/>
    <w:rsid w:val="00542790"/>
    <w:rsid w:val="00542892"/>
    <w:rsid w:val="005429DF"/>
    <w:rsid w:val="00542A6F"/>
    <w:rsid w:val="00542B01"/>
    <w:rsid w:val="00542BAA"/>
    <w:rsid w:val="005432F7"/>
    <w:rsid w:val="0054339B"/>
    <w:rsid w:val="00543494"/>
    <w:rsid w:val="005434C1"/>
    <w:rsid w:val="005434E7"/>
    <w:rsid w:val="00543623"/>
    <w:rsid w:val="005436B9"/>
    <w:rsid w:val="0054390D"/>
    <w:rsid w:val="00543917"/>
    <w:rsid w:val="0054397F"/>
    <w:rsid w:val="00543A1E"/>
    <w:rsid w:val="00543A56"/>
    <w:rsid w:val="00543B8D"/>
    <w:rsid w:val="00543D9E"/>
    <w:rsid w:val="00543E85"/>
    <w:rsid w:val="00543F12"/>
    <w:rsid w:val="005440E7"/>
    <w:rsid w:val="005441F6"/>
    <w:rsid w:val="0054425B"/>
    <w:rsid w:val="00544455"/>
    <w:rsid w:val="00544577"/>
    <w:rsid w:val="005445BF"/>
    <w:rsid w:val="005445F3"/>
    <w:rsid w:val="005447F5"/>
    <w:rsid w:val="00544817"/>
    <w:rsid w:val="00544891"/>
    <w:rsid w:val="0054499D"/>
    <w:rsid w:val="00544B7E"/>
    <w:rsid w:val="00544BDA"/>
    <w:rsid w:val="00544C91"/>
    <w:rsid w:val="00544CA7"/>
    <w:rsid w:val="00544DF2"/>
    <w:rsid w:val="00544FB4"/>
    <w:rsid w:val="0054505B"/>
    <w:rsid w:val="00545307"/>
    <w:rsid w:val="005453F1"/>
    <w:rsid w:val="00545591"/>
    <w:rsid w:val="00545780"/>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B5"/>
    <w:rsid w:val="00546EDA"/>
    <w:rsid w:val="0054704A"/>
    <w:rsid w:val="005471A0"/>
    <w:rsid w:val="005471F3"/>
    <w:rsid w:val="005472C6"/>
    <w:rsid w:val="00547583"/>
    <w:rsid w:val="00547587"/>
    <w:rsid w:val="005475A5"/>
    <w:rsid w:val="00547775"/>
    <w:rsid w:val="005478C8"/>
    <w:rsid w:val="00547AE0"/>
    <w:rsid w:val="00547CAF"/>
    <w:rsid w:val="00547CCF"/>
    <w:rsid w:val="00547F20"/>
    <w:rsid w:val="00547FF0"/>
    <w:rsid w:val="0055001E"/>
    <w:rsid w:val="0055007C"/>
    <w:rsid w:val="005500C3"/>
    <w:rsid w:val="005500D3"/>
    <w:rsid w:val="005501D2"/>
    <w:rsid w:val="005501E9"/>
    <w:rsid w:val="005502B7"/>
    <w:rsid w:val="005502F0"/>
    <w:rsid w:val="00550398"/>
    <w:rsid w:val="00550661"/>
    <w:rsid w:val="005508A1"/>
    <w:rsid w:val="00550A7C"/>
    <w:rsid w:val="00550CF5"/>
    <w:rsid w:val="00550D5B"/>
    <w:rsid w:val="00550FDA"/>
    <w:rsid w:val="00551246"/>
    <w:rsid w:val="0055124C"/>
    <w:rsid w:val="005512F8"/>
    <w:rsid w:val="00551478"/>
    <w:rsid w:val="00551510"/>
    <w:rsid w:val="00551537"/>
    <w:rsid w:val="0055164B"/>
    <w:rsid w:val="00551B25"/>
    <w:rsid w:val="00551C1B"/>
    <w:rsid w:val="00551D13"/>
    <w:rsid w:val="005520B4"/>
    <w:rsid w:val="00552118"/>
    <w:rsid w:val="0055229C"/>
    <w:rsid w:val="00552306"/>
    <w:rsid w:val="00552331"/>
    <w:rsid w:val="005523CA"/>
    <w:rsid w:val="00552565"/>
    <w:rsid w:val="005526A4"/>
    <w:rsid w:val="00552860"/>
    <w:rsid w:val="00552950"/>
    <w:rsid w:val="00552A9B"/>
    <w:rsid w:val="00552B62"/>
    <w:rsid w:val="00552B92"/>
    <w:rsid w:val="00552CFE"/>
    <w:rsid w:val="00552D2C"/>
    <w:rsid w:val="0055300D"/>
    <w:rsid w:val="00553226"/>
    <w:rsid w:val="00553235"/>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DDC"/>
    <w:rsid w:val="00554EA9"/>
    <w:rsid w:val="0055517C"/>
    <w:rsid w:val="0055537F"/>
    <w:rsid w:val="00555495"/>
    <w:rsid w:val="005554ED"/>
    <w:rsid w:val="00555513"/>
    <w:rsid w:val="005555D4"/>
    <w:rsid w:val="005555E3"/>
    <w:rsid w:val="005556D0"/>
    <w:rsid w:val="00555778"/>
    <w:rsid w:val="00555881"/>
    <w:rsid w:val="00555891"/>
    <w:rsid w:val="00555951"/>
    <w:rsid w:val="00555D42"/>
    <w:rsid w:val="00555EEE"/>
    <w:rsid w:val="00556145"/>
    <w:rsid w:val="0055655D"/>
    <w:rsid w:val="00556579"/>
    <w:rsid w:val="00556601"/>
    <w:rsid w:val="0055662F"/>
    <w:rsid w:val="005568EF"/>
    <w:rsid w:val="0055692F"/>
    <w:rsid w:val="00556B07"/>
    <w:rsid w:val="00556CF7"/>
    <w:rsid w:val="00556DE2"/>
    <w:rsid w:val="00556FAC"/>
    <w:rsid w:val="0055711E"/>
    <w:rsid w:val="0055713F"/>
    <w:rsid w:val="00557176"/>
    <w:rsid w:val="00557309"/>
    <w:rsid w:val="005574D0"/>
    <w:rsid w:val="0055751B"/>
    <w:rsid w:val="00557533"/>
    <w:rsid w:val="00557612"/>
    <w:rsid w:val="00557634"/>
    <w:rsid w:val="00557644"/>
    <w:rsid w:val="00557726"/>
    <w:rsid w:val="00557732"/>
    <w:rsid w:val="0055781E"/>
    <w:rsid w:val="005578A1"/>
    <w:rsid w:val="005579A7"/>
    <w:rsid w:val="00557A57"/>
    <w:rsid w:val="00557B17"/>
    <w:rsid w:val="00557C11"/>
    <w:rsid w:val="00557CB6"/>
    <w:rsid w:val="00557D0F"/>
    <w:rsid w:val="00557D3C"/>
    <w:rsid w:val="00557D98"/>
    <w:rsid w:val="00557DCB"/>
    <w:rsid w:val="00557ECE"/>
    <w:rsid w:val="00557EF1"/>
    <w:rsid w:val="00557F37"/>
    <w:rsid w:val="00560041"/>
    <w:rsid w:val="00560226"/>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E70"/>
    <w:rsid w:val="00561F60"/>
    <w:rsid w:val="00561F94"/>
    <w:rsid w:val="0056206A"/>
    <w:rsid w:val="005620B9"/>
    <w:rsid w:val="0056210F"/>
    <w:rsid w:val="00562120"/>
    <w:rsid w:val="00562318"/>
    <w:rsid w:val="005623A2"/>
    <w:rsid w:val="00562471"/>
    <w:rsid w:val="005624FA"/>
    <w:rsid w:val="0056253B"/>
    <w:rsid w:val="0056259A"/>
    <w:rsid w:val="00562867"/>
    <w:rsid w:val="005628A3"/>
    <w:rsid w:val="00562ADC"/>
    <w:rsid w:val="00562C4A"/>
    <w:rsid w:val="00562C64"/>
    <w:rsid w:val="00562D0D"/>
    <w:rsid w:val="00562F01"/>
    <w:rsid w:val="005630D5"/>
    <w:rsid w:val="00563126"/>
    <w:rsid w:val="0056315C"/>
    <w:rsid w:val="005634FD"/>
    <w:rsid w:val="00563517"/>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8EF"/>
    <w:rsid w:val="00564A34"/>
    <w:rsid w:val="00564A69"/>
    <w:rsid w:val="00564AED"/>
    <w:rsid w:val="00564B09"/>
    <w:rsid w:val="00564CA2"/>
    <w:rsid w:val="00564CEB"/>
    <w:rsid w:val="00564D42"/>
    <w:rsid w:val="00564D6F"/>
    <w:rsid w:val="00564E0F"/>
    <w:rsid w:val="00564E67"/>
    <w:rsid w:val="00565357"/>
    <w:rsid w:val="00565369"/>
    <w:rsid w:val="00565453"/>
    <w:rsid w:val="005655F7"/>
    <w:rsid w:val="0056580C"/>
    <w:rsid w:val="00565987"/>
    <w:rsid w:val="0056598C"/>
    <w:rsid w:val="00565A5B"/>
    <w:rsid w:val="00565A94"/>
    <w:rsid w:val="00565A9B"/>
    <w:rsid w:val="00565BB0"/>
    <w:rsid w:val="00565BDC"/>
    <w:rsid w:val="00565C3E"/>
    <w:rsid w:val="00565CDB"/>
    <w:rsid w:val="00565DA6"/>
    <w:rsid w:val="00565E80"/>
    <w:rsid w:val="0056606A"/>
    <w:rsid w:val="005661B1"/>
    <w:rsid w:val="00566261"/>
    <w:rsid w:val="00566280"/>
    <w:rsid w:val="005662CC"/>
    <w:rsid w:val="00566724"/>
    <w:rsid w:val="00566849"/>
    <w:rsid w:val="005669C7"/>
    <w:rsid w:val="00566A32"/>
    <w:rsid w:val="00566C76"/>
    <w:rsid w:val="00566F52"/>
    <w:rsid w:val="00567005"/>
    <w:rsid w:val="0056709E"/>
    <w:rsid w:val="00567197"/>
    <w:rsid w:val="005671DD"/>
    <w:rsid w:val="005676A8"/>
    <w:rsid w:val="005678A3"/>
    <w:rsid w:val="00567B61"/>
    <w:rsid w:val="00567C73"/>
    <w:rsid w:val="00567E28"/>
    <w:rsid w:val="00567E88"/>
    <w:rsid w:val="00567E92"/>
    <w:rsid w:val="00567EE6"/>
    <w:rsid w:val="00570018"/>
    <w:rsid w:val="00570117"/>
    <w:rsid w:val="00570149"/>
    <w:rsid w:val="00570380"/>
    <w:rsid w:val="005704A7"/>
    <w:rsid w:val="005704AE"/>
    <w:rsid w:val="005704BD"/>
    <w:rsid w:val="005704D5"/>
    <w:rsid w:val="005705FF"/>
    <w:rsid w:val="005706A9"/>
    <w:rsid w:val="005707EE"/>
    <w:rsid w:val="00570811"/>
    <w:rsid w:val="0057081A"/>
    <w:rsid w:val="005708CD"/>
    <w:rsid w:val="00570903"/>
    <w:rsid w:val="00570928"/>
    <w:rsid w:val="00570A73"/>
    <w:rsid w:val="00570EA9"/>
    <w:rsid w:val="0057104A"/>
    <w:rsid w:val="0057122D"/>
    <w:rsid w:val="0057125D"/>
    <w:rsid w:val="005713EE"/>
    <w:rsid w:val="0057146E"/>
    <w:rsid w:val="00571497"/>
    <w:rsid w:val="00571504"/>
    <w:rsid w:val="0057153D"/>
    <w:rsid w:val="00571692"/>
    <w:rsid w:val="00571A0F"/>
    <w:rsid w:val="00571C55"/>
    <w:rsid w:val="00571CDD"/>
    <w:rsid w:val="00572086"/>
    <w:rsid w:val="0057229F"/>
    <w:rsid w:val="00572585"/>
    <w:rsid w:val="005726C3"/>
    <w:rsid w:val="00572B54"/>
    <w:rsid w:val="00572B8A"/>
    <w:rsid w:val="00572C84"/>
    <w:rsid w:val="00572D13"/>
    <w:rsid w:val="00572D58"/>
    <w:rsid w:val="00572DCE"/>
    <w:rsid w:val="00572EB2"/>
    <w:rsid w:val="00572EE7"/>
    <w:rsid w:val="0057309B"/>
    <w:rsid w:val="00573253"/>
    <w:rsid w:val="00573284"/>
    <w:rsid w:val="0057367B"/>
    <w:rsid w:val="0057372F"/>
    <w:rsid w:val="0057378D"/>
    <w:rsid w:val="005739A9"/>
    <w:rsid w:val="00573A66"/>
    <w:rsid w:val="00573B40"/>
    <w:rsid w:val="00573B6C"/>
    <w:rsid w:val="00573CFB"/>
    <w:rsid w:val="00573D44"/>
    <w:rsid w:val="00573D94"/>
    <w:rsid w:val="00573EA4"/>
    <w:rsid w:val="00573FA1"/>
    <w:rsid w:val="00573FF4"/>
    <w:rsid w:val="00573FFE"/>
    <w:rsid w:val="0057416C"/>
    <w:rsid w:val="005742B2"/>
    <w:rsid w:val="00574377"/>
    <w:rsid w:val="0057443E"/>
    <w:rsid w:val="00574486"/>
    <w:rsid w:val="005744E1"/>
    <w:rsid w:val="0057456F"/>
    <w:rsid w:val="00574675"/>
    <w:rsid w:val="00574697"/>
    <w:rsid w:val="005747A5"/>
    <w:rsid w:val="00574832"/>
    <w:rsid w:val="005749BD"/>
    <w:rsid w:val="00574BD8"/>
    <w:rsid w:val="00574EA0"/>
    <w:rsid w:val="00574F86"/>
    <w:rsid w:val="00575322"/>
    <w:rsid w:val="0057542F"/>
    <w:rsid w:val="00575615"/>
    <w:rsid w:val="00575669"/>
    <w:rsid w:val="00575793"/>
    <w:rsid w:val="005758C4"/>
    <w:rsid w:val="00575975"/>
    <w:rsid w:val="00575981"/>
    <w:rsid w:val="00575986"/>
    <w:rsid w:val="005759EF"/>
    <w:rsid w:val="00575A83"/>
    <w:rsid w:val="00575AA3"/>
    <w:rsid w:val="00575C5B"/>
    <w:rsid w:val="00575C74"/>
    <w:rsid w:val="00575CAF"/>
    <w:rsid w:val="00575E39"/>
    <w:rsid w:val="00575E78"/>
    <w:rsid w:val="00576191"/>
    <w:rsid w:val="005761E5"/>
    <w:rsid w:val="00576286"/>
    <w:rsid w:val="005762B5"/>
    <w:rsid w:val="005763C6"/>
    <w:rsid w:val="005763F7"/>
    <w:rsid w:val="0057646F"/>
    <w:rsid w:val="00576625"/>
    <w:rsid w:val="005766A4"/>
    <w:rsid w:val="00576723"/>
    <w:rsid w:val="00576761"/>
    <w:rsid w:val="005768DB"/>
    <w:rsid w:val="005769C5"/>
    <w:rsid w:val="005769F0"/>
    <w:rsid w:val="00576C75"/>
    <w:rsid w:val="00577040"/>
    <w:rsid w:val="005770EF"/>
    <w:rsid w:val="005771F3"/>
    <w:rsid w:val="0057720E"/>
    <w:rsid w:val="0057722F"/>
    <w:rsid w:val="00577252"/>
    <w:rsid w:val="00577304"/>
    <w:rsid w:val="0057740A"/>
    <w:rsid w:val="005774CB"/>
    <w:rsid w:val="005775C9"/>
    <w:rsid w:val="005778C5"/>
    <w:rsid w:val="00577991"/>
    <w:rsid w:val="00577ABB"/>
    <w:rsid w:val="00577ADB"/>
    <w:rsid w:val="00577BBF"/>
    <w:rsid w:val="00577E9B"/>
    <w:rsid w:val="0058003E"/>
    <w:rsid w:val="00580040"/>
    <w:rsid w:val="005800A2"/>
    <w:rsid w:val="0058029F"/>
    <w:rsid w:val="00580387"/>
    <w:rsid w:val="005803A1"/>
    <w:rsid w:val="005803C8"/>
    <w:rsid w:val="005803D5"/>
    <w:rsid w:val="0058063D"/>
    <w:rsid w:val="0058067C"/>
    <w:rsid w:val="005807C4"/>
    <w:rsid w:val="00580895"/>
    <w:rsid w:val="00580AAC"/>
    <w:rsid w:val="00580C4E"/>
    <w:rsid w:val="00580D49"/>
    <w:rsid w:val="00580E2F"/>
    <w:rsid w:val="00580FA1"/>
    <w:rsid w:val="00581021"/>
    <w:rsid w:val="00581037"/>
    <w:rsid w:val="005810AF"/>
    <w:rsid w:val="005810E1"/>
    <w:rsid w:val="00581225"/>
    <w:rsid w:val="00581511"/>
    <w:rsid w:val="00581784"/>
    <w:rsid w:val="005817C8"/>
    <w:rsid w:val="005818C5"/>
    <w:rsid w:val="005819BD"/>
    <w:rsid w:val="00581C2D"/>
    <w:rsid w:val="00581D8D"/>
    <w:rsid w:val="0058211C"/>
    <w:rsid w:val="00582128"/>
    <w:rsid w:val="0058217E"/>
    <w:rsid w:val="005826E1"/>
    <w:rsid w:val="0058285D"/>
    <w:rsid w:val="00582A2D"/>
    <w:rsid w:val="00582A6D"/>
    <w:rsid w:val="00582B8E"/>
    <w:rsid w:val="00582CE8"/>
    <w:rsid w:val="00582EB8"/>
    <w:rsid w:val="005830A1"/>
    <w:rsid w:val="005830A2"/>
    <w:rsid w:val="00583281"/>
    <w:rsid w:val="005833D7"/>
    <w:rsid w:val="005833F6"/>
    <w:rsid w:val="005835D9"/>
    <w:rsid w:val="0058388E"/>
    <w:rsid w:val="00583A16"/>
    <w:rsid w:val="00583AF9"/>
    <w:rsid w:val="00583B94"/>
    <w:rsid w:val="00583C5D"/>
    <w:rsid w:val="00583CCA"/>
    <w:rsid w:val="00583FA0"/>
    <w:rsid w:val="00584214"/>
    <w:rsid w:val="0058422B"/>
    <w:rsid w:val="005843EA"/>
    <w:rsid w:val="0058452E"/>
    <w:rsid w:val="00584615"/>
    <w:rsid w:val="0058465C"/>
    <w:rsid w:val="0058475E"/>
    <w:rsid w:val="00584A18"/>
    <w:rsid w:val="00584CBD"/>
    <w:rsid w:val="00584E45"/>
    <w:rsid w:val="00584F23"/>
    <w:rsid w:val="00584F26"/>
    <w:rsid w:val="0058510C"/>
    <w:rsid w:val="00585297"/>
    <w:rsid w:val="00585387"/>
    <w:rsid w:val="005854E1"/>
    <w:rsid w:val="0058551E"/>
    <w:rsid w:val="005855C5"/>
    <w:rsid w:val="005859F6"/>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81C"/>
    <w:rsid w:val="00586900"/>
    <w:rsid w:val="00586913"/>
    <w:rsid w:val="00586A6F"/>
    <w:rsid w:val="00586A90"/>
    <w:rsid w:val="00586ADD"/>
    <w:rsid w:val="00586D3B"/>
    <w:rsid w:val="00586DA6"/>
    <w:rsid w:val="00586F27"/>
    <w:rsid w:val="00586F78"/>
    <w:rsid w:val="00586FAC"/>
    <w:rsid w:val="0058702E"/>
    <w:rsid w:val="00587036"/>
    <w:rsid w:val="005871EB"/>
    <w:rsid w:val="00587275"/>
    <w:rsid w:val="0058731A"/>
    <w:rsid w:val="00587327"/>
    <w:rsid w:val="00587408"/>
    <w:rsid w:val="00587600"/>
    <w:rsid w:val="005877C7"/>
    <w:rsid w:val="00587930"/>
    <w:rsid w:val="00587AF9"/>
    <w:rsid w:val="00587C43"/>
    <w:rsid w:val="00587C5B"/>
    <w:rsid w:val="00587D8D"/>
    <w:rsid w:val="00587EDC"/>
    <w:rsid w:val="00587F33"/>
    <w:rsid w:val="00587F3D"/>
    <w:rsid w:val="00590047"/>
    <w:rsid w:val="00590069"/>
    <w:rsid w:val="00590297"/>
    <w:rsid w:val="00590307"/>
    <w:rsid w:val="00590312"/>
    <w:rsid w:val="0059033A"/>
    <w:rsid w:val="00590369"/>
    <w:rsid w:val="005903B5"/>
    <w:rsid w:val="005903D6"/>
    <w:rsid w:val="00590465"/>
    <w:rsid w:val="005904E5"/>
    <w:rsid w:val="0059054C"/>
    <w:rsid w:val="00590648"/>
    <w:rsid w:val="00590699"/>
    <w:rsid w:val="005906B0"/>
    <w:rsid w:val="00590981"/>
    <w:rsid w:val="005909A8"/>
    <w:rsid w:val="00590A0F"/>
    <w:rsid w:val="00590BF4"/>
    <w:rsid w:val="00590C4C"/>
    <w:rsid w:val="00590D58"/>
    <w:rsid w:val="00590DA4"/>
    <w:rsid w:val="00590DCD"/>
    <w:rsid w:val="00590EB7"/>
    <w:rsid w:val="0059102D"/>
    <w:rsid w:val="005911C0"/>
    <w:rsid w:val="005914ED"/>
    <w:rsid w:val="00591671"/>
    <w:rsid w:val="005917B7"/>
    <w:rsid w:val="00591B14"/>
    <w:rsid w:val="00591C49"/>
    <w:rsid w:val="00591C75"/>
    <w:rsid w:val="00591DCF"/>
    <w:rsid w:val="00591DDE"/>
    <w:rsid w:val="00591EC7"/>
    <w:rsid w:val="00591F97"/>
    <w:rsid w:val="00592006"/>
    <w:rsid w:val="00592020"/>
    <w:rsid w:val="0059210F"/>
    <w:rsid w:val="0059258F"/>
    <w:rsid w:val="005926FC"/>
    <w:rsid w:val="00592709"/>
    <w:rsid w:val="005928A1"/>
    <w:rsid w:val="00592999"/>
    <w:rsid w:val="005929C3"/>
    <w:rsid w:val="00592A33"/>
    <w:rsid w:val="00592AC8"/>
    <w:rsid w:val="00592B33"/>
    <w:rsid w:val="00592D42"/>
    <w:rsid w:val="00592E27"/>
    <w:rsid w:val="00592E61"/>
    <w:rsid w:val="00592FD1"/>
    <w:rsid w:val="00593134"/>
    <w:rsid w:val="00593296"/>
    <w:rsid w:val="00593415"/>
    <w:rsid w:val="00593428"/>
    <w:rsid w:val="00593433"/>
    <w:rsid w:val="005934B8"/>
    <w:rsid w:val="005935DB"/>
    <w:rsid w:val="00593663"/>
    <w:rsid w:val="005936E9"/>
    <w:rsid w:val="0059373B"/>
    <w:rsid w:val="00593AD2"/>
    <w:rsid w:val="00593AF0"/>
    <w:rsid w:val="00593AFE"/>
    <w:rsid w:val="00593B0E"/>
    <w:rsid w:val="00593B29"/>
    <w:rsid w:val="00593B75"/>
    <w:rsid w:val="00593BA4"/>
    <w:rsid w:val="00593CCF"/>
    <w:rsid w:val="00593D19"/>
    <w:rsid w:val="00593D68"/>
    <w:rsid w:val="00593E9E"/>
    <w:rsid w:val="005940A3"/>
    <w:rsid w:val="005941DA"/>
    <w:rsid w:val="005942ED"/>
    <w:rsid w:val="00594534"/>
    <w:rsid w:val="005946D5"/>
    <w:rsid w:val="00594720"/>
    <w:rsid w:val="00594766"/>
    <w:rsid w:val="00594811"/>
    <w:rsid w:val="00594A20"/>
    <w:rsid w:val="00594A23"/>
    <w:rsid w:val="00594ABC"/>
    <w:rsid w:val="00594C07"/>
    <w:rsid w:val="00594DB9"/>
    <w:rsid w:val="00594FDC"/>
    <w:rsid w:val="0059511F"/>
    <w:rsid w:val="0059516D"/>
    <w:rsid w:val="005951EF"/>
    <w:rsid w:val="0059538B"/>
    <w:rsid w:val="005955CC"/>
    <w:rsid w:val="0059565A"/>
    <w:rsid w:val="00595715"/>
    <w:rsid w:val="00595728"/>
    <w:rsid w:val="00595758"/>
    <w:rsid w:val="00595772"/>
    <w:rsid w:val="005957E9"/>
    <w:rsid w:val="005957EF"/>
    <w:rsid w:val="005959AC"/>
    <w:rsid w:val="005959E4"/>
    <w:rsid w:val="00595ABD"/>
    <w:rsid w:val="00595AE7"/>
    <w:rsid w:val="00595D32"/>
    <w:rsid w:val="00595D3D"/>
    <w:rsid w:val="00595FAA"/>
    <w:rsid w:val="00596218"/>
    <w:rsid w:val="0059629B"/>
    <w:rsid w:val="00596377"/>
    <w:rsid w:val="00596395"/>
    <w:rsid w:val="005963F0"/>
    <w:rsid w:val="00596458"/>
    <w:rsid w:val="005965D7"/>
    <w:rsid w:val="005966C8"/>
    <w:rsid w:val="0059679F"/>
    <w:rsid w:val="005967BF"/>
    <w:rsid w:val="005968BE"/>
    <w:rsid w:val="0059693C"/>
    <w:rsid w:val="00596AB9"/>
    <w:rsid w:val="00596C21"/>
    <w:rsid w:val="00596C6A"/>
    <w:rsid w:val="00596E05"/>
    <w:rsid w:val="00596E58"/>
    <w:rsid w:val="00596EA2"/>
    <w:rsid w:val="00596F5B"/>
    <w:rsid w:val="0059723F"/>
    <w:rsid w:val="0059733A"/>
    <w:rsid w:val="0059733B"/>
    <w:rsid w:val="005973BC"/>
    <w:rsid w:val="0059746D"/>
    <w:rsid w:val="005975FA"/>
    <w:rsid w:val="00597754"/>
    <w:rsid w:val="00597861"/>
    <w:rsid w:val="005978E3"/>
    <w:rsid w:val="005979EB"/>
    <w:rsid w:val="00597B30"/>
    <w:rsid w:val="00597D78"/>
    <w:rsid w:val="00597DDF"/>
    <w:rsid w:val="005A00C7"/>
    <w:rsid w:val="005A0104"/>
    <w:rsid w:val="005A0187"/>
    <w:rsid w:val="005A018B"/>
    <w:rsid w:val="005A028A"/>
    <w:rsid w:val="005A05D6"/>
    <w:rsid w:val="005A0662"/>
    <w:rsid w:val="005A0700"/>
    <w:rsid w:val="005A0712"/>
    <w:rsid w:val="005A0889"/>
    <w:rsid w:val="005A0B69"/>
    <w:rsid w:val="005A0B73"/>
    <w:rsid w:val="005A0C34"/>
    <w:rsid w:val="005A0D35"/>
    <w:rsid w:val="005A0D65"/>
    <w:rsid w:val="005A0D79"/>
    <w:rsid w:val="005A0DDD"/>
    <w:rsid w:val="005A0E20"/>
    <w:rsid w:val="005A0EAA"/>
    <w:rsid w:val="005A0F59"/>
    <w:rsid w:val="005A0F8D"/>
    <w:rsid w:val="005A1031"/>
    <w:rsid w:val="005A1066"/>
    <w:rsid w:val="005A10C3"/>
    <w:rsid w:val="005A10F0"/>
    <w:rsid w:val="005A115E"/>
    <w:rsid w:val="005A1185"/>
    <w:rsid w:val="005A12FC"/>
    <w:rsid w:val="005A134A"/>
    <w:rsid w:val="005A145F"/>
    <w:rsid w:val="005A1746"/>
    <w:rsid w:val="005A188B"/>
    <w:rsid w:val="005A18C9"/>
    <w:rsid w:val="005A18DC"/>
    <w:rsid w:val="005A1960"/>
    <w:rsid w:val="005A1A0D"/>
    <w:rsid w:val="005A1A16"/>
    <w:rsid w:val="005A1A9A"/>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098"/>
    <w:rsid w:val="005A3117"/>
    <w:rsid w:val="005A32D4"/>
    <w:rsid w:val="005A33C8"/>
    <w:rsid w:val="005A340D"/>
    <w:rsid w:val="005A3440"/>
    <w:rsid w:val="005A348C"/>
    <w:rsid w:val="005A34E5"/>
    <w:rsid w:val="005A364E"/>
    <w:rsid w:val="005A370B"/>
    <w:rsid w:val="005A389A"/>
    <w:rsid w:val="005A3916"/>
    <w:rsid w:val="005A394D"/>
    <w:rsid w:val="005A3B54"/>
    <w:rsid w:val="005A3CD5"/>
    <w:rsid w:val="005A3CE7"/>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4F2"/>
    <w:rsid w:val="005A5509"/>
    <w:rsid w:val="005A5827"/>
    <w:rsid w:val="005A59F7"/>
    <w:rsid w:val="005A5C25"/>
    <w:rsid w:val="005A5C2D"/>
    <w:rsid w:val="005A5C8A"/>
    <w:rsid w:val="005A5DAD"/>
    <w:rsid w:val="005A5E10"/>
    <w:rsid w:val="005A611F"/>
    <w:rsid w:val="005A616A"/>
    <w:rsid w:val="005A6247"/>
    <w:rsid w:val="005A63E7"/>
    <w:rsid w:val="005A64EE"/>
    <w:rsid w:val="005A653C"/>
    <w:rsid w:val="005A65B7"/>
    <w:rsid w:val="005A65C2"/>
    <w:rsid w:val="005A6655"/>
    <w:rsid w:val="005A6724"/>
    <w:rsid w:val="005A6744"/>
    <w:rsid w:val="005A683F"/>
    <w:rsid w:val="005A688B"/>
    <w:rsid w:val="005A6A7B"/>
    <w:rsid w:val="005A6C56"/>
    <w:rsid w:val="005A6C6A"/>
    <w:rsid w:val="005A6CA3"/>
    <w:rsid w:val="005A6E0A"/>
    <w:rsid w:val="005A6E42"/>
    <w:rsid w:val="005A6E94"/>
    <w:rsid w:val="005A6EBF"/>
    <w:rsid w:val="005A705D"/>
    <w:rsid w:val="005A708C"/>
    <w:rsid w:val="005A7298"/>
    <w:rsid w:val="005A7416"/>
    <w:rsid w:val="005A7451"/>
    <w:rsid w:val="005A7593"/>
    <w:rsid w:val="005A75D3"/>
    <w:rsid w:val="005A7606"/>
    <w:rsid w:val="005A7704"/>
    <w:rsid w:val="005A77D2"/>
    <w:rsid w:val="005A7A3E"/>
    <w:rsid w:val="005A7A86"/>
    <w:rsid w:val="005A7D71"/>
    <w:rsid w:val="005A7D74"/>
    <w:rsid w:val="005A7DB9"/>
    <w:rsid w:val="005A7EC2"/>
    <w:rsid w:val="005B00AB"/>
    <w:rsid w:val="005B0199"/>
    <w:rsid w:val="005B021C"/>
    <w:rsid w:val="005B025E"/>
    <w:rsid w:val="005B02BD"/>
    <w:rsid w:val="005B02CF"/>
    <w:rsid w:val="005B035F"/>
    <w:rsid w:val="005B0435"/>
    <w:rsid w:val="005B0497"/>
    <w:rsid w:val="005B050B"/>
    <w:rsid w:val="005B05AD"/>
    <w:rsid w:val="005B05DB"/>
    <w:rsid w:val="005B0685"/>
    <w:rsid w:val="005B08E6"/>
    <w:rsid w:val="005B0A3D"/>
    <w:rsid w:val="005B1043"/>
    <w:rsid w:val="005B1113"/>
    <w:rsid w:val="005B11BA"/>
    <w:rsid w:val="005B12AC"/>
    <w:rsid w:val="005B12B1"/>
    <w:rsid w:val="005B13E0"/>
    <w:rsid w:val="005B1541"/>
    <w:rsid w:val="005B154C"/>
    <w:rsid w:val="005B1575"/>
    <w:rsid w:val="005B157A"/>
    <w:rsid w:val="005B15CA"/>
    <w:rsid w:val="005B1859"/>
    <w:rsid w:val="005B195B"/>
    <w:rsid w:val="005B1A66"/>
    <w:rsid w:val="005B1A89"/>
    <w:rsid w:val="005B1AE0"/>
    <w:rsid w:val="005B1F92"/>
    <w:rsid w:val="005B1FE3"/>
    <w:rsid w:val="005B204B"/>
    <w:rsid w:val="005B2105"/>
    <w:rsid w:val="005B210F"/>
    <w:rsid w:val="005B218B"/>
    <w:rsid w:val="005B2357"/>
    <w:rsid w:val="005B23B6"/>
    <w:rsid w:val="005B23F2"/>
    <w:rsid w:val="005B243C"/>
    <w:rsid w:val="005B25E0"/>
    <w:rsid w:val="005B26BC"/>
    <w:rsid w:val="005B28D3"/>
    <w:rsid w:val="005B2988"/>
    <w:rsid w:val="005B2A21"/>
    <w:rsid w:val="005B2A44"/>
    <w:rsid w:val="005B2A5D"/>
    <w:rsid w:val="005B2A86"/>
    <w:rsid w:val="005B2AFE"/>
    <w:rsid w:val="005B2DE4"/>
    <w:rsid w:val="005B3093"/>
    <w:rsid w:val="005B30A7"/>
    <w:rsid w:val="005B354A"/>
    <w:rsid w:val="005B35C9"/>
    <w:rsid w:val="005B3703"/>
    <w:rsid w:val="005B3A2C"/>
    <w:rsid w:val="005B3A75"/>
    <w:rsid w:val="005B3B16"/>
    <w:rsid w:val="005B3B5A"/>
    <w:rsid w:val="005B3C2C"/>
    <w:rsid w:val="005B3D61"/>
    <w:rsid w:val="005B3DB8"/>
    <w:rsid w:val="005B3E0C"/>
    <w:rsid w:val="005B3E12"/>
    <w:rsid w:val="005B3F7E"/>
    <w:rsid w:val="005B3FE3"/>
    <w:rsid w:val="005B4032"/>
    <w:rsid w:val="005B4263"/>
    <w:rsid w:val="005B445E"/>
    <w:rsid w:val="005B44D2"/>
    <w:rsid w:val="005B44EA"/>
    <w:rsid w:val="005B44F1"/>
    <w:rsid w:val="005B46C1"/>
    <w:rsid w:val="005B4759"/>
    <w:rsid w:val="005B479B"/>
    <w:rsid w:val="005B48B9"/>
    <w:rsid w:val="005B4A38"/>
    <w:rsid w:val="005B4C58"/>
    <w:rsid w:val="005B4D56"/>
    <w:rsid w:val="005B4DB6"/>
    <w:rsid w:val="005B4E59"/>
    <w:rsid w:val="005B4E78"/>
    <w:rsid w:val="005B4EDD"/>
    <w:rsid w:val="005B4F35"/>
    <w:rsid w:val="005B5077"/>
    <w:rsid w:val="005B5425"/>
    <w:rsid w:val="005B54C5"/>
    <w:rsid w:val="005B556A"/>
    <w:rsid w:val="005B565F"/>
    <w:rsid w:val="005B56DC"/>
    <w:rsid w:val="005B57F7"/>
    <w:rsid w:val="005B5841"/>
    <w:rsid w:val="005B5893"/>
    <w:rsid w:val="005B597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CDA"/>
    <w:rsid w:val="005B6E67"/>
    <w:rsid w:val="005B6FAD"/>
    <w:rsid w:val="005B71CC"/>
    <w:rsid w:val="005B721F"/>
    <w:rsid w:val="005B7304"/>
    <w:rsid w:val="005B7334"/>
    <w:rsid w:val="005B734C"/>
    <w:rsid w:val="005B73D3"/>
    <w:rsid w:val="005B74A4"/>
    <w:rsid w:val="005B7502"/>
    <w:rsid w:val="005B7805"/>
    <w:rsid w:val="005B7950"/>
    <w:rsid w:val="005B797A"/>
    <w:rsid w:val="005B79F9"/>
    <w:rsid w:val="005B7B38"/>
    <w:rsid w:val="005B7B9A"/>
    <w:rsid w:val="005B7E22"/>
    <w:rsid w:val="005C0121"/>
    <w:rsid w:val="005C01D4"/>
    <w:rsid w:val="005C022B"/>
    <w:rsid w:val="005C04AD"/>
    <w:rsid w:val="005C05EB"/>
    <w:rsid w:val="005C0722"/>
    <w:rsid w:val="005C07AA"/>
    <w:rsid w:val="005C08A3"/>
    <w:rsid w:val="005C0A44"/>
    <w:rsid w:val="005C0B1D"/>
    <w:rsid w:val="005C0B52"/>
    <w:rsid w:val="005C0D5B"/>
    <w:rsid w:val="005C0D7C"/>
    <w:rsid w:val="005C0E66"/>
    <w:rsid w:val="005C0E96"/>
    <w:rsid w:val="005C0F28"/>
    <w:rsid w:val="005C1161"/>
    <w:rsid w:val="005C123B"/>
    <w:rsid w:val="005C12AB"/>
    <w:rsid w:val="005C1352"/>
    <w:rsid w:val="005C135E"/>
    <w:rsid w:val="005C13F0"/>
    <w:rsid w:val="005C1412"/>
    <w:rsid w:val="005C1436"/>
    <w:rsid w:val="005C1769"/>
    <w:rsid w:val="005C1802"/>
    <w:rsid w:val="005C188D"/>
    <w:rsid w:val="005C18F3"/>
    <w:rsid w:val="005C1956"/>
    <w:rsid w:val="005C1972"/>
    <w:rsid w:val="005C1A48"/>
    <w:rsid w:val="005C1DBF"/>
    <w:rsid w:val="005C1E40"/>
    <w:rsid w:val="005C1F71"/>
    <w:rsid w:val="005C2745"/>
    <w:rsid w:val="005C28E5"/>
    <w:rsid w:val="005C29FF"/>
    <w:rsid w:val="005C2A9E"/>
    <w:rsid w:val="005C2E5E"/>
    <w:rsid w:val="005C3058"/>
    <w:rsid w:val="005C3112"/>
    <w:rsid w:val="005C3190"/>
    <w:rsid w:val="005C31A7"/>
    <w:rsid w:val="005C31AA"/>
    <w:rsid w:val="005C31BA"/>
    <w:rsid w:val="005C322C"/>
    <w:rsid w:val="005C3357"/>
    <w:rsid w:val="005C349B"/>
    <w:rsid w:val="005C372B"/>
    <w:rsid w:val="005C3C5F"/>
    <w:rsid w:val="005C3D2B"/>
    <w:rsid w:val="005C3D3D"/>
    <w:rsid w:val="005C3D50"/>
    <w:rsid w:val="005C3D6B"/>
    <w:rsid w:val="005C3D9C"/>
    <w:rsid w:val="005C3EE9"/>
    <w:rsid w:val="005C4066"/>
    <w:rsid w:val="005C4202"/>
    <w:rsid w:val="005C42F6"/>
    <w:rsid w:val="005C4493"/>
    <w:rsid w:val="005C44A3"/>
    <w:rsid w:val="005C44AD"/>
    <w:rsid w:val="005C47AF"/>
    <w:rsid w:val="005C4833"/>
    <w:rsid w:val="005C4916"/>
    <w:rsid w:val="005C49DB"/>
    <w:rsid w:val="005C4A29"/>
    <w:rsid w:val="005C4ACF"/>
    <w:rsid w:val="005C4B00"/>
    <w:rsid w:val="005C4DFF"/>
    <w:rsid w:val="005C501B"/>
    <w:rsid w:val="005C50D2"/>
    <w:rsid w:val="005C5147"/>
    <w:rsid w:val="005C5190"/>
    <w:rsid w:val="005C520E"/>
    <w:rsid w:val="005C528B"/>
    <w:rsid w:val="005C5449"/>
    <w:rsid w:val="005C553A"/>
    <w:rsid w:val="005C5573"/>
    <w:rsid w:val="005C5733"/>
    <w:rsid w:val="005C57A8"/>
    <w:rsid w:val="005C5962"/>
    <w:rsid w:val="005C5AA5"/>
    <w:rsid w:val="005C5DC2"/>
    <w:rsid w:val="005C5DEF"/>
    <w:rsid w:val="005C60E3"/>
    <w:rsid w:val="005C61EA"/>
    <w:rsid w:val="005C6242"/>
    <w:rsid w:val="005C63D8"/>
    <w:rsid w:val="005C6609"/>
    <w:rsid w:val="005C677F"/>
    <w:rsid w:val="005C68A1"/>
    <w:rsid w:val="005C69E9"/>
    <w:rsid w:val="005C6AC1"/>
    <w:rsid w:val="005C6B83"/>
    <w:rsid w:val="005C6C0C"/>
    <w:rsid w:val="005C6C3B"/>
    <w:rsid w:val="005C6C5B"/>
    <w:rsid w:val="005C6DFD"/>
    <w:rsid w:val="005C6F5F"/>
    <w:rsid w:val="005C6FE3"/>
    <w:rsid w:val="005C714A"/>
    <w:rsid w:val="005C7254"/>
    <w:rsid w:val="005C7306"/>
    <w:rsid w:val="005C773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23C"/>
    <w:rsid w:val="005D1428"/>
    <w:rsid w:val="005D1564"/>
    <w:rsid w:val="005D1708"/>
    <w:rsid w:val="005D1779"/>
    <w:rsid w:val="005D18C6"/>
    <w:rsid w:val="005D18F3"/>
    <w:rsid w:val="005D195C"/>
    <w:rsid w:val="005D197F"/>
    <w:rsid w:val="005D1CAF"/>
    <w:rsid w:val="005D1E83"/>
    <w:rsid w:val="005D1ED6"/>
    <w:rsid w:val="005D1F82"/>
    <w:rsid w:val="005D2096"/>
    <w:rsid w:val="005D20D9"/>
    <w:rsid w:val="005D2135"/>
    <w:rsid w:val="005D252D"/>
    <w:rsid w:val="005D253B"/>
    <w:rsid w:val="005D26DE"/>
    <w:rsid w:val="005D27B6"/>
    <w:rsid w:val="005D27B9"/>
    <w:rsid w:val="005D27C3"/>
    <w:rsid w:val="005D2959"/>
    <w:rsid w:val="005D29E0"/>
    <w:rsid w:val="005D2B80"/>
    <w:rsid w:val="005D2B86"/>
    <w:rsid w:val="005D2D52"/>
    <w:rsid w:val="005D2F1B"/>
    <w:rsid w:val="005D2FA1"/>
    <w:rsid w:val="005D2FBD"/>
    <w:rsid w:val="005D313F"/>
    <w:rsid w:val="005D31EE"/>
    <w:rsid w:val="005D32C9"/>
    <w:rsid w:val="005D338F"/>
    <w:rsid w:val="005D33DE"/>
    <w:rsid w:val="005D342A"/>
    <w:rsid w:val="005D3659"/>
    <w:rsid w:val="005D366D"/>
    <w:rsid w:val="005D37E1"/>
    <w:rsid w:val="005D3AEC"/>
    <w:rsid w:val="005D3CB7"/>
    <w:rsid w:val="005D3F1B"/>
    <w:rsid w:val="005D3FBB"/>
    <w:rsid w:val="005D4139"/>
    <w:rsid w:val="005D43AB"/>
    <w:rsid w:val="005D450C"/>
    <w:rsid w:val="005D4540"/>
    <w:rsid w:val="005D46E1"/>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5FA8"/>
    <w:rsid w:val="005D609F"/>
    <w:rsid w:val="005D60A2"/>
    <w:rsid w:val="005D6102"/>
    <w:rsid w:val="005D621B"/>
    <w:rsid w:val="005D636C"/>
    <w:rsid w:val="005D673E"/>
    <w:rsid w:val="005D6895"/>
    <w:rsid w:val="005D6ACC"/>
    <w:rsid w:val="005D6C1D"/>
    <w:rsid w:val="005D6C50"/>
    <w:rsid w:val="005D6D82"/>
    <w:rsid w:val="005D6DA2"/>
    <w:rsid w:val="005D6DDD"/>
    <w:rsid w:val="005D6DF1"/>
    <w:rsid w:val="005D7083"/>
    <w:rsid w:val="005D7126"/>
    <w:rsid w:val="005D74F7"/>
    <w:rsid w:val="005D76BA"/>
    <w:rsid w:val="005D7786"/>
    <w:rsid w:val="005D7DF3"/>
    <w:rsid w:val="005D7DF8"/>
    <w:rsid w:val="005E009C"/>
    <w:rsid w:val="005E00B5"/>
    <w:rsid w:val="005E0254"/>
    <w:rsid w:val="005E036B"/>
    <w:rsid w:val="005E03E7"/>
    <w:rsid w:val="005E04DF"/>
    <w:rsid w:val="005E04E5"/>
    <w:rsid w:val="005E0556"/>
    <w:rsid w:val="005E07AF"/>
    <w:rsid w:val="005E0897"/>
    <w:rsid w:val="005E0A05"/>
    <w:rsid w:val="005E0A67"/>
    <w:rsid w:val="005E0BBA"/>
    <w:rsid w:val="005E0C0E"/>
    <w:rsid w:val="005E0E48"/>
    <w:rsid w:val="005E0ED7"/>
    <w:rsid w:val="005E1207"/>
    <w:rsid w:val="005E12AB"/>
    <w:rsid w:val="005E133C"/>
    <w:rsid w:val="005E1349"/>
    <w:rsid w:val="005E135D"/>
    <w:rsid w:val="005E1456"/>
    <w:rsid w:val="005E1692"/>
    <w:rsid w:val="005E179D"/>
    <w:rsid w:val="005E17CA"/>
    <w:rsid w:val="005E1870"/>
    <w:rsid w:val="005E188C"/>
    <w:rsid w:val="005E18BF"/>
    <w:rsid w:val="005E18D1"/>
    <w:rsid w:val="005E19E4"/>
    <w:rsid w:val="005E1C7A"/>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811"/>
    <w:rsid w:val="005E38B7"/>
    <w:rsid w:val="005E3F7D"/>
    <w:rsid w:val="005E40CD"/>
    <w:rsid w:val="005E41E1"/>
    <w:rsid w:val="005E4275"/>
    <w:rsid w:val="005E450B"/>
    <w:rsid w:val="005E4649"/>
    <w:rsid w:val="005E49E8"/>
    <w:rsid w:val="005E4A3E"/>
    <w:rsid w:val="005E4A47"/>
    <w:rsid w:val="005E4A7B"/>
    <w:rsid w:val="005E4B10"/>
    <w:rsid w:val="005E4B37"/>
    <w:rsid w:val="005E4C39"/>
    <w:rsid w:val="005E4E86"/>
    <w:rsid w:val="005E5012"/>
    <w:rsid w:val="005E52E3"/>
    <w:rsid w:val="005E55C4"/>
    <w:rsid w:val="005E5600"/>
    <w:rsid w:val="005E5649"/>
    <w:rsid w:val="005E5923"/>
    <w:rsid w:val="005E59AD"/>
    <w:rsid w:val="005E5B4B"/>
    <w:rsid w:val="005E5BB5"/>
    <w:rsid w:val="005E5BE4"/>
    <w:rsid w:val="005E5C7E"/>
    <w:rsid w:val="005E5E3C"/>
    <w:rsid w:val="005E5E9D"/>
    <w:rsid w:val="005E5FC2"/>
    <w:rsid w:val="005E6045"/>
    <w:rsid w:val="005E61EC"/>
    <w:rsid w:val="005E6428"/>
    <w:rsid w:val="005E6590"/>
    <w:rsid w:val="005E6605"/>
    <w:rsid w:val="005E6B3F"/>
    <w:rsid w:val="005E6B5F"/>
    <w:rsid w:val="005E6BA0"/>
    <w:rsid w:val="005E6D0D"/>
    <w:rsid w:val="005E6E18"/>
    <w:rsid w:val="005E6F74"/>
    <w:rsid w:val="005E7022"/>
    <w:rsid w:val="005E711C"/>
    <w:rsid w:val="005E7163"/>
    <w:rsid w:val="005E7446"/>
    <w:rsid w:val="005E7558"/>
    <w:rsid w:val="005E7606"/>
    <w:rsid w:val="005E77A8"/>
    <w:rsid w:val="005E77B0"/>
    <w:rsid w:val="005E7868"/>
    <w:rsid w:val="005E7891"/>
    <w:rsid w:val="005E7962"/>
    <w:rsid w:val="005E7A2B"/>
    <w:rsid w:val="005E7A89"/>
    <w:rsid w:val="005E7A8B"/>
    <w:rsid w:val="005E7C8B"/>
    <w:rsid w:val="005E7D00"/>
    <w:rsid w:val="005E7D31"/>
    <w:rsid w:val="005F0357"/>
    <w:rsid w:val="005F05F3"/>
    <w:rsid w:val="005F0663"/>
    <w:rsid w:val="005F066F"/>
    <w:rsid w:val="005F0675"/>
    <w:rsid w:val="005F07AC"/>
    <w:rsid w:val="005F0C14"/>
    <w:rsid w:val="005F0EC2"/>
    <w:rsid w:val="005F0EF0"/>
    <w:rsid w:val="005F0FB1"/>
    <w:rsid w:val="005F127D"/>
    <w:rsid w:val="005F12E1"/>
    <w:rsid w:val="005F14AC"/>
    <w:rsid w:val="005F14D7"/>
    <w:rsid w:val="005F154C"/>
    <w:rsid w:val="005F156E"/>
    <w:rsid w:val="005F1593"/>
    <w:rsid w:val="005F15C9"/>
    <w:rsid w:val="005F17C8"/>
    <w:rsid w:val="005F1824"/>
    <w:rsid w:val="005F1B7C"/>
    <w:rsid w:val="005F1B89"/>
    <w:rsid w:val="005F1C9F"/>
    <w:rsid w:val="005F1EDC"/>
    <w:rsid w:val="005F20BB"/>
    <w:rsid w:val="005F2263"/>
    <w:rsid w:val="005F2530"/>
    <w:rsid w:val="005F2733"/>
    <w:rsid w:val="005F27CC"/>
    <w:rsid w:val="005F2AA1"/>
    <w:rsid w:val="005F2AB8"/>
    <w:rsid w:val="005F2B9B"/>
    <w:rsid w:val="005F2DF9"/>
    <w:rsid w:val="005F2E16"/>
    <w:rsid w:val="005F2E5F"/>
    <w:rsid w:val="005F3350"/>
    <w:rsid w:val="005F3425"/>
    <w:rsid w:val="005F3569"/>
    <w:rsid w:val="005F399C"/>
    <w:rsid w:val="005F39D2"/>
    <w:rsid w:val="005F3A6C"/>
    <w:rsid w:val="005F3BEA"/>
    <w:rsid w:val="005F3C1A"/>
    <w:rsid w:val="005F3DA1"/>
    <w:rsid w:val="005F3E84"/>
    <w:rsid w:val="005F3F43"/>
    <w:rsid w:val="005F3F4D"/>
    <w:rsid w:val="005F405E"/>
    <w:rsid w:val="005F4078"/>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5FEF"/>
    <w:rsid w:val="005F614F"/>
    <w:rsid w:val="005F61EC"/>
    <w:rsid w:val="005F6261"/>
    <w:rsid w:val="005F63AF"/>
    <w:rsid w:val="005F6422"/>
    <w:rsid w:val="005F65AA"/>
    <w:rsid w:val="005F66F4"/>
    <w:rsid w:val="005F670B"/>
    <w:rsid w:val="005F6841"/>
    <w:rsid w:val="005F6AF5"/>
    <w:rsid w:val="005F6B48"/>
    <w:rsid w:val="005F6BB6"/>
    <w:rsid w:val="005F6C73"/>
    <w:rsid w:val="005F6CB9"/>
    <w:rsid w:val="005F6CF6"/>
    <w:rsid w:val="005F6F4C"/>
    <w:rsid w:val="005F6FA7"/>
    <w:rsid w:val="005F700E"/>
    <w:rsid w:val="005F718B"/>
    <w:rsid w:val="005F71C8"/>
    <w:rsid w:val="005F7373"/>
    <w:rsid w:val="005F741E"/>
    <w:rsid w:val="005F74E8"/>
    <w:rsid w:val="005F753B"/>
    <w:rsid w:val="005F76C5"/>
    <w:rsid w:val="005F778D"/>
    <w:rsid w:val="005F7995"/>
    <w:rsid w:val="005F79D3"/>
    <w:rsid w:val="005F7A39"/>
    <w:rsid w:val="005F7A76"/>
    <w:rsid w:val="005F7CA5"/>
    <w:rsid w:val="005F7EB0"/>
    <w:rsid w:val="005F7F1E"/>
    <w:rsid w:val="0060008E"/>
    <w:rsid w:val="00600125"/>
    <w:rsid w:val="00600334"/>
    <w:rsid w:val="00600475"/>
    <w:rsid w:val="0060050B"/>
    <w:rsid w:val="00600663"/>
    <w:rsid w:val="00600711"/>
    <w:rsid w:val="0060072A"/>
    <w:rsid w:val="00600839"/>
    <w:rsid w:val="006009AF"/>
    <w:rsid w:val="00600A22"/>
    <w:rsid w:val="00600A88"/>
    <w:rsid w:val="00600BB1"/>
    <w:rsid w:val="00600C67"/>
    <w:rsid w:val="00600CBD"/>
    <w:rsid w:val="00600E20"/>
    <w:rsid w:val="00600F2D"/>
    <w:rsid w:val="00600F8F"/>
    <w:rsid w:val="00600FBE"/>
    <w:rsid w:val="00601141"/>
    <w:rsid w:val="006011D2"/>
    <w:rsid w:val="006011EF"/>
    <w:rsid w:val="006011F1"/>
    <w:rsid w:val="00601208"/>
    <w:rsid w:val="006014F9"/>
    <w:rsid w:val="006014FA"/>
    <w:rsid w:val="00601529"/>
    <w:rsid w:val="00601833"/>
    <w:rsid w:val="0060190E"/>
    <w:rsid w:val="006019B8"/>
    <w:rsid w:val="006019DE"/>
    <w:rsid w:val="00601CDC"/>
    <w:rsid w:val="00601EE2"/>
    <w:rsid w:val="00602108"/>
    <w:rsid w:val="0060210F"/>
    <w:rsid w:val="006022B9"/>
    <w:rsid w:val="006022F8"/>
    <w:rsid w:val="00602475"/>
    <w:rsid w:val="0060254A"/>
    <w:rsid w:val="00602709"/>
    <w:rsid w:val="0060273E"/>
    <w:rsid w:val="00602784"/>
    <w:rsid w:val="00602849"/>
    <w:rsid w:val="0060285B"/>
    <w:rsid w:val="00602868"/>
    <w:rsid w:val="0060297A"/>
    <w:rsid w:val="006029ED"/>
    <w:rsid w:val="00602F0B"/>
    <w:rsid w:val="00603069"/>
    <w:rsid w:val="00603152"/>
    <w:rsid w:val="0060316B"/>
    <w:rsid w:val="006031FC"/>
    <w:rsid w:val="006032B6"/>
    <w:rsid w:val="006032D2"/>
    <w:rsid w:val="006032E9"/>
    <w:rsid w:val="0060334D"/>
    <w:rsid w:val="006033E2"/>
    <w:rsid w:val="00603496"/>
    <w:rsid w:val="006034B1"/>
    <w:rsid w:val="0060393C"/>
    <w:rsid w:val="006039BB"/>
    <w:rsid w:val="00603AA5"/>
    <w:rsid w:val="00603C5C"/>
    <w:rsid w:val="00603D33"/>
    <w:rsid w:val="00603E09"/>
    <w:rsid w:val="00603F00"/>
    <w:rsid w:val="00603F06"/>
    <w:rsid w:val="00603FA3"/>
    <w:rsid w:val="006040D4"/>
    <w:rsid w:val="006040F2"/>
    <w:rsid w:val="006041BE"/>
    <w:rsid w:val="006041C4"/>
    <w:rsid w:val="006041EE"/>
    <w:rsid w:val="00604484"/>
    <w:rsid w:val="006045F5"/>
    <w:rsid w:val="006047AE"/>
    <w:rsid w:val="00604877"/>
    <w:rsid w:val="006049B5"/>
    <w:rsid w:val="00604A47"/>
    <w:rsid w:val="00604B50"/>
    <w:rsid w:val="00604C6A"/>
    <w:rsid w:val="00604DA7"/>
    <w:rsid w:val="00604DBF"/>
    <w:rsid w:val="00604DF9"/>
    <w:rsid w:val="00604E99"/>
    <w:rsid w:val="00604EC8"/>
    <w:rsid w:val="00604ECE"/>
    <w:rsid w:val="00604F0A"/>
    <w:rsid w:val="00604F83"/>
    <w:rsid w:val="00604FA4"/>
    <w:rsid w:val="00605150"/>
    <w:rsid w:val="006051A6"/>
    <w:rsid w:val="0060527B"/>
    <w:rsid w:val="006052E4"/>
    <w:rsid w:val="0060545F"/>
    <w:rsid w:val="006056CA"/>
    <w:rsid w:val="006059B1"/>
    <w:rsid w:val="00605B0B"/>
    <w:rsid w:val="00605C0A"/>
    <w:rsid w:val="00605C42"/>
    <w:rsid w:val="00605C44"/>
    <w:rsid w:val="00605C86"/>
    <w:rsid w:val="00605CBF"/>
    <w:rsid w:val="00605D78"/>
    <w:rsid w:val="00605EB9"/>
    <w:rsid w:val="00605F47"/>
    <w:rsid w:val="00605F81"/>
    <w:rsid w:val="00605FD1"/>
    <w:rsid w:val="006062B7"/>
    <w:rsid w:val="006063BE"/>
    <w:rsid w:val="0060640B"/>
    <w:rsid w:val="0060642A"/>
    <w:rsid w:val="00606529"/>
    <w:rsid w:val="00606640"/>
    <w:rsid w:val="006068E1"/>
    <w:rsid w:val="006069B7"/>
    <w:rsid w:val="00606A30"/>
    <w:rsid w:val="00606C87"/>
    <w:rsid w:val="00606E3D"/>
    <w:rsid w:val="00606F69"/>
    <w:rsid w:val="00606F6D"/>
    <w:rsid w:val="00607026"/>
    <w:rsid w:val="006070CF"/>
    <w:rsid w:val="0060712D"/>
    <w:rsid w:val="006072CC"/>
    <w:rsid w:val="006072ED"/>
    <w:rsid w:val="00607338"/>
    <w:rsid w:val="00607772"/>
    <w:rsid w:val="006077B8"/>
    <w:rsid w:val="00607868"/>
    <w:rsid w:val="006078C3"/>
    <w:rsid w:val="006078E9"/>
    <w:rsid w:val="00607901"/>
    <w:rsid w:val="006079FC"/>
    <w:rsid w:val="00607C91"/>
    <w:rsid w:val="006100F1"/>
    <w:rsid w:val="00610107"/>
    <w:rsid w:val="0061012C"/>
    <w:rsid w:val="006101AF"/>
    <w:rsid w:val="006101FF"/>
    <w:rsid w:val="006102AE"/>
    <w:rsid w:val="0061030B"/>
    <w:rsid w:val="006104D7"/>
    <w:rsid w:val="006105CF"/>
    <w:rsid w:val="00610642"/>
    <w:rsid w:val="00610714"/>
    <w:rsid w:val="00610919"/>
    <w:rsid w:val="0061099A"/>
    <w:rsid w:val="00610A3A"/>
    <w:rsid w:val="00610E77"/>
    <w:rsid w:val="00610FF8"/>
    <w:rsid w:val="0061104C"/>
    <w:rsid w:val="0061111C"/>
    <w:rsid w:val="0061140A"/>
    <w:rsid w:val="00611443"/>
    <w:rsid w:val="006116C8"/>
    <w:rsid w:val="00611BFA"/>
    <w:rsid w:val="00611CFA"/>
    <w:rsid w:val="00611E33"/>
    <w:rsid w:val="00611E9D"/>
    <w:rsid w:val="0061207B"/>
    <w:rsid w:val="00612239"/>
    <w:rsid w:val="00612622"/>
    <w:rsid w:val="00612711"/>
    <w:rsid w:val="00612774"/>
    <w:rsid w:val="006128C0"/>
    <w:rsid w:val="0061298C"/>
    <w:rsid w:val="00612A64"/>
    <w:rsid w:val="00612A9F"/>
    <w:rsid w:val="00612AB3"/>
    <w:rsid w:val="00612ADB"/>
    <w:rsid w:val="00612B55"/>
    <w:rsid w:val="00612C0E"/>
    <w:rsid w:val="00612D15"/>
    <w:rsid w:val="00612DDB"/>
    <w:rsid w:val="00612E95"/>
    <w:rsid w:val="00612EE7"/>
    <w:rsid w:val="00612F4C"/>
    <w:rsid w:val="006130A2"/>
    <w:rsid w:val="00613151"/>
    <w:rsid w:val="006131C9"/>
    <w:rsid w:val="00613221"/>
    <w:rsid w:val="006132C8"/>
    <w:rsid w:val="00613396"/>
    <w:rsid w:val="00613418"/>
    <w:rsid w:val="0061348C"/>
    <w:rsid w:val="00613549"/>
    <w:rsid w:val="00613586"/>
    <w:rsid w:val="00613756"/>
    <w:rsid w:val="006137D9"/>
    <w:rsid w:val="00613919"/>
    <w:rsid w:val="00613992"/>
    <w:rsid w:val="00613BCD"/>
    <w:rsid w:val="00613C78"/>
    <w:rsid w:val="00613D3C"/>
    <w:rsid w:val="00613D4E"/>
    <w:rsid w:val="00613E67"/>
    <w:rsid w:val="00613E9D"/>
    <w:rsid w:val="00614066"/>
    <w:rsid w:val="00614274"/>
    <w:rsid w:val="0061430A"/>
    <w:rsid w:val="0061434E"/>
    <w:rsid w:val="00614441"/>
    <w:rsid w:val="00614502"/>
    <w:rsid w:val="00614711"/>
    <w:rsid w:val="00614894"/>
    <w:rsid w:val="006148A0"/>
    <w:rsid w:val="006148B3"/>
    <w:rsid w:val="00614B70"/>
    <w:rsid w:val="00614BB8"/>
    <w:rsid w:val="00614C9A"/>
    <w:rsid w:val="00614CA9"/>
    <w:rsid w:val="00614CCF"/>
    <w:rsid w:val="00614CE2"/>
    <w:rsid w:val="00614D27"/>
    <w:rsid w:val="00614EA0"/>
    <w:rsid w:val="00614F04"/>
    <w:rsid w:val="00614F27"/>
    <w:rsid w:val="00614F2C"/>
    <w:rsid w:val="00615074"/>
    <w:rsid w:val="00615258"/>
    <w:rsid w:val="0061534A"/>
    <w:rsid w:val="0061564A"/>
    <w:rsid w:val="00615693"/>
    <w:rsid w:val="0061570E"/>
    <w:rsid w:val="0061589E"/>
    <w:rsid w:val="00615A05"/>
    <w:rsid w:val="00615B58"/>
    <w:rsid w:val="00615C32"/>
    <w:rsid w:val="00615D0A"/>
    <w:rsid w:val="00615F5F"/>
    <w:rsid w:val="00615FFD"/>
    <w:rsid w:val="0061602F"/>
    <w:rsid w:val="006161C0"/>
    <w:rsid w:val="006162A3"/>
    <w:rsid w:val="00616393"/>
    <w:rsid w:val="00616502"/>
    <w:rsid w:val="00616586"/>
    <w:rsid w:val="00616707"/>
    <w:rsid w:val="00616712"/>
    <w:rsid w:val="0061671D"/>
    <w:rsid w:val="006167A2"/>
    <w:rsid w:val="006167E0"/>
    <w:rsid w:val="0061680F"/>
    <w:rsid w:val="0061682B"/>
    <w:rsid w:val="00616848"/>
    <w:rsid w:val="00616B88"/>
    <w:rsid w:val="00616C0F"/>
    <w:rsid w:val="00616C27"/>
    <w:rsid w:val="00616C62"/>
    <w:rsid w:val="00616CC2"/>
    <w:rsid w:val="00616DDE"/>
    <w:rsid w:val="00616E95"/>
    <w:rsid w:val="00616F19"/>
    <w:rsid w:val="00616FCD"/>
    <w:rsid w:val="0061712E"/>
    <w:rsid w:val="0061714F"/>
    <w:rsid w:val="00617182"/>
    <w:rsid w:val="0061719D"/>
    <w:rsid w:val="00617245"/>
    <w:rsid w:val="0061730B"/>
    <w:rsid w:val="0061735F"/>
    <w:rsid w:val="006173ED"/>
    <w:rsid w:val="0061749E"/>
    <w:rsid w:val="006174FF"/>
    <w:rsid w:val="00617645"/>
    <w:rsid w:val="00617853"/>
    <w:rsid w:val="006178F7"/>
    <w:rsid w:val="0061797F"/>
    <w:rsid w:val="00617BC0"/>
    <w:rsid w:val="00617C55"/>
    <w:rsid w:val="00617EDD"/>
    <w:rsid w:val="00620079"/>
    <w:rsid w:val="006203AA"/>
    <w:rsid w:val="0062052D"/>
    <w:rsid w:val="00620805"/>
    <w:rsid w:val="00620881"/>
    <w:rsid w:val="00620AE0"/>
    <w:rsid w:val="00620B32"/>
    <w:rsid w:val="00620BEF"/>
    <w:rsid w:val="00620D3D"/>
    <w:rsid w:val="006210D4"/>
    <w:rsid w:val="00621218"/>
    <w:rsid w:val="0062123B"/>
    <w:rsid w:val="0062124C"/>
    <w:rsid w:val="006212E3"/>
    <w:rsid w:val="00621391"/>
    <w:rsid w:val="0062161F"/>
    <w:rsid w:val="00621661"/>
    <w:rsid w:val="00621AD5"/>
    <w:rsid w:val="00621BD1"/>
    <w:rsid w:val="00621DD3"/>
    <w:rsid w:val="00621DEA"/>
    <w:rsid w:val="006220DA"/>
    <w:rsid w:val="00622213"/>
    <w:rsid w:val="00622302"/>
    <w:rsid w:val="00622541"/>
    <w:rsid w:val="00622664"/>
    <w:rsid w:val="00622731"/>
    <w:rsid w:val="006227CA"/>
    <w:rsid w:val="006229C1"/>
    <w:rsid w:val="006229DB"/>
    <w:rsid w:val="00622BE0"/>
    <w:rsid w:val="00622C68"/>
    <w:rsid w:val="00622DEB"/>
    <w:rsid w:val="00622EF4"/>
    <w:rsid w:val="006231F1"/>
    <w:rsid w:val="006232CA"/>
    <w:rsid w:val="006232E1"/>
    <w:rsid w:val="006232F3"/>
    <w:rsid w:val="0062331D"/>
    <w:rsid w:val="006234AD"/>
    <w:rsid w:val="00623541"/>
    <w:rsid w:val="006235E1"/>
    <w:rsid w:val="006238B3"/>
    <w:rsid w:val="00623A5B"/>
    <w:rsid w:val="00623AF4"/>
    <w:rsid w:val="00623B3C"/>
    <w:rsid w:val="00623BA7"/>
    <w:rsid w:val="00623CFC"/>
    <w:rsid w:val="00623D2C"/>
    <w:rsid w:val="00623D6C"/>
    <w:rsid w:val="00623E16"/>
    <w:rsid w:val="00623E19"/>
    <w:rsid w:val="00623F24"/>
    <w:rsid w:val="00623FEC"/>
    <w:rsid w:val="006240DC"/>
    <w:rsid w:val="00624194"/>
    <w:rsid w:val="00624224"/>
    <w:rsid w:val="006242E6"/>
    <w:rsid w:val="006243B1"/>
    <w:rsid w:val="006244BB"/>
    <w:rsid w:val="006245F6"/>
    <w:rsid w:val="006247A2"/>
    <w:rsid w:val="006249E2"/>
    <w:rsid w:val="00624AD5"/>
    <w:rsid w:val="00624BEA"/>
    <w:rsid w:val="00624CF2"/>
    <w:rsid w:val="00624E62"/>
    <w:rsid w:val="00624FB3"/>
    <w:rsid w:val="00625015"/>
    <w:rsid w:val="00625215"/>
    <w:rsid w:val="0062553A"/>
    <w:rsid w:val="006255C6"/>
    <w:rsid w:val="00625689"/>
    <w:rsid w:val="006256A1"/>
    <w:rsid w:val="006256E6"/>
    <w:rsid w:val="006257CD"/>
    <w:rsid w:val="00625873"/>
    <w:rsid w:val="00625875"/>
    <w:rsid w:val="006258B3"/>
    <w:rsid w:val="00625934"/>
    <w:rsid w:val="0062593B"/>
    <w:rsid w:val="00625958"/>
    <w:rsid w:val="00625962"/>
    <w:rsid w:val="00625A27"/>
    <w:rsid w:val="00625B06"/>
    <w:rsid w:val="00625B2F"/>
    <w:rsid w:val="00625C0A"/>
    <w:rsid w:val="00625C62"/>
    <w:rsid w:val="00625CDF"/>
    <w:rsid w:val="00625CFF"/>
    <w:rsid w:val="00625D96"/>
    <w:rsid w:val="00625E37"/>
    <w:rsid w:val="00625EC2"/>
    <w:rsid w:val="00625F0B"/>
    <w:rsid w:val="00626012"/>
    <w:rsid w:val="0062605B"/>
    <w:rsid w:val="006260CE"/>
    <w:rsid w:val="00626104"/>
    <w:rsid w:val="00626125"/>
    <w:rsid w:val="00626197"/>
    <w:rsid w:val="006261AB"/>
    <w:rsid w:val="0062662F"/>
    <w:rsid w:val="0062679E"/>
    <w:rsid w:val="0062685D"/>
    <w:rsid w:val="006268B0"/>
    <w:rsid w:val="00626935"/>
    <w:rsid w:val="006269A2"/>
    <w:rsid w:val="00626A9B"/>
    <w:rsid w:val="00626BF9"/>
    <w:rsid w:val="00626C13"/>
    <w:rsid w:val="00626D70"/>
    <w:rsid w:val="00626DF1"/>
    <w:rsid w:val="00626E33"/>
    <w:rsid w:val="00626ED7"/>
    <w:rsid w:val="00626F0B"/>
    <w:rsid w:val="00626FFA"/>
    <w:rsid w:val="0062704B"/>
    <w:rsid w:val="00627071"/>
    <w:rsid w:val="006271AD"/>
    <w:rsid w:val="0062738D"/>
    <w:rsid w:val="006273F3"/>
    <w:rsid w:val="006274E3"/>
    <w:rsid w:val="00627623"/>
    <w:rsid w:val="00627862"/>
    <w:rsid w:val="006278AB"/>
    <w:rsid w:val="00627A48"/>
    <w:rsid w:val="00627AF6"/>
    <w:rsid w:val="00627BAD"/>
    <w:rsid w:val="00627F45"/>
    <w:rsid w:val="00630494"/>
    <w:rsid w:val="00630515"/>
    <w:rsid w:val="0063053C"/>
    <w:rsid w:val="00630855"/>
    <w:rsid w:val="006308F7"/>
    <w:rsid w:val="00630ACA"/>
    <w:rsid w:val="00630E24"/>
    <w:rsid w:val="00630EE1"/>
    <w:rsid w:val="006310F9"/>
    <w:rsid w:val="00631136"/>
    <w:rsid w:val="006315EE"/>
    <w:rsid w:val="006317AE"/>
    <w:rsid w:val="00631B48"/>
    <w:rsid w:val="00631B7C"/>
    <w:rsid w:val="00631D98"/>
    <w:rsid w:val="00631E2B"/>
    <w:rsid w:val="00631EBD"/>
    <w:rsid w:val="00631EEA"/>
    <w:rsid w:val="00631FA8"/>
    <w:rsid w:val="00632141"/>
    <w:rsid w:val="00632306"/>
    <w:rsid w:val="00632437"/>
    <w:rsid w:val="006325B1"/>
    <w:rsid w:val="00632709"/>
    <w:rsid w:val="006327A1"/>
    <w:rsid w:val="00632802"/>
    <w:rsid w:val="0063287F"/>
    <w:rsid w:val="006328F0"/>
    <w:rsid w:val="00632A6D"/>
    <w:rsid w:val="00632B2D"/>
    <w:rsid w:val="006330B1"/>
    <w:rsid w:val="006333C1"/>
    <w:rsid w:val="00633700"/>
    <w:rsid w:val="00633708"/>
    <w:rsid w:val="00633907"/>
    <w:rsid w:val="00633977"/>
    <w:rsid w:val="00633C41"/>
    <w:rsid w:val="00633C7C"/>
    <w:rsid w:val="00633C9B"/>
    <w:rsid w:val="00633E0A"/>
    <w:rsid w:val="00633E2A"/>
    <w:rsid w:val="00633ED1"/>
    <w:rsid w:val="00633EF0"/>
    <w:rsid w:val="00633FAE"/>
    <w:rsid w:val="0063400E"/>
    <w:rsid w:val="006340EC"/>
    <w:rsid w:val="0063410C"/>
    <w:rsid w:val="00634121"/>
    <w:rsid w:val="00634552"/>
    <w:rsid w:val="0063461C"/>
    <w:rsid w:val="006347B9"/>
    <w:rsid w:val="00634856"/>
    <w:rsid w:val="00634956"/>
    <w:rsid w:val="00634BB5"/>
    <w:rsid w:val="00634D94"/>
    <w:rsid w:val="00634DD2"/>
    <w:rsid w:val="00635079"/>
    <w:rsid w:val="006350A1"/>
    <w:rsid w:val="00635100"/>
    <w:rsid w:val="0063530B"/>
    <w:rsid w:val="006354E0"/>
    <w:rsid w:val="0063557C"/>
    <w:rsid w:val="006357DC"/>
    <w:rsid w:val="006357F4"/>
    <w:rsid w:val="00635886"/>
    <w:rsid w:val="00635996"/>
    <w:rsid w:val="00635A58"/>
    <w:rsid w:val="00635A87"/>
    <w:rsid w:val="00635B24"/>
    <w:rsid w:val="00635D3B"/>
    <w:rsid w:val="00635FCE"/>
    <w:rsid w:val="00636007"/>
    <w:rsid w:val="00636059"/>
    <w:rsid w:val="0063618E"/>
    <w:rsid w:val="00636292"/>
    <w:rsid w:val="00636432"/>
    <w:rsid w:val="00636672"/>
    <w:rsid w:val="006368D5"/>
    <w:rsid w:val="00636999"/>
    <w:rsid w:val="006369AB"/>
    <w:rsid w:val="00636A3D"/>
    <w:rsid w:val="00636B0F"/>
    <w:rsid w:val="00636BA1"/>
    <w:rsid w:val="00636D33"/>
    <w:rsid w:val="00636E5F"/>
    <w:rsid w:val="00636EBE"/>
    <w:rsid w:val="00636F80"/>
    <w:rsid w:val="00636FFF"/>
    <w:rsid w:val="00637005"/>
    <w:rsid w:val="0063702A"/>
    <w:rsid w:val="006370A7"/>
    <w:rsid w:val="00637144"/>
    <w:rsid w:val="006371E7"/>
    <w:rsid w:val="00637205"/>
    <w:rsid w:val="00637222"/>
    <w:rsid w:val="00637259"/>
    <w:rsid w:val="006372DA"/>
    <w:rsid w:val="006375DC"/>
    <w:rsid w:val="006375FA"/>
    <w:rsid w:val="00637647"/>
    <w:rsid w:val="00637919"/>
    <w:rsid w:val="00637A00"/>
    <w:rsid w:val="00637A32"/>
    <w:rsid w:val="00637B42"/>
    <w:rsid w:val="00637C0F"/>
    <w:rsid w:val="00637E06"/>
    <w:rsid w:val="006400F9"/>
    <w:rsid w:val="0064010F"/>
    <w:rsid w:val="006402EF"/>
    <w:rsid w:val="006403BC"/>
    <w:rsid w:val="006403E6"/>
    <w:rsid w:val="0064056E"/>
    <w:rsid w:val="006405CE"/>
    <w:rsid w:val="0064063C"/>
    <w:rsid w:val="00640855"/>
    <w:rsid w:val="006409A7"/>
    <w:rsid w:val="00640A58"/>
    <w:rsid w:val="00640C0A"/>
    <w:rsid w:val="00640C2B"/>
    <w:rsid w:val="00640C6F"/>
    <w:rsid w:val="00640E2E"/>
    <w:rsid w:val="00640F58"/>
    <w:rsid w:val="00640FA9"/>
    <w:rsid w:val="00641030"/>
    <w:rsid w:val="0064110A"/>
    <w:rsid w:val="0064131A"/>
    <w:rsid w:val="00641369"/>
    <w:rsid w:val="006413AD"/>
    <w:rsid w:val="0064143C"/>
    <w:rsid w:val="006417FE"/>
    <w:rsid w:val="00641887"/>
    <w:rsid w:val="0064191A"/>
    <w:rsid w:val="00641AC1"/>
    <w:rsid w:val="00641B06"/>
    <w:rsid w:val="00641B36"/>
    <w:rsid w:val="00641BBA"/>
    <w:rsid w:val="00641D2A"/>
    <w:rsid w:val="00641D73"/>
    <w:rsid w:val="00641DF4"/>
    <w:rsid w:val="00641F16"/>
    <w:rsid w:val="006421C9"/>
    <w:rsid w:val="00642383"/>
    <w:rsid w:val="006423BB"/>
    <w:rsid w:val="006423E1"/>
    <w:rsid w:val="00642466"/>
    <w:rsid w:val="00642920"/>
    <w:rsid w:val="00642936"/>
    <w:rsid w:val="00642B25"/>
    <w:rsid w:val="00642CBD"/>
    <w:rsid w:val="00642CC8"/>
    <w:rsid w:val="00642D18"/>
    <w:rsid w:val="00642D81"/>
    <w:rsid w:val="00642EC1"/>
    <w:rsid w:val="00642FE3"/>
    <w:rsid w:val="00643199"/>
    <w:rsid w:val="006431E8"/>
    <w:rsid w:val="00643301"/>
    <w:rsid w:val="006433D8"/>
    <w:rsid w:val="00643447"/>
    <w:rsid w:val="006434F2"/>
    <w:rsid w:val="00643568"/>
    <w:rsid w:val="0064377E"/>
    <w:rsid w:val="00643969"/>
    <w:rsid w:val="00643A84"/>
    <w:rsid w:val="00643BCB"/>
    <w:rsid w:val="00643C57"/>
    <w:rsid w:val="00643E7E"/>
    <w:rsid w:val="00643F2B"/>
    <w:rsid w:val="00643F5C"/>
    <w:rsid w:val="0064405F"/>
    <w:rsid w:val="00644078"/>
    <w:rsid w:val="006440D4"/>
    <w:rsid w:val="0064428C"/>
    <w:rsid w:val="006443D2"/>
    <w:rsid w:val="00644436"/>
    <w:rsid w:val="006444A9"/>
    <w:rsid w:val="00644625"/>
    <w:rsid w:val="006447A0"/>
    <w:rsid w:val="006448B6"/>
    <w:rsid w:val="00644962"/>
    <w:rsid w:val="00644DF3"/>
    <w:rsid w:val="00644E8E"/>
    <w:rsid w:val="0064505B"/>
    <w:rsid w:val="00645078"/>
    <w:rsid w:val="006450C0"/>
    <w:rsid w:val="0064556D"/>
    <w:rsid w:val="0064562B"/>
    <w:rsid w:val="0064568C"/>
    <w:rsid w:val="006458D8"/>
    <w:rsid w:val="00645BCF"/>
    <w:rsid w:val="00645BD1"/>
    <w:rsid w:val="00645D7A"/>
    <w:rsid w:val="00645E2A"/>
    <w:rsid w:val="006462C1"/>
    <w:rsid w:val="00646337"/>
    <w:rsid w:val="00646442"/>
    <w:rsid w:val="00646462"/>
    <w:rsid w:val="006464A8"/>
    <w:rsid w:val="006464F5"/>
    <w:rsid w:val="00646709"/>
    <w:rsid w:val="0064678B"/>
    <w:rsid w:val="006468E2"/>
    <w:rsid w:val="006469AC"/>
    <w:rsid w:val="00646B06"/>
    <w:rsid w:val="00646B1F"/>
    <w:rsid w:val="00646B4B"/>
    <w:rsid w:val="00646CB7"/>
    <w:rsid w:val="00646D8F"/>
    <w:rsid w:val="00646D92"/>
    <w:rsid w:val="00646D96"/>
    <w:rsid w:val="00646DB8"/>
    <w:rsid w:val="00646E2D"/>
    <w:rsid w:val="00646F0D"/>
    <w:rsid w:val="006470FA"/>
    <w:rsid w:val="006471CD"/>
    <w:rsid w:val="0064720B"/>
    <w:rsid w:val="00647324"/>
    <w:rsid w:val="00647364"/>
    <w:rsid w:val="00647444"/>
    <w:rsid w:val="00647480"/>
    <w:rsid w:val="006474EF"/>
    <w:rsid w:val="006479CE"/>
    <w:rsid w:val="00647A8A"/>
    <w:rsid w:val="00647B9E"/>
    <w:rsid w:val="00647BF2"/>
    <w:rsid w:val="00647F22"/>
    <w:rsid w:val="0065001C"/>
    <w:rsid w:val="006500CF"/>
    <w:rsid w:val="0065015F"/>
    <w:rsid w:val="0065033F"/>
    <w:rsid w:val="00650342"/>
    <w:rsid w:val="006505A4"/>
    <w:rsid w:val="0065068B"/>
    <w:rsid w:val="0065084B"/>
    <w:rsid w:val="0065097F"/>
    <w:rsid w:val="00650987"/>
    <w:rsid w:val="00650A21"/>
    <w:rsid w:val="00650C02"/>
    <w:rsid w:val="00650F72"/>
    <w:rsid w:val="00650FB7"/>
    <w:rsid w:val="00651047"/>
    <w:rsid w:val="0065110F"/>
    <w:rsid w:val="00651361"/>
    <w:rsid w:val="00651508"/>
    <w:rsid w:val="006516CE"/>
    <w:rsid w:val="00651718"/>
    <w:rsid w:val="00651723"/>
    <w:rsid w:val="0065186F"/>
    <w:rsid w:val="00651884"/>
    <w:rsid w:val="006519AD"/>
    <w:rsid w:val="00651A7B"/>
    <w:rsid w:val="00651AF6"/>
    <w:rsid w:val="00651CA3"/>
    <w:rsid w:val="00651E57"/>
    <w:rsid w:val="00651F09"/>
    <w:rsid w:val="00651F59"/>
    <w:rsid w:val="00651FDE"/>
    <w:rsid w:val="00651FE1"/>
    <w:rsid w:val="006520C5"/>
    <w:rsid w:val="006524A3"/>
    <w:rsid w:val="006524A5"/>
    <w:rsid w:val="00652511"/>
    <w:rsid w:val="006528C5"/>
    <w:rsid w:val="00652923"/>
    <w:rsid w:val="00652A01"/>
    <w:rsid w:val="00652A7E"/>
    <w:rsid w:val="00652A80"/>
    <w:rsid w:val="00652A81"/>
    <w:rsid w:val="00652A8D"/>
    <w:rsid w:val="00652BA5"/>
    <w:rsid w:val="00652C1D"/>
    <w:rsid w:val="00652D87"/>
    <w:rsid w:val="00652F94"/>
    <w:rsid w:val="00652FED"/>
    <w:rsid w:val="0065315F"/>
    <w:rsid w:val="00653248"/>
    <w:rsid w:val="00653256"/>
    <w:rsid w:val="00653381"/>
    <w:rsid w:val="00653472"/>
    <w:rsid w:val="0065352E"/>
    <w:rsid w:val="006536C2"/>
    <w:rsid w:val="006536DC"/>
    <w:rsid w:val="0065375D"/>
    <w:rsid w:val="0065389E"/>
    <w:rsid w:val="006538C5"/>
    <w:rsid w:val="006539D4"/>
    <w:rsid w:val="006539F4"/>
    <w:rsid w:val="00653A95"/>
    <w:rsid w:val="00653D7D"/>
    <w:rsid w:val="00653D8E"/>
    <w:rsid w:val="00653E61"/>
    <w:rsid w:val="00653F8A"/>
    <w:rsid w:val="00653F97"/>
    <w:rsid w:val="00654656"/>
    <w:rsid w:val="00654715"/>
    <w:rsid w:val="0065479C"/>
    <w:rsid w:val="006547D3"/>
    <w:rsid w:val="00654852"/>
    <w:rsid w:val="006548C9"/>
    <w:rsid w:val="0065496A"/>
    <w:rsid w:val="00654BD9"/>
    <w:rsid w:val="00654BE9"/>
    <w:rsid w:val="00654C7F"/>
    <w:rsid w:val="00654CDF"/>
    <w:rsid w:val="0065505D"/>
    <w:rsid w:val="006551C3"/>
    <w:rsid w:val="0065560C"/>
    <w:rsid w:val="0065573E"/>
    <w:rsid w:val="0065578E"/>
    <w:rsid w:val="0065581C"/>
    <w:rsid w:val="00655822"/>
    <w:rsid w:val="00655934"/>
    <w:rsid w:val="00655939"/>
    <w:rsid w:val="0065599E"/>
    <w:rsid w:val="00655B64"/>
    <w:rsid w:val="00655C1E"/>
    <w:rsid w:val="00655C7E"/>
    <w:rsid w:val="00655CDE"/>
    <w:rsid w:val="00655CF6"/>
    <w:rsid w:val="00655DCB"/>
    <w:rsid w:val="00655E62"/>
    <w:rsid w:val="00655F13"/>
    <w:rsid w:val="00656003"/>
    <w:rsid w:val="00656171"/>
    <w:rsid w:val="006561AF"/>
    <w:rsid w:val="006563AC"/>
    <w:rsid w:val="0065641E"/>
    <w:rsid w:val="0065662C"/>
    <w:rsid w:val="0065669C"/>
    <w:rsid w:val="006566EE"/>
    <w:rsid w:val="006567A9"/>
    <w:rsid w:val="006568B2"/>
    <w:rsid w:val="00656950"/>
    <w:rsid w:val="0065695B"/>
    <w:rsid w:val="006569F7"/>
    <w:rsid w:val="00656A6B"/>
    <w:rsid w:val="00656DCC"/>
    <w:rsid w:val="00656F81"/>
    <w:rsid w:val="006571A5"/>
    <w:rsid w:val="00657227"/>
    <w:rsid w:val="0065738E"/>
    <w:rsid w:val="006574E0"/>
    <w:rsid w:val="006575A3"/>
    <w:rsid w:val="0065768C"/>
    <w:rsid w:val="00657772"/>
    <w:rsid w:val="006578EA"/>
    <w:rsid w:val="00657ADD"/>
    <w:rsid w:val="00657CB2"/>
    <w:rsid w:val="00657CE9"/>
    <w:rsid w:val="00660081"/>
    <w:rsid w:val="00660123"/>
    <w:rsid w:val="0066027F"/>
    <w:rsid w:val="00660294"/>
    <w:rsid w:val="006603D6"/>
    <w:rsid w:val="006605CA"/>
    <w:rsid w:val="00660681"/>
    <w:rsid w:val="00660702"/>
    <w:rsid w:val="006607DB"/>
    <w:rsid w:val="00660A3F"/>
    <w:rsid w:val="00660A87"/>
    <w:rsid w:val="00660B97"/>
    <w:rsid w:val="00660F13"/>
    <w:rsid w:val="0066123D"/>
    <w:rsid w:val="006612D6"/>
    <w:rsid w:val="0066142A"/>
    <w:rsid w:val="00661497"/>
    <w:rsid w:val="0066154B"/>
    <w:rsid w:val="00661773"/>
    <w:rsid w:val="00661810"/>
    <w:rsid w:val="00661880"/>
    <w:rsid w:val="00661C22"/>
    <w:rsid w:val="00661D98"/>
    <w:rsid w:val="00661EA3"/>
    <w:rsid w:val="00662383"/>
    <w:rsid w:val="00662394"/>
    <w:rsid w:val="006623A8"/>
    <w:rsid w:val="006625D9"/>
    <w:rsid w:val="0066268E"/>
    <w:rsid w:val="00662939"/>
    <w:rsid w:val="00662943"/>
    <w:rsid w:val="00662976"/>
    <w:rsid w:val="00662A1D"/>
    <w:rsid w:val="00662A7C"/>
    <w:rsid w:val="00662AF3"/>
    <w:rsid w:val="00662B37"/>
    <w:rsid w:val="00662B50"/>
    <w:rsid w:val="00662CEC"/>
    <w:rsid w:val="00662D0D"/>
    <w:rsid w:val="00662E79"/>
    <w:rsid w:val="00662F60"/>
    <w:rsid w:val="0066310D"/>
    <w:rsid w:val="006633FC"/>
    <w:rsid w:val="00663443"/>
    <w:rsid w:val="00663557"/>
    <w:rsid w:val="00663666"/>
    <w:rsid w:val="00663974"/>
    <w:rsid w:val="00663ACE"/>
    <w:rsid w:val="00663B90"/>
    <w:rsid w:val="00663BC6"/>
    <w:rsid w:val="00663E1A"/>
    <w:rsid w:val="00663E5A"/>
    <w:rsid w:val="00663EBD"/>
    <w:rsid w:val="006640C7"/>
    <w:rsid w:val="006640D6"/>
    <w:rsid w:val="006641C9"/>
    <w:rsid w:val="00664375"/>
    <w:rsid w:val="00664391"/>
    <w:rsid w:val="006645A7"/>
    <w:rsid w:val="006645C3"/>
    <w:rsid w:val="00664602"/>
    <w:rsid w:val="0066469A"/>
    <w:rsid w:val="006647B1"/>
    <w:rsid w:val="00664941"/>
    <w:rsid w:val="00664A4E"/>
    <w:rsid w:val="00664A80"/>
    <w:rsid w:val="00664ADC"/>
    <w:rsid w:val="00664D7A"/>
    <w:rsid w:val="00664F48"/>
    <w:rsid w:val="0066518F"/>
    <w:rsid w:val="00665211"/>
    <w:rsid w:val="0066543D"/>
    <w:rsid w:val="00665476"/>
    <w:rsid w:val="00665522"/>
    <w:rsid w:val="00665584"/>
    <w:rsid w:val="006657D5"/>
    <w:rsid w:val="0066584A"/>
    <w:rsid w:val="00665A71"/>
    <w:rsid w:val="00665A9C"/>
    <w:rsid w:val="00665AD9"/>
    <w:rsid w:val="00665D4D"/>
    <w:rsid w:val="00665D7B"/>
    <w:rsid w:val="00665DE6"/>
    <w:rsid w:val="00665E04"/>
    <w:rsid w:val="00665EC0"/>
    <w:rsid w:val="00666114"/>
    <w:rsid w:val="006661E1"/>
    <w:rsid w:val="00666235"/>
    <w:rsid w:val="00666296"/>
    <w:rsid w:val="00666408"/>
    <w:rsid w:val="0066651C"/>
    <w:rsid w:val="006666AF"/>
    <w:rsid w:val="006667B5"/>
    <w:rsid w:val="0066695F"/>
    <w:rsid w:val="006669A0"/>
    <w:rsid w:val="00666A5F"/>
    <w:rsid w:val="00666C15"/>
    <w:rsid w:val="00666CDE"/>
    <w:rsid w:val="0066713D"/>
    <w:rsid w:val="00667298"/>
    <w:rsid w:val="0066740C"/>
    <w:rsid w:val="00667481"/>
    <w:rsid w:val="006675FF"/>
    <w:rsid w:val="006677B5"/>
    <w:rsid w:val="00667854"/>
    <w:rsid w:val="00667BCF"/>
    <w:rsid w:val="00667C77"/>
    <w:rsid w:val="00667CB6"/>
    <w:rsid w:val="00667D71"/>
    <w:rsid w:val="00667D85"/>
    <w:rsid w:val="00670382"/>
    <w:rsid w:val="00670587"/>
    <w:rsid w:val="00670613"/>
    <w:rsid w:val="0067069E"/>
    <w:rsid w:val="006707FC"/>
    <w:rsid w:val="006709E8"/>
    <w:rsid w:val="00670A7A"/>
    <w:rsid w:val="00670C8F"/>
    <w:rsid w:val="00670CE0"/>
    <w:rsid w:val="00670E3D"/>
    <w:rsid w:val="00670EA1"/>
    <w:rsid w:val="00670EC7"/>
    <w:rsid w:val="006711EC"/>
    <w:rsid w:val="00671305"/>
    <w:rsid w:val="00671580"/>
    <w:rsid w:val="00671632"/>
    <w:rsid w:val="00671B81"/>
    <w:rsid w:val="00671B91"/>
    <w:rsid w:val="00671BCB"/>
    <w:rsid w:val="00671E30"/>
    <w:rsid w:val="00672062"/>
    <w:rsid w:val="00672173"/>
    <w:rsid w:val="00672440"/>
    <w:rsid w:val="00672610"/>
    <w:rsid w:val="00672C0B"/>
    <w:rsid w:val="00672C86"/>
    <w:rsid w:val="00672CB1"/>
    <w:rsid w:val="00672CF9"/>
    <w:rsid w:val="00672DDF"/>
    <w:rsid w:val="00672DE5"/>
    <w:rsid w:val="00672E07"/>
    <w:rsid w:val="00672E8A"/>
    <w:rsid w:val="006730F0"/>
    <w:rsid w:val="00673196"/>
    <w:rsid w:val="006731BB"/>
    <w:rsid w:val="00673728"/>
    <w:rsid w:val="00673733"/>
    <w:rsid w:val="00673768"/>
    <w:rsid w:val="00673856"/>
    <w:rsid w:val="006738B8"/>
    <w:rsid w:val="0067399A"/>
    <w:rsid w:val="00673AAB"/>
    <w:rsid w:val="00673D9D"/>
    <w:rsid w:val="00673F66"/>
    <w:rsid w:val="00673F99"/>
    <w:rsid w:val="00673FA4"/>
    <w:rsid w:val="00674090"/>
    <w:rsid w:val="00674110"/>
    <w:rsid w:val="0067434D"/>
    <w:rsid w:val="00674729"/>
    <w:rsid w:val="0067476A"/>
    <w:rsid w:val="006748FA"/>
    <w:rsid w:val="00674906"/>
    <w:rsid w:val="00674A43"/>
    <w:rsid w:val="00674A62"/>
    <w:rsid w:val="00674B1E"/>
    <w:rsid w:val="00674C52"/>
    <w:rsid w:val="00674C75"/>
    <w:rsid w:val="00674D7C"/>
    <w:rsid w:val="00674DA0"/>
    <w:rsid w:val="0067516F"/>
    <w:rsid w:val="0067529E"/>
    <w:rsid w:val="00675477"/>
    <w:rsid w:val="006755CB"/>
    <w:rsid w:val="00675622"/>
    <w:rsid w:val="0067570A"/>
    <w:rsid w:val="0067576B"/>
    <w:rsid w:val="0067584A"/>
    <w:rsid w:val="00675924"/>
    <w:rsid w:val="00675C6B"/>
    <w:rsid w:val="00675F8B"/>
    <w:rsid w:val="00676062"/>
    <w:rsid w:val="0067617A"/>
    <w:rsid w:val="006761EA"/>
    <w:rsid w:val="00676280"/>
    <w:rsid w:val="006762CB"/>
    <w:rsid w:val="006762F9"/>
    <w:rsid w:val="00676376"/>
    <w:rsid w:val="0067640A"/>
    <w:rsid w:val="0067661D"/>
    <w:rsid w:val="00676652"/>
    <w:rsid w:val="00676845"/>
    <w:rsid w:val="00676933"/>
    <w:rsid w:val="00676B4B"/>
    <w:rsid w:val="00676B5C"/>
    <w:rsid w:val="00676F99"/>
    <w:rsid w:val="00677129"/>
    <w:rsid w:val="00677198"/>
    <w:rsid w:val="00677357"/>
    <w:rsid w:val="00677539"/>
    <w:rsid w:val="00677802"/>
    <w:rsid w:val="006778D8"/>
    <w:rsid w:val="00677A03"/>
    <w:rsid w:val="00677A3C"/>
    <w:rsid w:val="00677B1C"/>
    <w:rsid w:val="00677B44"/>
    <w:rsid w:val="00677E77"/>
    <w:rsid w:val="00677F82"/>
    <w:rsid w:val="00677FBD"/>
    <w:rsid w:val="0068008A"/>
    <w:rsid w:val="006800A6"/>
    <w:rsid w:val="006800BA"/>
    <w:rsid w:val="006800E4"/>
    <w:rsid w:val="00680127"/>
    <w:rsid w:val="006801C4"/>
    <w:rsid w:val="00680209"/>
    <w:rsid w:val="00680424"/>
    <w:rsid w:val="00680443"/>
    <w:rsid w:val="0068069B"/>
    <w:rsid w:val="006806B6"/>
    <w:rsid w:val="0068075F"/>
    <w:rsid w:val="006807F4"/>
    <w:rsid w:val="0068090E"/>
    <w:rsid w:val="006809EB"/>
    <w:rsid w:val="00680AA6"/>
    <w:rsid w:val="00680ACD"/>
    <w:rsid w:val="00680DD3"/>
    <w:rsid w:val="00680E33"/>
    <w:rsid w:val="00680E74"/>
    <w:rsid w:val="00680EB2"/>
    <w:rsid w:val="0068110A"/>
    <w:rsid w:val="006814C0"/>
    <w:rsid w:val="00681588"/>
    <w:rsid w:val="006817BA"/>
    <w:rsid w:val="00681AC8"/>
    <w:rsid w:val="00681B3A"/>
    <w:rsid w:val="00681B9C"/>
    <w:rsid w:val="00681BDB"/>
    <w:rsid w:val="00681D90"/>
    <w:rsid w:val="00681EC9"/>
    <w:rsid w:val="00681F31"/>
    <w:rsid w:val="00681F59"/>
    <w:rsid w:val="0068227E"/>
    <w:rsid w:val="0068230F"/>
    <w:rsid w:val="00682508"/>
    <w:rsid w:val="00682645"/>
    <w:rsid w:val="00682790"/>
    <w:rsid w:val="006827A0"/>
    <w:rsid w:val="00682802"/>
    <w:rsid w:val="00682A9D"/>
    <w:rsid w:val="00682AE6"/>
    <w:rsid w:val="00682C15"/>
    <w:rsid w:val="00682DEC"/>
    <w:rsid w:val="0068313D"/>
    <w:rsid w:val="00683257"/>
    <w:rsid w:val="006833BC"/>
    <w:rsid w:val="006833F0"/>
    <w:rsid w:val="0068365E"/>
    <w:rsid w:val="00683746"/>
    <w:rsid w:val="006839F1"/>
    <w:rsid w:val="00683AC2"/>
    <w:rsid w:val="00683C4A"/>
    <w:rsid w:val="0068404D"/>
    <w:rsid w:val="00684203"/>
    <w:rsid w:val="00684371"/>
    <w:rsid w:val="00684373"/>
    <w:rsid w:val="006844C5"/>
    <w:rsid w:val="00684627"/>
    <w:rsid w:val="00684B9D"/>
    <w:rsid w:val="00684BF4"/>
    <w:rsid w:val="00684FB8"/>
    <w:rsid w:val="0068522E"/>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EB0"/>
    <w:rsid w:val="00686F84"/>
    <w:rsid w:val="00687038"/>
    <w:rsid w:val="006870F5"/>
    <w:rsid w:val="006872E0"/>
    <w:rsid w:val="00687424"/>
    <w:rsid w:val="00687589"/>
    <w:rsid w:val="006876BA"/>
    <w:rsid w:val="00687773"/>
    <w:rsid w:val="00687797"/>
    <w:rsid w:val="00687ADE"/>
    <w:rsid w:val="00687D51"/>
    <w:rsid w:val="00687D98"/>
    <w:rsid w:val="00687FA1"/>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0EAA"/>
    <w:rsid w:val="006910CE"/>
    <w:rsid w:val="0069113E"/>
    <w:rsid w:val="0069117E"/>
    <w:rsid w:val="0069118B"/>
    <w:rsid w:val="006912B0"/>
    <w:rsid w:val="0069131E"/>
    <w:rsid w:val="0069138D"/>
    <w:rsid w:val="006913AE"/>
    <w:rsid w:val="006914B5"/>
    <w:rsid w:val="00691997"/>
    <w:rsid w:val="006919C0"/>
    <w:rsid w:val="00691AD8"/>
    <w:rsid w:val="00691B1A"/>
    <w:rsid w:val="00691BFB"/>
    <w:rsid w:val="00691CC2"/>
    <w:rsid w:val="00691EC8"/>
    <w:rsid w:val="00691F11"/>
    <w:rsid w:val="00691F57"/>
    <w:rsid w:val="006920A9"/>
    <w:rsid w:val="006920F8"/>
    <w:rsid w:val="006921EE"/>
    <w:rsid w:val="0069243C"/>
    <w:rsid w:val="00692476"/>
    <w:rsid w:val="006928EE"/>
    <w:rsid w:val="00692924"/>
    <w:rsid w:val="0069294B"/>
    <w:rsid w:val="00692A39"/>
    <w:rsid w:val="00692AD4"/>
    <w:rsid w:val="00692BA8"/>
    <w:rsid w:val="00692C20"/>
    <w:rsid w:val="00692D97"/>
    <w:rsid w:val="00692DB5"/>
    <w:rsid w:val="00692F1D"/>
    <w:rsid w:val="006930B5"/>
    <w:rsid w:val="0069311E"/>
    <w:rsid w:val="00693133"/>
    <w:rsid w:val="00693183"/>
    <w:rsid w:val="00693218"/>
    <w:rsid w:val="00693395"/>
    <w:rsid w:val="006934A4"/>
    <w:rsid w:val="006934AE"/>
    <w:rsid w:val="006934F0"/>
    <w:rsid w:val="006936F8"/>
    <w:rsid w:val="00693720"/>
    <w:rsid w:val="006937A9"/>
    <w:rsid w:val="00693843"/>
    <w:rsid w:val="0069389A"/>
    <w:rsid w:val="00693A15"/>
    <w:rsid w:val="00693A87"/>
    <w:rsid w:val="00693F96"/>
    <w:rsid w:val="006940D0"/>
    <w:rsid w:val="00694246"/>
    <w:rsid w:val="0069472A"/>
    <w:rsid w:val="006947EF"/>
    <w:rsid w:val="006949DC"/>
    <w:rsid w:val="00694A0E"/>
    <w:rsid w:val="00694ADD"/>
    <w:rsid w:val="00694B43"/>
    <w:rsid w:val="00694C35"/>
    <w:rsid w:val="00694CD8"/>
    <w:rsid w:val="00694CDB"/>
    <w:rsid w:val="00694D53"/>
    <w:rsid w:val="00694DD8"/>
    <w:rsid w:val="00694F34"/>
    <w:rsid w:val="00694F7E"/>
    <w:rsid w:val="00695068"/>
    <w:rsid w:val="006950A4"/>
    <w:rsid w:val="00695110"/>
    <w:rsid w:val="006951FB"/>
    <w:rsid w:val="0069526B"/>
    <w:rsid w:val="0069526C"/>
    <w:rsid w:val="00695347"/>
    <w:rsid w:val="0069534D"/>
    <w:rsid w:val="00695465"/>
    <w:rsid w:val="006955E7"/>
    <w:rsid w:val="00695738"/>
    <w:rsid w:val="006957A7"/>
    <w:rsid w:val="006957C0"/>
    <w:rsid w:val="00695C6E"/>
    <w:rsid w:val="00695FB3"/>
    <w:rsid w:val="00696013"/>
    <w:rsid w:val="0069609E"/>
    <w:rsid w:val="006960DD"/>
    <w:rsid w:val="00696223"/>
    <w:rsid w:val="006962BB"/>
    <w:rsid w:val="00696303"/>
    <w:rsid w:val="00696378"/>
    <w:rsid w:val="00696619"/>
    <w:rsid w:val="0069673D"/>
    <w:rsid w:val="006967CD"/>
    <w:rsid w:val="0069696B"/>
    <w:rsid w:val="00696994"/>
    <w:rsid w:val="00696B91"/>
    <w:rsid w:val="00696BF0"/>
    <w:rsid w:val="00696D10"/>
    <w:rsid w:val="00696E70"/>
    <w:rsid w:val="00696F6C"/>
    <w:rsid w:val="00697154"/>
    <w:rsid w:val="006973A8"/>
    <w:rsid w:val="00697630"/>
    <w:rsid w:val="0069782F"/>
    <w:rsid w:val="006978EA"/>
    <w:rsid w:val="0069790A"/>
    <w:rsid w:val="00697BE1"/>
    <w:rsid w:val="00697C08"/>
    <w:rsid w:val="00697CF0"/>
    <w:rsid w:val="00697CFC"/>
    <w:rsid w:val="00697D26"/>
    <w:rsid w:val="00697D5A"/>
    <w:rsid w:val="00697E19"/>
    <w:rsid w:val="00697E5C"/>
    <w:rsid w:val="00697E62"/>
    <w:rsid w:val="00697F7E"/>
    <w:rsid w:val="006A016F"/>
    <w:rsid w:val="006A01CC"/>
    <w:rsid w:val="006A032A"/>
    <w:rsid w:val="006A0386"/>
    <w:rsid w:val="006A05AD"/>
    <w:rsid w:val="006A05C5"/>
    <w:rsid w:val="006A0633"/>
    <w:rsid w:val="006A06C3"/>
    <w:rsid w:val="006A08B3"/>
    <w:rsid w:val="006A0A66"/>
    <w:rsid w:val="006A0B29"/>
    <w:rsid w:val="006A0B3E"/>
    <w:rsid w:val="006A0B40"/>
    <w:rsid w:val="006A0C97"/>
    <w:rsid w:val="006A0FF7"/>
    <w:rsid w:val="006A13F0"/>
    <w:rsid w:val="006A1509"/>
    <w:rsid w:val="006A1621"/>
    <w:rsid w:val="006A1690"/>
    <w:rsid w:val="006A1697"/>
    <w:rsid w:val="006A17D6"/>
    <w:rsid w:val="006A184A"/>
    <w:rsid w:val="006A1905"/>
    <w:rsid w:val="006A1A05"/>
    <w:rsid w:val="006A1A4C"/>
    <w:rsid w:val="006A1B86"/>
    <w:rsid w:val="006A1CAC"/>
    <w:rsid w:val="006A1CB1"/>
    <w:rsid w:val="006A20AC"/>
    <w:rsid w:val="006A221D"/>
    <w:rsid w:val="006A2270"/>
    <w:rsid w:val="006A227C"/>
    <w:rsid w:val="006A2314"/>
    <w:rsid w:val="006A238A"/>
    <w:rsid w:val="006A24E6"/>
    <w:rsid w:val="006A2530"/>
    <w:rsid w:val="006A26B7"/>
    <w:rsid w:val="006A294A"/>
    <w:rsid w:val="006A2AE3"/>
    <w:rsid w:val="006A2B9A"/>
    <w:rsid w:val="006A2E5A"/>
    <w:rsid w:val="006A2E85"/>
    <w:rsid w:val="006A2EE1"/>
    <w:rsid w:val="006A3008"/>
    <w:rsid w:val="006A30D1"/>
    <w:rsid w:val="006A31D4"/>
    <w:rsid w:val="006A3286"/>
    <w:rsid w:val="006A32EE"/>
    <w:rsid w:val="006A33E4"/>
    <w:rsid w:val="006A35B0"/>
    <w:rsid w:val="006A3635"/>
    <w:rsid w:val="006A3778"/>
    <w:rsid w:val="006A3793"/>
    <w:rsid w:val="006A37FA"/>
    <w:rsid w:val="006A384F"/>
    <w:rsid w:val="006A38E7"/>
    <w:rsid w:val="006A3AB2"/>
    <w:rsid w:val="006A3C44"/>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510A"/>
    <w:rsid w:val="006A52BD"/>
    <w:rsid w:val="006A530B"/>
    <w:rsid w:val="006A536B"/>
    <w:rsid w:val="006A5374"/>
    <w:rsid w:val="006A542F"/>
    <w:rsid w:val="006A5698"/>
    <w:rsid w:val="006A56C7"/>
    <w:rsid w:val="006A595F"/>
    <w:rsid w:val="006A5A3B"/>
    <w:rsid w:val="006A5B22"/>
    <w:rsid w:val="006A5BE7"/>
    <w:rsid w:val="006A5C7F"/>
    <w:rsid w:val="006A5CDC"/>
    <w:rsid w:val="006A5E3C"/>
    <w:rsid w:val="006A5E3F"/>
    <w:rsid w:val="006A643B"/>
    <w:rsid w:val="006A6499"/>
    <w:rsid w:val="006A65C4"/>
    <w:rsid w:val="006A67C7"/>
    <w:rsid w:val="006A67E8"/>
    <w:rsid w:val="006A683B"/>
    <w:rsid w:val="006A6891"/>
    <w:rsid w:val="006A6AC7"/>
    <w:rsid w:val="006A6D48"/>
    <w:rsid w:val="006A6F66"/>
    <w:rsid w:val="006A7013"/>
    <w:rsid w:val="006A70F5"/>
    <w:rsid w:val="006A721D"/>
    <w:rsid w:val="006A73B1"/>
    <w:rsid w:val="006A745D"/>
    <w:rsid w:val="006A7580"/>
    <w:rsid w:val="006A75C7"/>
    <w:rsid w:val="006A7712"/>
    <w:rsid w:val="006A7873"/>
    <w:rsid w:val="006A78C4"/>
    <w:rsid w:val="006A7B6C"/>
    <w:rsid w:val="006A7D4B"/>
    <w:rsid w:val="006A7E4A"/>
    <w:rsid w:val="006B009E"/>
    <w:rsid w:val="006B0127"/>
    <w:rsid w:val="006B0248"/>
    <w:rsid w:val="006B029B"/>
    <w:rsid w:val="006B040C"/>
    <w:rsid w:val="006B057D"/>
    <w:rsid w:val="006B0591"/>
    <w:rsid w:val="006B072C"/>
    <w:rsid w:val="006B07E9"/>
    <w:rsid w:val="006B0808"/>
    <w:rsid w:val="006B08E3"/>
    <w:rsid w:val="006B0A81"/>
    <w:rsid w:val="006B0AAC"/>
    <w:rsid w:val="006B0BB7"/>
    <w:rsid w:val="006B0E16"/>
    <w:rsid w:val="006B0F71"/>
    <w:rsid w:val="006B1064"/>
    <w:rsid w:val="006B11F9"/>
    <w:rsid w:val="006B120C"/>
    <w:rsid w:val="006B1362"/>
    <w:rsid w:val="006B149A"/>
    <w:rsid w:val="006B160F"/>
    <w:rsid w:val="006B166C"/>
    <w:rsid w:val="006B167A"/>
    <w:rsid w:val="006B1790"/>
    <w:rsid w:val="006B18D6"/>
    <w:rsid w:val="006B1987"/>
    <w:rsid w:val="006B19E1"/>
    <w:rsid w:val="006B19F1"/>
    <w:rsid w:val="006B1B4B"/>
    <w:rsid w:val="006B1B80"/>
    <w:rsid w:val="006B1C3E"/>
    <w:rsid w:val="006B1EF5"/>
    <w:rsid w:val="006B20C7"/>
    <w:rsid w:val="006B2193"/>
    <w:rsid w:val="006B25F1"/>
    <w:rsid w:val="006B2707"/>
    <w:rsid w:val="006B2977"/>
    <w:rsid w:val="006B2C8B"/>
    <w:rsid w:val="006B2D63"/>
    <w:rsid w:val="006B2F51"/>
    <w:rsid w:val="006B3398"/>
    <w:rsid w:val="006B349B"/>
    <w:rsid w:val="006B34DC"/>
    <w:rsid w:val="006B353D"/>
    <w:rsid w:val="006B355A"/>
    <w:rsid w:val="006B36C2"/>
    <w:rsid w:val="006B3821"/>
    <w:rsid w:val="006B38C8"/>
    <w:rsid w:val="006B38CD"/>
    <w:rsid w:val="006B3997"/>
    <w:rsid w:val="006B3A56"/>
    <w:rsid w:val="006B3B2C"/>
    <w:rsid w:val="006B3E6B"/>
    <w:rsid w:val="006B3EDE"/>
    <w:rsid w:val="006B3FDA"/>
    <w:rsid w:val="006B4114"/>
    <w:rsid w:val="006B4394"/>
    <w:rsid w:val="006B445B"/>
    <w:rsid w:val="006B4528"/>
    <w:rsid w:val="006B4575"/>
    <w:rsid w:val="006B468A"/>
    <w:rsid w:val="006B480F"/>
    <w:rsid w:val="006B4841"/>
    <w:rsid w:val="006B48FC"/>
    <w:rsid w:val="006B4BA2"/>
    <w:rsid w:val="006B4C93"/>
    <w:rsid w:val="006B4D00"/>
    <w:rsid w:val="006B519D"/>
    <w:rsid w:val="006B53DA"/>
    <w:rsid w:val="006B5409"/>
    <w:rsid w:val="006B559B"/>
    <w:rsid w:val="006B5690"/>
    <w:rsid w:val="006B5761"/>
    <w:rsid w:val="006B58FA"/>
    <w:rsid w:val="006B5919"/>
    <w:rsid w:val="006B5A33"/>
    <w:rsid w:val="006B5A50"/>
    <w:rsid w:val="006B5D9B"/>
    <w:rsid w:val="006B5DDD"/>
    <w:rsid w:val="006B5F1A"/>
    <w:rsid w:val="006B5FBF"/>
    <w:rsid w:val="006B60E6"/>
    <w:rsid w:val="006B6121"/>
    <w:rsid w:val="006B649F"/>
    <w:rsid w:val="006B66E3"/>
    <w:rsid w:val="006B67B5"/>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AD9"/>
    <w:rsid w:val="006B7C19"/>
    <w:rsid w:val="006C0017"/>
    <w:rsid w:val="006C0022"/>
    <w:rsid w:val="006C00D9"/>
    <w:rsid w:val="006C0354"/>
    <w:rsid w:val="006C03C8"/>
    <w:rsid w:val="006C057F"/>
    <w:rsid w:val="006C084E"/>
    <w:rsid w:val="006C0897"/>
    <w:rsid w:val="006C08A6"/>
    <w:rsid w:val="006C0948"/>
    <w:rsid w:val="006C09FF"/>
    <w:rsid w:val="006C0B04"/>
    <w:rsid w:val="006C0C73"/>
    <w:rsid w:val="006C0CF4"/>
    <w:rsid w:val="006C0DD5"/>
    <w:rsid w:val="006C0F4D"/>
    <w:rsid w:val="006C107D"/>
    <w:rsid w:val="006C1091"/>
    <w:rsid w:val="006C1141"/>
    <w:rsid w:val="006C1163"/>
    <w:rsid w:val="006C12AF"/>
    <w:rsid w:val="006C13DF"/>
    <w:rsid w:val="006C16B9"/>
    <w:rsid w:val="006C188E"/>
    <w:rsid w:val="006C1932"/>
    <w:rsid w:val="006C1A4E"/>
    <w:rsid w:val="006C1B38"/>
    <w:rsid w:val="006C1BCB"/>
    <w:rsid w:val="006C1C7F"/>
    <w:rsid w:val="006C1CE6"/>
    <w:rsid w:val="006C1D91"/>
    <w:rsid w:val="006C1E10"/>
    <w:rsid w:val="006C1ECB"/>
    <w:rsid w:val="006C1EE0"/>
    <w:rsid w:val="006C20FD"/>
    <w:rsid w:val="006C2122"/>
    <w:rsid w:val="006C251F"/>
    <w:rsid w:val="006C25C1"/>
    <w:rsid w:val="006C2602"/>
    <w:rsid w:val="006C270C"/>
    <w:rsid w:val="006C2836"/>
    <w:rsid w:val="006C2A08"/>
    <w:rsid w:val="006C2A4A"/>
    <w:rsid w:val="006C2A7B"/>
    <w:rsid w:val="006C2C42"/>
    <w:rsid w:val="006C2D0D"/>
    <w:rsid w:val="006C2EFF"/>
    <w:rsid w:val="006C2F46"/>
    <w:rsid w:val="006C315F"/>
    <w:rsid w:val="006C3289"/>
    <w:rsid w:val="006C37F3"/>
    <w:rsid w:val="006C38BA"/>
    <w:rsid w:val="006C3B2B"/>
    <w:rsid w:val="006C3C03"/>
    <w:rsid w:val="006C3C2C"/>
    <w:rsid w:val="006C3C3D"/>
    <w:rsid w:val="006C3CD9"/>
    <w:rsid w:val="006C3D1B"/>
    <w:rsid w:val="006C3D23"/>
    <w:rsid w:val="006C3D4B"/>
    <w:rsid w:val="006C3D83"/>
    <w:rsid w:val="006C3FB8"/>
    <w:rsid w:val="006C41FC"/>
    <w:rsid w:val="006C4223"/>
    <w:rsid w:val="006C4224"/>
    <w:rsid w:val="006C4259"/>
    <w:rsid w:val="006C4405"/>
    <w:rsid w:val="006C4406"/>
    <w:rsid w:val="006C4413"/>
    <w:rsid w:val="006C44E3"/>
    <w:rsid w:val="006C4574"/>
    <w:rsid w:val="006C4687"/>
    <w:rsid w:val="006C46B4"/>
    <w:rsid w:val="006C476A"/>
    <w:rsid w:val="006C47E8"/>
    <w:rsid w:val="006C4A52"/>
    <w:rsid w:val="006C4A85"/>
    <w:rsid w:val="006C4D03"/>
    <w:rsid w:val="006C4D17"/>
    <w:rsid w:val="006C4EBD"/>
    <w:rsid w:val="006C4F7A"/>
    <w:rsid w:val="006C4FC1"/>
    <w:rsid w:val="006C513D"/>
    <w:rsid w:val="006C51F1"/>
    <w:rsid w:val="006C5339"/>
    <w:rsid w:val="006C55A9"/>
    <w:rsid w:val="006C5607"/>
    <w:rsid w:val="006C576F"/>
    <w:rsid w:val="006C5911"/>
    <w:rsid w:val="006C59B4"/>
    <w:rsid w:val="006C5A7B"/>
    <w:rsid w:val="006C5C55"/>
    <w:rsid w:val="006C5C6B"/>
    <w:rsid w:val="006C5CFB"/>
    <w:rsid w:val="006C6033"/>
    <w:rsid w:val="006C60EF"/>
    <w:rsid w:val="006C623B"/>
    <w:rsid w:val="006C62FD"/>
    <w:rsid w:val="006C63E1"/>
    <w:rsid w:val="006C63F7"/>
    <w:rsid w:val="006C6494"/>
    <w:rsid w:val="006C6500"/>
    <w:rsid w:val="006C651D"/>
    <w:rsid w:val="006C658B"/>
    <w:rsid w:val="006C658F"/>
    <w:rsid w:val="006C661D"/>
    <w:rsid w:val="006C667E"/>
    <w:rsid w:val="006C6821"/>
    <w:rsid w:val="006C685A"/>
    <w:rsid w:val="006C6902"/>
    <w:rsid w:val="006C6957"/>
    <w:rsid w:val="006C6AF2"/>
    <w:rsid w:val="006C6B89"/>
    <w:rsid w:val="006C6EEA"/>
    <w:rsid w:val="006C7006"/>
    <w:rsid w:val="006C73B9"/>
    <w:rsid w:val="006C75DC"/>
    <w:rsid w:val="006C790C"/>
    <w:rsid w:val="006C798D"/>
    <w:rsid w:val="006C7A57"/>
    <w:rsid w:val="006C7B8A"/>
    <w:rsid w:val="006C7C6F"/>
    <w:rsid w:val="006C7D85"/>
    <w:rsid w:val="006C7DBB"/>
    <w:rsid w:val="006C7DF5"/>
    <w:rsid w:val="006C7E6E"/>
    <w:rsid w:val="006C7ED4"/>
    <w:rsid w:val="006C7FD2"/>
    <w:rsid w:val="006D00F3"/>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41"/>
    <w:rsid w:val="006D14B5"/>
    <w:rsid w:val="006D14FB"/>
    <w:rsid w:val="006D153B"/>
    <w:rsid w:val="006D160A"/>
    <w:rsid w:val="006D169F"/>
    <w:rsid w:val="006D16B8"/>
    <w:rsid w:val="006D1886"/>
    <w:rsid w:val="006D18DF"/>
    <w:rsid w:val="006D1B4D"/>
    <w:rsid w:val="006D1CB4"/>
    <w:rsid w:val="006D1DB6"/>
    <w:rsid w:val="006D1E1F"/>
    <w:rsid w:val="006D207A"/>
    <w:rsid w:val="006D20F8"/>
    <w:rsid w:val="006D2498"/>
    <w:rsid w:val="006D25F2"/>
    <w:rsid w:val="006D2691"/>
    <w:rsid w:val="006D2748"/>
    <w:rsid w:val="006D2792"/>
    <w:rsid w:val="006D284A"/>
    <w:rsid w:val="006D298E"/>
    <w:rsid w:val="006D2F4E"/>
    <w:rsid w:val="006D2FE8"/>
    <w:rsid w:val="006D30B1"/>
    <w:rsid w:val="006D3143"/>
    <w:rsid w:val="006D32AD"/>
    <w:rsid w:val="006D3341"/>
    <w:rsid w:val="006D336C"/>
    <w:rsid w:val="006D35BE"/>
    <w:rsid w:val="006D3625"/>
    <w:rsid w:val="006D3A7F"/>
    <w:rsid w:val="006D3A9D"/>
    <w:rsid w:val="006D3CF1"/>
    <w:rsid w:val="006D3D0B"/>
    <w:rsid w:val="006D3DB7"/>
    <w:rsid w:val="006D3F12"/>
    <w:rsid w:val="006D4081"/>
    <w:rsid w:val="006D40C7"/>
    <w:rsid w:val="006D4441"/>
    <w:rsid w:val="006D44DF"/>
    <w:rsid w:val="006D48F4"/>
    <w:rsid w:val="006D4934"/>
    <w:rsid w:val="006D4952"/>
    <w:rsid w:val="006D496B"/>
    <w:rsid w:val="006D4B81"/>
    <w:rsid w:val="006D4BE6"/>
    <w:rsid w:val="006D4CF6"/>
    <w:rsid w:val="006D4D41"/>
    <w:rsid w:val="006D4E66"/>
    <w:rsid w:val="006D4F3E"/>
    <w:rsid w:val="006D4FA6"/>
    <w:rsid w:val="006D4FC6"/>
    <w:rsid w:val="006D4FE8"/>
    <w:rsid w:val="006D5100"/>
    <w:rsid w:val="006D51E6"/>
    <w:rsid w:val="006D5516"/>
    <w:rsid w:val="006D56F9"/>
    <w:rsid w:val="006D574E"/>
    <w:rsid w:val="006D57C8"/>
    <w:rsid w:val="006D59E9"/>
    <w:rsid w:val="006D5D1C"/>
    <w:rsid w:val="006D5DD2"/>
    <w:rsid w:val="006D5E41"/>
    <w:rsid w:val="006D5FA0"/>
    <w:rsid w:val="006D5FC8"/>
    <w:rsid w:val="006D6081"/>
    <w:rsid w:val="006D6181"/>
    <w:rsid w:val="006D61D9"/>
    <w:rsid w:val="006D6293"/>
    <w:rsid w:val="006D62B1"/>
    <w:rsid w:val="006D62FB"/>
    <w:rsid w:val="006D6317"/>
    <w:rsid w:val="006D64C3"/>
    <w:rsid w:val="006D6668"/>
    <w:rsid w:val="006D6671"/>
    <w:rsid w:val="006D695D"/>
    <w:rsid w:val="006D697B"/>
    <w:rsid w:val="006D6A47"/>
    <w:rsid w:val="006D6AA0"/>
    <w:rsid w:val="006D6ABD"/>
    <w:rsid w:val="006D6DA5"/>
    <w:rsid w:val="006D6EDB"/>
    <w:rsid w:val="006D6F3B"/>
    <w:rsid w:val="006D712F"/>
    <w:rsid w:val="006D724A"/>
    <w:rsid w:val="006D7424"/>
    <w:rsid w:val="006D7648"/>
    <w:rsid w:val="006D778C"/>
    <w:rsid w:val="006D7881"/>
    <w:rsid w:val="006D7946"/>
    <w:rsid w:val="006D7A41"/>
    <w:rsid w:val="006D7B4D"/>
    <w:rsid w:val="006D7BE7"/>
    <w:rsid w:val="006D7D75"/>
    <w:rsid w:val="006E0058"/>
    <w:rsid w:val="006E00BA"/>
    <w:rsid w:val="006E00BD"/>
    <w:rsid w:val="006E02EA"/>
    <w:rsid w:val="006E03A1"/>
    <w:rsid w:val="006E03AA"/>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A3"/>
    <w:rsid w:val="006E1332"/>
    <w:rsid w:val="006E136B"/>
    <w:rsid w:val="006E145F"/>
    <w:rsid w:val="006E1592"/>
    <w:rsid w:val="006E1686"/>
    <w:rsid w:val="006E16EE"/>
    <w:rsid w:val="006E17F6"/>
    <w:rsid w:val="006E193F"/>
    <w:rsid w:val="006E1AA4"/>
    <w:rsid w:val="006E1AC0"/>
    <w:rsid w:val="006E1B65"/>
    <w:rsid w:val="006E1B94"/>
    <w:rsid w:val="006E1C4A"/>
    <w:rsid w:val="006E1D57"/>
    <w:rsid w:val="006E1D77"/>
    <w:rsid w:val="006E1DC1"/>
    <w:rsid w:val="006E1DF7"/>
    <w:rsid w:val="006E2156"/>
    <w:rsid w:val="006E22C4"/>
    <w:rsid w:val="006E23A5"/>
    <w:rsid w:val="006E2426"/>
    <w:rsid w:val="006E24D0"/>
    <w:rsid w:val="006E24D1"/>
    <w:rsid w:val="006E27A0"/>
    <w:rsid w:val="006E27D9"/>
    <w:rsid w:val="006E2B0E"/>
    <w:rsid w:val="006E2B6C"/>
    <w:rsid w:val="006E2CFB"/>
    <w:rsid w:val="006E2E7B"/>
    <w:rsid w:val="006E2EFD"/>
    <w:rsid w:val="006E30CC"/>
    <w:rsid w:val="006E316E"/>
    <w:rsid w:val="006E3174"/>
    <w:rsid w:val="006E31C7"/>
    <w:rsid w:val="006E3276"/>
    <w:rsid w:val="006E3374"/>
    <w:rsid w:val="006E33A0"/>
    <w:rsid w:val="006E33BD"/>
    <w:rsid w:val="006E34B3"/>
    <w:rsid w:val="006E353F"/>
    <w:rsid w:val="006E35B5"/>
    <w:rsid w:val="006E35EE"/>
    <w:rsid w:val="006E3602"/>
    <w:rsid w:val="006E36E3"/>
    <w:rsid w:val="006E36E4"/>
    <w:rsid w:val="006E3700"/>
    <w:rsid w:val="006E386E"/>
    <w:rsid w:val="006E3A22"/>
    <w:rsid w:val="006E3A40"/>
    <w:rsid w:val="006E3AEE"/>
    <w:rsid w:val="006E3BB1"/>
    <w:rsid w:val="006E3BBD"/>
    <w:rsid w:val="006E3ECB"/>
    <w:rsid w:val="006E3FCD"/>
    <w:rsid w:val="006E401F"/>
    <w:rsid w:val="006E42DE"/>
    <w:rsid w:val="006E430B"/>
    <w:rsid w:val="006E4378"/>
    <w:rsid w:val="006E449E"/>
    <w:rsid w:val="006E45F7"/>
    <w:rsid w:val="006E4712"/>
    <w:rsid w:val="006E4812"/>
    <w:rsid w:val="006E4852"/>
    <w:rsid w:val="006E4884"/>
    <w:rsid w:val="006E4907"/>
    <w:rsid w:val="006E4971"/>
    <w:rsid w:val="006E49BA"/>
    <w:rsid w:val="006E4AD5"/>
    <w:rsid w:val="006E4CD1"/>
    <w:rsid w:val="006E4CF0"/>
    <w:rsid w:val="006E4F5B"/>
    <w:rsid w:val="006E4F72"/>
    <w:rsid w:val="006E4FC0"/>
    <w:rsid w:val="006E5080"/>
    <w:rsid w:val="006E5141"/>
    <w:rsid w:val="006E52C6"/>
    <w:rsid w:val="006E5340"/>
    <w:rsid w:val="006E5432"/>
    <w:rsid w:val="006E54D0"/>
    <w:rsid w:val="006E55D1"/>
    <w:rsid w:val="006E56DA"/>
    <w:rsid w:val="006E5707"/>
    <w:rsid w:val="006E5709"/>
    <w:rsid w:val="006E586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AA4"/>
    <w:rsid w:val="006E6B4F"/>
    <w:rsid w:val="006E6CF9"/>
    <w:rsid w:val="006E6E13"/>
    <w:rsid w:val="006E6E51"/>
    <w:rsid w:val="006E7078"/>
    <w:rsid w:val="006E70E9"/>
    <w:rsid w:val="006E71B4"/>
    <w:rsid w:val="006E7669"/>
    <w:rsid w:val="006E76E9"/>
    <w:rsid w:val="006E79F0"/>
    <w:rsid w:val="006E7A05"/>
    <w:rsid w:val="006E7B03"/>
    <w:rsid w:val="006E7BEF"/>
    <w:rsid w:val="006E7CD8"/>
    <w:rsid w:val="006E7DB1"/>
    <w:rsid w:val="006E7DDA"/>
    <w:rsid w:val="006E7E27"/>
    <w:rsid w:val="006F0022"/>
    <w:rsid w:val="006F0105"/>
    <w:rsid w:val="006F0574"/>
    <w:rsid w:val="006F0884"/>
    <w:rsid w:val="006F08BC"/>
    <w:rsid w:val="006F08C1"/>
    <w:rsid w:val="006F08CF"/>
    <w:rsid w:val="006F0923"/>
    <w:rsid w:val="006F09C1"/>
    <w:rsid w:val="006F0BA1"/>
    <w:rsid w:val="006F0BAB"/>
    <w:rsid w:val="006F0CEE"/>
    <w:rsid w:val="006F0ED6"/>
    <w:rsid w:val="006F0EEE"/>
    <w:rsid w:val="006F0EF2"/>
    <w:rsid w:val="006F0F65"/>
    <w:rsid w:val="006F10C4"/>
    <w:rsid w:val="006F1265"/>
    <w:rsid w:val="006F1360"/>
    <w:rsid w:val="006F1461"/>
    <w:rsid w:val="006F1568"/>
    <w:rsid w:val="006F1604"/>
    <w:rsid w:val="006F188B"/>
    <w:rsid w:val="006F1911"/>
    <w:rsid w:val="006F1A75"/>
    <w:rsid w:val="006F1BA8"/>
    <w:rsid w:val="006F1C75"/>
    <w:rsid w:val="006F1CE1"/>
    <w:rsid w:val="006F1D34"/>
    <w:rsid w:val="006F1EA7"/>
    <w:rsid w:val="006F1FBB"/>
    <w:rsid w:val="006F1FE7"/>
    <w:rsid w:val="006F1FEE"/>
    <w:rsid w:val="006F201C"/>
    <w:rsid w:val="006F2091"/>
    <w:rsid w:val="006F2247"/>
    <w:rsid w:val="006F23E0"/>
    <w:rsid w:val="006F248F"/>
    <w:rsid w:val="006F24A5"/>
    <w:rsid w:val="006F24EC"/>
    <w:rsid w:val="006F24F2"/>
    <w:rsid w:val="006F252D"/>
    <w:rsid w:val="006F25AE"/>
    <w:rsid w:val="006F25C5"/>
    <w:rsid w:val="006F275D"/>
    <w:rsid w:val="006F2835"/>
    <w:rsid w:val="006F2849"/>
    <w:rsid w:val="006F29F4"/>
    <w:rsid w:val="006F2A57"/>
    <w:rsid w:val="006F2C0D"/>
    <w:rsid w:val="006F2C52"/>
    <w:rsid w:val="006F2D57"/>
    <w:rsid w:val="006F2E8A"/>
    <w:rsid w:val="006F3080"/>
    <w:rsid w:val="006F30BF"/>
    <w:rsid w:val="006F3100"/>
    <w:rsid w:val="006F310D"/>
    <w:rsid w:val="006F314E"/>
    <w:rsid w:val="006F32C4"/>
    <w:rsid w:val="006F3425"/>
    <w:rsid w:val="006F3511"/>
    <w:rsid w:val="006F36D6"/>
    <w:rsid w:val="006F3863"/>
    <w:rsid w:val="006F3A6A"/>
    <w:rsid w:val="006F3A83"/>
    <w:rsid w:val="006F3DEE"/>
    <w:rsid w:val="006F3FB0"/>
    <w:rsid w:val="006F4043"/>
    <w:rsid w:val="006F40D1"/>
    <w:rsid w:val="006F40E3"/>
    <w:rsid w:val="006F4149"/>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1D"/>
    <w:rsid w:val="006F522A"/>
    <w:rsid w:val="006F546E"/>
    <w:rsid w:val="006F56B1"/>
    <w:rsid w:val="006F57DB"/>
    <w:rsid w:val="006F5955"/>
    <w:rsid w:val="006F59B9"/>
    <w:rsid w:val="006F5B08"/>
    <w:rsid w:val="006F5BCC"/>
    <w:rsid w:val="006F5C81"/>
    <w:rsid w:val="006F5D07"/>
    <w:rsid w:val="006F5D8B"/>
    <w:rsid w:val="006F5E66"/>
    <w:rsid w:val="006F5FD0"/>
    <w:rsid w:val="006F6036"/>
    <w:rsid w:val="006F60DD"/>
    <w:rsid w:val="006F611E"/>
    <w:rsid w:val="006F6130"/>
    <w:rsid w:val="006F6198"/>
    <w:rsid w:val="006F63F4"/>
    <w:rsid w:val="006F691C"/>
    <w:rsid w:val="006F69F8"/>
    <w:rsid w:val="006F6A7B"/>
    <w:rsid w:val="006F6A8C"/>
    <w:rsid w:val="006F6AD1"/>
    <w:rsid w:val="006F6AE8"/>
    <w:rsid w:val="006F6BD1"/>
    <w:rsid w:val="006F6E3A"/>
    <w:rsid w:val="006F6F35"/>
    <w:rsid w:val="006F71F1"/>
    <w:rsid w:val="006F7220"/>
    <w:rsid w:val="006F744B"/>
    <w:rsid w:val="006F74E2"/>
    <w:rsid w:val="006F761A"/>
    <w:rsid w:val="006F762B"/>
    <w:rsid w:val="006F773A"/>
    <w:rsid w:val="006F7756"/>
    <w:rsid w:val="006F7893"/>
    <w:rsid w:val="006F78F7"/>
    <w:rsid w:val="006F790B"/>
    <w:rsid w:val="006F7A81"/>
    <w:rsid w:val="006F7B37"/>
    <w:rsid w:val="006F7C8C"/>
    <w:rsid w:val="006F7CE0"/>
    <w:rsid w:val="00700121"/>
    <w:rsid w:val="007001E8"/>
    <w:rsid w:val="0070020C"/>
    <w:rsid w:val="007002B7"/>
    <w:rsid w:val="00700361"/>
    <w:rsid w:val="007004A0"/>
    <w:rsid w:val="00700853"/>
    <w:rsid w:val="00700955"/>
    <w:rsid w:val="0070097B"/>
    <w:rsid w:val="00700980"/>
    <w:rsid w:val="007009B3"/>
    <w:rsid w:val="00700A16"/>
    <w:rsid w:val="00700AC5"/>
    <w:rsid w:val="00700D5D"/>
    <w:rsid w:val="00700F4E"/>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A2"/>
    <w:rsid w:val="00702AD6"/>
    <w:rsid w:val="00702B83"/>
    <w:rsid w:val="00702C59"/>
    <w:rsid w:val="00702C60"/>
    <w:rsid w:val="00702CBF"/>
    <w:rsid w:val="00702CF0"/>
    <w:rsid w:val="00702D43"/>
    <w:rsid w:val="00702DC9"/>
    <w:rsid w:val="00702E8A"/>
    <w:rsid w:val="00702E8E"/>
    <w:rsid w:val="00702FA0"/>
    <w:rsid w:val="00703198"/>
    <w:rsid w:val="0070322B"/>
    <w:rsid w:val="007032C9"/>
    <w:rsid w:val="00703376"/>
    <w:rsid w:val="00703668"/>
    <w:rsid w:val="00703680"/>
    <w:rsid w:val="0070377E"/>
    <w:rsid w:val="00703932"/>
    <w:rsid w:val="00703986"/>
    <w:rsid w:val="00703994"/>
    <w:rsid w:val="00703B4B"/>
    <w:rsid w:val="00703C32"/>
    <w:rsid w:val="00703FFE"/>
    <w:rsid w:val="007040B9"/>
    <w:rsid w:val="0070422A"/>
    <w:rsid w:val="007043EC"/>
    <w:rsid w:val="00704420"/>
    <w:rsid w:val="00704727"/>
    <w:rsid w:val="0070480D"/>
    <w:rsid w:val="007049E0"/>
    <w:rsid w:val="00704AD8"/>
    <w:rsid w:val="00704B5E"/>
    <w:rsid w:val="00704CBF"/>
    <w:rsid w:val="00704E29"/>
    <w:rsid w:val="00704FA1"/>
    <w:rsid w:val="007050FB"/>
    <w:rsid w:val="00705176"/>
    <w:rsid w:val="007051B5"/>
    <w:rsid w:val="00705406"/>
    <w:rsid w:val="007054D2"/>
    <w:rsid w:val="00705544"/>
    <w:rsid w:val="007058A8"/>
    <w:rsid w:val="00705942"/>
    <w:rsid w:val="0070598D"/>
    <w:rsid w:val="007059B2"/>
    <w:rsid w:val="00705A51"/>
    <w:rsid w:val="00705BBE"/>
    <w:rsid w:val="00705C18"/>
    <w:rsid w:val="00705C3C"/>
    <w:rsid w:val="00705D37"/>
    <w:rsid w:val="00705E60"/>
    <w:rsid w:val="00705F4D"/>
    <w:rsid w:val="00705FA1"/>
    <w:rsid w:val="0070605C"/>
    <w:rsid w:val="0070607F"/>
    <w:rsid w:val="00706277"/>
    <w:rsid w:val="00706427"/>
    <w:rsid w:val="00706615"/>
    <w:rsid w:val="007068DE"/>
    <w:rsid w:val="0070694F"/>
    <w:rsid w:val="007069BE"/>
    <w:rsid w:val="00706AC7"/>
    <w:rsid w:val="00706CA1"/>
    <w:rsid w:val="00706DE4"/>
    <w:rsid w:val="00706EF9"/>
    <w:rsid w:val="00707009"/>
    <w:rsid w:val="00707080"/>
    <w:rsid w:val="007070B2"/>
    <w:rsid w:val="00707265"/>
    <w:rsid w:val="0070729A"/>
    <w:rsid w:val="00707308"/>
    <w:rsid w:val="007073A8"/>
    <w:rsid w:val="007073E7"/>
    <w:rsid w:val="00707847"/>
    <w:rsid w:val="007078C8"/>
    <w:rsid w:val="00707918"/>
    <w:rsid w:val="007079BE"/>
    <w:rsid w:val="00707B3D"/>
    <w:rsid w:val="00707C51"/>
    <w:rsid w:val="00707DAC"/>
    <w:rsid w:val="00707F6F"/>
    <w:rsid w:val="00707F92"/>
    <w:rsid w:val="007100DD"/>
    <w:rsid w:val="007100DF"/>
    <w:rsid w:val="00710181"/>
    <w:rsid w:val="00710190"/>
    <w:rsid w:val="007106EC"/>
    <w:rsid w:val="00710798"/>
    <w:rsid w:val="007107AE"/>
    <w:rsid w:val="00710A49"/>
    <w:rsid w:val="00710AE3"/>
    <w:rsid w:val="00710C69"/>
    <w:rsid w:val="00710D59"/>
    <w:rsid w:val="00710DE1"/>
    <w:rsid w:val="00710E1D"/>
    <w:rsid w:val="00710EA5"/>
    <w:rsid w:val="00710EA9"/>
    <w:rsid w:val="00710F6C"/>
    <w:rsid w:val="007111E3"/>
    <w:rsid w:val="0071128A"/>
    <w:rsid w:val="0071156A"/>
    <w:rsid w:val="00711588"/>
    <w:rsid w:val="007117EA"/>
    <w:rsid w:val="0071185B"/>
    <w:rsid w:val="007118E2"/>
    <w:rsid w:val="007118FB"/>
    <w:rsid w:val="00711C8D"/>
    <w:rsid w:val="00711C94"/>
    <w:rsid w:val="00711C96"/>
    <w:rsid w:val="00711FC9"/>
    <w:rsid w:val="00712046"/>
    <w:rsid w:val="007122C4"/>
    <w:rsid w:val="0071245D"/>
    <w:rsid w:val="007125A7"/>
    <w:rsid w:val="00712612"/>
    <w:rsid w:val="0071275D"/>
    <w:rsid w:val="007128BB"/>
    <w:rsid w:val="00712B46"/>
    <w:rsid w:val="00712BD2"/>
    <w:rsid w:val="00712D6B"/>
    <w:rsid w:val="00712E88"/>
    <w:rsid w:val="00712EF5"/>
    <w:rsid w:val="0071300A"/>
    <w:rsid w:val="007131DB"/>
    <w:rsid w:val="00713287"/>
    <w:rsid w:val="00713323"/>
    <w:rsid w:val="00713378"/>
    <w:rsid w:val="00713484"/>
    <w:rsid w:val="00713693"/>
    <w:rsid w:val="007136D0"/>
    <w:rsid w:val="007137D4"/>
    <w:rsid w:val="007138AB"/>
    <w:rsid w:val="00713B91"/>
    <w:rsid w:val="00713D1B"/>
    <w:rsid w:val="00713DA0"/>
    <w:rsid w:val="00713F43"/>
    <w:rsid w:val="007141DA"/>
    <w:rsid w:val="007141E1"/>
    <w:rsid w:val="007143D6"/>
    <w:rsid w:val="007143E7"/>
    <w:rsid w:val="007148C8"/>
    <w:rsid w:val="007148F6"/>
    <w:rsid w:val="00714A89"/>
    <w:rsid w:val="00714B4D"/>
    <w:rsid w:val="00714D0B"/>
    <w:rsid w:val="00714D98"/>
    <w:rsid w:val="00714E17"/>
    <w:rsid w:val="00714E1C"/>
    <w:rsid w:val="007150F8"/>
    <w:rsid w:val="00715130"/>
    <w:rsid w:val="00715202"/>
    <w:rsid w:val="00715273"/>
    <w:rsid w:val="007152E1"/>
    <w:rsid w:val="007155CB"/>
    <w:rsid w:val="00715621"/>
    <w:rsid w:val="00715965"/>
    <w:rsid w:val="007159E0"/>
    <w:rsid w:val="00715BD4"/>
    <w:rsid w:val="00715C08"/>
    <w:rsid w:val="00715DC1"/>
    <w:rsid w:val="007160F5"/>
    <w:rsid w:val="007162A3"/>
    <w:rsid w:val="0071633C"/>
    <w:rsid w:val="0071650E"/>
    <w:rsid w:val="00716511"/>
    <w:rsid w:val="007166A0"/>
    <w:rsid w:val="0071672A"/>
    <w:rsid w:val="0071673B"/>
    <w:rsid w:val="00716844"/>
    <w:rsid w:val="0071687E"/>
    <w:rsid w:val="007168D0"/>
    <w:rsid w:val="00716A41"/>
    <w:rsid w:val="00716A56"/>
    <w:rsid w:val="00716AAB"/>
    <w:rsid w:val="00716B1D"/>
    <w:rsid w:val="00716BED"/>
    <w:rsid w:val="00716C69"/>
    <w:rsid w:val="00716CB9"/>
    <w:rsid w:val="00716D2C"/>
    <w:rsid w:val="00716D50"/>
    <w:rsid w:val="007173AC"/>
    <w:rsid w:val="0071741E"/>
    <w:rsid w:val="0071743E"/>
    <w:rsid w:val="0071753D"/>
    <w:rsid w:val="00717540"/>
    <w:rsid w:val="007175E7"/>
    <w:rsid w:val="00717727"/>
    <w:rsid w:val="007177A3"/>
    <w:rsid w:val="0071782D"/>
    <w:rsid w:val="00717A26"/>
    <w:rsid w:val="00717C88"/>
    <w:rsid w:val="00717D37"/>
    <w:rsid w:val="00717DD3"/>
    <w:rsid w:val="00717F05"/>
    <w:rsid w:val="00717F72"/>
    <w:rsid w:val="007200CC"/>
    <w:rsid w:val="007201C4"/>
    <w:rsid w:val="007203E5"/>
    <w:rsid w:val="00720461"/>
    <w:rsid w:val="007208FA"/>
    <w:rsid w:val="007209C4"/>
    <w:rsid w:val="00720B15"/>
    <w:rsid w:val="00720BB4"/>
    <w:rsid w:val="00720BC6"/>
    <w:rsid w:val="00720D32"/>
    <w:rsid w:val="00720F5E"/>
    <w:rsid w:val="007210D1"/>
    <w:rsid w:val="00721101"/>
    <w:rsid w:val="007211E1"/>
    <w:rsid w:val="007216A0"/>
    <w:rsid w:val="00721754"/>
    <w:rsid w:val="007217C4"/>
    <w:rsid w:val="007218B7"/>
    <w:rsid w:val="0072194D"/>
    <w:rsid w:val="00721976"/>
    <w:rsid w:val="00721B06"/>
    <w:rsid w:val="00721BCA"/>
    <w:rsid w:val="00721D65"/>
    <w:rsid w:val="00721E59"/>
    <w:rsid w:val="00721EAF"/>
    <w:rsid w:val="00721EEE"/>
    <w:rsid w:val="00722037"/>
    <w:rsid w:val="00722181"/>
    <w:rsid w:val="00722197"/>
    <w:rsid w:val="007222F1"/>
    <w:rsid w:val="00722319"/>
    <w:rsid w:val="007224D8"/>
    <w:rsid w:val="00722542"/>
    <w:rsid w:val="007226F9"/>
    <w:rsid w:val="007228C5"/>
    <w:rsid w:val="00722A73"/>
    <w:rsid w:val="00722A80"/>
    <w:rsid w:val="00722CC0"/>
    <w:rsid w:val="00722DF9"/>
    <w:rsid w:val="00722E01"/>
    <w:rsid w:val="00722E62"/>
    <w:rsid w:val="00722F90"/>
    <w:rsid w:val="00723022"/>
    <w:rsid w:val="00723130"/>
    <w:rsid w:val="0072314B"/>
    <w:rsid w:val="00723204"/>
    <w:rsid w:val="007232ED"/>
    <w:rsid w:val="007232FC"/>
    <w:rsid w:val="0072358F"/>
    <w:rsid w:val="007236A6"/>
    <w:rsid w:val="007238E9"/>
    <w:rsid w:val="007238F0"/>
    <w:rsid w:val="00723CA7"/>
    <w:rsid w:val="00723EB9"/>
    <w:rsid w:val="00724312"/>
    <w:rsid w:val="0072436E"/>
    <w:rsid w:val="007243BE"/>
    <w:rsid w:val="0072446F"/>
    <w:rsid w:val="00724838"/>
    <w:rsid w:val="00724B4D"/>
    <w:rsid w:val="00724B51"/>
    <w:rsid w:val="00724B5C"/>
    <w:rsid w:val="00724C09"/>
    <w:rsid w:val="00724CA8"/>
    <w:rsid w:val="00724CFD"/>
    <w:rsid w:val="00724E4C"/>
    <w:rsid w:val="00725528"/>
    <w:rsid w:val="00725603"/>
    <w:rsid w:val="007256A9"/>
    <w:rsid w:val="00725986"/>
    <w:rsid w:val="00725A49"/>
    <w:rsid w:val="00725B08"/>
    <w:rsid w:val="00725D15"/>
    <w:rsid w:val="00725E95"/>
    <w:rsid w:val="00726021"/>
    <w:rsid w:val="0072616C"/>
    <w:rsid w:val="007261E7"/>
    <w:rsid w:val="00726228"/>
    <w:rsid w:val="00726277"/>
    <w:rsid w:val="007264CD"/>
    <w:rsid w:val="00726576"/>
    <w:rsid w:val="00726601"/>
    <w:rsid w:val="00726642"/>
    <w:rsid w:val="0072664C"/>
    <w:rsid w:val="007266BD"/>
    <w:rsid w:val="0072679D"/>
    <w:rsid w:val="007267E6"/>
    <w:rsid w:val="00726973"/>
    <w:rsid w:val="007269AD"/>
    <w:rsid w:val="00726C99"/>
    <w:rsid w:val="00726D99"/>
    <w:rsid w:val="00726DDD"/>
    <w:rsid w:val="00726E00"/>
    <w:rsid w:val="007271AD"/>
    <w:rsid w:val="00727340"/>
    <w:rsid w:val="007275EB"/>
    <w:rsid w:val="007276CB"/>
    <w:rsid w:val="00727888"/>
    <w:rsid w:val="00727CB3"/>
    <w:rsid w:val="00727E41"/>
    <w:rsid w:val="007300D0"/>
    <w:rsid w:val="0073018F"/>
    <w:rsid w:val="0073034E"/>
    <w:rsid w:val="007303F4"/>
    <w:rsid w:val="0073040C"/>
    <w:rsid w:val="0073047A"/>
    <w:rsid w:val="00730649"/>
    <w:rsid w:val="00730748"/>
    <w:rsid w:val="00730841"/>
    <w:rsid w:val="007309AF"/>
    <w:rsid w:val="007309EF"/>
    <w:rsid w:val="00730A7C"/>
    <w:rsid w:val="00730B51"/>
    <w:rsid w:val="00730D6D"/>
    <w:rsid w:val="00730F34"/>
    <w:rsid w:val="0073120B"/>
    <w:rsid w:val="00731214"/>
    <w:rsid w:val="007312AC"/>
    <w:rsid w:val="00731709"/>
    <w:rsid w:val="00731785"/>
    <w:rsid w:val="007317CD"/>
    <w:rsid w:val="007318F1"/>
    <w:rsid w:val="0073191B"/>
    <w:rsid w:val="00731BB3"/>
    <w:rsid w:val="00731BC1"/>
    <w:rsid w:val="00731C8A"/>
    <w:rsid w:val="00731C96"/>
    <w:rsid w:val="00731C9F"/>
    <w:rsid w:val="00731D64"/>
    <w:rsid w:val="00731E5C"/>
    <w:rsid w:val="00731E9E"/>
    <w:rsid w:val="00731FD0"/>
    <w:rsid w:val="0073200C"/>
    <w:rsid w:val="007320A2"/>
    <w:rsid w:val="00732178"/>
    <w:rsid w:val="0073223B"/>
    <w:rsid w:val="007325F0"/>
    <w:rsid w:val="00732796"/>
    <w:rsid w:val="00732863"/>
    <w:rsid w:val="00732A0F"/>
    <w:rsid w:val="00732C03"/>
    <w:rsid w:val="00732D5B"/>
    <w:rsid w:val="00733065"/>
    <w:rsid w:val="0073311E"/>
    <w:rsid w:val="0073374B"/>
    <w:rsid w:val="007337EC"/>
    <w:rsid w:val="00733902"/>
    <w:rsid w:val="0073393C"/>
    <w:rsid w:val="0073397E"/>
    <w:rsid w:val="00733DA9"/>
    <w:rsid w:val="00733E65"/>
    <w:rsid w:val="00733F31"/>
    <w:rsid w:val="00733F7D"/>
    <w:rsid w:val="00733FE2"/>
    <w:rsid w:val="0073420C"/>
    <w:rsid w:val="007343FF"/>
    <w:rsid w:val="007345AC"/>
    <w:rsid w:val="00734797"/>
    <w:rsid w:val="0073485F"/>
    <w:rsid w:val="007348C5"/>
    <w:rsid w:val="0073499F"/>
    <w:rsid w:val="00734B4A"/>
    <w:rsid w:val="00734DF3"/>
    <w:rsid w:val="00734E41"/>
    <w:rsid w:val="00734EF4"/>
    <w:rsid w:val="0073501F"/>
    <w:rsid w:val="00735054"/>
    <w:rsid w:val="00735203"/>
    <w:rsid w:val="0073568F"/>
    <w:rsid w:val="0073569B"/>
    <w:rsid w:val="007356A4"/>
    <w:rsid w:val="00735A03"/>
    <w:rsid w:val="00735A84"/>
    <w:rsid w:val="00735CE6"/>
    <w:rsid w:val="00735E6F"/>
    <w:rsid w:val="00735F33"/>
    <w:rsid w:val="00735FD2"/>
    <w:rsid w:val="0073608A"/>
    <w:rsid w:val="007361A7"/>
    <w:rsid w:val="007362B5"/>
    <w:rsid w:val="00736348"/>
    <w:rsid w:val="007363BF"/>
    <w:rsid w:val="0073642E"/>
    <w:rsid w:val="007364BB"/>
    <w:rsid w:val="0073653D"/>
    <w:rsid w:val="00736665"/>
    <w:rsid w:val="00736668"/>
    <w:rsid w:val="0073667D"/>
    <w:rsid w:val="007367A6"/>
    <w:rsid w:val="00736A02"/>
    <w:rsid w:val="00736A5A"/>
    <w:rsid w:val="00736A65"/>
    <w:rsid w:val="007370A8"/>
    <w:rsid w:val="00737106"/>
    <w:rsid w:val="0073713D"/>
    <w:rsid w:val="0073737E"/>
    <w:rsid w:val="007373EA"/>
    <w:rsid w:val="00737602"/>
    <w:rsid w:val="0073762E"/>
    <w:rsid w:val="0073764F"/>
    <w:rsid w:val="007379E3"/>
    <w:rsid w:val="00737A07"/>
    <w:rsid w:val="00737A89"/>
    <w:rsid w:val="00737B83"/>
    <w:rsid w:val="00737BE1"/>
    <w:rsid w:val="00737BF5"/>
    <w:rsid w:val="00737E62"/>
    <w:rsid w:val="00737F73"/>
    <w:rsid w:val="00740002"/>
    <w:rsid w:val="00740031"/>
    <w:rsid w:val="00740209"/>
    <w:rsid w:val="007402BB"/>
    <w:rsid w:val="007402D7"/>
    <w:rsid w:val="007402DA"/>
    <w:rsid w:val="007402E0"/>
    <w:rsid w:val="007404C4"/>
    <w:rsid w:val="007404E1"/>
    <w:rsid w:val="007404E2"/>
    <w:rsid w:val="007404EB"/>
    <w:rsid w:val="00740581"/>
    <w:rsid w:val="00740693"/>
    <w:rsid w:val="00740826"/>
    <w:rsid w:val="00740A5A"/>
    <w:rsid w:val="00740AF8"/>
    <w:rsid w:val="00740B32"/>
    <w:rsid w:val="00740C85"/>
    <w:rsid w:val="00740E90"/>
    <w:rsid w:val="00740E92"/>
    <w:rsid w:val="00740ECF"/>
    <w:rsid w:val="00740F1E"/>
    <w:rsid w:val="00740F6D"/>
    <w:rsid w:val="007411CA"/>
    <w:rsid w:val="0074120E"/>
    <w:rsid w:val="007412C6"/>
    <w:rsid w:val="007412CD"/>
    <w:rsid w:val="00741332"/>
    <w:rsid w:val="007413E9"/>
    <w:rsid w:val="007414B2"/>
    <w:rsid w:val="007415F3"/>
    <w:rsid w:val="00741669"/>
    <w:rsid w:val="007416CE"/>
    <w:rsid w:val="00741781"/>
    <w:rsid w:val="00741825"/>
    <w:rsid w:val="00741868"/>
    <w:rsid w:val="00741B8F"/>
    <w:rsid w:val="00741D2A"/>
    <w:rsid w:val="00741D65"/>
    <w:rsid w:val="00741F1C"/>
    <w:rsid w:val="00742052"/>
    <w:rsid w:val="007420B3"/>
    <w:rsid w:val="00742222"/>
    <w:rsid w:val="007422AC"/>
    <w:rsid w:val="007422C8"/>
    <w:rsid w:val="007422D7"/>
    <w:rsid w:val="00742521"/>
    <w:rsid w:val="00742CA9"/>
    <w:rsid w:val="00743229"/>
    <w:rsid w:val="00743285"/>
    <w:rsid w:val="00743424"/>
    <w:rsid w:val="0074359F"/>
    <w:rsid w:val="007435FF"/>
    <w:rsid w:val="00743730"/>
    <w:rsid w:val="007438A5"/>
    <w:rsid w:val="007438F0"/>
    <w:rsid w:val="00743912"/>
    <w:rsid w:val="00743ABF"/>
    <w:rsid w:val="00743BB2"/>
    <w:rsid w:val="00743E4C"/>
    <w:rsid w:val="00743F67"/>
    <w:rsid w:val="00744001"/>
    <w:rsid w:val="007440AF"/>
    <w:rsid w:val="007440D4"/>
    <w:rsid w:val="007440DD"/>
    <w:rsid w:val="007441E2"/>
    <w:rsid w:val="0074420B"/>
    <w:rsid w:val="00744246"/>
    <w:rsid w:val="00744313"/>
    <w:rsid w:val="00744444"/>
    <w:rsid w:val="007444F4"/>
    <w:rsid w:val="00744521"/>
    <w:rsid w:val="0074458B"/>
    <w:rsid w:val="00744646"/>
    <w:rsid w:val="0074477C"/>
    <w:rsid w:val="00744A18"/>
    <w:rsid w:val="00744C0D"/>
    <w:rsid w:val="00744C2E"/>
    <w:rsid w:val="00744C6B"/>
    <w:rsid w:val="00744CAC"/>
    <w:rsid w:val="00744D0C"/>
    <w:rsid w:val="00744FBA"/>
    <w:rsid w:val="00745023"/>
    <w:rsid w:val="0074502E"/>
    <w:rsid w:val="00745162"/>
    <w:rsid w:val="007451EB"/>
    <w:rsid w:val="007452CE"/>
    <w:rsid w:val="0074564F"/>
    <w:rsid w:val="0074568C"/>
    <w:rsid w:val="007456AC"/>
    <w:rsid w:val="00745B59"/>
    <w:rsid w:val="00745F79"/>
    <w:rsid w:val="00746016"/>
    <w:rsid w:val="007460C8"/>
    <w:rsid w:val="00746357"/>
    <w:rsid w:val="00746363"/>
    <w:rsid w:val="0074640F"/>
    <w:rsid w:val="007465EA"/>
    <w:rsid w:val="00746930"/>
    <w:rsid w:val="0074693E"/>
    <w:rsid w:val="00746A0E"/>
    <w:rsid w:val="00746A0F"/>
    <w:rsid w:val="00746D82"/>
    <w:rsid w:val="00746E25"/>
    <w:rsid w:val="00746E2C"/>
    <w:rsid w:val="00746E92"/>
    <w:rsid w:val="00746F73"/>
    <w:rsid w:val="00746F8F"/>
    <w:rsid w:val="00746FFB"/>
    <w:rsid w:val="00747073"/>
    <w:rsid w:val="00747188"/>
    <w:rsid w:val="007471BA"/>
    <w:rsid w:val="0074747D"/>
    <w:rsid w:val="00747A2B"/>
    <w:rsid w:val="00747AD9"/>
    <w:rsid w:val="00747B1D"/>
    <w:rsid w:val="00747C5F"/>
    <w:rsid w:val="00747CB4"/>
    <w:rsid w:val="00747EC7"/>
    <w:rsid w:val="00747EE8"/>
    <w:rsid w:val="00747F03"/>
    <w:rsid w:val="00747F0E"/>
    <w:rsid w:val="00747F4F"/>
    <w:rsid w:val="00747F85"/>
    <w:rsid w:val="00747FA0"/>
    <w:rsid w:val="0075018F"/>
    <w:rsid w:val="0075019C"/>
    <w:rsid w:val="00750230"/>
    <w:rsid w:val="0075023A"/>
    <w:rsid w:val="007506B5"/>
    <w:rsid w:val="0075072C"/>
    <w:rsid w:val="00750739"/>
    <w:rsid w:val="00750881"/>
    <w:rsid w:val="00750E6F"/>
    <w:rsid w:val="00750EE9"/>
    <w:rsid w:val="00751055"/>
    <w:rsid w:val="0075112F"/>
    <w:rsid w:val="007511D0"/>
    <w:rsid w:val="007512A6"/>
    <w:rsid w:val="00751389"/>
    <w:rsid w:val="0075138E"/>
    <w:rsid w:val="00751398"/>
    <w:rsid w:val="007513A5"/>
    <w:rsid w:val="00751421"/>
    <w:rsid w:val="0075148F"/>
    <w:rsid w:val="007514EE"/>
    <w:rsid w:val="00751732"/>
    <w:rsid w:val="0075174D"/>
    <w:rsid w:val="00751811"/>
    <w:rsid w:val="00751817"/>
    <w:rsid w:val="007518A3"/>
    <w:rsid w:val="007518B6"/>
    <w:rsid w:val="00751AB1"/>
    <w:rsid w:val="00751C27"/>
    <w:rsid w:val="00751C31"/>
    <w:rsid w:val="00751CF5"/>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65"/>
    <w:rsid w:val="00752FF0"/>
    <w:rsid w:val="007530BF"/>
    <w:rsid w:val="0075310A"/>
    <w:rsid w:val="00753677"/>
    <w:rsid w:val="00753881"/>
    <w:rsid w:val="007538A1"/>
    <w:rsid w:val="00753A6A"/>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6A5"/>
    <w:rsid w:val="0075473D"/>
    <w:rsid w:val="0075476D"/>
    <w:rsid w:val="007547F4"/>
    <w:rsid w:val="007548C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4AE"/>
    <w:rsid w:val="00757511"/>
    <w:rsid w:val="00757683"/>
    <w:rsid w:val="007576E2"/>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2DD"/>
    <w:rsid w:val="007603AE"/>
    <w:rsid w:val="007604FA"/>
    <w:rsid w:val="0076057F"/>
    <w:rsid w:val="007605A8"/>
    <w:rsid w:val="007605AE"/>
    <w:rsid w:val="007607C9"/>
    <w:rsid w:val="0076085D"/>
    <w:rsid w:val="0076094E"/>
    <w:rsid w:val="0076095F"/>
    <w:rsid w:val="00760A3C"/>
    <w:rsid w:val="00760B2D"/>
    <w:rsid w:val="00760B8B"/>
    <w:rsid w:val="00760CC8"/>
    <w:rsid w:val="00760E34"/>
    <w:rsid w:val="0076106D"/>
    <w:rsid w:val="0076125F"/>
    <w:rsid w:val="00761536"/>
    <w:rsid w:val="00761581"/>
    <w:rsid w:val="0076171E"/>
    <w:rsid w:val="00761844"/>
    <w:rsid w:val="00761882"/>
    <w:rsid w:val="007619EF"/>
    <w:rsid w:val="00761A4B"/>
    <w:rsid w:val="00761A5F"/>
    <w:rsid w:val="00761C1D"/>
    <w:rsid w:val="00761CD9"/>
    <w:rsid w:val="00761CE3"/>
    <w:rsid w:val="00761D31"/>
    <w:rsid w:val="00761E79"/>
    <w:rsid w:val="00761EAD"/>
    <w:rsid w:val="00761F81"/>
    <w:rsid w:val="007620E4"/>
    <w:rsid w:val="0076210B"/>
    <w:rsid w:val="007627D3"/>
    <w:rsid w:val="00762807"/>
    <w:rsid w:val="0076280F"/>
    <w:rsid w:val="007629FE"/>
    <w:rsid w:val="00762B0F"/>
    <w:rsid w:val="00762C35"/>
    <w:rsid w:val="00762C38"/>
    <w:rsid w:val="00762D9C"/>
    <w:rsid w:val="007630E6"/>
    <w:rsid w:val="00763245"/>
    <w:rsid w:val="00763709"/>
    <w:rsid w:val="007639A2"/>
    <w:rsid w:val="00763AFA"/>
    <w:rsid w:val="00763B1E"/>
    <w:rsid w:val="00763B28"/>
    <w:rsid w:val="00763BCA"/>
    <w:rsid w:val="00763EBA"/>
    <w:rsid w:val="00763F38"/>
    <w:rsid w:val="00763F46"/>
    <w:rsid w:val="00763F7D"/>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25"/>
    <w:rsid w:val="00765479"/>
    <w:rsid w:val="007654D5"/>
    <w:rsid w:val="00765551"/>
    <w:rsid w:val="00765707"/>
    <w:rsid w:val="007658A0"/>
    <w:rsid w:val="00765966"/>
    <w:rsid w:val="00765A45"/>
    <w:rsid w:val="00765AAB"/>
    <w:rsid w:val="00765ABF"/>
    <w:rsid w:val="00765C13"/>
    <w:rsid w:val="00765D00"/>
    <w:rsid w:val="00766268"/>
    <w:rsid w:val="0076626E"/>
    <w:rsid w:val="0076629A"/>
    <w:rsid w:val="0076634D"/>
    <w:rsid w:val="00766439"/>
    <w:rsid w:val="0076651D"/>
    <w:rsid w:val="00766637"/>
    <w:rsid w:val="00766761"/>
    <w:rsid w:val="007668C8"/>
    <w:rsid w:val="007669AF"/>
    <w:rsid w:val="00766A24"/>
    <w:rsid w:val="00766B4B"/>
    <w:rsid w:val="00766BFB"/>
    <w:rsid w:val="00766DA6"/>
    <w:rsid w:val="00766F03"/>
    <w:rsid w:val="00766F65"/>
    <w:rsid w:val="00767215"/>
    <w:rsid w:val="007673C2"/>
    <w:rsid w:val="00767460"/>
    <w:rsid w:val="007674B8"/>
    <w:rsid w:val="0076758E"/>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008"/>
    <w:rsid w:val="00770156"/>
    <w:rsid w:val="00770181"/>
    <w:rsid w:val="007704C1"/>
    <w:rsid w:val="007704F8"/>
    <w:rsid w:val="007705CA"/>
    <w:rsid w:val="007705FC"/>
    <w:rsid w:val="00770608"/>
    <w:rsid w:val="00770B6D"/>
    <w:rsid w:val="00770BC5"/>
    <w:rsid w:val="00770BCC"/>
    <w:rsid w:val="00770D3F"/>
    <w:rsid w:val="00771041"/>
    <w:rsid w:val="007710FD"/>
    <w:rsid w:val="007711C1"/>
    <w:rsid w:val="0077133F"/>
    <w:rsid w:val="007715F4"/>
    <w:rsid w:val="0077170A"/>
    <w:rsid w:val="00771723"/>
    <w:rsid w:val="00771824"/>
    <w:rsid w:val="00771856"/>
    <w:rsid w:val="007719AA"/>
    <w:rsid w:val="007719AC"/>
    <w:rsid w:val="007719FC"/>
    <w:rsid w:val="00771B76"/>
    <w:rsid w:val="00771C54"/>
    <w:rsid w:val="00771DF5"/>
    <w:rsid w:val="00772030"/>
    <w:rsid w:val="0077212C"/>
    <w:rsid w:val="00772408"/>
    <w:rsid w:val="00772658"/>
    <w:rsid w:val="00772784"/>
    <w:rsid w:val="0077283F"/>
    <w:rsid w:val="0077299A"/>
    <w:rsid w:val="00772AB9"/>
    <w:rsid w:val="00772E53"/>
    <w:rsid w:val="00773272"/>
    <w:rsid w:val="00773468"/>
    <w:rsid w:val="007734EF"/>
    <w:rsid w:val="0077357C"/>
    <w:rsid w:val="007735F9"/>
    <w:rsid w:val="0077374F"/>
    <w:rsid w:val="0077383C"/>
    <w:rsid w:val="00773886"/>
    <w:rsid w:val="007738D8"/>
    <w:rsid w:val="007738E2"/>
    <w:rsid w:val="00773AA4"/>
    <w:rsid w:val="00773D28"/>
    <w:rsid w:val="00773E42"/>
    <w:rsid w:val="00773ED1"/>
    <w:rsid w:val="00773F2C"/>
    <w:rsid w:val="0077407D"/>
    <w:rsid w:val="007741B3"/>
    <w:rsid w:val="0077430A"/>
    <w:rsid w:val="00774566"/>
    <w:rsid w:val="007746FE"/>
    <w:rsid w:val="00774707"/>
    <w:rsid w:val="00774727"/>
    <w:rsid w:val="00774823"/>
    <w:rsid w:val="0077488D"/>
    <w:rsid w:val="007749CF"/>
    <w:rsid w:val="00774B67"/>
    <w:rsid w:val="00774B6D"/>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22B"/>
    <w:rsid w:val="0077542C"/>
    <w:rsid w:val="00775434"/>
    <w:rsid w:val="00775533"/>
    <w:rsid w:val="007755B8"/>
    <w:rsid w:val="00775668"/>
    <w:rsid w:val="00775742"/>
    <w:rsid w:val="00775859"/>
    <w:rsid w:val="00775BF6"/>
    <w:rsid w:val="00775CA3"/>
    <w:rsid w:val="00775E12"/>
    <w:rsid w:val="00776062"/>
    <w:rsid w:val="00776130"/>
    <w:rsid w:val="007762AA"/>
    <w:rsid w:val="00776664"/>
    <w:rsid w:val="0077689B"/>
    <w:rsid w:val="00776945"/>
    <w:rsid w:val="007769D5"/>
    <w:rsid w:val="00776B9A"/>
    <w:rsid w:val="00776BDF"/>
    <w:rsid w:val="00776C87"/>
    <w:rsid w:val="00776E2E"/>
    <w:rsid w:val="00776ED2"/>
    <w:rsid w:val="00776F06"/>
    <w:rsid w:val="00776F79"/>
    <w:rsid w:val="00776F99"/>
    <w:rsid w:val="00777035"/>
    <w:rsid w:val="007770E7"/>
    <w:rsid w:val="0077723D"/>
    <w:rsid w:val="007772E6"/>
    <w:rsid w:val="007772F6"/>
    <w:rsid w:val="00777317"/>
    <w:rsid w:val="0077744B"/>
    <w:rsid w:val="00777486"/>
    <w:rsid w:val="00777750"/>
    <w:rsid w:val="0077780D"/>
    <w:rsid w:val="0077781D"/>
    <w:rsid w:val="00777850"/>
    <w:rsid w:val="00777864"/>
    <w:rsid w:val="00777918"/>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E0"/>
    <w:rsid w:val="00781168"/>
    <w:rsid w:val="00781478"/>
    <w:rsid w:val="007815C8"/>
    <w:rsid w:val="0078161C"/>
    <w:rsid w:val="0078167B"/>
    <w:rsid w:val="00781ADB"/>
    <w:rsid w:val="00781B4E"/>
    <w:rsid w:val="00781C32"/>
    <w:rsid w:val="00781D77"/>
    <w:rsid w:val="00781D8A"/>
    <w:rsid w:val="00782224"/>
    <w:rsid w:val="007822F0"/>
    <w:rsid w:val="0078232B"/>
    <w:rsid w:val="00782433"/>
    <w:rsid w:val="00782484"/>
    <w:rsid w:val="007824A7"/>
    <w:rsid w:val="00782629"/>
    <w:rsid w:val="0078267A"/>
    <w:rsid w:val="00782968"/>
    <w:rsid w:val="00782B38"/>
    <w:rsid w:val="00783136"/>
    <w:rsid w:val="007831D3"/>
    <w:rsid w:val="00783336"/>
    <w:rsid w:val="00783371"/>
    <w:rsid w:val="007834F2"/>
    <w:rsid w:val="0078353B"/>
    <w:rsid w:val="00783592"/>
    <w:rsid w:val="00783773"/>
    <w:rsid w:val="007838C4"/>
    <w:rsid w:val="007838F8"/>
    <w:rsid w:val="00783947"/>
    <w:rsid w:val="00783A2D"/>
    <w:rsid w:val="00783A9A"/>
    <w:rsid w:val="00783AF9"/>
    <w:rsid w:val="00783B4F"/>
    <w:rsid w:val="00783C23"/>
    <w:rsid w:val="00783C96"/>
    <w:rsid w:val="00783CFB"/>
    <w:rsid w:val="00783D3E"/>
    <w:rsid w:val="00783E5D"/>
    <w:rsid w:val="00783EC1"/>
    <w:rsid w:val="00783F20"/>
    <w:rsid w:val="00783FB7"/>
    <w:rsid w:val="007842E3"/>
    <w:rsid w:val="007844A0"/>
    <w:rsid w:val="007845C0"/>
    <w:rsid w:val="0078493F"/>
    <w:rsid w:val="00784A29"/>
    <w:rsid w:val="00784CDB"/>
    <w:rsid w:val="00784CEA"/>
    <w:rsid w:val="00784F6C"/>
    <w:rsid w:val="00785296"/>
    <w:rsid w:val="007853BE"/>
    <w:rsid w:val="007854C1"/>
    <w:rsid w:val="0078553F"/>
    <w:rsid w:val="00785596"/>
    <w:rsid w:val="00785945"/>
    <w:rsid w:val="00785AAA"/>
    <w:rsid w:val="00785AB1"/>
    <w:rsid w:val="00785CD0"/>
    <w:rsid w:val="00785D37"/>
    <w:rsid w:val="00785DD6"/>
    <w:rsid w:val="00785DFD"/>
    <w:rsid w:val="007860D0"/>
    <w:rsid w:val="007860EA"/>
    <w:rsid w:val="007861C7"/>
    <w:rsid w:val="0078662D"/>
    <w:rsid w:val="007866C6"/>
    <w:rsid w:val="007866EA"/>
    <w:rsid w:val="007867E2"/>
    <w:rsid w:val="00786999"/>
    <w:rsid w:val="00786AB3"/>
    <w:rsid w:val="00786C8B"/>
    <w:rsid w:val="00786C97"/>
    <w:rsid w:val="00786CCA"/>
    <w:rsid w:val="00786D8C"/>
    <w:rsid w:val="00786EEF"/>
    <w:rsid w:val="00786F7F"/>
    <w:rsid w:val="0078716E"/>
    <w:rsid w:val="0078723F"/>
    <w:rsid w:val="00787342"/>
    <w:rsid w:val="007873D1"/>
    <w:rsid w:val="00787407"/>
    <w:rsid w:val="0078744C"/>
    <w:rsid w:val="00787493"/>
    <w:rsid w:val="007876A7"/>
    <w:rsid w:val="00787723"/>
    <w:rsid w:val="00787B8A"/>
    <w:rsid w:val="00787CA1"/>
    <w:rsid w:val="00787E13"/>
    <w:rsid w:val="0079001F"/>
    <w:rsid w:val="0079004B"/>
    <w:rsid w:val="00790051"/>
    <w:rsid w:val="0079010D"/>
    <w:rsid w:val="00790152"/>
    <w:rsid w:val="007901E6"/>
    <w:rsid w:val="0079036C"/>
    <w:rsid w:val="00790460"/>
    <w:rsid w:val="007906C3"/>
    <w:rsid w:val="00790812"/>
    <w:rsid w:val="00790837"/>
    <w:rsid w:val="00790C04"/>
    <w:rsid w:val="00790C15"/>
    <w:rsid w:val="00790C4E"/>
    <w:rsid w:val="00790D59"/>
    <w:rsid w:val="00790D87"/>
    <w:rsid w:val="00790EE0"/>
    <w:rsid w:val="00790FD5"/>
    <w:rsid w:val="007913AE"/>
    <w:rsid w:val="00791446"/>
    <w:rsid w:val="00791475"/>
    <w:rsid w:val="007914B0"/>
    <w:rsid w:val="00791718"/>
    <w:rsid w:val="007917C1"/>
    <w:rsid w:val="00791C48"/>
    <w:rsid w:val="00791CCB"/>
    <w:rsid w:val="00791E20"/>
    <w:rsid w:val="00791E34"/>
    <w:rsid w:val="00791F50"/>
    <w:rsid w:val="00791FAA"/>
    <w:rsid w:val="0079223A"/>
    <w:rsid w:val="0079232D"/>
    <w:rsid w:val="007925C7"/>
    <w:rsid w:val="00792650"/>
    <w:rsid w:val="00792721"/>
    <w:rsid w:val="00792918"/>
    <w:rsid w:val="00792BAE"/>
    <w:rsid w:val="00792DED"/>
    <w:rsid w:val="00792DF5"/>
    <w:rsid w:val="007931FA"/>
    <w:rsid w:val="00793222"/>
    <w:rsid w:val="00793346"/>
    <w:rsid w:val="007933FA"/>
    <w:rsid w:val="00793477"/>
    <w:rsid w:val="007934D6"/>
    <w:rsid w:val="00793504"/>
    <w:rsid w:val="00793605"/>
    <w:rsid w:val="0079361C"/>
    <w:rsid w:val="0079365D"/>
    <w:rsid w:val="00793692"/>
    <w:rsid w:val="0079369A"/>
    <w:rsid w:val="007936C9"/>
    <w:rsid w:val="007936FF"/>
    <w:rsid w:val="0079376A"/>
    <w:rsid w:val="00793805"/>
    <w:rsid w:val="007939FC"/>
    <w:rsid w:val="00793C24"/>
    <w:rsid w:val="00793D85"/>
    <w:rsid w:val="00793EE7"/>
    <w:rsid w:val="00793F98"/>
    <w:rsid w:val="00793FBE"/>
    <w:rsid w:val="00794063"/>
    <w:rsid w:val="00794110"/>
    <w:rsid w:val="00794226"/>
    <w:rsid w:val="00794262"/>
    <w:rsid w:val="007942EB"/>
    <w:rsid w:val="00794367"/>
    <w:rsid w:val="00794864"/>
    <w:rsid w:val="00794E54"/>
    <w:rsid w:val="00795158"/>
    <w:rsid w:val="00795349"/>
    <w:rsid w:val="00795407"/>
    <w:rsid w:val="00795632"/>
    <w:rsid w:val="007957BA"/>
    <w:rsid w:val="00795AEF"/>
    <w:rsid w:val="00795C5F"/>
    <w:rsid w:val="00795D07"/>
    <w:rsid w:val="00795F06"/>
    <w:rsid w:val="00795FCF"/>
    <w:rsid w:val="007961FE"/>
    <w:rsid w:val="0079620D"/>
    <w:rsid w:val="007962D1"/>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40"/>
    <w:rsid w:val="007A0682"/>
    <w:rsid w:val="007A071E"/>
    <w:rsid w:val="007A0845"/>
    <w:rsid w:val="007A0B08"/>
    <w:rsid w:val="007A0C1F"/>
    <w:rsid w:val="007A0C3A"/>
    <w:rsid w:val="007A0C66"/>
    <w:rsid w:val="007A0FF0"/>
    <w:rsid w:val="007A0FFC"/>
    <w:rsid w:val="007A101A"/>
    <w:rsid w:val="007A104A"/>
    <w:rsid w:val="007A1056"/>
    <w:rsid w:val="007A1081"/>
    <w:rsid w:val="007A10E3"/>
    <w:rsid w:val="007A10E6"/>
    <w:rsid w:val="007A1112"/>
    <w:rsid w:val="007A1279"/>
    <w:rsid w:val="007A1315"/>
    <w:rsid w:val="007A133D"/>
    <w:rsid w:val="007A13AB"/>
    <w:rsid w:val="007A1539"/>
    <w:rsid w:val="007A1637"/>
    <w:rsid w:val="007A1728"/>
    <w:rsid w:val="007A180D"/>
    <w:rsid w:val="007A1890"/>
    <w:rsid w:val="007A1897"/>
    <w:rsid w:val="007A18E3"/>
    <w:rsid w:val="007A1A84"/>
    <w:rsid w:val="007A1AD3"/>
    <w:rsid w:val="007A1CBA"/>
    <w:rsid w:val="007A1ECD"/>
    <w:rsid w:val="007A1ED6"/>
    <w:rsid w:val="007A1F3B"/>
    <w:rsid w:val="007A2099"/>
    <w:rsid w:val="007A2140"/>
    <w:rsid w:val="007A22A8"/>
    <w:rsid w:val="007A22D2"/>
    <w:rsid w:val="007A2388"/>
    <w:rsid w:val="007A23FA"/>
    <w:rsid w:val="007A25C0"/>
    <w:rsid w:val="007A25C2"/>
    <w:rsid w:val="007A2681"/>
    <w:rsid w:val="007A26BE"/>
    <w:rsid w:val="007A27F7"/>
    <w:rsid w:val="007A282C"/>
    <w:rsid w:val="007A2952"/>
    <w:rsid w:val="007A297D"/>
    <w:rsid w:val="007A297E"/>
    <w:rsid w:val="007A2A08"/>
    <w:rsid w:val="007A2A5E"/>
    <w:rsid w:val="007A2BBC"/>
    <w:rsid w:val="007A2C15"/>
    <w:rsid w:val="007A2E1A"/>
    <w:rsid w:val="007A2EC2"/>
    <w:rsid w:val="007A2EC8"/>
    <w:rsid w:val="007A2FF1"/>
    <w:rsid w:val="007A322F"/>
    <w:rsid w:val="007A3291"/>
    <w:rsid w:val="007A32AC"/>
    <w:rsid w:val="007A33DE"/>
    <w:rsid w:val="007A3868"/>
    <w:rsid w:val="007A39C5"/>
    <w:rsid w:val="007A3C88"/>
    <w:rsid w:val="007A3CCB"/>
    <w:rsid w:val="007A3D92"/>
    <w:rsid w:val="007A3DF3"/>
    <w:rsid w:val="007A3FF9"/>
    <w:rsid w:val="007A4114"/>
    <w:rsid w:val="007A42F2"/>
    <w:rsid w:val="007A43A2"/>
    <w:rsid w:val="007A43D1"/>
    <w:rsid w:val="007A4599"/>
    <w:rsid w:val="007A4657"/>
    <w:rsid w:val="007A474A"/>
    <w:rsid w:val="007A4C33"/>
    <w:rsid w:val="007A4C5C"/>
    <w:rsid w:val="007A4C64"/>
    <w:rsid w:val="007A4D85"/>
    <w:rsid w:val="007A4E8D"/>
    <w:rsid w:val="007A5032"/>
    <w:rsid w:val="007A5089"/>
    <w:rsid w:val="007A5094"/>
    <w:rsid w:val="007A515A"/>
    <w:rsid w:val="007A51B4"/>
    <w:rsid w:val="007A5267"/>
    <w:rsid w:val="007A5282"/>
    <w:rsid w:val="007A52D8"/>
    <w:rsid w:val="007A5682"/>
    <w:rsid w:val="007A572F"/>
    <w:rsid w:val="007A5927"/>
    <w:rsid w:val="007A5A0D"/>
    <w:rsid w:val="007A5AB1"/>
    <w:rsid w:val="007A5AC0"/>
    <w:rsid w:val="007A5B22"/>
    <w:rsid w:val="007A5BC8"/>
    <w:rsid w:val="007A5C41"/>
    <w:rsid w:val="007A5C96"/>
    <w:rsid w:val="007A5C9A"/>
    <w:rsid w:val="007A5D7D"/>
    <w:rsid w:val="007A5E48"/>
    <w:rsid w:val="007A5F63"/>
    <w:rsid w:val="007A605D"/>
    <w:rsid w:val="007A6176"/>
    <w:rsid w:val="007A624A"/>
    <w:rsid w:val="007A6428"/>
    <w:rsid w:val="007A648E"/>
    <w:rsid w:val="007A66B1"/>
    <w:rsid w:val="007A66E5"/>
    <w:rsid w:val="007A670D"/>
    <w:rsid w:val="007A670F"/>
    <w:rsid w:val="007A67EB"/>
    <w:rsid w:val="007A67EF"/>
    <w:rsid w:val="007A699D"/>
    <w:rsid w:val="007A6BA8"/>
    <w:rsid w:val="007A6BD2"/>
    <w:rsid w:val="007A6C02"/>
    <w:rsid w:val="007A6FBF"/>
    <w:rsid w:val="007A70A5"/>
    <w:rsid w:val="007A71A1"/>
    <w:rsid w:val="007A71E7"/>
    <w:rsid w:val="007A7205"/>
    <w:rsid w:val="007A7244"/>
    <w:rsid w:val="007A7440"/>
    <w:rsid w:val="007A759E"/>
    <w:rsid w:val="007A7678"/>
    <w:rsid w:val="007A77C2"/>
    <w:rsid w:val="007A77ED"/>
    <w:rsid w:val="007A7814"/>
    <w:rsid w:val="007A7A81"/>
    <w:rsid w:val="007A7B7C"/>
    <w:rsid w:val="007A7C51"/>
    <w:rsid w:val="007A7C92"/>
    <w:rsid w:val="007A7E76"/>
    <w:rsid w:val="007A7E96"/>
    <w:rsid w:val="007A7F63"/>
    <w:rsid w:val="007A7F80"/>
    <w:rsid w:val="007B002F"/>
    <w:rsid w:val="007B03A9"/>
    <w:rsid w:val="007B05F3"/>
    <w:rsid w:val="007B07C5"/>
    <w:rsid w:val="007B0A1B"/>
    <w:rsid w:val="007B0A94"/>
    <w:rsid w:val="007B0ADA"/>
    <w:rsid w:val="007B0BBC"/>
    <w:rsid w:val="007B0C4B"/>
    <w:rsid w:val="007B0DA8"/>
    <w:rsid w:val="007B11EC"/>
    <w:rsid w:val="007B12BB"/>
    <w:rsid w:val="007B135F"/>
    <w:rsid w:val="007B142B"/>
    <w:rsid w:val="007B173A"/>
    <w:rsid w:val="007B17BA"/>
    <w:rsid w:val="007B184B"/>
    <w:rsid w:val="007B1A6D"/>
    <w:rsid w:val="007B1A9F"/>
    <w:rsid w:val="007B1B3E"/>
    <w:rsid w:val="007B1C22"/>
    <w:rsid w:val="007B1C83"/>
    <w:rsid w:val="007B1CD8"/>
    <w:rsid w:val="007B1D0F"/>
    <w:rsid w:val="007B1FE5"/>
    <w:rsid w:val="007B202E"/>
    <w:rsid w:val="007B2034"/>
    <w:rsid w:val="007B21F1"/>
    <w:rsid w:val="007B24DE"/>
    <w:rsid w:val="007B2624"/>
    <w:rsid w:val="007B270D"/>
    <w:rsid w:val="007B28B5"/>
    <w:rsid w:val="007B299C"/>
    <w:rsid w:val="007B29C0"/>
    <w:rsid w:val="007B2A7A"/>
    <w:rsid w:val="007B2CC8"/>
    <w:rsid w:val="007B2E65"/>
    <w:rsid w:val="007B2E8F"/>
    <w:rsid w:val="007B2FFF"/>
    <w:rsid w:val="007B3041"/>
    <w:rsid w:val="007B3142"/>
    <w:rsid w:val="007B3147"/>
    <w:rsid w:val="007B315A"/>
    <w:rsid w:val="007B325B"/>
    <w:rsid w:val="007B326C"/>
    <w:rsid w:val="007B343C"/>
    <w:rsid w:val="007B34F8"/>
    <w:rsid w:val="007B356D"/>
    <w:rsid w:val="007B3936"/>
    <w:rsid w:val="007B39DB"/>
    <w:rsid w:val="007B3ADC"/>
    <w:rsid w:val="007B3D00"/>
    <w:rsid w:val="007B3D70"/>
    <w:rsid w:val="007B3D91"/>
    <w:rsid w:val="007B3E04"/>
    <w:rsid w:val="007B3EAD"/>
    <w:rsid w:val="007B3F2D"/>
    <w:rsid w:val="007B4127"/>
    <w:rsid w:val="007B4186"/>
    <w:rsid w:val="007B422F"/>
    <w:rsid w:val="007B42B9"/>
    <w:rsid w:val="007B4506"/>
    <w:rsid w:val="007B47C9"/>
    <w:rsid w:val="007B4956"/>
    <w:rsid w:val="007B49FF"/>
    <w:rsid w:val="007B4BB7"/>
    <w:rsid w:val="007B4BFC"/>
    <w:rsid w:val="007B4EA4"/>
    <w:rsid w:val="007B4EE1"/>
    <w:rsid w:val="007B4FDB"/>
    <w:rsid w:val="007B513C"/>
    <w:rsid w:val="007B51C2"/>
    <w:rsid w:val="007B5473"/>
    <w:rsid w:val="007B57D1"/>
    <w:rsid w:val="007B5ADD"/>
    <w:rsid w:val="007B5B7A"/>
    <w:rsid w:val="007B5BC6"/>
    <w:rsid w:val="007B5C06"/>
    <w:rsid w:val="007B5DB8"/>
    <w:rsid w:val="007B5DF7"/>
    <w:rsid w:val="007B5EDD"/>
    <w:rsid w:val="007B60F4"/>
    <w:rsid w:val="007B6146"/>
    <w:rsid w:val="007B61F3"/>
    <w:rsid w:val="007B6216"/>
    <w:rsid w:val="007B621A"/>
    <w:rsid w:val="007B6329"/>
    <w:rsid w:val="007B6424"/>
    <w:rsid w:val="007B6502"/>
    <w:rsid w:val="007B654A"/>
    <w:rsid w:val="007B6599"/>
    <w:rsid w:val="007B6694"/>
    <w:rsid w:val="007B66A1"/>
    <w:rsid w:val="007B6736"/>
    <w:rsid w:val="007B6D2D"/>
    <w:rsid w:val="007B6D6E"/>
    <w:rsid w:val="007B6DBE"/>
    <w:rsid w:val="007B6DDC"/>
    <w:rsid w:val="007B738E"/>
    <w:rsid w:val="007B73AA"/>
    <w:rsid w:val="007B746F"/>
    <w:rsid w:val="007B7470"/>
    <w:rsid w:val="007B74CC"/>
    <w:rsid w:val="007B7546"/>
    <w:rsid w:val="007B754A"/>
    <w:rsid w:val="007B7704"/>
    <w:rsid w:val="007B77B6"/>
    <w:rsid w:val="007B7ACF"/>
    <w:rsid w:val="007B7D85"/>
    <w:rsid w:val="007B7E04"/>
    <w:rsid w:val="007B7F29"/>
    <w:rsid w:val="007C0180"/>
    <w:rsid w:val="007C023B"/>
    <w:rsid w:val="007C02BF"/>
    <w:rsid w:val="007C0358"/>
    <w:rsid w:val="007C0410"/>
    <w:rsid w:val="007C0432"/>
    <w:rsid w:val="007C05D6"/>
    <w:rsid w:val="007C061C"/>
    <w:rsid w:val="007C0BA4"/>
    <w:rsid w:val="007C0C7A"/>
    <w:rsid w:val="007C0D03"/>
    <w:rsid w:val="007C104D"/>
    <w:rsid w:val="007C11F6"/>
    <w:rsid w:val="007C1238"/>
    <w:rsid w:val="007C1251"/>
    <w:rsid w:val="007C129F"/>
    <w:rsid w:val="007C12C5"/>
    <w:rsid w:val="007C1319"/>
    <w:rsid w:val="007C1323"/>
    <w:rsid w:val="007C134C"/>
    <w:rsid w:val="007C1532"/>
    <w:rsid w:val="007C15CE"/>
    <w:rsid w:val="007C160C"/>
    <w:rsid w:val="007C161F"/>
    <w:rsid w:val="007C1624"/>
    <w:rsid w:val="007C1671"/>
    <w:rsid w:val="007C182B"/>
    <w:rsid w:val="007C182E"/>
    <w:rsid w:val="007C18AF"/>
    <w:rsid w:val="007C18C1"/>
    <w:rsid w:val="007C19A7"/>
    <w:rsid w:val="007C19B6"/>
    <w:rsid w:val="007C19EB"/>
    <w:rsid w:val="007C1A63"/>
    <w:rsid w:val="007C1E89"/>
    <w:rsid w:val="007C20BC"/>
    <w:rsid w:val="007C2145"/>
    <w:rsid w:val="007C2268"/>
    <w:rsid w:val="007C23A4"/>
    <w:rsid w:val="007C2481"/>
    <w:rsid w:val="007C252F"/>
    <w:rsid w:val="007C2676"/>
    <w:rsid w:val="007C27F4"/>
    <w:rsid w:val="007C2833"/>
    <w:rsid w:val="007C2B63"/>
    <w:rsid w:val="007C2F7F"/>
    <w:rsid w:val="007C2FE3"/>
    <w:rsid w:val="007C3197"/>
    <w:rsid w:val="007C321A"/>
    <w:rsid w:val="007C3258"/>
    <w:rsid w:val="007C337F"/>
    <w:rsid w:val="007C3415"/>
    <w:rsid w:val="007C356B"/>
    <w:rsid w:val="007C35DB"/>
    <w:rsid w:val="007C36A6"/>
    <w:rsid w:val="007C3792"/>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DB8"/>
    <w:rsid w:val="007C4EC1"/>
    <w:rsid w:val="007C4FCA"/>
    <w:rsid w:val="007C502E"/>
    <w:rsid w:val="007C50AB"/>
    <w:rsid w:val="007C5112"/>
    <w:rsid w:val="007C5255"/>
    <w:rsid w:val="007C5307"/>
    <w:rsid w:val="007C53B4"/>
    <w:rsid w:val="007C5573"/>
    <w:rsid w:val="007C5671"/>
    <w:rsid w:val="007C567B"/>
    <w:rsid w:val="007C5763"/>
    <w:rsid w:val="007C5A19"/>
    <w:rsid w:val="007C5E71"/>
    <w:rsid w:val="007C5FDD"/>
    <w:rsid w:val="007C644B"/>
    <w:rsid w:val="007C655E"/>
    <w:rsid w:val="007C65FB"/>
    <w:rsid w:val="007C660B"/>
    <w:rsid w:val="007C66CF"/>
    <w:rsid w:val="007C6987"/>
    <w:rsid w:val="007C6D11"/>
    <w:rsid w:val="007C6FD8"/>
    <w:rsid w:val="007C7186"/>
    <w:rsid w:val="007C71CD"/>
    <w:rsid w:val="007C7292"/>
    <w:rsid w:val="007C74A1"/>
    <w:rsid w:val="007C76D4"/>
    <w:rsid w:val="007C77A5"/>
    <w:rsid w:val="007C7831"/>
    <w:rsid w:val="007C786F"/>
    <w:rsid w:val="007C7A36"/>
    <w:rsid w:val="007C7A6F"/>
    <w:rsid w:val="007C7A86"/>
    <w:rsid w:val="007C7B11"/>
    <w:rsid w:val="007C7C1F"/>
    <w:rsid w:val="007C7C79"/>
    <w:rsid w:val="007C7E8E"/>
    <w:rsid w:val="007C7FFD"/>
    <w:rsid w:val="007D00AE"/>
    <w:rsid w:val="007D032F"/>
    <w:rsid w:val="007D0377"/>
    <w:rsid w:val="007D0421"/>
    <w:rsid w:val="007D048B"/>
    <w:rsid w:val="007D0556"/>
    <w:rsid w:val="007D05FC"/>
    <w:rsid w:val="007D0704"/>
    <w:rsid w:val="007D0992"/>
    <w:rsid w:val="007D0A23"/>
    <w:rsid w:val="007D0B4E"/>
    <w:rsid w:val="007D0BD3"/>
    <w:rsid w:val="007D0E6D"/>
    <w:rsid w:val="007D0E71"/>
    <w:rsid w:val="007D0F15"/>
    <w:rsid w:val="007D0F8C"/>
    <w:rsid w:val="007D106C"/>
    <w:rsid w:val="007D1196"/>
    <w:rsid w:val="007D1284"/>
    <w:rsid w:val="007D1385"/>
    <w:rsid w:val="007D1510"/>
    <w:rsid w:val="007D152B"/>
    <w:rsid w:val="007D15B5"/>
    <w:rsid w:val="007D16F7"/>
    <w:rsid w:val="007D1719"/>
    <w:rsid w:val="007D17D7"/>
    <w:rsid w:val="007D1916"/>
    <w:rsid w:val="007D1A5B"/>
    <w:rsid w:val="007D1AD2"/>
    <w:rsid w:val="007D1E84"/>
    <w:rsid w:val="007D1EA1"/>
    <w:rsid w:val="007D1EB7"/>
    <w:rsid w:val="007D1F5A"/>
    <w:rsid w:val="007D205B"/>
    <w:rsid w:val="007D2538"/>
    <w:rsid w:val="007D256F"/>
    <w:rsid w:val="007D2675"/>
    <w:rsid w:val="007D26AB"/>
    <w:rsid w:val="007D27D8"/>
    <w:rsid w:val="007D2803"/>
    <w:rsid w:val="007D2856"/>
    <w:rsid w:val="007D29ED"/>
    <w:rsid w:val="007D2B4B"/>
    <w:rsid w:val="007D2D17"/>
    <w:rsid w:val="007D2D61"/>
    <w:rsid w:val="007D2EDC"/>
    <w:rsid w:val="007D3119"/>
    <w:rsid w:val="007D31E0"/>
    <w:rsid w:val="007D328A"/>
    <w:rsid w:val="007D336D"/>
    <w:rsid w:val="007D3537"/>
    <w:rsid w:val="007D35EB"/>
    <w:rsid w:val="007D363D"/>
    <w:rsid w:val="007D3748"/>
    <w:rsid w:val="007D3815"/>
    <w:rsid w:val="007D3ACA"/>
    <w:rsid w:val="007D3BBC"/>
    <w:rsid w:val="007D3E62"/>
    <w:rsid w:val="007D4079"/>
    <w:rsid w:val="007D41D7"/>
    <w:rsid w:val="007D423D"/>
    <w:rsid w:val="007D4358"/>
    <w:rsid w:val="007D43DD"/>
    <w:rsid w:val="007D456F"/>
    <w:rsid w:val="007D4598"/>
    <w:rsid w:val="007D4868"/>
    <w:rsid w:val="007D4A8D"/>
    <w:rsid w:val="007D4A98"/>
    <w:rsid w:val="007D4CFF"/>
    <w:rsid w:val="007D4EB0"/>
    <w:rsid w:val="007D4F6B"/>
    <w:rsid w:val="007D5027"/>
    <w:rsid w:val="007D516A"/>
    <w:rsid w:val="007D5480"/>
    <w:rsid w:val="007D553D"/>
    <w:rsid w:val="007D5598"/>
    <w:rsid w:val="007D5618"/>
    <w:rsid w:val="007D56F6"/>
    <w:rsid w:val="007D58EE"/>
    <w:rsid w:val="007D59E0"/>
    <w:rsid w:val="007D5B55"/>
    <w:rsid w:val="007D5FA1"/>
    <w:rsid w:val="007D6166"/>
    <w:rsid w:val="007D6246"/>
    <w:rsid w:val="007D624A"/>
    <w:rsid w:val="007D6255"/>
    <w:rsid w:val="007D625D"/>
    <w:rsid w:val="007D65E6"/>
    <w:rsid w:val="007D6681"/>
    <w:rsid w:val="007D6692"/>
    <w:rsid w:val="007D670A"/>
    <w:rsid w:val="007D697E"/>
    <w:rsid w:val="007D699E"/>
    <w:rsid w:val="007D6A1F"/>
    <w:rsid w:val="007D6A8D"/>
    <w:rsid w:val="007D6AAB"/>
    <w:rsid w:val="007D6C40"/>
    <w:rsid w:val="007D6E67"/>
    <w:rsid w:val="007D6E7C"/>
    <w:rsid w:val="007D71DF"/>
    <w:rsid w:val="007D7263"/>
    <w:rsid w:val="007D74AA"/>
    <w:rsid w:val="007D75D8"/>
    <w:rsid w:val="007D7667"/>
    <w:rsid w:val="007D76BC"/>
    <w:rsid w:val="007D7A1C"/>
    <w:rsid w:val="007D7A8A"/>
    <w:rsid w:val="007D7BAF"/>
    <w:rsid w:val="007D7E30"/>
    <w:rsid w:val="007D7F59"/>
    <w:rsid w:val="007D7F65"/>
    <w:rsid w:val="007E029C"/>
    <w:rsid w:val="007E038C"/>
    <w:rsid w:val="007E04B7"/>
    <w:rsid w:val="007E0593"/>
    <w:rsid w:val="007E0635"/>
    <w:rsid w:val="007E0668"/>
    <w:rsid w:val="007E070F"/>
    <w:rsid w:val="007E0755"/>
    <w:rsid w:val="007E0937"/>
    <w:rsid w:val="007E0AB9"/>
    <w:rsid w:val="007E0B58"/>
    <w:rsid w:val="007E0D2E"/>
    <w:rsid w:val="007E0E4F"/>
    <w:rsid w:val="007E0E64"/>
    <w:rsid w:val="007E0F3D"/>
    <w:rsid w:val="007E0F94"/>
    <w:rsid w:val="007E106D"/>
    <w:rsid w:val="007E1247"/>
    <w:rsid w:val="007E12ED"/>
    <w:rsid w:val="007E147C"/>
    <w:rsid w:val="007E1765"/>
    <w:rsid w:val="007E1773"/>
    <w:rsid w:val="007E184F"/>
    <w:rsid w:val="007E194C"/>
    <w:rsid w:val="007E198A"/>
    <w:rsid w:val="007E1BBF"/>
    <w:rsid w:val="007E1E34"/>
    <w:rsid w:val="007E1F11"/>
    <w:rsid w:val="007E1F5C"/>
    <w:rsid w:val="007E1F85"/>
    <w:rsid w:val="007E1FF5"/>
    <w:rsid w:val="007E20B6"/>
    <w:rsid w:val="007E2194"/>
    <w:rsid w:val="007E236B"/>
    <w:rsid w:val="007E2399"/>
    <w:rsid w:val="007E23AA"/>
    <w:rsid w:val="007E2409"/>
    <w:rsid w:val="007E2599"/>
    <w:rsid w:val="007E26E1"/>
    <w:rsid w:val="007E2942"/>
    <w:rsid w:val="007E2A76"/>
    <w:rsid w:val="007E2ACB"/>
    <w:rsid w:val="007E2B38"/>
    <w:rsid w:val="007E2CA1"/>
    <w:rsid w:val="007E2CA6"/>
    <w:rsid w:val="007E2CAF"/>
    <w:rsid w:val="007E2D19"/>
    <w:rsid w:val="007E2D1E"/>
    <w:rsid w:val="007E2E09"/>
    <w:rsid w:val="007E2E62"/>
    <w:rsid w:val="007E3069"/>
    <w:rsid w:val="007E3190"/>
    <w:rsid w:val="007E324E"/>
    <w:rsid w:val="007E33D9"/>
    <w:rsid w:val="007E3430"/>
    <w:rsid w:val="007E371F"/>
    <w:rsid w:val="007E3799"/>
    <w:rsid w:val="007E392B"/>
    <w:rsid w:val="007E3A3C"/>
    <w:rsid w:val="007E3BFB"/>
    <w:rsid w:val="007E3CB6"/>
    <w:rsid w:val="007E3DB1"/>
    <w:rsid w:val="007E3DC0"/>
    <w:rsid w:val="007E3E56"/>
    <w:rsid w:val="007E415C"/>
    <w:rsid w:val="007E420C"/>
    <w:rsid w:val="007E4213"/>
    <w:rsid w:val="007E43E7"/>
    <w:rsid w:val="007E45AE"/>
    <w:rsid w:val="007E45B0"/>
    <w:rsid w:val="007E45CE"/>
    <w:rsid w:val="007E4610"/>
    <w:rsid w:val="007E4740"/>
    <w:rsid w:val="007E481D"/>
    <w:rsid w:val="007E4893"/>
    <w:rsid w:val="007E4A3E"/>
    <w:rsid w:val="007E4ADD"/>
    <w:rsid w:val="007E4AFB"/>
    <w:rsid w:val="007E4C9D"/>
    <w:rsid w:val="007E4DA0"/>
    <w:rsid w:val="007E4FD7"/>
    <w:rsid w:val="007E5109"/>
    <w:rsid w:val="007E5120"/>
    <w:rsid w:val="007E513B"/>
    <w:rsid w:val="007E52E5"/>
    <w:rsid w:val="007E54DC"/>
    <w:rsid w:val="007E56D2"/>
    <w:rsid w:val="007E56D4"/>
    <w:rsid w:val="007E5727"/>
    <w:rsid w:val="007E5742"/>
    <w:rsid w:val="007E57A4"/>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1C7"/>
    <w:rsid w:val="007E72AD"/>
    <w:rsid w:val="007E72E7"/>
    <w:rsid w:val="007E7358"/>
    <w:rsid w:val="007E7638"/>
    <w:rsid w:val="007E788D"/>
    <w:rsid w:val="007E78A3"/>
    <w:rsid w:val="007E791A"/>
    <w:rsid w:val="007E7954"/>
    <w:rsid w:val="007E7DAA"/>
    <w:rsid w:val="007E7DE0"/>
    <w:rsid w:val="007F0015"/>
    <w:rsid w:val="007F0059"/>
    <w:rsid w:val="007F0080"/>
    <w:rsid w:val="007F02AE"/>
    <w:rsid w:val="007F03C0"/>
    <w:rsid w:val="007F0552"/>
    <w:rsid w:val="007F06C5"/>
    <w:rsid w:val="007F08A4"/>
    <w:rsid w:val="007F092E"/>
    <w:rsid w:val="007F0A24"/>
    <w:rsid w:val="007F0A3E"/>
    <w:rsid w:val="007F0A52"/>
    <w:rsid w:val="007F0CC3"/>
    <w:rsid w:val="007F0EE7"/>
    <w:rsid w:val="007F0FB3"/>
    <w:rsid w:val="007F10E3"/>
    <w:rsid w:val="007F1292"/>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2D8"/>
    <w:rsid w:val="007F24A3"/>
    <w:rsid w:val="007F24C0"/>
    <w:rsid w:val="007F268C"/>
    <w:rsid w:val="007F2920"/>
    <w:rsid w:val="007F2937"/>
    <w:rsid w:val="007F29E0"/>
    <w:rsid w:val="007F2C1D"/>
    <w:rsid w:val="007F2CAF"/>
    <w:rsid w:val="007F2E3E"/>
    <w:rsid w:val="007F2E52"/>
    <w:rsid w:val="007F316C"/>
    <w:rsid w:val="007F349C"/>
    <w:rsid w:val="007F3558"/>
    <w:rsid w:val="007F35DB"/>
    <w:rsid w:val="007F35DE"/>
    <w:rsid w:val="007F36AF"/>
    <w:rsid w:val="007F37D7"/>
    <w:rsid w:val="007F380B"/>
    <w:rsid w:val="007F389C"/>
    <w:rsid w:val="007F38FD"/>
    <w:rsid w:val="007F3911"/>
    <w:rsid w:val="007F3954"/>
    <w:rsid w:val="007F3C42"/>
    <w:rsid w:val="007F3E70"/>
    <w:rsid w:val="007F4549"/>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9D"/>
    <w:rsid w:val="007F4FE6"/>
    <w:rsid w:val="007F51CD"/>
    <w:rsid w:val="007F533D"/>
    <w:rsid w:val="007F55FB"/>
    <w:rsid w:val="007F56CA"/>
    <w:rsid w:val="007F5AE1"/>
    <w:rsid w:val="007F5BAC"/>
    <w:rsid w:val="007F5D68"/>
    <w:rsid w:val="007F6022"/>
    <w:rsid w:val="007F603D"/>
    <w:rsid w:val="007F61C9"/>
    <w:rsid w:val="007F624B"/>
    <w:rsid w:val="007F6477"/>
    <w:rsid w:val="007F6544"/>
    <w:rsid w:val="007F6610"/>
    <w:rsid w:val="007F6812"/>
    <w:rsid w:val="007F6842"/>
    <w:rsid w:val="007F6967"/>
    <w:rsid w:val="007F6A2D"/>
    <w:rsid w:val="007F6C9A"/>
    <w:rsid w:val="007F6CF0"/>
    <w:rsid w:val="007F6F00"/>
    <w:rsid w:val="007F7040"/>
    <w:rsid w:val="007F70F3"/>
    <w:rsid w:val="007F7167"/>
    <w:rsid w:val="007F7436"/>
    <w:rsid w:val="007F7646"/>
    <w:rsid w:val="007F77DF"/>
    <w:rsid w:val="007F7843"/>
    <w:rsid w:val="007F78F2"/>
    <w:rsid w:val="007F7D4F"/>
    <w:rsid w:val="00800015"/>
    <w:rsid w:val="008004C2"/>
    <w:rsid w:val="0080058D"/>
    <w:rsid w:val="008005A3"/>
    <w:rsid w:val="008007C5"/>
    <w:rsid w:val="008008B2"/>
    <w:rsid w:val="00800D99"/>
    <w:rsid w:val="008011C5"/>
    <w:rsid w:val="00801298"/>
    <w:rsid w:val="008012CD"/>
    <w:rsid w:val="008012D4"/>
    <w:rsid w:val="0080146E"/>
    <w:rsid w:val="00801491"/>
    <w:rsid w:val="0080153C"/>
    <w:rsid w:val="0080171D"/>
    <w:rsid w:val="008017E9"/>
    <w:rsid w:val="00801998"/>
    <w:rsid w:val="008019A2"/>
    <w:rsid w:val="008019D1"/>
    <w:rsid w:val="00801ABF"/>
    <w:rsid w:val="00801BFF"/>
    <w:rsid w:val="00801E79"/>
    <w:rsid w:val="00801E98"/>
    <w:rsid w:val="0080203B"/>
    <w:rsid w:val="008020A1"/>
    <w:rsid w:val="00802237"/>
    <w:rsid w:val="008023F3"/>
    <w:rsid w:val="00802400"/>
    <w:rsid w:val="00802484"/>
    <w:rsid w:val="00802683"/>
    <w:rsid w:val="008027D1"/>
    <w:rsid w:val="00802955"/>
    <w:rsid w:val="00802963"/>
    <w:rsid w:val="00802C8C"/>
    <w:rsid w:val="00802D53"/>
    <w:rsid w:val="00802E39"/>
    <w:rsid w:val="00803148"/>
    <w:rsid w:val="00803155"/>
    <w:rsid w:val="0080319C"/>
    <w:rsid w:val="008031D5"/>
    <w:rsid w:val="00803365"/>
    <w:rsid w:val="00803480"/>
    <w:rsid w:val="008035C4"/>
    <w:rsid w:val="00803673"/>
    <w:rsid w:val="00803823"/>
    <w:rsid w:val="00803868"/>
    <w:rsid w:val="008039AD"/>
    <w:rsid w:val="00803AC7"/>
    <w:rsid w:val="00803AD2"/>
    <w:rsid w:val="00803B4E"/>
    <w:rsid w:val="00803C25"/>
    <w:rsid w:val="00803CBA"/>
    <w:rsid w:val="00803D5F"/>
    <w:rsid w:val="00803EA8"/>
    <w:rsid w:val="00803F51"/>
    <w:rsid w:val="00804329"/>
    <w:rsid w:val="00804371"/>
    <w:rsid w:val="008043DB"/>
    <w:rsid w:val="00804494"/>
    <w:rsid w:val="00804700"/>
    <w:rsid w:val="00804729"/>
    <w:rsid w:val="00804768"/>
    <w:rsid w:val="00804789"/>
    <w:rsid w:val="00804860"/>
    <w:rsid w:val="00804884"/>
    <w:rsid w:val="008049C4"/>
    <w:rsid w:val="00804C79"/>
    <w:rsid w:val="00804D5C"/>
    <w:rsid w:val="00804E17"/>
    <w:rsid w:val="00804E3F"/>
    <w:rsid w:val="00804EE7"/>
    <w:rsid w:val="00804F53"/>
    <w:rsid w:val="00804FBE"/>
    <w:rsid w:val="0080516B"/>
    <w:rsid w:val="00805283"/>
    <w:rsid w:val="00805286"/>
    <w:rsid w:val="0080529F"/>
    <w:rsid w:val="008054BA"/>
    <w:rsid w:val="008056D6"/>
    <w:rsid w:val="00805734"/>
    <w:rsid w:val="0080591B"/>
    <w:rsid w:val="00805A42"/>
    <w:rsid w:val="00805AD9"/>
    <w:rsid w:val="00806069"/>
    <w:rsid w:val="008064E4"/>
    <w:rsid w:val="00806704"/>
    <w:rsid w:val="00806BB8"/>
    <w:rsid w:val="00806C13"/>
    <w:rsid w:val="00806E4E"/>
    <w:rsid w:val="00806E82"/>
    <w:rsid w:val="00806E86"/>
    <w:rsid w:val="00806FD4"/>
    <w:rsid w:val="008071AA"/>
    <w:rsid w:val="008073D4"/>
    <w:rsid w:val="008075A9"/>
    <w:rsid w:val="008075AF"/>
    <w:rsid w:val="008075FB"/>
    <w:rsid w:val="008077F4"/>
    <w:rsid w:val="00807928"/>
    <w:rsid w:val="00807930"/>
    <w:rsid w:val="0080797E"/>
    <w:rsid w:val="008079B9"/>
    <w:rsid w:val="00807AC0"/>
    <w:rsid w:val="00807B48"/>
    <w:rsid w:val="00807EB8"/>
    <w:rsid w:val="00807FC0"/>
    <w:rsid w:val="00810043"/>
    <w:rsid w:val="008101C4"/>
    <w:rsid w:val="008102E1"/>
    <w:rsid w:val="008102FC"/>
    <w:rsid w:val="0081035F"/>
    <w:rsid w:val="008103EE"/>
    <w:rsid w:val="00810673"/>
    <w:rsid w:val="00810C7A"/>
    <w:rsid w:val="00810EAD"/>
    <w:rsid w:val="00810FCE"/>
    <w:rsid w:val="00811103"/>
    <w:rsid w:val="00811236"/>
    <w:rsid w:val="008112E2"/>
    <w:rsid w:val="00811491"/>
    <w:rsid w:val="008116AA"/>
    <w:rsid w:val="0081179C"/>
    <w:rsid w:val="0081188E"/>
    <w:rsid w:val="00811B48"/>
    <w:rsid w:val="00811B5B"/>
    <w:rsid w:val="00811D49"/>
    <w:rsid w:val="00811EDC"/>
    <w:rsid w:val="00811F94"/>
    <w:rsid w:val="0081205E"/>
    <w:rsid w:val="00812261"/>
    <w:rsid w:val="0081227C"/>
    <w:rsid w:val="00812668"/>
    <w:rsid w:val="008126F9"/>
    <w:rsid w:val="0081291F"/>
    <w:rsid w:val="008129C0"/>
    <w:rsid w:val="00812B92"/>
    <w:rsid w:val="00812C99"/>
    <w:rsid w:val="00812CDD"/>
    <w:rsid w:val="00812D8B"/>
    <w:rsid w:val="00812E0D"/>
    <w:rsid w:val="00812EB2"/>
    <w:rsid w:val="00812EC2"/>
    <w:rsid w:val="00812F27"/>
    <w:rsid w:val="00813041"/>
    <w:rsid w:val="00813139"/>
    <w:rsid w:val="008134B5"/>
    <w:rsid w:val="008137EE"/>
    <w:rsid w:val="008138EA"/>
    <w:rsid w:val="008139B8"/>
    <w:rsid w:val="00813A7C"/>
    <w:rsid w:val="00813CFA"/>
    <w:rsid w:val="00813DEF"/>
    <w:rsid w:val="00813F5F"/>
    <w:rsid w:val="00814021"/>
    <w:rsid w:val="00814190"/>
    <w:rsid w:val="008143DD"/>
    <w:rsid w:val="0081447A"/>
    <w:rsid w:val="008144C1"/>
    <w:rsid w:val="0081455B"/>
    <w:rsid w:val="0081488E"/>
    <w:rsid w:val="008148AD"/>
    <w:rsid w:val="008148B0"/>
    <w:rsid w:val="00814961"/>
    <w:rsid w:val="00814B15"/>
    <w:rsid w:val="00814D5D"/>
    <w:rsid w:val="00814DAA"/>
    <w:rsid w:val="00814E15"/>
    <w:rsid w:val="008150CD"/>
    <w:rsid w:val="00815128"/>
    <w:rsid w:val="0081515E"/>
    <w:rsid w:val="00815566"/>
    <w:rsid w:val="00815571"/>
    <w:rsid w:val="008157A3"/>
    <w:rsid w:val="0081593A"/>
    <w:rsid w:val="0081598D"/>
    <w:rsid w:val="008159B2"/>
    <w:rsid w:val="00815C32"/>
    <w:rsid w:val="00815CDF"/>
    <w:rsid w:val="00815E71"/>
    <w:rsid w:val="00815F52"/>
    <w:rsid w:val="008161A5"/>
    <w:rsid w:val="0081624A"/>
    <w:rsid w:val="00816298"/>
    <w:rsid w:val="008165AF"/>
    <w:rsid w:val="008165E6"/>
    <w:rsid w:val="0081672A"/>
    <w:rsid w:val="00816B36"/>
    <w:rsid w:val="00816C64"/>
    <w:rsid w:val="00816D1F"/>
    <w:rsid w:val="00816E0A"/>
    <w:rsid w:val="00816F51"/>
    <w:rsid w:val="0081710A"/>
    <w:rsid w:val="00817151"/>
    <w:rsid w:val="00817198"/>
    <w:rsid w:val="00817260"/>
    <w:rsid w:val="0081733D"/>
    <w:rsid w:val="0081748D"/>
    <w:rsid w:val="008174B8"/>
    <w:rsid w:val="0081757E"/>
    <w:rsid w:val="0081765A"/>
    <w:rsid w:val="0081766A"/>
    <w:rsid w:val="00817748"/>
    <w:rsid w:val="0081781C"/>
    <w:rsid w:val="00817917"/>
    <w:rsid w:val="00817989"/>
    <w:rsid w:val="00817A92"/>
    <w:rsid w:val="00817CD1"/>
    <w:rsid w:val="00817E6D"/>
    <w:rsid w:val="00817EB4"/>
    <w:rsid w:val="00817F6E"/>
    <w:rsid w:val="00817FB4"/>
    <w:rsid w:val="00820078"/>
    <w:rsid w:val="00820089"/>
    <w:rsid w:val="0082047D"/>
    <w:rsid w:val="008204CD"/>
    <w:rsid w:val="00820556"/>
    <w:rsid w:val="00820578"/>
    <w:rsid w:val="00820604"/>
    <w:rsid w:val="0082065B"/>
    <w:rsid w:val="008206A3"/>
    <w:rsid w:val="008207A2"/>
    <w:rsid w:val="008207BC"/>
    <w:rsid w:val="00820A5B"/>
    <w:rsid w:val="00820AC3"/>
    <w:rsid w:val="00820E05"/>
    <w:rsid w:val="00820F5D"/>
    <w:rsid w:val="00820FFF"/>
    <w:rsid w:val="00821089"/>
    <w:rsid w:val="008210F6"/>
    <w:rsid w:val="00821193"/>
    <w:rsid w:val="008211CF"/>
    <w:rsid w:val="0082120F"/>
    <w:rsid w:val="0082129E"/>
    <w:rsid w:val="008212A6"/>
    <w:rsid w:val="008213FD"/>
    <w:rsid w:val="0082146E"/>
    <w:rsid w:val="008215E5"/>
    <w:rsid w:val="008216D1"/>
    <w:rsid w:val="00821853"/>
    <w:rsid w:val="00821A30"/>
    <w:rsid w:val="00821A7E"/>
    <w:rsid w:val="00821B85"/>
    <w:rsid w:val="00821CE0"/>
    <w:rsid w:val="00821E87"/>
    <w:rsid w:val="00822179"/>
    <w:rsid w:val="008222FD"/>
    <w:rsid w:val="008223DC"/>
    <w:rsid w:val="0082255A"/>
    <w:rsid w:val="0082259C"/>
    <w:rsid w:val="00822610"/>
    <w:rsid w:val="00822615"/>
    <w:rsid w:val="008226CE"/>
    <w:rsid w:val="008226D7"/>
    <w:rsid w:val="0082272B"/>
    <w:rsid w:val="0082290F"/>
    <w:rsid w:val="00822939"/>
    <w:rsid w:val="00822B87"/>
    <w:rsid w:val="00822C6C"/>
    <w:rsid w:val="00822CC1"/>
    <w:rsid w:val="00822CCA"/>
    <w:rsid w:val="00822CDB"/>
    <w:rsid w:val="00822D01"/>
    <w:rsid w:val="00822E89"/>
    <w:rsid w:val="00822F6A"/>
    <w:rsid w:val="00822FC9"/>
    <w:rsid w:val="00822FE0"/>
    <w:rsid w:val="0082300C"/>
    <w:rsid w:val="008230E4"/>
    <w:rsid w:val="00823127"/>
    <w:rsid w:val="00823264"/>
    <w:rsid w:val="00823434"/>
    <w:rsid w:val="0082347D"/>
    <w:rsid w:val="008234AB"/>
    <w:rsid w:val="008234D3"/>
    <w:rsid w:val="008234F1"/>
    <w:rsid w:val="00823510"/>
    <w:rsid w:val="00823577"/>
    <w:rsid w:val="00823813"/>
    <w:rsid w:val="00823850"/>
    <w:rsid w:val="00823A03"/>
    <w:rsid w:val="00823A83"/>
    <w:rsid w:val="00823C5D"/>
    <w:rsid w:val="00824010"/>
    <w:rsid w:val="008240B0"/>
    <w:rsid w:val="00824150"/>
    <w:rsid w:val="008243FF"/>
    <w:rsid w:val="008244AB"/>
    <w:rsid w:val="00824560"/>
    <w:rsid w:val="00824595"/>
    <w:rsid w:val="008248C2"/>
    <w:rsid w:val="008248E6"/>
    <w:rsid w:val="0082490C"/>
    <w:rsid w:val="00824913"/>
    <w:rsid w:val="00824B45"/>
    <w:rsid w:val="00824C22"/>
    <w:rsid w:val="00824C47"/>
    <w:rsid w:val="00824E27"/>
    <w:rsid w:val="00824EAD"/>
    <w:rsid w:val="00824EE3"/>
    <w:rsid w:val="00824EE6"/>
    <w:rsid w:val="00824FFB"/>
    <w:rsid w:val="008252CF"/>
    <w:rsid w:val="008255EF"/>
    <w:rsid w:val="00825852"/>
    <w:rsid w:val="008258C7"/>
    <w:rsid w:val="00825AFE"/>
    <w:rsid w:val="00825B29"/>
    <w:rsid w:val="00825DE3"/>
    <w:rsid w:val="00825EDC"/>
    <w:rsid w:val="008261CF"/>
    <w:rsid w:val="00826242"/>
    <w:rsid w:val="00826297"/>
    <w:rsid w:val="00826392"/>
    <w:rsid w:val="00826A03"/>
    <w:rsid w:val="00826AAE"/>
    <w:rsid w:val="00826D01"/>
    <w:rsid w:val="00826DB4"/>
    <w:rsid w:val="00826E35"/>
    <w:rsid w:val="00826EA3"/>
    <w:rsid w:val="00826ED0"/>
    <w:rsid w:val="0082717E"/>
    <w:rsid w:val="008271A1"/>
    <w:rsid w:val="008271A3"/>
    <w:rsid w:val="008271B6"/>
    <w:rsid w:val="008277F9"/>
    <w:rsid w:val="0082783B"/>
    <w:rsid w:val="00827C64"/>
    <w:rsid w:val="00827D22"/>
    <w:rsid w:val="00827D3C"/>
    <w:rsid w:val="00827DE5"/>
    <w:rsid w:val="008300A5"/>
    <w:rsid w:val="008301A3"/>
    <w:rsid w:val="0083023A"/>
    <w:rsid w:val="00830313"/>
    <w:rsid w:val="008303A9"/>
    <w:rsid w:val="008307F5"/>
    <w:rsid w:val="00830A61"/>
    <w:rsid w:val="00830A99"/>
    <w:rsid w:val="00830E2B"/>
    <w:rsid w:val="00830EF3"/>
    <w:rsid w:val="00830F86"/>
    <w:rsid w:val="0083128D"/>
    <w:rsid w:val="0083169A"/>
    <w:rsid w:val="0083185E"/>
    <w:rsid w:val="00831A5F"/>
    <w:rsid w:val="00831CD2"/>
    <w:rsid w:val="00831CFB"/>
    <w:rsid w:val="00831E25"/>
    <w:rsid w:val="00831E70"/>
    <w:rsid w:val="00831E7A"/>
    <w:rsid w:val="00831ECC"/>
    <w:rsid w:val="00832117"/>
    <w:rsid w:val="0083211C"/>
    <w:rsid w:val="0083230B"/>
    <w:rsid w:val="008325ED"/>
    <w:rsid w:val="00832D5B"/>
    <w:rsid w:val="00832DD4"/>
    <w:rsid w:val="00832F29"/>
    <w:rsid w:val="00832F44"/>
    <w:rsid w:val="00833091"/>
    <w:rsid w:val="00833158"/>
    <w:rsid w:val="0083315C"/>
    <w:rsid w:val="0083315D"/>
    <w:rsid w:val="008331FC"/>
    <w:rsid w:val="0083338D"/>
    <w:rsid w:val="00833647"/>
    <w:rsid w:val="0083371D"/>
    <w:rsid w:val="00833723"/>
    <w:rsid w:val="008338B2"/>
    <w:rsid w:val="008338B4"/>
    <w:rsid w:val="008339C1"/>
    <w:rsid w:val="008339E5"/>
    <w:rsid w:val="00833A2A"/>
    <w:rsid w:val="008343C6"/>
    <w:rsid w:val="00834878"/>
    <w:rsid w:val="00834A40"/>
    <w:rsid w:val="00834AD4"/>
    <w:rsid w:val="00834AFB"/>
    <w:rsid w:val="00834B01"/>
    <w:rsid w:val="00834B5A"/>
    <w:rsid w:val="00834B65"/>
    <w:rsid w:val="00834BEC"/>
    <w:rsid w:val="00834D3A"/>
    <w:rsid w:val="00834F12"/>
    <w:rsid w:val="0083503A"/>
    <w:rsid w:val="008350EE"/>
    <w:rsid w:val="00835212"/>
    <w:rsid w:val="008353CF"/>
    <w:rsid w:val="00835485"/>
    <w:rsid w:val="008354D2"/>
    <w:rsid w:val="008355F6"/>
    <w:rsid w:val="008356C8"/>
    <w:rsid w:val="0083571C"/>
    <w:rsid w:val="00835824"/>
    <w:rsid w:val="0083591B"/>
    <w:rsid w:val="00835AAF"/>
    <w:rsid w:val="00835B45"/>
    <w:rsid w:val="00835CB1"/>
    <w:rsid w:val="00835FCD"/>
    <w:rsid w:val="00836033"/>
    <w:rsid w:val="008361D4"/>
    <w:rsid w:val="00836264"/>
    <w:rsid w:val="008364A3"/>
    <w:rsid w:val="008365F2"/>
    <w:rsid w:val="008366E1"/>
    <w:rsid w:val="00836900"/>
    <w:rsid w:val="00836918"/>
    <w:rsid w:val="00836933"/>
    <w:rsid w:val="00836A67"/>
    <w:rsid w:val="00836B4A"/>
    <w:rsid w:val="00836DB6"/>
    <w:rsid w:val="00836E98"/>
    <w:rsid w:val="00836F93"/>
    <w:rsid w:val="00837215"/>
    <w:rsid w:val="0083733E"/>
    <w:rsid w:val="00837452"/>
    <w:rsid w:val="00837573"/>
    <w:rsid w:val="00837654"/>
    <w:rsid w:val="008376C4"/>
    <w:rsid w:val="008376C7"/>
    <w:rsid w:val="008377B5"/>
    <w:rsid w:val="00837802"/>
    <w:rsid w:val="00837852"/>
    <w:rsid w:val="00837953"/>
    <w:rsid w:val="00837964"/>
    <w:rsid w:val="00837B26"/>
    <w:rsid w:val="00837C58"/>
    <w:rsid w:val="00837CA7"/>
    <w:rsid w:val="00837D23"/>
    <w:rsid w:val="00837D26"/>
    <w:rsid w:val="00837DC5"/>
    <w:rsid w:val="00837E3A"/>
    <w:rsid w:val="008400A9"/>
    <w:rsid w:val="008401A2"/>
    <w:rsid w:val="008401D8"/>
    <w:rsid w:val="0084036B"/>
    <w:rsid w:val="00840490"/>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06"/>
    <w:rsid w:val="00841B3F"/>
    <w:rsid w:val="00841BD8"/>
    <w:rsid w:val="00841C79"/>
    <w:rsid w:val="00841C7B"/>
    <w:rsid w:val="00841D42"/>
    <w:rsid w:val="00841EE5"/>
    <w:rsid w:val="00842313"/>
    <w:rsid w:val="00842389"/>
    <w:rsid w:val="00842731"/>
    <w:rsid w:val="00842772"/>
    <w:rsid w:val="00842834"/>
    <w:rsid w:val="0084295D"/>
    <w:rsid w:val="00842B0F"/>
    <w:rsid w:val="00842B69"/>
    <w:rsid w:val="00842B9C"/>
    <w:rsid w:val="00842CF4"/>
    <w:rsid w:val="00842D38"/>
    <w:rsid w:val="00842FD4"/>
    <w:rsid w:val="00842FD9"/>
    <w:rsid w:val="00843038"/>
    <w:rsid w:val="008431CC"/>
    <w:rsid w:val="008431ED"/>
    <w:rsid w:val="00843412"/>
    <w:rsid w:val="008435F7"/>
    <w:rsid w:val="008435FA"/>
    <w:rsid w:val="0084362A"/>
    <w:rsid w:val="00843660"/>
    <w:rsid w:val="008436A3"/>
    <w:rsid w:val="008436D1"/>
    <w:rsid w:val="008437AE"/>
    <w:rsid w:val="00843840"/>
    <w:rsid w:val="008439BC"/>
    <w:rsid w:val="00843B00"/>
    <w:rsid w:val="00843B1A"/>
    <w:rsid w:val="00843B4F"/>
    <w:rsid w:val="00843D3A"/>
    <w:rsid w:val="00843EC6"/>
    <w:rsid w:val="00843FBF"/>
    <w:rsid w:val="00844171"/>
    <w:rsid w:val="008442EC"/>
    <w:rsid w:val="00844362"/>
    <w:rsid w:val="0084447C"/>
    <w:rsid w:val="00844664"/>
    <w:rsid w:val="008446C8"/>
    <w:rsid w:val="00844732"/>
    <w:rsid w:val="00844759"/>
    <w:rsid w:val="008448EE"/>
    <w:rsid w:val="00844909"/>
    <w:rsid w:val="00844AA8"/>
    <w:rsid w:val="00844BDC"/>
    <w:rsid w:val="00844C30"/>
    <w:rsid w:val="00844CEA"/>
    <w:rsid w:val="00844D45"/>
    <w:rsid w:val="00844E15"/>
    <w:rsid w:val="00844EF7"/>
    <w:rsid w:val="00844FF6"/>
    <w:rsid w:val="0084507B"/>
    <w:rsid w:val="008451F0"/>
    <w:rsid w:val="00845292"/>
    <w:rsid w:val="008452B6"/>
    <w:rsid w:val="008452CE"/>
    <w:rsid w:val="008453A7"/>
    <w:rsid w:val="008454D8"/>
    <w:rsid w:val="008455DC"/>
    <w:rsid w:val="00845679"/>
    <w:rsid w:val="008456E7"/>
    <w:rsid w:val="00845823"/>
    <w:rsid w:val="00845853"/>
    <w:rsid w:val="008458C1"/>
    <w:rsid w:val="00845E35"/>
    <w:rsid w:val="00845F67"/>
    <w:rsid w:val="00845FEC"/>
    <w:rsid w:val="00846023"/>
    <w:rsid w:val="008461E1"/>
    <w:rsid w:val="008461FA"/>
    <w:rsid w:val="008462A0"/>
    <w:rsid w:val="008462C4"/>
    <w:rsid w:val="008463F6"/>
    <w:rsid w:val="00846496"/>
    <w:rsid w:val="008464EC"/>
    <w:rsid w:val="0084653F"/>
    <w:rsid w:val="0084660C"/>
    <w:rsid w:val="00846821"/>
    <w:rsid w:val="0084686A"/>
    <w:rsid w:val="00846888"/>
    <w:rsid w:val="00846AD5"/>
    <w:rsid w:val="00846B1C"/>
    <w:rsid w:val="00846B36"/>
    <w:rsid w:val="00846C4A"/>
    <w:rsid w:val="00846CEB"/>
    <w:rsid w:val="00846CFA"/>
    <w:rsid w:val="00846D89"/>
    <w:rsid w:val="00846D8F"/>
    <w:rsid w:val="00846DDD"/>
    <w:rsid w:val="00846F2D"/>
    <w:rsid w:val="00847260"/>
    <w:rsid w:val="00847274"/>
    <w:rsid w:val="008472BF"/>
    <w:rsid w:val="00847424"/>
    <w:rsid w:val="008474B9"/>
    <w:rsid w:val="00847658"/>
    <w:rsid w:val="0084769B"/>
    <w:rsid w:val="0084774F"/>
    <w:rsid w:val="008478C1"/>
    <w:rsid w:val="008478DA"/>
    <w:rsid w:val="00847929"/>
    <w:rsid w:val="00847A12"/>
    <w:rsid w:val="00847AEC"/>
    <w:rsid w:val="00847C06"/>
    <w:rsid w:val="00847C25"/>
    <w:rsid w:val="00847C49"/>
    <w:rsid w:val="00847C5D"/>
    <w:rsid w:val="00847D58"/>
    <w:rsid w:val="008501F0"/>
    <w:rsid w:val="00850461"/>
    <w:rsid w:val="0085047E"/>
    <w:rsid w:val="00850550"/>
    <w:rsid w:val="008508FF"/>
    <w:rsid w:val="008509EA"/>
    <w:rsid w:val="00850ABB"/>
    <w:rsid w:val="00850B5F"/>
    <w:rsid w:val="00850B8A"/>
    <w:rsid w:val="00850D36"/>
    <w:rsid w:val="00850DFB"/>
    <w:rsid w:val="00850F40"/>
    <w:rsid w:val="00850F5C"/>
    <w:rsid w:val="0085120A"/>
    <w:rsid w:val="0085123B"/>
    <w:rsid w:val="00851448"/>
    <w:rsid w:val="00851722"/>
    <w:rsid w:val="00851913"/>
    <w:rsid w:val="00851919"/>
    <w:rsid w:val="0085194F"/>
    <w:rsid w:val="0085198D"/>
    <w:rsid w:val="00851A1C"/>
    <w:rsid w:val="00851DD9"/>
    <w:rsid w:val="00851E0E"/>
    <w:rsid w:val="00851F79"/>
    <w:rsid w:val="00851FC7"/>
    <w:rsid w:val="00851FE9"/>
    <w:rsid w:val="0085202C"/>
    <w:rsid w:val="00852144"/>
    <w:rsid w:val="008522D1"/>
    <w:rsid w:val="0085234A"/>
    <w:rsid w:val="00852356"/>
    <w:rsid w:val="008524CD"/>
    <w:rsid w:val="008527BF"/>
    <w:rsid w:val="00852956"/>
    <w:rsid w:val="00852972"/>
    <w:rsid w:val="00852B1F"/>
    <w:rsid w:val="00852B4D"/>
    <w:rsid w:val="00852C1A"/>
    <w:rsid w:val="00852F48"/>
    <w:rsid w:val="00852F75"/>
    <w:rsid w:val="00852FA2"/>
    <w:rsid w:val="0085309A"/>
    <w:rsid w:val="008531BB"/>
    <w:rsid w:val="00853328"/>
    <w:rsid w:val="00853483"/>
    <w:rsid w:val="008534EC"/>
    <w:rsid w:val="008536FC"/>
    <w:rsid w:val="008537A1"/>
    <w:rsid w:val="00853904"/>
    <w:rsid w:val="0085395D"/>
    <w:rsid w:val="00853AD1"/>
    <w:rsid w:val="00853B87"/>
    <w:rsid w:val="00853BB6"/>
    <w:rsid w:val="00853C25"/>
    <w:rsid w:val="00853DA2"/>
    <w:rsid w:val="00853FE5"/>
    <w:rsid w:val="00854015"/>
    <w:rsid w:val="00854084"/>
    <w:rsid w:val="00854299"/>
    <w:rsid w:val="0085449A"/>
    <w:rsid w:val="008544F3"/>
    <w:rsid w:val="0085478B"/>
    <w:rsid w:val="008549D4"/>
    <w:rsid w:val="00854B66"/>
    <w:rsid w:val="00854BFB"/>
    <w:rsid w:val="00854CFD"/>
    <w:rsid w:val="00854DE0"/>
    <w:rsid w:val="00854FA8"/>
    <w:rsid w:val="00854FBA"/>
    <w:rsid w:val="00854FCA"/>
    <w:rsid w:val="0085501B"/>
    <w:rsid w:val="00855076"/>
    <w:rsid w:val="0085528C"/>
    <w:rsid w:val="00855340"/>
    <w:rsid w:val="00855342"/>
    <w:rsid w:val="008553CB"/>
    <w:rsid w:val="00855562"/>
    <w:rsid w:val="0085584D"/>
    <w:rsid w:val="00855852"/>
    <w:rsid w:val="00855B13"/>
    <w:rsid w:val="00855CF9"/>
    <w:rsid w:val="00855DB4"/>
    <w:rsid w:val="00855F34"/>
    <w:rsid w:val="00855F5F"/>
    <w:rsid w:val="00856018"/>
    <w:rsid w:val="00856038"/>
    <w:rsid w:val="00856084"/>
    <w:rsid w:val="008560CD"/>
    <w:rsid w:val="008560EB"/>
    <w:rsid w:val="0085668C"/>
    <w:rsid w:val="00856697"/>
    <w:rsid w:val="008566CE"/>
    <w:rsid w:val="008566F9"/>
    <w:rsid w:val="0085675E"/>
    <w:rsid w:val="00856830"/>
    <w:rsid w:val="00856ADF"/>
    <w:rsid w:val="00856DB7"/>
    <w:rsid w:val="00856F74"/>
    <w:rsid w:val="00856F84"/>
    <w:rsid w:val="00856FAE"/>
    <w:rsid w:val="008570AD"/>
    <w:rsid w:val="008570C0"/>
    <w:rsid w:val="00857106"/>
    <w:rsid w:val="00857221"/>
    <w:rsid w:val="0085734D"/>
    <w:rsid w:val="0085755B"/>
    <w:rsid w:val="00857652"/>
    <w:rsid w:val="00857699"/>
    <w:rsid w:val="0085769B"/>
    <w:rsid w:val="008577B9"/>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83B"/>
    <w:rsid w:val="008609A0"/>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1FD9"/>
    <w:rsid w:val="00862132"/>
    <w:rsid w:val="0086228D"/>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7BB"/>
    <w:rsid w:val="008648CF"/>
    <w:rsid w:val="00864B2A"/>
    <w:rsid w:val="00864BF5"/>
    <w:rsid w:val="00864D48"/>
    <w:rsid w:val="00864E75"/>
    <w:rsid w:val="00864E76"/>
    <w:rsid w:val="00864EDA"/>
    <w:rsid w:val="00864FB1"/>
    <w:rsid w:val="00864FEC"/>
    <w:rsid w:val="008650AE"/>
    <w:rsid w:val="008652D4"/>
    <w:rsid w:val="0086547C"/>
    <w:rsid w:val="00865591"/>
    <w:rsid w:val="008655EA"/>
    <w:rsid w:val="008658E1"/>
    <w:rsid w:val="0086590C"/>
    <w:rsid w:val="00865969"/>
    <w:rsid w:val="00865A8D"/>
    <w:rsid w:val="00865CB5"/>
    <w:rsid w:val="00865D9B"/>
    <w:rsid w:val="00865DB8"/>
    <w:rsid w:val="00865DC5"/>
    <w:rsid w:val="00865E3F"/>
    <w:rsid w:val="00865FAC"/>
    <w:rsid w:val="00866017"/>
    <w:rsid w:val="0086603C"/>
    <w:rsid w:val="0086614A"/>
    <w:rsid w:val="00866160"/>
    <w:rsid w:val="00866303"/>
    <w:rsid w:val="00866441"/>
    <w:rsid w:val="00866484"/>
    <w:rsid w:val="008664A8"/>
    <w:rsid w:val="00866580"/>
    <w:rsid w:val="008667AC"/>
    <w:rsid w:val="008667C4"/>
    <w:rsid w:val="008669E1"/>
    <w:rsid w:val="00866BB5"/>
    <w:rsid w:val="00866C9A"/>
    <w:rsid w:val="00866CE0"/>
    <w:rsid w:val="00866D9A"/>
    <w:rsid w:val="00866FB9"/>
    <w:rsid w:val="008671EA"/>
    <w:rsid w:val="00867237"/>
    <w:rsid w:val="0086724D"/>
    <w:rsid w:val="008673D4"/>
    <w:rsid w:val="00867685"/>
    <w:rsid w:val="00867782"/>
    <w:rsid w:val="008677CB"/>
    <w:rsid w:val="0086780C"/>
    <w:rsid w:val="0086785D"/>
    <w:rsid w:val="00867B8C"/>
    <w:rsid w:val="00867B94"/>
    <w:rsid w:val="00867BE0"/>
    <w:rsid w:val="00867E52"/>
    <w:rsid w:val="00867FB6"/>
    <w:rsid w:val="00867FC3"/>
    <w:rsid w:val="0087006B"/>
    <w:rsid w:val="008700B0"/>
    <w:rsid w:val="00870313"/>
    <w:rsid w:val="00870318"/>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43A"/>
    <w:rsid w:val="0087149C"/>
    <w:rsid w:val="0087151A"/>
    <w:rsid w:val="00871798"/>
    <w:rsid w:val="008717BE"/>
    <w:rsid w:val="00871B20"/>
    <w:rsid w:val="00871C6A"/>
    <w:rsid w:val="00871CAF"/>
    <w:rsid w:val="00871D16"/>
    <w:rsid w:val="00871F28"/>
    <w:rsid w:val="00871F86"/>
    <w:rsid w:val="00871FCA"/>
    <w:rsid w:val="0087203C"/>
    <w:rsid w:val="008720B5"/>
    <w:rsid w:val="00872107"/>
    <w:rsid w:val="0087239D"/>
    <w:rsid w:val="008723A8"/>
    <w:rsid w:val="008724FA"/>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C30"/>
    <w:rsid w:val="00873E2C"/>
    <w:rsid w:val="00873E95"/>
    <w:rsid w:val="00874020"/>
    <w:rsid w:val="00874022"/>
    <w:rsid w:val="0087403E"/>
    <w:rsid w:val="00874088"/>
    <w:rsid w:val="00874136"/>
    <w:rsid w:val="0087414E"/>
    <w:rsid w:val="0087428A"/>
    <w:rsid w:val="0087443A"/>
    <w:rsid w:val="00874495"/>
    <w:rsid w:val="008744B9"/>
    <w:rsid w:val="008746BC"/>
    <w:rsid w:val="008746BE"/>
    <w:rsid w:val="00874D71"/>
    <w:rsid w:val="00874E40"/>
    <w:rsid w:val="00874E44"/>
    <w:rsid w:val="00874E7A"/>
    <w:rsid w:val="008750A0"/>
    <w:rsid w:val="0087513F"/>
    <w:rsid w:val="00875198"/>
    <w:rsid w:val="008752F0"/>
    <w:rsid w:val="008754BB"/>
    <w:rsid w:val="00875521"/>
    <w:rsid w:val="0087554E"/>
    <w:rsid w:val="008755AE"/>
    <w:rsid w:val="00875661"/>
    <w:rsid w:val="008758D4"/>
    <w:rsid w:val="008758ED"/>
    <w:rsid w:val="00875954"/>
    <w:rsid w:val="00875A22"/>
    <w:rsid w:val="00875B85"/>
    <w:rsid w:val="00875CFC"/>
    <w:rsid w:val="008762B7"/>
    <w:rsid w:val="008764C5"/>
    <w:rsid w:val="008765CB"/>
    <w:rsid w:val="0087667F"/>
    <w:rsid w:val="0087678D"/>
    <w:rsid w:val="00876814"/>
    <w:rsid w:val="00876987"/>
    <w:rsid w:val="0087698C"/>
    <w:rsid w:val="00876A88"/>
    <w:rsid w:val="00876AF0"/>
    <w:rsid w:val="00876B7F"/>
    <w:rsid w:val="00876D2B"/>
    <w:rsid w:val="00876D53"/>
    <w:rsid w:val="00876F77"/>
    <w:rsid w:val="00876FC6"/>
    <w:rsid w:val="00876FF1"/>
    <w:rsid w:val="0087711A"/>
    <w:rsid w:val="008771F8"/>
    <w:rsid w:val="008772F6"/>
    <w:rsid w:val="00877302"/>
    <w:rsid w:val="008773CC"/>
    <w:rsid w:val="008775BA"/>
    <w:rsid w:val="008775EF"/>
    <w:rsid w:val="00877601"/>
    <w:rsid w:val="0087761B"/>
    <w:rsid w:val="00877684"/>
    <w:rsid w:val="008778D8"/>
    <w:rsid w:val="008778EC"/>
    <w:rsid w:val="00877908"/>
    <w:rsid w:val="00877D26"/>
    <w:rsid w:val="00877D92"/>
    <w:rsid w:val="00877E10"/>
    <w:rsid w:val="0088007A"/>
    <w:rsid w:val="00880369"/>
    <w:rsid w:val="00880441"/>
    <w:rsid w:val="00880590"/>
    <w:rsid w:val="008807FE"/>
    <w:rsid w:val="0088082B"/>
    <w:rsid w:val="00880993"/>
    <w:rsid w:val="008809E5"/>
    <w:rsid w:val="00880B34"/>
    <w:rsid w:val="00880B99"/>
    <w:rsid w:val="00880BC5"/>
    <w:rsid w:val="0088119F"/>
    <w:rsid w:val="00881229"/>
    <w:rsid w:val="008812ED"/>
    <w:rsid w:val="008813D1"/>
    <w:rsid w:val="00881600"/>
    <w:rsid w:val="0088176A"/>
    <w:rsid w:val="008817AD"/>
    <w:rsid w:val="00881984"/>
    <w:rsid w:val="00881A3F"/>
    <w:rsid w:val="00881A4C"/>
    <w:rsid w:val="00881BE0"/>
    <w:rsid w:val="00881D35"/>
    <w:rsid w:val="00881E23"/>
    <w:rsid w:val="00881F55"/>
    <w:rsid w:val="0088222E"/>
    <w:rsid w:val="00882356"/>
    <w:rsid w:val="008823DC"/>
    <w:rsid w:val="00882497"/>
    <w:rsid w:val="00882516"/>
    <w:rsid w:val="00882675"/>
    <w:rsid w:val="00882932"/>
    <w:rsid w:val="008829C9"/>
    <w:rsid w:val="00882A7D"/>
    <w:rsid w:val="00882B15"/>
    <w:rsid w:val="00882B23"/>
    <w:rsid w:val="00882C18"/>
    <w:rsid w:val="00882C7E"/>
    <w:rsid w:val="00882C96"/>
    <w:rsid w:val="00882E4D"/>
    <w:rsid w:val="00882E54"/>
    <w:rsid w:val="008830DE"/>
    <w:rsid w:val="00883253"/>
    <w:rsid w:val="0088338C"/>
    <w:rsid w:val="008834FE"/>
    <w:rsid w:val="0088357B"/>
    <w:rsid w:val="008837EB"/>
    <w:rsid w:val="00883850"/>
    <w:rsid w:val="00883917"/>
    <w:rsid w:val="00883981"/>
    <w:rsid w:val="00883EB3"/>
    <w:rsid w:val="00883F5C"/>
    <w:rsid w:val="00883FC2"/>
    <w:rsid w:val="00883FD0"/>
    <w:rsid w:val="0088417D"/>
    <w:rsid w:val="0088420A"/>
    <w:rsid w:val="008844CF"/>
    <w:rsid w:val="008844E7"/>
    <w:rsid w:val="008844F5"/>
    <w:rsid w:val="00884507"/>
    <w:rsid w:val="00884545"/>
    <w:rsid w:val="00884853"/>
    <w:rsid w:val="00884921"/>
    <w:rsid w:val="0088496D"/>
    <w:rsid w:val="00884A1B"/>
    <w:rsid w:val="00884A7B"/>
    <w:rsid w:val="00884B4B"/>
    <w:rsid w:val="00884B4C"/>
    <w:rsid w:val="00884C6F"/>
    <w:rsid w:val="00884F04"/>
    <w:rsid w:val="00884F33"/>
    <w:rsid w:val="00884FC4"/>
    <w:rsid w:val="00885335"/>
    <w:rsid w:val="0088554F"/>
    <w:rsid w:val="00885573"/>
    <w:rsid w:val="0088557B"/>
    <w:rsid w:val="008855CF"/>
    <w:rsid w:val="00885742"/>
    <w:rsid w:val="00885C79"/>
    <w:rsid w:val="00885CAB"/>
    <w:rsid w:val="00885F43"/>
    <w:rsid w:val="0088610B"/>
    <w:rsid w:val="008861EC"/>
    <w:rsid w:val="008861FE"/>
    <w:rsid w:val="00886204"/>
    <w:rsid w:val="00886229"/>
    <w:rsid w:val="008863D3"/>
    <w:rsid w:val="00886459"/>
    <w:rsid w:val="00886580"/>
    <w:rsid w:val="0088662A"/>
    <w:rsid w:val="0088671E"/>
    <w:rsid w:val="00886722"/>
    <w:rsid w:val="00886738"/>
    <w:rsid w:val="00886840"/>
    <w:rsid w:val="008868F9"/>
    <w:rsid w:val="008869F3"/>
    <w:rsid w:val="00886AFF"/>
    <w:rsid w:val="00886B30"/>
    <w:rsid w:val="00886C3E"/>
    <w:rsid w:val="00886D07"/>
    <w:rsid w:val="00886D4A"/>
    <w:rsid w:val="00886DBB"/>
    <w:rsid w:val="00886EBF"/>
    <w:rsid w:val="0088703D"/>
    <w:rsid w:val="00887075"/>
    <w:rsid w:val="00887345"/>
    <w:rsid w:val="00887418"/>
    <w:rsid w:val="00887617"/>
    <w:rsid w:val="0088790D"/>
    <w:rsid w:val="00887CA1"/>
    <w:rsid w:val="00887D23"/>
    <w:rsid w:val="00887D52"/>
    <w:rsid w:val="00887F8F"/>
    <w:rsid w:val="00887F9D"/>
    <w:rsid w:val="00887FE0"/>
    <w:rsid w:val="00887FF2"/>
    <w:rsid w:val="00887FF5"/>
    <w:rsid w:val="0089015E"/>
    <w:rsid w:val="008901D4"/>
    <w:rsid w:val="00890422"/>
    <w:rsid w:val="00890549"/>
    <w:rsid w:val="00890602"/>
    <w:rsid w:val="00890653"/>
    <w:rsid w:val="0089091B"/>
    <w:rsid w:val="00890C4F"/>
    <w:rsid w:val="00890C8E"/>
    <w:rsid w:val="00890D58"/>
    <w:rsid w:val="00890F9E"/>
    <w:rsid w:val="00891149"/>
    <w:rsid w:val="008911F2"/>
    <w:rsid w:val="00891247"/>
    <w:rsid w:val="00891264"/>
    <w:rsid w:val="008914DF"/>
    <w:rsid w:val="0089152E"/>
    <w:rsid w:val="00891537"/>
    <w:rsid w:val="0089156D"/>
    <w:rsid w:val="00891615"/>
    <w:rsid w:val="00891620"/>
    <w:rsid w:val="00891BFB"/>
    <w:rsid w:val="00891C4F"/>
    <w:rsid w:val="00891CBA"/>
    <w:rsid w:val="00891E64"/>
    <w:rsid w:val="00891F15"/>
    <w:rsid w:val="00891F5E"/>
    <w:rsid w:val="00891F7C"/>
    <w:rsid w:val="008921B8"/>
    <w:rsid w:val="0089225B"/>
    <w:rsid w:val="008922D6"/>
    <w:rsid w:val="008922FD"/>
    <w:rsid w:val="008924E1"/>
    <w:rsid w:val="0089259E"/>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7F0"/>
    <w:rsid w:val="0089390C"/>
    <w:rsid w:val="00893919"/>
    <w:rsid w:val="00893AB7"/>
    <w:rsid w:val="00893AC4"/>
    <w:rsid w:val="00893AF1"/>
    <w:rsid w:val="00893B88"/>
    <w:rsid w:val="00893CCB"/>
    <w:rsid w:val="00893E13"/>
    <w:rsid w:val="00893E8E"/>
    <w:rsid w:val="00894219"/>
    <w:rsid w:val="0089421F"/>
    <w:rsid w:val="00894287"/>
    <w:rsid w:val="00894823"/>
    <w:rsid w:val="00894A08"/>
    <w:rsid w:val="00894C6D"/>
    <w:rsid w:val="00894D64"/>
    <w:rsid w:val="00895147"/>
    <w:rsid w:val="0089518A"/>
    <w:rsid w:val="0089543D"/>
    <w:rsid w:val="008954B6"/>
    <w:rsid w:val="0089550B"/>
    <w:rsid w:val="00895AC2"/>
    <w:rsid w:val="00895BEE"/>
    <w:rsid w:val="00896264"/>
    <w:rsid w:val="00896458"/>
    <w:rsid w:val="008964FA"/>
    <w:rsid w:val="008965D9"/>
    <w:rsid w:val="0089677C"/>
    <w:rsid w:val="008967E8"/>
    <w:rsid w:val="008968C0"/>
    <w:rsid w:val="00896BD2"/>
    <w:rsid w:val="00896CE7"/>
    <w:rsid w:val="00896CF4"/>
    <w:rsid w:val="00896E0B"/>
    <w:rsid w:val="00896E0E"/>
    <w:rsid w:val="00896EB6"/>
    <w:rsid w:val="00896FDE"/>
    <w:rsid w:val="00897007"/>
    <w:rsid w:val="00897173"/>
    <w:rsid w:val="008971E6"/>
    <w:rsid w:val="00897471"/>
    <w:rsid w:val="00897788"/>
    <w:rsid w:val="008978FB"/>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8F7"/>
    <w:rsid w:val="008A09C6"/>
    <w:rsid w:val="008A0A0F"/>
    <w:rsid w:val="008A0BED"/>
    <w:rsid w:val="008A0D83"/>
    <w:rsid w:val="008A108B"/>
    <w:rsid w:val="008A10C1"/>
    <w:rsid w:val="008A1115"/>
    <w:rsid w:val="008A1128"/>
    <w:rsid w:val="008A1268"/>
    <w:rsid w:val="008A1291"/>
    <w:rsid w:val="008A1373"/>
    <w:rsid w:val="008A151E"/>
    <w:rsid w:val="008A176E"/>
    <w:rsid w:val="008A1780"/>
    <w:rsid w:val="008A1838"/>
    <w:rsid w:val="008A1A1E"/>
    <w:rsid w:val="008A1AAD"/>
    <w:rsid w:val="008A1B45"/>
    <w:rsid w:val="008A1B8C"/>
    <w:rsid w:val="008A1C97"/>
    <w:rsid w:val="008A1D3F"/>
    <w:rsid w:val="008A1DAF"/>
    <w:rsid w:val="008A1DD8"/>
    <w:rsid w:val="008A20F3"/>
    <w:rsid w:val="008A2164"/>
    <w:rsid w:val="008A23DB"/>
    <w:rsid w:val="008A23DC"/>
    <w:rsid w:val="008A25E6"/>
    <w:rsid w:val="008A27A5"/>
    <w:rsid w:val="008A28C3"/>
    <w:rsid w:val="008A29DC"/>
    <w:rsid w:val="008A2A7A"/>
    <w:rsid w:val="008A2BAE"/>
    <w:rsid w:val="008A2BC9"/>
    <w:rsid w:val="008A2C04"/>
    <w:rsid w:val="008A2D21"/>
    <w:rsid w:val="008A2D65"/>
    <w:rsid w:val="008A2F6A"/>
    <w:rsid w:val="008A2F7A"/>
    <w:rsid w:val="008A300D"/>
    <w:rsid w:val="008A3062"/>
    <w:rsid w:val="008A3174"/>
    <w:rsid w:val="008A3253"/>
    <w:rsid w:val="008A32B6"/>
    <w:rsid w:val="008A335B"/>
    <w:rsid w:val="008A34AA"/>
    <w:rsid w:val="008A3526"/>
    <w:rsid w:val="008A354D"/>
    <w:rsid w:val="008A356C"/>
    <w:rsid w:val="008A37A1"/>
    <w:rsid w:val="008A3867"/>
    <w:rsid w:val="008A38B0"/>
    <w:rsid w:val="008A3988"/>
    <w:rsid w:val="008A3A92"/>
    <w:rsid w:val="008A3C19"/>
    <w:rsid w:val="008A3D09"/>
    <w:rsid w:val="008A3D1B"/>
    <w:rsid w:val="008A3E12"/>
    <w:rsid w:val="008A4100"/>
    <w:rsid w:val="008A4139"/>
    <w:rsid w:val="008A41B6"/>
    <w:rsid w:val="008A41FC"/>
    <w:rsid w:val="008A420E"/>
    <w:rsid w:val="008A4228"/>
    <w:rsid w:val="008A429D"/>
    <w:rsid w:val="008A42DA"/>
    <w:rsid w:val="008A42F6"/>
    <w:rsid w:val="008A464A"/>
    <w:rsid w:val="008A4657"/>
    <w:rsid w:val="008A4788"/>
    <w:rsid w:val="008A47FB"/>
    <w:rsid w:val="008A48AF"/>
    <w:rsid w:val="008A48D2"/>
    <w:rsid w:val="008A48F3"/>
    <w:rsid w:val="008A4A79"/>
    <w:rsid w:val="008A4A7B"/>
    <w:rsid w:val="008A4B57"/>
    <w:rsid w:val="008A4D06"/>
    <w:rsid w:val="008A4D83"/>
    <w:rsid w:val="008A4F2C"/>
    <w:rsid w:val="008A5022"/>
    <w:rsid w:val="008A5074"/>
    <w:rsid w:val="008A50CC"/>
    <w:rsid w:val="008A50F9"/>
    <w:rsid w:val="008A5188"/>
    <w:rsid w:val="008A5321"/>
    <w:rsid w:val="008A5458"/>
    <w:rsid w:val="008A55D6"/>
    <w:rsid w:val="008A5746"/>
    <w:rsid w:val="008A574B"/>
    <w:rsid w:val="008A57C1"/>
    <w:rsid w:val="008A5A1D"/>
    <w:rsid w:val="008A5A3D"/>
    <w:rsid w:val="008A5A89"/>
    <w:rsid w:val="008A5BE6"/>
    <w:rsid w:val="008A5BE9"/>
    <w:rsid w:val="008A5E08"/>
    <w:rsid w:val="008A5E6C"/>
    <w:rsid w:val="008A5EEF"/>
    <w:rsid w:val="008A5FF2"/>
    <w:rsid w:val="008A608B"/>
    <w:rsid w:val="008A613A"/>
    <w:rsid w:val="008A63BF"/>
    <w:rsid w:val="008A64E6"/>
    <w:rsid w:val="008A6519"/>
    <w:rsid w:val="008A65AF"/>
    <w:rsid w:val="008A6784"/>
    <w:rsid w:val="008A6934"/>
    <w:rsid w:val="008A69AA"/>
    <w:rsid w:val="008A69D1"/>
    <w:rsid w:val="008A69EB"/>
    <w:rsid w:val="008A6A19"/>
    <w:rsid w:val="008A6A26"/>
    <w:rsid w:val="008A6AB1"/>
    <w:rsid w:val="008A6ADF"/>
    <w:rsid w:val="008A6B6A"/>
    <w:rsid w:val="008A6CD1"/>
    <w:rsid w:val="008A6D32"/>
    <w:rsid w:val="008A6D89"/>
    <w:rsid w:val="008A6E42"/>
    <w:rsid w:val="008A6F13"/>
    <w:rsid w:val="008A6F76"/>
    <w:rsid w:val="008A7310"/>
    <w:rsid w:val="008A7323"/>
    <w:rsid w:val="008A748B"/>
    <w:rsid w:val="008A74BD"/>
    <w:rsid w:val="008A756D"/>
    <w:rsid w:val="008A7698"/>
    <w:rsid w:val="008A771A"/>
    <w:rsid w:val="008A77D5"/>
    <w:rsid w:val="008A7808"/>
    <w:rsid w:val="008A7AE2"/>
    <w:rsid w:val="008A7DC8"/>
    <w:rsid w:val="008A7ED2"/>
    <w:rsid w:val="008B0073"/>
    <w:rsid w:val="008B0251"/>
    <w:rsid w:val="008B0276"/>
    <w:rsid w:val="008B0281"/>
    <w:rsid w:val="008B0330"/>
    <w:rsid w:val="008B0407"/>
    <w:rsid w:val="008B05D1"/>
    <w:rsid w:val="008B0652"/>
    <w:rsid w:val="008B06FF"/>
    <w:rsid w:val="008B0727"/>
    <w:rsid w:val="008B0753"/>
    <w:rsid w:val="008B0754"/>
    <w:rsid w:val="008B0816"/>
    <w:rsid w:val="008B08C8"/>
    <w:rsid w:val="008B0997"/>
    <w:rsid w:val="008B0A7C"/>
    <w:rsid w:val="008B0AEB"/>
    <w:rsid w:val="008B0B6E"/>
    <w:rsid w:val="008B0B8D"/>
    <w:rsid w:val="008B0CE3"/>
    <w:rsid w:val="008B0E29"/>
    <w:rsid w:val="008B0E74"/>
    <w:rsid w:val="008B0F1E"/>
    <w:rsid w:val="008B115C"/>
    <w:rsid w:val="008B1208"/>
    <w:rsid w:val="008B150F"/>
    <w:rsid w:val="008B1582"/>
    <w:rsid w:val="008B1662"/>
    <w:rsid w:val="008B16A9"/>
    <w:rsid w:val="008B1908"/>
    <w:rsid w:val="008B1915"/>
    <w:rsid w:val="008B1AB6"/>
    <w:rsid w:val="008B1AD9"/>
    <w:rsid w:val="008B1B7C"/>
    <w:rsid w:val="008B1CB6"/>
    <w:rsid w:val="008B1D50"/>
    <w:rsid w:val="008B1D6C"/>
    <w:rsid w:val="008B1DD2"/>
    <w:rsid w:val="008B2006"/>
    <w:rsid w:val="008B2027"/>
    <w:rsid w:val="008B2103"/>
    <w:rsid w:val="008B21B6"/>
    <w:rsid w:val="008B22A0"/>
    <w:rsid w:val="008B239E"/>
    <w:rsid w:val="008B2549"/>
    <w:rsid w:val="008B2550"/>
    <w:rsid w:val="008B2633"/>
    <w:rsid w:val="008B26D9"/>
    <w:rsid w:val="008B282D"/>
    <w:rsid w:val="008B2864"/>
    <w:rsid w:val="008B2ACF"/>
    <w:rsid w:val="008B2B3E"/>
    <w:rsid w:val="008B2D9D"/>
    <w:rsid w:val="008B2EB5"/>
    <w:rsid w:val="008B3068"/>
    <w:rsid w:val="008B307D"/>
    <w:rsid w:val="008B30EE"/>
    <w:rsid w:val="008B310E"/>
    <w:rsid w:val="008B32CF"/>
    <w:rsid w:val="008B34BE"/>
    <w:rsid w:val="008B34C6"/>
    <w:rsid w:val="008B37E5"/>
    <w:rsid w:val="008B38CA"/>
    <w:rsid w:val="008B38F4"/>
    <w:rsid w:val="008B3967"/>
    <w:rsid w:val="008B3A17"/>
    <w:rsid w:val="008B3A56"/>
    <w:rsid w:val="008B3C29"/>
    <w:rsid w:val="008B3ED3"/>
    <w:rsid w:val="008B3F1A"/>
    <w:rsid w:val="008B4218"/>
    <w:rsid w:val="008B434F"/>
    <w:rsid w:val="008B44FF"/>
    <w:rsid w:val="008B4525"/>
    <w:rsid w:val="008B462C"/>
    <w:rsid w:val="008B48FC"/>
    <w:rsid w:val="008B4983"/>
    <w:rsid w:val="008B4ADE"/>
    <w:rsid w:val="008B4CE4"/>
    <w:rsid w:val="008B4D04"/>
    <w:rsid w:val="008B4FA7"/>
    <w:rsid w:val="008B4FAE"/>
    <w:rsid w:val="008B5191"/>
    <w:rsid w:val="008B51B5"/>
    <w:rsid w:val="008B51FC"/>
    <w:rsid w:val="008B524F"/>
    <w:rsid w:val="008B552D"/>
    <w:rsid w:val="008B5549"/>
    <w:rsid w:val="008B5615"/>
    <w:rsid w:val="008B5E38"/>
    <w:rsid w:val="008B6067"/>
    <w:rsid w:val="008B6095"/>
    <w:rsid w:val="008B6128"/>
    <w:rsid w:val="008B6360"/>
    <w:rsid w:val="008B639A"/>
    <w:rsid w:val="008B6650"/>
    <w:rsid w:val="008B6683"/>
    <w:rsid w:val="008B670E"/>
    <w:rsid w:val="008B676E"/>
    <w:rsid w:val="008B6849"/>
    <w:rsid w:val="008B6B52"/>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9E"/>
    <w:rsid w:val="008B7CB9"/>
    <w:rsid w:val="008B7D53"/>
    <w:rsid w:val="008B7DCD"/>
    <w:rsid w:val="008B7DE8"/>
    <w:rsid w:val="008B7ED6"/>
    <w:rsid w:val="008B7F5E"/>
    <w:rsid w:val="008C0045"/>
    <w:rsid w:val="008C0146"/>
    <w:rsid w:val="008C0211"/>
    <w:rsid w:val="008C02DF"/>
    <w:rsid w:val="008C04B8"/>
    <w:rsid w:val="008C04E8"/>
    <w:rsid w:val="008C0545"/>
    <w:rsid w:val="008C0575"/>
    <w:rsid w:val="008C0711"/>
    <w:rsid w:val="008C0742"/>
    <w:rsid w:val="008C0844"/>
    <w:rsid w:val="008C086B"/>
    <w:rsid w:val="008C0910"/>
    <w:rsid w:val="008C09B7"/>
    <w:rsid w:val="008C0ABD"/>
    <w:rsid w:val="008C0AFD"/>
    <w:rsid w:val="008C0C03"/>
    <w:rsid w:val="008C103E"/>
    <w:rsid w:val="008C104F"/>
    <w:rsid w:val="008C1089"/>
    <w:rsid w:val="008C1145"/>
    <w:rsid w:val="008C11A4"/>
    <w:rsid w:val="008C12FC"/>
    <w:rsid w:val="008C1400"/>
    <w:rsid w:val="008C14D8"/>
    <w:rsid w:val="008C1550"/>
    <w:rsid w:val="008C16C1"/>
    <w:rsid w:val="008C1812"/>
    <w:rsid w:val="008C187B"/>
    <w:rsid w:val="008C192C"/>
    <w:rsid w:val="008C199A"/>
    <w:rsid w:val="008C1B34"/>
    <w:rsid w:val="008C1B4B"/>
    <w:rsid w:val="008C1C14"/>
    <w:rsid w:val="008C1C6F"/>
    <w:rsid w:val="008C1D2C"/>
    <w:rsid w:val="008C1EBB"/>
    <w:rsid w:val="008C20CF"/>
    <w:rsid w:val="008C23AD"/>
    <w:rsid w:val="008C24FC"/>
    <w:rsid w:val="008C26B8"/>
    <w:rsid w:val="008C27C0"/>
    <w:rsid w:val="008C28DC"/>
    <w:rsid w:val="008C2AA9"/>
    <w:rsid w:val="008C2DBD"/>
    <w:rsid w:val="008C2DD3"/>
    <w:rsid w:val="008C2E09"/>
    <w:rsid w:val="008C2F09"/>
    <w:rsid w:val="008C2F39"/>
    <w:rsid w:val="008C2FD1"/>
    <w:rsid w:val="008C2FFD"/>
    <w:rsid w:val="008C3048"/>
    <w:rsid w:val="008C3207"/>
    <w:rsid w:val="008C324E"/>
    <w:rsid w:val="008C3697"/>
    <w:rsid w:val="008C3806"/>
    <w:rsid w:val="008C38EB"/>
    <w:rsid w:val="008C392E"/>
    <w:rsid w:val="008C3B15"/>
    <w:rsid w:val="008C3D55"/>
    <w:rsid w:val="008C3E52"/>
    <w:rsid w:val="008C403D"/>
    <w:rsid w:val="008C4164"/>
    <w:rsid w:val="008C41F3"/>
    <w:rsid w:val="008C4285"/>
    <w:rsid w:val="008C429E"/>
    <w:rsid w:val="008C42FA"/>
    <w:rsid w:val="008C443D"/>
    <w:rsid w:val="008C44B0"/>
    <w:rsid w:val="008C44BF"/>
    <w:rsid w:val="008C4633"/>
    <w:rsid w:val="008C4808"/>
    <w:rsid w:val="008C4845"/>
    <w:rsid w:val="008C48ED"/>
    <w:rsid w:val="008C4A12"/>
    <w:rsid w:val="008C4A19"/>
    <w:rsid w:val="008C4BDA"/>
    <w:rsid w:val="008C4C58"/>
    <w:rsid w:val="008C4D43"/>
    <w:rsid w:val="008C4DA4"/>
    <w:rsid w:val="008C506C"/>
    <w:rsid w:val="008C522A"/>
    <w:rsid w:val="008C536D"/>
    <w:rsid w:val="008C5503"/>
    <w:rsid w:val="008C557E"/>
    <w:rsid w:val="008C559E"/>
    <w:rsid w:val="008C55E1"/>
    <w:rsid w:val="008C5625"/>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E"/>
    <w:rsid w:val="008C6A05"/>
    <w:rsid w:val="008C6B11"/>
    <w:rsid w:val="008C6B52"/>
    <w:rsid w:val="008C6B91"/>
    <w:rsid w:val="008C6C96"/>
    <w:rsid w:val="008C6CEB"/>
    <w:rsid w:val="008C6FEE"/>
    <w:rsid w:val="008C7042"/>
    <w:rsid w:val="008C707F"/>
    <w:rsid w:val="008C7172"/>
    <w:rsid w:val="008C730A"/>
    <w:rsid w:val="008C7434"/>
    <w:rsid w:val="008C7536"/>
    <w:rsid w:val="008C7588"/>
    <w:rsid w:val="008C779D"/>
    <w:rsid w:val="008C7A0F"/>
    <w:rsid w:val="008C7B1E"/>
    <w:rsid w:val="008C7EC7"/>
    <w:rsid w:val="008C7F47"/>
    <w:rsid w:val="008D0133"/>
    <w:rsid w:val="008D01E6"/>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4DF"/>
    <w:rsid w:val="008D16C6"/>
    <w:rsid w:val="008D1757"/>
    <w:rsid w:val="008D17F6"/>
    <w:rsid w:val="008D1957"/>
    <w:rsid w:val="008D199A"/>
    <w:rsid w:val="008D1D31"/>
    <w:rsid w:val="008D1EC7"/>
    <w:rsid w:val="008D1F72"/>
    <w:rsid w:val="008D1FD1"/>
    <w:rsid w:val="008D2389"/>
    <w:rsid w:val="008D2674"/>
    <w:rsid w:val="008D28A5"/>
    <w:rsid w:val="008D28D5"/>
    <w:rsid w:val="008D2B0D"/>
    <w:rsid w:val="008D2B7D"/>
    <w:rsid w:val="008D2C08"/>
    <w:rsid w:val="008D2D02"/>
    <w:rsid w:val="008D2E9B"/>
    <w:rsid w:val="008D31D8"/>
    <w:rsid w:val="008D31F2"/>
    <w:rsid w:val="008D3223"/>
    <w:rsid w:val="008D3264"/>
    <w:rsid w:val="008D33BE"/>
    <w:rsid w:val="008D3566"/>
    <w:rsid w:val="008D361D"/>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52B"/>
    <w:rsid w:val="008D481F"/>
    <w:rsid w:val="008D4939"/>
    <w:rsid w:val="008D49EF"/>
    <w:rsid w:val="008D4A40"/>
    <w:rsid w:val="008D4D0E"/>
    <w:rsid w:val="008D4E12"/>
    <w:rsid w:val="008D4FBA"/>
    <w:rsid w:val="008D4FE1"/>
    <w:rsid w:val="008D508D"/>
    <w:rsid w:val="008D51A7"/>
    <w:rsid w:val="008D5759"/>
    <w:rsid w:val="008D5862"/>
    <w:rsid w:val="008D5901"/>
    <w:rsid w:val="008D59D4"/>
    <w:rsid w:val="008D5B09"/>
    <w:rsid w:val="008D5BC0"/>
    <w:rsid w:val="008D5D7D"/>
    <w:rsid w:val="008D5E30"/>
    <w:rsid w:val="008D5E91"/>
    <w:rsid w:val="008D5F5F"/>
    <w:rsid w:val="008D6041"/>
    <w:rsid w:val="008D633C"/>
    <w:rsid w:val="008D6591"/>
    <w:rsid w:val="008D667C"/>
    <w:rsid w:val="008D6810"/>
    <w:rsid w:val="008D6CCF"/>
    <w:rsid w:val="008D6CE4"/>
    <w:rsid w:val="008D6D5E"/>
    <w:rsid w:val="008D72E9"/>
    <w:rsid w:val="008D73F9"/>
    <w:rsid w:val="008D7410"/>
    <w:rsid w:val="008D743A"/>
    <w:rsid w:val="008D7452"/>
    <w:rsid w:val="008D75B4"/>
    <w:rsid w:val="008D76D1"/>
    <w:rsid w:val="008D7788"/>
    <w:rsid w:val="008D781C"/>
    <w:rsid w:val="008D7BC9"/>
    <w:rsid w:val="008D7CD7"/>
    <w:rsid w:val="008D7DAE"/>
    <w:rsid w:val="008D7E29"/>
    <w:rsid w:val="008D7EA0"/>
    <w:rsid w:val="008E00FA"/>
    <w:rsid w:val="008E01F8"/>
    <w:rsid w:val="008E02C8"/>
    <w:rsid w:val="008E05D1"/>
    <w:rsid w:val="008E05FD"/>
    <w:rsid w:val="008E064F"/>
    <w:rsid w:val="008E0861"/>
    <w:rsid w:val="008E0948"/>
    <w:rsid w:val="008E09F5"/>
    <w:rsid w:val="008E0A8B"/>
    <w:rsid w:val="008E0B07"/>
    <w:rsid w:val="008E0B5B"/>
    <w:rsid w:val="008E0D2B"/>
    <w:rsid w:val="008E0DF1"/>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9E6"/>
    <w:rsid w:val="008E2A1C"/>
    <w:rsid w:val="008E2A22"/>
    <w:rsid w:val="008E2D89"/>
    <w:rsid w:val="008E2E3F"/>
    <w:rsid w:val="008E2FB9"/>
    <w:rsid w:val="008E3012"/>
    <w:rsid w:val="008E314A"/>
    <w:rsid w:val="008E31AB"/>
    <w:rsid w:val="008E3275"/>
    <w:rsid w:val="008E3354"/>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AB"/>
    <w:rsid w:val="008E4809"/>
    <w:rsid w:val="008E4832"/>
    <w:rsid w:val="008E4A68"/>
    <w:rsid w:val="008E4B2D"/>
    <w:rsid w:val="008E4D77"/>
    <w:rsid w:val="008E4DF2"/>
    <w:rsid w:val="008E4E40"/>
    <w:rsid w:val="008E4F58"/>
    <w:rsid w:val="008E4F96"/>
    <w:rsid w:val="008E5117"/>
    <w:rsid w:val="008E521D"/>
    <w:rsid w:val="008E534B"/>
    <w:rsid w:val="008E5555"/>
    <w:rsid w:val="008E55A3"/>
    <w:rsid w:val="008E55A4"/>
    <w:rsid w:val="008E56E4"/>
    <w:rsid w:val="008E5723"/>
    <w:rsid w:val="008E5738"/>
    <w:rsid w:val="008E5754"/>
    <w:rsid w:val="008E57C3"/>
    <w:rsid w:val="008E589F"/>
    <w:rsid w:val="008E5938"/>
    <w:rsid w:val="008E5D20"/>
    <w:rsid w:val="008E5D74"/>
    <w:rsid w:val="008E5D75"/>
    <w:rsid w:val="008E5D88"/>
    <w:rsid w:val="008E5E80"/>
    <w:rsid w:val="008E5E96"/>
    <w:rsid w:val="008E5F27"/>
    <w:rsid w:val="008E5F51"/>
    <w:rsid w:val="008E5F63"/>
    <w:rsid w:val="008E6021"/>
    <w:rsid w:val="008E60C9"/>
    <w:rsid w:val="008E6104"/>
    <w:rsid w:val="008E6219"/>
    <w:rsid w:val="008E624A"/>
    <w:rsid w:val="008E6262"/>
    <w:rsid w:val="008E660E"/>
    <w:rsid w:val="008E686B"/>
    <w:rsid w:val="008E6A5D"/>
    <w:rsid w:val="008E6B22"/>
    <w:rsid w:val="008E6DBF"/>
    <w:rsid w:val="008E6E48"/>
    <w:rsid w:val="008E6EA9"/>
    <w:rsid w:val="008E6F47"/>
    <w:rsid w:val="008E6FDF"/>
    <w:rsid w:val="008E7088"/>
    <w:rsid w:val="008E7328"/>
    <w:rsid w:val="008E7382"/>
    <w:rsid w:val="008E741D"/>
    <w:rsid w:val="008E742A"/>
    <w:rsid w:val="008E758E"/>
    <w:rsid w:val="008E76F0"/>
    <w:rsid w:val="008E772F"/>
    <w:rsid w:val="008E787C"/>
    <w:rsid w:val="008E78E9"/>
    <w:rsid w:val="008E7975"/>
    <w:rsid w:val="008E79A5"/>
    <w:rsid w:val="008E7AF6"/>
    <w:rsid w:val="008E7EA8"/>
    <w:rsid w:val="008F0027"/>
    <w:rsid w:val="008F011A"/>
    <w:rsid w:val="008F0145"/>
    <w:rsid w:val="008F01EB"/>
    <w:rsid w:val="008F0227"/>
    <w:rsid w:val="008F02FF"/>
    <w:rsid w:val="008F03FC"/>
    <w:rsid w:val="008F071B"/>
    <w:rsid w:val="008F0A32"/>
    <w:rsid w:val="008F0AC4"/>
    <w:rsid w:val="008F0EB0"/>
    <w:rsid w:val="008F10BB"/>
    <w:rsid w:val="008F1270"/>
    <w:rsid w:val="008F12BC"/>
    <w:rsid w:val="008F12CD"/>
    <w:rsid w:val="008F149B"/>
    <w:rsid w:val="008F14C0"/>
    <w:rsid w:val="008F1513"/>
    <w:rsid w:val="008F1676"/>
    <w:rsid w:val="008F1929"/>
    <w:rsid w:val="008F1BF8"/>
    <w:rsid w:val="008F1D07"/>
    <w:rsid w:val="008F1D61"/>
    <w:rsid w:val="008F1E8B"/>
    <w:rsid w:val="008F1FAE"/>
    <w:rsid w:val="008F1FE7"/>
    <w:rsid w:val="008F204B"/>
    <w:rsid w:val="008F21C8"/>
    <w:rsid w:val="008F2263"/>
    <w:rsid w:val="008F235B"/>
    <w:rsid w:val="008F2375"/>
    <w:rsid w:val="008F24DF"/>
    <w:rsid w:val="008F2547"/>
    <w:rsid w:val="008F2664"/>
    <w:rsid w:val="008F299A"/>
    <w:rsid w:val="008F2A34"/>
    <w:rsid w:val="008F2A4B"/>
    <w:rsid w:val="008F2B8F"/>
    <w:rsid w:val="008F2C09"/>
    <w:rsid w:val="008F2C54"/>
    <w:rsid w:val="008F2DB5"/>
    <w:rsid w:val="008F2EE8"/>
    <w:rsid w:val="008F309C"/>
    <w:rsid w:val="008F3159"/>
    <w:rsid w:val="008F31E9"/>
    <w:rsid w:val="008F3284"/>
    <w:rsid w:val="008F3384"/>
    <w:rsid w:val="008F356B"/>
    <w:rsid w:val="008F35C4"/>
    <w:rsid w:val="008F35F7"/>
    <w:rsid w:val="008F3666"/>
    <w:rsid w:val="008F3869"/>
    <w:rsid w:val="008F395B"/>
    <w:rsid w:val="008F3A81"/>
    <w:rsid w:val="008F3BE4"/>
    <w:rsid w:val="008F3C22"/>
    <w:rsid w:val="008F3C48"/>
    <w:rsid w:val="008F3FA6"/>
    <w:rsid w:val="008F4058"/>
    <w:rsid w:val="008F41D1"/>
    <w:rsid w:val="008F4325"/>
    <w:rsid w:val="008F435B"/>
    <w:rsid w:val="008F43EE"/>
    <w:rsid w:val="008F4459"/>
    <w:rsid w:val="008F44C1"/>
    <w:rsid w:val="008F4563"/>
    <w:rsid w:val="008F46BC"/>
    <w:rsid w:val="008F48E6"/>
    <w:rsid w:val="008F495B"/>
    <w:rsid w:val="008F4A21"/>
    <w:rsid w:val="008F4A70"/>
    <w:rsid w:val="008F4B26"/>
    <w:rsid w:val="008F4B8C"/>
    <w:rsid w:val="008F4C2A"/>
    <w:rsid w:val="008F4C93"/>
    <w:rsid w:val="008F4FD3"/>
    <w:rsid w:val="008F51A8"/>
    <w:rsid w:val="008F5202"/>
    <w:rsid w:val="008F5278"/>
    <w:rsid w:val="008F5297"/>
    <w:rsid w:val="008F541A"/>
    <w:rsid w:val="008F55CF"/>
    <w:rsid w:val="008F5665"/>
    <w:rsid w:val="008F5916"/>
    <w:rsid w:val="008F5A9A"/>
    <w:rsid w:val="008F5AFB"/>
    <w:rsid w:val="008F5BB7"/>
    <w:rsid w:val="008F6497"/>
    <w:rsid w:val="008F6501"/>
    <w:rsid w:val="008F67B1"/>
    <w:rsid w:val="008F68DE"/>
    <w:rsid w:val="008F6978"/>
    <w:rsid w:val="008F69AD"/>
    <w:rsid w:val="008F69EA"/>
    <w:rsid w:val="008F69F5"/>
    <w:rsid w:val="008F6B5D"/>
    <w:rsid w:val="008F6C25"/>
    <w:rsid w:val="008F6D67"/>
    <w:rsid w:val="008F700F"/>
    <w:rsid w:val="008F7073"/>
    <w:rsid w:val="008F71C9"/>
    <w:rsid w:val="008F7211"/>
    <w:rsid w:val="008F72A9"/>
    <w:rsid w:val="008F7462"/>
    <w:rsid w:val="008F7478"/>
    <w:rsid w:val="008F7650"/>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03"/>
    <w:rsid w:val="009004A3"/>
    <w:rsid w:val="0090059F"/>
    <w:rsid w:val="009006E4"/>
    <w:rsid w:val="009007B1"/>
    <w:rsid w:val="009007E4"/>
    <w:rsid w:val="009008A5"/>
    <w:rsid w:val="00900B7D"/>
    <w:rsid w:val="00900C03"/>
    <w:rsid w:val="00900E67"/>
    <w:rsid w:val="0090109F"/>
    <w:rsid w:val="0090111F"/>
    <w:rsid w:val="009011A5"/>
    <w:rsid w:val="009011B5"/>
    <w:rsid w:val="009011CC"/>
    <w:rsid w:val="0090126A"/>
    <w:rsid w:val="009013C8"/>
    <w:rsid w:val="00901606"/>
    <w:rsid w:val="0090167D"/>
    <w:rsid w:val="00901770"/>
    <w:rsid w:val="009018D4"/>
    <w:rsid w:val="009018F7"/>
    <w:rsid w:val="00901962"/>
    <w:rsid w:val="009019BC"/>
    <w:rsid w:val="00901B41"/>
    <w:rsid w:val="00901B80"/>
    <w:rsid w:val="00901DB9"/>
    <w:rsid w:val="00901E19"/>
    <w:rsid w:val="00901F42"/>
    <w:rsid w:val="0090227D"/>
    <w:rsid w:val="009023CF"/>
    <w:rsid w:val="009023DD"/>
    <w:rsid w:val="00902474"/>
    <w:rsid w:val="0090266B"/>
    <w:rsid w:val="009026D6"/>
    <w:rsid w:val="0090275E"/>
    <w:rsid w:val="00902949"/>
    <w:rsid w:val="00902983"/>
    <w:rsid w:val="00902B1A"/>
    <w:rsid w:val="00902BFA"/>
    <w:rsid w:val="00902C50"/>
    <w:rsid w:val="00902D0A"/>
    <w:rsid w:val="00902D16"/>
    <w:rsid w:val="00902D80"/>
    <w:rsid w:val="00902E26"/>
    <w:rsid w:val="00902E78"/>
    <w:rsid w:val="00902E7C"/>
    <w:rsid w:val="00902E90"/>
    <w:rsid w:val="00902F55"/>
    <w:rsid w:val="00902FE0"/>
    <w:rsid w:val="0090313E"/>
    <w:rsid w:val="0090317B"/>
    <w:rsid w:val="00903327"/>
    <w:rsid w:val="009033A1"/>
    <w:rsid w:val="0090359A"/>
    <w:rsid w:val="009035BA"/>
    <w:rsid w:val="00903788"/>
    <w:rsid w:val="009037BC"/>
    <w:rsid w:val="009037D0"/>
    <w:rsid w:val="009037DF"/>
    <w:rsid w:val="009038D6"/>
    <w:rsid w:val="0090395E"/>
    <w:rsid w:val="00903995"/>
    <w:rsid w:val="00903A18"/>
    <w:rsid w:val="00903A31"/>
    <w:rsid w:val="00903AFA"/>
    <w:rsid w:val="00903B10"/>
    <w:rsid w:val="00903B21"/>
    <w:rsid w:val="00903BB7"/>
    <w:rsid w:val="00903CF1"/>
    <w:rsid w:val="00903DA3"/>
    <w:rsid w:val="00903E06"/>
    <w:rsid w:val="00903EF2"/>
    <w:rsid w:val="00903FC0"/>
    <w:rsid w:val="0090408A"/>
    <w:rsid w:val="009040AF"/>
    <w:rsid w:val="009040DD"/>
    <w:rsid w:val="009041A7"/>
    <w:rsid w:val="0090426A"/>
    <w:rsid w:val="00904298"/>
    <w:rsid w:val="009042D4"/>
    <w:rsid w:val="00904358"/>
    <w:rsid w:val="00904556"/>
    <w:rsid w:val="00904568"/>
    <w:rsid w:val="009048F4"/>
    <w:rsid w:val="00904A48"/>
    <w:rsid w:val="00904CF6"/>
    <w:rsid w:val="00904E33"/>
    <w:rsid w:val="00904E90"/>
    <w:rsid w:val="00904F41"/>
    <w:rsid w:val="00904FB3"/>
    <w:rsid w:val="009050FD"/>
    <w:rsid w:val="009053AB"/>
    <w:rsid w:val="009056DF"/>
    <w:rsid w:val="0090596D"/>
    <w:rsid w:val="00905978"/>
    <w:rsid w:val="009059C8"/>
    <w:rsid w:val="009059E7"/>
    <w:rsid w:val="00905CC9"/>
    <w:rsid w:val="00905D9A"/>
    <w:rsid w:val="00905DA5"/>
    <w:rsid w:val="00905EB1"/>
    <w:rsid w:val="00905F91"/>
    <w:rsid w:val="00906022"/>
    <w:rsid w:val="009060E6"/>
    <w:rsid w:val="009063F1"/>
    <w:rsid w:val="009063F2"/>
    <w:rsid w:val="009064F1"/>
    <w:rsid w:val="00906514"/>
    <w:rsid w:val="009065EB"/>
    <w:rsid w:val="0090662E"/>
    <w:rsid w:val="00906687"/>
    <w:rsid w:val="0090686C"/>
    <w:rsid w:val="00906929"/>
    <w:rsid w:val="00906B2A"/>
    <w:rsid w:val="00906BBB"/>
    <w:rsid w:val="00906D6F"/>
    <w:rsid w:val="0090705C"/>
    <w:rsid w:val="0090706C"/>
    <w:rsid w:val="009070CB"/>
    <w:rsid w:val="00907222"/>
    <w:rsid w:val="00907361"/>
    <w:rsid w:val="0090740A"/>
    <w:rsid w:val="00907563"/>
    <w:rsid w:val="0090759D"/>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0F31"/>
    <w:rsid w:val="00911264"/>
    <w:rsid w:val="009112EF"/>
    <w:rsid w:val="00911419"/>
    <w:rsid w:val="00911625"/>
    <w:rsid w:val="009116ED"/>
    <w:rsid w:val="00911806"/>
    <w:rsid w:val="00911859"/>
    <w:rsid w:val="00911905"/>
    <w:rsid w:val="00911946"/>
    <w:rsid w:val="009119B2"/>
    <w:rsid w:val="00911B87"/>
    <w:rsid w:val="00911BC9"/>
    <w:rsid w:val="00911D29"/>
    <w:rsid w:val="00911D4F"/>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2F"/>
    <w:rsid w:val="00912DEB"/>
    <w:rsid w:val="00912FBD"/>
    <w:rsid w:val="00912FC9"/>
    <w:rsid w:val="00912FF0"/>
    <w:rsid w:val="00913450"/>
    <w:rsid w:val="00913537"/>
    <w:rsid w:val="009135CE"/>
    <w:rsid w:val="0091360D"/>
    <w:rsid w:val="009137BE"/>
    <w:rsid w:val="009138CD"/>
    <w:rsid w:val="00913A09"/>
    <w:rsid w:val="00913B7D"/>
    <w:rsid w:val="00913D23"/>
    <w:rsid w:val="00913FA4"/>
    <w:rsid w:val="009143A5"/>
    <w:rsid w:val="0091460B"/>
    <w:rsid w:val="0091481C"/>
    <w:rsid w:val="00914BB9"/>
    <w:rsid w:val="00914C57"/>
    <w:rsid w:val="00914CC0"/>
    <w:rsid w:val="00914E9A"/>
    <w:rsid w:val="00915174"/>
    <w:rsid w:val="009154ED"/>
    <w:rsid w:val="0091556D"/>
    <w:rsid w:val="009155D4"/>
    <w:rsid w:val="009156A7"/>
    <w:rsid w:val="009157FE"/>
    <w:rsid w:val="0091581C"/>
    <w:rsid w:val="00915862"/>
    <w:rsid w:val="00915A49"/>
    <w:rsid w:val="00915A90"/>
    <w:rsid w:val="00915D1D"/>
    <w:rsid w:val="00915DF9"/>
    <w:rsid w:val="00915F3E"/>
    <w:rsid w:val="00915F3F"/>
    <w:rsid w:val="00915F4D"/>
    <w:rsid w:val="00916197"/>
    <w:rsid w:val="009161BF"/>
    <w:rsid w:val="009164CF"/>
    <w:rsid w:val="009165A2"/>
    <w:rsid w:val="00916865"/>
    <w:rsid w:val="009168CA"/>
    <w:rsid w:val="00916A00"/>
    <w:rsid w:val="00916A1E"/>
    <w:rsid w:val="00916A9B"/>
    <w:rsid w:val="00916AA0"/>
    <w:rsid w:val="00916AEB"/>
    <w:rsid w:val="00916B92"/>
    <w:rsid w:val="00916BB1"/>
    <w:rsid w:val="00916BED"/>
    <w:rsid w:val="00916C58"/>
    <w:rsid w:val="00916E9E"/>
    <w:rsid w:val="00916F7D"/>
    <w:rsid w:val="00917084"/>
    <w:rsid w:val="009170B2"/>
    <w:rsid w:val="009170E2"/>
    <w:rsid w:val="009172B3"/>
    <w:rsid w:val="00917377"/>
    <w:rsid w:val="00917440"/>
    <w:rsid w:val="009179EB"/>
    <w:rsid w:val="00917A31"/>
    <w:rsid w:val="00917C67"/>
    <w:rsid w:val="00917EBE"/>
    <w:rsid w:val="00917EF5"/>
    <w:rsid w:val="00917F2F"/>
    <w:rsid w:val="00920048"/>
    <w:rsid w:val="00920140"/>
    <w:rsid w:val="0092028B"/>
    <w:rsid w:val="009202B0"/>
    <w:rsid w:val="009202BB"/>
    <w:rsid w:val="009202D9"/>
    <w:rsid w:val="00920401"/>
    <w:rsid w:val="009204A8"/>
    <w:rsid w:val="0092058C"/>
    <w:rsid w:val="00920667"/>
    <w:rsid w:val="00920A82"/>
    <w:rsid w:val="00920A95"/>
    <w:rsid w:val="00920B76"/>
    <w:rsid w:val="00920C5A"/>
    <w:rsid w:val="00920D0A"/>
    <w:rsid w:val="00920E93"/>
    <w:rsid w:val="0092109C"/>
    <w:rsid w:val="0092123A"/>
    <w:rsid w:val="009212D2"/>
    <w:rsid w:val="00921383"/>
    <w:rsid w:val="00921478"/>
    <w:rsid w:val="00921522"/>
    <w:rsid w:val="00921526"/>
    <w:rsid w:val="00921574"/>
    <w:rsid w:val="009216AC"/>
    <w:rsid w:val="009218CE"/>
    <w:rsid w:val="00921C67"/>
    <w:rsid w:val="00921C69"/>
    <w:rsid w:val="00921C6C"/>
    <w:rsid w:val="00921D24"/>
    <w:rsid w:val="00921D40"/>
    <w:rsid w:val="00921D50"/>
    <w:rsid w:val="00921D7C"/>
    <w:rsid w:val="00921D88"/>
    <w:rsid w:val="00921E9A"/>
    <w:rsid w:val="009222FF"/>
    <w:rsid w:val="009224CB"/>
    <w:rsid w:val="00922796"/>
    <w:rsid w:val="009227F9"/>
    <w:rsid w:val="00922973"/>
    <w:rsid w:val="00922C43"/>
    <w:rsid w:val="00922E43"/>
    <w:rsid w:val="00922F2A"/>
    <w:rsid w:val="00923138"/>
    <w:rsid w:val="009231FA"/>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B78"/>
    <w:rsid w:val="00924FB5"/>
    <w:rsid w:val="00925019"/>
    <w:rsid w:val="00925053"/>
    <w:rsid w:val="009250F1"/>
    <w:rsid w:val="009254DF"/>
    <w:rsid w:val="00925890"/>
    <w:rsid w:val="009258A9"/>
    <w:rsid w:val="009258BA"/>
    <w:rsid w:val="009259AD"/>
    <w:rsid w:val="00925BA5"/>
    <w:rsid w:val="00925C14"/>
    <w:rsid w:val="00925CA7"/>
    <w:rsid w:val="00925E05"/>
    <w:rsid w:val="00925EDD"/>
    <w:rsid w:val="00925FF3"/>
    <w:rsid w:val="0092617D"/>
    <w:rsid w:val="009264EF"/>
    <w:rsid w:val="009264FD"/>
    <w:rsid w:val="009265B8"/>
    <w:rsid w:val="00926764"/>
    <w:rsid w:val="009267E9"/>
    <w:rsid w:val="00926A67"/>
    <w:rsid w:val="00926C38"/>
    <w:rsid w:val="00926FB1"/>
    <w:rsid w:val="00926FE7"/>
    <w:rsid w:val="00927013"/>
    <w:rsid w:val="009272D7"/>
    <w:rsid w:val="0092736B"/>
    <w:rsid w:val="009273A7"/>
    <w:rsid w:val="00927473"/>
    <w:rsid w:val="0092747F"/>
    <w:rsid w:val="009274A6"/>
    <w:rsid w:val="009274C8"/>
    <w:rsid w:val="00927624"/>
    <w:rsid w:val="00927869"/>
    <w:rsid w:val="0092786B"/>
    <w:rsid w:val="009278B5"/>
    <w:rsid w:val="00927992"/>
    <w:rsid w:val="00927A08"/>
    <w:rsid w:val="00927A9D"/>
    <w:rsid w:val="00927AD3"/>
    <w:rsid w:val="00927BDB"/>
    <w:rsid w:val="00927D1D"/>
    <w:rsid w:val="00927E30"/>
    <w:rsid w:val="00927F12"/>
    <w:rsid w:val="009302A3"/>
    <w:rsid w:val="00930385"/>
    <w:rsid w:val="009303DD"/>
    <w:rsid w:val="009304DF"/>
    <w:rsid w:val="00930589"/>
    <w:rsid w:val="009307E1"/>
    <w:rsid w:val="0093082E"/>
    <w:rsid w:val="00930844"/>
    <w:rsid w:val="009308B7"/>
    <w:rsid w:val="00930948"/>
    <w:rsid w:val="009309A2"/>
    <w:rsid w:val="00930A92"/>
    <w:rsid w:val="00930B4F"/>
    <w:rsid w:val="00930B85"/>
    <w:rsid w:val="00930BEB"/>
    <w:rsid w:val="00930CC6"/>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1DD2"/>
    <w:rsid w:val="00932048"/>
    <w:rsid w:val="009320D3"/>
    <w:rsid w:val="00932343"/>
    <w:rsid w:val="0093249C"/>
    <w:rsid w:val="009326FB"/>
    <w:rsid w:val="009328B3"/>
    <w:rsid w:val="009329E2"/>
    <w:rsid w:val="00932A9F"/>
    <w:rsid w:val="00932B61"/>
    <w:rsid w:val="00932B6A"/>
    <w:rsid w:val="00932EBA"/>
    <w:rsid w:val="00932EE5"/>
    <w:rsid w:val="00932FD3"/>
    <w:rsid w:val="009333BA"/>
    <w:rsid w:val="00933498"/>
    <w:rsid w:val="00933582"/>
    <w:rsid w:val="00933657"/>
    <w:rsid w:val="00933777"/>
    <w:rsid w:val="0093395D"/>
    <w:rsid w:val="00933A79"/>
    <w:rsid w:val="00933BE6"/>
    <w:rsid w:val="00933C33"/>
    <w:rsid w:val="00933D07"/>
    <w:rsid w:val="00933DE3"/>
    <w:rsid w:val="00933E5A"/>
    <w:rsid w:val="00933E9D"/>
    <w:rsid w:val="009340CE"/>
    <w:rsid w:val="00934137"/>
    <w:rsid w:val="0093414A"/>
    <w:rsid w:val="0093423E"/>
    <w:rsid w:val="009342D4"/>
    <w:rsid w:val="009345DD"/>
    <w:rsid w:val="00934773"/>
    <w:rsid w:val="009349F9"/>
    <w:rsid w:val="00934A9A"/>
    <w:rsid w:val="00934E38"/>
    <w:rsid w:val="00934EA4"/>
    <w:rsid w:val="00935062"/>
    <w:rsid w:val="009350D4"/>
    <w:rsid w:val="009352F4"/>
    <w:rsid w:val="00935460"/>
    <w:rsid w:val="00935466"/>
    <w:rsid w:val="00935536"/>
    <w:rsid w:val="00935546"/>
    <w:rsid w:val="0093562C"/>
    <w:rsid w:val="0093574C"/>
    <w:rsid w:val="00935852"/>
    <w:rsid w:val="00935B02"/>
    <w:rsid w:val="00935BCA"/>
    <w:rsid w:val="00935D55"/>
    <w:rsid w:val="00935ED6"/>
    <w:rsid w:val="00935F11"/>
    <w:rsid w:val="009360C7"/>
    <w:rsid w:val="00936273"/>
    <w:rsid w:val="009363DD"/>
    <w:rsid w:val="009364D0"/>
    <w:rsid w:val="009364DF"/>
    <w:rsid w:val="00936535"/>
    <w:rsid w:val="00936552"/>
    <w:rsid w:val="009365A0"/>
    <w:rsid w:val="009365A2"/>
    <w:rsid w:val="0093661B"/>
    <w:rsid w:val="00936771"/>
    <w:rsid w:val="009367CB"/>
    <w:rsid w:val="009367F7"/>
    <w:rsid w:val="00936919"/>
    <w:rsid w:val="009369B8"/>
    <w:rsid w:val="00936CD2"/>
    <w:rsid w:val="00936D4F"/>
    <w:rsid w:val="00936EFD"/>
    <w:rsid w:val="00936F6E"/>
    <w:rsid w:val="00936F9F"/>
    <w:rsid w:val="0093706F"/>
    <w:rsid w:val="0093738F"/>
    <w:rsid w:val="009375BF"/>
    <w:rsid w:val="009377E6"/>
    <w:rsid w:val="00937908"/>
    <w:rsid w:val="0093790F"/>
    <w:rsid w:val="00937ABC"/>
    <w:rsid w:val="00937C39"/>
    <w:rsid w:val="00937D73"/>
    <w:rsid w:val="00937EA9"/>
    <w:rsid w:val="00940049"/>
    <w:rsid w:val="0094016B"/>
    <w:rsid w:val="0094020C"/>
    <w:rsid w:val="0094046C"/>
    <w:rsid w:val="00940515"/>
    <w:rsid w:val="0094068F"/>
    <w:rsid w:val="009407A8"/>
    <w:rsid w:val="009408C8"/>
    <w:rsid w:val="00940AE0"/>
    <w:rsid w:val="00940B9D"/>
    <w:rsid w:val="00940BE0"/>
    <w:rsid w:val="00940DB4"/>
    <w:rsid w:val="00940E18"/>
    <w:rsid w:val="00940EF0"/>
    <w:rsid w:val="009414B7"/>
    <w:rsid w:val="00941512"/>
    <w:rsid w:val="00941598"/>
    <w:rsid w:val="00941720"/>
    <w:rsid w:val="0094192B"/>
    <w:rsid w:val="009419DD"/>
    <w:rsid w:val="009419EA"/>
    <w:rsid w:val="00941D44"/>
    <w:rsid w:val="00941D8C"/>
    <w:rsid w:val="00941ECD"/>
    <w:rsid w:val="009420A0"/>
    <w:rsid w:val="009420D3"/>
    <w:rsid w:val="00942141"/>
    <w:rsid w:val="00942329"/>
    <w:rsid w:val="00942453"/>
    <w:rsid w:val="00942504"/>
    <w:rsid w:val="0094279B"/>
    <w:rsid w:val="009427BA"/>
    <w:rsid w:val="0094285A"/>
    <w:rsid w:val="009428D4"/>
    <w:rsid w:val="009428F5"/>
    <w:rsid w:val="0094292E"/>
    <w:rsid w:val="0094295A"/>
    <w:rsid w:val="00942BF1"/>
    <w:rsid w:val="00942CDB"/>
    <w:rsid w:val="00942D26"/>
    <w:rsid w:val="00942E86"/>
    <w:rsid w:val="00942F4A"/>
    <w:rsid w:val="0094301D"/>
    <w:rsid w:val="00943111"/>
    <w:rsid w:val="0094330D"/>
    <w:rsid w:val="009433D5"/>
    <w:rsid w:val="0094343C"/>
    <w:rsid w:val="00943663"/>
    <w:rsid w:val="009437BE"/>
    <w:rsid w:val="00943A0A"/>
    <w:rsid w:val="00943A5C"/>
    <w:rsid w:val="00943A7E"/>
    <w:rsid w:val="00943C10"/>
    <w:rsid w:val="00943C1A"/>
    <w:rsid w:val="00943D1C"/>
    <w:rsid w:val="00943E29"/>
    <w:rsid w:val="00943E97"/>
    <w:rsid w:val="00943EDA"/>
    <w:rsid w:val="00943F84"/>
    <w:rsid w:val="009441F1"/>
    <w:rsid w:val="0094426F"/>
    <w:rsid w:val="009442A6"/>
    <w:rsid w:val="00944451"/>
    <w:rsid w:val="009444A8"/>
    <w:rsid w:val="0094460C"/>
    <w:rsid w:val="00944945"/>
    <w:rsid w:val="0094499F"/>
    <w:rsid w:val="00944B98"/>
    <w:rsid w:val="00944BD7"/>
    <w:rsid w:val="00944C9C"/>
    <w:rsid w:val="00944CB4"/>
    <w:rsid w:val="00944CC1"/>
    <w:rsid w:val="00944EDA"/>
    <w:rsid w:val="009453F0"/>
    <w:rsid w:val="00945443"/>
    <w:rsid w:val="009454F1"/>
    <w:rsid w:val="009456F8"/>
    <w:rsid w:val="00945762"/>
    <w:rsid w:val="00945791"/>
    <w:rsid w:val="00945A01"/>
    <w:rsid w:val="00945BC9"/>
    <w:rsid w:val="00945C18"/>
    <w:rsid w:val="00945ED3"/>
    <w:rsid w:val="00945F8B"/>
    <w:rsid w:val="009460A6"/>
    <w:rsid w:val="0094612E"/>
    <w:rsid w:val="009461C7"/>
    <w:rsid w:val="009463D9"/>
    <w:rsid w:val="0094645B"/>
    <w:rsid w:val="00946488"/>
    <w:rsid w:val="00946595"/>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65"/>
    <w:rsid w:val="009475BE"/>
    <w:rsid w:val="009475D4"/>
    <w:rsid w:val="009476C8"/>
    <w:rsid w:val="009477C3"/>
    <w:rsid w:val="00947802"/>
    <w:rsid w:val="0094781F"/>
    <w:rsid w:val="00947872"/>
    <w:rsid w:val="00947934"/>
    <w:rsid w:val="00947939"/>
    <w:rsid w:val="009479FB"/>
    <w:rsid w:val="00947A3C"/>
    <w:rsid w:val="00947AA3"/>
    <w:rsid w:val="00947C03"/>
    <w:rsid w:val="00947C34"/>
    <w:rsid w:val="00947D97"/>
    <w:rsid w:val="00947EBB"/>
    <w:rsid w:val="00950014"/>
    <w:rsid w:val="00950059"/>
    <w:rsid w:val="009501B0"/>
    <w:rsid w:val="0095033D"/>
    <w:rsid w:val="009503C0"/>
    <w:rsid w:val="00950446"/>
    <w:rsid w:val="0095044F"/>
    <w:rsid w:val="0095083C"/>
    <w:rsid w:val="00950859"/>
    <w:rsid w:val="00950918"/>
    <w:rsid w:val="00950929"/>
    <w:rsid w:val="0095094F"/>
    <w:rsid w:val="009509B0"/>
    <w:rsid w:val="00950EB7"/>
    <w:rsid w:val="009514CC"/>
    <w:rsid w:val="009514E5"/>
    <w:rsid w:val="00951B16"/>
    <w:rsid w:val="00951BAE"/>
    <w:rsid w:val="00951BE9"/>
    <w:rsid w:val="00951BEC"/>
    <w:rsid w:val="00951DA4"/>
    <w:rsid w:val="00951F49"/>
    <w:rsid w:val="00951F87"/>
    <w:rsid w:val="00951F94"/>
    <w:rsid w:val="00952033"/>
    <w:rsid w:val="00952047"/>
    <w:rsid w:val="009520CC"/>
    <w:rsid w:val="00952285"/>
    <w:rsid w:val="00952315"/>
    <w:rsid w:val="009524A9"/>
    <w:rsid w:val="009526A2"/>
    <w:rsid w:val="00952963"/>
    <w:rsid w:val="00952B88"/>
    <w:rsid w:val="00952B91"/>
    <w:rsid w:val="00952BA2"/>
    <w:rsid w:val="00952BF8"/>
    <w:rsid w:val="00952D29"/>
    <w:rsid w:val="00952F8E"/>
    <w:rsid w:val="009532BE"/>
    <w:rsid w:val="00953398"/>
    <w:rsid w:val="0095340B"/>
    <w:rsid w:val="0095340E"/>
    <w:rsid w:val="0095356C"/>
    <w:rsid w:val="009537ED"/>
    <w:rsid w:val="00953B0A"/>
    <w:rsid w:val="00953C0B"/>
    <w:rsid w:val="00953C12"/>
    <w:rsid w:val="00953C54"/>
    <w:rsid w:val="00953D4C"/>
    <w:rsid w:val="00953F32"/>
    <w:rsid w:val="00953F96"/>
    <w:rsid w:val="0095401C"/>
    <w:rsid w:val="009540D4"/>
    <w:rsid w:val="009540E7"/>
    <w:rsid w:val="0095415A"/>
    <w:rsid w:val="00954395"/>
    <w:rsid w:val="009543E4"/>
    <w:rsid w:val="00954415"/>
    <w:rsid w:val="0095452A"/>
    <w:rsid w:val="009549F0"/>
    <w:rsid w:val="00954B2E"/>
    <w:rsid w:val="00954BB4"/>
    <w:rsid w:val="0095503B"/>
    <w:rsid w:val="0095514A"/>
    <w:rsid w:val="00955200"/>
    <w:rsid w:val="00955339"/>
    <w:rsid w:val="00955676"/>
    <w:rsid w:val="00955702"/>
    <w:rsid w:val="009558D8"/>
    <w:rsid w:val="00955F1A"/>
    <w:rsid w:val="00955F5C"/>
    <w:rsid w:val="00955FD0"/>
    <w:rsid w:val="00956037"/>
    <w:rsid w:val="009560AC"/>
    <w:rsid w:val="0095611E"/>
    <w:rsid w:val="0095615C"/>
    <w:rsid w:val="0095619C"/>
    <w:rsid w:val="009561E9"/>
    <w:rsid w:val="00956756"/>
    <w:rsid w:val="0095675B"/>
    <w:rsid w:val="00956857"/>
    <w:rsid w:val="00956A3E"/>
    <w:rsid w:val="00956A93"/>
    <w:rsid w:val="00956AD2"/>
    <w:rsid w:val="00956C6E"/>
    <w:rsid w:val="00956E56"/>
    <w:rsid w:val="00956F28"/>
    <w:rsid w:val="00956F2A"/>
    <w:rsid w:val="00956F73"/>
    <w:rsid w:val="00957238"/>
    <w:rsid w:val="0095745A"/>
    <w:rsid w:val="00957574"/>
    <w:rsid w:val="009575BF"/>
    <w:rsid w:val="0095767A"/>
    <w:rsid w:val="00957864"/>
    <w:rsid w:val="009578C3"/>
    <w:rsid w:val="009578DA"/>
    <w:rsid w:val="00957A83"/>
    <w:rsid w:val="00957B8D"/>
    <w:rsid w:val="00957C6E"/>
    <w:rsid w:val="00957D63"/>
    <w:rsid w:val="00957D89"/>
    <w:rsid w:val="00957F53"/>
    <w:rsid w:val="00957FE3"/>
    <w:rsid w:val="00960113"/>
    <w:rsid w:val="009601F3"/>
    <w:rsid w:val="009603C7"/>
    <w:rsid w:val="0096067A"/>
    <w:rsid w:val="00960736"/>
    <w:rsid w:val="009608D5"/>
    <w:rsid w:val="009609D0"/>
    <w:rsid w:val="00960AFE"/>
    <w:rsid w:val="00960B50"/>
    <w:rsid w:val="00960B86"/>
    <w:rsid w:val="00960F10"/>
    <w:rsid w:val="00960FA4"/>
    <w:rsid w:val="009614E0"/>
    <w:rsid w:val="00961636"/>
    <w:rsid w:val="0096181E"/>
    <w:rsid w:val="009618A3"/>
    <w:rsid w:val="00961A09"/>
    <w:rsid w:val="00961C40"/>
    <w:rsid w:val="00961D30"/>
    <w:rsid w:val="00961FA6"/>
    <w:rsid w:val="0096225A"/>
    <w:rsid w:val="0096227E"/>
    <w:rsid w:val="009623F1"/>
    <w:rsid w:val="009624FD"/>
    <w:rsid w:val="009625AF"/>
    <w:rsid w:val="00962622"/>
    <w:rsid w:val="009628EE"/>
    <w:rsid w:val="009628F7"/>
    <w:rsid w:val="0096295A"/>
    <w:rsid w:val="00962ABD"/>
    <w:rsid w:val="00962AFC"/>
    <w:rsid w:val="00962B2C"/>
    <w:rsid w:val="00962C70"/>
    <w:rsid w:val="00962CB7"/>
    <w:rsid w:val="00962CE0"/>
    <w:rsid w:val="00962D2C"/>
    <w:rsid w:val="00962E94"/>
    <w:rsid w:val="00962F8A"/>
    <w:rsid w:val="00962F99"/>
    <w:rsid w:val="00963017"/>
    <w:rsid w:val="00963099"/>
    <w:rsid w:val="009630EF"/>
    <w:rsid w:val="009630FB"/>
    <w:rsid w:val="00963389"/>
    <w:rsid w:val="00963395"/>
    <w:rsid w:val="009634C3"/>
    <w:rsid w:val="00963951"/>
    <w:rsid w:val="0096398D"/>
    <w:rsid w:val="00963A51"/>
    <w:rsid w:val="00963C2A"/>
    <w:rsid w:val="00963D6C"/>
    <w:rsid w:val="00963D90"/>
    <w:rsid w:val="00963DD2"/>
    <w:rsid w:val="00963E05"/>
    <w:rsid w:val="00963ED4"/>
    <w:rsid w:val="00963F21"/>
    <w:rsid w:val="00964072"/>
    <w:rsid w:val="0096431F"/>
    <w:rsid w:val="009643F7"/>
    <w:rsid w:val="00964474"/>
    <w:rsid w:val="00964649"/>
    <w:rsid w:val="009647BA"/>
    <w:rsid w:val="00964895"/>
    <w:rsid w:val="00964A9D"/>
    <w:rsid w:val="00964BCE"/>
    <w:rsid w:val="00964E37"/>
    <w:rsid w:val="00964F90"/>
    <w:rsid w:val="0096501D"/>
    <w:rsid w:val="00965095"/>
    <w:rsid w:val="00965112"/>
    <w:rsid w:val="009652B8"/>
    <w:rsid w:val="00965300"/>
    <w:rsid w:val="009653E7"/>
    <w:rsid w:val="00965405"/>
    <w:rsid w:val="00965554"/>
    <w:rsid w:val="00965619"/>
    <w:rsid w:val="009656F0"/>
    <w:rsid w:val="00965912"/>
    <w:rsid w:val="009659E3"/>
    <w:rsid w:val="00965AED"/>
    <w:rsid w:val="00965D01"/>
    <w:rsid w:val="00965D66"/>
    <w:rsid w:val="00965E3F"/>
    <w:rsid w:val="0096600C"/>
    <w:rsid w:val="00966035"/>
    <w:rsid w:val="009660DD"/>
    <w:rsid w:val="009660EE"/>
    <w:rsid w:val="009662BD"/>
    <w:rsid w:val="009663C3"/>
    <w:rsid w:val="00966518"/>
    <w:rsid w:val="00966665"/>
    <w:rsid w:val="0096696C"/>
    <w:rsid w:val="00966A85"/>
    <w:rsid w:val="00966AE5"/>
    <w:rsid w:val="00966B23"/>
    <w:rsid w:val="00966B24"/>
    <w:rsid w:val="00966D15"/>
    <w:rsid w:val="00966D26"/>
    <w:rsid w:val="00966E95"/>
    <w:rsid w:val="0096703E"/>
    <w:rsid w:val="009670E3"/>
    <w:rsid w:val="00967290"/>
    <w:rsid w:val="009672AC"/>
    <w:rsid w:val="0096745C"/>
    <w:rsid w:val="00967477"/>
    <w:rsid w:val="0096790E"/>
    <w:rsid w:val="00967A58"/>
    <w:rsid w:val="00967ABF"/>
    <w:rsid w:val="00967AEA"/>
    <w:rsid w:val="00967D9A"/>
    <w:rsid w:val="00967EB6"/>
    <w:rsid w:val="00967EE1"/>
    <w:rsid w:val="00967F89"/>
    <w:rsid w:val="0097001B"/>
    <w:rsid w:val="009700A3"/>
    <w:rsid w:val="00970172"/>
    <w:rsid w:val="0097017A"/>
    <w:rsid w:val="0097026D"/>
    <w:rsid w:val="00970290"/>
    <w:rsid w:val="00970297"/>
    <w:rsid w:val="009703DD"/>
    <w:rsid w:val="0097047B"/>
    <w:rsid w:val="00970619"/>
    <w:rsid w:val="00970832"/>
    <w:rsid w:val="00970859"/>
    <w:rsid w:val="00970954"/>
    <w:rsid w:val="00970AE0"/>
    <w:rsid w:val="00970BE5"/>
    <w:rsid w:val="00970C96"/>
    <w:rsid w:val="00970CD1"/>
    <w:rsid w:val="00970F07"/>
    <w:rsid w:val="0097109F"/>
    <w:rsid w:val="009710A0"/>
    <w:rsid w:val="00971291"/>
    <w:rsid w:val="00971319"/>
    <w:rsid w:val="00971326"/>
    <w:rsid w:val="009713A6"/>
    <w:rsid w:val="009715BE"/>
    <w:rsid w:val="009716AD"/>
    <w:rsid w:val="009717FA"/>
    <w:rsid w:val="009718AC"/>
    <w:rsid w:val="009718C5"/>
    <w:rsid w:val="00971A1C"/>
    <w:rsid w:val="00971B2B"/>
    <w:rsid w:val="00971C40"/>
    <w:rsid w:val="00971C86"/>
    <w:rsid w:val="00971D00"/>
    <w:rsid w:val="00971D36"/>
    <w:rsid w:val="00971F12"/>
    <w:rsid w:val="0097208A"/>
    <w:rsid w:val="009720FE"/>
    <w:rsid w:val="009721F5"/>
    <w:rsid w:val="00972255"/>
    <w:rsid w:val="009722F3"/>
    <w:rsid w:val="0097230E"/>
    <w:rsid w:val="0097236F"/>
    <w:rsid w:val="009724FD"/>
    <w:rsid w:val="0097273D"/>
    <w:rsid w:val="0097275E"/>
    <w:rsid w:val="00972774"/>
    <w:rsid w:val="00972965"/>
    <w:rsid w:val="00972973"/>
    <w:rsid w:val="00972B8B"/>
    <w:rsid w:val="00972BC5"/>
    <w:rsid w:val="00972CE8"/>
    <w:rsid w:val="00972F00"/>
    <w:rsid w:val="00973494"/>
    <w:rsid w:val="009734BA"/>
    <w:rsid w:val="009734EE"/>
    <w:rsid w:val="00973585"/>
    <w:rsid w:val="00973699"/>
    <w:rsid w:val="009737FC"/>
    <w:rsid w:val="00973D5F"/>
    <w:rsid w:val="00973D6E"/>
    <w:rsid w:val="00973D79"/>
    <w:rsid w:val="00973E25"/>
    <w:rsid w:val="00973F10"/>
    <w:rsid w:val="0097415C"/>
    <w:rsid w:val="009742E8"/>
    <w:rsid w:val="009744D9"/>
    <w:rsid w:val="00974505"/>
    <w:rsid w:val="0097467F"/>
    <w:rsid w:val="00974762"/>
    <w:rsid w:val="00974871"/>
    <w:rsid w:val="00974944"/>
    <w:rsid w:val="00974B2D"/>
    <w:rsid w:val="00974BD9"/>
    <w:rsid w:val="00974BDD"/>
    <w:rsid w:val="00974D74"/>
    <w:rsid w:val="00974F6F"/>
    <w:rsid w:val="00975195"/>
    <w:rsid w:val="009752D7"/>
    <w:rsid w:val="00975491"/>
    <w:rsid w:val="00975526"/>
    <w:rsid w:val="00975620"/>
    <w:rsid w:val="009759A6"/>
    <w:rsid w:val="009759B9"/>
    <w:rsid w:val="00975AD2"/>
    <w:rsid w:val="00975B27"/>
    <w:rsid w:val="00975CB8"/>
    <w:rsid w:val="00975CED"/>
    <w:rsid w:val="00975D95"/>
    <w:rsid w:val="00975E68"/>
    <w:rsid w:val="00975EEB"/>
    <w:rsid w:val="00975F84"/>
    <w:rsid w:val="009761A5"/>
    <w:rsid w:val="0097621E"/>
    <w:rsid w:val="00976253"/>
    <w:rsid w:val="00976366"/>
    <w:rsid w:val="009763BC"/>
    <w:rsid w:val="009763EE"/>
    <w:rsid w:val="0097656D"/>
    <w:rsid w:val="0097673C"/>
    <w:rsid w:val="00976826"/>
    <w:rsid w:val="00976832"/>
    <w:rsid w:val="0097692A"/>
    <w:rsid w:val="00976A6B"/>
    <w:rsid w:val="00976C1B"/>
    <w:rsid w:val="00976C9E"/>
    <w:rsid w:val="00976DA1"/>
    <w:rsid w:val="00976F0A"/>
    <w:rsid w:val="009771E6"/>
    <w:rsid w:val="009772D2"/>
    <w:rsid w:val="0097757B"/>
    <w:rsid w:val="00977692"/>
    <w:rsid w:val="009776DB"/>
    <w:rsid w:val="00977B6D"/>
    <w:rsid w:val="00977BA7"/>
    <w:rsid w:val="00977BD6"/>
    <w:rsid w:val="00977D98"/>
    <w:rsid w:val="00977DE4"/>
    <w:rsid w:val="00977E1E"/>
    <w:rsid w:val="0098013A"/>
    <w:rsid w:val="0098013D"/>
    <w:rsid w:val="009802AA"/>
    <w:rsid w:val="00980351"/>
    <w:rsid w:val="00980353"/>
    <w:rsid w:val="0098071F"/>
    <w:rsid w:val="00980819"/>
    <w:rsid w:val="009809B1"/>
    <w:rsid w:val="009809FF"/>
    <w:rsid w:val="00980A05"/>
    <w:rsid w:val="00980B6C"/>
    <w:rsid w:val="00980CA0"/>
    <w:rsid w:val="00980CAC"/>
    <w:rsid w:val="00980CAF"/>
    <w:rsid w:val="00980CD1"/>
    <w:rsid w:val="00980CDD"/>
    <w:rsid w:val="00980D96"/>
    <w:rsid w:val="00980EC5"/>
    <w:rsid w:val="00980FBE"/>
    <w:rsid w:val="00981077"/>
    <w:rsid w:val="009812B6"/>
    <w:rsid w:val="009815C0"/>
    <w:rsid w:val="009815F4"/>
    <w:rsid w:val="00981600"/>
    <w:rsid w:val="00981990"/>
    <w:rsid w:val="009819E3"/>
    <w:rsid w:val="00981A05"/>
    <w:rsid w:val="00981AC6"/>
    <w:rsid w:val="00981DDA"/>
    <w:rsid w:val="00981EC1"/>
    <w:rsid w:val="00981F32"/>
    <w:rsid w:val="00981F88"/>
    <w:rsid w:val="00981F8A"/>
    <w:rsid w:val="00982342"/>
    <w:rsid w:val="00982469"/>
    <w:rsid w:val="009824D2"/>
    <w:rsid w:val="00982519"/>
    <w:rsid w:val="00982920"/>
    <w:rsid w:val="00982B9E"/>
    <w:rsid w:val="00982D60"/>
    <w:rsid w:val="00982DEB"/>
    <w:rsid w:val="00982E31"/>
    <w:rsid w:val="00982E91"/>
    <w:rsid w:val="00982F40"/>
    <w:rsid w:val="00983142"/>
    <w:rsid w:val="009834E8"/>
    <w:rsid w:val="00983584"/>
    <w:rsid w:val="009837D2"/>
    <w:rsid w:val="00983BBA"/>
    <w:rsid w:val="00983EC7"/>
    <w:rsid w:val="00983F3E"/>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0F"/>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7D"/>
    <w:rsid w:val="00985E88"/>
    <w:rsid w:val="00985EDC"/>
    <w:rsid w:val="00985F37"/>
    <w:rsid w:val="0098614E"/>
    <w:rsid w:val="009861F2"/>
    <w:rsid w:val="009862CB"/>
    <w:rsid w:val="00986332"/>
    <w:rsid w:val="009863C2"/>
    <w:rsid w:val="00986483"/>
    <w:rsid w:val="00986664"/>
    <w:rsid w:val="0098675D"/>
    <w:rsid w:val="00986834"/>
    <w:rsid w:val="00986856"/>
    <w:rsid w:val="00986970"/>
    <w:rsid w:val="00986B0D"/>
    <w:rsid w:val="00986B18"/>
    <w:rsid w:val="00986B1E"/>
    <w:rsid w:val="009870AE"/>
    <w:rsid w:val="009870D8"/>
    <w:rsid w:val="009870E1"/>
    <w:rsid w:val="009874E2"/>
    <w:rsid w:val="0098767B"/>
    <w:rsid w:val="0098790B"/>
    <w:rsid w:val="00987932"/>
    <w:rsid w:val="0098799D"/>
    <w:rsid w:val="00987DC5"/>
    <w:rsid w:val="00987DCD"/>
    <w:rsid w:val="00987DD2"/>
    <w:rsid w:val="00987DF1"/>
    <w:rsid w:val="00987DFB"/>
    <w:rsid w:val="009902F6"/>
    <w:rsid w:val="00990398"/>
    <w:rsid w:val="0099047C"/>
    <w:rsid w:val="0099068A"/>
    <w:rsid w:val="0099086B"/>
    <w:rsid w:val="00990AEF"/>
    <w:rsid w:val="00990AF5"/>
    <w:rsid w:val="00990AFD"/>
    <w:rsid w:val="00990D41"/>
    <w:rsid w:val="00990D7B"/>
    <w:rsid w:val="00990DD0"/>
    <w:rsid w:val="00990DF7"/>
    <w:rsid w:val="00990E04"/>
    <w:rsid w:val="00990F75"/>
    <w:rsid w:val="00991179"/>
    <w:rsid w:val="00991371"/>
    <w:rsid w:val="0099145F"/>
    <w:rsid w:val="00991460"/>
    <w:rsid w:val="00991491"/>
    <w:rsid w:val="0099151F"/>
    <w:rsid w:val="00991600"/>
    <w:rsid w:val="00991665"/>
    <w:rsid w:val="00991816"/>
    <w:rsid w:val="00991873"/>
    <w:rsid w:val="0099197D"/>
    <w:rsid w:val="00991AE0"/>
    <w:rsid w:val="00991BDB"/>
    <w:rsid w:val="00991BED"/>
    <w:rsid w:val="00991C54"/>
    <w:rsid w:val="00991DFD"/>
    <w:rsid w:val="00991E60"/>
    <w:rsid w:val="00991E80"/>
    <w:rsid w:val="00991EF6"/>
    <w:rsid w:val="00991F28"/>
    <w:rsid w:val="00991FD2"/>
    <w:rsid w:val="00992055"/>
    <w:rsid w:val="00992163"/>
    <w:rsid w:val="009921F9"/>
    <w:rsid w:val="009924F5"/>
    <w:rsid w:val="00992812"/>
    <w:rsid w:val="00992867"/>
    <w:rsid w:val="0099297D"/>
    <w:rsid w:val="0099298B"/>
    <w:rsid w:val="009929FD"/>
    <w:rsid w:val="00992C6D"/>
    <w:rsid w:val="00992CC3"/>
    <w:rsid w:val="00992DA1"/>
    <w:rsid w:val="00993033"/>
    <w:rsid w:val="00993176"/>
    <w:rsid w:val="00993273"/>
    <w:rsid w:val="00993415"/>
    <w:rsid w:val="009935F0"/>
    <w:rsid w:val="00993682"/>
    <w:rsid w:val="00993725"/>
    <w:rsid w:val="009937DC"/>
    <w:rsid w:val="00993A11"/>
    <w:rsid w:val="00993A5E"/>
    <w:rsid w:val="00993F1F"/>
    <w:rsid w:val="00993F52"/>
    <w:rsid w:val="00993F8C"/>
    <w:rsid w:val="009942B7"/>
    <w:rsid w:val="00994366"/>
    <w:rsid w:val="00994418"/>
    <w:rsid w:val="00994843"/>
    <w:rsid w:val="00994BA7"/>
    <w:rsid w:val="00994C06"/>
    <w:rsid w:val="00994EDA"/>
    <w:rsid w:val="00994FCD"/>
    <w:rsid w:val="009951FC"/>
    <w:rsid w:val="0099523D"/>
    <w:rsid w:val="00995343"/>
    <w:rsid w:val="00995404"/>
    <w:rsid w:val="00995463"/>
    <w:rsid w:val="009954F5"/>
    <w:rsid w:val="00995533"/>
    <w:rsid w:val="009955CF"/>
    <w:rsid w:val="0099570C"/>
    <w:rsid w:val="00995757"/>
    <w:rsid w:val="00995956"/>
    <w:rsid w:val="0099597B"/>
    <w:rsid w:val="00995997"/>
    <w:rsid w:val="00995EB2"/>
    <w:rsid w:val="00995FB2"/>
    <w:rsid w:val="0099634E"/>
    <w:rsid w:val="0099636F"/>
    <w:rsid w:val="009963EE"/>
    <w:rsid w:val="00996531"/>
    <w:rsid w:val="00996574"/>
    <w:rsid w:val="0099660D"/>
    <w:rsid w:val="00996714"/>
    <w:rsid w:val="0099685B"/>
    <w:rsid w:val="0099688B"/>
    <w:rsid w:val="009968D9"/>
    <w:rsid w:val="00996A5A"/>
    <w:rsid w:val="00996B98"/>
    <w:rsid w:val="00996D7B"/>
    <w:rsid w:val="00996E31"/>
    <w:rsid w:val="00996EAE"/>
    <w:rsid w:val="00996FB7"/>
    <w:rsid w:val="0099746C"/>
    <w:rsid w:val="009978AC"/>
    <w:rsid w:val="009979EB"/>
    <w:rsid w:val="009979F4"/>
    <w:rsid w:val="00997AF1"/>
    <w:rsid w:val="00997BEC"/>
    <w:rsid w:val="00997C94"/>
    <w:rsid w:val="00997E6E"/>
    <w:rsid w:val="00997ECE"/>
    <w:rsid w:val="00997FAE"/>
    <w:rsid w:val="009A007F"/>
    <w:rsid w:val="009A00E5"/>
    <w:rsid w:val="009A00F2"/>
    <w:rsid w:val="009A0365"/>
    <w:rsid w:val="009A051A"/>
    <w:rsid w:val="009A0526"/>
    <w:rsid w:val="009A0563"/>
    <w:rsid w:val="009A05E5"/>
    <w:rsid w:val="009A09FD"/>
    <w:rsid w:val="009A0AEE"/>
    <w:rsid w:val="009A0CBA"/>
    <w:rsid w:val="009A0CE7"/>
    <w:rsid w:val="009A0D7A"/>
    <w:rsid w:val="009A0DBB"/>
    <w:rsid w:val="009A0E28"/>
    <w:rsid w:val="009A0F63"/>
    <w:rsid w:val="009A1215"/>
    <w:rsid w:val="009A1238"/>
    <w:rsid w:val="009A1347"/>
    <w:rsid w:val="009A14E0"/>
    <w:rsid w:val="009A19BD"/>
    <w:rsid w:val="009A1A3D"/>
    <w:rsid w:val="009A1B19"/>
    <w:rsid w:val="009A1CD3"/>
    <w:rsid w:val="009A1E33"/>
    <w:rsid w:val="009A1F7B"/>
    <w:rsid w:val="009A1FA3"/>
    <w:rsid w:val="009A2067"/>
    <w:rsid w:val="009A211D"/>
    <w:rsid w:val="009A2196"/>
    <w:rsid w:val="009A2726"/>
    <w:rsid w:val="009A27BF"/>
    <w:rsid w:val="009A27D9"/>
    <w:rsid w:val="009A2F66"/>
    <w:rsid w:val="009A30E5"/>
    <w:rsid w:val="009A322E"/>
    <w:rsid w:val="009A3251"/>
    <w:rsid w:val="009A329C"/>
    <w:rsid w:val="009A3341"/>
    <w:rsid w:val="009A334B"/>
    <w:rsid w:val="009A33F7"/>
    <w:rsid w:val="009A34E7"/>
    <w:rsid w:val="009A3541"/>
    <w:rsid w:val="009A3546"/>
    <w:rsid w:val="009A35EC"/>
    <w:rsid w:val="009A3629"/>
    <w:rsid w:val="009A3648"/>
    <w:rsid w:val="009A36AE"/>
    <w:rsid w:val="009A36B1"/>
    <w:rsid w:val="009A396D"/>
    <w:rsid w:val="009A3B38"/>
    <w:rsid w:val="009A3BC4"/>
    <w:rsid w:val="009A3C66"/>
    <w:rsid w:val="009A3CD2"/>
    <w:rsid w:val="009A405A"/>
    <w:rsid w:val="009A40BB"/>
    <w:rsid w:val="009A4167"/>
    <w:rsid w:val="009A42DF"/>
    <w:rsid w:val="009A43C7"/>
    <w:rsid w:val="009A43C9"/>
    <w:rsid w:val="009A47F0"/>
    <w:rsid w:val="009A4948"/>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6B4"/>
    <w:rsid w:val="009A6722"/>
    <w:rsid w:val="009A6AFF"/>
    <w:rsid w:val="009A6DD3"/>
    <w:rsid w:val="009A6ED6"/>
    <w:rsid w:val="009A71DF"/>
    <w:rsid w:val="009A72C9"/>
    <w:rsid w:val="009A732F"/>
    <w:rsid w:val="009A7538"/>
    <w:rsid w:val="009A765F"/>
    <w:rsid w:val="009A766D"/>
    <w:rsid w:val="009A7705"/>
    <w:rsid w:val="009A7941"/>
    <w:rsid w:val="009A7987"/>
    <w:rsid w:val="009A79C3"/>
    <w:rsid w:val="009A7A56"/>
    <w:rsid w:val="009A7B23"/>
    <w:rsid w:val="009A7F26"/>
    <w:rsid w:val="009A7FBB"/>
    <w:rsid w:val="009B0010"/>
    <w:rsid w:val="009B0451"/>
    <w:rsid w:val="009B047E"/>
    <w:rsid w:val="009B058D"/>
    <w:rsid w:val="009B05F7"/>
    <w:rsid w:val="009B0716"/>
    <w:rsid w:val="009B07BD"/>
    <w:rsid w:val="009B0B1C"/>
    <w:rsid w:val="009B0B47"/>
    <w:rsid w:val="009B0B8D"/>
    <w:rsid w:val="009B0CD1"/>
    <w:rsid w:val="009B10CE"/>
    <w:rsid w:val="009B1166"/>
    <w:rsid w:val="009B11F3"/>
    <w:rsid w:val="009B1214"/>
    <w:rsid w:val="009B1447"/>
    <w:rsid w:val="009B14EA"/>
    <w:rsid w:val="009B1AB1"/>
    <w:rsid w:val="009B1B02"/>
    <w:rsid w:val="009B1B8A"/>
    <w:rsid w:val="009B1BA2"/>
    <w:rsid w:val="009B1BD0"/>
    <w:rsid w:val="009B1BDD"/>
    <w:rsid w:val="009B1D4A"/>
    <w:rsid w:val="009B1DB4"/>
    <w:rsid w:val="009B1EA0"/>
    <w:rsid w:val="009B2096"/>
    <w:rsid w:val="009B2135"/>
    <w:rsid w:val="009B225E"/>
    <w:rsid w:val="009B232A"/>
    <w:rsid w:val="009B25B6"/>
    <w:rsid w:val="009B2643"/>
    <w:rsid w:val="009B28D9"/>
    <w:rsid w:val="009B29AC"/>
    <w:rsid w:val="009B2B90"/>
    <w:rsid w:val="009B2D7D"/>
    <w:rsid w:val="009B2DE4"/>
    <w:rsid w:val="009B2F5F"/>
    <w:rsid w:val="009B2FC4"/>
    <w:rsid w:val="009B300D"/>
    <w:rsid w:val="009B3050"/>
    <w:rsid w:val="009B3112"/>
    <w:rsid w:val="009B31EC"/>
    <w:rsid w:val="009B31FF"/>
    <w:rsid w:val="009B33FD"/>
    <w:rsid w:val="009B3425"/>
    <w:rsid w:val="009B354E"/>
    <w:rsid w:val="009B3720"/>
    <w:rsid w:val="009B38BE"/>
    <w:rsid w:val="009B38D8"/>
    <w:rsid w:val="009B39B3"/>
    <w:rsid w:val="009B3A19"/>
    <w:rsid w:val="009B3A73"/>
    <w:rsid w:val="009B3A89"/>
    <w:rsid w:val="009B3C07"/>
    <w:rsid w:val="009B3C11"/>
    <w:rsid w:val="009B3C9C"/>
    <w:rsid w:val="009B3D8A"/>
    <w:rsid w:val="009B3DAC"/>
    <w:rsid w:val="009B3DCD"/>
    <w:rsid w:val="009B3FD2"/>
    <w:rsid w:val="009B407A"/>
    <w:rsid w:val="009B41D8"/>
    <w:rsid w:val="009B4220"/>
    <w:rsid w:val="009B42B7"/>
    <w:rsid w:val="009B431A"/>
    <w:rsid w:val="009B43E7"/>
    <w:rsid w:val="009B44F5"/>
    <w:rsid w:val="009B45D3"/>
    <w:rsid w:val="009B488C"/>
    <w:rsid w:val="009B493A"/>
    <w:rsid w:val="009B49F0"/>
    <w:rsid w:val="009B4AEB"/>
    <w:rsid w:val="009B4DE1"/>
    <w:rsid w:val="009B4E3A"/>
    <w:rsid w:val="009B4E7A"/>
    <w:rsid w:val="009B4E91"/>
    <w:rsid w:val="009B4F39"/>
    <w:rsid w:val="009B4FAE"/>
    <w:rsid w:val="009B5181"/>
    <w:rsid w:val="009B52A8"/>
    <w:rsid w:val="009B5358"/>
    <w:rsid w:val="009B5361"/>
    <w:rsid w:val="009B5389"/>
    <w:rsid w:val="009B554A"/>
    <w:rsid w:val="009B55CD"/>
    <w:rsid w:val="009B5666"/>
    <w:rsid w:val="009B57C7"/>
    <w:rsid w:val="009B5B77"/>
    <w:rsid w:val="009B5DD3"/>
    <w:rsid w:val="009B5E77"/>
    <w:rsid w:val="009B5F35"/>
    <w:rsid w:val="009B6069"/>
    <w:rsid w:val="009B61FC"/>
    <w:rsid w:val="009B6216"/>
    <w:rsid w:val="009B62DD"/>
    <w:rsid w:val="009B62F6"/>
    <w:rsid w:val="009B64F8"/>
    <w:rsid w:val="009B64FC"/>
    <w:rsid w:val="009B6587"/>
    <w:rsid w:val="009B65BB"/>
    <w:rsid w:val="009B6824"/>
    <w:rsid w:val="009B6899"/>
    <w:rsid w:val="009B6B48"/>
    <w:rsid w:val="009B6BAE"/>
    <w:rsid w:val="009B6CC7"/>
    <w:rsid w:val="009B6CEE"/>
    <w:rsid w:val="009B6CF8"/>
    <w:rsid w:val="009B6F6F"/>
    <w:rsid w:val="009B706A"/>
    <w:rsid w:val="009B7098"/>
    <w:rsid w:val="009B70D1"/>
    <w:rsid w:val="009B711F"/>
    <w:rsid w:val="009B7201"/>
    <w:rsid w:val="009B7212"/>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1A5"/>
    <w:rsid w:val="009C026F"/>
    <w:rsid w:val="009C02F9"/>
    <w:rsid w:val="009C034E"/>
    <w:rsid w:val="009C04FE"/>
    <w:rsid w:val="009C0653"/>
    <w:rsid w:val="009C0836"/>
    <w:rsid w:val="009C099A"/>
    <w:rsid w:val="009C0A90"/>
    <w:rsid w:val="009C0AB6"/>
    <w:rsid w:val="009C0B1B"/>
    <w:rsid w:val="009C1285"/>
    <w:rsid w:val="009C13C1"/>
    <w:rsid w:val="009C14D9"/>
    <w:rsid w:val="009C16A2"/>
    <w:rsid w:val="009C19BA"/>
    <w:rsid w:val="009C19C0"/>
    <w:rsid w:val="009C1A45"/>
    <w:rsid w:val="009C1ABE"/>
    <w:rsid w:val="009C1B7A"/>
    <w:rsid w:val="009C1BC0"/>
    <w:rsid w:val="009C1D59"/>
    <w:rsid w:val="009C1D63"/>
    <w:rsid w:val="009C1E29"/>
    <w:rsid w:val="009C1FCB"/>
    <w:rsid w:val="009C201B"/>
    <w:rsid w:val="009C2185"/>
    <w:rsid w:val="009C230C"/>
    <w:rsid w:val="009C232B"/>
    <w:rsid w:val="009C2362"/>
    <w:rsid w:val="009C2512"/>
    <w:rsid w:val="009C2695"/>
    <w:rsid w:val="009C26BA"/>
    <w:rsid w:val="009C26E1"/>
    <w:rsid w:val="009C276F"/>
    <w:rsid w:val="009C279B"/>
    <w:rsid w:val="009C27C2"/>
    <w:rsid w:val="009C2999"/>
    <w:rsid w:val="009C2A52"/>
    <w:rsid w:val="009C2BB2"/>
    <w:rsid w:val="009C2C1A"/>
    <w:rsid w:val="009C2DD2"/>
    <w:rsid w:val="009C3046"/>
    <w:rsid w:val="009C30FC"/>
    <w:rsid w:val="009C3160"/>
    <w:rsid w:val="009C3181"/>
    <w:rsid w:val="009C33F8"/>
    <w:rsid w:val="009C34E1"/>
    <w:rsid w:val="009C35D0"/>
    <w:rsid w:val="009C3677"/>
    <w:rsid w:val="009C37F0"/>
    <w:rsid w:val="009C3862"/>
    <w:rsid w:val="009C3ABD"/>
    <w:rsid w:val="009C3EE5"/>
    <w:rsid w:val="009C431A"/>
    <w:rsid w:val="009C43D8"/>
    <w:rsid w:val="009C4457"/>
    <w:rsid w:val="009C447F"/>
    <w:rsid w:val="009C44FA"/>
    <w:rsid w:val="009C4552"/>
    <w:rsid w:val="009C45B0"/>
    <w:rsid w:val="009C4756"/>
    <w:rsid w:val="009C47EE"/>
    <w:rsid w:val="009C4881"/>
    <w:rsid w:val="009C4907"/>
    <w:rsid w:val="009C490C"/>
    <w:rsid w:val="009C4919"/>
    <w:rsid w:val="009C496E"/>
    <w:rsid w:val="009C4C1C"/>
    <w:rsid w:val="009C4CD8"/>
    <w:rsid w:val="009C4F33"/>
    <w:rsid w:val="009C4F48"/>
    <w:rsid w:val="009C51B5"/>
    <w:rsid w:val="009C51D7"/>
    <w:rsid w:val="009C52D1"/>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D45"/>
    <w:rsid w:val="009C7F47"/>
    <w:rsid w:val="009C7F49"/>
    <w:rsid w:val="009C7F72"/>
    <w:rsid w:val="009D04CE"/>
    <w:rsid w:val="009D0964"/>
    <w:rsid w:val="009D0A21"/>
    <w:rsid w:val="009D0A43"/>
    <w:rsid w:val="009D0F97"/>
    <w:rsid w:val="009D0FAA"/>
    <w:rsid w:val="009D126F"/>
    <w:rsid w:val="009D139A"/>
    <w:rsid w:val="009D13A1"/>
    <w:rsid w:val="009D173F"/>
    <w:rsid w:val="009D1A92"/>
    <w:rsid w:val="009D1CF0"/>
    <w:rsid w:val="009D1DC6"/>
    <w:rsid w:val="009D1DE4"/>
    <w:rsid w:val="009D1DE8"/>
    <w:rsid w:val="009D1F58"/>
    <w:rsid w:val="009D21A4"/>
    <w:rsid w:val="009D2275"/>
    <w:rsid w:val="009D24A2"/>
    <w:rsid w:val="009D2507"/>
    <w:rsid w:val="009D2531"/>
    <w:rsid w:val="009D2569"/>
    <w:rsid w:val="009D2BA6"/>
    <w:rsid w:val="009D2C0E"/>
    <w:rsid w:val="009D2CB9"/>
    <w:rsid w:val="009D2D68"/>
    <w:rsid w:val="009D2DC9"/>
    <w:rsid w:val="009D2E7A"/>
    <w:rsid w:val="009D2EB8"/>
    <w:rsid w:val="009D3028"/>
    <w:rsid w:val="009D3034"/>
    <w:rsid w:val="009D3057"/>
    <w:rsid w:val="009D34DD"/>
    <w:rsid w:val="009D3541"/>
    <w:rsid w:val="009D36CC"/>
    <w:rsid w:val="009D38A2"/>
    <w:rsid w:val="009D3B6B"/>
    <w:rsid w:val="009D3BC6"/>
    <w:rsid w:val="009D3D75"/>
    <w:rsid w:val="009D3FE7"/>
    <w:rsid w:val="009D4145"/>
    <w:rsid w:val="009D46EF"/>
    <w:rsid w:val="009D4A5E"/>
    <w:rsid w:val="009D4AC0"/>
    <w:rsid w:val="009D4EAD"/>
    <w:rsid w:val="009D51FF"/>
    <w:rsid w:val="009D5201"/>
    <w:rsid w:val="009D5219"/>
    <w:rsid w:val="009D5317"/>
    <w:rsid w:val="009D548C"/>
    <w:rsid w:val="009D556F"/>
    <w:rsid w:val="009D5570"/>
    <w:rsid w:val="009D55A7"/>
    <w:rsid w:val="009D5781"/>
    <w:rsid w:val="009D5807"/>
    <w:rsid w:val="009D5B49"/>
    <w:rsid w:val="009D5C10"/>
    <w:rsid w:val="009D5E36"/>
    <w:rsid w:val="009D5F09"/>
    <w:rsid w:val="009D606F"/>
    <w:rsid w:val="009D611E"/>
    <w:rsid w:val="009D627C"/>
    <w:rsid w:val="009D6385"/>
    <w:rsid w:val="009D648F"/>
    <w:rsid w:val="009D662C"/>
    <w:rsid w:val="009D67DF"/>
    <w:rsid w:val="009D6990"/>
    <w:rsid w:val="009D6A63"/>
    <w:rsid w:val="009D6DB9"/>
    <w:rsid w:val="009D6E7C"/>
    <w:rsid w:val="009D6EC7"/>
    <w:rsid w:val="009D6EFD"/>
    <w:rsid w:val="009D70A9"/>
    <w:rsid w:val="009D718F"/>
    <w:rsid w:val="009D784E"/>
    <w:rsid w:val="009D7919"/>
    <w:rsid w:val="009D7989"/>
    <w:rsid w:val="009D79A6"/>
    <w:rsid w:val="009D7A82"/>
    <w:rsid w:val="009D7C8F"/>
    <w:rsid w:val="009D7F67"/>
    <w:rsid w:val="009E0128"/>
    <w:rsid w:val="009E03B4"/>
    <w:rsid w:val="009E04B6"/>
    <w:rsid w:val="009E07E2"/>
    <w:rsid w:val="009E0851"/>
    <w:rsid w:val="009E08B4"/>
    <w:rsid w:val="009E0BA9"/>
    <w:rsid w:val="009E0C4A"/>
    <w:rsid w:val="009E0D06"/>
    <w:rsid w:val="009E0E45"/>
    <w:rsid w:val="009E0E4F"/>
    <w:rsid w:val="009E0EE4"/>
    <w:rsid w:val="009E0FD3"/>
    <w:rsid w:val="009E0FEE"/>
    <w:rsid w:val="009E10EA"/>
    <w:rsid w:val="009E11FD"/>
    <w:rsid w:val="009E12B2"/>
    <w:rsid w:val="009E13EA"/>
    <w:rsid w:val="009E14BC"/>
    <w:rsid w:val="009E16A5"/>
    <w:rsid w:val="009E17A0"/>
    <w:rsid w:val="009E1855"/>
    <w:rsid w:val="009E18A0"/>
    <w:rsid w:val="009E1AE3"/>
    <w:rsid w:val="009E1BF1"/>
    <w:rsid w:val="009E1C10"/>
    <w:rsid w:val="009E1C3E"/>
    <w:rsid w:val="009E1EBE"/>
    <w:rsid w:val="009E1F68"/>
    <w:rsid w:val="009E1F92"/>
    <w:rsid w:val="009E21BA"/>
    <w:rsid w:val="009E23A9"/>
    <w:rsid w:val="009E247D"/>
    <w:rsid w:val="009E2550"/>
    <w:rsid w:val="009E261C"/>
    <w:rsid w:val="009E2718"/>
    <w:rsid w:val="009E27C0"/>
    <w:rsid w:val="009E2ABA"/>
    <w:rsid w:val="009E2B2D"/>
    <w:rsid w:val="009E2D5C"/>
    <w:rsid w:val="009E2DFC"/>
    <w:rsid w:val="009E2EC5"/>
    <w:rsid w:val="009E34CC"/>
    <w:rsid w:val="009E34E7"/>
    <w:rsid w:val="009E35E8"/>
    <w:rsid w:val="009E3763"/>
    <w:rsid w:val="009E37E1"/>
    <w:rsid w:val="009E3AD3"/>
    <w:rsid w:val="009E3D32"/>
    <w:rsid w:val="009E3E4F"/>
    <w:rsid w:val="009E3F7A"/>
    <w:rsid w:val="009E3FC0"/>
    <w:rsid w:val="009E40D1"/>
    <w:rsid w:val="009E41E6"/>
    <w:rsid w:val="009E4205"/>
    <w:rsid w:val="009E4224"/>
    <w:rsid w:val="009E42C2"/>
    <w:rsid w:val="009E42CB"/>
    <w:rsid w:val="009E4328"/>
    <w:rsid w:val="009E4330"/>
    <w:rsid w:val="009E43CD"/>
    <w:rsid w:val="009E4540"/>
    <w:rsid w:val="009E4555"/>
    <w:rsid w:val="009E465B"/>
    <w:rsid w:val="009E496F"/>
    <w:rsid w:val="009E49A4"/>
    <w:rsid w:val="009E4BF3"/>
    <w:rsid w:val="009E4CAC"/>
    <w:rsid w:val="009E4E62"/>
    <w:rsid w:val="009E4F2C"/>
    <w:rsid w:val="009E4F5C"/>
    <w:rsid w:val="009E4F82"/>
    <w:rsid w:val="009E4F9B"/>
    <w:rsid w:val="009E4FD9"/>
    <w:rsid w:val="009E51F6"/>
    <w:rsid w:val="009E533E"/>
    <w:rsid w:val="009E5405"/>
    <w:rsid w:val="009E5587"/>
    <w:rsid w:val="009E563D"/>
    <w:rsid w:val="009E5943"/>
    <w:rsid w:val="009E597C"/>
    <w:rsid w:val="009E59E5"/>
    <w:rsid w:val="009E5A9B"/>
    <w:rsid w:val="009E5A9C"/>
    <w:rsid w:val="009E5AC1"/>
    <w:rsid w:val="009E5AF1"/>
    <w:rsid w:val="009E5C4A"/>
    <w:rsid w:val="009E6196"/>
    <w:rsid w:val="009E61A0"/>
    <w:rsid w:val="009E63A4"/>
    <w:rsid w:val="009E6499"/>
    <w:rsid w:val="009E6697"/>
    <w:rsid w:val="009E675D"/>
    <w:rsid w:val="009E6797"/>
    <w:rsid w:val="009E67E2"/>
    <w:rsid w:val="009E68A4"/>
    <w:rsid w:val="009E6A0F"/>
    <w:rsid w:val="009E6B14"/>
    <w:rsid w:val="009E6C10"/>
    <w:rsid w:val="009E6D37"/>
    <w:rsid w:val="009E6EA1"/>
    <w:rsid w:val="009E6EB1"/>
    <w:rsid w:val="009E6F2D"/>
    <w:rsid w:val="009E7008"/>
    <w:rsid w:val="009E7188"/>
    <w:rsid w:val="009E7460"/>
    <w:rsid w:val="009E7734"/>
    <w:rsid w:val="009E7830"/>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0DFE"/>
    <w:rsid w:val="009F1001"/>
    <w:rsid w:val="009F10A8"/>
    <w:rsid w:val="009F11BD"/>
    <w:rsid w:val="009F11E9"/>
    <w:rsid w:val="009F150B"/>
    <w:rsid w:val="009F150D"/>
    <w:rsid w:val="009F15EB"/>
    <w:rsid w:val="009F1784"/>
    <w:rsid w:val="009F181F"/>
    <w:rsid w:val="009F194D"/>
    <w:rsid w:val="009F1DD3"/>
    <w:rsid w:val="009F1F42"/>
    <w:rsid w:val="009F1F4D"/>
    <w:rsid w:val="009F2092"/>
    <w:rsid w:val="009F2105"/>
    <w:rsid w:val="009F225A"/>
    <w:rsid w:val="009F22BD"/>
    <w:rsid w:val="009F25B5"/>
    <w:rsid w:val="009F276E"/>
    <w:rsid w:val="009F277F"/>
    <w:rsid w:val="009F2D5C"/>
    <w:rsid w:val="009F2F1A"/>
    <w:rsid w:val="009F31EF"/>
    <w:rsid w:val="009F3353"/>
    <w:rsid w:val="009F366D"/>
    <w:rsid w:val="009F36CC"/>
    <w:rsid w:val="009F3806"/>
    <w:rsid w:val="009F3833"/>
    <w:rsid w:val="009F3C8D"/>
    <w:rsid w:val="009F3D43"/>
    <w:rsid w:val="009F411B"/>
    <w:rsid w:val="009F4344"/>
    <w:rsid w:val="009F434D"/>
    <w:rsid w:val="009F43B9"/>
    <w:rsid w:val="009F44B1"/>
    <w:rsid w:val="009F44F1"/>
    <w:rsid w:val="009F45F2"/>
    <w:rsid w:val="009F4635"/>
    <w:rsid w:val="009F471A"/>
    <w:rsid w:val="009F47E1"/>
    <w:rsid w:val="009F4A02"/>
    <w:rsid w:val="009F4A49"/>
    <w:rsid w:val="009F4B68"/>
    <w:rsid w:val="009F4C53"/>
    <w:rsid w:val="009F4C6C"/>
    <w:rsid w:val="009F501C"/>
    <w:rsid w:val="009F511C"/>
    <w:rsid w:val="009F51C4"/>
    <w:rsid w:val="009F528B"/>
    <w:rsid w:val="009F52F1"/>
    <w:rsid w:val="009F55B6"/>
    <w:rsid w:val="009F55E9"/>
    <w:rsid w:val="009F56DC"/>
    <w:rsid w:val="009F5716"/>
    <w:rsid w:val="009F575F"/>
    <w:rsid w:val="009F577D"/>
    <w:rsid w:val="009F5A57"/>
    <w:rsid w:val="009F5BDA"/>
    <w:rsid w:val="009F5DCB"/>
    <w:rsid w:val="009F5DDC"/>
    <w:rsid w:val="009F5FA2"/>
    <w:rsid w:val="009F615D"/>
    <w:rsid w:val="009F618D"/>
    <w:rsid w:val="009F630B"/>
    <w:rsid w:val="009F6380"/>
    <w:rsid w:val="009F6394"/>
    <w:rsid w:val="009F654A"/>
    <w:rsid w:val="009F67DC"/>
    <w:rsid w:val="009F692C"/>
    <w:rsid w:val="009F69F2"/>
    <w:rsid w:val="009F6D00"/>
    <w:rsid w:val="009F6E69"/>
    <w:rsid w:val="009F7035"/>
    <w:rsid w:val="009F71DF"/>
    <w:rsid w:val="009F72AA"/>
    <w:rsid w:val="009F750D"/>
    <w:rsid w:val="009F7679"/>
    <w:rsid w:val="009F76AE"/>
    <w:rsid w:val="009F76F8"/>
    <w:rsid w:val="009F7873"/>
    <w:rsid w:val="009F78DA"/>
    <w:rsid w:val="009F7936"/>
    <w:rsid w:val="009F7AFA"/>
    <w:rsid w:val="009F7BD5"/>
    <w:rsid w:val="009F7EC3"/>
    <w:rsid w:val="009F7F28"/>
    <w:rsid w:val="009F7FC3"/>
    <w:rsid w:val="00A00135"/>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C9D"/>
    <w:rsid w:val="00A01E36"/>
    <w:rsid w:val="00A01E50"/>
    <w:rsid w:val="00A0210C"/>
    <w:rsid w:val="00A021A2"/>
    <w:rsid w:val="00A0290D"/>
    <w:rsid w:val="00A02919"/>
    <w:rsid w:val="00A029EA"/>
    <w:rsid w:val="00A02AE1"/>
    <w:rsid w:val="00A02BAD"/>
    <w:rsid w:val="00A02D9A"/>
    <w:rsid w:val="00A03048"/>
    <w:rsid w:val="00A03061"/>
    <w:rsid w:val="00A0309F"/>
    <w:rsid w:val="00A03161"/>
    <w:rsid w:val="00A031AC"/>
    <w:rsid w:val="00A0325E"/>
    <w:rsid w:val="00A033C1"/>
    <w:rsid w:val="00A033EC"/>
    <w:rsid w:val="00A0364F"/>
    <w:rsid w:val="00A03755"/>
    <w:rsid w:val="00A03760"/>
    <w:rsid w:val="00A03854"/>
    <w:rsid w:val="00A03A30"/>
    <w:rsid w:val="00A03BE1"/>
    <w:rsid w:val="00A03C5E"/>
    <w:rsid w:val="00A03DB2"/>
    <w:rsid w:val="00A03F99"/>
    <w:rsid w:val="00A041F2"/>
    <w:rsid w:val="00A045C6"/>
    <w:rsid w:val="00A046DF"/>
    <w:rsid w:val="00A04741"/>
    <w:rsid w:val="00A048E9"/>
    <w:rsid w:val="00A04CB1"/>
    <w:rsid w:val="00A04D14"/>
    <w:rsid w:val="00A04D47"/>
    <w:rsid w:val="00A04D69"/>
    <w:rsid w:val="00A04DE2"/>
    <w:rsid w:val="00A050FC"/>
    <w:rsid w:val="00A05150"/>
    <w:rsid w:val="00A0515C"/>
    <w:rsid w:val="00A0522E"/>
    <w:rsid w:val="00A0541E"/>
    <w:rsid w:val="00A0544E"/>
    <w:rsid w:val="00A05476"/>
    <w:rsid w:val="00A0559F"/>
    <w:rsid w:val="00A05659"/>
    <w:rsid w:val="00A056D5"/>
    <w:rsid w:val="00A05701"/>
    <w:rsid w:val="00A05875"/>
    <w:rsid w:val="00A0597D"/>
    <w:rsid w:val="00A0597E"/>
    <w:rsid w:val="00A059E0"/>
    <w:rsid w:val="00A05AF1"/>
    <w:rsid w:val="00A05AF2"/>
    <w:rsid w:val="00A05D72"/>
    <w:rsid w:val="00A05DD2"/>
    <w:rsid w:val="00A06162"/>
    <w:rsid w:val="00A06285"/>
    <w:rsid w:val="00A065CE"/>
    <w:rsid w:val="00A068A8"/>
    <w:rsid w:val="00A0699E"/>
    <w:rsid w:val="00A06B5C"/>
    <w:rsid w:val="00A06C4A"/>
    <w:rsid w:val="00A06C9D"/>
    <w:rsid w:val="00A06DCC"/>
    <w:rsid w:val="00A06E2A"/>
    <w:rsid w:val="00A06EDD"/>
    <w:rsid w:val="00A0707D"/>
    <w:rsid w:val="00A0711F"/>
    <w:rsid w:val="00A0714A"/>
    <w:rsid w:val="00A073A1"/>
    <w:rsid w:val="00A076F4"/>
    <w:rsid w:val="00A07919"/>
    <w:rsid w:val="00A079E6"/>
    <w:rsid w:val="00A07A31"/>
    <w:rsid w:val="00A07AF4"/>
    <w:rsid w:val="00A07B59"/>
    <w:rsid w:val="00A07C84"/>
    <w:rsid w:val="00A07D3B"/>
    <w:rsid w:val="00A07DC1"/>
    <w:rsid w:val="00A1001B"/>
    <w:rsid w:val="00A10176"/>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6E2"/>
    <w:rsid w:val="00A1196F"/>
    <w:rsid w:val="00A11A48"/>
    <w:rsid w:val="00A11A7B"/>
    <w:rsid w:val="00A11B0E"/>
    <w:rsid w:val="00A11BB4"/>
    <w:rsid w:val="00A11D4E"/>
    <w:rsid w:val="00A120E2"/>
    <w:rsid w:val="00A122AC"/>
    <w:rsid w:val="00A12342"/>
    <w:rsid w:val="00A123DF"/>
    <w:rsid w:val="00A12486"/>
    <w:rsid w:val="00A124E1"/>
    <w:rsid w:val="00A124E8"/>
    <w:rsid w:val="00A126BD"/>
    <w:rsid w:val="00A126DA"/>
    <w:rsid w:val="00A1291A"/>
    <w:rsid w:val="00A129B1"/>
    <w:rsid w:val="00A12E21"/>
    <w:rsid w:val="00A12E42"/>
    <w:rsid w:val="00A1321C"/>
    <w:rsid w:val="00A13243"/>
    <w:rsid w:val="00A13268"/>
    <w:rsid w:val="00A13411"/>
    <w:rsid w:val="00A134C7"/>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24"/>
    <w:rsid w:val="00A14AF0"/>
    <w:rsid w:val="00A14B59"/>
    <w:rsid w:val="00A15149"/>
    <w:rsid w:val="00A1517A"/>
    <w:rsid w:val="00A1535E"/>
    <w:rsid w:val="00A153C0"/>
    <w:rsid w:val="00A15467"/>
    <w:rsid w:val="00A157BD"/>
    <w:rsid w:val="00A15B60"/>
    <w:rsid w:val="00A15B71"/>
    <w:rsid w:val="00A15D08"/>
    <w:rsid w:val="00A15DF5"/>
    <w:rsid w:val="00A15EEC"/>
    <w:rsid w:val="00A15F0D"/>
    <w:rsid w:val="00A15F15"/>
    <w:rsid w:val="00A15FE1"/>
    <w:rsid w:val="00A16009"/>
    <w:rsid w:val="00A161AF"/>
    <w:rsid w:val="00A16251"/>
    <w:rsid w:val="00A162B6"/>
    <w:rsid w:val="00A165B8"/>
    <w:rsid w:val="00A16672"/>
    <w:rsid w:val="00A166AF"/>
    <w:rsid w:val="00A166ED"/>
    <w:rsid w:val="00A16824"/>
    <w:rsid w:val="00A16827"/>
    <w:rsid w:val="00A16906"/>
    <w:rsid w:val="00A16912"/>
    <w:rsid w:val="00A16D98"/>
    <w:rsid w:val="00A16DC0"/>
    <w:rsid w:val="00A16EE2"/>
    <w:rsid w:val="00A16FBE"/>
    <w:rsid w:val="00A17014"/>
    <w:rsid w:val="00A1707E"/>
    <w:rsid w:val="00A170CC"/>
    <w:rsid w:val="00A171D2"/>
    <w:rsid w:val="00A17324"/>
    <w:rsid w:val="00A1737C"/>
    <w:rsid w:val="00A17463"/>
    <w:rsid w:val="00A17500"/>
    <w:rsid w:val="00A17558"/>
    <w:rsid w:val="00A178F5"/>
    <w:rsid w:val="00A1795F"/>
    <w:rsid w:val="00A17979"/>
    <w:rsid w:val="00A17C90"/>
    <w:rsid w:val="00A17CFC"/>
    <w:rsid w:val="00A17EF5"/>
    <w:rsid w:val="00A17EFB"/>
    <w:rsid w:val="00A17F99"/>
    <w:rsid w:val="00A200C1"/>
    <w:rsid w:val="00A2033B"/>
    <w:rsid w:val="00A205DE"/>
    <w:rsid w:val="00A2099C"/>
    <w:rsid w:val="00A20A1F"/>
    <w:rsid w:val="00A20AAE"/>
    <w:rsid w:val="00A20D09"/>
    <w:rsid w:val="00A20E39"/>
    <w:rsid w:val="00A20E94"/>
    <w:rsid w:val="00A20EC9"/>
    <w:rsid w:val="00A20FE3"/>
    <w:rsid w:val="00A21098"/>
    <w:rsid w:val="00A21409"/>
    <w:rsid w:val="00A2145B"/>
    <w:rsid w:val="00A214A8"/>
    <w:rsid w:val="00A2172D"/>
    <w:rsid w:val="00A21741"/>
    <w:rsid w:val="00A21925"/>
    <w:rsid w:val="00A21BF6"/>
    <w:rsid w:val="00A21C00"/>
    <w:rsid w:val="00A21CC2"/>
    <w:rsid w:val="00A21F14"/>
    <w:rsid w:val="00A21FAA"/>
    <w:rsid w:val="00A221EC"/>
    <w:rsid w:val="00A22265"/>
    <w:rsid w:val="00A226F1"/>
    <w:rsid w:val="00A22758"/>
    <w:rsid w:val="00A2281B"/>
    <w:rsid w:val="00A228EF"/>
    <w:rsid w:val="00A2291D"/>
    <w:rsid w:val="00A22AED"/>
    <w:rsid w:val="00A23031"/>
    <w:rsid w:val="00A230E9"/>
    <w:rsid w:val="00A23153"/>
    <w:rsid w:val="00A23203"/>
    <w:rsid w:val="00A23226"/>
    <w:rsid w:val="00A2350B"/>
    <w:rsid w:val="00A23561"/>
    <w:rsid w:val="00A236A5"/>
    <w:rsid w:val="00A236B4"/>
    <w:rsid w:val="00A2387A"/>
    <w:rsid w:val="00A238F3"/>
    <w:rsid w:val="00A23A0B"/>
    <w:rsid w:val="00A23A8F"/>
    <w:rsid w:val="00A23AC9"/>
    <w:rsid w:val="00A23B94"/>
    <w:rsid w:val="00A23C6A"/>
    <w:rsid w:val="00A23D7E"/>
    <w:rsid w:val="00A23DC4"/>
    <w:rsid w:val="00A23F6D"/>
    <w:rsid w:val="00A240BD"/>
    <w:rsid w:val="00A24191"/>
    <w:rsid w:val="00A241A0"/>
    <w:rsid w:val="00A2433E"/>
    <w:rsid w:val="00A24491"/>
    <w:rsid w:val="00A2453A"/>
    <w:rsid w:val="00A24726"/>
    <w:rsid w:val="00A24733"/>
    <w:rsid w:val="00A247AE"/>
    <w:rsid w:val="00A249B7"/>
    <w:rsid w:val="00A24BBD"/>
    <w:rsid w:val="00A24C47"/>
    <w:rsid w:val="00A24C78"/>
    <w:rsid w:val="00A24CDA"/>
    <w:rsid w:val="00A24D30"/>
    <w:rsid w:val="00A24D6F"/>
    <w:rsid w:val="00A24DCB"/>
    <w:rsid w:val="00A24FB0"/>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5FA9"/>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E76"/>
    <w:rsid w:val="00A3011E"/>
    <w:rsid w:val="00A30444"/>
    <w:rsid w:val="00A30700"/>
    <w:rsid w:val="00A30707"/>
    <w:rsid w:val="00A308AA"/>
    <w:rsid w:val="00A3097D"/>
    <w:rsid w:val="00A30C7B"/>
    <w:rsid w:val="00A30D91"/>
    <w:rsid w:val="00A3108D"/>
    <w:rsid w:val="00A31187"/>
    <w:rsid w:val="00A312C0"/>
    <w:rsid w:val="00A3156C"/>
    <w:rsid w:val="00A3157A"/>
    <w:rsid w:val="00A31613"/>
    <w:rsid w:val="00A3162F"/>
    <w:rsid w:val="00A3178D"/>
    <w:rsid w:val="00A3184E"/>
    <w:rsid w:val="00A319B6"/>
    <w:rsid w:val="00A319F7"/>
    <w:rsid w:val="00A31A17"/>
    <w:rsid w:val="00A31B61"/>
    <w:rsid w:val="00A31B99"/>
    <w:rsid w:val="00A31C5A"/>
    <w:rsid w:val="00A31CD3"/>
    <w:rsid w:val="00A31D21"/>
    <w:rsid w:val="00A31DE3"/>
    <w:rsid w:val="00A31EFA"/>
    <w:rsid w:val="00A31EFE"/>
    <w:rsid w:val="00A32070"/>
    <w:rsid w:val="00A320A8"/>
    <w:rsid w:val="00A32218"/>
    <w:rsid w:val="00A3263B"/>
    <w:rsid w:val="00A327FE"/>
    <w:rsid w:val="00A328AC"/>
    <w:rsid w:val="00A3299B"/>
    <w:rsid w:val="00A32AF3"/>
    <w:rsid w:val="00A32D7E"/>
    <w:rsid w:val="00A32E85"/>
    <w:rsid w:val="00A32EF0"/>
    <w:rsid w:val="00A3323A"/>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A4C"/>
    <w:rsid w:val="00A34B0A"/>
    <w:rsid w:val="00A34C72"/>
    <w:rsid w:val="00A34DE7"/>
    <w:rsid w:val="00A34DFF"/>
    <w:rsid w:val="00A34E2B"/>
    <w:rsid w:val="00A34E52"/>
    <w:rsid w:val="00A34EF8"/>
    <w:rsid w:val="00A34F4F"/>
    <w:rsid w:val="00A34F72"/>
    <w:rsid w:val="00A34FAC"/>
    <w:rsid w:val="00A34FB8"/>
    <w:rsid w:val="00A351FA"/>
    <w:rsid w:val="00A352AF"/>
    <w:rsid w:val="00A35307"/>
    <w:rsid w:val="00A3535C"/>
    <w:rsid w:val="00A35364"/>
    <w:rsid w:val="00A35474"/>
    <w:rsid w:val="00A355BA"/>
    <w:rsid w:val="00A35634"/>
    <w:rsid w:val="00A357C7"/>
    <w:rsid w:val="00A3583A"/>
    <w:rsid w:val="00A35B45"/>
    <w:rsid w:val="00A35CBF"/>
    <w:rsid w:val="00A35D4F"/>
    <w:rsid w:val="00A35DF5"/>
    <w:rsid w:val="00A35E50"/>
    <w:rsid w:val="00A36110"/>
    <w:rsid w:val="00A36203"/>
    <w:rsid w:val="00A3642B"/>
    <w:rsid w:val="00A364EA"/>
    <w:rsid w:val="00A365A6"/>
    <w:rsid w:val="00A365C8"/>
    <w:rsid w:val="00A365F8"/>
    <w:rsid w:val="00A36874"/>
    <w:rsid w:val="00A36899"/>
    <w:rsid w:val="00A369EA"/>
    <w:rsid w:val="00A36A82"/>
    <w:rsid w:val="00A36DF7"/>
    <w:rsid w:val="00A370CE"/>
    <w:rsid w:val="00A371CA"/>
    <w:rsid w:val="00A3720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33"/>
    <w:rsid w:val="00A40471"/>
    <w:rsid w:val="00A40591"/>
    <w:rsid w:val="00A40636"/>
    <w:rsid w:val="00A407F1"/>
    <w:rsid w:val="00A40869"/>
    <w:rsid w:val="00A40994"/>
    <w:rsid w:val="00A40997"/>
    <w:rsid w:val="00A40A59"/>
    <w:rsid w:val="00A40B51"/>
    <w:rsid w:val="00A40C2E"/>
    <w:rsid w:val="00A41184"/>
    <w:rsid w:val="00A4152E"/>
    <w:rsid w:val="00A41539"/>
    <w:rsid w:val="00A41608"/>
    <w:rsid w:val="00A4162C"/>
    <w:rsid w:val="00A417C2"/>
    <w:rsid w:val="00A41819"/>
    <w:rsid w:val="00A418AB"/>
    <w:rsid w:val="00A41953"/>
    <w:rsid w:val="00A419AB"/>
    <w:rsid w:val="00A41C1A"/>
    <w:rsid w:val="00A41D3D"/>
    <w:rsid w:val="00A41F7E"/>
    <w:rsid w:val="00A421DB"/>
    <w:rsid w:val="00A422B4"/>
    <w:rsid w:val="00A422CF"/>
    <w:rsid w:val="00A423A8"/>
    <w:rsid w:val="00A423F7"/>
    <w:rsid w:val="00A4241A"/>
    <w:rsid w:val="00A42433"/>
    <w:rsid w:val="00A4246F"/>
    <w:rsid w:val="00A425D0"/>
    <w:rsid w:val="00A42680"/>
    <w:rsid w:val="00A42686"/>
    <w:rsid w:val="00A42788"/>
    <w:rsid w:val="00A427ED"/>
    <w:rsid w:val="00A42896"/>
    <w:rsid w:val="00A428CE"/>
    <w:rsid w:val="00A4293C"/>
    <w:rsid w:val="00A4295B"/>
    <w:rsid w:val="00A42995"/>
    <w:rsid w:val="00A42B25"/>
    <w:rsid w:val="00A42C0B"/>
    <w:rsid w:val="00A42C7A"/>
    <w:rsid w:val="00A42DB8"/>
    <w:rsid w:val="00A42DC6"/>
    <w:rsid w:val="00A42E37"/>
    <w:rsid w:val="00A42EBE"/>
    <w:rsid w:val="00A42ECF"/>
    <w:rsid w:val="00A42F6E"/>
    <w:rsid w:val="00A430CE"/>
    <w:rsid w:val="00A43476"/>
    <w:rsid w:val="00A4363A"/>
    <w:rsid w:val="00A4367F"/>
    <w:rsid w:val="00A43685"/>
    <w:rsid w:val="00A439A0"/>
    <w:rsid w:val="00A439BC"/>
    <w:rsid w:val="00A439C4"/>
    <w:rsid w:val="00A43D8E"/>
    <w:rsid w:val="00A43F2B"/>
    <w:rsid w:val="00A43FD7"/>
    <w:rsid w:val="00A44053"/>
    <w:rsid w:val="00A440DA"/>
    <w:rsid w:val="00A441F3"/>
    <w:rsid w:val="00A4423F"/>
    <w:rsid w:val="00A443DC"/>
    <w:rsid w:val="00A44448"/>
    <w:rsid w:val="00A44837"/>
    <w:rsid w:val="00A449A1"/>
    <w:rsid w:val="00A44A3E"/>
    <w:rsid w:val="00A44AD9"/>
    <w:rsid w:val="00A44BF2"/>
    <w:rsid w:val="00A44C66"/>
    <w:rsid w:val="00A44D96"/>
    <w:rsid w:val="00A450AF"/>
    <w:rsid w:val="00A45130"/>
    <w:rsid w:val="00A451BC"/>
    <w:rsid w:val="00A45241"/>
    <w:rsid w:val="00A452AF"/>
    <w:rsid w:val="00A4571A"/>
    <w:rsid w:val="00A45769"/>
    <w:rsid w:val="00A457CA"/>
    <w:rsid w:val="00A457EF"/>
    <w:rsid w:val="00A457F5"/>
    <w:rsid w:val="00A4594D"/>
    <w:rsid w:val="00A45A58"/>
    <w:rsid w:val="00A45D56"/>
    <w:rsid w:val="00A45E62"/>
    <w:rsid w:val="00A45F7A"/>
    <w:rsid w:val="00A46038"/>
    <w:rsid w:val="00A460DF"/>
    <w:rsid w:val="00A462C2"/>
    <w:rsid w:val="00A46496"/>
    <w:rsid w:val="00A464DF"/>
    <w:rsid w:val="00A4659E"/>
    <w:rsid w:val="00A467E7"/>
    <w:rsid w:val="00A4685A"/>
    <w:rsid w:val="00A46B97"/>
    <w:rsid w:val="00A46F4A"/>
    <w:rsid w:val="00A47013"/>
    <w:rsid w:val="00A47084"/>
    <w:rsid w:val="00A470C1"/>
    <w:rsid w:val="00A474AE"/>
    <w:rsid w:val="00A4752C"/>
    <w:rsid w:val="00A47734"/>
    <w:rsid w:val="00A47940"/>
    <w:rsid w:val="00A4795A"/>
    <w:rsid w:val="00A4795F"/>
    <w:rsid w:val="00A47989"/>
    <w:rsid w:val="00A47ACB"/>
    <w:rsid w:val="00A47B73"/>
    <w:rsid w:val="00A47CA8"/>
    <w:rsid w:val="00A47D66"/>
    <w:rsid w:val="00A47EBD"/>
    <w:rsid w:val="00A47EC5"/>
    <w:rsid w:val="00A47EC8"/>
    <w:rsid w:val="00A47FE0"/>
    <w:rsid w:val="00A500C1"/>
    <w:rsid w:val="00A500E7"/>
    <w:rsid w:val="00A500F0"/>
    <w:rsid w:val="00A50175"/>
    <w:rsid w:val="00A504F7"/>
    <w:rsid w:val="00A50AA9"/>
    <w:rsid w:val="00A50B23"/>
    <w:rsid w:val="00A50CAD"/>
    <w:rsid w:val="00A50CB3"/>
    <w:rsid w:val="00A50DCF"/>
    <w:rsid w:val="00A50E62"/>
    <w:rsid w:val="00A50EAF"/>
    <w:rsid w:val="00A50F0C"/>
    <w:rsid w:val="00A51114"/>
    <w:rsid w:val="00A5125F"/>
    <w:rsid w:val="00A512FC"/>
    <w:rsid w:val="00A51453"/>
    <w:rsid w:val="00A514CB"/>
    <w:rsid w:val="00A514E5"/>
    <w:rsid w:val="00A5158B"/>
    <w:rsid w:val="00A5168A"/>
    <w:rsid w:val="00A5173A"/>
    <w:rsid w:val="00A5179F"/>
    <w:rsid w:val="00A517E8"/>
    <w:rsid w:val="00A51835"/>
    <w:rsid w:val="00A51870"/>
    <w:rsid w:val="00A51E91"/>
    <w:rsid w:val="00A521E9"/>
    <w:rsid w:val="00A52331"/>
    <w:rsid w:val="00A52444"/>
    <w:rsid w:val="00A524D8"/>
    <w:rsid w:val="00A5251F"/>
    <w:rsid w:val="00A525CD"/>
    <w:rsid w:val="00A527C8"/>
    <w:rsid w:val="00A5284F"/>
    <w:rsid w:val="00A52E03"/>
    <w:rsid w:val="00A52E49"/>
    <w:rsid w:val="00A53395"/>
    <w:rsid w:val="00A53489"/>
    <w:rsid w:val="00A534FE"/>
    <w:rsid w:val="00A5351C"/>
    <w:rsid w:val="00A536AC"/>
    <w:rsid w:val="00A53859"/>
    <w:rsid w:val="00A53883"/>
    <w:rsid w:val="00A5394D"/>
    <w:rsid w:val="00A53B79"/>
    <w:rsid w:val="00A53BDF"/>
    <w:rsid w:val="00A53BEE"/>
    <w:rsid w:val="00A53E4C"/>
    <w:rsid w:val="00A53E54"/>
    <w:rsid w:val="00A53EAF"/>
    <w:rsid w:val="00A53F36"/>
    <w:rsid w:val="00A53FB9"/>
    <w:rsid w:val="00A54058"/>
    <w:rsid w:val="00A5419B"/>
    <w:rsid w:val="00A54470"/>
    <w:rsid w:val="00A544D6"/>
    <w:rsid w:val="00A5455E"/>
    <w:rsid w:val="00A5470E"/>
    <w:rsid w:val="00A54B98"/>
    <w:rsid w:val="00A54C35"/>
    <w:rsid w:val="00A54CD5"/>
    <w:rsid w:val="00A54F42"/>
    <w:rsid w:val="00A54F87"/>
    <w:rsid w:val="00A551AF"/>
    <w:rsid w:val="00A553D7"/>
    <w:rsid w:val="00A5544E"/>
    <w:rsid w:val="00A557E5"/>
    <w:rsid w:val="00A5584D"/>
    <w:rsid w:val="00A5597F"/>
    <w:rsid w:val="00A55C3B"/>
    <w:rsid w:val="00A55C83"/>
    <w:rsid w:val="00A55C9E"/>
    <w:rsid w:val="00A55D9A"/>
    <w:rsid w:val="00A55E6A"/>
    <w:rsid w:val="00A55EE7"/>
    <w:rsid w:val="00A55F10"/>
    <w:rsid w:val="00A55F2E"/>
    <w:rsid w:val="00A55F5C"/>
    <w:rsid w:val="00A5619B"/>
    <w:rsid w:val="00A562FB"/>
    <w:rsid w:val="00A56733"/>
    <w:rsid w:val="00A56772"/>
    <w:rsid w:val="00A56782"/>
    <w:rsid w:val="00A569BE"/>
    <w:rsid w:val="00A56A25"/>
    <w:rsid w:val="00A56B2D"/>
    <w:rsid w:val="00A56B95"/>
    <w:rsid w:val="00A56EA9"/>
    <w:rsid w:val="00A5701B"/>
    <w:rsid w:val="00A572A6"/>
    <w:rsid w:val="00A573A4"/>
    <w:rsid w:val="00A573A6"/>
    <w:rsid w:val="00A57498"/>
    <w:rsid w:val="00A5755B"/>
    <w:rsid w:val="00A57572"/>
    <w:rsid w:val="00A57AA5"/>
    <w:rsid w:val="00A57ABE"/>
    <w:rsid w:val="00A57B7A"/>
    <w:rsid w:val="00A57B97"/>
    <w:rsid w:val="00A57C2E"/>
    <w:rsid w:val="00A57CB4"/>
    <w:rsid w:val="00A57D14"/>
    <w:rsid w:val="00A57D54"/>
    <w:rsid w:val="00A57D81"/>
    <w:rsid w:val="00A57DE3"/>
    <w:rsid w:val="00A57E55"/>
    <w:rsid w:val="00A57EB8"/>
    <w:rsid w:val="00A57ECE"/>
    <w:rsid w:val="00A57FA8"/>
    <w:rsid w:val="00A57FAB"/>
    <w:rsid w:val="00A601EB"/>
    <w:rsid w:val="00A602F7"/>
    <w:rsid w:val="00A6038B"/>
    <w:rsid w:val="00A607A3"/>
    <w:rsid w:val="00A60B5C"/>
    <w:rsid w:val="00A60C9A"/>
    <w:rsid w:val="00A60CB1"/>
    <w:rsid w:val="00A60D77"/>
    <w:rsid w:val="00A60DB6"/>
    <w:rsid w:val="00A60E20"/>
    <w:rsid w:val="00A61132"/>
    <w:rsid w:val="00A611F3"/>
    <w:rsid w:val="00A61246"/>
    <w:rsid w:val="00A6127A"/>
    <w:rsid w:val="00A61326"/>
    <w:rsid w:val="00A613D2"/>
    <w:rsid w:val="00A61512"/>
    <w:rsid w:val="00A618BB"/>
    <w:rsid w:val="00A6195A"/>
    <w:rsid w:val="00A61A37"/>
    <w:rsid w:val="00A61C3B"/>
    <w:rsid w:val="00A61D2D"/>
    <w:rsid w:val="00A61DE6"/>
    <w:rsid w:val="00A61DFD"/>
    <w:rsid w:val="00A61FE4"/>
    <w:rsid w:val="00A6207A"/>
    <w:rsid w:val="00A620A5"/>
    <w:rsid w:val="00A620B2"/>
    <w:rsid w:val="00A6257E"/>
    <w:rsid w:val="00A627EA"/>
    <w:rsid w:val="00A6290A"/>
    <w:rsid w:val="00A62A6C"/>
    <w:rsid w:val="00A62B01"/>
    <w:rsid w:val="00A62F1F"/>
    <w:rsid w:val="00A62FDE"/>
    <w:rsid w:val="00A630D0"/>
    <w:rsid w:val="00A6329A"/>
    <w:rsid w:val="00A633B4"/>
    <w:rsid w:val="00A633F0"/>
    <w:rsid w:val="00A63510"/>
    <w:rsid w:val="00A635C2"/>
    <w:rsid w:val="00A636D7"/>
    <w:rsid w:val="00A637EF"/>
    <w:rsid w:val="00A638FE"/>
    <w:rsid w:val="00A639FB"/>
    <w:rsid w:val="00A63EC3"/>
    <w:rsid w:val="00A63FAE"/>
    <w:rsid w:val="00A63FE2"/>
    <w:rsid w:val="00A6400B"/>
    <w:rsid w:val="00A641B8"/>
    <w:rsid w:val="00A6453D"/>
    <w:rsid w:val="00A64714"/>
    <w:rsid w:val="00A64762"/>
    <w:rsid w:val="00A64771"/>
    <w:rsid w:val="00A647AD"/>
    <w:rsid w:val="00A64A30"/>
    <w:rsid w:val="00A64DC2"/>
    <w:rsid w:val="00A64DDC"/>
    <w:rsid w:val="00A64E31"/>
    <w:rsid w:val="00A64F74"/>
    <w:rsid w:val="00A65124"/>
    <w:rsid w:val="00A653CC"/>
    <w:rsid w:val="00A654E2"/>
    <w:rsid w:val="00A657CB"/>
    <w:rsid w:val="00A65938"/>
    <w:rsid w:val="00A65987"/>
    <w:rsid w:val="00A65B0D"/>
    <w:rsid w:val="00A65B1B"/>
    <w:rsid w:val="00A65CAA"/>
    <w:rsid w:val="00A65CC5"/>
    <w:rsid w:val="00A65DEB"/>
    <w:rsid w:val="00A65F31"/>
    <w:rsid w:val="00A65FCD"/>
    <w:rsid w:val="00A661E9"/>
    <w:rsid w:val="00A662DD"/>
    <w:rsid w:val="00A66397"/>
    <w:rsid w:val="00A663CB"/>
    <w:rsid w:val="00A6656F"/>
    <w:rsid w:val="00A665E6"/>
    <w:rsid w:val="00A66623"/>
    <w:rsid w:val="00A6662E"/>
    <w:rsid w:val="00A667F2"/>
    <w:rsid w:val="00A66AE1"/>
    <w:rsid w:val="00A66B39"/>
    <w:rsid w:val="00A66DDD"/>
    <w:rsid w:val="00A67145"/>
    <w:rsid w:val="00A67318"/>
    <w:rsid w:val="00A6733B"/>
    <w:rsid w:val="00A67394"/>
    <w:rsid w:val="00A677D0"/>
    <w:rsid w:val="00A67843"/>
    <w:rsid w:val="00A6784C"/>
    <w:rsid w:val="00A678F1"/>
    <w:rsid w:val="00A67C72"/>
    <w:rsid w:val="00A67C7D"/>
    <w:rsid w:val="00A67DA0"/>
    <w:rsid w:val="00A67DB9"/>
    <w:rsid w:val="00A67DF9"/>
    <w:rsid w:val="00A67E7F"/>
    <w:rsid w:val="00A70047"/>
    <w:rsid w:val="00A70147"/>
    <w:rsid w:val="00A70248"/>
    <w:rsid w:val="00A70544"/>
    <w:rsid w:val="00A705FF"/>
    <w:rsid w:val="00A70601"/>
    <w:rsid w:val="00A7063D"/>
    <w:rsid w:val="00A706A7"/>
    <w:rsid w:val="00A7079D"/>
    <w:rsid w:val="00A707E7"/>
    <w:rsid w:val="00A708DD"/>
    <w:rsid w:val="00A7095B"/>
    <w:rsid w:val="00A709E4"/>
    <w:rsid w:val="00A70B13"/>
    <w:rsid w:val="00A70BAF"/>
    <w:rsid w:val="00A70ECD"/>
    <w:rsid w:val="00A713E9"/>
    <w:rsid w:val="00A71486"/>
    <w:rsid w:val="00A716F5"/>
    <w:rsid w:val="00A71760"/>
    <w:rsid w:val="00A717FF"/>
    <w:rsid w:val="00A7183C"/>
    <w:rsid w:val="00A718BC"/>
    <w:rsid w:val="00A71937"/>
    <w:rsid w:val="00A71A94"/>
    <w:rsid w:val="00A71A9B"/>
    <w:rsid w:val="00A71AA2"/>
    <w:rsid w:val="00A71CF9"/>
    <w:rsid w:val="00A71D68"/>
    <w:rsid w:val="00A71EA8"/>
    <w:rsid w:val="00A71F5B"/>
    <w:rsid w:val="00A72171"/>
    <w:rsid w:val="00A72184"/>
    <w:rsid w:val="00A721CD"/>
    <w:rsid w:val="00A7233F"/>
    <w:rsid w:val="00A724DC"/>
    <w:rsid w:val="00A725FE"/>
    <w:rsid w:val="00A7269D"/>
    <w:rsid w:val="00A7277C"/>
    <w:rsid w:val="00A727CE"/>
    <w:rsid w:val="00A7290E"/>
    <w:rsid w:val="00A7293D"/>
    <w:rsid w:val="00A72A5F"/>
    <w:rsid w:val="00A72BFA"/>
    <w:rsid w:val="00A72CD5"/>
    <w:rsid w:val="00A72EC6"/>
    <w:rsid w:val="00A73080"/>
    <w:rsid w:val="00A731CD"/>
    <w:rsid w:val="00A731EA"/>
    <w:rsid w:val="00A73323"/>
    <w:rsid w:val="00A733F3"/>
    <w:rsid w:val="00A7342C"/>
    <w:rsid w:val="00A73564"/>
    <w:rsid w:val="00A735C3"/>
    <w:rsid w:val="00A739CE"/>
    <w:rsid w:val="00A739FB"/>
    <w:rsid w:val="00A73A4A"/>
    <w:rsid w:val="00A73B18"/>
    <w:rsid w:val="00A73B72"/>
    <w:rsid w:val="00A73C88"/>
    <w:rsid w:val="00A73D16"/>
    <w:rsid w:val="00A73E95"/>
    <w:rsid w:val="00A73F16"/>
    <w:rsid w:val="00A740C3"/>
    <w:rsid w:val="00A7421C"/>
    <w:rsid w:val="00A742F4"/>
    <w:rsid w:val="00A743B9"/>
    <w:rsid w:val="00A74479"/>
    <w:rsid w:val="00A745D5"/>
    <w:rsid w:val="00A74652"/>
    <w:rsid w:val="00A747A7"/>
    <w:rsid w:val="00A748E3"/>
    <w:rsid w:val="00A748EC"/>
    <w:rsid w:val="00A74938"/>
    <w:rsid w:val="00A74B28"/>
    <w:rsid w:val="00A74C24"/>
    <w:rsid w:val="00A74CFC"/>
    <w:rsid w:val="00A74D44"/>
    <w:rsid w:val="00A74E70"/>
    <w:rsid w:val="00A74E78"/>
    <w:rsid w:val="00A74F14"/>
    <w:rsid w:val="00A75157"/>
    <w:rsid w:val="00A7540D"/>
    <w:rsid w:val="00A75422"/>
    <w:rsid w:val="00A75483"/>
    <w:rsid w:val="00A7563B"/>
    <w:rsid w:val="00A75687"/>
    <w:rsid w:val="00A75696"/>
    <w:rsid w:val="00A757D8"/>
    <w:rsid w:val="00A75969"/>
    <w:rsid w:val="00A7599C"/>
    <w:rsid w:val="00A75A05"/>
    <w:rsid w:val="00A75A35"/>
    <w:rsid w:val="00A75B41"/>
    <w:rsid w:val="00A75C69"/>
    <w:rsid w:val="00A75CBD"/>
    <w:rsid w:val="00A75D2C"/>
    <w:rsid w:val="00A75EA7"/>
    <w:rsid w:val="00A75F5B"/>
    <w:rsid w:val="00A760F0"/>
    <w:rsid w:val="00A76305"/>
    <w:rsid w:val="00A76416"/>
    <w:rsid w:val="00A764E5"/>
    <w:rsid w:val="00A7654F"/>
    <w:rsid w:val="00A7679D"/>
    <w:rsid w:val="00A767C7"/>
    <w:rsid w:val="00A76810"/>
    <w:rsid w:val="00A7691B"/>
    <w:rsid w:val="00A7692E"/>
    <w:rsid w:val="00A76B05"/>
    <w:rsid w:val="00A76E0D"/>
    <w:rsid w:val="00A76EF7"/>
    <w:rsid w:val="00A76F0E"/>
    <w:rsid w:val="00A77118"/>
    <w:rsid w:val="00A7736B"/>
    <w:rsid w:val="00A77584"/>
    <w:rsid w:val="00A7772B"/>
    <w:rsid w:val="00A77962"/>
    <w:rsid w:val="00A779D7"/>
    <w:rsid w:val="00A77B01"/>
    <w:rsid w:val="00A77C2F"/>
    <w:rsid w:val="00A77D05"/>
    <w:rsid w:val="00A77EF1"/>
    <w:rsid w:val="00A80104"/>
    <w:rsid w:val="00A80346"/>
    <w:rsid w:val="00A803B6"/>
    <w:rsid w:val="00A8060C"/>
    <w:rsid w:val="00A8083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5C7"/>
    <w:rsid w:val="00A8171B"/>
    <w:rsid w:val="00A81870"/>
    <w:rsid w:val="00A81A2D"/>
    <w:rsid w:val="00A81AB9"/>
    <w:rsid w:val="00A81B60"/>
    <w:rsid w:val="00A81B7D"/>
    <w:rsid w:val="00A81D62"/>
    <w:rsid w:val="00A81E6A"/>
    <w:rsid w:val="00A81EAE"/>
    <w:rsid w:val="00A821D2"/>
    <w:rsid w:val="00A8226F"/>
    <w:rsid w:val="00A82370"/>
    <w:rsid w:val="00A8270D"/>
    <w:rsid w:val="00A827AB"/>
    <w:rsid w:val="00A827F7"/>
    <w:rsid w:val="00A8285D"/>
    <w:rsid w:val="00A8292C"/>
    <w:rsid w:val="00A829A3"/>
    <w:rsid w:val="00A82DAB"/>
    <w:rsid w:val="00A82DFE"/>
    <w:rsid w:val="00A82E59"/>
    <w:rsid w:val="00A82E7F"/>
    <w:rsid w:val="00A82FD2"/>
    <w:rsid w:val="00A8303D"/>
    <w:rsid w:val="00A830A6"/>
    <w:rsid w:val="00A83160"/>
    <w:rsid w:val="00A8318B"/>
    <w:rsid w:val="00A8355B"/>
    <w:rsid w:val="00A8365F"/>
    <w:rsid w:val="00A83693"/>
    <w:rsid w:val="00A83BF1"/>
    <w:rsid w:val="00A83C92"/>
    <w:rsid w:val="00A83E09"/>
    <w:rsid w:val="00A83F14"/>
    <w:rsid w:val="00A83F95"/>
    <w:rsid w:val="00A84068"/>
    <w:rsid w:val="00A84115"/>
    <w:rsid w:val="00A84257"/>
    <w:rsid w:val="00A84339"/>
    <w:rsid w:val="00A8433F"/>
    <w:rsid w:val="00A844C6"/>
    <w:rsid w:val="00A845FE"/>
    <w:rsid w:val="00A8486B"/>
    <w:rsid w:val="00A84877"/>
    <w:rsid w:val="00A848CF"/>
    <w:rsid w:val="00A8498D"/>
    <w:rsid w:val="00A84A54"/>
    <w:rsid w:val="00A84BC1"/>
    <w:rsid w:val="00A84DC5"/>
    <w:rsid w:val="00A85006"/>
    <w:rsid w:val="00A850E9"/>
    <w:rsid w:val="00A8512A"/>
    <w:rsid w:val="00A85277"/>
    <w:rsid w:val="00A85306"/>
    <w:rsid w:val="00A854C2"/>
    <w:rsid w:val="00A855DA"/>
    <w:rsid w:val="00A857A8"/>
    <w:rsid w:val="00A858B2"/>
    <w:rsid w:val="00A85969"/>
    <w:rsid w:val="00A85A4C"/>
    <w:rsid w:val="00A85A7B"/>
    <w:rsid w:val="00A85BE1"/>
    <w:rsid w:val="00A85C62"/>
    <w:rsid w:val="00A85EBF"/>
    <w:rsid w:val="00A85ECC"/>
    <w:rsid w:val="00A860AC"/>
    <w:rsid w:val="00A8622F"/>
    <w:rsid w:val="00A8643D"/>
    <w:rsid w:val="00A866F4"/>
    <w:rsid w:val="00A867C6"/>
    <w:rsid w:val="00A86806"/>
    <w:rsid w:val="00A8688C"/>
    <w:rsid w:val="00A86893"/>
    <w:rsid w:val="00A869D3"/>
    <w:rsid w:val="00A86A63"/>
    <w:rsid w:val="00A86D16"/>
    <w:rsid w:val="00A86D42"/>
    <w:rsid w:val="00A86E36"/>
    <w:rsid w:val="00A87030"/>
    <w:rsid w:val="00A8708E"/>
    <w:rsid w:val="00A872C1"/>
    <w:rsid w:val="00A8749C"/>
    <w:rsid w:val="00A87534"/>
    <w:rsid w:val="00A87660"/>
    <w:rsid w:val="00A876B8"/>
    <w:rsid w:val="00A87A06"/>
    <w:rsid w:val="00A87AFE"/>
    <w:rsid w:val="00A87B1F"/>
    <w:rsid w:val="00A87B40"/>
    <w:rsid w:val="00A87C22"/>
    <w:rsid w:val="00A87D04"/>
    <w:rsid w:val="00A87D6B"/>
    <w:rsid w:val="00A87EA4"/>
    <w:rsid w:val="00A87EF6"/>
    <w:rsid w:val="00A90091"/>
    <w:rsid w:val="00A900BE"/>
    <w:rsid w:val="00A90160"/>
    <w:rsid w:val="00A901BC"/>
    <w:rsid w:val="00A906A1"/>
    <w:rsid w:val="00A906E3"/>
    <w:rsid w:val="00A9085E"/>
    <w:rsid w:val="00A9095E"/>
    <w:rsid w:val="00A90A4B"/>
    <w:rsid w:val="00A90A55"/>
    <w:rsid w:val="00A90AA1"/>
    <w:rsid w:val="00A90C29"/>
    <w:rsid w:val="00A90CED"/>
    <w:rsid w:val="00A90D06"/>
    <w:rsid w:val="00A90D73"/>
    <w:rsid w:val="00A90F54"/>
    <w:rsid w:val="00A9108A"/>
    <w:rsid w:val="00A91279"/>
    <w:rsid w:val="00A9133F"/>
    <w:rsid w:val="00A91457"/>
    <w:rsid w:val="00A91488"/>
    <w:rsid w:val="00A91648"/>
    <w:rsid w:val="00A9165A"/>
    <w:rsid w:val="00A918E3"/>
    <w:rsid w:val="00A919B2"/>
    <w:rsid w:val="00A919E8"/>
    <w:rsid w:val="00A91A98"/>
    <w:rsid w:val="00A91AC5"/>
    <w:rsid w:val="00A91B56"/>
    <w:rsid w:val="00A91BD5"/>
    <w:rsid w:val="00A91BF8"/>
    <w:rsid w:val="00A91CBF"/>
    <w:rsid w:val="00A91E45"/>
    <w:rsid w:val="00A91F44"/>
    <w:rsid w:val="00A91F8D"/>
    <w:rsid w:val="00A91FDE"/>
    <w:rsid w:val="00A92365"/>
    <w:rsid w:val="00A923E0"/>
    <w:rsid w:val="00A923F4"/>
    <w:rsid w:val="00A9249D"/>
    <w:rsid w:val="00A924AD"/>
    <w:rsid w:val="00A924BB"/>
    <w:rsid w:val="00A92652"/>
    <w:rsid w:val="00A92720"/>
    <w:rsid w:val="00A92837"/>
    <w:rsid w:val="00A92A0A"/>
    <w:rsid w:val="00A92BAA"/>
    <w:rsid w:val="00A92E8F"/>
    <w:rsid w:val="00A92EA3"/>
    <w:rsid w:val="00A92EA6"/>
    <w:rsid w:val="00A92ECB"/>
    <w:rsid w:val="00A930DC"/>
    <w:rsid w:val="00A93112"/>
    <w:rsid w:val="00A932C4"/>
    <w:rsid w:val="00A93361"/>
    <w:rsid w:val="00A9342D"/>
    <w:rsid w:val="00A93630"/>
    <w:rsid w:val="00A938A2"/>
    <w:rsid w:val="00A938D9"/>
    <w:rsid w:val="00A9399B"/>
    <w:rsid w:val="00A93A66"/>
    <w:rsid w:val="00A93A77"/>
    <w:rsid w:val="00A93B88"/>
    <w:rsid w:val="00A93BBD"/>
    <w:rsid w:val="00A93CEB"/>
    <w:rsid w:val="00A93F6E"/>
    <w:rsid w:val="00A93FFA"/>
    <w:rsid w:val="00A94066"/>
    <w:rsid w:val="00A940F5"/>
    <w:rsid w:val="00A94119"/>
    <w:rsid w:val="00A94143"/>
    <w:rsid w:val="00A94168"/>
    <w:rsid w:val="00A9420F"/>
    <w:rsid w:val="00A942C9"/>
    <w:rsid w:val="00A94315"/>
    <w:rsid w:val="00A943DC"/>
    <w:rsid w:val="00A944A5"/>
    <w:rsid w:val="00A94594"/>
    <w:rsid w:val="00A947CE"/>
    <w:rsid w:val="00A9492D"/>
    <w:rsid w:val="00A949D5"/>
    <w:rsid w:val="00A94B25"/>
    <w:rsid w:val="00A94B79"/>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00"/>
    <w:rsid w:val="00A963B9"/>
    <w:rsid w:val="00A965F2"/>
    <w:rsid w:val="00A96626"/>
    <w:rsid w:val="00A96884"/>
    <w:rsid w:val="00A96892"/>
    <w:rsid w:val="00A968F8"/>
    <w:rsid w:val="00A96967"/>
    <w:rsid w:val="00A96A06"/>
    <w:rsid w:val="00A96BFE"/>
    <w:rsid w:val="00A96CBE"/>
    <w:rsid w:val="00A96E9B"/>
    <w:rsid w:val="00A96FD8"/>
    <w:rsid w:val="00A970CB"/>
    <w:rsid w:val="00A971F9"/>
    <w:rsid w:val="00A97263"/>
    <w:rsid w:val="00A97283"/>
    <w:rsid w:val="00A9763A"/>
    <w:rsid w:val="00A978C0"/>
    <w:rsid w:val="00A9795D"/>
    <w:rsid w:val="00A97C50"/>
    <w:rsid w:val="00A97CA1"/>
    <w:rsid w:val="00A97E08"/>
    <w:rsid w:val="00A97EB7"/>
    <w:rsid w:val="00A97EF6"/>
    <w:rsid w:val="00A97FB4"/>
    <w:rsid w:val="00AA0033"/>
    <w:rsid w:val="00AA00C6"/>
    <w:rsid w:val="00AA0120"/>
    <w:rsid w:val="00AA017D"/>
    <w:rsid w:val="00AA01ED"/>
    <w:rsid w:val="00AA024F"/>
    <w:rsid w:val="00AA02DE"/>
    <w:rsid w:val="00AA0565"/>
    <w:rsid w:val="00AA05DD"/>
    <w:rsid w:val="00AA076A"/>
    <w:rsid w:val="00AA07B5"/>
    <w:rsid w:val="00AA0987"/>
    <w:rsid w:val="00AA0A55"/>
    <w:rsid w:val="00AA0B4F"/>
    <w:rsid w:val="00AA0BDB"/>
    <w:rsid w:val="00AA0D1B"/>
    <w:rsid w:val="00AA0E2B"/>
    <w:rsid w:val="00AA12FE"/>
    <w:rsid w:val="00AA1316"/>
    <w:rsid w:val="00AA1505"/>
    <w:rsid w:val="00AA162C"/>
    <w:rsid w:val="00AA16C4"/>
    <w:rsid w:val="00AA1713"/>
    <w:rsid w:val="00AA19A4"/>
    <w:rsid w:val="00AA1A1A"/>
    <w:rsid w:val="00AA1A98"/>
    <w:rsid w:val="00AA1B9C"/>
    <w:rsid w:val="00AA1CB6"/>
    <w:rsid w:val="00AA1D48"/>
    <w:rsid w:val="00AA1E86"/>
    <w:rsid w:val="00AA1EC1"/>
    <w:rsid w:val="00AA1FD5"/>
    <w:rsid w:val="00AA2239"/>
    <w:rsid w:val="00AA24FB"/>
    <w:rsid w:val="00AA2BC8"/>
    <w:rsid w:val="00AA2BD9"/>
    <w:rsid w:val="00AA2C6B"/>
    <w:rsid w:val="00AA2CF5"/>
    <w:rsid w:val="00AA2CFB"/>
    <w:rsid w:val="00AA2E71"/>
    <w:rsid w:val="00AA2F3C"/>
    <w:rsid w:val="00AA2F9A"/>
    <w:rsid w:val="00AA30E5"/>
    <w:rsid w:val="00AA313E"/>
    <w:rsid w:val="00AA31E8"/>
    <w:rsid w:val="00AA32D4"/>
    <w:rsid w:val="00AA3303"/>
    <w:rsid w:val="00AA334E"/>
    <w:rsid w:val="00AA3379"/>
    <w:rsid w:val="00AA342A"/>
    <w:rsid w:val="00AA34B8"/>
    <w:rsid w:val="00AA34C0"/>
    <w:rsid w:val="00AA359B"/>
    <w:rsid w:val="00AA38D0"/>
    <w:rsid w:val="00AA3DAA"/>
    <w:rsid w:val="00AA3EEB"/>
    <w:rsid w:val="00AA4029"/>
    <w:rsid w:val="00AA4043"/>
    <w:rsid w:val="00AA40B6"/>
    <w:rsid w:val="00AA40D7"/>
    <w:rsid w:val="00AA4471"/>
    <w:rsid w:val="00AA4527"/>
    <w:rsid w:val="00AA4577"/>
    <w:rsid w:val="00AA470A"/>
    <w:rsid w:val="00AA492E"/>
    <w:rsid w:val="00AA49EC"/>
    <w:rsid w:val="00AA4B07"/>
    <w:rsid w:val="00AA4E33"/>
    <w:rsid w:val="00AA4F37"/>
    <w:rsid w:val="00AA5285"/>
    <w:rsid w:val="00AA5292"/>
    <w:rsid w:val="00AA5417"/>
    <w:rsid w:val="00AA5465"/>
    <w:rsid w:val="00AA5493"/>
    <w:rsid w:val="00AA554A"/>
    <w:rsid w:val="00AA559A"/>
    <w:rsid w:val="00AA5615"/>
    <w:rsid w:val="00AA584D"/>
    <w:rsid w:val="00AA5B23"/>
    <w:rsid w:val="00AA5B8B"/>
    <w:rsid w:val="00AA5C5B"/>
    <w:rsid w:val="00AA5D9E"/>
    <w:rsid w:val="00AA5DF6"/>
    <w:rsid w:val="00AA5E13"/>
    <w:rsid w:val="00AA5EF2"/>
    <w:rsid w:val="00AA5F34"/>
    <w:rsid w:val="00AA60FF"/>
    <w:rsid w:val="00AA6494"/>
    <w:rsid w:val="00AA668F"/>
    <w:rsid w:val="00AA6728"/>
    <w:rsid w:val="00AA676D"/>
    <w:rsid w:val="00AA67B6"/>
    <w:rsid w:val="00AA6B09"/>
    <w:rsid w:val="00AA703E"/>
    <w:rsid w:val="00AA7044"/>
    <w:rsid w:val="00AA7058"/>
    <w:rsid w:val="00AA7169"/>
    <w:rsid w:val="00AA71F5"/>
    <w:rsid w:val="00AA739E"/>
    <w:rsid w:val="00AA73AB"/>
    <w:rsid w:val="00AA756C"/>
    <w:rsid w:val="00AA768B"/>
    <w:rsid w:val="00AA76CD"/>
    <w:rsid w:val="00AA7762"/>
    <w:rsid w:val="00AA78C7"/>
    <w:rsid w:val="00AA79C1"/>
    <w:rsid w:val="00AA7B47"/>
    <w:rsid w:val="00AB003A"/>
    <w:rsid w:val="00AB00D5"/>
    <w:rsid w:val="00AB0166"/>
    <w:rsid w:val="00AB0243"/>
    <w:rsid w:val="00AB06AE"/>
    <w:rsid w:val="00AB06FE"/>
    <w:rsid w:val="00AB0739"/>
    <w:rsid w:val="00AB088D"/>
    <w:rsid w:val="00AB097D"/>
    <w:rsid w:val="00AB09D9"/>
    <w:rsid w:val="00AB09DB"/>
    <w:rsid w:val="00AB0B3F"/>
    <w:rsid w:val="00AB0B7D"/>
    <w:rsid w:val="00AB0E89"/>
    <w:rsid w:val="00AB0EBF"/>
    <w:rsid w:val="00AB1132"/>
    <w:rsid w:val="00AB1174"/>
    <w:rsid w:val="00AB11A4"/>
    <w:rsid w:val="00AB124F"/>
    <w:rsid w:val="00AB16CF"/>
    <w:rsid w:val="00AB18C2"/>
    <w:rsid w:val="00AB1CA2"/>
    <w:rsid w:val="00AB1E96"/>
    <w:rsid w:val="00AB2034"/>
    <w:rsid w:val="00AB23F5"/>
    <w:rsid w:val="00AB2421"/>
    <w:rsid w:val="00AB2615"/>
    <w:rsid w:val="00AB2632"/>
    <w:rsid w:val="00AB2658"/>
    <w:rsid w:val="00AB2677"/>
    <w:rsid w:val="00AB28AF"/>
    <w:rsid w:val="00AB293A"/>
    <w:rsid w:val="00AB2950"/>
    <w:rsid w:val="00AB29B8"/>
    <w:rsid w:val="00AB2A9E"/>
    <w:rsid w:val="00AB2C69"/>
    <w:rsid w:val="00AB2CA4"/>
    <w:rsid w:val="00AB2D0F"/>
    <w:rsid w:val="00AB2F17"/>
    <w:rsid w:val="00AB2FF1"/>
    <w:rsid w:val="00AB3062"/>
    <w:rsid w:val="00AB3083"/>
    <w:rsid w:val="00AB310B"/>
    <w:rsid w:val="00AB32D1"/>
    <w:rsid w:val="00AB35ED"/>
    <w:rsid w:val="00AB3723"/>
    <w:rsid w:val="00AB383C"/>
    <w:rsid w:val="00AB39E9"/>
    <w:rsid w:val="00AB3BD4"/>
    <w:rsid w:val="00AB3CDC"/>
    <w:rsid w:val="00AB3E11"/>
    <w:rsid w:val="00AB3F57"/>
    <w:rsid w:val="00AB4022"/>
    <w:rsid w:val="00AB4201"/>
    <w:rsid w:val="00AB4407"/>
    <w:rsid w:val="00AB44D4"/>
    <w:rsid w:val="00AB457A"/>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2E"/>
    <w:rsid w:val="00AB543F"/>
    <w:rsid w:val="00AB5476"/>
    <w:rsid w:val="00AB5478"/>
    <w:rsid w:val="00AB55C6"/>
    <w:rsid w:val="00AB563E"/>
    <w:rsid w:val="00AB56F5"/>
    <w:rsid w:val="00AB575E"/>
    <w:rsid w:val="00AB578A"/>
    <w:rsid w:val="00AB58B3"/>
    <w:rsid w:val="00AB58BA"/>
    <w:rsid w:val="00AB5988"/>
    <w:rsid w:val="00AB598A"/>
    <w:rsid w:val="00AB5995"/>
    <w:rsid w:val="00AB5A6E"/>
    <w:rsid w:val="00AB5B90"/>
    <w:rsid w:val="00AB5C1B"/>
    <w:rsid w:val="00AB5E50"/>
    <w:rsid w:val="00AB6164"/>
    <w:rsid w:val="00AB6216"/>
    <w:rsid w:val="00AB6343"/>
    <w:rsid w:val="00AB6421"/>
    <w:rsid w:val="00AB642F"/>
    <w:rsid w:val="00AB6462"/>
    <w:rsid w:val="00AB6683"/>
    <w:rsid w:val="00AB6702"/>
    <w:rsid w:val="00AB6805"/>
    <w:rsid w:val="00AB68A5"/>
    <w:rsid w:val="00AB697F"/>
    <w:rsid w:val="00AB6A94"/>
    <w:rsid w:val="00AB6B4C"/>
    <w:rsid w:val="00AB6E2B"/>
    <w:rsid w:val="00AB6E4E"/>
    <w:rsid w:val="00AB6EDE"/>
    <w:rsid w:val="00AB6FE3"/>
    <w:rsid w:val="00AB71A1"/>
    <w:rsid w:val="00AB71D9"/>
    <w:rsid w:val="00AB7397"/>
    <w:rsid w:val="00AB742A"/>
    <w:rsid w:val="00AB747B"/>
    <w:rsid w:val="00AB7695"/>
    <w:rsid w:val="00AB76C0"/>
    <w:rsid w:val="00AB76EA"/>
    <w:rsid w:val="00AB773C"/>
    <w:rsid w:val="00AB77A9"/>
    <w:rsid w:val="00AB78BF"/>
    <w:rsid w:val="00AB7A99"/>
    <w:rsid w:val="00AB7A9C"/>
    <w:rsid w:val="00AB7B62"/>
    <w:rsid w:val="00AB7B9C"/>
    <w:rsid w:val="00AB7BE8"/>
    <w:rsid w:val="00AB7CC6"/>
    <w:rsid w:val="00AB7EDA"/>
    <w:rsid w:val="00AB7EF7"/>
    <w:rsid w:val="00AB7F90"/>
    <w:rsid w:val="00AC0012"/>
    <w:rsid w:val="00AC0190"/>
    <w:rsid w:val="00AC0343"/>
    <w:rsid w:val="00AC0502"/>
    <w:rsid w:val="00AC07BC"/>
    <w:rsid w:val="00AC0D98"/>
    <w:rsid w:val="00AC0E5D"/>
    <w:rsid w:val="00AC0F77"/>
    <w:rsid w:val="00AC101D"/>
    <w:rsid w:val="00AC1097"/>
    <w:rsid w:val="00AC14A4"/>
    <w:rsid w:val="00AC14C2"/>
    <w:rsid w:val="00AC14DB"/>
    <w:rsid w:val="00AC14E2"/>
    <w:rsid w:val="00AC1527"/>
    <w:rsid w:val="00AC16D7"/>
    <w:rsid w:val="00AC1788"/>
    <w:rsid w:val="00AC17F2"/>
    <w:rsid w:val="00AC1831"/>
    <w:rsid w:val="00AC18E6"/>
    <w:rsid w:val="00AC196A"/>
    <w:rsid w:val="00AC1C87"/>
    <w:rsid w:val="00AC1DB9"/>
    <w:rsid w:val="00AC21B6"/>
    <w:rsid w:val="00AC22A8"/>
    <w:rsid w:val="00AC2434"/>
    <w:rsid w:val="00AC256A"/>
    <w:rsid w:val="00AC259B"/>
    <w:rsid w:val="00AC2787"/>
    <w:rsid w:val="00AC28AE"/>
    <w:rsid w:val="00AC297C"/>
    <w:rsid w:val="00AC29BA"/>
    <w:rsid w:val="00AC2AA8"/>
    <w:rsid w:val="00AC2B7A"/>
    <w:rsid w:val="00AC2BE1"/>
    <w:rsid w:val="00AC2C60"/>
    <w:rsid w:val="00AC306B"/>
    <w:rsid w:val="00AC31E7"/>
    <w:rsid w:val="00AC3267"/>
    <w:rsid w:val="00AC337B"/>
    <w:rsid w:val="00AC3663"/>
    <w:rsid w:val="00AC3792"/>
    <w:rsid w:val="00AC37DC"/>
    <w:rsid w:val="00AC3812"/>
    <w:rsid w:val="00AC39A2"/>
    <w:rsid w:val="00AC39F6"/>
    <w:rsid w:val="00AC3D9E"/>
    <w:rsid w:val="00AC3DA3"/>
    <w:rsid w:val="00AC3E0B"/>
    <w:rsid w:val="00AC411D"/>
    <w:rsid w:val="00AC4189"/>
    <w:rsid w:val="00AC41EE"/>
    <w:rsid w:val="00AC422B"/>
    <w:rsid w:val="00AC42D4"/>
    <w:rsid w:val="00AC481B"/>
    <w:rsid w:val="00AC4A08"/>
    <w:rsid w:val="00AC4AB1"/>
    <w:rsid w:val="00AC4AF3"/>
    <w:rsid w:val="00AC4B90"/>
    <w:rsid w:val="00AC4C23"/>
    <w:rsid w:val="00AC4DEC"/>
    <w:rsid w:val="00AC4EA0"/>
    <w:rsid w:val="00AC507D"/>
    <w:rsid w:val="00AC5094"/>
    <w:rsid w:val="00AC52DD"/>
    <w:rsid w:val="00AC556D"/>
    <w:rsid w:val="00AC558F"/>
    <w:rsid w:val="00AC5603"/>
    <w:rsid w:val="00AC5692"/>
    <w:rsid w:val="00AC5A44"/>
    <w:rsid w:val="00AC5A7A"/>
    <w:rsid w:val="00AC5AD1"/>
    <w:rsid w:val="00AC5ADA"/>
    <w:rsid w:val="00AC5B3B"/>
    <w:rsid w:val="00AC5C0D"/>
    <w:rsid w:val="00AC5C85"/>
    <w:rsid w:val="00AC5E35"/>
    <w:rsid w:val="00AC5F30"/>
    <w:rsid w:val="00AC60C3"/>
    <w:rsid w:val="00AC6294"/>
    <w:rsid w:val="00AC6479"/>
    <w:rsid w:val="00AC64CB"/>
    <w:rsid w:val="00AC6571"/>
    <w:rsid w:val="00AC65F9"/>
    <w:rsid w:val="00AC688D"/>
    <w:rsid w:val="00AC69F3"/>
    <w:rsid w:val="00AC6C19"/>
    <w:rsid w:val="00AC6D76"/>
    <w:rsid w:val="00AC6F5A"/>
    <w:rsid w:val="00AC7021"/>
    <w:rsid w:val="00AC70CA"/>
    <w:rsid w:val="00AC7202"/>
    <w:rsid w:val="00AC7261"/>
    <w:rsid w:val="00AC72CE"/>
    <w:rsid w:val="00AC7332"/>
    <w:rsid w:val="00AC7720"/>
    <w:rsid w:val="00AC796E"/>
    <w:rsid w:val="00AC7BA8"/>
    <w:rsid w:val="00AC7DE1"/>
    <w:rsid w:val="00AC7F4B"/>
    <w:rsid w:val="00AC7FA2"/>
    <w:rsid w:val="00AC7FEE"/>
    <w:rsid w:val="00AD0104"/>
    <w:rsid w:val="00AD0223"/>
    <w:rsid w:val="00AD02F7"/>
    <w:rsid w:val="00AD039F"/>
    <w:rsid w:val="00AD03F3"/>
    <w:rsid w:val="00AD04A1"/>
    <w:rsid w:val="00AD077A"/>
    <w:rsid w:val="00AD09B7"/>
    <w:rsid w:val="00AD0D71"/>
    <w:rsid w:val="00AD1020"/>
    <w:rsid w:val="00AD103E"/>
    <w:rsid w:val="00AD10E9"/>
    <w:rsid w:val="00AD125A"/>
    <w:rsid w:val="00AD12A6"/>
    <w:rsid w:val="00AD1467"/>
    <w:rsid w:val="00AD163E"/>
    <w:rsid w:val="00AD1666"/>
    <w:rsid w:val="00AD167F"/>
    <w:rsid w:val="00AD16EA"/>
    <w:rsid w:val="00AD1799"/>
    <w:rsid w:val="00AD18B5"/>
    <w:rsid w:val="00AD19D3"/>
    <w:rsid w:val="00AD19E7"/>
    <w:rsid w:val="00AD1C91"/>
    <w:rsid w:val="00AD1CE4"/>
    <w:rsid w:val="00AD1D96"/>
    <w:rsid w:val="00AD1E54"/>
    <w:rsid w:val="00AD1E75"/>
    <w:rsid w:val="00AD1F5B"/>
    <w:rsid w:val="00AD20A7"/>
    <w:rsid w:val="00AD2117"/>
    <w:rsid w:val="00AD2360"/>
    <w:rsid w:val="00AD24D1"/>
    <w:rsid w:val="00AD259F"/>
    <w:rsid w:val="00AD25B8"/>
    <w:rsid w:val="00AD26B0"/>
    <w:rsid w:val="00AD2809"/>
    <w:rsid w:val="00AD296B"/>
    <w:rsid w:val="00AD2A25"/>
    <w:rsid w:val="00AD2BBB"/>
    <w:rsid w:val="00AD2DBB"/>
    <w:rsid w:val="00AD2DBC"/>
    <w:rsid w:val="00AD2FB4"/>
    <w:rsid w:val="00AD317A"/>
    <w:rsid w:val="00AD3221"/>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3CCA"/>
    <w:rsid w:val="00AD407F"/>
    <w:rsid w:val="00AD42D2"/>
    <w:rsid w:val="00AD43E7"/>
    <w:rsid w:val="00AD45BE"/>
    <w:rsid w:val="00AD46D5"/>
    <w:rsid w:val="00AD486F"/>
    <w:rsid w:val="00AD4A0F"/>
    <w:rsid w:val="00AD4C84"/>
    <w:rsid w:val="00AD4F26"/>
    <w:rsid w:val="00AD4F72"/>
    <w:rsid w:val="00AD5019"/>
    <w:rsid w:val="00AD533D"/>
    <w:rsid w:val="00AD5394"/>
    <w:rsid w:val="00AD5585"/>
    <w:rsid w:val="00AD56CE"/>
    <w:rsid w:val="00AD56F1"/>
    <w:rsid w:val="00AD58E8"/>
    <w:rsid w:val="00AD60C2"/>
    <w:rsid w:val="00AD6143"/>
    <w:rsid w:val="00AD6284"/>
    <w:rsid w:val="00AD6294"/>
    <w:rsid w:val="00AD646A"/>
    <w:rsid w:val="00AD64B6"/>
    <w:rsid w:val="00AD65BB"/>
    <w:rsid w:val="00AD660A"/>
    <w:rsid w:val="00AD679D"/>
    <w:rsid w:val="00AD67C2"/>
    <w:rsid w:val="00AD6828"/>
    <w:rsid w:val="00AD6A32"/>
    <w:rsid w:val="00AD6AA4"/>
    <w:rsid w:val="00AD6B1E"/>
    <w:rsid w:val="00AD6CB6"/>
    <w:rsid w:val="00AD6D67"/>
    <w:rsid w:val="00AD6D68"/>
    <w:rsid w:val="00AD6E5A"/>
    <w:rsid w:val="00AD6EA3"/>
    <w:rsid w:val="00AD6FC5"/>
    <w:rsid w:val="00AD7131"/>
    <w:rsid w:val="00AD71ED"/>
    <w:rsid w:val="00AD727D"/>
    <w:rsid w:val="00AD72B1"/>
    <w:rsid w:val="00AD7332"/>
    <w:rsid w:val="00AD73B3"/>
    <w:rsid w:val="00AD73EA"/>
    <w:rsid w:val="00AD7416"/>
    <w:rsid w:val="00AD74E4"/>
    <w:rsid w:val="00AD755B"/>
    <w:rsid w:val="00AD761E"/>
    <w:rsid w:val="00AD76AE"/>
    <w:rsid w:val="00AD770B"/>
    <w:rsid w:val="00AD79D2"/>
    <w:rsid w:val="00AD7D21"/>
    <w:rsid w:val="00AD7D3F"/>
    <w:rsid w:val="00AD7D99"/>
    <w:rsid w:val="00AD7DC5"/>
    <w:rsid w:val="00AD7DC7"/>
    <w:rsid w:val="00AD7FA0"/>
    <w:rsid w:val="00AE0034"/>
    <w:rsid w:val="00AE0045"/>
    <w:rsid w:val="00AE0050"/>
    <w:rsid w:val="00AE0063"/>
    <w:rsid w:val="00AE00F7"/>
    <w:rsid w:val="00AE0144"/>
    <w:rsid w:val="00AE0212"/>
    <w:rsid w:val="00AE025E"/>
    <w:rsid w:val="00AE0288"/>
    <w:rsid w:val="00AE0289"/>
    <w:rsid w:val="00AE03FB"/>
    <w:rsid w:val="00AE05F5"/>
    <w:rsid w:val="00AE0702"/>
    <w:rsid w:val="00AE074B"/>
    <w:rsid w:val="00AE07C5"/>
    <w:rsid w:val="00AE0A2A"/>
    <w:rsid w:val="00AE0A3F"/>
    <w:rsid w:val="00AE0B24"/>
    <w:rsid w:val="00AE0D24"/>
    <w:rsid w:val="00AE0F1E"/>
    <w:rsid w:val="00AE107B"/>
    <w:rsid w:val="00AE10EA"/>
    <w:rsid w:val="00AE1159"/>
    <w:rsid w:val="00AE11CC"/>
    <w:rsid w:val="00AE15B1"/>
    <w:rsid w:val="00AE1727"/>
    <w:rsid w:val="00AE1878"/>
    <w:rsid w:val="00AE1CA2"/>
    <w:rsid w:val="00AE1E0F"/>
    <w:rsid w:val="00AE1FED"/>
    <w:rsid w:val="00AE20AD"/>
    <w:rsid w:val="00AE20E8"/>
    <w:rsid w:val="00AE2148"/>
    <w:rsid w:val="00AE2B4D"/>
    <w:rsid w:val="00AE2C0C"/>
    <w:rsid w:val="00AE2D47"/>
    <w:rsid w:val="00AE2F0A"/>
    <w:rsid w:val="00AE2FBA"/>
    <w:rsid w:val="00AE311F"/>
    <w:rsid w:val="00AE31BB"/>
    <w:rsid w:val="00AE3281"/>
    <w:rsid w:val="00AE3375"/>
    <w:rsid w:val="00AE342B"/>
    <w:rsid w:val="00AE34F0"/>
    <w:rsid w:val="00AE3624"/>
    <w:rsid w:val="00AE362F"/>
    <w:rsid w:val="00AE3701"/>
    <w:rsid w:val="00AE380E"/>
    <w:rsid w:val="00AE38BD"/>
    <w:rsid w:val="00AE38CD"/>
    <w:rsid w:val="00AE3A24"/>
    <w:rsid w:val="00AE3A3E"/>
    <w:rsid w:val="00AE3B40"/>
    <w:rsid w:val="00AE3CD5"/>
    <w:rsid w:val="00AE3E04"/>
    <w:rsid w:val="00AE3F5C"/>
    <w:rsid w:val="00AE3FA7"/>
    <w:rsid w:val="00AE401F"/>
    <w:rsid w:val="00AE40E3"/>
    <w:rsid w:val="00AE4197"/>
    <w:rsid w:val="00AE4283"/>
    <w:rsid w:val="00AE42AF"/>
    <w:rsid w:val="00AE44B9"/>
    <w:rsid w:val="00AE4524"/>
    <w:rsid w:val="00AE4563"/>
    <w:rsid w:val="00AE4585"/>
    <w:rsid w:val="00AE4596"/>
    <w:rsid w:val="00AE45F2"/>
    <w:rsid w:val="00AE463F"/>
    <w:rsid w:val="00AE4A24"/>
    <w:rsid w:val="00AE4A81"/>
    <w:rsid w:val="00AE4B99"/>
    <w:rsid w:val="00AE4BA9"/>
    <w:rsid w:val="00AE4C29"/>
    <w:rsid w:val="00AE517D"/>
    <w:rsid w:val="00AE530D"/>
    <w:rsid w:val="00AE5521"/>
    <w:rsid w:val="00AE5579"/>
    <w:rsid w:val="00AE55BF"/>
    <w:rsid w:val="00AE55C9"/>
    <w:rsid w:val="00AE5661"/>
    <w:rsid w:val="00AE56DF"/>
    <w:rsid w:val="00AE57B4"/>
    <w:rsid w:val="00AE5920"/>
    <w:rsid w:val="00AE5944"/>
    <w:rsid w:val="00AE5AAF"/>
    <w:rsid w:val="00AE5DD3"/>
    <w:rsid w:val="00AE6051"/>
    <w:rsid w:val="00AE61A3"/>
    <w:rsid w:val="00AE6234"/>
    <w:rsid w:val="00AE62BE"/>
    <w:rsid w:val="00AE62E0"/>
    <w:rsid w:val="00AE646F"/>
    <w:rsid w:val="00AE652F"/>
    <w:rsid w:val="00AE689D"/>
    <w:rsid w:val="00AE6A6C"/>
    <w:rsid w:val="00AE6F8E"/>
    <w:rsid w:val="00AE7009"/>
    <w:rsid w:val="00AE706C"/>
    <w:rsid w:val="00AE7268"/>
    <w:rsid w:val="00AE74FF"/>
    <w:rsid w:val="00AE757E"/>
    <w:rsid w:val="00AE75E0"/>
    <w:rsid w:val="00AE7789"/>
    <w:rsid w:val="00AE77B2"/>
    <w:rsid w:val="00AE7800"/>
    <w:rsid w:val="00AE7819"/>
    <w:rsid w:val="00AE7A07"/>
    <w:rsid w:val="00AE7A09"/>
    <w:rsid w:val="00AE7A5B"/>
    <w:rsid w:val="00AE7B34"/>
    <w:rsid w:val="00AE7C3A"/>
    <w:rsid w:val="00AE7C52"/>
    <w:rsid w:val="00AE7D62"/>
    <w:rsid w:val="00AF0243"/>
    <w:rsid w:val="00AF03B7"/>
    <w:rsid w:val="00AF0419"/>
    <w:rsid w:val="00AF041C"/>
    <w:rsid w:val="00AF0572"/>
    <w:rsid w:val="00AF0598"/>
    <w:rsid w:val="00AF0620"/>
    <w:rsid w:val="00AF06FD"/>
    <w:rsid w:val="00AF0791"/>
    <w:rsid w:val="00AF08B5"/>
    <w:rsid w:val="00AF09D4"/>
    <w:rsid w:val="00AF0C2F"/>
    <w:rsid w:val="00AF0CA3"/>
    <w:rsid w:val="00AF1059"/>
    <w:rsid w:val="00AF1210"/>
    <w:rsid w:val="00AF1269"/>
    <w:rsid w:val="00AF12DD"/>
    <w:rsid w:val="00AF135E"/>
    <w:rsid w:val="00AF1443"/>
    <w:rsid w:val="00AF1739"/>
    <w:rsid w:val="00AF1852"/>
    <w:rsid w:val="00AF18F5"/>
    <w:rsid w:val="00AF1905"/>
    <w:rsid w:val="00AF1972"/>
    <w:rsid w:val="00AF1DF1"/>
    <w:rsid w:val="00AF1E60"/>
    <w:rsid w:val="00AF1EE7"/>
    <w:rsid w:val="00AF1F20"/>
    <w:rsid w:val="00AF1F84"/>
    <w:rsid w:val="00AF20AA"/>
    <w:rsid w:val="00AF238E"/>
    <w:rsid w:val="00AF2465"/>
    <w:rsid w:val="00AF2547"/>
    <w:rsid w:val="00AF26B7"/>
    <w:rsid w:val="00AF279A"/>
    <w:rsid w:val="00AF2913"/>
    <w:rsid w:val="00AF2A9F"/>
    <w:rsid w:val="00AF2B33"/>
    <w:rsid w:val="00AF2BB4"/>
    <w:rsid w:val="00AF2E37"/>
    <w:rsid w:val="00AF315F"/>
    <w:rsid w:val="00AF317B"/>
    <w:rsid w:val="00AF3251"/>
    <w:rsid w:val="00AF3448"/>
    <w:rsid w:val="00AF3714"/>
    <w:rsid w:val="00AF3736"/>
    <w:rsid w:val="00AF37D9"/>
    <w:rsid w:val="00AF3841"/>
    <w:rsid w:val="00AF38A6"/>
    <w:rsid w:val="00AF38CA"/>
    <w:rsid w:val="00AF38FF"/>
    <w:rsid w:val="00AF3DDD"/>
    <w:rsid w:val="00AF40B9"/>
    <w:rsid w:val="00AF4183"/>
    <w:rsid w:val="00AF42C1"/>
    <w:rsid w:val="00AF43D3"/>
    <w:rsid w:val="00AF4566"/>
    <w:rsid w:val="00AF4618"/>
    <w:rsid w:val="00AF466C"/>
    <w:rsid w:val="00AF4787"/>
    <w:rsid w:val="00AF47B1"/>
    <w:rsid w:val="00AF4AA6"/>
    <w:rsid w:val="00AF4B41"/>
    <w:rsid w:val="00AF4C2E"/>
    <w:rsid w:val="00AF4CA0"/>
    <w:rsid w:val="00AF4D4F"/>
    <w:rsid w:val="00AF4D7E"/>
    <w:rsid w:val="00AF4F7F"/>
    <w:rsid w:val="00AF4FD7"/>
    <w:rsid w:val="00AF50F3"/>
    <w:rsid w:val="00AF5274"/>
    <w:rsid w:val="00AF558C"/>
    <w:rsid w:val="00AF5695"/>
    <w:rsid w:val="00AF5705"/>
    <w:rsid w:val="00AF57E9"/>
    <w:rsid w:val="00AF5903"/>
    <w:rsid w:val="00AF5955"/>
    <w:rsid w:val="00AF59A8"/>
    <w:rsid w:val="00AF5ABD"/>
    <w:rsid w:val="00AF5B6F"/>
    <w:rsid w:val="00AF5CB2"/>
    <w:rsid w:val="00AF5CE1"/>
    <w:rsid w:val="00AF5D3E"/>
    <w:rsid w:val="00AF5E9B"/>
    <w:rsid w:val="00AF5F45"/>
    <w:rsid w:val="00AF5FA9"/>
    <w:rsid w:val="00AF6065"/>
    <w:rsid w:val="00AF6168"/>
    <w:rsid w:val="00AF62B3"/>
    <w:rsid w:val="00AF632E"/>
    <w:rsid w:val="00AF6414"/>
    <w:rsid w:val="00AF65BB"/>
    <w:rsid w:val="00AF6964"/>
    <w:rsid w:val="00AF6A76"/>
    <w:rsid w:val="00AF6A77"/>
    <w:rsid w:val="00AF6B19"/>
    <w:rsid w:val="00AF709A"/>
    <w:rsid w:val="00AF713A"/>
    <w:rsid w:val="00AF71DC"/>
    <w:rsid w:val="00AF7253"/>
    <w:rsid w:val="00AF7298"/>
    <w:rsid w:val="00AF7372"/>
    <w:rsid w:val="00AF7474"/>
    <w:rsid w:val="00AF7504"/>
    <w:rsid w:val="00AF7595"/>
    <w:rsid w:val="00AF764E"/>
    <w:rsid w:val="00AF766D"/>
    <w:rsid w:val="00AF7843"/>
    <w:rsid w:val="00AF7912"/>
    <w:rsid w:val="00AF79CD"/>
    <w:rsid w:val="00AF7B48"/>
    <w:rsid w:val="00AF7BCE"/>
    <w:rsid w:val="00AF7BDD"/>
    <w:rsid w:val="00AF7CD5"/>
    <w:rsid w:val="00AF7E6D"/>
    <w:rsid w:val="00AF7EFD"/>
    <w:rsid w:val="00B00192"/>
    <w:rsid w:val="00B0062B"/>
    <w:rsid w:val="00B007CB"/>
    <w:rsid w:val="00B00A15"/>
    <w:rsid w:val="00B00AA2"/>
    <w:rsid w:val="00B010B5"/>
    <w:rsid w:val="00B0113C"/>
    <w:rsid w:val="00B011F5"/>
    <w:rsid w:val="00B01383"/>
    <w:rsid w:val="00B01593"/>
    <w:rsid w:val="00B0160D"/>
    <w:rsid w:val="00B0164B"/>
    <w:rsid w:val="00B018ED"/>
    <w:rsid w:val="00B01956"/>
    <w:rsid w:val="00B01BA2"/>
    <w:rsid w:val="00B01CA6"/>
    <w:rsid w:val="00B01D26"/>
    <w:rsid w:val="00B01D74"/>
    <w:rsid w:val="00B01F0E"/>
    <w:rsid w:val="00B01F65"/>
    <w:rsid w:val="00B02133"/>
    <w:rsid w:val="00B02228"/>
    <w:rsid w:val="00B02267"/>
    <w:rsid w:val="00B0226F"/>
    <w:rsid w:val="00B0230E"/>
    <w:rsid w:val="00B025FC"/>
    <w:rsid w:val="00B027F9"/>
    <w:rsid w:val="00B02B28"/>
    <w:rsid w:val="00B02B3B"/>
    <w:rsid w:val="00B02C4C"/>
    <w:rsid w:val="00B02CA2"/>
    <w:rsid w:val="00B02F7E"/>
    <w:rsid w:val="00B0301C"/>
    <w:rsid w:val="00B03317"/>
    <w:rsid w:val="00B03351"/>
    <w:rsid w:val="00B03381"/>
    <w:rsid w:val="00B035FC"/>
    <w:rsid w:val="00B03714"/>
    <w:rsid w:val="00B03779"/>
    <w:rsid w:val="00B037B3"/>
    <w:rsid w:val="00B03837"/>
    <w:rsid w:val="00B038AF"/>
    <w:rsid w:val="00B039F2"/>
    <w:rsid w:val="00B03A3D"/>
    <w:rsid w:val="00B03AA4"/>
    <w:rsid w:val="00B03ACF"/>
    <w:rsid w:val="00B04010"/>
    <w:rsid w:val="00B0404C"/>
    <w:rsid w:val="00B0410C"/>
    <w:rsid w:val="00B043B8"/>
    <w:rsid w:val="00B043DB"/>
    <w:rsid w:val="00B04493"/>
    <w:rsid w:val="00B04570"/>
    <w:rsid w:val="00B045D7"/>
    <w:rsid w:val="00B046A7"/>
    <w:rsid w:val="00B047FC"/>
    <w:rsid w:val="00B0485A"/>
    <w:rsid w:val="00B04B06"/>
    <w:rsid w:val="00B04BD4"/>
    <w:rsid w:val="00B04C47"/>
    <w:rsid w:val="00B04D25"/>
    <w:rsid w:val="00B04DE1"/>
    <w:rsid w:val="00B04E1C"/>
    <w:rsid w:val="00B04F5B"/>
    <w:rsid w:val="00B04FBE"/>
    <w:rsid w:val="00B05060"/>
    <w:rsid w:val="00B05097"/>
    <w:rsid w:val="00B050A4"/>
    <w:rsid w:val="00B0516D"/>
    <w:rsid w:val="00B0518A"/>
    <w:rsid w:val="00B052D0"/>
    <w:rsid w:val="00B052FE"/>
    <w:rsid w:val="00B05493"/>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4FC"/>
    <w:rsid w:val="00B0685F"/>
    <w:rsid w:val="00B069CA"/>
    <w:rsid w:val="00B06A61"/>
    <w:rsid w:val="00B06B22"/>
    <w:rsid w:val="00B06D50"/>
    <w:rsid w:val="00B06D90"/>
    <w:rsid w:val="00B06E33"/>
    <w:rsid w:val="00B07044"/>
    <w:rsid w:val="00B070CB"/>
    <w:rsid w:val="00B0720D"/>
    <w:rsid w:val="00B07372"/>
    <w:rsid w:val="00B07410"/>
    <w:rsid w:val="00B07417"/>
    <w:rsid w:val="00B076D0"/>
    <w:rsid w:val="00B0772B"/>
    <w:rsid w:val="00B07BB4"/>
    <w:rsid w:val="00B07D7C"/>
    <w:rsid w:val="00B07DFB"/>
    <w:rsid w:val="00B07F13"/>
    <w:rsid w:val="00B10467"/>
    <w:rsid w:val="00B10496"/>
    <w:rsid w:val="00B10622"/>
    <w:rsid w:val="00B1071E"/>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9E0"/>
    <w:rsid w:val="00B11BBD"/>
    <w:rsid w:val="00B11C5A"/>
    <w:rsid w:val="00B11E87"/>
    <w:rsid w:val="00B11EAE"/>
    <w:rsid w:val="00B11EEA"/>
    <w:rsid w:val="00B11EF6"/>
    <w:rsid w:val="00B12033"/>
    <w:rsid w:val="00B121E0"/>
    <w:rsid w:val="00B1246F"/>
    <w:rsid w:val="00B124A8"/>
    <w:rsid w:val="00B12664"/>
    <w:rsid w:val="00B128D1"/>
    <w:rsid w:val="00B1293D"/>
    <w:rsid w:val="00B12940"/>
    <w:rsid w:val="00B12AE5"/>
    <w:rsid w:val="00B12BE4"/>
    <w:rsid w:val="00B12C59"/>
    <w:rsid w:val="00B12D7E"/>
    <w:rsid w:val="00B12DE2"/>
    <w:rsid w:val="00B12ED6"/>
    <w:rsid w:val="00B12FA5"/>
    <w:rsid w:val="00B13097"/>
    <w:rsid w:val="00B133C8"/>
    <w:rsid w:val="00B133E1"/>
    <w:rsid w:val="00B134C2"/>
    <w:rsid w:val="00B13585"/>
    <w:rsid w:val="00B1361E"/>
    <w:rsid w:val="00B136AE"/>
    <w:rsid w:val="00B138A5"/>
    <w:rsid w:val="00B1396C"/>
    <w:rsid w:val="00B13A09"/>
    <w:rsid w:val="00B13C40"/>
    <w:rsid w:val="00B13DA1"/>
    <w:rsid w:val="00B13F87"/>
    <w:rsid w:val="00B141E8"/>
    <w:rsid w:val="00B1436B"/>
    <w:rsid w:val="00B14412"/>
    <w:rsid w:val="00B145DA"/>
    <w:rsid w:val="00B147E8"/>
    <w:rsid w:val="00B1498C"/>
    <w:rsid w:val="00B149BB"/>
    <w:rsid w:val="00B14A20"/>
    <w:rsid w:val="00B14ACC"/>
    <w:rsid w:val="00B14B91"/>
    <w:rsid w:val="00B14C73"/>
    <w:rsid w:val="00B14CCB"/>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EFE"/>
    <w:rsid w:val="00B15F0A"/>
    <w:rsid w:val="00B160FC"/>
    <w:rsid w:val="00B1628C"/>
    <w:rsid w:val="00B163AF"/>
    <w:rsid w:val="00B1646A"/>
    <w:rsid w:val="00B1695D"/>
    <w:rsid w:val="00B16A9C"/>
    <w:rsid w:val="00B16AD4"/>
    <w:rsid w:val="00B16B15"/>
    <w:rsid w:val="00B16B56"/>
    <w:rsid w:val="00B16B63"/>
    <w:rsid w:val="00B16B6B"/>
    <w:rsid w:val="00B16C26"/>
    <w:rsid w:val="00B16CE1"/>
    <w:rsid w:val="00B16DA3"/>
    <w:rsid w:val="00B16DED"/>
    <w:rsid w:val="00B16E8E"/>
    <w:rsid w:val="00B16FC6"/>
    <w:rsid w:val="00B17070"/>
    <w:rsid w:val="00B17126"/>
    <w:rsid w:val="00B17130"/>
    <w:rsid w:val="00B17187"/>
    <w:rsid w:val="00B171AE"/>
    <w:rsid w:val="00B172FF"/>
    <w:rsid w:val="00B17433"/>
    <w:rsid w:val="00B1745F"/>
    <w:rsid w:val="00B17529"/>
    <w:rsid w:val="00B1754E"/>
    <w:rsid w:val="00B17573"/>
    <w:rsid w:val="00B17726"/>
    <w:rsid w:val="00B1773C"/>
    <w:rsid w:val="00B17842"/>
    <w:rsid w:val="00B179B5"/>
    <w:rsid w:val="00B17A33"/>
    <w:rsid w:val="00B17B2E"/>
    <w:rsid w:val="00B17B4E"/>
    <w:rsid w:val="00B17BF0"/>
    <w:rsid w:val="00B17E2A"/>
    <w:rsid w:val="00B17EB3"/>
    <w:rsid w:val="00B17F5D"/>
    <w:rsid w:val="00B202DD"/>
    <w:rsid w:val="00B203A0"/>
    <w:rsid w:val="00B203F9"/>
    <w:rsid w:val="00B204FE"/>
    <w:rsid w:val="00B205EF"/>
    <w:rsid w:val="00B206EC"/>
    <w:rsid w:val="00B20863"/>
    <w:rsid w:val="00B2089D"/>
    <w:rsid w:val="00B20A6B"/>
    <w:rsid w:val="00B20AD0"/>
    <w:rsid w:val="00B20B78"/>
    <w:rsid w:val="00B20B9A"/>
    <w:rsid w:val="00B20E6B"/>
    <w:rsid w:val="00B20FC7"/>
    <w:rsid w:val="00B211FF"/>
    <w:rsid w:val="00B21285"/>
    <w:rsid w:val="00B212E9"/>
    <w:rsid w:val="00B21493"/>
    <w:rsid w:val="00B21505"/>
    <w:rsid w:val="00B2157B"/>
    <w:rsid w:val="00B21664"/>
    <w:rsid w:val="00B21775"/>
    <w:rsid w:val="00B21C09"/>
    <w:rsid w:val="00B21C4B"/>
    <w:rsid w:val="00B21C66"/>
    <w:rsid w:val="00B21DA9"/>
    <w:rsid w:val="00B22069"/>
    <w:rsid w:val="00B2225C"/>
    <w:rsid w:val="00B2244E"/>
    <w:rsid w:val="00B226CF"/>
    <w:rsid w:val="00B22700"/>
    <w:rsid w:val="00B22823"/>
    <w:rsid w:val="00B228CD"/>
    <w:rsid w:val="00B2293E"/>
    <w:rsid w:val="00B22A02"/>
    <w:rsid w:val="00B22A4C"/>
    <w:rsid w:val="00B22AF0"/>
    <w:rsid w:val="00B22B27"/>
    <w:rsid w:val="00B22B2F"/>
    <w:rsid w:val="00B22BC3"/>
    <w:rsid w:val="00B22CCA"/>
    <w:rsid w:val="00B22E04"/>
    <w:rsid w:val="00B22E81"/>
    <w:rsid w:val="00B22EA5"/>
    <w:rsid w:val="00B23073"/>
    <w:rsid w:val="00B23088"/>
    <w:rsid w:val="00B23164"/>
    <w:rsid w:val="00B23587"/>
    <w:rsid w:val="00B2372C"/>
    <w:rsid w:val="00B238A9"/>
    <w:rsid w:val="00B23C0E"/>
    <w:rsid w:val="00B23C37"/>
    <w:rsid w:val="00B23C3B"/>
    <w:rsid w:val="00B23C4B"/>
    <w:rsid w:val="00B23CB3"/>
    <w:rsid w:val="00B2426E"/>
    <w:rsid w:val="00B24315"/>
    <w:rsid w:val="00B243A9"/>
    <w:rsid w:val="00B243DC"/>
    <w:rsid w:val="00B244E1"/>
    <w:rsid w:val="00B24565"/>
    <w:rsid w:val="00B24751"/>
    <w:rsid w:val="00B24925"/>
    <w:rsid w:val="00B24B92"/>
    <w:rsid w:val="00B24EB2"/>
    <w:rsid w:val="00B24F1C"/>
    <w:rsid w:val="00B25296"/>
    <w:rsid w:val="00B25644"/>
    <w:rsid w:val="00B257F6"/>
    <w:rsid w:val="00B25863"/>
    <w:rsid w:val="00B2589E"/>
    <w:rsid w:val="00B25911"/>
    <w:rsid w:val="00B25A67"/>
    <w:rsid w:val="00B25A81"/>
    <w:rsid w:val="00B25A86"/>
    <w:rsid w:val="00B25D05"/>
    <w:rsid w:val="00B25D09"/>
    <w:rsid w:val="00B2653C"/>
    <w:rsid w:val="00B26578"/>
    <w:rsid w:val="00B265A2"/>
    <w:rsid w:val="00B266CB"/>
    <w:rsid w:val="00B2677B"/>
    <w:rsid w:val="00B267D1"/>
    <w:rsid w:val="00B267D8"/>
    <w:rsid w:val="00B268E1"/>
    <w:rsid w:val="00B26B05"/>
    <w:rsid w:val="00B26DA2"/>
    <w:rsid w:val="00B2714B"/>
    <w:rsid w:val="00B272A7"/>
    <w:rsid w:val="00B2762A"/>
    <w:rsid w:val="00B276FA"/>
    <w:rsid w:val="00B27815"/>
    <w:rsid w:val="00B27860"/>
    <w:rsid w:val="00B27BDB"/>
    <w:rsid w:val="00B27C9F"/>
    <w:rsid w:val="00B27E85"/>
    <w:rsid w:val="00B27E8B"/>
    <w:rsid w:val="00B27F20"/>
    <w:rsid w:val="00B27F28"/>
    <w:rsid w:val="00B3007D"/>
    <w:rsid w:val="00B30124"/>
    <w:rsid w:val="00B30371"/>
    <w:rsid w:val="00B3041A"/>
    <w:rsid w:val="00B30458"/>
    <w:rsid w:val="00B30521"/>
    <w:rsid w:val="00B30784"/>
    <w:rsid w:val="00B307F5"/>
    <w:rsid w:val="00B30A05"/>
    <w:rsid w:val="00B30AAE"/>
    <w:rsid w:val="00B30BEC"/>
    <w:rsid w:val="00B30D05"/>
    <w:rsid w:val="00B30D75"/>
    <w:rsid w:val="00B30E31"/>
    <w:rsid w:val="00B30E4F"/>
    <w:rsid w:val="00B30F72"/>
    <w:rsid w:val="00B30FBC"/>
    <w:rsid w:val="00B30FD5"/>
    <w:rsid w:val="00B31073"/>
    <w:rsid w:val="00B3122E"/>
    <w:rsid w:val="00B312DB"/>
    <w:rsid w:val="00B313FB"/>
    <w:rsid w:val="00B31459"/>
    <w:rsid w:val="00B3175D"/>
    <w:rsid w:val="00B3181C"/>
    <w:rsid w:val="00B3199D"/>
    <w:rsid w:val="00B31E9E"/>
    <w:rsid w:val="00B3211D"/>
    <w:rsid w:val="00B3218B"/>
    <w:rsid w:val="00B322D1"/>
    <w:rsid w:val="00B3236C"/>
    <w:rsid w:val="00B32439"/>
    <w:rsid w:val="00B32590"/>
    <w:rsid w:val="00B32672"/>
    <w:rsid w:val="00B3269B"/>
    <w:rsid w:val="00B326CA"/>
    <w:rsid w:val="00B32741"/>
    <w:rsid w:val="00B3275F"/>
    <w:rsid w:val="00B32791"/>
    <w:rsid w:val="00B328B8"/>
    <w:rsid w:val="00B328EF"/>
    <w:rsid w:val="00B32C08"/>
    <w:rsid w:val="00B32D10"/>
    <w:rsid w:val="00B32D2F"/>
    <w:rsid w:val="00B32D39"/>
    <w:rsid w:val="00B3300F"/>
    <w:rsid w:val="00B33055"/>
    <w:rsid w:val="00B33112"/>
    <w:rsid w:val="00B331D1"/>
    <w:rsid w:val="00B33335"/>
    <w:rsid w:val="00B33363"/>
    <w:rsid w:val="00B33479"/>
    <w:rsid w:val="00B334D7"/>
    <w:rsid w:val="00B335B7"/>
    <w:rsid w:val="00B336A7"/>
    <w:rsid w:val="00B3377C"/>
    <w:rsid w:val="00B33793"/>
    <w:rsid w:val="00B337D6"/>
    <w:rsid w:val="00B33932"/>
    <w:rsid w:val="00B339B8"/>
    <w:rsid w:val="00B33BBB"/>
    <w:rsid w:val="00B33D79"/>
    <w:rsid w:val="00B340C8"/>
    <w:rsid w:val="00B342EC"/>
    <w:rsid w:val="00B3438E"/>
    <w:rsid w:val="00B34540"/>
    <w:rsid w:val="00B347BB"/>
    <w:rsid w:val="00B3482B"/>
    <w:rsid w:val="00B349AB"/>
    <w:rsid w:val="00B34BBB"/>
    <w:rsid w:val="00B34CDD"/>
    <w:rsid w:val="00B35106"/>
    <w:rsid w:val="00B35155"/>
    <w:rsid w:val="00B352DC"/>
    <w:rsid w:val="00B3558C"/>
    <w:rsid w:val="00B356A8"/>
    <w:rsid w:val="00B3575D"/>
    <w:rsid w:val="00B357F9"/>
    <w:rsid w:val="00B3580A"/>
    <w:rsid w:val="00B359E2"/>
    <w:rsid w:val="00B35A1E"/>
    <w:rsid w:val="00B35B22"/>
    <w:rsid w:val="00B35B24"/>
    <w:rsid w:val="00B35C38"/>
    <w:rsid w:val="00B35C6A"/>
    <w:rsid w:val="00B35CB8"/>
    <w:rsid w:val="00B35FFA"/>
    <w:rsid w:val="00B3615A"/>
    <w:rsid w:val="00B36272"/>
    <w:rsid w:val="00B3633A"/>
    <w:rsid w:val="00B363E0"/>
    <w:rsid w:val="00B36453"/>
    <w:rsid w:val="00B36506"/>
    <w:rsid w:val="00B365CD"/>
    <w:rsid w:val="00B36750"/>
    <w:rsid w:val="00B3682B"/>
    <w:rsid w:val="00B3686F"/>
    <w:rsid w:val="00B36883"/>
    <w:rsid w:val="00B36908"/>
    <w:rsid w:val="00B36BC0"/>
    <w:rsid w:val="00B36DD1"/>
    <w:rsid w:val="00B36E22"/>
    <w:rsid w:val="00B36EE5"/>
    <w:rsid w:val="00B37230"/>
    <w:rsid w:val="00B372D6"/>
    <w:rsid w:val="00B372E1"/>
    <w:rsid w:val="00B37313"/>
    <w:rsid w:val="00B374FB"/>
    <w:rsid w:val="00B37556"/>
    <w:rsid w:val="00B37753"/>
    <w:rsid w:val="00B377EC"/>
    <w:rsid w:val="00B37877"/>
    <w:rsid w:val="00B379A4"/>
    <w:rsid w:val="00B37B36"/>
    <w:rsid w:val="00B37B5E"/>
    <w:rsid w:val="00B37B84"/>
    <w:rsid w:val="00B37D38"/>
    <w:rsid w:val="00B37F17"/>
    <w:rsid w:val="00B37FB3"/>
    <w:rsid w:val="00B40125"/>
    <w:rsid w:val="00B403B1"/>
    <w:rsid w:val="00B40404"/>
    <w:rsid w:val="00B406F4"/>
    <w:rsid w:val="00B40B64"/>
    <w:rsid w:val="00B40BDE"/>
    <w:rsid w:val="00B40DD9"/>
    <w:rsid w:val="00B40DFF"/>
    <w:rsid w:val="00B40E2F"/>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37A"/>
    <w:rsid w:val="00B4339A"/>
    <w:rsid w:val="00B437F8"/>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8D"/>
    <w:rsid w:val="00B447D7"/>
    <w:rsid w:val="00B448DF"/>
    <w:rsid w:val="00B448FC"/>
    <w:rsid w:val="00B4494B"/>
    <w:rsid w:val="00B449BC"/>
    <w:rsid w:val="00B44A00"/>
    <w:rsid w:val="00B44C3E"/>
    <w:rsid w:val="00B44C71"/>
    <w:rsid w:val="00B44C79"/>
    <w:rsid w:val="00B44F2A"/>
    <w:rsid w:val="00B451A5"/>
    <w:rsid w:val="00B45237"/>
    <w:rsid w:val="00B45649"/>
    <w:rsid w:val="00B4565A"/>
    <w:rsid w:val="00B45759"/>
    <w:rsid w:val="00B45869"/>
    <w:rsid w:val="00B45887"/>
    <w:rsid w:val="00B459A2"/>
    <w:rsid w:val="00B45C8F"/>
    <w:rsid w:val="00B45D02"/>
    <w:rsid w:val="00B45D34"/>
    <w:rsid w:val="00B45D6B"/>
    <w:rsid w:val="00B4602F"/>
    <w:rsid w:val="00B4619F"/>
    <w:rsid w:val="00B46402"/>
    <w:rsid w:val="00B46413"/>
    <w:rsid w:val="00B46595"/>
    <w:rsid w:val="00B466E1"/>
    <w:rsid w:val="00B46A29"/>
    <w:rsid w:val="00B46BC9"/>
    <w:rsid w:val="00B46BF5"/>
    <w:rsid w:val="00B46CA4"/>
    <w:rsid w:val="00B46E4C"/>
    <w:rsid w:val="00B46E60"/>
    <w:rsid w:val="00B46EB4"/>
    <w:rsid w:val="00B46FF5"/>
    <w:rsid w:val="00B47080"/>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47DA4"/>
    <w:rsid w:val="00B47DFD"/>
    <w:rsid w:val="00B50010"/>
    <w:rsid w:val="00B5001E"/>
    <w:rsid w:val="00B500D1"/>
    <w:rsid w:val="00B5034E"/>
    <w:rsid w:val="00B5036B"/>
    <w:rsid w:val="00B50472"/>
    <w:rsid w:val="00B504D5"/>
    <w:rsid w:val="00B5079D"/>
    <w:rsid w:val="00B507A3"/>
    <w:rsid w:val="00B50937"/>
    <w:rsid w:val="00B50945"/>
    <w:rsid w:val="00B50959"/>
    <w:rsid w:val="00B5096E"/>
    <w:rsid w:val="00B50A05"/>
    <w:rsid w:val="00B50A77"/>
    <w:rsid w:val="00B50AEC"/>
    <w:rsid w:val="00B50C30"/>
    <w:rsid w:val="00B50D5A"/>
    <w:rsid w:val="00B50E0D"/>
    <w:rsid w:val="00B50E4C"/>
    <w:rsid w:val="00B50FB7"/>
    <w:rsid w:val="00B51007"/>
    <w:rsid w:val="00B51421"/>
    <w:rsid w:val="00B515AF"/>
    <w:rsid w:val="00B51702"/>
    <w:rsid w:val="00B5174F"/>
    <w:rsid w:val="00B517EA"/>
    <w:rsid w:val="00B51B67"/>
    <w:rsid w:val="00B51C75"/>
    <w:rsid w:val="00B51CD5"/>
    <w:rsid w:val="00B51F01"/>
    <w:rsid w:val="00B5214C"/>
    <w:rsid w:val="00B52171"/>
    <w:rsid w:val="00B52190"/>
    <w:rsid w:val="00B521A1"/>
    <w:rsid w:val="00B522B1"/>
    <w:rsid w:val="00B52371"/>
    <w:rsid w:val="00B52401"/>
    <w:rsid w:val="00B52755"/>
    <w:rsid w:val="00B52776"/>
    <w:rsid w:val="00B527A3"/>
    <w:rsid w:val="00B52912"/>
    <w:rsid w:val="00B52A81"/>
    <w:rsid w:val="00B52B01"/>
    <w:rsid w:val="00B52B5C"/>
    <w:rsid w:val="00B52DEF"/>
    <w:rsid w:val="00B532F7"/>
    <w:rsid w:val="00B5330C"/>
    <w:rsid w:val="00B5384C"/>
    <w:rsid w:val="00B53852"/>
    <w:rsid w:val="00B53985"/>
    <w:rsid w:val="00B539B8"/>
    <w:rsid w:val="00B53B29"/>
    <w:rsid w:val="00B53B97"/>
    <w:rsid w:val="00B53CE9"/>
    <w:rsid w:val="00B53E1D"/>
    <w:rsid w:val="00B53E40"/>
    <w:rsid w:val="00B540D3"/>
    <w:rsid w:val="00B54130"/>
    <w:rsid w:val="00B54382"/>
    <w:rsid w:val="00B54BF9"/>
    <w:rsid w:val="00B54DD8"/>
    <w:rsid w:val="00B54E50"/>
    <w:rsid w:val="00B55289"/>
    <w:rsid w:val="00B552BD"/>
    <w:rsid w:val="00B55355"/>
    <w:rsid w:val="00B55401"/>
    <w:rsid w:val="00B554A9"/>
    <w:rsid w:val="00B554FA"/>
    <w:rsid w:val="00B5550F"/>
    <w:rsid w:val="00B558E6"/>
    <w:rsid w:val="00B559EC"/>
    <w:rsid w:val="00B55B2A"/>
    <w:rsid w:val="00B55BC2"/>
    <w:rsid w:val="00B55D81"/>
    <w:rsid w:val="00B55E69"/>
    <w:rsid w:val="00B5609D"/>
    <w:rsid w:val="00B560FC"/>
    <w:rsid w:val="00B5619D"/>
    <w:rsid w:val="00B56218"/>
    <w:rsid w:val="00B56286"/>
    <w:rsid w:val="00B56317"/>
    <w:rsid w:val="00B56696"/>
    <w:rsid w:val="00B5698C"/>
    <w:rsid w:val="00B569D0"/>
    <w:rsid w:val="00B56A4B"/>
    <w:rsid w:val="00B56ACE"/>
    <w:rsid w:val="00B56D6F"/>
    <w:rsid w:val="00B56DEC"/>
    <w:rsid w:val="00B56F44"/>
    <w:rsid w:val="00B57385"/>
    <w:rsid w:val="00B573A4"/>
    <w:rsid w:val="00B57413"/>
    <w:rsid w:val="00B57593"/>
    <w:rsid w:val="00B5766A"/>
    <w:rsid w:val="00B577A5"/>
    <w:rsid w:val="00B578D3"/>
    <w:rsid w:val="00B57926"/>
    <w:rsid w:val="00B579D7"/>
    <w:rsid w:val="00B57A64"/>
    <w:rsid w:val="00B57AA7"/>
    <w:rsid w:val="00B57B28"/>
    <w:rsid w:val="00B57FF3"/>
    <w:rsid w:val="00B60498"/>
    <w:rsid w:val="00B604AC"/>
    <w:rsid w:val="00B6054A"/>
    <w:rsid w:val="00B607C7"/>
    <w:rsid w:val="00B60BEA"/>
    <w:rsid w:val="00B60C7C"/>
    <w:rsid w:val="00B60CE2"/>
    <w:rsid w:val="00B60DC5"/>
    <w:rsid w:val="00B60E46"/>
    <w:rsid w:val="00B60E55"/>
    <w:rsid w:val="00B60E5D"/>
    <w:rsid w:val="00B60E91"/>
    <w:rsid w:val="00B60F82"/>
    <w:rsid w:val="00B610CB"/>
    <w:rsid w:val="00B611C0"/>
    <w:rsid w:val="00B611DD"/>
    <w:rsid w:val="00B61491"/>
    <w:rsid w:val="00B6149F"/>
    <w:rsid w:val="00B61599"/>
    <w:rsid w:val="00B61644"/>
    <w:rsid w:val="00B61837"/>
    <w:rsid w:val="00B61AB9"/>
    <w:rsid w:val="00B61B19"/>
    <w:rsid w:val="00B61D53"/>
    <w:rsid w:val="00B61DBF"/>
    <w:rsid w:val="00B61E0C"/>
    <w:rsid w:val="00B62083"/>
    <w:rsid w:val="00B621C0"/>
    <w:rsid w:val="00B6227F"/>
    <w:rsid w:val="00B6230A"/>
    <w:rsid w:val="00B624CC"/>
    <w:rsid w:val="00B6275E"/>
    <w:rsid w:val="00B627FF"/>
    <w:rsid w:val="00B62965"/>
    <w:rsid w:val="00B62995"/>
    <w:rsid w:val="00B62C44"/>
    <w:rsid w:val="00B62E20"/>
    <w:rsid w:val="00B62E3D"/>
    <w:rsid w:val="00B62E61"/>
    <w:rsid w:val="00B631E8"/>
    <w:rsid w:val="00B63448"/>
    <w:rsid w:val="00B634D2"/>
    <w:rsid w:val="00B6357F"/>
    <w:rsid w:val="00B636F9"/>
    <w:rsid w:val="00B639BC"/>
    <w:rsid w:val="00B639E8"/>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A5F"/>
    <w:rsid w:val="00B64A7E"/>
    <w:rsid w:val="00B64B18"/>
    <w:rsid w:val="00B64B39"/>
    <w:rsid w:val="00B64C51"/>
    <w:rsid w:val="00B64CA0"/>
    <w:rsid w:val="00B64CB3"/>
    <w:rsid w:val="00B64CF2"/>
    <w:rsid w:val="00B64CF8"/>
    <w:rsid w:val="00B64E2D"/>
    <w:rsid w:val="00B64F07"/>
    <w:rsid w:val="00B65164"/>
    <w:rsid w:val="00B6518E"/>
    <w:rsid w:val="00B652B5"/>
    <w:rsid w:val="00B65442"/>
    <w:rsid w:val="00B654AF"/>
    <w:rsid w:val="00B654F9"/>
    <w:rsid w:val="00B65603"/>
    <w:rsid w:val="00B65609"/>
    <w:rsid w:val="00B6568F"/>
    <w:rsid w:val="00B6589B"/>
    <w:rsid w:val="00B65A2C"/>
    <w:rsid w:val="00B65B39"/>
    <w:rsid w:val="00B65BC5"/>
    <w:rsid w:val="00B65C41"/>
    <w:rsid w:val="00B65CA3"/>
    <w:rsid w:val="00B65F43"/>
    <w:rsid w:val="00B6600F"/>
    <w:rsid w:val="00B66238"/>
    <w:rsid w:val="00B662E9"/>
    <w:rsid w:val="00B66330"/>
    <w:rsid w:val="00B663C0"/>
    <w:rsid w:val="00B66438"/>
    <w:rsid w:val="00B664BE"/>
    <w:rsid w:val="00B666CD"/>
    <w:rsid w:val="00B667A9"/>
    <w:rsid w:val="00B667E4"/>
    <w:rsid w:val="00B668D4"/>
    <w:rsid w:val="00B66B15"/>
    <w:rsid w:val="00B66B19"/>
    <w:rsid w:val="00B66C51"/>
    <w:rsid w:val="00B66E1B"/>
    <w:rsid w:val="00B66E58"/>
    <w:rsid w:val="00B67105"/>
    <w:rsid w:val="00B67157"/>
    <w:rsid w:val="00B6733E"/>
    <w:rsid w:val="00B6735B"/>
    <w:rsid w:val="00B67361"/>
    <w:rsid w:val="00B67397"/>
    <w:rsid w:val="00B674CB"/>
    <w:rsid w:val="00B6751D"/>
    <w:rsid w:val="00B675C4"/>
    <w:rsid w:val="00B6771D"/>
    <w:rsid w:val="00B67899"/>
    <w:rsid w:val="00B678C1"/>
    <w:rsid w:val="00B678E0"/>
    <w:rsid w:val="00B679A5"/>
    <w:rsid w:val="00B67A19"/>
    <w:rsid w:val="00B67B40"/>
    <w:rsid w:val="00B67C1A"/>
    <w:rsid w:val="00B67C3E"/>
    <w:rsid w:val="00B67D18"/>
    <w:rsid w:val="00B700B9"/>
    <w:rsid w:val="00B701E5"/>
    <w:rsid w:val="00B7036A"/>
    <w:rsid w:val="00B70399"/>
    <w:rsid w:val="00B703A2"/>
    <w:rsid w:val="00B70441"/>
    <w:rsid w:val="00B704AF"/>
    <w:rsid w:val="00B70629"/>
    <w:rsid w:val="00B706FE"/>
    <w:rsid w:val="00B7095A"/>
    <w:rsid w:val="00B709B2"/>
    <w:rsid w:val="00B709C4"/>
    <w:rsid w:val="00B70BC5"/>
    <w:rsid w:val="00B70CB6"/>
    <w:rsid w:val="00B70EAF"/>
    <w:rsid w:val="00B70F72"/>
    <w:rsid w:val="00B70FE3"/>
    <w:rsid w:val="00B7126F"/>
    <w:rsid w:val="00B713AB"/>
    <w:rsid w:val="00B71512"/>
    <w:rsid w:val="00B71608"/>
    <w:rsid w:val="00B71630"/>
    <w:rsid w:val="00B7165D"/>
    <w:rsid w:val="00B7186D"/>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7A3"/>
    <w:rsid w:val="00B73A3B"/>
    <w:rsid w:val="00B73AB2"/>
    <w:rsid w:val="00B73BA9"/>
    <w:rsid w:val="00B73BD9"/>
    <w:rsid w:val="00B73C90"/>
    <w:rsid w:val="00B73E09"/>
    <w:rsid w:val="00B73E25"/>
    <w:rsid w:val="00B740DF"/>
    <w:rsid w:val="00B74638"/>
    <w:rsid w:val="00B74667"/>
    <w:rsid w:val="00B746C4"/>
    <w:rsid w:val="00B74943"/>
    <w:rsid w:val="00B74950"/>
    <w:rsid w:val="00B749B8"/>
    <w:rsid w:val="00B74B37"/>
    <w:rsid w:val="00B74B4B"/>
    <w:rsid w:val="00B74B4C"/>
    <w:rsid w:val="00B74DFC"/>
    <w:rsid w:val="00B7505F"/>
    <w:rsid w:val="00B75133"/>
    <w:rsid w:val="00B7535D"/>
    <w:rsid w:val="00B756BF"/>
    <w:rsid w:val="00B756D7"/>
    <w:rsid w:val="00B75872"/>
    <w:rsid w:val="00B75883"/>
    <w:rsid w:val="00B758AA"/>
    <w:rsid w:val="00B75971"/>
    <w:rsid w:val="00B75D1C"/>
    <w:rsid w:val="00B75F78"/>
    <w:rsid w:val="00B75F9A"/>
    <w:rsid w:val="00B761E1"/>
    <w:rsid w:val="00B76206"/>
    <w:rsid w:val="00B762B8"/>
    <w:rsid w:val="00B762EF"/>
    <w:rsid w:val="00B766AE"/>
    <w:rsid w:val="00B766D6"/>
    <w:rsid w:val="00B7672F"/>
    <w:rsid w:val="00B7679A"/>
    <w:rsid w:val="00B7682B"/>
    <w:rsid w:val="00B76C21"/>
    <w:rsid w:val="00B76DFF"/>
    <w:rsid w:val="00B76F65"/>
    <w:rsid w:val="00B76FE5"/>
    <w:rsid w:val="00B77031"/>
    <w:rsid w:val="00B77211"/>
    <w:rsid w:val="00B77282"/>
    <w:rsid w:val="00B77441"/>
    <w:rsid w:val="00B774BB"/>
    <w:rsid w:val="00B7752C"/>
    <w:rsid w:val="00B77668"/>
    <w:rsid w:val="00B7784B"/>
    <w:rsid w:val="00B77AEC"/>
    <w:rsid w:val="00B77AF5"/>
    <w:rsid w:val="00B77B1C"/>
    <w:rsid w:val="00B800F8"/>
    <w:rsid w:val="00B80185"/>
    <w:rsid w:val="00B8032F"/>
    <w:rsid w:val="00B803CA"/>
    <w:rsid w:val="00B8070E"/>
    <w:rsid w:val="00B80723"/>
    <w:rsid w:val="00B809DD"/>
    <w:rsid w:val="00B80B33"/>
    <w:rsid w:val="00B80CCF"/>
    <w:rsid w:val="00B80E73"/>
    <w:rsid w:val="00B80F14"/>
    <w:rsid w:val="00B80F15"/>
    <w:rsid w:val="00B80FD1"/>
    <w:rsid w:val="00B80FE5"/>
    <w:rsid w:val="00B8111B"/>
    <w:rsid w:val="00B81273"/>
    <w:rsid w:val="00B817DB"/>
    <w:rsid w:val="00B8181E"/>
    <w:rsid w:val="00B81931"/>
    <w:rsid w:val="00B81A28"/>
    <w:rsid w:val="00B81C0C"/>
    <w:rsid w:val="00B81C52"/>
    <w:rsid w:val="00B81D49"/>
    <w:rsid w:val="00B81E53"/>
    <w:rsid w:val="00B821D9"/>
    <w:rsid w:val="00B82264"/>
    <w:rsid w:val="00B823AA"/>
    <w:rsid w:val="00B823AC"/>
    <w:rsid w:val="00B82429"/>
    <w:rsid w:val="00B8243B"/>
    <w:rsid w:val="00B8247E"/>
    <w:rsid w:val="00B824D0"/>
    <w:rsid w:val="00B82609"/>
    <w:rsid w:val="00B82707"/>
    <w:rsid w:val="00B82786"/>
    <w:rsid w:val="00B828BE"/>
    <w:rsid w:val="00B82902"/>
    <w:rsid w:val="00B82A3A"/>
    <w:rsid w:val="00B82A49"/>
    <w:rsid w:val="00B82A67"/>
    <w:rsid w:val="00B830FE"/>
    <w:rsid w:val="00B83332"/>
    <w:rsid w:val="00B834A4"/>
    <w:rsid w:val="00B834AB"/>
    <w:rsid w:val="00B83558"/>
    <w:rsid w:val="00B83A26"/>
    <w:rsid w:val="00B83A7D"/>
    <w:rsid w:val="00B84010"/>
    <w:rsid w:val="00B84110"/>
    <w:rsid w:val="00B8422D"/>
    <w:rsid w:val="00B84249"/>
    <w:rsid w:val="00B8429E"/>
    <w:rsid w:val="00B843AA"/>
    <w:rsid w:val="00B843F9"/>
    <w:rsid w:val="00B8441B"/>
    <w:rsid w:val="00B846FB"/>
    <w:rsid w:val="00B8478E"/>
    <w:rsid w:val="00B84AAA"/>
    <w:rsid w:val="00B84B93"/>
    <w:rsid w:val="00B84C87"/>
    <w:rsid w:val="00B84CCB"/>
    <w:rsid w:val="00B84D18"/>
    <w:rsid w:val="00B84DB4"/>
    <w:rsid w:val="00B84DC5"/>
    <w:rsid w:val="00B84EB0"/>
    <w:rsid w:val="00B84EE1"/>
    <w:rsid w:val="00B84FBA"/>
    <w:rsid w:val="00B85026"/>
    <w:rsid w:val="00B85031"/>
    <w:rsid w:val="00B852C1"/>
    <w:rsid w:val="00B852D6"/>
    <w:rsid w:val="00B85667"/>
    <w:rsid w:val="00B85C59"/>
    <w:rsid w:val="00B8606B"/>
    <w:rsid w:val="00B86110"/>
    <w:rsid w:val="00B8617A"/>
    <w:rsid w:val="00B861E1"/>
    <w:rsid w:val="00B8642D"/>
    <w:rsid w:val="00B86796"/>
    <w:rsid w:val="00B86941"/>
    <w:rsid w:val="00B86A90"/>
    <w:rsid w:val="00B86CFA"/>
    <w:rsid w:val="00B86D59"/>
    <w:rsid w:val="00B86D5A"/>
    <w:rsid w:val="00B86E76"/>
    <w:rsid w:val="00B86F60"/>
    <w:rsid w:val="00B86F98"/>
    <w:rsid w:val="00B8701B"/>
    <w:rsid w:val="00B87025"/>
    <w:rsid w:val="00B87069"/>
    <w:rsid w:val="00B87090"/>
    <w:rsid w:val="00B871A4"/>
    <w:rsid w:val="00B87262"/>
    <w:rsid w:val="00B87311"/>
    <w:rsid w:val="00B873E7"/>
    <w:rsid w:val="00B8761C"/>
    <w:rsid w:val="00B87828"/>
    <w:rsid w:val="00B87A00"/>
    <w:rsid w:val="00B87A2D"/>
    <w:rsid w:val="00B87B1A"/>
    <w:rsid w:val="00B87B78"/>
    <w:rsid w:val="00B87BF8"/>
    <w:rsid w:val="00B87CC5"/>
    <w:rsid w:val="00B87CDA"/>
    <w:rsid w:val="00B87E9D"/>
    <w:rsid w:val="00B87EAA"/>
    <w:rsid w:val="00B87F6C"/>
    <w:rsid w:val="00B87FC3"/>
    <w:rsid w:val="00B900DF"/>
    <w:rsid w:val="00B900EC"/>
    <w:rsid w:val="00B900FA"/>
    <w:rsid w:val="00B90279"/>
    <w:rsid w:val="00B9035E"/>
    <w:rsid w:val="00B903BD"/>
    <w:rsid w:val="00B90667"/>
    <w:rsid w:val="00B906D2"/>
    <w:rsid w:val="00B906F7"/>
    <w:rsid w:val="00B9079E"/>
    <w:rsid w:val="00B90804"/>
    <w:rsid w:val="00B90814"/>
    <w:rsid w:val="00B90851"/>
    <w:rsid w:val="00B90B0C"/>
    <w:rsid w:val="00B90BD2"/>
    <w:rsid w:val="00B90C93"/>
    <w:rsid w:val="00B90D1C"/>
    <w:rsid w:val="00B90E06"/>
    <w:rsid w:val="00B90E72"/>
    <w:rsid w:val="00B90FCB"/>
    <w:rsid w:val="00B9105F"/>
    <w:rsid w:val="00B91163"/>
    <w:rsid w:val="00B911F7"/>
    <w:rsid w:val="00B911F9"/>
    <w:rsid w:val="00B912D1"/>
    <w:rsid w:val="00B912F9"/>
    <w:rsid w:val="00B9155A"/>
    <w:rsid w:val="00B916D8"/>
    <w:rsid w:val="00B916EC"/>
    <w:rsid w:val="00B918DE"/>
    <w:rsid w:val="00B91B56"/>
    <w:rsid w:val="00B91BEE"/>
    <w:rsid w:val="00B91C9A"/>
    <w:rsid w:val="00B91E24"/>
    <w:rsid w:val="00B9248B"/>
    <w:rsid w:val="00B92668"/>
    <w:rsid w:val="00B926CA"/>
    <w:rsid w:val="00B92753"/>
    <w:rsid w:val="00B928A7"/>
    <w:rsid w:val="00B92A3E"/>
    <w:rsid w:val="00B92D3B"/>
    <w:rsid w:val="00B92DCF"/>
    <w:rsid w:val="00B92DDE"/>
    <w:rsid w:val="00B9327F"/>
    <w:rsid w:val="00B93384"/>
    <w:rsid w:val="00B934DA"/>
    <w:rsid w:val="00B9355B"/>
    <w:rsid w:val="00B9357B"/>
    <w:rsid w:val="00B938EF"/>
    <w:rsid w:val="00B939A4"/>
    <w:rsid w:val="00B93A67"/>
    <w:rsid w:val="00B93AFF"/>
    <w:rsid w:val="00B940D0"/>
    <w:rsid w:val="00B941A4"/>
    <w:rsid w:val="00B941F1"/>
    <w:rsid w:val="00B94219"/>
    <w:rsid w:val="00B9424B"/>
    <w:rsid w:val="00B943E7"/>
    <w:rsid w:val="00B94540"/>
    <w:rsid w:val="00B9456A"/>
    <w:rsid w:val="00B945ED"/>
    <w:rsid w:val="00B94679"/>
    <w:rsid w:val="00B94851"/>
    <w:rsid w:val="00B94A75"/>
    <w:rsid w:val="00B94B29"/>
    <w:rsid w:val="00B94BDF"/>
    <w:rsid w:val="00B94BF5"/>
    <w:rsid w:val="00B94E2C"/>
    <w:rsid w:val="00B94F0F"/>
    <w:rsid w:val="00B95021"/>
    <w:rsid w:val="00B9539A"/>
    <w:rsid w:val="00B95648"/>
    <w:rsid w:val="00B956F7"/>
    <w:rsid w:val="00B957AA"/>
    <w:rsid w:val="00B957D4"/>
    <w:rsid w:val="00B95947"/>
    <w:rsid w:val="00B959B3"/>
    <w:rsid w:val="00B95AB6"/>
    <w:rsid w:val="00B95C66"/>
    <w:rsid w:val="00B95D0C"/>
    <w:rsid w:val="00B95E88"/>
    <w:rsid w:val="00B95EDA"/>
    <w:rsid w:val="00B9610B"/>
    <w:rsid w:val="00B961B1"/>
    <w:rsid w:val="00B961C7"/>
    <w:rsid w:val="00B9621D"/>
    <w:rsid w:val="00B96231"/>
    <w:rsid w:val="00B96390"/>
    <w:rsid w:val="00B96495"/>
    <w:rsid w:val="00B96693"/>
    <w:rsid w:val="00B966CC"/>
    <w:rsid w:val="00B966ED"/>
    <w:rsid w:val="00B9678C"/>
    <w:rsid w:val="00B967EF"/>
    <w:rsid w:val="00B96A31"/>
    <w:rsid w:val="00B96EA2"/>
    <w:rsid w:val="00B970C7"/>
    <w:rsid w:val="00B971D8"/>
    <w:rsid w:val="00B9726B"/>
    <w:rsid w:val="00B97540"/>
    <w:rsid w:val="00B9769F"/>
    <w:rsid w:val="00B97759"/>
    <w:rsid w:val="00B977BD"/>
    <w:rsid w:val="00B97829"/>
    <w:rsid w:val="00B97B25"/>
    <w:rsid w:val="00B97B53"/>
    <w:rsid w:val="00B97BA6"/>
    <w:rsid w:val="00B97C18"/>
    <w:rsid w:val="00B97C89"/>
    <w:rsid w:val="00B97D74"/>
    <w:rsid w:val="00B97F34"/>
    <w:rsid w:val="00B97F83"/>
    <w:rsid w:val="00B97F95"/>
    <w:rsid w:val="00BA00E7"/>
    <w:rsid w:val="00BA02E7"/>
    <w:rsid w:val="00BA03E9"/>
    <w:rsid w:val="00BA043B"/>
    <w:rsid w:val="00BA069C"/>
    <w:rsid w:val="00BA07DC"/>
    <w:rsid w:val="00BA083F"/>
    <w:rsid w:val="00BA08D2"/>
    <w:rsid w:val="00BA090B"/>
    <w:rsid w:val="00BA0AE8"/>
    <w:rsid w:val="00BA0B7C"/>
    <w:rsid w:val="00BA0BB2"/>
    <w:rsid w:val="00BA0C56"/>
    <w:rsid w:val="00BA0CB5"/>
    <w:rsid w:val="00BA0D9B"/>
    <w:rsid w:val="00BA0DF5"/>
    <w:rsid w:val="00BA0E57"/>
    <w:rsid w:val="00BA1001"/>
    <w:rsid w:val="00BA112D"/>
    <w:rsid w:val="00BA113C"/>
    <w:rsid w:val="00BA11FF"/>
    <w:rsid w:val="00BA12AA"/>
    <w:rsid w:val="00BA1431"/>
    <w:rsid w:val="00BA145F"/>
    <w:rsid w:val="00BA16AC"/>
    <w:rsid w:val="00BA1875"/>
    <w:rsid w:val="00BA1884"/>
    <w:rsid w:val="00BA1936"/>
    <w:rsid w:val="00BA193C"/>
    <w:rsid w:val="00BA197D"/>
    <w:rsid w:val="00BA19AC"/>
    <w:rsid w:val="00BA1A6C"/>
    <w:rsid w:val="00BA1A89"/>
    <w:rsid w:val="00BA1A99"/>
    <w:rsid w:val="00BA1B89"/>
    <w:rsid w:val="00BA1D54"/>
    <w:rsid w:val="00BA1D92"/>
    <w:rsid w:val="00BA1DD3"/>
    <w:rsid w:val="00BA1E69"/>
    <w:rsid w:val="00BA1EC0"/>
    <w:rsid w:val="00BA20B0"/>
    <w:rsid w:val="00BA2315"/>
    <w:rsid w:val="00BA240F"/>
    <w:rsid w:val="00BA2450"/>
    <w:rsid w:val="00BA2460"/>
    <w:rsid w:val="00BA2528"/>
    <w:rsid w:val="00BA252F"/>
    <w:rsid w:val="00BA2698"/>
    <w:rsid w:val="00BA295E"/>
    <w:rsid w:val="00BA2B66"/>
    <w:rsid w:val="00BA2D76"/>
    <w:rsid w:val="00BA2E22"/>
    <w:rsid w:val="00BA2F77"/>
    <w:rsid w:val="00BA2FA9"/>
    <w:rsid w:val="00BA3119"/>
    <w:rsid w:val="00BA31E1"/>
    <w:rsid w:val="00BA32B3"/>
    <w:rsid w:val="00BA331C"/>
    <w:rsid w:val="00BA3321"/>
    <w:rsid w:val="00BA3672"/>
    <w:rsid w:val="00BA3685"/>
    <w:rsid w:val="00BA375E"/>
    <w:rsid w:val="00BA3877"/>
    <w:rsid w:val="00BA39CF"/>
    <w:rsid w:val="00BA39F0"/>
    <w:rsid w:val="00BA3A42"/>
    <w:rsid w:val="00BA3AB1"/>
    <w:rsid w:val="00BA3AE2"/>
    <w:rsid w:val="00BA3C3E"/>
    <w:rsid w:val="00BA3CF2"/>
    <w:rsid w:val="00BA3DBB"/>
    <w:rsid w:val="00BA40E5"/>
    <w:rsid w:val="00BA422B"/>
    <w:rsid w:val="00BA43CF"/>
    <w:rsid w:val="00BA44BD"/>
    <w:rsid w:val="00BA4591"/>
    <w:rsid w:val="00BA4600"/>
    <w:rsid w:val="00BA4615"/>
    <w:rsid w:val="00BA463B"/>
    <w:rsid w:val="00BA4713"/>
    <w:rsid w:val="00BA475E"/>
    <w:rsid w:val="00BA48F8"/>
    <w:rsid w:val="00BA4EAC"/>
    <w:rsid w:val="00BA4FF0"/>
    <w:rsid w:val="00BA51FE"/>
    <w:rsid w:val="00BA52B0"/>
    <w:rsid w:val="00BA5423"/>
    <w:rsid w:val="00BA543A"/>
    <w:rsid w:val="00BA5599"/>
    <w:rsid w:val="00BA5771"/>
    <w:rsid w:val="00BA57F6"/>
    <w:rsid w:val="00BA5913"/>
    <w:rsid w:val="00BA5DC0"/>
    <w:rsid w:val="00BA5DD4"/>
    <w:rsid w:val="00BA6032"/>
    <w:rsid w:val="00BA6055"/>
    <w:rsid w:val="00BA607A"/>
    <w:rsid w:val="00BA614C"/>
    <w:rsid w:val="00BA61EF"/>
    <w:rsid w:val="00BA62F8"/>
    <w:rsid w:val="00BA6494"/>
    <w:rsid w:val="00BA67D8"/>
    <w:rsid w:val="00BA683D"/>
    <w:rsid w:val="00BA6875"/>
    <w:rsid w:val="00BA6893"/>
    <w:rsid w:val="00BA6A19"/>
    <w:rsid w:val="00BA6A88"/>
    <w:rsid w:val="00BA6B33"/>
    <w:rsid w:val="00BA6E5D"/>
    <w:rsid w:val="00BA6F94"/>
    <w:rsid w:val="00BA70CF"/>
    <w:rsid w:val="00BA7167"/>
    <w:rsid w:val="00BA71CB"/>
    <w:rsid w:val="00BA71E5"/>
    <w:rsid w:val="00BA7296"/>
    <w:rsid w:val="00BA7310"/>
    <w:rsid w:val="00BA754E"/>
    <w:rsid w:val="00BA7604"/>
    <w:rsid w:val="00BA763E"/>
    <w:rsid w:val="00BA76A2"/>
    <w:rsid w:val="00BA7844"/>
    <w:rsid w:val="00BA798D"/>
    <w:rsid w:val="00BA7F1C"/>
    <w:rsid w:val="00BA7FA7"/>
    <w:rsid w:val="00BA7FFC"/>
    <w:rsid w:val="00BB007C"/>
    <w:rsid w:val="00BB012D"/>
    <w:rsid w:val="00BB0542"/>
    <w:rsid w:val="00BB05D2"/>
    <w:rsid w:val="00BB05D8"/>
    <w:rsid w:val="00BB0872"/>
    <w:rsid w:val="00BB0964"/>
    <w:rsid w:val="00BB0BEB"/>
    <w:rsid w:val="00BB0C65"/>
    <w:rsid w:val="00BB0D85"/>
    <w:rsid w:val="00BB1103"/>
    <w:rsid w:val="00BB1136"/>
    <w:rsid w:val="00BB1188"/>
    <w:rsid w:val="00BB11CB"/>
    <w:rsid w:val="00BB1201"/>
    <w:rsid w:val="00BB1263"/>
    <w:rsid w:val="00BB12A5"/>
    <w:rsid w:val="00BB12EF"/>
    <w:rsid w:val="00BB1369"/>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C8B"/>
    <w:rsid w:val="00BB3DCD"/>
    <w:rsid w:val="00BB3E08"/>
    <w:rsid w:val="00BB3E5B"/>
    <w:rsid w:val="00BB3E9A"/>
    <w:rsid w:val="00BB3F45"/>
    <w:rsid w:val="00BB4741"/>
    <w:rsid w:val="00BB4825"/>
    <w:rsid w:val="00BB4899"/>
    <w:rsid w:val="00BB48D9"/>
    <w:rsid w:val="00BB48FD"/>
    <w:rsid w:val="00BB497E"/>
    <w:rsid w:val="00BB4BB1"/>
    <w:rsid w:val="00BB4DF9"/>
    <w:rsid w:val="00BB4EFD"/>
    <w:rsid w:val="00BB5097"/>
    <w:rsid w:val="00BB52DE"/>
    <w:rsid w:val="00BB52E4"/>
    <w:rsid w:val="00BB53E0"/>
    <w:rsid w:val="00BB5C39"/>
    <w:rsid w:val="00BB5C88"/>
    <w:rsid w:val="00BB5D3D"/>
    <w:rsid w:val="00BB5D3F"/>
    <w:rsid w:val="00BB5FC8"/>
    <w:rsid w:val="00BB6091"/>
    <w:rsid w:val="00BB60E4"/>
    <w:rsid w:val="00BB615D"/>
    <w:rsid w:val="00BB6173"/>
    <w:rsid w:val="00BB62CB"/>
    <w:rsid w:val="00BB62D3"/>
    <w:rsid w:val="00BB62E2"/>
    <w:rsid w:val="00BB62FB"/>
    <w:rsid w:val="00BB64B1"/>
    <w:rsid w:val="00BB6500"/>
    <w:rsid w:val="00BB65A8"/>
    <w:rsid w:val="00BB6637"/>
    <w:rsid w:val="00BB666C"/>
    <w:rsid w:val="00BB67EF"/>
    <w:rsid w:val="00BB6AAA"/>
    <w:rsid w:val="00BB6C2A"/>
    <w:rsid w:val="00BB6DA1"/>
    <w:rsid w:val="00BB6E1A"/>
    <w:rsid w:val="00BB6FC8"/>
    <w:rsid w:val="00BB738F"/>
    <w:rsid w:val="00BB7411"/>
    <w:rsid w:val="00BB7428"/>
    <w:rsid w:val="00BB74F8"/>
    <w:rsid w:val="00BB77E7"/>
    <w:rsid w:val="00BB7BDD"/>
    <w:rsid w:val="00BB7C4E"/>
    <w:rsid w:val="00BB7DDF"/>
    <w:rsid w:val="00BB7EB4"/>
    <w:rsid w:val="00BB7FF2"/>
    <w:rsid w:val="00BC03EC"/>
    <w:rsid w:val="00BC0407"/>
    <w:rsid w:val="00BC0487"/>
    <w:rsid w:val="00BC0551"/>
    <w:rsid w:val="00BC0735"/>
    <w:rsid w:val="00BC090C"/>
    <w:rsid w:val="00BC09C1"/>
    <w:rsid w:val="00BC0D03"/>
    <w:rsid w:val="00BC0FAB"/>
    <w:rsid w:val="00BC1527"/>
    <w:rsid w:val="00BC154A"/>
    <w:rsid w:val="00BC172A"/>
    <w:rsid w:val="00BC1878"/>
    <w:rsid w:val="00BC1A25"/>
    <w:rsid w:val="00BC1BA5"/>
    <w:rsid w:val="00BC1BD3"/>
    <w:rsid w:val="00BC1BE8"/>
    <w:rsid w:val="00BC1E45"/>
    <w:rsid w:val="00BC1E5B"/>
    <w:rsid w:val="00BC1F42"/>
    <w:rsid w:val="00BC2264"/>
    <w:rsid w:val="00BC22E1"/>
    <w:rsid w:val="00BC2338"/>
    <w:rsid w:val="00BC236B"/>
    <w:rsid w:val="00BC23CF"/>
    <w:rsid w:val="00BC257C"/>
    <w:rsid w:val="00BC259D"/>
    <w:rsid w:val="00BC25C1"/>
    <w:rsid w:val="00BC26A4"/>
    <w:rsid w:val="00BC270C"/>
    <w:rsid w:val="00BC2748"/>
    <w:rsid w:val="00BC27FF"/>
    <w:rsid w:val="00BC2801"/>
    <w:rsid w:val="00BC28FF"/>
    <w:rsid w:val="00BC2B08"/>
    <w:rsid w:val="00BC2B6E"/>
    <w:rsid w:val="00BC2C80"/>
    <w:rsid w:val="00BC2CBD"/>
    <w:rsid w:val="00BC2F78"/>
    <w:rsid w:val="00BC2F7B"/>
    <w:rsid w:val="00BC2FFD"/>
    <w:rsid w:val="00BC30CF"/>
    <w:rsid w:val="00BC30EA"/>
    <w:rsid w:val="00BC330F"/>
    <w:rsid w:val="00BC33DE"/>
    <w:rsid w:val="00BC3402"/>
    <w:rsid w:val="00BC342F"/>
    <w:rsid w:val="00BC347C"/>
    <w:rsid w:val="00BC350B"/>
    <w:rsid w:val="00BC35E2"/>
    <w:rsid w:val="00BC36AE"/>
    <w:rsid w:val="00BC36E4"/>
    <w:rsid w:val="00BC386A"/>
    <w:rsid w:val="00BC38F0"/>
    <w:rsid w:val="00BC391E"/>
    <w:rsid w:val="00BC3968"/>
    <w:rsid w:val="00BC3AD6"/>
    <w:rsid w:val="00BC3CBF"/>
    <w:rsid w:val="00BC3E81"/>
    <w:rsid w:val="00BC3FE5"/>
    <w:rsid w:val="00BC40F5"/>
    <w:rsid w:val="00BC43C8"/>
    <w:rsid w:val="00BC4400"/>
    <w:rsid w:val="00BC44D2"/>
    <w:rsid w:val="00BC4515"/>
    <w:rsid w:val="00BC45AD"/>
    <w:rsid w:val="00BC46BD"/>
    <w:rsid w:val="00BC4718"/>
    <w:rsid w:val="00BC49DE"/>
    <w:rsid w:val="00BC4A14"/>
    <w:rsid w:val="00BC4AF4"/>
    <w:rsid w:val="00BC4B64"/>
    <w:rsid w:val="00BC4CCD"/>
    <w:rsid w:val="00BC4E35"/>
    <w:rsid w:val="00BC4EF6"/>
    <w:rsid w:val="00BC509D"/>
    <w:rsid w:val="00BC51EF"/>
    <w:rsid w:val="00BC527D"/>
    <w:rsid w:val="00BC530F"/>
    <w:rsid w:val="00BC543E"/>
    <w:rsid w:val="00BC55E7"/>
    <w:rsid w:val="00BC58DB"/>
    <w:rsid w:val="00BC59ED"/>
    <w:rsid w:val="00BC5BE9"/>
    <w:rsid w:val="00BC5C97"/>
    <w:rsid w:val="00BC5DD1"/>
    <w:rsid w:val="00BC6054"/>
    <w:rsid w:val="00BC61EA"/>
    <w:rsid w:val="00BC62F6"/>
    <w:rsid w:val="00BC6553"/>
    <w:rsid w:val="00BC659C"/>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48"/>
    <w:rsid w:val="00BD05E2"/>
    <w:rsid w:val="00BD0673"/>
    <w:rsid w:val="00BD073D"/>
    <w:rsid w:val="00BD08B1"/>
    <w:rsid w:val="00BD0C1D"/>
    <w:rsid w:val="00BD0E03"/>
    <w:rsid w:val="00BD0F21"/>
    <w:rsid w:val="00BD117D"/>
    <w:rsid w:val="00BD125A"/>
    <w:rsid w:val="00BD133F"/>
    <w:rsid w:val="00BD13EB"/>
    <w:rsid w:val="00BD141E"/>
    <w:rsid w:val="00BD1456"/>
    <w:rsid w:val="00BD14E8"/>
    <w:rsid w:val="00BD1516"/>
    <w:rsid w:val="00BD1519"/>
    <w:rsid w:val="00BD1563"/>
    <w:rsid w:val="00BD1717"/>
    <w:rsid w:val="00BD1793"/>
    <w:rsid w:val="00BD1914"/>
    <w:rsid w:val="00BD1952"/>
    <w:rsid w:val="00BD1A67"/>
    <w:rsid w:val="00BD1B1E"/>
    <w:rsid w:val="00BD1D25"/>
    <w:rsid w:val="00BD1D70"/>
    <w:rsid w:val="00BD1EB6"/>
    <w:rsid w:val="00BD1F5F"/>
    <w:rsid w:val="00BD1F8E"/>
    <w:rsid w:val="00BD267D"/>
    <w:rsid w:val="00BD2871"/>
    <w:rsid w:val="00BD2879"/>
    <w:rsid w:val="00BD2BA7"/>
    <w:rsid w:val="00BD2CBE"/>
    <w:rsid w:val="00BD2E70"/>
    <w:rsid w:val="00BD2E92"/>
    <w:rsid w:val="00BD2EB5"/>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3EC"/>
    <w:rsid w:val="00BD4426"/>
    <w:rsid w:val="00BD445A"/>
    <w:rsid w:val="00BD44D4"/>
    <w:rsid w:val="00BD45A0"/>
    <w:rsid w:val="00BD45CA"/>
    <w:rsid w:val="00BD4661"/>
    <w:rsid w:val="00BD46B2"/>
    <w:rsid w:val="00BD4768"/>
    <w:rsid w:val="00BD4919"/>
    <w:rsid w:val="00BD49D2"/>
    <w:rsid w:val="00BD4C00"/>
    <w:rsid w:val="00BD4CF7"/>
    <w:rsid w:val="00BD4F6E"/>
    <w:rsid w:val="00BD502C"/>
    <w:rsid w:val="00BD519D"/>
    <w:rsid w:val="00BD5368"/>
    <w:rsid w:val="00BD5423"/>
    <w:rsid w:val="00BD5427"/>
    <w:rsid w:val="00BD542D"/>
    <w:rsid w:val="00BD5459"/>
    <w:rsid w:val="00BD54D3"/>
    <w:rsid w:val="00BD56D0"/>
    <w:rsid w:val="00BD56F1"/>
    <w:rsid w:val="00BD5726"/>
    <w:rsid w:val="00BD5B2A"/>
    <w:rsid w:val="00BD5C35"/>
    <w:rsid w:val="00BD5DD2"/>
    <w:rsid w:val="00BD5E1B"/>
    <w:rsid w:val="00BD5F05"/>
    <w:rsid w:val="00BD5FA2"/>
    <w:rsid w:val="00BD6072"/>
    <w:rsid w:val="00BD614C"/>
    <w:rsid w:val="00BD6253"/>
    <w:rsid w:val="00BD6259"/>
    <w:rsid w:val="00BD62C7"/>
    <w:rsid w:val="00BD6359"/>
    <w:rsid w:val="00BD63C9"/>
    <w:rsid w:val="00BD646C"/>
    <w:rsid w:val="00BD64BF"/>
    <w:rsid w:val="00BD64F3"/>
    <w:rsid w:val="00BD65D6"/>
    <w:rsid w:val="00BD6667"/>
    <w:rsid w:val="00BD6786"/>
    <w:rsid w:val="00BD67E1"/>
    <w:rsid w:val="00BD681B"/>
    <w:rsid w:val="00BD6970"/>
    <w:rsid w:val="00BD6A52"/>
    <w:rsid w:val="00BD6BD6"/>
    <w:rsid w:val="00BD6F39"/>
    <w:rsid w:val="00BD6F5E"/>
    <w:rsid w:val="00BD724E"/>
    <w:rsid w:val="00BD72CF"/>
    <w:rsid w:val="00BD749C"/>
    <w:rsid w:val="00BD75E1"/>
    <w:rsid w:val="00BD773F"/>
    <w:rsid w:val="00BD7967"/>
    <w:rsid w:val="00BD798B"/>
    <w:rsid w:val="00BD798D"/>
    <w:rsid w:val="00BD79C5"/>
    <w:rsid w:val="00BD7B0D"/>
    <w:rsid w:val="00BD7BB5"/>
    <w:rsid w:val="00BD7D40"/>
    <w:rsid w:val="00BD7F4C"/>
    <w:rsid w:val="00BE0218"/>
    <w:rsid w:val="00BE04FE"/>
    <w:rsid w:val="00BE066F"/>
    <w:rsid w:val="00BE0911"/>
    <w:rsid w:val="00BE0941"/>
    <w:rsid w:val="00BE0AA9"/>
    <w:rsid w:val="00BE0AED"/>
    <w:rsid w:val="00BE0E18"/>
    <w:rsid w:val="00BE0FD9"/>
    <w:rsid w:val="00BE1064"/>
    <w:rsid w:val="00BE10FD"/>
    <w:rsid w:val="00BE11BC"/>
    <w:rsid w:val="00BE11EE"/>
    <w:rsid w:val="00BE13E0"/>
    <w:rsid w:val="00BE159F"/>
    <w:rsid w:val="00BE15B1"/>
    <w:rsid w:val="00BE174D"/>
    <w:rsid w:val="00BE180F"/>
    <w:rsid w:val="00BE19B3"/>
    <w:rsid w:val="00BE1A96"/>
    <w:rsid w:val="00BE1AA8"/>
    <w:rsid w:val="00BE1BC5"/>
    <w:rsid w:val="00BE1BF6"/>
    <w:rsid w:val="00BE1F9D"/>
    <w:rsid w:val="00BE22B9"/>
    <w:rsid w:val="00BE234F"/>
    <w:rsid w:val="00BE2393"/>
    <w:rsid w:val="00BE23E3"/>
    <w:rsid w:val="00BE259B"/>
    <w:rsid w:val="00BE268D"/>
    <w:rsid w:val="00BE27F2"/>
    <w:rsid w:val="00BE291C"/>
    <w:rsid w:val="00BE292A"/>
    <w:rsid w:val="00BE2A7B"/>
    <w:rsid w:val="00BE2AE5"/>
    <w:rsid w:val="00BE2C7E"/>
    <w:rsid w:val="00BE2FBA"/>
    <w:rsid w:val="00BE316F"/>
    <w:rsid w:val="00BE321B"/>
    <w:rsid w:val="00BE329C"/>
    <w:rsid w:val="00BE33CD"/>
    <w:rsid w:val="00BE33F5"/>
    <w:rsid w:val="00BE33FE"/>
    <w:rsid w:val="00BE3504"/>
    <w:rsid w:val="00BE3546"/>
    <w:rsid w:val="00BE35DE"/>
    <w:rsid w:val="00BE35EE"/>
    <w:rsid w:val="00BE3711"/>
    <w:rsid w:val="00BE39CC"/>
    <w:rsid w:val="00BE3A45"/>
    <w:rsid w:val="00BE3BFA"/>
    <w:rsid w:val="00BE3C1C"/>
    <w:rsid w:val="00BE3D18"/>
    <w:rsid w:val="00BE3E99"/>
    <w:rsid w:val="00BE3EE8"/>
    <w:rsid w:val="00BE4069"/>
    <w:rsid w:val="00BE4120"/>
    <w:rsid w:val="00BE4149"/>
    <w:rsid w:val="00BE4288"/>
    <w:rsid w:val="00BE4559"/>
    <w:rsid w:val="00BE4684"/>
    <w:rsid w:val="00BE471E"/>
    <w:rsid w:val="00BE4915"/>
    <w:rsid w:val="00BE4940"/>
    <w:rsid w:val="00BE498A"/>
    <w:rsid w:val="00BE514F"/>
    <w:rsid w:val="00BE5259"/>
    <w:rsid w:val="00BE565A"/>
    <w:rsid w:val="00BE5803"/>
    <w:rsid w:val="00BE592A"/>
    <w:rsid w:val="00BE5A90"/>
    <w:rsid w:val="00BE5B0B"/>
    <w:rsid w:val="00BE5E12"/>
    <w:rsid w:val="00BE5EC6"/>
    <w:rsid w:val="00BE5F8E"/>
    <w:rsid w:val="00BE5FB9"/>
    <w:rsid w:val="00BE603B"/>
    <w:rsid w:val="00BE6163"/>
    <w:rsid w:val="00BE61F8"/>
    <w:rsid w:val="00BE6228"/>
    <w:rsid w:val="00BE6387"/>
    <w:rsid w:val="00BE63B5"/>
    <w:rsid w:val="00BE64E4"/>
    <w:rsid w:val="00BE6523"/>
    <w:rsid w:val="00BE6916"/>
    <w:rsid w:val="00BE6928"/>
    <w:rsid w:val="00BE698D"/>
    <w:rsid w:val="00BE6A5B"/>
    <w:rsid w:val="00BE6B36"/>
    <w:rsid w:val="00BE6CAB"/>
    <w:rsid w:val="00BE6FC6"/>
    <w:rsid w:val="00BE716C"/>
    <w:rsid w:val="00BE71DF"/>
    <w:rsid w:val="00BE74ED"/>
    <w:rsid w:val="00BE74F2"/>
    <w:rsid w:val="00BE750A"/>
    <w:rsid w:val="00BE7AD9"/>
    <w:rsid w:val="00BE7B82"/>
    <w:rsid w:val="00BE7C29"/>
    <w:rsid w:val="00BE7C5E"/>
    <w:rsid w:val="00BE7CC9"/>
    <w:rsid w:val="00BE7D12"/>
    <w:rsid w:val="00BE7DDC"/>
    <w:rsid w:val="00BE7EEE"/>
    <w:rsid w:val="00BF019A"/>
    <w:rsid w:val="00BF01F8"/>
    <w:rsid w:val="00BF0358"/>
    <w:rsid w:val="00BF0391"/>
    <w:rsid w:val="00BF03A9"/>
    <w:rsid w:val="00BF05B7"/>
    <w:rsid w:val="00BF0652"/>
    <w:rsid w:val="00BF06B7"/>
    <w:rsid w:val="00BF06E4"/>
    <w:rsid w:val="00BF0912"/>
    <w:rsid w:val="00BF09FD"/>
    <w:rsid w:val="00BF0A5E"/>
    <w:rsid w:val="00BF0CC9"/>
    <w:rsid w:val="00BF0D15"/>
    <w:rsid w:val="00BF0D31"/>
    <w:rsid w:val="00BF0E9E"/>
    <w:rsid w:val="00BF0EE4"/>
    <w:rsid w:val="00BF1032"/>
    <w:rsid w:val="00BF1222"/>
    <w:rsid w:val="00BF12B1"/>
    <w:rsid w:val="00BF15DD"/>
    <w:rsid w:val="00BF161A"/>
    <w:rsid w:val="00BF16C6"/>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94C"/>
    <w:rsid w:val="00BF2ACD"/>
    <w:rsid w:val="00BF2C14"/>
    <w:rsid w:val="00BF2E17"/>
    <w:rsid w:val="00BF2F71"/>
    <w:rsid w:val="00BF30A1"/>
    <w:rsid w:val="00BF319E"/>
    <w:rsid w:val="00BF3256"/>
    <w:rsid w:val="00BF3375"/>
    <w:rsid w:val="00BF3536"/>
    <w:rsid w:val="00BF3581"/>
    <w:rsid w:val="00BF35CF"/>
    <w:rsid w:val="00BF3601"/>
    <w:rsid w:val="00BF3658"/>
    <w:rsid w:val="00BF3663"/>
    <w:rsid w:val="00BF37C7"/>
    <w:rsid w:val="00BF3802"/>
    <w:rsid w:val="00BF399B"/>
    <w:rsid w:val="00BF3C78"/>
    <w:rsid w:val="00BF3CFD"/>
    <w:rsid w:val="00BF3E7B"/>
    <w:rsid w:val="00BF3EB5"/>
    <w:rsid w:val="00BF3EE8"/>
    <w:rsid w:val="00BF40FC"/>
    <w:rsid w:val="00BF4171"/>
    <w:rsid w:val="00BF417B"/>
    <w:rsid w:val="00BF457E"/>
    <w:rsid w:val="00BF465E"/>
    <w:rsid w:val="00BF4702"/>
    <w:rsid w:val="00BF4803"/>
    <w:rsid w:val="00BF485C"/>
    <w:rsid w:val="00BF48AB"/>
    <w:rsid w:val="00BF4C44"/>
    <w:rsid w:val="00BF4F15"/>
    <w:rsid w:val="00BF4F6D"/>
    <w:rsid w:val="00BF514B"/>
    <w:rsid w:val="00BF5194"/>
    <w:rsid w:val="00BF51E0"/>
    <w:rsid w:val="00BF52B4"/>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3E3"/>
    <w:rsid w:val="00BF6501"/>
    <w:rsid w:val="00BF68B8"/>
    <w:rsid w:val="00BF69BF"/>
    <w:rsid w:val="00BF6C5B"/>
    <w:rsid w:val="00BF6C8E"/>
    <w:rsid w:val="00BF6CE4"/>
    <w:rsid w:val="00BF6DBE"/>
    <w:rsid w:val="00BF6DCE"/>
    <w:rsid w:val="00BF71CC"/>
    <w:rsid w:val="00BF75F9"/>
    <w:rsid w:val="00BF7650"/>
    <w:rsid w:val="00BF7651"/>
    <w:rsid w:val="00BF765A"/>
    <w:rsid w:val="00BF774B"/>
    <w:rsid w:val="00BF7775"/>
    <w:rsid w:val="00BF7793"/>
    <w:rsid w:val="00BF7838"/>
    <w:rsid w:val="00BF79AD"/>
    <w:rsid w:val="00BF7C67"/>
    <w:rsid w:val="00BF7E3D"/>
    <w:rsid w:val="00BF7E94"/>
    <w:rsid w:val="00BF7EC0"/>
    <w:rsid w:val="00BF7EDE"/>
    <w:rsid w:val="00C002C9"/>
    <w:rsid w:val="00C003CA"/>
    <w:rsid w:val="00C004B3"/>
    <w:rsid w:val="00C00777"/>
    <w:rsid w:val="00C00910"/>
    <w:rsid w:val="00C00959"/>
    <w:rsid w:val="00C00A3B"/>
    <w:rsid w:val="00C00CF7"/>
    <w:rsid w:val="00C00DC7"/>
    <w:rsid w:val="00C00DFA"/>
    <w:rsid w:val="00C00EAF"/>
    <w:rsid w:val="00C00FAC"/>
    <w:rsid w:val="00C010B7"/>
    <w:rsid w:val="00C0112A"/>
    <w:rsid w:val="00C01140"/>
    <w:rsid w:val="00C01169"/>
    <w:rsid w:val="00C011C8"/>
    <w:rsid w:val="00C012B8"/>
    <w:rsid w:val="00C01319"/>
    <w:rsid w:val="00C013D0"/>
    <w:rsid w:val="00C014BA"/>
    <w:rsid w:val="00C0151E"/>
    <w:rsid w:val="00C0159C"/>
    <w:rsid w:val="00C017EE"/>
    <w:rsid w:val="00C01900"/>
    <w:rsid w:val="00C01ADE"/>
    <w:rsid w:val="00C01B50"/>
    <w:rsid w:val="00C01B74"/>
    <w:rsid w:val="00C01C34"/>
    <w:rsid w:val="00C01CEE"/>
    <w:rsid w:val="00C01E21"/>
    <w:rsid w:val="00C02024"/>
    <w:rsid w:val="00C0218B"/>
    <w:rsid w:val="00C0222E"/>
    <w:rsid w:val="00C02269"/>
    <w:rsid w:val="00C022D9"/>
    <w:rsid w:val="00C02524"/>
    <w:rsid w:val="00C026F2"/>
    <w:rsid w:val="00C028CC"/>
    <w:rsid w:val="00C02AB1"/>
    <w:rsid w:val="00C02BB1"/>
    <w:rsid w:val="00C02C33"/>
    <w:rsid w:val="00C02C6E"/>
    <w:rsid w:val="00C02D2F"/>
    <w:rsid w:val="00C02E59"/>
    <w:rsid w:val="00C02FBC"/>
    <w:rsid w:val="00C03000"/>
    <w:rsid w:val="00C03087"/>
    <w:rsid w:val="00C030AA"/>
    <w:rsid w:val="00C03219"/>
    <w:rsid w:val="00C0339A"/>
    <w:rsid w:val="00C0345A"/>
    <w:rsid w:val="00C03487"/>
    <w:rsid w:val="00C034E8"/>
    <w:rsid w:val="00C03715"/>
    <w:rsid w:val="00C0392E"/>
    <w:rsid w:val="00C03970"/>
    <w:rsid w:val="00C03980"/>
    <w:rsid w:val="00C03CE5"/>
    <w:rsid w:val="00C03CED"/>
    <w:rsid w:val="00C03DDC"/>
    <w:rsid w:val="00C03F64"/>
    <w:rsid w:val="00C043E7"/>
    <w:rsid w:val="00C04625"/>
    <w:rsid w:val="00C04641"/>
    <w:rsid w:val="00C04675"/>
    <w:rsid w:val="00C0486B"/>
    <w:rsid w:val="00C04974"/>
    <w:rsid w:val="00C04A0B"/>
    <w:rsid w:val="00C04A30"/>
    <w:rsid w:val="00C04B97"/>
    <w:rsid w:val="00C04BF3"/>
    <w:rsid w:val="00C04C31"/>
    <w:rsid w:val="00C04C39"/>
    <w:rsid w:val="00C04EDE"/>
    <w:rsid w:val="00C04FE0"/>
    <w:rsid w:val="00C053AA"/>
    <w:rsid w:val="00C0560C"/>
    <w:rsid w:val="00C057DC"/>
    <w:rsid w:val="00C05872"/>
    <w:rsid w:val="00C058F1"/>
    <w:rsid w:val="00C059D6"/>
    <w:rsid w:val="00C05A3A"/>
    <w:rsid w:val="00C05B9B"/>
    <w:rsid w:val="00C05C6C"/>
    <w:rsid w:val="00C05D83"/>
    <w:rsid w:val="00C05EF0"/>
    <w:rsid w:val="00C05F39"/>
    <w:rsid w:val="00C05F40"/>
    <w:rsid w:val="00C06168"/>
    <w:rsid w:val="00C062DE"/>
    <w:rsid w:val="00C06315"/>
    <w:rsid w:val="00C06427"/>
    <w:rsid w:val="00C06709"/>
    <w:rsid w:val="00C06999"/>
    <w:rsid w:val="00C06AEB"/>
    <w:rsid w:val="00C06C40"/>
    <w:rsid w:val="00C06CC9"/>
    <w:rsid w:val="00C06D7A"/>
    <w:rsid w:val="00C06DE3"/>
    <w:rsid w:val="00C06E41"/>
    <w:rsid w:val="00C0700A"/>
    <w:rsid w:val="00C072D5"/>
    <w:rsid w:val="00C0733E"/>
    <w:rsid w:val="00C07487"/>
    <w:rsid w:val="00C074D4"/>
    <w:rsid w:val="00C07926"/>
    <w:rsid w:val="00C079C2"/>
    <w:rsid w:val="00C07AF6"/>
    <w:rsid w:val="00C07DC1"/>
    <w:rsid w:val="00C10132"/>
    <w:rsid w:val="00C101DC"/>
    <w:rsid w:val="00C101F7"/>
    <w:rsid w:val="00C1050D"/>
    <w:rsid w:val="00C10547"/>
    <w:rsid w:val="00C10697"/>
    <w:rsid w:val="00C10824"/>
    <w:rsid w:val="00C1095B"/>
    <w:rsid w:val="00C10BDE"/>
    <w:rsid w:val="00C10C77"/>
    <w:rsid w:val="00C10D8E"/>
    <w:rsid w:val="00C11139"/>
    <w:rsid w:val="00C113C1"/>
    <w:rsid w:val="00C11493"/>
    <w:rsid w:val="00C114F6"/>
    <w:rsid w:val="00C11554"/>
    <w:rsid w:val="00C115FA"/>
    <w:rsid w:val="00C11609"/>
    <w:rsid w:val="00C116BF"/>
    <w:rsid w:val="00C1181E"/>
    <w:rsid w:val="00C11A39"/>
    <w:rsid w:val="00C11A96"/>
    <w:rsid w:val="00C11BFC"/>
    <w:rsid w:val="00C11C94"/>
    <w:rsid w:val="00C11C9A"/>
    <w:rsid w:val="00C12012"/>
    <w:rsid w:val="00C120ED"/>
    <w:rsid w:val="00C120FD"/>
    <w:rsid w:val="00C12253"/>
    <w:rsid w:val="00C12354"/>
    <w:rsid w:val="00C123F9"/>
    <w:rsid w:val="00C124C0"/>
    <w:rsid w:val="00C12509"/>
    <w:rsid w:val="00C12532"/>
    <w:rsid w:val="00C12545"/>
    <w:rsid w:val="00C12580"/>
    <w:rsid w:val="00C12634"/>
    <w:rsid w:val="00C1269B"/>
    <w:rsid w:val="00C129D7"/>
    <w:rsid w:val="00C12A92"/>
    <w:rsid w:val="00C12ADE"/>
    <w:rsid w:val="00C12B4C"/>
    <w:rsid w:val="00C12CD5"/>
    <w:rsid w:val="00C12D5C"/>
    <w:rsid w:val="00C12ED4"/>
    <w:rsid w:val="00C12EF4"/>
    <w:rsid w:val="00C12F63"/>
    <w:rsid w:val="00C13096"/>
    <w:rsid w:val="00C130A1"/>
    <w:rsid w:val="00C13912"/>
    <w:rsid w:val="00C1393E"/>
    <w:rsid w:val="00C13A8F"/>
    <w:rsid w:val="00C13A92"/>
    <w:rsid w:val="00C13D73"/>
    <w:rsid w:val="00C13D86"/>
    <w:rsid w:val="00C13E21"/>
    <w:rsid w:val="00C140A9"/>
    <w:rsid w:val="00C140E8"/>
    <w:rsid w:val="00C1430C"/>
    <w:rsid w:val="00C14436"/>
    <w:rsid w:val="00C14440"/>
    <w:rsid w:val="00C14491"/>
    <w:rsid w:val="00C1453E"/>
    <w:rsid w:val="00C14563"/>
    <w:rsid w:val="00C1469C"/>
    <w:rsid w:val="00C14823"/>
    <w:rsid w:val="00C1495C"/>
    <w:rsid w:val="00C14967"/>
    <w:rsid w:val="00C1496B"/>
    <w:rsid w:val="00C14A5B"/>
    <w:rsid w:val="00C14BBB"/>
    <w:rsid w:val="00C14E3A"/>
    <w:rsid w:val="00C14E80"/>
    <w:rsid w:val="00C14FAF"/>
    <w:rsid w:val="00C14FC5"/>
    <w:rsid w:val="00C14FDE"/>
    <w:rsid w:val="00C150D9"/>
    <w:rsid w:val="00C151E6"/>
    <w:rsid w:val="00C1521A"/>
    <w:rsid w:val="00C15223"/>
    <w:rsid w:val="00C15236"/>
    <w:rsid w:val="00C152F4"/>
    <w:rsid w:val="00C15328"/>
    <w:rsid w:val="00C155F7"/>
    <w:rsid w:val="00C1562B"/>
    <w:rsid w:val="00C15655"/>
    <w:rsid w:val="00C159E2"/>
    <w:rsid w:val="00C15A8D"/>
    <w:rsid w:val="00C15EA1"/>
    <w:rsid w:val="00C15EA8"/>
    <w:rsid w:val="00C15F80"/>
    <w:rsid w:val="00C160CC"/>
    <w:rsid w:val="00C1617F"/>
    <w:rsid w:val="00C1658D"/>
    <w:rsid w:val="00C16892"/>
    <w:rsid w:val="00C16B08"/>
    <w:rsid w:val="00C16B09"/>
    <w:rsid w:val="00C16BDE"/>
    <w:rsid w:val="00C16C29"/>
    <w:rsid w:val="00C16CA6"/>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2B2"/>
    <w:rsid w:val="00C2062F"/>
    <w:rsid w:val="00C206A8"/>
    <w:rsid w:val="00C20759"/>
    <w:rsid w:val="00C2080D"/>
    <w:rsid w:val="00C208B3"/>
    <w:rsid w:val="00C20ADA"/>
    <w:rsid w:val="00C20B6A"/>
    <w:rsid w:val="00C20C73"/>
    <w:rsid w:val="00C20E06"/>
    <w:rsid w:val="00C20E5C"/>
    <w:rsid w:val="00C2104E"/>
    <w:rsid w:val="00C21335"/>
    <w:rsid w:val="00C2134D"/>
    <w:rsid w:val="00C21466"/>
    <w:rsid w:val="00C2146B"/>
    <w:rsid w:val="00C2163B"/>
    <w:rsid w:val="00C217FA"/>
    <w:rsid w:val="00C2181E"/>
    <w:rsid w:val="00C218FA"/>
    <w:rsid w:val="00C218FB"/>
    <w:rsid w:val="00C21A33"/>
    <w:rsid w:val="00C21ADA"/>
    <w:rsid w:val="00C21AF1"/>
    <w:rsid w:val="00C21BEF"/>
    <w:rsid w:val="00C21C7B"/>
    <w:rsid w:val="00C21DE4"/>
    <w:rsid w:val="00C21E49"/>
    <w:rsid w:val="00C22085"/>
    <w:rsid w:val="00C221E4"/>
    <w:rsid w:val="00C2241A"/>
    <w:rsid w:val="00C22529"/>
    <w:rsid w:val="00C22998"/>
    <w:rsid w:val="00C22CCC"/>
    <w:rsid w:val="00C22D0B"/>
    <w:rsid w:val="00C22D9B"/>
    <w:rsid w:val="00C22EE5"/>
    <w:rsid w:val="00C22F57"/>
    <w:rsid w:val="00C230A9"/>
    <w:rsid w:val="00C231BA"/>
    <w:rsid w:val="00C23203"/>
    <w:rsid w:val="00C2321D"/>
    <w:rsid w:val="00C232A8"/>
    <w:rsid w:val="00C233AE"/>
    <w:rsid w:val="00C23456"/>
    <w:rsid w:val="00C23470"/>
    <w:rsid w:val="00C23598"/>
    <w:rsid w:val="00C236D8"/>
    <w:rsid w:val="00C23956"/>
    <w:rsid w:val="00C239F7"/>
    <w:rsid w:val="00C23AA8"/>
    <w:rsid w:val="00C23AD6"/>
    <w:rsid w:val="00C23BAF"/>
    <w:rsid w:val="00C23BD2"/>
    <w:rsid w:val="00C23BDA"/>
    <w:rsid w:val="00C23CD3"/>
    <w:rsid w:val="00C23DF3"/>
    <w:rsid w:val="00C23E76"/>
    <w:rsid w:val="00C23F50"/>
    <w:rsid w:val="00C23F8E"/>
    <w:rsid w:val="00C23FAB"/>
    <w:rsid w:val="00C23FE3"/>
    <w:rsid w:val="00C240B4"/>
    <w:rsid w:val="00C24232"/>
    <w:rsid w:val="00C2425F"/>
    <w:rsid w:val="00C24344"/>
    <w:rsid w:val="00C24423"/>
    <w:rsid w:val="00C247BA"/>
    <w:rsid w:val="00C24829"/>
    <w:rsid w:val="00C24A7B"/>
    <w:rsid w:val="00C24C5D"/>
    <w:rsid w:val="00C24CAA"/>
    <w:rsid w:val="00C24F65"/>
    <w:rsid w:val="00C25106"/>
    <w:rsid w:val="00C2526D"/>
    <w:rsid w:val="00C25303"/>
    <w:rsid w:val="00C2541D"/>
    <w:rsid w:val="00C25459"/>
    <w:rsid w:val="00C254F4"/>
    <w:rsid w:val="00C255D1"/>
    <w:rsid w:val="00C25672"/>
    <w:rsid w:val="00C2580B"/>
    <w:rsid w:val="00C258D8"/>
    <w:rsid w:val="00C25CB5"/>
    <w:rsid w:val="00C25CC2"/>
    <w:rsid w:val="00C25D53"/>
    <w:rsid w:val="00C25D5B"/>
    <w:rsid w:val="00C25DFD"/>
    <w:rsid w:val="00C25F9B"/>
    <w:rsid w:val="00C2646C"/>
    <w:rsid w:val="00C26795"/>
    <w:rsid w:val="00C26949"/>
    <w:rsid w:val="00C26A39"/>
    <w:rsid w:val="00C26AE8"/>
    <w:rsid w:val="00C26B72"/>
    <w:rsid w:val="00C26CD3"/>
    <w:rsid w:val="00C26D18"/>
    <w:rsid w:val="00C26D92"/>
    <w:rsid w:val="00C26F6A"/>
    <w:rsid w:val="00C26FC2"/>
    <w:rsid w:val="00C2702D"/>
    <w:rsid w:val="00C27218"/>
    <w:rsid w:val="00C2738D"/>
    <w:rsid w:val="00C274A3"/>
    <w:rsid w:val="00C275A2"/>
    <w:rsid w:val="00C275FE"/>
    <w:rsid w:val="00C27679"/>
    <w:rsid w:val="00C27723"/>
    <w:rsid w:val="00C27725"/>
    <w:rsid w:val="00C2773F"/>
    <w:rsid w:val="00C27819"/>
    <w:rsid w:val="00C278AE"/>
    <w:rsid w:val="00C278ED"/>
    <w:rsid w:val="00C27C46"/>
    <w:rsid w:val="00C27DA7"/>
    <w:rsid w:val="00C27DFF"/>
    <w:rsid w:val="00C27E13"/>
    <w:rsid w:val="00C27E3A"/>
    <w:rsid w:val="00C30058"/>
    <w:rsid w:val="00C300BC"/>
    <w:rsid w:val="00C30115"/>
    <w:rsid w:val="00C3023C"/>
    <w:rsid w:val="00C30645"/>
    <w:rsid w:val="00C3078F"/>
    <w:rsid w:val="00C30811"/>
    <w:rsid w:val="00C308BA"/>
    <w:rsid w:val="00C3090E"/>
    <w:rsid w:val="00C3095C"/>
    <w:rsid w:val="00C3096F"/>
    <w:rsid w:val="00C30990"/>
    <w:rsid w:val="00C30AC2"/>
    <w:rsid w:val="00C30ADE"/>
    <w:rsid w:val="00C30CBF"/>
    <w:rsid w:val="00C30D1A"/>
    <w:rsid w:val="00C30FB6"/>
    <w:rsid w:val="00C30FB7"/>
    <w:rsid w:val="00C30FE4"/>
    <w:rsid w:val="00C310ED"/>
    <w:rsid w:val="00C314F9"/>
    <w:rsid w:val="00C315D9"/>
    <w:rsid w:val="00C31684"/>
    <w:rsid w:val="00C3168C"/>
    <w:rsid w:val="00C3175E"/>
    <w:rsid w:val="00C318E9"/>
    <w:rsid w:val="00C318F9"/>
    <w:rsid w:val="00C319BA"/>
    <w:rsid w:val="00C31AA2"/>
    <w:rsid w:val="00C31EEA"/>
    <w:rsid w:val="00C31F22"/>
    <w:rsid w:val="00C31F46"/>
    <w:rsid w:val="00C31FB3"/>
    <w:rsid w:val="00C32120"/>
    <w:rsid w:val="00C32284"/>
    <w:rsid w:val="00C3258E"/>
    <w:rsid w:val="00C32762"/>
    <w:rsid w:val="00C32768"/>
    <w:rsid w:val="00C327C5"/>
    <w:rsid w:val="00C328D8"/>
    <w:rsid w:val="00C3296B"/>
    <w:rsid w:val="00C32BC1"/>
    <w:rsid w:val="00C32C0C"/>
    <w:rsid w:val="00C32C2F"/>
    <w:rsid w:val="00C32D2C"/>
    <w:rsid w:val="00C3309E"/>
    <w:rsid w:val="00C330FC"/>
    <w:rsid w:val="00C332D9"/>
    <w:rsid w:val="00C334E0"/>
    <w:rsid w:val="00C3350F"/>
    <w:rsid w:val="00C33750"/>
    <w:rsid w:val="00C33787"/>
    <w:rsid w:val="00C337FF"/>
    <w:rsid w:val="00C33956"/>
    <w:rsid w:val="00C339A0"/>
    <w:rsid w:val="00C33E1E"/>
    <w:rsid w:val="00C33E37"/>
    <w:rsid w:val="00C341BD"/>
    <w:rsid w:val="00C341BE"/>
    <w:rsid w:val="00C34259"/>
    <w:rsid w:val="00C3431F"/>
    <w:rsid w:val="00C3435F"/>
    <w:rsid w:val="00C3473B"/>
    <w:rsid w:val="00C3481E"/>
    <w:rsid w:val="00C3487A"/>
    <w:rsid w:val="00C34891"/>
    <w:rsid w:val="00C3498B"/>
    <w:rsid w:val="00C349DC"/>
    <w:rsid w:val="00C34B3A"/>
    <w:rsid w:val="00C34C17"/>
    <w:rsid w:val="00C34D55"/>
    <w:rsid w:val="00C34E61"/>
    <w:rsid w:val="00C34EBA"/>
    <w:rsid w:val="00C350B5"/>
    <w:rsid w:val="00C352BF"/>
    <w:rsid w:val="00C352F5"/>
    <w:rsid w:val="00C35492"/>
    <w:rsid w:val="00C3559D"/>
    <w:rsid w:val="00C35729"/>
    <w:rsid w:val="00C357DB"/>
    <w:rsid w:val="00C35BBE"/>
    <w:rsid w:val="00C35D44"/>
    <w:rsid w:val="00C35EAA"/>
    <w:rsid w:val="00C3606E"/>
    <w:rsid w:val="00C360F0"/>
    <w:rsid w:val="00C36160"/>
    <w:rsid w:val="00C361E1"/>
    <w:rsid w:val="00C36239"/>
    <w:rsid w:val="00C362CF"/>
    <w:rsid w:val="00C36358"/>
    <w:rsid w:val="00C364B2"/>
    <w:rsid w:val="00C36773"/>
    <w:rsid w:val="00C369A3"/>
    <w:rsid w:val="00C36B1A"/>
    <w:rsid w:val="00C36B87"/>
    <w:rsid w:val="00C36BF2"/>
    <w:rsid w:val="00C36C15"/>
    <w:rsid w:val="00C36F26"/>
    <w:rsid w:val="00C37132"/>
    <w:rsid w:val="00C37237"/>
    <w:rsid w:val="00C374FB"/>
    <w:rsid w:val="00C37536"/>
    <w:rsid w:val="00C376C3"/>
    <w:rsid w:val="00C37800"/>
    <w:rsid w:val="00C3785B"/>
    <w:rsid w:val="00C37963"/>
    <w:rsid w:val="00C37A97"/>
    <w:rsid w:val="00C37ABA"/>
    <w:rsid w:val="00C37B07"/>
    <w:rsid w:val="00C37B4C"/>
    <w:rsid w:val="00C37DE4"/>
    <w:rsid w:val="00C37E63"/>
    <w:rsid w:val="00C40227"/>
    <w:rsid w:val="00C40250"/>
    <w:rsid w:val="00C4085C"/>
    <w:rsid w:val="00C40B54"/>
    <w:rsid w:val="00C40BE5"/>
    <w:rsid w:val="00C40DAF"/>
    <w:rsid w:val="00C40FAB"/>
    <w:rsid w:val="00C410AC"/>
    <w:rsid w:val="00C410B7"/>
    <w:rsid w:val="00C41182"/>
    <w:rsid w:val="00C41367"/>
    <w:rsid w:val="00C4143E"/>
    <w:rsid w:val="00C41628"/>
    <w:rsid w:val="00C418A1"/>
    <w:rsid w:val="00C418A7"/>
    <w:rsid w:val="00C4194B"/>
    <w:rsid w:val="00C41C69"/>
    <w:rsid w:val="00C41CF7"/>
    <w:rsid w:val="00C41E31"/>
    <w:rsid w:val="00C41E47"/>
    <w:rsid w:val="00C42079"/>
    <w:rsid w:val="00C42119"/>
    <w:rsid w:val="00C42131"/>
    <w:rsid w:val="00C422CA"/>
    <w:rsid w:val="00C4232D"/>
    <w:rsid w:val="00C42347"/>
    <w:rsid w:val="00C423EE"/>
    <w:rsid w:val="00C42407"/>
    <w:rsid w:val="00C425C8"/>
    <w:rsid w:val="00C42663"/>
    <w:rsid w:val="00C4267B"/>
    <w:rsid w:val="00C426EF"/>
    <w:rsid w:val="00C4273A"/>
    <w:rsid w:val="00C42838"/>
    <w:rsid w:val="00C42880"/>
    <w:rsid w:val="00C428F9"/>
    <w:rsid w:val="00C42B54"/>
    <w:rsid w:val="00C42BCE"/>
    <w:rsid w:val="00C42BFA"/>
    <w:rsid w:val="00C42C1D"/>
    <w:rsid w:val="00C42C60"/>
    <w:rsid w:val="00C42FEA"/>
    <w:rsid w:val="00C43085"/>
    <w:rsid w:val="00C43252"/>
    <w:rsid w:val="00C432E9"/>
    <w:rsid w:val="00C43526"/>
    <w:rsid w:val="00C4379C"/>
    <w:rsid w:val="00C43815"/>
    <w:rsid w:val="00C43AC2"/>
    <w:rsid w:val="00C43BF7"/>
    <w:rsid w:val="00C43CAB"/>
    <w:rsid w:val="00C43EC2"/>
    <w:rsid w:val="00C43FF5"/>
    <w:rsid w:val="00C44038"/>
    <w:rsid w:val="00C441E2"/>
    <w:rsid w:val="00C44201"/>
    <w:rsid w:val="00C443BB"/>
    <w:rsid w:val="00C4441F"/>
    <w:rsid w:val="00C4447C"/>
    <w:rsid w:val="00C4458C"/>
    <w:rsid w:val="00C446DF"/>
    <w:rsid w:val="00C447EC"/>
    <w:rsid w:val="00C44862"/>
    <w:rsid w:val="00C448A2"/>
    <w:rsid w:val="00C44A89"/>
    <w:rsid w:val="00C44ACD"/>
    <w:rsid w:val="00C44C04"/>
    <w:rsid w:val="00C44C5E"/>
    <w:rsid w:val="00C44D1B"/>
    <w:rsid w:val="00C45051"/>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5FF0"/>
    <w:rsid w:val="00C46029"/>
    <w:rsid w:val="00C46068"/>
    <w:rsid w:val="00C4607D"/>
    <w:rsid w:val="00C460FD"/>
    <w:rsid w:val="00C463D1"/>
    <w:rsid w:val="00C464C6"/>
    <w:rsid w:val="00C466D1"/>
    <w:rsid w:val="00C46759"/>
    <w:rsid w:val="00C4680A"/>
    <w:rsid w:val="00C4698C"/>
    <w:rsid w:val="00C46A2D"/>
    <w:rsid w:val="00C46C0C"/>
    <w:rsid w:val="00C46C3D"/>
    <w:rsid w:val="00C46D2F"/>
    <w:rsid w:val="00C46E0A"/>
    <w:rsid w:val="00C46FCB"/>
    <w:rsid w:val="00C4724C"/>
    <w:rsid w:val="00C475A2"/>
    <w:rsid w:val="00C476AD"/>
    <w:rsid w:val="00C47802"/>
    <w:rsid w:val="00C478CB"/>
    <w:rsid w:val="00C478FF"/>
    <w:rsid w:val="00C47958"/>
    <w:rsid w:val="00C47DF3"/>
    <w:rsid w:val="00C47E75"/>
    <w:rsid w:val="00C47F09"/>
    <w:rsid w:val="00C47FC6"/>
    <w:rsid w:val="00C5027F"/>
    <w:rsid w:val="00C503DB"/>
    <w:rsid w:val="00C503F7"/>
    <w:rsid w:val="00C504A9"/>
    <w:rsid w:val="00C5055C"/>
    <w:rsid w:val="00C5077D"/>
    <w:rsid w:val="00C50793"/>
    <w:rsid w:val="00C50873"/>
    <w:rsid w:val="00C509F0"/>
    <w:rsid w:val="00C50BC0"/>
    <w:rsid w:val="00C50C52"/>
    <w:rsid w:val="00C50D00"/>
    <w:rsid w:val="00C50F78"/>
    <w:rsid w:val="00C5120F"/>
    <w:rsid w:val="00C51291"/>
    <w:rsid w:val="00C5135C"/>
    <w:rsid w:val="00C514D4"/>
    <w:rsid w:val="00C5156B"/>
    <w:rsid w:val="00C5156D"/>
    <w:rsid w:val="00C5168C"/>
    <w:rsid w:val="00C518BE"/>
    <w:rsid w:val="00C51975"/>
    <w:rsid w:val="00C51A9E"/>
    <w:rsid w:val="00C51CBA"/>
    <w:rsid w:val="00C51E0D"/>
    <w:rsid w:val="00C5201F"/>
    <w:rsid w:val="00C5206E"/>
    <w:rsid w:val="00C52CE4"/>
    <w:rsid w:val="00C52E01"/>
    <w:rsid w:val="00C52F5E"/>
    <w:rsid w:val="00C5302A"/>
    <w:rsid w:val="00C53158"/>
    <w:rsid w:val="00C5328A"/>
    <w:rsid w:val="00C532D8"/>
    <w:rsid w:val="00C53870"/>
    <w:rsid w:val="00C53938"/>
    <w:rsid w:val="00C53A2B"/>
    <w:rsid w:val="00C53A8E"/>
    <w:rsid w:val="00C53AEB"/>
    <w:rsid w:val="00C53AFC"/>
    <w:rsid w:val="00C53C7B"/>
    <w:rsid w:val="00C53CA8"/>
    <w:rsid w:val="00C53DAE"/>
    <w:rsid w:val="00C53DAF"/>
    <w:rsid w:val="00C53F27"/>
    <w:rsid w:val="00C540AB"/>
    <w:rsid w:val="00C54293"/>
    <w:rsid w:val="00C54472"/>
    <w:rsid w:val="00C5447B"/>
    <w:rsid w:val="00C54505"/>
    <w:rsid w:val="00C5467B"/>
    <w:rsid w:val="00C546B1"/>
    <w:rsid w:val="00C546E8"/>
    <w:rsid w:val="00C547C3"/>
    <w:rsid w:val="00C54898"/>
    <w:rsid w:val="00C54973"/>
    <w:rsid w:val="00C54AD6"/>
    <w:rsid w:val="00C54C44"/>
    <w:rsid w:val="00C54E46"/>
    <w:rsid w:val="00C55038"/>
    <w:rsid w:val="00C55219"/>
    <w:rsid w:val="00C552B8"/>
    <w:rsid w:val="00C55381"/>
    <w:rsid w:val="00C553FE"/>
    <w:rsid w:val="00C5556C"/>
    <w:rsid w:val="00C55643"/>
    <w:rsid w:val="00C559A8"/>
    <w:rsid w:val="00C55A16"/>
    <w:rsid w:val="00C55ACF"/>
    <w:rsid w:val="00C55B0E"/>
    <w:rsid w:val="00C55D5A"/>
    <w:rsid w:val="00C55F8A"/>
    <w:rsid w:val="00C560FA"/>
    <w:rsid w:val="00C564B2"/>
    <w:rsid w:val="00C56775"/>
    <w:rsid w:val="00C567D6"/>
    <w:rsid w:val="00C56809"/>
    <w:rsid w:val="00C568CB"/>
    <w:rsid w:val="00C568E9"/>
    <w:rsid w:val="00C56981"/>
    <w:rsid w:val="00C5698C"/>
    <w:rsid w:val="00C56AD4"/>
    <w:rsid w:val="00C56AF8"/>
    <w:rsid w:val="00C56C51"/>
    <w:rsid w:val="00C56E1B"/>
    <w:rsid w:val="00C56EC9"/>
    <w:rsid w:val="00C56FB1"/>
    <w:rsid w:val="00C57097"/>
    <w:rsid w:val="00C570B3"/>
    <w:rsid w:val="00C5711F"/>
    <w:rsid w:val="00C5715C"/>
    <w:rsid w:val="00C571AA"/>
    <w:rsid w:val="00C57353"/>
    <w:rsid w:val="00C5737F"/>
    <w:rsid w:val="00C57479"/>
    <w:rsid w:val="00C575ED"/>
    <w:rsid w:val="00C5768B"/>
    <w:rsid w:val="00C57834"/>
    <w:rsid w:val="00C578C6"/>
    <w:rsid w:val="00C578F8"/>
    <w:rsid w:val="00C5793E"/>
    <w:rsid w:val="00C579B3"/>
    <w:rsid w:val="00C57B07"/>
    <w:rsid w:val="00C57D54"/>
    <w:rsid w:val="00C57DB8"/>
    <w:rsid w:val="00C57EF6"/>
    <w:rsid w:val="00C57FA2"/>
    <w:rsid w:val="00C57FF6"/>
    <w:rsid w:val="00C6036F"/>
    <w:rsid w:val="00C604DD"/>
    <w:rsid w:val="00C6057C"/>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E92"/>
    <w:rsid w:val="00C61F5A"/>
    <w:rsid w:val="00C62058"/>
    <w:rsid w:val="00C623CC"/>
    <w:rsid w:val="00C624A4"/>
    <w:rsid w:val="00C62516"/>
    <w:rsid w:val="00C62533"/>
    <w:rsid w:val="00C6271F"/>
    <w:rsid w:val="00C62753"/>
    <w:rsid w:val="00C62B2A"/>
    <w:rsid w:val="00C62C15"/>
    <w:rsid w:val="00C62CD8"/>
    <w:rsid w:val="00C62D57"/>
    <w:rsid w:val="00C63091"/>
    <w:rsid w:val="00C6317B"/>
    <w:rsid w:val="00C6390E"/>
    <w:rsid w:val="00C63ECA"/>
    <w:rsid w:val="00C64022"/>
    <w:rsid w:val="00C6408E"/>
    <w:rsid w:val="00C64239"/>
    <w:rsid w:val="00C64348"/>
    <w:rsid w:val="00C64411"/>
    <w:rsid w:val="00C6441D"/>
    <w:rsid w:val="00C644E2"/>
    <w:rsid w:val="00C6466C"/>
    <w:rsid w:val="00C646A5"/>
    <w:rsid w:val="00C649B5"/>
    <w:rsid w:val="00C649B7"/>
    <w:rsid w:val="00C64B49"/>
    <w:rsid w:val="00C64BB0"/>
    <w:rsid w:val="00C64DAE"/>
    <w:rsid w:val="00C64FB9"/>
    <w:rsid w:val="00C64FE5"/>
    <w:rsid w:val="00C6513C"/>
    <w:rsid w:val="00C65184"/>
    <w:rsid w:val="00C65277"/>
    <w:rsid w:val="00C65638"/>
    <w:rsid w:val="00C6563C"/>
    <w:rsid w:val="00C656A2"/>
    <w:rsid w:val="00C65972"/>
    <w:rsid w:val="00C65E22"/>
    <w:rsid w:val="00C65E26"/>
    <w:rsid w:val="00C65EBD"/>
    <w:rsid w:val="00C66231"/>
    <w:rsid w:val="00C6626C"/>
    <w:rsid w:val="00C663CF"/>
    <w:rsid w:val="00C664F4"/>
    <w:rsid w:val="00C666CD"/>
    <w:rsid w:val="00C667A8"/>
    <w:rsid w:val="00C667C2"/>
    <w:rsid w:val="00C667E6"/>
    <w:rsid w:val="00C66BAC"/>
    <w:rsid w:val="00C66E2F"/>
    <w:rsid w:val="00C66E77"/>
    <w:rsid w:val="00C66EDF"/>
    <w:rsid w:val="00C66F20"/>
    <w:rsid w:val="00C66FDE"/>
    <w:rsid w:val="00C671A0"/>
    <w:rsid w:val="00C67293"/>
    <w:rsid w:val="00C676E9"/>
    <w:rsid w:val="00C676EB"/>
    <w:rsid w:val="00C679BE"/>
    <w:rsid w:val="00C67A59"/>
    <w:rsid w:val="00C67A60"/>
    <w:rsid w:val="00C67C56"/>
    <w:rsid w:val="00C67D37"/>
    <w:rsid w:val="00C67F53"/>
    <w:rsid w:val="00C67F72"/>
    <w:rsid w:val="00C70016"/>
    <w:rsid w:val="00C70075"/>
    <w:rsid w:val="00C700FF"/>
    <w:rsid w:val="00C701B2"/>
    <w:rsid w:val="00C70416"/>
    <w:rsid w:val="00C70642"/>
    <w:rsid w:val="00C70886"/>
    <w:rsid w:val="00C7088D"/>
    <w:rsid w:val="00C708D2"/>
    <w:rsid w:val="00C70AFB"/>
    <w:rsid w:val="00C70B4E"/>
    <w:rsid w:val="00C70D51"/>
    <w:rsid w:val="00C70D9A"/>
    <w:rsid w:val="00C70E3A"/>
    <w:rsid w:val="00C71059"/>
    <w:rsid w:val="00C71316"/>
    <w:rsid w:val="00C71370"/>
    <w:rsid w:val="00C71413"/>
    <w:rsid w:val="00C71429"/>
    <w:rsid w:val="00C715D2"/>
    <w:rsid w:val="00C71665"/>
    <w:rsid w:val="00C7178C"/>
    <w:rsid w:val="00C71A29"/>
    <w:rsid w:val="00C71AF4"/>
    <w:rsid w:val="00C71BDB"/>
    <w:rsid w:val="00C71DF7"/>
    <w:rsid w:val="00C71E12"/>
    <w:rsid w:val="00C71E2F"/>
    <w:rsid w:val="00C7219B"/>
    <w:rsid w:val="00C722C3"/>
    <w:rsid w:val="00C7256D"/>
    <w:rsid w:val="00C72662"/>
    <w:rsid w:val="00C7271C"/>
    <w:rsid w:val="00C727C1"/>
    <w:rsid w:val="00C72AFA"/>
    <w:rsid w:val="00C72BB7"/>
    <w:rsid w:val="00C72BEF"/>
    <w:rsid w:val="00C72C99"/>
    <w:rsid w:val="00C72D9E"/>
    <w:rsid w:val="00C72DE1"/>
    <w:rsid w:val="00C72EBE"/>
    <w:rsid w:val="00C72EC6"/>
    <w:rsid w:val="00C731B0"/>
    <w:rsid w:val="00C7321C"/>
    <w:rsid w:val="00C73415"/>
    <w:rsid w:val="00C7345D"/>
    <w:rsid w:val="00C7364E"/>
    <w:rsid w:val="00C73678"/>
    <w:rsid w:val="00C739B6"/>
    <w:rsid w:val="00C73ACC"/>
    <w:rsid w:val="00C73BEE"/>
    <w:rsid w:val="00C73D51"/>
    <w:rsid w:val="00C73E10"/>
    <w:rsid w:val="00C7411D"/>
    <w:rsid w:val="00C74181"/>
    <w:rsid w:val="00C741C9"/>
    <w:rsid w:val="00C741F5"/>
    <w:rsid w:val="00C7423F"/>
    <w:rsid w:val="00C74415"/>
    <w:rsid w:val="00C74441"/>
    <w:rsid w:val="00C74698"/>
    <w:rsid w:val="00C746CC"/>
    <w:rsid w:val="00C7474E"/>
    <w:rsid w:val="00C7488A"/>
    <w:rsid w:val="00C74AD8"/>
    <w:rsid w:val="00C74AFB"/>
    <w:rsid w:val="00C74CC9"/>
    <w:rsid w:val="00C74EA9"/>
    <w:rsid w:val="00C74FB6"/>
    <w:rsid w:val="00C75155"/>
    <w:rsid w:val="00C75493"/>
    <w:rsid w:val="00C75677"/>
    <w:rsid w:val="00C7577A"/>
    <w:rsid w:val="00C759A0"/>
    <w:rsid w:val="00C75BAC"/>
    <w:rsid w:val="00C75D05"/>
    <w:rsid w:val="00C75ED1"/>
    <w:rsid w:val="00C75F58"/>
    <w:rsid w:val="00C760B6"/>
    <w:rsid w:val="00C761C7"/>
    <w:rsid w:val="00C764BF"/>
    <w:rsid w:val="00C765BA"/>
    <w:rsid w:val="00C765C4"/>
    <w:rsid w:val="00C765CD"/>
    <w:rsid w:val="00C7669C"/>
    <w:rsid w:val="00C76725"/>
    <w:rsid w:val="00C769AB"/>
    <w:rsid w:val="00C76B32"/>
    <w:rsid w:val="00C76CD4"/>
    <w:rsid w:val="00C771A2"/>
    <w:rsid w:val="00C77223"/>
    <w:rsid w:val="00C7735D"/>
    <w:rsid w:val="00C773A4"/>
    <w:rsid w:val="00C774EC"/>
    <w:rsid w:val="00C77651"/>
    <w:rsid w:val="00C7777B"/>
    <w:rsid w:val="00C777E0"/>
    <w:rsid w:val="00C77834"/>
    <w:rsid w:val="00C77890"/>
    <w:rsid w:val="00C778B0"/>
    <w:rsid w:val="00C778D3"/>
    <w:rsid w:val="00C778E6"/>
    <w:rsid w:val="00C77911"/>
    <w:rsid w:val="00C77A37"/>
    <w:rsid w:val="00C77B24"/>
    <w:rsid w:val="00C77B50"/>
    <w:rsid w:val="00C77B7D"/>
    <w:rsid w:val="00C77B91"/>
    <w:rsid w:val="00C77C08"/>
    <w:rsid w:val="00C77C26"/>
    <w:rsid w:val="00C77CCE"/>
    <w:rsid w:val="00C77D79"/>
    <w:rsid w:val="00C77FCC"/>
    <w:rsid w:val="00C77FF7"/>
    <w:rsid w:val="00C8028D"/>
    <w:rsid w:val="00C80393"/>
    <w:rsid w:val="00C8051D"/>
    <w:rsid w:val="00C80572"/>
    <w:rsid w:val="00C8059D"/>
    <w:rsid w:val="00C80741"/>
    <w:rsid w:val="00C809EF"/>
    <w:rsid w:val="00C80A65"/>
    <w:rsid w:val="00C80CB1"/>
    <w:rsid w:val="00C80E8C"/>
    <w:rsid w:val="00C81022"/>
    <w:rsid w:val="00C81098"/>
    <w:rsid w:val="00C81213"/>
    <w:rsid w:val="00C812CE"/>
    <w:rsid w:val="00C8133C"/>
    <w:rsid w:val="00C815B2"/>
    <w:rsid w:val="00C817CF"/>
    <w:rsid w:val="00C81934"/>
    <w:rsid w:val="00C81A54"/>
    <w:rsid w:val="00C81CDB"/>
    <w:rsid w:val="00C81ED3"/>
    <w:rsid w:val="00C81F1C"/>
    <w:rsid w:val="00C81F72"/>
    <w:rsid w:val="00C81FF3"/>
    <w:rsid w:val="00C8202B"/>
    <w:rsid w:val="00C8213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157"/>
    <w:rsid w:val="00C833D4"/>
    <w:rsid w:val="00C83434"/>
    <w:rsid w:val="00C834E2"/>
    <w:rsid w:val="00C8352D"/>
    <w:rsid w:val="00C83551"/>
    <w:rsid w:val="00C8355F"/>
    <w:rsid w:val="00C8357F"/>
    <w:rsid w:val="00C8367B"/>
    <w:rsid w:val="00C83808"/>
    <w:rsid w:val="00C838AD"/>
    <w:rsid w:val="00C83978"/>
    <w:rsid w:val="00C83C5C"/>
    <w:rsid w:val="00C83E1C"/>
    <w:rsid w:val="00C83E32"/>
    <w:rsid w:val="00C83E8F"/>
    <w:rsid w:val="00C840E2"/>
    <w:rsid w:val="00C8418C"/>
    <w:rsid w:val="00C84389"/>
    <w:rsid w:val="00C843D8"/>
    <w:rsid w:val="00C843ED"/>
    <w:rsid w:val="00C844B0"/>
    <w:rsid w:val="00C846E3"/>
    <w:rsid w:val="00C8476D"/>
    <w:rsid w:val="00C847C0"/>
    <w:rsid w:val="00C84891"/>
    <w:rsid w:val="00C84922"/>
    <w:rsid w:val="00C84959"/>
    <w:rsid w:val="00C84BB9"/>
    <w:rsid w:val="00C84CB5"/>
    <w:rsid w:val="00C84D0B"/>
    <w:rsid w:val="00C84D56"/>
    <w:rsid w:val="00C85354"/>
    <w:rsid w:val="00C8564E"/>
    <w:rsid w:val="00C856D6"/>
    <w:rsid w:val="00C85745"/>
    <w:rsid w:val="00C85DFA"/>
    <w:rsid w:val="00C85EC7"/>
    <w:rsid w:val="00C85F01"/>
    <w:rsid w:val="00C85F47"/>
    <w:rsid w:val="00C86017"/>
    <w:rsid w:val="00C86030"/>
    <w:rsid w:val="00C86294"/>
    <w:rsid w:val="00C8632C"/>
    <w:rsid w:val="00C864CA"/>
    <w:rsid w:val="00C864FA"/>
    <w:rsid w:val="00C8655D"/>
    <w:rsid w:val="00C86571"/>
    <w:rsid w:val="00C86750"/>
    <w:rsid w:val="00C867A4"/>
    <w:rsid w:val="00C86A19"/>
    <w:rsid w:val="00C86A8C"/>
    <w:rsid w:val="00C86AC2"/>
    <w:rsid w:val="00C86C04"/>
    <w:rsid w:val="00C86C26"/>
    <w:rsid w:val="00C86D29"/>
    <w:rsid w:val="00C86DE0"/>
    <w:rsid w:val="00C86E52"/>
    <w:rsid w:val="00C86F45"/>
    <w:rsid w:val="00C86F4B"/>
    <w:rsid w:val="00C8701B"/>
    <w:rsid w:val="00C87235"/>
    <w:rsid w:val="00C87245"/>
    <w:rsid w:val="00C87292"/>
    <w:rsid w:val="00C873AE"/>
    <w:rsid w:val="00C87668"/>
    <w:rsid w:val="00C876C4"/>
    <w:rsid w:val="00C877C1"/>
    <w:rsid w:val="00C87ADA"/>
    <w:rsid w:val="00C87B3C"/>
    <w:rsid w:val="00C87B68"/>
    <w:rsid w:val="00C87C9A"/>
    <w:rsid w:val="00C87F5A"/>
    <w:rsid w:val="00C87FDB"/>
    <w:rsid w:val="00C87FFE"/>
    <w:rsid w:val="00C90011"/>
    <w:rsid w:val="00C901AA"/>
    <w:rsid w:val="00C901FD"/>
    <w:rsid w:val="00C9050C"/>
    <w:rsid w:val="00C90551"/>
    <w:rsid w:val="00C905E0"/>
    <w:rsid w:val="00C9081A"/>
    <w:rsid w:val="00C90BB3"/>
    <w:rsid w:val="00C90BC8"/>
    <w:rsid w:val="00C90C0A"/>
    <w:rsid w:val="00C90C33"/>
    <w:rsid w:val="00C910E6"/>
    <w:rsid w:val="00C91197"/>
    <w:rsid w:val="00C9119E"/>
    <w:rsid w:val="00C9128E"/>
    <w:rsid w:val="00C913AD"/>
    <w:rsid w:val="00C91434"/>
    <w:rsid w:val="00C9155A"/>
    <w:rsid w:val="00C915A2"/>
    <w:rsid w:val="00C9193E"/>
    <w:rsid w:val="00C9196F"/>
    <w:rsid w:val="00C91B2C"/>
    <w:rsid w:val="00C91C78"/>
    <w:rsid w:val="00C91E0B"/>
    <w:rsid w:val="00C91E69"/>
    <w:rsid w:val="00C92022"/>
    <w:rsid w:val="00C921C1"/>
    <w:rsid w:val="00C922BF"/>
    <w:rsid w:val="00C92318"/>
    <w:rsid w:val="00C9243F"/>
    <w:rsid w:val="00C9248B"/>
    <w:rsid w:val="00C9255D"/>
    <w:rsid w:val="00C92770"/>
    <w:rsid w:val="00C928A1"/>
    <w:rsid w:val="00C92A50"/>
    <w:rsid w:val="00C92BF4"/>
    <w:rsid w:val="00C92C1B"/>
    <w:rsid w:val="00C92C59"/>
    <w:rsid w:val="00C92E45"/>
    <w:rsid w:val="00C92E95"/>
    <w:rsid w:val="00C930FA"/>
    <w:rsid w:val="00C932E7"/>
    <w:rsid w:val="00C93721"/>
    <w:rsid w:val="00C93844"/>
    <w:rsid w:val="00C93935"/>
    <w:rsid w:val="00C939AC"/>
    <w:rsid w:val="00C93AB0"/>
    <w:rsid w:val="00C93B48"/>
    <w:rsid w:val="00C93B83"/>
    <w:rsid w:val="00C93C05"/>
    <w:rsid w:val="00C93C1E"/>
    <w:rsid w:val="00C93C68"/>
    <w:rsid w:val="00C93FDA"/>
    <w:rsid w:val="00C940C6"/>
    <w:rsid w:val="00C94133"/>
    <w:rsid w:val="00C94175"/>
    <w:rsid w:val="00C94180"/>
    <w:rsid w:val="00C941AC"/>
    <w:rsid w:val="00C94488"/>
    <w:rsid w:val="00C9465E"/>
    <w:rsid w:val="00C94674"/>
    <w:rsid w:val="00C9479B"/>
    <w:rsid w:val="00C947C9"/>
    <w:rsid w:val="00C948EA"/>
    <w:rsid w:val="00C949B6"/>
    <w:rsid w:val="00C94A07"/>
    <w:rsid w:val="00C94B4D"/>
    <w:rsid w:val="00C94EBB"/>
    <w:rsid w:val="00C94F0E"/>
    <w:rsid w:val="00C94FED"/>
    <w:rsid w:val="00C951CE"/>
    <w:rsid w:val="00C951F1"/>
    <w:rsid w:val="00C95227"/>
    <w:rsid w:val="00C95242"/>
    <w:rsid w:val="00C9529C"/>
    <w:rsid w:val="00C95396"/>
    <w:rsid w:val="00C953C2"/>
    <w:rsid w:val="00C95730"/>
    <w:rsid w:val="00C95926"/>
    <w:rsid w:val="00C959BA"/>
    <w:rsid w:val="00C959D9"/>
    <w:rsid w:val="00C95BAD"/>
    <w:rsid w:val="00C95BFC"/>
    <w:rsid w:val="00C95C0E"/>
    <w:rsid w:val="00C95D0D"/>
    <w:rsid w:val="00C960F4"/>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065"/>
    <w:rsid w:val="00C971BC"/>
    <w:rsid w:val="00C97260"/>
    <w:rsid w:val="00C97340"/>
    <w:rsid w:val="00C9751A"/>
    <w:rsid w:val="00C97653"/>
    <w:rsid w:val="00C977D6"/>
    <w:rsid w:val="00C97832"/>
    <w:rsid w:val="00C97BC3"/>
    <w:rsid w:val="00CA00B2"/>
    <w:rsid w:val="00CA00E2"/>
    <w:rsid w:val="00CA01BE"/>
    <w:rsid w:val="00CA02BB"/>
    <w:rsid w:val="00CA056A"/>
    <w:rsid w:val="00CA05EF"/>
    <w:rsid w:val="00CA0688"/>
    <w:rsid w:val="00CA070E"/>
    <w:rsid w:val="00CA071D"/>
    <w:rsid w:val="00CA0940"/>
    <w:rsid w:val="00CA09CA"/>
    <w:rsid w:val="00CA0A56"/>
    <w:rsid w:val="00CA0AE2"/>
    <w:rsid w:val="00CA0B11"/>
    <w:rsid w:val="00CA0C5E"/>
    <w:rsid w:val="00CA0CF3"/>
    <w:rsid w:val="00CA0FDD"/>
    <w:rsid w:val="00CA1086"/>
    <w:rsid w:val="00CA1137"/>
    <w:rsid w:val="00CA1252"/>
    <w:rsid w:val="00CA1275"/>
    <w:rsid w:val="00CA1277"/>
    <w:rsid w:val="00CA12FE"/>
    <w:rsid w:val="00CA145F"/>
    <w:rsid w:val="00CA1712"/>
    <w:rsid w:val="00CA18DB"/>
    <w:rsid w:val="00CA191B"/>
    <w:rsid w:val="00CA1999"/>
    <w:rsid w:val="00CA19CB"/>
    <w:rsid w:val="00CA19FA"/>
    <w:rsid w:val="00CA1A50"/>
    <w:rsid w:val="00CA1B3D"/>
    <w:rsid w:val="00CA1E7A"/>
    <w:rsid w:val="00CA1EAF"/>
    <w:rsid w:val="00CA1FB0"/>
    <w:rsid w:val="00CA2008"/>
    <w:rsid w:val="00CA230C"/>
    <w:rsid w:val="00CA2493"/>
    <w:rsid w:val="00CA25A6"/>
    <w:rsid w:val="00CA25E7"/>
    <w:rsid w:val="00CA25EB"/>
    <w:rsid w:val="00CA2663"/>
    <w:rsid w:val="00CA2764"/>
    <w:rsid w:val="00CA2827"/>
    <w:rsid w:val="00CA28D5"/>
    <w:rsid w:val="00CA2B1B"/>
    <w:rsid w:val="00CA2BAF"/>
    <w:rsid w:val="00CA2D6C"/>
    <w:rsid w:val="00CA3159"/>
    <w:rsid w:val="00CA3327"/>
    <w:rsid w:val="00CA3421"/>
    <w:rsid w:val="00CA3538"/>
    <w:rsid w:val="00CA358A"/>
    <w:rsid w:val="00CA35E6"/>
    <w:rsid w:val="00CA3782"/>
    <w:rsid w:val="00CA38C5"/>
    <w:rsid w:val="00CA3992"/>
    <w:rsid w:val="00CA3A79"/>
    <w:rsid w:val="00CA3ADB"/>
    <w:rsid w:val="00CA3D63"/>
    <w:rsid w:val="00CA3F66"/>
    <w:rsid w:val="00CA408D"/>
    <w:rsid w:val="00CA427E"/>
    <w:rsid w:val="00CA42D6"/>
    <w:rsid w:val="00CA446A"/>
    <w:rsid w:val="00CA4493"/>
    <w:rsid w:val="00CA451E"/>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0F"/>
    <w:rsid w:val="00CA5B5A"/>
    <w:rsid w:val="00CA5DB8"/>
    <w:rsid w:val="00CA5E95"/>
    <w:rsid w:val="00CA5F81"/>
    <w:rsid w:val="00CA60F1"/>
    <w:rsid w:val="00CA6190"/>
    <w:rsid w:val="00CA61D2"/>
    <w:rsid w:val="00CA6223"/>
    <w:rsid w:val="00CA641B"/>
    <w:rsid w:val="00CA6665"/>
    <w:rsid w:val="00CA667A"/>
    <w:rsid w:val="00CA66AA"/>
    <w:rsid w:val="00CA66C4"/>
    <w:rsid w:val="00CA678D"/>
    <w:rsid w:val="00CA67AE"/>
    <w:rsid w:val="00CA6986"/>
    <w:rsid w:val="00CA69C5"/>
    <w:rsid w:val="00CA6B8D"/>
    <w:rsid w:val="00CA6BF9"/>
    <w:rsid w:val="00CA6C73"/>
    <w:rsid w:val="00CA6F0D"/>
    <w:rsid w:val="00CA703D"/>
    <w:rsid w:val="00CA726B"/>
    <w:rsid w:val="00CA72DF"/>
    <w:rsid w:val="00CA75A2"/>
    <w:rsid w:val="00CA772B"/>
    <w:rsid w:val="00CA786E"/>
    <w:rsid w:val="00CA7A68"/>
    <w:rsid w:val="00CA7C10"/>
    <w:rsid w:val="00CA7DD7"/>
    <w:rsid w:val="00CA7F9F"/>
    <w:rsid w:val="00CB003D"/>
    <w:rsid w:val="00CB003F"/>
    <w:rsid w:val="00CB0145"/>
    <w:rsid w:val="00CB02E8"/>
    <w:rsid w:val="00CB0316"/>
    <w:rsid w:val="00CB0527"/>
    <w:rsid w:val="00CB05B3"/>
    <w:rsid w:val="00CB067B"/>
    <w:rsid w:val="00CB0763"/>
    <w:rsid w:val="00CB07DD"/>
    <w:rsid w:val="00CB0944"/>
    <w:rsid w:val="00CB0ACD"/>
    <w:rsid w:val="00CB0B0B"/>
    <w:rsid w:val="00CB0C1E"/>
    <w:rsid w:val="00CB0C8D"/>
    <w:rsid w:val="00CB0ED1"/>
    <w:rsid w:val="00CB11FF"/>
    <w:rsid w:val="00CB13C5"/>
    <w:rsid w:val="00CB140A"/>
    <w:rsid w:val="00CB1512"/>
    <w:rsid w:val="00CB1567"/>
    <w:rsid w:val="00CB15F1"/>
    <w:rsid w:val="00CB1876"/>
    <w:rsid w:val="00CB1968"/>
    <w:rsid w:val="00CB1A74"/>
    <w:rsid w:val="00CB2206"/>
    <w:rsid w:val="00CB2611"/>
    <w:rsid w:val="00CB26FA"/>
    <w:rsid w:val="00CB2725"/>
    <w:rsid w:val="00CB27CF"/>
    <w:rsid w:val="00CB2851"/>
    <w:rsid w:val="00CB2921"/>
    <w:rsid w:val="00CB2D6A"/>
    <w:rsid w:val="00CB2EBC"/>
    <w:rsid w:val="00CB2EF9"/>
    <w:rsid w:val="00CB2F61"/>
    <w:rsid w:val="00CB31A0"/>
    <w:rsid w:val="00CB3212"/>
    <w:rsid w:val="00CB327B"/>
    <w:rsid w:val="00CB33CE"/>
    <w:rsid w:val="00CB343F"/>
    <w:rsid w:val="00CB347F"/>
    <w:rsid w:val="00CB3538"/>
    <w:rsid w:val="00CB3575"/>
    <w:rsid w:val="00CB3592"/>
    <w:rsid w:val="00CB36C7"/>
    <w:rsid w:val="00CB36E4"/>
    <w:rsid w:val="00CB36E6"/>
    <w:rsid w:val="00CB3702"/>
    <w:rsid w:val="00CB3762"/>
    <w:rsid w:val="00CB3834"/>
    <w:rsid w:val="00CB394F"/>
    <w:rsid w:val="00CB3B82"/>
    <w:rsid w:val="00CB3BF6"/>
    <w:rsid w:val="00CB3DD2"/>
    <w:rsid w:val="00CB3EE2"/>
    <w:rsid w:val="00CB40DC"/>
    <w:rsid w:val="00CB412A"/>
    <w:rsid w:val="00CB42C1"/>
    <w:rsid w:val="00CB44A3"/>
    <w:rsid w:val="00CB45B2"/>
    <w:rsid w:val="00CB4890"/>
    <w:rsid w:val="00CB492E"/>
    <w:rsid w:val="00CB4C53"/>
    <w:rsid w:val="00CB4D60"/>
    <w:rsid w:val="00CB5105"/>
    <w:rsid w:val="00CB51B4"/>
    <w:rsid w:val="00CB5387"/>
    <w:rsid w:val="00CB54AA"/>
    <w:rsid w:val="00CB57AA"/>
    <w:rsid w:val="00CB57C0"/>
    <w:rsid w:val="00CB582B"/>
    <w:rsid w:val="00CB5833"/>
    <w:rsid w:val="00CB5858"/>
    <w:rsid w:val="00CB5A36"/>
    <w:rsid w:val="00CB5CE3"/>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52"/>
    <w:rsid w:val="00CB756B"/>
    <w:rsid w:val="00CB75BD"/>
    <w:rsid w:val="00CB794E"/>
    <w:rsid w:val="00CB7A39"/>
    <w:rsid w:val="00CB7A69"/>
    <w:rsid w:val="00CB7B03"/>
    <w:rsid w:val="00CB7F5A"/>
    <w:rsid w:val="00CB7FB8"/>
    <w:rsid w:val="00CC0107"/>
    <w:rsid w:val="00CC0112"/>
    <w:rsid w:val="00CC0144"/>
    <w:rsid w:val="00CC017F"/>
    <w:rsid w:val="00CC01F0"/>
    <w:rsid w:val="00CC034E"/>
    <w:rsid w:val="00CC042D"/>
    <w:rsid w:val="00CC04DB"/>
    <w:rsid w:val="00CC067A"/>
    <w:rsid w:val="00CC07BB"/>
    <w:rsid w:val="00CC0B92"/>
    <w:rsid w:val="00CC0BBD"/>
    <w:rsid w:val="00CC0C0E"/>
    <w:rsid w:val="00CC0C21"/>
    <w:rsid w:val="00CC0C86"/>
    <w:rsid w:val="00CC0CF5"/>
    <w:rsid w:val="00CC0E7D"/>
    <w:rsid w:val="00CC0E82"/>
    <w:rsid w:val="00CC1071"/>
    <w:rsid w:val="00CC10FC"/>
    <w:rsid w:val="00CC11BF"/>
    <w:rsid w:val="00CC13CC"/>
    <w:rsid w:val="00CC1458"/>
    <w:rsid w:val="00CC156B"/>
    <w:rsid w:val="00CC1642"/>
    <w:rsid w:val="00CC16AC"/>
    <w:rsid w:val="00CC16C7"/>
    <w:rsid w:val="00CC1821"/>
    <w:rsid w:val="00CC1A04"/>
    <w:rsid w:val="00CC1D9F"/>
    <w:rsid w:val="00CC1E25"/>
    <w:rsid w:val="00CC2204"/>
    <w:rsid w:val="00CC2220"/>
    <w:rsid w:val="00CC22A0"/>
    <w:rsid w:val="00CC22D2"/>
    <w:rsid w:val="00CC249A"/>
    <w:rsid w:val="00CC24D2"/>
    <w:rsid w:val="00CC26D0"/>
    <w:rsid w:val="00CC26E4"/>
    <w:rsid w:val="00CC2722"/>
    <w:rsid w:val="00CC276B"/>
    <w:rsid w:val="00CC2881"/>
    <w:rsid w:val="00CC2883"/>
    <w:rsid w:val="00CC297A"/>
    <w:rsid w:val="00CC2A4F"/>
    <w:rsid w:val="00CC2BF2"/>
    <w:rsid w:val="00CC2CAE"/>
    <w:rsid w:val="00CC2D90"/>
    <w:rsid w:val="00CC2EAF"/>
    <w:rsid w:val="00CC2FBE"/>
    <w:rsid w:val="00CC30E9"/>
    <w:rsid w:val="00CC31B8"/>
    <w:rsid w:val="00CC32CD"/>
    <w:rsid w:val="00CC3368"/>
    <w:rsid w:val="00CC39A8"/>
    <w:rsid w:val="00CC3AA2"/>
    <w:rsid w:val="00CC3B3A"/>
    <w:rsid w:val="00CC3BD2"/>
    <w:rsid w:val="00CC3DC7"/>
    <w:rsid w:val="00CC3E2E"/>
    <w:rsid w:val="00CC3E8D"/>
    <w:rsid w:val="00CC3F48"/>
    <w:rsid w:val="00CC410E"/>
    <w:rsid w:val="00CC4192"/>
    <w:rsid w:val="00CC4426"/>
    <w:rsid w:val="00CC444F"/>
    <w:rsid w:val="00CC49F3"/>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EFB"/>
    <w:rsid w:val="00CC5F24"/>
    <w:rsid w:val="00CC5FED"/>
    <w:rsid w:val="00CC62EB"/>
    <w:rsid w:val="00CC6312"/>
    <w:rsid w:val="00CC63AC"/>
    <w:rsid w:val="00CC6492"/>
    <w:rsid w:val="00CC6634"/>
    <w:rsid w:val="00CC66AD"/>
    <w:rsid w:val="00CC66B2"/>
    <w:rsid w:val="00CC6782"/>
    <w:rsid w:val="00CC6826"/>
    <w:rsid w:val="00CC68FA"/>
    <w:rsid w:val="00CC6976"/>
    <w:rsid w:val="00CC6A11"/>
    <w:rsid w:val="00CC6A43"/>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365"/>
    <w:rsid w:val="00CD03E8"/>
    <w:rsid w:val="00CD0646"/>
    <w:rsid w:val="00CD068B"/>
    <w:rsid w:val="00CD0784"/>
    <w:rsid w:val="00CD09F5"/>
    <w:rsid w:val="00CD0AA2"/>
    <w:rsid w:val="00CD0BE9"/>
    <w:rsid w:val="00CD0C84"/>
    <w:rsid w:val="00CD0CD2"/>
    <w:rsid w:val="00CD0CE2"/>
    <w:rsid w:val="00CD0D85"/>
    <w:rsid w:val="00CD0DF8"/>
    <w:rsid w:val="00CD1105"/>
    <w:rsid w:val="00CD1157"/>
    <w:rsid w:val="00CD11AB"/>
    <w:rsid w:val="00CD1448"/>
    <w:rsid w:val="00CD14C1"/>
    <w:rsid w:val="00CD1502"/>
    <w:rsid w:val="00CD15A3"/>
    <w:rsid w:val="00CD15E2"/>
    <w:rsid w:val="00CD16F9"/>
    <w:rsid w:val="00CD1726"/>
    <w:rsid w:val="00CD1841"/>
    <w:rsid w:val="00CD1868"/>
    <w:rsid w:val="00CD19F1"/>
    <w:rsid w:val="00CD1C80"/>
    <w:rsid w:val="00CD1FCC"/>
    <w:rsid w:val="00CD21AD"/>
    <w:rsid w:val="00CD23A7"/>
    <w:rsid w:val="00CD2426"/>
    <w:rsid w:val="00CD25D2"/>
    <w:rsid w:val="00CD2800"/>
    <w:rsid w:val="00CD28A7"/>
    <w:rsid w:val="00CD2A1C"/>
    <w:rsid w:val="00CD2A61"/>
    <w:rsid w:val="00CD2A76"/>
    <w:rsid w:val="00CD2AFB"/>
    <w:rsid w:val="00CD2C70"/>
    <w:rsid w:val="00CD2D8E"/>
    <w:rsid w:val="00CD2D98"/>
    <w:rsid w:val="00CD2E55"/>
    <w:rsid w:val="00CD2ECD"/>
    <w:rsid w:val="00CD3107"/>
    <w:rsid w:val="00CD31C0"/>
    <w:rsid w:val="00CD32A1"/>
    <w:rsid w:val="00CD34A3"/>
    <w:rsid w:val="00CD3510"/>
    <w:rsid w:val="00CD36DF"/>
    <w:rsid w:val="00CD3742"/>
    <w:rsid w:val="00CD38AA"/>
    <w:rsid w:val="00CD3CFA"/>
    <w:rsid w:val="00CD3D73"/>
    <w:rsid w:val="00CD3DB9"/>
    <w:rsid w:val="00CD3DEC"/>
    <w:rsid w:val="00CD3FA2"/>
    <w:rsid w:val="00CD42E8"/>
    <w:rsid w:val="00CD43E1"/>
    <w:rsid w:val="00CD44E0"/>
    <w:rsid w:val="00CD458A"/>
    <w:rsid w:val="00CD499C"/>
    <w:rsid w:val="00CD4BD2"/>
    <w:rsid w:val="00CD4C38"/>
    <w:rsid w:val="00CD4CC6"/>
    <w:rsid w:val="00CD4DF3"/>
    <w:rsid w:val="00CD4E83"/>
    <w:rsid w:val="00CD4F6A"/>
    <w:rsid w:val="00CD5083"/>
    <w:rsid w:val="00CD5106"/>
    <w:rsid w:val="00CD51C3"/>
    <w:rsid w:val="00CD521E"/>
    <w:rsid w:val="00CD5284"/>
    <w:rsid w:val="00CD5297"/>
    <w:rsid w:val="00CD54E3"/>
    <w:rsid w:val="00CD5609"/>
    <w:rsid w:val="00CD562E"/>
    <w:rsid w:val="00CD578A"/>
    <w:rsid w:val="00CD58DD"/>
    <w:rsid w:val="00CD5AC7"/>
    <w:rsid w:val="00CD5AD6"/>
    <w:rsid w:val="00CD5B7D"/>
    <w:rsid w:val="00CD5B99"/>
    <w:rsid w:val="00CD5BB5"/>
    <w:rsid w:val="00CD5E24"/>
    <w:rsid w:val="00CD5F56"/>
    <w:rsid w:val="00CD60BA"/>
    <w:rsid w:val="00CD60BF"/>
    <w:rsid w:val="00CD61B7"/>
    <w:rsid w:val="00CD621E"/>
    <w:rsid w:val="00CD6221"/>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568"/>
    <w:rsid w:val="00CD75F8"/>
    <w:rsid w:val="00CD7781"/>
    <w:rsid w:val="00CD77CF"/>
    <w:rsid w:val="00CD78D0"/>
    <w:rsid w:val="00CD7A92"/>
    <w:rsid w:val="00CD7D63"/>
    <w:rsid w:val="00CD7D71"/>
    <w:rsid w:val="00CD7F38"/>
    <w:rsid w:val="00CD7F93"/>
    <w:rsid w:val="00CE0006"/>
    <w:rsid w:val="00CE01D3"/>
    <w:rsid w:val="00CE0221"/>
    <w:rsid w:val="00CE0240"/>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3AC"/>
    <w:rsid w:val="00CE2448"/>
    <w:rsid w:val="00CE24E9"/>
    <w:rsid w:val="00CE294E"/>
    <w:rsid w:val="00CE2BEE"/>
    <w:rsid w:val="00CE2D44"/>
    <w:rsid w:val="00CE2DF2"/>
    <w:rsid w:val="00CE2EC4"/>
    <w:rsid w:val="00CE2F10"/>
    <w:rsid w:val="00CE30BC"/>
    <w:rsid w:val="00CE30C5"/>
    <w:rsid w:val="00CE3541"/>
    <w:rsid w:val="00CE354E"/>
    <w:rsid w:val="00CE384E"/>
    <w:rsid w:val="00CE38D2"/>
    <w:rsid w:val="00CE398C"/>
    <w:rsid w:val="00CE39F0"/>
    <w:rsid w:val="00CE3D36"/>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428"/>
    <w:rsid w:val="00CE55B7"/>
    <w:rsid w:val="00CE57D9"/>
    <w:rsid w:val="00CE5918"/>
    <w:rsid w:val="00CE5B57"/>
    <w:rsid w:val="00CE5BA7"/>
    <w:rsid w:val="00CE5BC6"/>
    <w:rsid w:val="00CE5C54"/>
    <w:rsid w:val="00CE5C9C"/>
    <w:rsid w:val="00CE5DA7"/>
    <w:rsid w:val="00CE5DC6"/>
    <w:rsid w:val="00CE5F39"/>
    <w:rsid w:val="00CE5FDA"/>
    <w:rsid w:val="00CE609A"/>
    <w:rsid w:val="00CE635E"/>
    <w:rsid w:val="00CE6400"/>
    <w:rsid w:val="00CE641C"/>
    <w:rsid w:val="00CE66A2"/>
    <w:rsid w:val="00CE68AD"/>
    <w:rsid w:val="00CE6926"/>
    <w:rsid w:val="00CE6AD1"/>
    <w:rsid w:val="00CE6B64"/>
    <w:rsid w:val="00CE6C33"/>
    <w:rsid w:val="00CE6EC9"/>
    <w:rsid w:val="00CE6F25"/>
    <w:rsid w:val="00CE6F9D"/>
    <w:rsid w:val="00CE6FDB"/>
    <w:rsid w:val="00CE700B"/>
    <w:rsid w:val="00CE7011"/>
    <w:rsid w:val="00CE7014"/>
    <w:rsid w:val="00CE7112"/>
    <w:rsid w:val="00CE7162"/>
    <w:rsid w:val="00CE7242"/>
    <w:rsid w:val="00CE72EA"/>
    <w:rsid w:val="00CE7311"/>
    <w:rsid w:val="00CE732B"/>
    <w:rsid w:val="00CE7494"/>
    <w:rsid w:val="00CE75F4"/>
    <w:rsid w:val="00CE766D"/>
    <w:rsid w:val="00CE771F"/>
    <w:rsid w:val="00CE79ED"/>
    <w:rsid w:val="00CE7A5A"/>
    <w:rsid w:val="00CE7ABE"/>
    <w:rsid w:val="00CE7C24"/>
    <w:rsid w:val="00CE7EF6"/>
    <w:rsid w:val="00CF00FB"/>
    <w:rsid w:val="00CF012E"/>
    <w:rsid w:val="00CF0259"/>
    <w:rsid w:val="00CF02A9"/>
    <w:rsid w:val="00CF02E6"/>
    <w:rsid w:val="00CF0459"/>
    <w:rsid w:val="00CF0615"/>
    <w:rsid w:val="00CF0686"/>
    <w:rsid w:val="00CF0A54"/>
    <w:rsid w:val="00CF0B2C"/>
    <w:rsid w:val="00CF0C5E"/>
    <w:rsid w:val="00CF0D86"/>
    <w:rsid w:val="00CF0E0D"/>
    <w:rsid w:val="00CF0E53"/>
    <w:rsid w:val="00CF0EA1"/>
    <w:rsid w:val="00CF1058"/>
    <w:rsid w:val="00CF11D0"/>
    <w:rsid w:val="00CF1232"/>
    <w:rsid w:val="00CF1242"/>
    <w:rsid w:val="00CF12C2"/>
    <w:rsid w:val="00CF155C"/>
    <w:rsid w:val="00CF1857"/>
    <w:rsid w:val="00CF1894"/>
    <w:rsid w:val="00CF18E1"/>
    <w:rsid w:val="00CF1A69"/>
    <w:rsid w:val="00CF1D11"/>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D46"/>
    <w:rsid w:val="00CF2E12"/>
    <w:rsid w:val="00CF305E"/>
    <w:rsid w:val="00CF30DB"/>
    <w:rsid w:val="00CF30EE"/>
    <w:rsid w:val="00CF312D"/>
    <w:rsid w:val="00CF34C1"/>
    <w:rsid w:val="00CF357B"/>
    <w:rsid w:val="00CF3603"/>
    <w:rsid w:val="00CF36E4"/>
    <w:rsid w:val="00CF384D"/>
    <w:rsid w:val="00CF3935"/>
    <w:rsid w:val="00CF394B"/>
    <w:rsid w:val="00CF39CE"/>
    <w:rsid w:val="00CF3A09"/>
    <w:rsid w:val="00CF3A63"/>
    <w:rsid w:val="00CF3CA7"/>
    <w:rsid w:val="00CF40EE"/>
    <w:rsid w:val="00CF43D3"/>
    <w:rsid w:val="00CF4404"/>
    <w:rsid w:val="00CF445A"/>
    <w:rsid w:val="00CF44B0"/>
    <w:rsid w:val="00CF44F3"/>
    <w:rsid w:val="00CF453E"/>
    <w:rsid w:val="00CF465B"/>
    <w:rsid w:val="00CF465D"/>
    <w:rsid w:val="00CF4714"/>
    <w:rsid w:val="00CF4751"/>
    <w:rsid w:val="00CF4823"/>
    <w:rsid w:val="00CF4855"/>
    <w:rsid w:val="00CF49C2"/>
    <w:rsid w:val="00CF4AF1"/>
    <w:rsid w:val="00CF4B53"/>
    <w:rsid w:val="00CF4BBA"/>
    <w:rsid w:val="00CF4D3B"/>
    <w:rsid w:val="00CF4DBF"/>
    <w:rsid w:val="00CF4DEE"/>
    <w:rsid w:val="00CF4EC0"/>
    <w:rsid w:val="00CF51EF"/>
    <w:rsid w:val="00CF5322"/>
    <w:rsid w:val="00CF53A6"/>
    <w:rsid w:val="00CF55ED"/>
    <w:rsid w:val="00CF5891"/>
    <w:rsid w:val="00CF5AAD"/>
    <w:rsid w:val="00CF5B2B"/>
    <w:rsid w:val="00CF5D49"/>
    <w:rsid w:val="00CF5F70"/>
    <w:rsid w:val="00CF6102"/>
    <w:rsid w:val="00CF6311"/>
    <w:rsid w:val="00CF6456"/>
    <w:rsid w:val="00CF665C"/>
    <w:rsid w:val="00CF67C8"/>
    <w:rsid w:val="00CF6841"/>
    <w:rsid w:val="00CF688E"/>
    <w:rsid w:val="00CF6A6D"/>
    <w:rsid w:val="00CF6B14"/>
    <w:rsid w:val="00CF6BF1"/>
    <w:rsid w:val="00CF6CD2"/>
    <w:rsid w:val="00CF6D45"/>
    <w:rsid w:val="00CF6DE7"/>
    <w:rsid w:val="00CF6E51"/>
    <w:rsid w:val="00CF6E6D"/>
    <w:rsid w:val="00CF6F6E"/>
    <w:rsid w:val="00CF70B8"/>
    <w:rsid w:val="00CF7173"/>
    <w:rsid w:val="00CF71C7"/>
    <w:rsid w:val="00CF735F"/>
    <w:rsid w:val="00CF7411"/>
    <w:rsid w:val="00CF750E"/>
    <w:rsid w:val="00CF7532"/>
    <w:rsid w:val="00CF7722"/>
    <w:rsid w:val="00CF77A7"/>
    <w:rsid w:val="00CF7811"/>
    <w:rsid w:val="00CF78C4"/>
    <w:rsid w:val="00CF792E"/>
    <w:rsid w:val="00CF7BB7"/>
    <w:rsid w:val="00CF7C7A"/>
    <w:rsid w:val="00CF7E3F"/>
    <w:rsid w:val="00CF7FDA"/>
    <w:rsid w:val="00D000DA"/>
    <w:rsid w:val="00D00157"/>
    <w:rsid w:val="00D00347"/>
    <w:rsid w:val="00D00382"/>
    <w:rsid w:val="00D005AB"/>
    <w:rsid w:val="00D005DF"/>
    <w:rsid w:val="00D0067F"/>
    <w:rsid w:val="00D007D4"/>
    <w:rsid w:val="00D00ABE"/>
    <w:rsid w:val="00D00B4C"/>
    <w:rsid w:val="00D00E9F"/>
    <w:rsid w:val="00D00EB7"/>
    <w:rsid w:val="00D01005"/>
    <w:rsid w:val="00D013D6"/>
    <w:rsid w:val="00D013DA"/>
    <w:rsid w:val="00D0143E"/>
    <w:rsid w:val="00D016B6"/>
    <w:rsid w:val="00D016F0"/>
    <w:rsid w:val="00D01741"/>
    <w:rsid w:val="00D01E15"/>
    <w:rsid w:val="00D0205E"/>
    <w:rsid w:val="00D0209A"/>
    <w:rsid w:val="00D02122"/>
    <w:rsid w:val="00D02243"/>
    <w:rsid w:val="00D02360"/>
    <w:rsid w:val="00D023F8"/>
    <w:rsid w:val="00D0246E"/>
    <w:rsid w:val="00D025BF"/>
    <w:rsid w:val="00D02712"/>
    <w:rsid w:val="00D0271F"/>
    <w:rsid w:val="00D02729"/>
    <w:rsid w:val="00D029D4"/>
    <w:rsid w:val="00D02A18"/>
    <w:rsid w:val="00D02A92"/>
    <w:rsid w:val="00D02AC8"/>
    <w:rsid w:val="00D02BB1"/>
    <w:rsid w:val="00D02C5D"/>
    <w:rsid w:val="00D02D40"/>
    <w:rsid w:val="00D02EB7"/>
    <w:rsid w:val="00D02F7F"/>
    <w:rsid w:val="00D032B2"/>
    <w:rsid w:val="00D03515"/>
    <w:rsid w:val="00D035CB"/>
    <w:rsid w:val="00D035CE"/>
    <w:rsid w:val="00D0367D"/>
    <w:rsid w:val="00D038A7"/>
    <w:rsid w:val="00D038D6"/>
    <w:rsid w:val="00D03936"/>
    <w:rsid w:val="00D03A33"/>
    <w:rsid w:val="00D03AAF"/>
    <w:rsid w:val="00D03CDC"/>
    <w:rsid w:val="00D040A5"/>
    <w:rsid w:val="00D04239"/>
    <w:rsid w:val="00D043A0"/>
    <w:rsid w:val="00D046C5"/>
    <w:rsid w:val="00D047A8"/>
    <w:rsid w:val="00D047D1"/>
    <w:rsid w:val="00D0481E"/>
    <w:rsid w:val="00D04934"/>
    <w:rsid w:val="00D04948"/>
    <w:rsid w:val="00D04A80"/>
    <w:rsid w:val="00D04B3E"/>
    <w:rsid w:val="00D04E31"/>
    <w:rsid w:val="00D04EF2"/>
    <w:rsid w:val="00D05059"/>
    <w:rsid w:val="00D051B8"/>
    <w:rsid w:val="00D052AF"/>
    <w:rsid w:val="00D052BA"/>
    <w:rsid w:val="00D05309"/>
    <w:rsid w:val="00D055A0"/>
    <w:rsid w:val="00D055DA"/>
    <w:rsid w:val="00D05606"/>
    <w:rsid w:val="00D05698"/>
    <w:rsid w:val="00D056C3"/>
    <w:rsid w:val="00D05733"/>
    <w:rsid w:val="00D05808"/>
    <w:rsid w:val="00D0580E"/>
    <w:rsid w:val="00D05BDB"/>
    <w:rsid w:val="00D05C10"/>
    <w:rsid w:val="00D0611B"/>
    <w:rsid w:val="00D06145"/>
    <w:rsid w:val="00D065E4"/>
    <w:rsid w:val="00D065F4"/>
    <w:rsid w:val="00D0663E"/>
    <w:rsid w:val="00D067BF"/>
    <w:rsid w:val="00D06BA7"/>
    <w:rsid w:val="00D06C1B"/>
    <w:rsid w:val="00D06C60"/>
    <w:rsid w:val="00D06C8C"/>
    <w:rsid w:val="00D06D26"/>
    <w:rsid w:val="00D06D50"/>
    <w:rsid w:val="00D06DCE"/>
    <w:rsid w:val="00D06E02"/>
    <w:rsid w:val="00D06E0A"/>
    <w:rsid w:val="00D070AC"/>
    <w:rsid w:val="00D071F7"/>
    <w:rsid w:val="00D072B5"/>
    <w:rsid w:val="00D07447"/>
    <w:rsid w:val="00D07534"/>
    <w:rsid w:val="00D075E6"/>
    <w:rsid w:val="00D076A7"/>
    <w:rsid w:val="00D076F7"/>
    <w:rsid w:val="00D077B0"/>
    <w:rsid w:val="00D07B15"/>
    <w:rsid w:val="00D07B8F"/>
    <w:rsid w:val="00D07CE1"/>
    <w:rsid w:val="00D07DA4"/>
    <w:rsid w:val="00D07EF9"/>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0F4B"/>
    <w:rsid w:val="00D11131"/>
    <w:rsid w:val="00D11199"/>
    <w:rsid w:val="00D112F1"/>
    <w:rsid w:val="00D115CD"/>
    <w:rsid w:val="00D115F2"/>
    <w:rsid w:val="00D1168B"/>
    <w:rsid w:val="00D117BF"/>
    <w:rsid w:val="00D117D5"/>
    <w:rsid w:val="00D1186D"/>
    <w:rsid w:val="00D11A2C"/>
    <w:rsid w:val="00D11D18"/>
    <w:rsid w:val="00D11D2F"/>
    <w:rsid w:val="00D121CC"/>
    <w:rsid w:val="00D12282"/>
    <w:rsid w:val="00D123DB"/>
    <w:rsid w:val="00D1293F"/>
    <w:rsid w:val="00D12A4D"/>
    <w:rsid w:val="00D12A5E"/>
    <w:rsid w:val="00D12E20"/>
    <w:rsid w:val="00D12E9D"/>
    <w:rsid w:val="00D12FFA"/>
    <w:rsid w:val="00D13038"/>
    <w:rsid w:val="00D134F6"/>
    <w:rsid w:val="00D13891"/>
    <w:rsid w:val="00D139AC"/>
    <w:rsid w:val="00D13EC2"/>
    <w:rsid w:val="00D13F7A"/>
    <w:rsid w:val="00D13FBD"/>
    <w:rsid w:val="00D140DA"/>
    <w:rsid w:val="00D14283"/>
    <w:rsid w:val="00D14480"/>
    <w:rsid w:val="00D14564"/>
    <w:rsid w:val="00D145D6"/>
    <w:rsid w:val="00D14882"/>
    <w:rsid w:val="00D1495E"/>
    <w:rsid w:val="00D14997"/>
    <w:rsid w:val="00D14A97"/>
    <w:rsid w:val="00D14B25"/>
    <w:rsid w:val="00D14C94"/>
    <w:rsid w:val="00D14E95"/>
    <w:rsid w:val="00D14EAC"/>
    <w:rsid w:val="00D15048"/>
    <w:rsid w:val="00D152BA"/>
    <w:rsid w:val="00D152FF"/>
    <w:rsid w:val="00D1534B"/>
    <w:rsid w:val="00D153AE"/>
    <w:rsid w:val="00D153D0"/>
    <w:rsid w:val="00D15407"/>
    <w:rsid w:val="00D15538"/>
    <w:rsid w:val="00D156C7"/>
    <w:rsid w:val="00D15A01"/>
    <w:rsid w:val="00D15A2A"/>
    <w:rsid w:val="00D15C18"/>
    <w:rsid w:val="00D15DFE"/>
    <w:rsid w:val="00D15E61"/>
    <w:rsid w:val="00D15F3A"/>
    <w:rsid w:val="00D16412"/>
    <w:rsid w:val="00D165E2"/>
    <w:rsid w:val="00D1677D"/>
    <w:rsid w:val="00D167D5"/>
    <w:rsid w:val="00D16808"/>
    <w:rsid w:val="00D16878"/>
    <w:rsid w:val="00D168FC"/>
    <w:rsid w:val="00D16A72"/>
    <w:rsid w:val="00D16B12"/>
    <w:rsid w:val="00D16B66"/>
    <w:rsid w:val="00D16F0E"/>
    <w:rsid w:val="00D16F9A"/>
    <w:rsid w:val="00D17219"/>
    <w:rsid w:val="00D1733D"/>
    <w:rsid w:val="00D1752F"/>
    <w:rsid w:val="00D175B1"/>
    <w:rsid w:val="00D175D4"/>
    <w:rsid w:val="00D17621"/>
    <w:rsid w:val="00D17626"/>
    <w:rsid w:val="00D177B8"/>
    <w:rsid w:val="00D17807"/>
    <w:rsid w:val="00D178AC"/>
    <w:rsid w:val="00D17904"/>
    <w:rsid w:val="00D17936"/>
    <w:rsid w:val="00D17A05"/>
    <w:rsid w:val="00D17A38"/>
    <w:rsid w:val="00D17BB6"/>
    <w:rsid w:val="00D17C4A"/>
    <w:rsid w:val="00D17CFC"/>
    <w:rsid w:val="00D20057"/>
    <w:rsid w:val="00D20172"/>
    <w:rsid w:val="00D205C6"/>
    <w:rsid w:val="00D206E3"/>
    <w:rsid w:val="00D20740"/>
    <w:rsid w:val="00D20765"/>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39"/>
    <w:rsid w:val="00D216BF"/>
    <w:rsid w:val="00D216CA"/>
    <w:rsid w:val="00D21835"/>
    <w:rsid w:val="00D21909"/>
    <w:rsid w:val="00D21C6B"/>
    <w:rsid w:val="00D21D77"/>
    <w:rsid w:val="00D21E26"/>
    <w:rsid w:val="00D21E29"/>
    <w:rsid w:val="00D21E8F"/>
    <w:rsid w:val="00D220F7"/>
    <w:rsid w:val="00D22347"/>
    <w:rsid w:val="00D224BF"/>
    <w:rsid w:val="00D224CB"/>
    <w:rsid w:val="00D22608"/>
    <w:rsid w:val="00D226F6"/>
    <w:rsid w:val="00D22860"/>
    <w:rsid w:val="00D228CA"/>
    <w:rsid w:val="00D228E8"/>
    <w:rsid w:val="00D22A18"/>
    <w:rsid w:val="00D22B3A"/>
    <w:rsid w:val="00D22CB9"/>
    <w:rsid w:val="00D22F66"/>
    <w:rsid w:val="00D22F8D"/>
    <w:rsid w:val="00D22FEB"/>
    <w:rsid w:val="00D2310C"/>
    <w:rsid w:val="00D232D9"/>
    <w:rsid w:val="00D233DD"/>
    <w:rsid w:val="00D23583"/>
    <w:rsid w:val="00D237F5"/>
    <w:rsid w:val="00D238EF"/>
    <w:rsid w:val="00D23A79"/>
    <w:rsid w:val="00D23A7D"/>
    <w:rsid w:val="00D23A8E"/>
    <w:rsid w:val="00D23AD4"/>
    <w:rsid w:val="00D23B89"/>
    <w:rsid w:val="00D23CD6"/>
    <w:rsid w:val="00D23CE3"/>
    <w:rsid w:val="00D23E02"/>
    <w:rsid w:val="00D23F3D"/>
    <w:rsid w:val="00D2402A"/>
    <w:rsid w:val="00D24079"/>
    <w:rsid w:val="00D241FC"/>
    <w:rsid w:val="00D24239"/>
    <w:rsid w:val="00D244DD"/>
    <w:rsid w:val="00D24548"/>
    <w:rsid w:val="00D24561"/>
    <w:rsid w:val="00D245F3"/>
    <w:rsid w:val="00D24733"/>
    <w:rsid w:val="00D24944"/>
    <w:rsid w:val="00D24985"/>
    <w:rsid w:val="00D24A5D"/>
    <w:rsid w:val="00D24B87"/>
    <w:rsid w:val="00D24C3D"/>
    <w:rsid w:val="00D24E3C"/>
    <w:rsid w:val="00D24EC1"/>
    <w:rsid w:val="00D251B1"/>
    <w:rsid w:val="00D251BE"/>
    <w:rsid w:val="00D25332"/>
    <w:rsid w:val="00D25507"/>
    <w:rsid w:val="00D25638"/>
    <w:rsid w:val="00D25658"/>
    <w:rsid w:val="00D257EF"/>
    <w:rsid w:val="00D258E7"/>
    <w:rsid w:val="00D259AB"/>
    <w:rsid w:val="00D259F0"/>
    <w:rsid w:val="00D25A83"/>
    <w:rsid w:val="00D25AAA"/>
    <w:rsid w:val="00D25BE0"/>
    <w:rsid w:val="00D25CC1"/>
    <w:rsid w:val="00D25D6B"/>
    <w:rsid w:val="00D26144"/>
    <w:rsid w:val="00D261EA"/>
    <w:rsid w:val="00D2625B"/>
    <w:rsid w:val="00D26284"/>
    <w:rsid w:val="00D26379"/>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390"/>
    <w:rsid w:val="00D2740D"/>
    <w:rsid w:val="00D275B3"/>
    <w:rsid w:val="00D2770A"/>
    <w:rsid w:val="00D27916"/>
    <w:rsid w:val="00D27996"/>
    <w:rsid w:val="00D27A9C"/>
    <w:rsid w:val="00D27AF0"/>
    <w:rsid w:val="00D27B6F"/>
    <w:rsid w:val="00D27D27"/>
    <w:rsid w:val="00D27D2F"/>
    <w:rsid w:val="00D27D67"/>
    <w:rsid w:val="00D27DA1"/>
    <w:rsid w:val="00D27DEA"/>
    <w:rsid w:val="00D27E96"/>
    <w:rsid w:val="00D27EFE"/>
    <w:rsid w:val="00D27F5F"/>
    <w:rsid w:val="00D300C6"/>
    <w:rsid w:val="00D30101"/>
    <w:rsid w:val="00D30109"/>
    <w:rsid w:val="00D301E7"/>
    <w:rsid w:val="00D30205"/>
    <w:rsid w:val="00D302A6"/>
    <w:rsid w:val="00D302DE"/>
    <w:rsid w:val="00D30348"/>
    <w:rsid w:val="00D3042E"/>
    <w:rsid w:val="00D30495"/>
    <w:rsid w:val="00D30598"/>
    <w:rsid w:val="00D305E3"/>
    <w:rsid w:val="00D3068B"/>
    <w:rsid w:val="00D3068F"/>
    <w:rsid w:val="00D30796"/>
    <w:rsid w:val="00D30842"/>
    <w:rsid w:val="00D30A75"/>
    <w:rsid w:val="00D30B8A"/>
    <w:rsid w:val="00D30BF9"/>
    <w:rsid w:val="00D30CD3"/>
    <w:rsid w:val="00D312FE"/>
    <w:rsid w:val="00D31306"/>
    <w:rsid w:val="00D313F2"/>
    <w:rsid w:val="00D3145B"/>
    <w:rsid w:val="00D31A0A"/>
    <w:rsid w:val="00D31DEA"/>
    <w:rsid w:val="00D321C3"/>
    <w:rsid w:val="00D322CD"/>
    <w:rsid w:val="00D3237F"/>
    <w:rsid w:val="00D323A4"/>
    <w:rsid w:val="00D323AD"/>
    <w:rsid w:val="00D323BF"/>
    <w:rsid w:val="00D3259F"/>
    <w:rsid w:val="00D32865"/>
    <w:rsid w:val="00D328AB"/>
    <w:rsid w:val="00D328BC"/>
    <w:rsid w:val="00D3290C"/>
    <w:rsid w:val="00D32AF1"/>
    <w:rsid w:val="00D32D5A"/>
    <w:rsid w:val="00D32EE3"/>
    <w:rsid w:val="00D32EF9"/>
    <w:rsid w:val="00D32FD6"/>
    <w:rsid w:val="00D3305D"/>
    <w:rsid w:val="00D33264"/>
    <w:rsid w:val="00D3368C"/>
    <w:rsid w:val="00D33779"/>
    <w:rsid w:val="00D33824"/>
    <w:rsid w:val="00D33873"/>
    <w:rsid w:val="00D3392B"/>
    <w:rsid w:val="00D3392E"/>
    <w:rsid w:val="00D33DBF"/>
    <w:rsid w:val="00D33DDD"/>
    <w:rsid w:val="00D33F4F"/>
    <w:rsid w:val="00D33F98"/>
    <w:rsid w:val="00D34160"/>
    <w:rsid w:val="00D341DA"/>
    <w:rsid w:val="00D34304"/>
    <w:rsid w:val="00D343B5"/>
    <w:rsid w:val="00D343C7"/>
    <w:rsid w:val="00D34A4D"/>
    <w:rsid w:val="00D34BF9"/>
    <w:rsid w:val="00D34C68"/>
    <w:rsid w:val="00D34D0D"/>
    <w:rsid w:val="00D34EBC"/>
    <w:rsid w:val="00D34F92"/>
    <w:rsid w:val="00D34FBF"/>
    <w:rsid w:val="00D35056"/>
    <w:rsid w:val="00D35176"/>
    <w:rsid w:val="00D3518A"/>
    <w:rsid w:val="00D35317"/>
    <w:rsid w:val="00D354CE"/>
    <w:rsid w:val="00D3576A"/>
    <w:rsid w:val="00D357AD"/>
    <w:rsid w:val="00D359AD"/>
    <w:rsid w:val="00D35AD9"/>
    <w:rsid w:val="00D35BC3"/>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224"/>
    <w:rsid w:val="00D3748D"/>
    <w:rsid w:val="00D374FA"/>
    <w:rsid w:val="00D37744"/>
    <w:rsid w:val="00D37771"/>
    <w:rsid w:val="00D3779A"/>
    <w:rsid w:val="00D37820"/>
    <w:rsid w:val="00D3782C"/>
    <w:rsid w:val="00D378CC"/>
    <w:rsid w:val="00D37B00"/>
    <w:rsid w:val="00D37B8A"/>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4B"/>
    <w:rsid w:val="00D41CCE"/>
    <w:rsid w:val="00D41DEE"/>
    <w:rsid w:val="00D41E41"/>
    <w:rsid w:val="00D41F25"/>
    <w:rsid w:val="00D42174"/>
    <w:rsid w:val="00D42198"/>
    <w:rsid w:val="00D42680"/>
    <w:rsid w:val="00D42779"/>
    <w:rsid w:val="00D42898"/>
    <w:rsid w:val="00D428CA"/>
    <w:rsid w:val="00D42912"/>
    <w:rsid w:val="00D42C2B"/>
    <w:rsid w:val="00D42C8D"/>
    <w:rsid w:val="00D42E4B"/>
    <w:rsid w:val="00D431A8"/>
    <w:rsid w:val="00D433E3"/>
    <w:rsid w:val="00D43538"/>
    <w:rsid w:val="00D43703"/>
    <w:rsid w:val="00D43743"/>
    <w:rsid w:val="00D4375C"/>
    <w:rsid w:val="00D4386F"/>
    <w:rsid w:val="00D4387B"/>
    <w:rsid w:val="00D43973"/>
    <w:rsid w:val="00D43C5C"/>
    <w:rsid w:val="00D43E03"/>
    <w:rsid w:val="00D43E4E"/>
    <w:rsid w:val="00D44103"/>
    <w:rsid w:val="00D443FC"/>
    <w:rsid w:val="00D4440E"/>
    <w:rsid w:val="00D446DB"/>
    <w:rsid w:val="00D449CB"/>
    <w:rsid w:val="00D44AF2"/>
    <w:rsid w:val="00D44D88"/>
    <w:rsid w:val="00D454F6"/>
    <w:rsid w:val="00D456E3"/>
    <w:rsid w:val="00D45731"/>
    <w:rsid w:val="00D4577F"/>
    <w:rsid w:val="00D4579C"/>
    <w:rsid w:val="00D457A1"/>
    <w:rsid w:val="00D45958"/>
    <w:rsid w:val="00D4598F"/>
    <w:rsid w:val="00D45C4D"/>
    <w:rsid w:val="00D45C73"/>
    <w:rsid w:val="00D45CA1"/>
    <w:rsid w:val="00D45DA9"/>
    <w:rsid w:val="00D45E86"/>
    <w:rsid w:val="00D46148"/>
    <w:rsid w:val="00D467E0"/>
    <w:rsid w:val="00D46823"/>
    <w:rsid w:val="00D4688F"/>
    <w:rsid w:val="00D46911"/>
    <w:rsid w:val="00D46A1A"/>
    <w:rsid w:val="00D46A70"/>
    <w:rsid w:val="00D46A99"/>
    <w:rsid w:val="00D46AB7"/>
    <w:rsid w:val="00D46BEA"/>
    <w:rsid w:val="00D46D1B"/>
    <w:rsid w:val="00D46D27"/>
    <w:rsid w:val="00D46D80"/>
    <w:rsid w:val="00D46DA6"/>
    <w:rsid w:val="00D46E37"/>
    <w:rsid w:val="00D46E63"/>
    <w:rsid w:val="00D46EAA"/>
    <w:rsid w:val="00D472EC"/>
    <w:rsid w:val="00D477FF"/>
    <w:rsid w:val="00D47994"/>
    <w:rsid w:val="00D479BB"/>
    <w:rsid w:val="00D47A12"/>
    <w:rsid w:val="00D47B0D"/>
    <w:rsid w:val="00D47B6B"/>
    <w:rsid w:val="00D47B93"/>
    <w:rsid w:val="00D47BFB"/>
    <w:rsid w:val="00D47C0C"/>
    <w:rsid w:val="00D47C49"/>
    <w:rsid w:val="00D47F9B"/>
    <w:rsid w:val="00D47FC0"/>
    <w:rsid w:val="00D50000"/>
    <w:rsid w:val="00D5025F"/>
    <w:rsid w:val="00D5049B"/>
    <w:rsid w:val="00D504AF"/>
    <w:rsid w:val="00D507A0"/>
    <w:rsid w:val="00D507A7"/>
    <w:rsid w:val="00D50863"/>
    <w:rsid w:val="00D50934"/>
    <w:rsid w:val="00D50AFF"/>
    <w:rsid w:val="00D50B82"/>
    <w:rsid w:val="00D50D4E"/>
    <w:rsid w:val="00D50D65"/>
    <w:rsid w:val="00D50E8E"/>
    <w:rsid w:val="00D511A2"/>
    <w:rsid w:val="00D511B2"/>
    <w:rsid w:val="00D5124C"/>
    <w:rsid w:val="00D5124F"/>
    <w:rsid w:val="00D5126C"/>
    <w:rsid w:val="00D512C3"/>
    <w:rsid w:val="00D51338"/>
    <w:rsid w:val="00D5137E"/>
    <w:rsid w:val="00D51487"/>
    <w:rsid w:val="00D514D2"/>
    <w:rsid w:val="00D514E9"/>
    <w:rsid w:val="00D515F8"/>
    <w:rsid w:val="00D51674"/>
    <w:rsid w:val="00D51796"/>
    <w:rsid w:val="00D517FD"/>
    <w:rsid w:val="00D51815"/>
    <w:rsid w:val="00D519B1"/>
    <w:rsid w:val="00D51C78"/>
    <w:rsid w:val="00D51C82"/>
    <w:rsid w:val="00D51CA6"/>
    <w:rsid w:val="00D51EE8"/>
    <w:rsid w:val="00D51F18"/>
    <w:rsid w:val="00D51F35"/>
    <w:rsid w:val="00D52041"/>
    <w:rsid w:val="00D5218D"/>
    <w:rsid w:val="00D521A9"/>
    <w:rsid w:val="00D52324"/>
    <w:rsid w:val="00D5236E"/>
    <w:rsid w:val="00D523D8"/>
    <w:rsid w:val="00D523F2"/>
    <w:rsid w:val="00D524C7"/>
    <w:rsid w:val="00D524EC"/>
    <w:rsid w:val="00D52501"/>
    <w:rsid w:val="00D52508"/>
    <w:rsid w:val="00D5262C"/>
    <w:rsid w:val="00D52652"/>
    <w:rsid w:val="00D52686"/>
    <w:rsid w:val="00D526C2"/>
    <w:rsid w:val="00D52847"/>
    <w:rsid w:val="00D5284C"/>
    <w:rsid w:val="00D528FB"/>
    <w:rsid w:val="00D52973"/>
    <w:rsid w:val="00D52975"/>
    <w:rsid w:val="00D52A06"/>
    <w:rsid w:val="00D52A0E"/>
    <w:rsid w:val="00D52C02"/>
    <w:rsid w:val="00D52D97"/>
    <w:rsid w:val="00D52EAC"/>
    <w:rsid w:val="00D52F3D"/>
    <w:rsid w:val="00D52F44"/>
    <w:rsid w:val="00D53199"/>
    <w:rsid w:val="00D53364"/>
    <w:rsid w:val="00D534DF"/>
    <w:rsid w:val="00D5352A"/>
    <w:rsid w:val="00D53564"/>
    <w:rsid w:val="00D5358E"/>
    <w:rsid w:val="00D536CD"/>
    <w:rsid w:val="00D537FB"/>
    <w:rsid w:val="00D539FA"/>
    <w:rsid w:val="00D53BBB"/>
    <w:rsid w:val="00D53C4F"/>
    <w:rsid w:val="00D53F1D"/>
    <w:rsid w:val="00D54015"/>
    <w:rsid w:val="00D5411B"/>
    <w:rsid w:val="00D54264"/>
    <w:rsid w:val="00D542C9"/>
    <w:rsid w:val="00D54392"/>
    <w:rsid w:val="00D54426"/>
    <w:rsid w:val="00D54478"/>
    <w:rsid w:val="00D546D3"/>
    <w:rsid w:val="00D5483C"/>
    <w:rsid w:val="00D548B9"/>
    <w:rsid w:val="00D54944"/>
    <w:rsid w:val="00D55058"/>
    <w:rsid w:val="00D550D2"/>
    <w:rsid w:val="00D55270"/>
    <w:rsid w:val="00D5529D"/>
    <w:rsid w:val="00D55358"/>
    <w:rsid w:val="00D55568"/>
    <w:rsid w:val="00D555B0"/>
    <w:rsid w:val="00D555D7"/>
    <w:rsid w:val="00D55669"/>
    <w:rsid w:val="00D55671"/>
    <w:rsid w:val="00D55837"/>
    <w:rsid w:val="00D55A7D"/>
    <w:rsid w:val="00D55AAA"/>
    <w:rsid w:val="00D55C44"/>
    <w:rsid w:val="00D55E03"/>
    <w:rsid w:val="00D55F75"/>
    <w:rsid w:val="00D562D3"/>
    <w:rsid w:val="00D56356"/>
    <w:rsid w:val="00D56706"/>
    <w:rsid w:val="00D56731"/>
    <w:rsid w:val="00D56927"/>
    <w:rsid w:val="00D5692C"/>
    <w:rsid w:val="00D56B59"/>
    <w:rsid w:val="00D56CEE"/>
    <w:rsid w:val="00D56FB6"/>
    <w:rsid w:val="00D56FDC"/>
    <w:rsid w:val="00D570D7"/>
    <w:rsid w:val="00D570DA"/>
    <w:rsid w:val="00D5723D"/>
    <w:rsid w:val="00D57267"/>
    <w:rsid w:val="00D57269"/>
    <w:rsid w:val="00D57272"/>
    <w:rsid w:val="00D572A2"/>
    <w:rsid w:val="00D57517"/>
    <w:rsid w:val="00D5753F"/>
    <w:rsid w:val="00D57576"/>
    <w:rsid w:val="00D575BB"/>
    <w:rsid w:val="00D575FF"/>
    <w:rsid w:val="00D57625"/>
    <w:rsid w:val="00D57897"/>
    <w:rsid w:val="00D578EF"/>
    <w:rsid w:val="00D5798B"/>
    <w:rsid w:val="00D57C1F"/>
    <w:rsid w:val="00D57C4C"/>
    <w:rsid w:val="00D57C70"/>
    <w:rsid w:val="00D57CFB"/>
    <w:rsid w:val="00D57E27"/>
    <w:rsid w:val="00D601A3"/>
    <w:rsid w:val="00D6041F"/>
    <w:rsid w:val="00D604D4"/>
    <w:rsid w:val="00D604DC"/>
    <w:rsid w:val="00D60502"/>
    <w:rsid w:val="00D60660"/>
    <w:rsid w:val="00D60687"/>
    <w:rsid w:val="00D6091B"/>
    <w:rsid w:val="00D60A1C"/>
    <w:rsid w:val="00D60B48"/>
    <w:rsid w:val="00D60B4D"/>
    <w:rsid w:val="00D60CFE"/>
    <w:rsid w:val="00D60F74"/>
    <w:rsid w:val="00D6100D"/>
    <w:rsid w:val="00D6104D"/>
    <w:rsid w:val="00D610A3"/>
    <w:rsid w:val="00D6122F"/>
    <w:rsid w:val="00D6131D"/>
    <w:rsid w:val="00D614A1"/>
    <w:rsid w:val="00D6155F"/>
    <w:rsid w:val="00D6162E"/>
    <w:rsid w:val="00D61705"/>
    <w:rsid w:val="00D61948"/>
    <w:rsid w:val="00D619AE"/>
    <w:rsid w:val="00D61B66"/>
    <w:rsid w:val="00D61BA3"/>
    <w:rsid w:val="00D61BE9"/>
    <w:rsid w:val="00D61D8A"/>
    <w:rsid w:val="00D61E2B"/>
    <w:rsid w:val="00D61F58"/>
    <w:rsid w:val="00D61FD3"/>
    <w:rsid w:val="00D62102"/>
    <w:rsid w:val="00D62121"/>
    <w:rsid w:val="00D6224A"/>
    <w:rsid w:val="00D627F6"/>
    <w:rsid w:val="00D62855"/>
    <w:rsid w:val="00D629C4"/>
    <w:rsid w:val="00D62B9F"/>
    <w:rsid w:val="00D62CD9"/>
    <w:rsid w:val="00D62E57"/>
    <w:rsid w:val="00D62E95"/>
    <w:rsid w:val="00D630AB"/>
    <w:rsid w:val="00D63118"/>
    <w:rsid w:val="00D63237"/>
    <w:rsid w:val="00D63339"/>
    <w:rsid w:val="00D63452"/>
    <w:rsid w:val="00D63729"/>
    <w:rsid w:val="00D63750"/>
    <w:rsid w:val="00D6397D"/>
    <w:rsid w:val="00D639C9"/>
    <w:rsid w:val="00D63A76"/>
    <w:rsid w:val="00D63A96"/>
    <w:rsid w:val="00D63AD2"/>
    <w:rsid w:val="00D63D50"/>
    <w:rsid w:val="00D63E1D"/>
    <w:rsid w:val="00D63FF6"/>
    <w:rsid w:val="00D6406B"/>
    <w:rsid w:val="00D6407D"/>
    <w:rsid w:val="00D64186"/>
    <w:rsid w:val="00D6425F"/>
    <w:rsid w:val="00D643CF"/>
    <w:rsid w:val="00D6449B"/>
    <w:rsid w:val="00D6456D"/>
    <w:rsid w:val="00D64818"/>
    <w:rsid w:val="00D6493C"/>
    <w:rsid w:val="00D64A39"/>
    <w:rsid w:val="00D64D17"/>
    <w:rsid w:val="00D650E4"/>
    <w:rsid w:val="00D65106"/>
    <w:rsid w:val="00D65114"/>
    <w:rsid w:val="00D65121"/>
    <w:rsid w:val="00D6512F"/>
    <w:rsid w:val="00D65277"/>
    <w:rsid w:val="00D652E9"/>
    <w:rsid w:val="00D65408"/>
    <w:rsid w:val="00D6543D"/>
    <w:rsid w:val="00D65511"/>
    <w:rsid w:val="00D65548"/>
    <w:rsid w:val="00D657F9"/>
    <w:rsid w:val="00D65C18"/>
    <w:rsid w:val="00D65ECD"/>
    <w:rsid w:val="00D65F82"/>
    <w:rsid w:val="00D66041"/>
    <w:rsid w:val="00D66141"/>
    <w:rsid w:val="00D66546"/>
    <w:rsid w:val="00D6657C"/>
    <w:rsid w:val="00D66613"/>
    <w:rsid w:val="00D667C4"/>
    <w:rsid w:val="00D66ABD"/>
    <w:rsid w:val="00D66D3E"/>
    <w:rsid w:val="00D66DB2"/>
    <w:rsid w:val="00D67058"/>
    <w:rsid w:val="00D671EA"/>
    <w:rsid w:val="00D67266"/>
    <w:rsid w:val="00D6728C"/>
    <w:rsid w:val="00D67296"/>
    <w:rsid w:val="00D672B5"/>
    <w:rsid w:val="00D67373"/>
    <w:rsid w:val="00D67441"/>
    <w:rsid w:val="00D676F2"/>
    <w:rsid w:val="00D6771B"/>
    <w:rsid w:val="00D6781B"/>
    <w:rsid w:val="00D67A8B"/>
    <w:rsid w:val="00D67C6F"/>
    <w:rsid w:val="00D67D7F"/>
    <w:rsid w:val="00D67EAB"/>
    <w:rsid w:val="00D70070"/>
    <w:rsid w:val="00D70080"/>
    <w:rsid w:val="00D702BE"/>
    <w:rsid w:val="00D7050C"/>
    <w:rsid w:val="00D706CB"/>
    <w:rsid w:val="00D706DC"/>
    <w:rsid w:val="00D70723"/>
    <w:rsid w:val="00D70A3B"/>
    <w:rsid w:val="00D70ECF"/>
    <w:rsid w:val="00D710C6"/>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0A8"/>
    <w:rsid w:val="00D721C8"/>
    <w:rsid w:val="00D721E4"/>
    <w:rsid w:val="00D72209"/>
    <w:rsid w:val="00D72349"/>
    <w:rsid w:val="00D72386"/>
    <w:rsid w:val="00D7241D"/>
    <w:rsid w:val="00D72430"/>
    <w:rsid w:val="00D72474"/>
    <w:rsid w:val="00D7247C"/>
    <w:rsid w:val="00D724D7"/>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405"/>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40"/>
    <w:rsid w:val="00D74A94"/>
    <w:rsid w:val="00D74AE2"/>
    <w:rsid w:val="00D74BAD"/>
    <w:rsid w:val="00D74BF6"/>
    <w:rsid w:val="00D74DC2"/>
    <w:rsid w:val="00D7506D"/>
    <w:rsid w:val="00D751B4"/>
    <w:rsid w:val="00D752DF"/>
    <w:rsid w:val="00D753B3"/>
    <w:rsid w:val="00D75481"/>
    <w:rsid w:val="00D754A3"/>
    <w:rsid w:val="00D755C4"/>
    <w:rsid w:val="00D75791"/>
    <w:rsid w:val="00D759FF"/>
    <w:rsid w:val="00D75AB1"/>
    <w:rsid w:val="00D75B25"/>
    <w:rsid w:val="00D75C94"/>
    <w:rsid w:val="00D75DD0"/>
    <w:rsid w:val="00D75E73"/>
    <w:rsid w:val="00D75FC1"/>
    <w:rsid w:val="00D75FDB"/>
    <w:rsid w:val="00D76143"/>
    <w:rsid w:val="00D761BE"/>
    <w:rsid w:val="00D765DC"/>
    <w:rsid w:val="00D7664D"/>
    <w:rsid w:val="00D767D0"/>
    <w:rsid w:val="00D76A2C"/>
    <w:rsid w:val="00D76A57"/>
    <w:rsid w:val="00D76A66"/>
    <w:rsid w:val="00D76A86"/>
    <w:rsid w:val="00D76BDE"/>
    <w:rsid w:val="00D76CBB"/>
    <w:rsid w:val="00D76CCA"/>
    <w:rsid w:val="00D76CE8"/>
    <w:rsid w:val="00D76E35"/>
    <w:rsid w:val="00D76EDB"/>
    <w:rsid w:val="00D77073"/>
    <w:rsid w:val="00D77519"/>
    <w:rsid w:val="00D77613"/>
    <w:rsid w:val="00D776CB"/>
    <w:rsid w:val="00D7781F"/>
    <w:rsid w:val="00D77BE0"/>
    <w:rsid w:val="00D77CDE"/>
    <w:rsid w:val="00D77D02"/>
    <w:rsid w:val="00D77D48"/>
    <w:rsid w:val="00D77D6C"/>
    <w:rsid w:val="00D77F95"/>
    <w:rsid w:val="00D77F9D"/>
    <w:rsid w:val="00D801A1"/>
    <w:rsid w:val="00D8022A"/>
    <w:rsid w:val="00D80423"/>
    <w:rsid w:val="00D804EA"/>
    <w:rsid w:val="00D807DD"/>
    <w:rsid w:val="00D808BB"/>
    <w:rsid w:val="00D8092D"/>
    <w:rsid w:val="00D80A1A"/>
    <w:rsid w:val="00D80B53"/>
    <w:rsid w:val="00D80C1E"/>
    <w:rsid w:val="00D80C57"/>
    <w:rsid w:val="00D80E84"/>
    <w:rsid w:val="00D80F64"/>
    <w:rsid w:val="00D81201"/>
    <w:rsid w:val="00D813A6"/>
    <w:rsid w:val="00D81600"/>
    <w:rsid w:val="00D817F4"/>
    <w:rsid w:val="00D8186E"/>
    <w:rsid w:val="00D819D1"/>
    <w:rsid w:val="00D81A5C"/>
    <w:rsid w:val="00D81BD3"/>
    <w:rsid w:val="00D81EF5"/>
    <w:rsid w:val="00D81F05"/>
    <w:rsid w:val="00D82202"/>
    <w:rsid w:val="00D82232"/>
    <w:rsid w:val="00D82456"/>
    <w:rsid w:val="00D824E9"/>
    <w:rsid w:val="00D825AF"/>
    <w:rsid w:val="00D82652"/>
    <w:rsid w:val="00D826BF"/>
    <w:rsid w:val="00D827FF"/>
    <w:rsid w:val="00D82ABD"/>
    <w:rsid w:val="00D82AF1"/>
    <w:rsid w:val="00D82F5F"/>
    <w:rsid w:val="00D82F8E"/>
    <w:rsid w:val="00D82FB9"/>
    <w:rsid w:val="00D82FE3"/>
    <w:rsid w:val="00D82FE7"/>
    <w:rsid w:val="00D835BE"/>
    <w:rsid w:val="00D83698"/>
    <w:rsid w:val="00D83700"/>
    <w:rsid w:val="00D837A8"/>
    <w:rsid w:val="00D83815"/>
    <w:rsid w:val="00D83906"/>
    <w:rsid w:val="00D83968"/>
    <w:rsid w:val="00D83A4B"/>
    <w:rsid w:val="00D83AA2"/>
    <w:rsid w:val="00D83BAB"/>
    <w:rsid w:val="00D83CD2"/>
    <w:rsid w:val="00D83CFB"/>
    <w:rsid w:val="00D83ECD"/>
    <w:rsid w:val="00D83F16"/>
    <w:rsid w:val="00D83F1F"/>
    <w:rsid w:val="00D83F7C"/>
    <w:rsid w:val="00D84036"/>
    <w:rsid w:val="00D841C1"/>
    <w:rsid w:val="00D841FF"/>
    <w:rsid w:val="00D842E0"/>
    <w:rsid w:val="00D84383"/>
    <w:rsid w:val="00D8451C"/>
    <w:rsid w:val="00D84939"/>
    <w:rsid w:val="00D84A8D"/>
    <w:rsid w:val="00D84B73"/>
    <w:rsid w:val="00D84EC0"/>
    <w:rsid w:val="00D84ED6"/>
    <w:rsid w:val="00D85108"/>
    <w:rsid w:val="00D85199"/>
    <w:rsid w:val="00D851D9"/>
    <w:rsid w:val="00D85234"/>
    <w:rsid w:val="00D852F8"/>
    <w:rsid w:val="00D855FB"/>
    <w:rsid w:val="00D8567A"/>
    <w:rsid w:val="00D8574C"/>
    <w:rsid w:val="00D857A7"/>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511"/>
    <w:rsid w:val="00D87748"/>
    <w:rsid w:val="00D87792"/>
    <w:rsid w:val="00D8786F"/>
    <w:rsid w:val="00D878DE"/>
    <w:rsid w:val="00D87A3E"/>
    <w:rsid w:val="00D87A67"/>
    <w:rsid w:val="00D87BDC"/>
    <w:rsid w:val="00D87C46"/>
    <w:rsid w:val="00D87FCD"/>
    <w:rsid w:val="00D900E7"/>
    <w:rsid w:val="00D901D8"/>
    <w:rsid w:val="00D9022D"/>
    <w:rsid w:val="00D9039F"/>
    <w:rsid w:val="00D90539"/>
    <w:rsid w:val="00D9053D"/>
    <w:rsid w:val="00D9082E"/>
    <w:rsid w:val="00D908E6"/>
    <w:rsid w:val="00D909A4"/>
    <w:rsid w:val="00D909D3"/>
    <w:rsid w:val="00D90A40"/>
    <w:rsid w:val="00D90A65"/>
    <w:rsid w:val="00D90A9B"/>
    <w:rsid w:val="00D90AA7"/>
    <w:rsid w:val="00D90B71"/>
    <w:rsid w:val="00D90C47"/>
    <w:rsid w:val="00D90CF9"/>
    <w:rsid w:val="00D90F1B"/>
    <w:rsid w:val="00D90F85"/>
    <w:rsid w:val="00D90FE9"/>
    <w:rsid w:val="00D91045"/>
    <w:rsid w:val="00D91097"/>
    <w:rsid w:val="00D91183"/>
    <w:rsid w:val="00D911CA"/>
    <w:rsid w:val="00D912A4"/>
    <w:rsid w:val="00D916BC"/>
    <w:rsid w:val="00D9175E"/>
    <w:rsid w:val="00D917C1"/>
    <w:rsid w:val="00D91A84"/>
    <w:rsid w:val="00D91AB0"/>
    <w:rsid w:val="00D91B60"/>
    <w:rsid w:val="00D91CAC"/>
    <w:rsid w:val="00D91E25"/>
    <w:rsid w:val="00D92006"/>
    <w:rsid w:val="00D920BE"/>
    <w:rsid w:val="00D92286"/>
    <w:rsid w:val="00D922E4"/>
    <w:rsid w:val="00D92479"/>
    <w:rsid w:val="00D925B0"/>
    <w:rsid w:val="00D92613"/>
    <w:rsid w:val="00D92661"/>
    <w:rsid w:val="00D926A6"/>
    <w:rsid w:val="00D92835"/>
    <w:rsid w:val="00D92851"/>
    <w:rsid w:val="00D9285A"/>
    <w:rsid w:val="00D928B3"/>
    <w:rsid w:val="00D92990"/>
    <w:rsid w:val="00D92A22"/>
    <w:rsid w:val="00D92A3F"/>
    <w:rsid w:val="00D92A63"/>
    <w:rsid w:val="00D92AE4"/>
    <w:rsid w:val="00D92CCA"/>
    <w:rsid w:val="00D92D2A"/>
    <w:rsid w:val="00D92DF7"/>
    <w:rsid w:val="00D92E40"/>
    <w:rsid w:val="00D92E4B"/>
    <w:rsid w:val="00D92E55"/>
    <w:rsid w:val="00D93040"/>
    <w:rsid w:val="00D930CE"/>
    <w:rsid w:val="00D93134"/>
    <w:rsid w:val="00D93232"/>
    <w:rsid w:val="00D93464"/>
    <w:rsid w:val="00D937F2"/>
    <w:rsid w:val="00D939A6"/>
    <w:rsid w:val="00D93AE1"/>
    <w:rsid w:val="00D93BD2"/>
    <w:rsid w:val="00D93C2B"/>
    <w:rsid w:val="00D93C2E"/>
    <w:rsid w:val="00D93D1B"/>
    <w:rsid w:val="00D93D37"/>
    <w:rsid w:val="00D93D4E"/>
    <w:rsid w:val="00D93ECB"/>
    <w:rsid w:val="00D94062"/>
    <w:rsid w:val="00D941DF"/>
    <w:rsid w:val="00D9434D"/>
    <w:rsid w:val="00D943BD"/>
    <w:rsid w:val="00D94494"/>
    <w:rsid w:val="00D945F9"/>
    <w:rsid w:val="00D94658"/>
    <w:rsid w:val="00D94869"/>
    <w:rsid w:val="00D94A76"/>
    <w:rsid w:val="00D94C31"/>
    <w:rsid w:val="00D94E18"/>
    <w:rsid w:val="00D94E45"/>
    <w:rsid w:val="00D94E87"/>
    <w:rsid w:val="00D94EA0"/>
    <w:rsid w:val="00D94EA5"/>
    <w:rsid w:val="00D94FC8"/>
    <w:rsid w:val="00D950A0"/>
    <w:rsid w:val="00D950CC"/>
    <w:rsid w:val="00D9515F"/>
    <w:rsid w:val="00D952DD"/>
    <w:rsid w:val="00D953C1"/>
    <w:rsid w:val="00D95445"/>
    <w:rsid w:val="00D9561E"/>
    <w:rsid w:val="00D9582C"/>
    <w:rsid w:val="00D95856"/>
    <w:rsid w:val="00D959BA"/>
    <w:rsid w:val="00D959F6"/>
    <w:rsid w:val="00D95B64"/>
    <w:rsid w:val="00D95D8F"/>
    <w:rsid w:val="00D95E23"/>
    <w:rsid w:val="00D960B3"/>
    <w:rsid w:val="00D963C8"/>
    <w:rsid w:val="00D96588"/>
    <w:rsid w:val="00D9661A"/>
    <w:rsid w:val="00D96693"/>
    <w:rsid w:val="00D966F9"/>
    <w:rsid w:val="00D9697D"/>
    <w:rsid w:val="00D969C8"/>
    <w:rsid w:val="00D96BA8"/>
    <w:rsid w:val="00D96BA9"/>
    <w:rsid w:val="00D96E41"/>
    <w:rsid w:val="00D96FDF"/>
    <w:rsid w:val="00D97003"/>
    <w:rsid w:val="00D971AA"/>
    <w:rsid w:val="00D971B6"/>
    <w:rsid w:val="00D97225"/>
    <w:rsid w:val="00D97457"/>
    <w:rsid w:val="00D974C9"/>
    <w:rsid w:val="00D9776C"/>
    <w:rsid w:val="00D977B6"/>
    <w:rsid w:val="00D9783A"/>
    <w:rsid w:val="00D97876"/>
    <w:rsid w:val="00D97877"/>
    <w:rsid w:val="00D97A3F"/>
    <w:rsid w:val="00D97C1C"/>
    <w:rsid w:val="00D97CE5"/>
    <w:rsid w:val="00D97D29"/>
    <w:rsid w:val="00D97DF9"/>
    <w:rsid w:val="00D97ED2"/>
    <w:rsid w:val="00D97FDC"/>
    <w:rsid w:val="00DA001A"/>
    <w:rsid w:val="00DA0045"/>
    <w:rsid w:val="00DA0068"/>
    <w:rsid w:val="00DA007F"/>
    <w:rsid w:val="00DA00F7"/>
    <w:rsid w:val="00DA01B4"/>
    <w:rsid w:val="00DA02F4"/>
    <w:rsid w:val="00DA0359"/>
    <w:rsid w:val="00DA03D1"/>
    <w:rsid w:val="00DA0475"/>
    <w:rsid w:val="00DA04A1"/>
    <w:rsid w:val="00DA0502"/>
    <w:rsid w:val="00DA0569"/>
    <w:rsid w:val="00DA0585"/>
    <w:rsid w:val="00DA0776"/>
    <w:rsid w:val="00DA084A"/>
    <w:rsid w:val="00DA088B"/>
    <w:rsid w:val="00DA0B0D"/>
    <w:rsid w:val="00DA0B54"/>
    <w:rsid w:val="00DA0B6A"/>
    <w:rsid w:val="00DA0CE4"/>
    <w:rsid w:val="00DA0CE7"/>
    <w:rsid w:val="00DA0DD8"/>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3CF"/>
    <w:rsid w:val="00DA23FD"/>
    <w:rsid w:val="00DA24BA"/>
    <w:rsid w:val="00DA2936"/>
    <w:rsid w:val="00DA2AB2"/>
    <w:rsid w:val="00DA2ABF"/>
    <w:rsid w:val="00DA2C51"/>
    <w:rsid w:val="00DA2C90"/>
    <w:rsid w:val="00DA2D82"/>
    <w:rsid w:val="00DA2DAB"/>
    <w:rsid w:val="00DA2DEA"/>
    <w:rsid w:val="00DA2ED2"/>
    <w:rsid w:val="00DA3141"/>
    <w:rsid w:val="00DA32A9"/>
    <w:rsid w:val="00DA32E0"/>
    <w:rsid w:val="00DA331A"/>
    <w:rsid w:val="00DA3375"/>
    <w:rsid w:val="00DA342C"/>
    <w:rsid w:val="00DA368F"/>
    <w:rsid w:val="00DA3696"/>
    <w:rsid w:val="00DA36FB"/>
    <w:rsid w:val="00DA38D6"/>
    <w:rsid w:val="00DA38D9"/>
    <w:rsid w:val="00DA39F3"/>
    <w:rsid w:val="00DA39F5"/>
    <w:rsid w:val="00DA3A99"/>
    <w:rsid w:val="00DA3B23"/>
    <w:rsid w:val="00DA3E87"/>
    <w:rsid w:val="00DA3ECB"/>
    <w:rsid w:val="00DA408B"/>
    <w:rsid w:val="00DA40FF"/>
    <w:rsid w:val="00DA413B"/>
    <w:rsid w:val="00DA4192"/>
    <w:rsid w:val="00DA4294"/>
    <w:rsid w:val="00DA43B1"/>
    <w:rsid w:val="00DA46E2"/>
    <w:rsid w:val="00DA481C"/>
    <w:rsid w:val="00DA48E8"/>
    <w:rsid w:val="00DA4A4E"/>
    <w:rsid w:val="00DA4B27"/>
    <w:rsid w:val="00DA4B82"/>
    <w:rsid w:val="00DA4C60"/>
    <w:rsid w:val="00DA4CFA"/>
    <w:rsid w:val="00DA4DC9"/>
    <w:rsid w:val="00DA4EB8"/>
    <w:rsid w:val="00DA4EBF"/>
    <w:rsid w:val="00DA500B"/>
    <w:rsid w:val="00DA5071"/>
    <w:rsid w:val="00DA50E4"/>
    <w:rsid w:val="00DA5189"/>
    <w:rsid w:val="00DA51C0"/>
    <w:rsid w:val="00DA51D2"/>
    <w:rsid w:val="00DA53EC"/>
    <w:rsid w:val="00DA5412"/>
    <w:rsid w:val="00DA54CD"/>
    <w:rsid w:val="00DA55AF"/>
    <w:rsid w:val="00DA568E"/>
    <w:rsid w:val="00DA56F5"/>
    <w:rsid w:val="00DA57EB"/>
    <w:rsid w:val="00DA587F"/>
    <w:rsid w:val="00DA5A68"/>
    <w:rsid w:val="00DA5ABB"/>
    <w:rsid w:val="00DA5AD9"/>
    <w:rsid w:val="00DA5B54"/>
    <w:rsid w:val="00DA5B62"/>
    <w:rsid w:val="00DA5B99"/>
    <w:rsid w:val="00DA5D0C"/>
    <w:rsid w:val="00DA5D5B"/>
    <w:rsid w:val="00DA5E1E"/>
    <w:rsid w:val="00DA607B"/>
    <w:rsid w:val="00DA63EE"/>
    <w:rsid w:val="00DA6406"/>
    <w:rsid w:val="00DA6565"/>
    <w:rsid w:val="00DA65B3"/>
    <w:rsid w:val="00DA6681"/>
    <w:rsid w:val="00DA67CE"/>
    <w:rsid w:val="00DA687B"/>
    <w:rsid w:val="00DA689F"/>
    <w:rsid w:val="00DA6986"/>
    <w:rsid w:val="00DA6BC9"/>
    <w:rsid w:val="00DA6C45"/>
    <w:rsid w:val="00DA6C72"/>
    <w:rsid w:val="00DA6CFD"/>
    <w:rsid w:val="00DA6D62"/>
    <w:rsid w:val="00DA6E50"/>
    <w:rsid w:val="00DA6EE9"/>
    <w:rsid w:val="00DA7100"/>
    <w:rsid w:val="00DA717B"/>
    <w:rsid w:val="00DA726D"/>
    <w:rsid w:val="00DA7298"/>
    <w:rsid w:val="00DA72B9"/>
    <w:rsid w:val="00DA7407"/>
    <w:rsid w:val="00DA7705"/>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AAF"/>
    <w:rsid w:val="00DB1B55"/>
    <w:rsid w:val="00DB1FA5"/>
    <w:rsid w:val="00DB209C"/>
    <w:rsid w:val="00DB20E8"/>
    <w:rsid w:val="00DB221B"/>
    <w:rsid w:val="00DB2454"/>
    <w:rsid w:val="00DB26EE"/>
    <w:rsid w:val="00DB27A1"/>
    <w:rsid w:val="00DB2841"/>
    <w:rsid w:val="00DB290C"/>
    <w:rsid w:val="00DB29FD"/>
    <w:rsid w:val="00DB2BA3"/>
    <w:rsid w:val="00DB2DAF"/>
    <w:rsid w:val="00DB2E98"/>
    <w:rsid w:val="00DB2EBF"/>
    <w:rsid w:val="00DB2F32"/>
    <w:rsid w:val="00DB2FC6"/>
    <w:rsid w:val="00DB3065"/>
    <w:rsid w:val="00DB3199"/>
    <w:rsid w:val="00DB32B6"/>
    <w:rsid w:val="00DB32D9"/>
    <w:rsid w:val="00DB3308"/>
    <w:rsid w:val="00DB3706"/>
    <w:rsid w:val="00DB374B"/>
    <w:rsid w:val="00DB375B"/>
    <w:rsid w:val="00DB386D"/>
    <w:rsid w:val="00DB38CE"/>
    <w:rsid w:val="00DB398C"/>
    <w:rsid w:val="00DB3B88"/>
    <w:rsid w:val="00DB3D5A"/>
    <w:rsid w:val="00DB3E3C"/>
    <w:rsid w:val="00DB3F8A"/>
    <w:rsid w:val="00DB410C"/>
    <w:rsid w:val="00DB4118"/>
    <w:rsid w:val="00DB423F"/>
    <w:rsid w:val="00DB42B2"/>
    <w:rsid w:val="00DB42F6"/>
    <w:rsid w:val="00DB438A"/>
    <w:rsid w:val="00DB45EA"/>
    <w:rsid w:val="00DB482D"/>
    <w:rsid w:val="00DB48F9"/>
    <w:rsid w:val="00DB4933"/>
    <w:rsid w:val="00DB4975"/>
    <w:rsid w:val="00DB49EE"/>
    <w:rsid w:val="00DB49F8"/>
    <w:rsid w:val="00DB4ADD"/>
    <w:rsid w:val="00DB4B06"/>
    <w:rsid w:val="00DB4B84"/>
    <w:rsid w:val="00DB4BC3"/>
    <w:rsid w:val="00DB4C0A"/>
    <w:rsid w:val="00DB4F09"/>
    <w:rsid w:val="00DB4F41"/>
    <w:rsid w:val="00DB5196"/>
    <w:rsid w:val="00DB51F6"/>
    <w:rsid w:val="00DB55BB"/>
    <w:rsid w:val="00DB55F7"/>
    <w:rsid w:val="00DB5638"/>
    <w:rsid w:val="00DB58CB"/>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6F2F"/>
    <w:rsid w:val="00DB6FEF"/>
    <w:rsid w:val="00DB7192"/>
    <w:rsid w:val="00DB72AC"/>
    <w:rsid w:val="00DB7407"/>
    <w:rsid w:val="00DB758A"/>
    <w:rsid w:val="00DB78C6"/>
    <w:rsid w:val="00DB78EB"/>
    <w:rsid w:val="00DB79CF"/>
    <w:rsid w:val="00DB79DF"/>
    <w:rsid w:val="00DB7D05"/>
    <w:rsid w:val="00DB7E72"/>
    <w:rsid w:val="00DC004B"/>
    <w:rsid w:val="00DC00E4"/>
    <w:rsid w:val="00DC0151"/>
    <w:rsid w:val="00DC01E2"/>
    <w:rsid w:val="00DC032F"/>
    <w:rsid w:val="00DC03A0"/>
    <w:rsid w:val="00DC05FA"/>
    <w:rsid w:val="00DC072A"/>
    <w:rsid w:val="00DC09E3"/>
    <w:rsid w:val="00DC0C88"/>
    <w:rsid w:val="00DC0D9F"/>
    <w:rsid w:val="00DC0FA7"/>
    <w:rsid w:val="00DC1188"/>
    <w:rsid w:val="00DC1231"/>
    <w:rsid w:val="00DC1273"/>
    <w:rsid w:val="00DC1481"/>
    <w:rsid w:val="00DC17D8"/>
    <w:rsid w:val="00DC1B69"/>
    <w:rsid w:val="00DC1BC0"/>
    <w:rsid w:val="00DC1C93"/>
    <w:rsid w:val="00DC1EC1"/>
    <w:rsid w:val="00DC1F0F"/>
    <w:rsid w:val="00DC239E"/>
    <w:rsid w:val="00DC23DE"/>
    <w:rsid w:val="00DC2413"/>
    <w:rsid w:val="00DC2483"/>
    <w:rsid w:val="00DC2599"/>
    <w:rsid w:val="00DC295A"/>
    <w:rsid w:val="00DC29FA"/>
    <w:rsid w:val="00DC2A60"/>
    <w:rsid w:val="00DC2B21"/>
    <w:rsid w:val="00DC2ECC"/>
    <w:rsid w:val="00DC2FD9"/>
    <w:rsid w:val="00DC330F"/>
    <w:rsid w:val="00DC358E"/>
    <w:rsid w:val="00DC361D"/>
    <w:rsid w:val="00DC3714"/>
    <w:rsid w:val="00DC38AF"/>
    <w:rsid w:val="00DC39CE"/>
    <w:rsid w:val="00DC3A62"/>
    <w:rsid w:val="00DC3EAA"/>
    <w:rsid w:val="00DC3F70"/>
    <w:rsid w:val="00DC40D0"/>
    <w:rsid w:val="00DC4227"/>
    <w:rsid w:val="00DC423F"/>
    <w:rsid w:val="00DC439A"/>
    <w:rsid w:val="00DC4433"/>
    <w:rsid w:val="00DC4540"/>
    <w:rsid w:val="00DC45E8"/>
    <w:rsid w:val="00DC4627"/>
    <w:rsid w:val="00DC469F"/>
    <w:rsid w:val="00DC4731"/>
    <w:rsid w:val="00DC47EC"/>
    <w:rsid w:val="00DC49A8"/>
    <w:rsid w:val="00DC4F68"/>
    <w:rsid w:val="00DC4F8B"/>
    <w:rsid w:val="00DC50D8"/>
    <w:rsid w:val="00DC5116"/>
    <w:rsid w:val="00DC51C9"/>
    <w:rsid w:val="00DC525E"/>
    <w:rsid w:val="00DC52F3"/>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4"/>
    <w:rsid w:val="00DC6D26"/>
    <w:rsid w:val="00DC6D78"/>
    <w:rsid w:val="00DC6E0C"/>
    <w:rsid w:val="00DC6E65"/>
    <w:rsid w:val="00DC6FC7"/>
    <w:rsid w:val="00DC7015"/>
    <w:rsid w:val="00DC705E"/>
    <w:rsid w:val="00DC7087"/>
    <w:rsid w:val="00DC70C8"/>
    <w:rsid w:val="00DC723B"/>
    <w:rsid w:val="00DC7347"/>
    <w:rsid w:val="00DC7382"/>
    <w:rsid w:val="00DC74D1"/>
    <w:rsid w:val="00DC7514"/>
    <w:rsid w:val="00DC7710"/>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0F7E"/>
    <w:rsid w:val="00DD1060"/>
    <w:rsid w:val="00DD12A1"/>
    <w:rsid w:val="00DD13D2"/>
    <w:rsid w:val="00DD148A"/>
    <w:rsid w:val="00DD14FA"/>
    <w:rsid w:val="00DD1539"/>
    <w:rsid w:val="00DD1622"/>
    <w:rsid w:val="00DD179A"/>
    <w:rsid w:val="00DD187F"/>
    <w:rsid w:val="00DD1898"/>
    <w:rsid w:val="00DD18B5"/>
    <w:rsid w:val="00DD1B20"/>
    <w:rsid w:val="00DD1B8B"/>
    <w:rsid w:val="00DD1B8D"/>
    <w:rsid w:val="00DD1BCC"/>
    <w:rsid w:val="00DD1C10"/>
    <w:rsid w:val="00DD1C59"/>
    <w:rsid w:val="00DD1D58"/>
    <w:rsid w:val="00DD1DDD"/>
    <w:rsid w:val="00DD1EB6"/>
    <w:rsid w:val="00DD1F59"/>
    <w:rsid w:val="00DD1F7D"/>
    <w:rsid w:val="00DD22E2"/>
    <w:rsid w:val="00DD2465"/>
    <w:rsid w:val="00DD2775"/>
    <w:rsid w:val="00DD27AE"/>
    <w:rsid w:val="00DD2CDA"/>
    <w:rsid w:val="00DD2E76"/>
    <w:rsid w:val="00DD2EDB"/>
    <w:rsid w:val="00DD325B"/>
    <w:rsid w:val="00DD342A"/>
    <w:rsid w:val="00DD3735"/>
    <w:rsid w:val="00DD3736"/>
    <w:rsid w:val="00DD3914"/>
    <w:rsid w:val="00DD3EBB"/>
    <w:rsid w:val="00DD44C3"/>
    <w:rsid w:val="00DD4558"/>
    <w:rsid w:val="00DD45EE"/>
    <w:rsid w:val="00DD4641"/>
    <w:rsid w:val="00DD476E"/>
    <w:rsid w:val="00DD4B85"/>
    <w:rsid w:val="00DD4C22"/>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558"/>
    <w:rsid w:val="00DD66CD"/>
    <w:rsid w:val="00DD676C"/>
    <w:rsid w:val="00DD68B5"/>
    <w:rsid w:val="00DD6A22"/>
    <w:rsid w:val="00DD6AF3"/>
    <w:rsid w:val="00DD6B27"/>
    <w:rsid w:val="00DD6B64"/>
    <w:rsid w:val="00DD6C34"/>
    <w:rsid w:val="00DD708D"/>
    <w:rsid w:val="00DD712F"/>
    <w:rsid w:val="00DD71C5"/>
    <w:rsid w:val="00DD72E2"/>
    <w:rsid w:val="00DD74FB"/>
    <w:rsid w:val="00DD7626"/>
    <w:rsid w:val="00DD76D3"/>
    <w:rsid w:val="00DD7700"/>
    <w:rsid w:val="00DD781F"/>
    <w:rsid w:val="00DD78D3"/>
    <w:rsid w:val="00DD7BA9"/>
    <w:rsid w:val="00DD7C21"/>
    <w:rsid w:val="00DD7D2A"/>
    <w:rsid w:val="00DD7D87"/>
    <w:rsid w:val="00DD7DCC"/>
    <w:rsid w:val="00DD7EA0"/>
    <w:rsid w:val="00DD7EA3"/>
    <w:rsid w:val="00DE0249"/>
    <w:rsid w:val="00DE041D"/>
    <w:rsid w:val="00DE044A"/>
    <w:rsid w:val="00DE04FB"/>
    <w:rsid w:val="00DE05CF"/>
    <w:rsid w:val="00DE05F5"/>
    <w:rsid w:val="00DE0637"/>
    <w:rsid w:val="00DE0650"/>
    <w:rsid w:val="00DE09E6"/>
    <w:rsid w:val="00DE0B22"/>
    <w:rsid w:val="00DE0BCF"/>
    <w:rsid w:val="00DE0BDA"/>
    <w:rsid w:val="00DE0C11"/>
    <w:rsid w:val="00DE0C75"/>
    <w:rsid w:val="00DE0E1A"/>
    <w:rsid w:val="00DE1016"/>
    <w:rsid w:val="00DE11A7"/>
    <w:rsid w:val="00DE1475"/>
    <w:rsid w:val="00DE1869"/>
    <w:rsid w:val="00DE186B"/>
    <w:rsid w:val="00DE194B"/>
    <w:rsid w:val="00DE1A3C"/>
    <w:rsid w:val="00DE1AB0"/>
    <w:rsid w:val="00DE1AB4"/>
    <w:rsid w:val="00DE1B29"/>
    <w:rsid w:val="00DE1CB1"/>
    <w:rsid w:val="00DE1D1A"/>
    <w:rsid w:val="00DE208A"/>
    <w:rsid w:val="00DE220F"/>
    <w:rsid w:val="00DE2573"/>
    <w:rsid w:val="00DE259F"/>
    <w:rsid w:val="00DE264E"/>
    <w:rsid w:val="00DE2772"/>
    <w:rsid w:val="00DE2808"/>
    <w:rsid w:val="00DE2AF4"/>
    <w:rsid w:val="00DE2F67"/>
    <w:rsid w:val="00DE2FC7"/>
    <w:rsid w:val="00DE2FDD"/>
    <w:rsid w:val="00DE3036"/>
    <w:rsid w:val="00DE31CF"/>
    <w:rsid w:val="00DE342D"/>
    <w:rsid w:val="00DE36C2"/>
    <w:rsid w:val="00DE379D"/>
    <w:rsid w:val="00DE382B"/>
    <w:rsid w:val="00DE38C0"/>
    <w:rsid w:val="00DE39BE"/>
    <w:rsid w:val="00DE3B6A"/>
    <w:rsid w:val="00DE3BD6"/>
    <w:rsid w:val="00DE3BE5"/>
    <w:rsid w:val="00DE3CAB"/>
    <w:rsid w:val="00DE3D2E"/>
    <w:rsid w:val="00DE42AA"/>
    <w:rsid w:val="00DE42FC"/>
    <w:rsid w:val="00DE4317"/>
    <w:rsid w:val="00DE4351"/>
    <w:rsid w:val="00DE45D5"/>
    <w:rsid w:val="00DE4653"/>
    <w:rsid w:val="00DE495E"/>
    <w:rsid w:val="00DE49EE"/>
    <w:rsid w:val="00DE4F83"/>
    <w:rsid w:val="00DE51C5"/>
    <w:rsid w:val="00DE5226"/>
    <w:rsid w:val="00DE5723"/>
    <w:rsid w:val="00DE58E0"/>
    <w:rsid w:val="00DE594C"/>
    <w:rsid w:val="00DE5A02"/>
    <w:rsid w:val="00DE5B8A"/>
    <w:rsid w:val="00DE5C39"/>
    <w:rsid w:val="00DE5CC3"/>
    <w:rsid w:val="00DE5D9D"/>
    <w:rsid w:val="00DE6030"/>
    <w:rsid w:val="00DE6106"/>
    <w:rsid w:val="00DE6135"/>
    <w:rsid w:val="00DE615F"/>
    <w:rsid w:val="00DE6186"/>
    <w:rsid w:val="00DE622C"/>
    <w:rsid w:val="00DE64E5"/>
    <w:rsid w:val="00DE6645"/>
    <w:rsid w:val="00DE6674"/>
    <w:rsid w:val="00DE68A8"/>
    <w:rsid w:val="00DE68E9"/>
    <w:rsid w:val="00DE68EE"/>
    <w:rsid w:val="00DE69CD"/>
    <w:rsid w:val="00DE6ABF"/>
    <w:rsid w:val="00DE6B5A"/>
    <w:rsid w:val="00DE6C63"/>
    <w:rsid w:val="00DE6CAF"/>
    <w:rsid w:val="00DE6D70"/>
    <w:rsid w:val="00DE6ECA"/>
    <w:rsid w:val="00DE6ED9"/>
    <w:rsid w:val="00DE6EE8"/>
    <w:rsid w:val="00DE7076"/>
    <w:rsid w:val="00DE7304"/>
    <w:rsid w:val="00DE7408"/>
    <w:rsid w:val="00DE779D"/>
    <w:rsid w:val="00DE77EE"/>
    <w:rsid w:val="00DE78AA"/>
    <w:rsid w:val="00DE7997"/>
    <w:rsid w:val="00DE79CF"/>
    <w:rsid w:val="00DE79F5"/>
    <w:rsid w:val="00DE7B8D"/>
    <w:rsid w:val="00DE7B95"/>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2F"/>
    <w:rsid w:val="00DF0656"/>
    <w:rsid w:val="00DF0664"/>
    <w:rsid w:val="00DF06A7"/>
    <w:rsid w:val="00DF0806"/>
    <w:rsid w:val="00DF0B48"/>
    <w:rsid w:val="00DF0BDA"/>
    <w:rsid w:val="00DF0C0C"/>
    <w:rsid w:val="00DF0C1B"/>
    <w:rsid w:val="00DF0CA4"/>
    <w:rsid w:val="00DF0CBC"/>
    <w:rsid w:val="00DF0DF5"/>
    <w:rsid w:val="00DF0E84"/>
    <w:rsid w:val="00DF0FCB"/>
    <w:rsid w:val="00DF114A"/>
    <w:rsid w:val="00DF122F"/>
    <w:rsid w:val="00DF1497"/>
    <w:rsid w:val="00DF14B4"/>
    <w:rsid w:val="00DF157C"/>
    <w:rsid w:val="00DF1613"/>
    <w:rsid w:val="00DF1950"/>
    <w:rsid w:val="00DF1A31"/>
    <w:rsid w:val="00DF1AC2"/>
    <w:rsid w:val="00DF1ADD"/>
    <w:rsid w:val="00DF1B05"/>
    <w:rsid w:val="00DF1D2E"/>
    <w:rsid w:val="00DF1E52"/>
    <w:rsid w:val="00DF20D8"/>
    <w:rsid w:val="00DF212A"/>
    <w:rsid w:val="00DF219D"/>
    <w:rsid w:val="00DF21CB"/>
    <w:rsid w:val="00DF239C"/>
    <w:rsid w:val="00DF2501"/>
    <w:rsid w:val="00DF257A"/>
    <w:rsid w:val="00DF2585"/>
    <w:rsid w:val="00DF25E0"/>
    <w:rsid w:val="00DF26E9"/>
    <w:rsid w:val="00DF2810"/>
    <w:rsid w:val="00DF2A16"/>
    <w:rsid w:val="00DF2B83"/>
    <w:rsid w:val="00DF2CAF"/>
    <w:rsid w:val="00DF2D28"/>
    <w:rsid w:val="00DF2DC7"/>
    <w:rsid w:val="00DF2FAA"/>
    <w:rsid w:val="00DF30A2"/>
    <w:rsid w:val="00DF30DF"/>
    <w:rsid w:val="00DF3193"/>
    <w:rsid w:val="00DF329D"/>
    <w:rsid w:val="00DF33C4"/>
    <w:rsid w:val="00DF34D7"/>
    <w:rsid w:val="00DF35F3"/>
    <w:rsid w:val="00DF3AA6"/>
    <w:rsid w:val="00DF3D06"/>
    <w:rsid w:val="00DF3E00"/>
    <w:rsid w:val="00DF40A7"/>
    <w:rsid w:val="00DF40EB"/>
    <w:rsid w:val="00DF41BC"/>
    <w:rsid w:val="00DF42CF"/>
    <w:rsid w:val="00DF43ED"/>
    <w:rsid w:val="00DF4534"/>
    <w:rsid w:val="00DF45DF"/>
    <w:rsid w:val="00DF465E"/>
    <w:rsid w:val="00DF4794"/>
    <w:rsid w:val="00DF48F2"/>
    <w:rsid w:val="00DF4A89"/>
    <w:rsid w:val="00DF4B6C"/>
    <w:rsid w:val="00DF4BB2"/>
    <w:rsid w:val="00DF4C71"/>
    <w:rsid w:val="00DF4ED9"/>
    <w:rsid w:val="00DF5011"/>
    <w:rsid w:val="00DF507A"/>
    <w:rsid w:val="00DF5A98"/>
    <w:rsid w:val="00DF5ABD"/>
    <w:rsid w:val="00DF5B12"/>
    <w:rsid w:val="00DF5B36"/>
    <w:rsid w:val="00DF5C19"/>
    <w:rsid w:val="00DF5CA6"/>
    <w:rsid w:val="00DF5CC0"/>
    <w:rsid w:val="00DF5CE6"/>
    <w:rsid w:val="00DF5D04"/>
    <w:rsid w:val="00DF5E25"/>
    <w:rsid w:val="00DF5E6A"/>
    <w:rsid w:val="00DF5EB6"/>
    <w:rsid w:val="00DF5ECA"/>
    <w:rsid w:val="00DF5F60"/>
    <w:rsid w:val="00DF5F7C"/>
    <w:rsid w:val="00DF5FDE"/>
    <w:rsid w:val="00DF648A"/>
    <w:rsid w:val="00DF657D"/>
    <w:rsid w:val="00DF65B6"/>
    <w:rsid w:val="00DF65F9"/>
    <w:rsid w:val="00DF6A87"/>
    <w:rsid w:val="00DF6AAF"/>
    <w:rsid w:val="00DF6C87"/>
    <w:rsid w:val="00DF6D77"/>
    <w:rsid w:val="00DF6E82"/>
    <w:rsid w:val="00DF6F25"/>
    <w:rsid w:val="00DF7229"/>
    <w:rsid w:val="00DF73C6"/>
    <w:rsid w:val="00DF73DC"/>
    <w:rsid w:val="00DF75EC"/>
    <w:rsid w:val="00DF77A2"/>
    <w:rsid w:val="00DF799F"/>
    <w:rsid w:val="00DF7A40"/>
    <w:rsid w:val="00DF7A76"/>
    <w:rsid w:val="00DF7BE2"/>
    <w:rsid w:val="00DF7C35"/>
    <w:rsid w:val="00DF7D72"/>
    <w:rsid w:val="00DF7E54"/>
    <w:rsid w:val="00DF7FE4"/>
    <w:rsid w:val="00E0010D"/>
    <w:rsid w:val="00E00175"/>
    <w:rsid w:val="00E00772"/>
    <w:rsid w:val="00E0090B"/>
    <w:rsid w:val="00E00B7B"/>
    <w:rsid w:val="00E00D0B"/>
    <w:rsid w:val="00E00D93"/>
    <w:rsid w:val="00E00DDE"/>
    <w:rsid w:val="00E00DF9"/>
    <w:rsid w:val="00E00E41"/>
    <w:rsid w:val="00E00E48"/>
    <w:rsid w:val="00E00E6F"/>
    <w:rsid w:val="00E00ED9"/>
    <w:rsid w:val="00E00F2E"/>
    <w:rsid w:val="00E010FC"/>
    <w:rsid w:val="00E011A4"/>
    <w:rsid w:val="00E011A6"/>
    <w:rsid w:val="00E01311"/>
    <w:rsid w:val="00E013E9"/>
    <w:rsid w:val="00E01403"/>
    <w:rsid w:val="00E0143C"/>
    <w:rsid w:val="00E0159C"/>
    <w:rsid w:val="00E016AE"/>
    <w:rsid w:val="00E01890"/>
    <w:rsid w:val="00E01A20"/>
    <w:rsid w:val="00E01DD6"/>
    <w:rsid w:val="00E020E7"/>
    <w:rsid w:val="00E0221A"/>
    <w:rsid w:val="00E02393"/>
    <w:rsid w:val="00E023D4"/>
    <w:rsid w:val="00E024DE"/>
    <w:rsid w:val="00E02573"/>
    <w:rsid w:val="00E0262D"/>
    <w:rsid w:val="00E02634"/>
    <w:rsid w:val="00E02856"/>
    <w:rsid w:val="00E02871"/>
    <w:rsid w:val="00E028AD"/>
    <w:rsid w:val="00E02907"/>
    <w:rsid w:val="00E02A29"/>
    <w:rsid w:val="00E02C5D"/>
    <w:rsid w:val="00E02CC9"/>
    <w:rsid w:val="00E02FCD"/>
    <w:rsid w:val="00E02FEC"/>
    <w:rsid w:val="00E03007"/>
    <w:rsid w:val="00E0301B"/>
    <w:rsid w:val="00E0304A"/>
    <w:rsid w:val="00E0330F"/>
    <w:rsid w:val="00E033B5"/>
    <w:rsid w:val="00E034B0"/>
    <w:rsid w:val="00E034C4"/>
    <w:rsid w:val="00E036FD"/>
    <w:rsid w:val="00E0376A"/>
    <w:rsid w:val="00E03894"/>
    <w:rsid w:val="00E038E1"/>
    <w:rsid w:val="00E038FA"/>
    <w:rsid w:val="00E03A15"/>
    <w:rsid w:val="00E03A74"/>
    <w:rsid w:val="00E03A80"/>
    <w:rsid w:val="00E03AA4"/>
    <w:rsid w:val="00E03B72"/>
    <w:rsid w:val="00E03CD3"/>
    <w:rsid w:val="00E03ED1"/>
    <w:rsid w:val="00E04059"/>
    <w:rsid w:val="00E040E7"/>
    <w:rsid w:val="00E040F7"/>
    <w:rsid w:val="00E04121"/>
    <w:rsid w:val="00E04144"/>
    <w:rsid w:val="00E041F2"/>
    <w:rsid w:val="00E042E4"/>
    <w:rsid w:val="00E0432C"/>
    <w:rsid w:val="00E04391"/>
    <w:rsid w:val="00E043D3"/>
    <w:rsid w:val="00E04613"/>
    <w:rsid w:val="00E04674"/>
    <w:rsid w:val="00E046B7"/>
    <w:rsid w:val="00E046C5"/>
    <w:rsid w:val="00E0470C"/>
    <w:rsid w:val="00E04A53"/>
    <w:rsid w:val="00E04B6E"/>
    <w:rsid w:val="00E04BF5"/>
    <w:rsid w:val="00E04DE2"/>
    <w:rsid w:val="00E04E08"/>
    <w:rsid w:val="00E04E42"/>
    <w:rsid w:val="00E050F5"/>
    <w:rsid w:val="00E05180"/>
    <w:rsid w:val="00E0523F"/>
    <w:rsid w:val="00E05512"/>
    <w:rsid w:val="00E055AE"/>
    <w:rsid w:val="00E0574A"/>
    <w:rsid w:val="00E058F4"/>
    <w:rsid w:val="00E05C00"/>
    <w:rsid w:val="00E05CE3"/>
    <w:rsid w:val="00E05CF6"/>
    <w:rsid w:val="00E05D9E"/>
    <w:rsid w:val="00E05F50"/>
    <w:rsid w:val="00E062C9"/>
    <w:rsid w:val="00E06401"/>
    <w:rsid w:val="00E06415"/>
    <w:rsid w:val="00E06449"/>
    <w:rsid w:val="00E064E4"/>
    <w:rsid w:val="00E065EA"/>
    <w:rsid w:val="00E066D3"/>
    <w:rsid w:val="00E06AE0"/>
    <w:rsid w:val="00E06E53"/>
    <w:rsid w:val="00E06E8D"/>
    <w:rsid w:val="00E06ED4"/>
    <w:rsid w:val="00E07064"/>
    <w:rsid w:val="00E07131"/>
    <w:rsid w:val="00E07180"/>
    <w:rsid w:val="00E07316"/>
    <w:rsid w:val="00E07320"/>
    <w:rsid w:val="00E07333"/>
    <w:rsid w:val="00E073D0"/>
    <w:rsid w:val="00E074F5"/>
    <w:rsid w:val="00E0755C"/>
    <w:rsid w:val="00E075C0"/>
    <w:rsid w:val="00E075D0"/>
    <w:rsid w:val="00E07763"/>
    <w:rsid w:val="00E077E8"/>
    <w:rsid w:val="00E079DD"/>
    <w:rsid w:val="00E07B21"/>
    <w:rsid w:val="00E07CE4"/>
    <w:rsid w:val="00E07D20"/>
    <w:rsid w:val="00E07E52"/>
    <w:rsid w:val="00E07E70"/>
    <w:rsid w:val="00E07EB4"/>
    <w:rsid w:val="00E10018"/>
    <w:rsid w:val="00E10149"/>
    <w:rsid w:val="00E1015B"/>
    <w:rsid w:val="00E10188"/>
    <w:rsid w:val="00E10223"/>
    <w:rsid w:val="00E10509"/>
    <w:rsid w:val="00E1062A"/>
    <w:rsid w:val="00E10770"/>
    <w:rsid w:val="00E1078B"/>
    <w:rsid w:val="00E10941"/>
    <w:rsid w:val="00E10A73"/>
    <w:rsid w:val="00E10B5D"/>
    <w:rsid w:val="00E11072"/>
    <w:rsid w:val="00E110B6"/>
    <w:rsid w:val="00E11146"/>
    <w:rsid w:val="00E112BB"/>
    <w:rsid w:val="00E11348"/>
    <w:rsid w:val="00E113FB"/>
    <w:rsid w:val="00E11400"/>
    <w:rsid w:val="00E1145F"/>
    <w:rsid w:val="00E1146D"/>
    <w:rsid w:val="00E114B5"/>
    <w:rsid w:val="00E114E9"/>
    <w:rsid w:val="00E1154C"/>
    <w:rsid w:val="00E117D5"/>
    <w:rsid w:val="00E11A6C"/>
    <w:rsid w:val="00E11C08"/>
    <w:rsid w:val="00E11C18"/>
    <w:rsid w:val="00E11D02"/>
    <w:rsid w:val="00E11DD2"/>
    <w:rsid w:val="00E12096"/>
    <w:rsid w:val="00E120D8"/>
    <w:rsid w:val="00E121DC"/>
    <w:rsid w:val="00E12357"/>
    <w:rsid w:val="00E12483"/>
    <w:rsid w:val="00E1289D"/>
    <w:rsid w:val="00E12A13"/>
    <w:rsid w:val="00E12AC6"/>
    <w:rsid w:val="00E12B52"/>
    <w:rsid w:val="00E12BE2"/>
    <w:rsid w:val="00E12C6E"/>
    <w:rsid w:val="00E12F09"/>
    <w:rsid w:val="00E1310D"/>
    <w:rsid w:val="00E131DA"/>
    <w:rsid w:val="00E134E0"/>
    <w:rsid w:val="00E134FA"/>
    <w:rsid w:val="00E13698"/>
    <w:rsid w:val="00E1377B"/>
    <w:rsid w:val="00E137E9"/>
    <w:rsid w:val="00E138F0"/>
    <w:rsid w:val="00E139E1"/>
    <w:rsid w:val="00E139F4"/>
    <w:rsid w:val="00E13A6F"/>
    <w:rsid w:val="00E13C92"/>
    <w:rsid w:val="00E13D31"/>
    <w:rsid w:val="00E13DC4"/>
    <w:rsid w:val="00E13EB7"/>
    <w:rsid w:val="00E14298"/>
    <w:rsid w:val="00E1430E"/>
    <w:rsid w:val="00E14380"/>
    <w:rsid w:val="00E145BB"/>
    <w:rsid w:val="00E145EF"/>
    <w:rsid w:val="00E148FC"/>
    <w:rsid w:val="00E14910"/>
    <w:rsid w:val="00E149C2"/>
    <w:rsid w:val="00E14AA2"/>
    <w:rsid w:val="00E14B99"/>
    <w:rsid w:val="00E14C13"/>
    <w:rsid w:val="00E14CAC"/>
    <w:rsid w:val="00E14E7F"/>
    <w:rsid w:val="00E14ECA"/>
    <w:rsid w:val="00E14F5F"/>
    <w:rsid w:val="00E15025"/>
    <w:rsid w:val="00E151C4"/>
    <w:rsid w:val="00E15455"/>
    <w:rsid w:val="00E15482"/>
    <w:rsid w:val="00E155B1"/>
    <w:rsid w:val="00E156A7"/>
    <w:rsid w:val="00E15745"/>
    <w:rsid w:val="00E15931"/>
    <w:rsid w:val="00E159E2"/>
    <w:rsid w:val="00E15C5F"/>
    <w:rsid w:val="00E15D45"/>
    <w:rsid w:val="00E15EAD"/>
    <w:rsid w:val="00E15EBD"/>
    <w:rsid w:val="00E15F2C"/>
    <w:rsid w:val="00E15FA5"/>
    <w:rsid w:val="00E16049"/>
    <w:rsid w:val="00E16157"/>
    <w:rsid w:val="00E16237"/>
    <w:rsid w:val="00E1635B"/>
    <w:rsid w:val="00E16366"/>
    <w:rsid w:val="00E16565"/>
    <w:rsid w:val="00E1661C"/>
    <w:rsid w:val="00E16671"/>
    <w:rsid w:val="00E16719"/>
    <w:rsid w:val="00E16733"/>
    <w:rsid w:val="00E169B0"/>
    <w:rsid w:val="00E16C34"/>
    <w:rsid w:val="00E16C4B"/>
    <w:rsid w:val="00E16C5C"/>
    <w:rsid w:val="00E16CFB"/>
    <w:rsid w:val="00E16E5A"/>
    <w:rsid w:val="00E16EA1"/>
    <w:rsid w:val="00E16F28"/>
    <w:rsid w:val="00E16F7B"/>
    <w:rsid w:val="00E17131"/>
    <w:rsid w:val="00E1733D"/>
    <w:rsid w:val="00E174DD"/>
    <w:rsid w:val="00E175B6"/>
    <w:rsid w:val="00E17695"/>
    <w:rsid w:val="00E176E4"/>
    <w:rsid w:val="00E1794D"/>
    <w:rsid w:val="00E17952"/>
    <w:rsid w:val="00E17AB6"/>
    <w:rsid w:val="00E17AF2"/>
    <w:rsid w:val="00E17AF6"/>
    <w:rsid w:val="00E17B31"/>
    <w:rsid w:val="00E17B7F"/>
    <w:rsid w:val="00E17C35"/>
    <w:rsid w:val="00E17CFB"/>
    <w:rsid w:val="00E17DE5"/>
    <w:rsid w:val="00E17F61"/>
    <w:rsid w:val="00E17FD4"/>
    <w:rsid w:val="00E20032"/>
    <w:rsid w:val="00E200EC"/>
    <w:rsid w:val="00E20260"/>
    <w:rsid w:val="00E20349"/>
    <w:rsid w:val="00E2049B"/>
    <w:rsid w:val="00E205B6"/>
    <w:rsid w:val="00E206D7"/>
    <w:rsid w:val="00E20A11"/>
    <w:rsid w:val="00E20A28"/>
    <w:rsid w:val="00E20A73"/>
    <w:rsid w:val="00E20ADA"/>
    <w:rsid w:val="00E20EAC"/>
    <w:rsid w:val="00E20F27"/>
    <w:rsid w:val="00E20FD1"/>
    <w:rsid w:val="00E21016"/>
    <w:rsid w:val="00E2118C"/>
    <w:rsid w:val="00E21295"/>
    <w:rsid w:val="00E2148C"/>
    <w:rsid w:val="00E214BC"/>
    <w:rsid w:val="00E2167E"/>
    <w:rsid w:val="00E2168D"/>
    <w:rsid w:val="00E2193A"/>
    <w:rsid w:val="00E21A7E"/>
    <w:rsid w:val="00E21BDF"/>
    <w:rsid w:val="00E21E98"/>
    <w:rsid w:val="00E21F22"/>
    <w:rsid w:val="00E220A9"/>
    <w:rsid w:val="00E223B5"/>
    <w:rsid w:val="00E226B5"/>
    <w:rsid w:val="00E226F1"/>
    <w:rsid w:val="00E2274A"/>
    <w:rsid w:val="00E2281F"/>
    <w:rsid w:val="00E22A35"/>
    <w:rsid w:val="00E22B08"/>
    <w:rsid w:val="00E22D0C"/>
    <w:rsid w:val="00E22D8A"/>
    <w:rsid w:val="00E22D92"/>
    <w:rsid w:val="00E22F04"/>
    <w:rsid w:val="00E22F81"/>
    <w:rsid w:val="00E22F9D"/>
    <w:rsid w:val="00E2305F"/>
    <w:rsid w:val="00E23265"/>
    <w:rsid w:val="00E23682"/>
    <w:rsid w:val="00E2377D"/>
    <w:rsid w:val="00E238B6"/>
    <w:rsid w:val="00E238D1"/>
    <w:rsid w:val="00E2393D"/>
    <w:rsid w:val="00E23A4E"/>
    <w:rsid w:val="00E23A89"/>
    <w:rsid w:val="00E23A95"/>
    <w:rsid w:val="00E23B6A"/>
    <w:rsid w:val="00E23BC5"/>
    <w:rsid w:val="00E23C99"/>
    <w:rsid w:val="00E23D33"/>
    <w:rsid w:val="00E23E22"/>
    <w:rsid w:val="00E23ED5"/>
    <w:rsid w:val="00E23EFF"/>
    <w:rsid w:val="00E2421C"/>
    <w:rsid w:val="00E24413"/>
    <w:rsid w:val="00E244DB"/>
    <w:rsid w:val="00E245FF"/>
    <w:rsid w:val="00E247CD"/>
    <w:rsid w:val="00E248F0"/>
    <w:rsid w:val="00E24B45"/>
    <w:rsid w:val="00E24C99"/>
    <w:rsid w:val="00E24D67"/>
    <w:rsid w:val="00E24E73"/>
    <w:rsid w:val="00E252DF"/>
    <w:rsid w:val="00E253B9"/>
    <w:rsid w:val="00E25430"/>
    <w:rsid w:val="00E25561"/>
    <w:rsid w:val="00E255C8"/>
    <w:rsid w:val="00E25727"/>
    <w:rsid w:val="00E257E2"/>
    <w:rsid w:val="00E258FA"/>
    <w:rsid w:val="00E25986"/>
    <w:rsid w:val="00E25B51"/>
    <w:rsid w:val="00E25C0A"/>
    <w:rsid w:val="00E25DBF"/>
    <w:rsid w:val="00E25E8F"/>
    <w:rsid w:val="00E260D9"/>
    <w:rsid w:val="00E26537"/>
    <w:rsid w:val="00E26821"/>
    <w:rsid w:val="00E268B3"/>
    <w:rsid w:val="00E269A8"/>
    <w:rsid w:val="00E26A90"/>
    <w:rsid w:val="00E26AAB"/>
    <w:rsid w:val="00E26AAC"/>
    <w:rsid w:val="00E26CEA"/>
    <w:rsid w:val="00E26DA7"/>
    <w:rsid w:val="00E26FA8"/>
    <w:rsid w:val="00E27226"/>
    <w:rsid w:val="00E27230"/>
    <w:rsid w:val="00E272C3"/>
    <w:rsid w:val="00E272DE"/>
    <w:rsid w:val="00E2731B"/>
    <w:rsid w:val="00E273D4"/>
    <w:rsid w:val="00E2773D"/>
    <w:rsid w:val="00E277F1"/>
    <w:rsid w:val="00E278E7"/>
    <w:rsid w:val="00E279A0"/>
    <w:rsid w:val="00E279F6"/>
    <w:rsid w:val="00E27A30"/>
    <w:rsid w:val="00E27B45"/>
    <w:rsid w:val="00E27BF8"/>
    <w:rsid w:val="00E27CFF"/>
    <w:rsid w:val="00E27FE9"/>
    <w:rsid w:val="00E3005C"/>
    <w:rsid w:val="00E3006C"/>
    <w:rsid w:val="00E30070"/>
    <w:rsid w:val="00E301E4"/>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2B4"/>
    <w:rsid w:val="00E3155C"/>
    <w:rsid w:val="00E316E3"/>
    <w:rsid w:val="00E316FB"/>
    <w:rsid w:val="00E3178D"/>
    <w:rsid w:val="00E31790"/>
    <w:rsid w:val="00E317F7"/>
    <w:rsid w:val="00E31857"/>
    <w:rsid w:val="00E318FF"/>
    <w:rsid w:val="00E319D3"/>
    <w:rsid w:val="00E31A9C"/>
    <w:rsid w:val="00E320C5"/>
    <w:rsid w:val="00E322D2"/>
    <w:rsid w:val="00E32376"/>
    <w:rsid w:val="00E323CF"/>
    <w:rsid w:val="00E3247A"/>
    <w:rsid w:val="00E32499"/>
    <w:rsid w:val="00E324BD"/>
    <w:rsid w:val="00E32620"/>
    <w:rsid w:val="00E32785"/>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2DB"/>
    <w:rsid w:val="00E33373"/>
    <w:rsid w:val="00E33563"/>
    <w:rsid w:val="00E3356C"/>
    <w:rsid w:val="00E3368D"/>
    <w:rsid w:val="00E336AA"/>
    <w:rsid w:val="00E33893"/>
    <w:rsid w:val="00E338E5"/>
    <w:rsid w:val="00E33A75"/>
    <w:rsid w:val="00E33C47"/>
    <w:rsid w:val="00E33D5E"/>
    <w:rsid w:val="00E33DD7"/>
    <w:rsid w:val="00E340BD"/>
    <w:rsid w:val="00E3418E"/>
    <w:rsid w:val="00E341B9"/>
    <w:rsid w:val="00E3421C"/>
    <w:rsid w:val="00E3441A"/>
    <w:rsid w:val="00E34631"/>
    <w:rsid w:val="00E3496E"/>
    <w:rsid w:val="00E34A05"/>
    <w:rsid w:val="00E34AD0"/>
    <w:rsid w:val="00E34B32"/>
    <w:rsid w:val="00E34C5C"/>
    <w:rsid w:val="00E34CD8"/>
    <w:rsid w:val="00E34D08"/>
    <w:rsid w:val="00E3508A"/>
    <w:rsid w:val="00E350E5"/>
    <w:rsid w:val="00E351C3"/>
    <w:rsid w:val="00E352A0"/>
    <w:rsid w:val="00E355E0"/>
    <w:rsid w:val="00E35885"/>
    <w:rsid w:val="00E35AD1"/>
    <w:rsid w:val="00E35C28"/>
    <w:rsid w:val="00E35FA3"/>
    <w:rsid w:val="00E360E0"/>
    <w:rsid w:val="00E36144"/>
    <w:rsid w:val="00E3632E"/>
    <w:rsid w:val="00E36529"/>
    <w:rsid w:val="00E365D6"/>
    <w:rsid w:val="00E3676E"/>
    <w:rsid w:val="00E368C2"/>
    <w:rsid w:val="00E36A63"/>
    <w:rsid w:val="00E36BF5"/>
    <w:rsid w:val="00E36C3E"/>
    <w:rsid w:val="00E36EEC"/>
    <w:rsid w:val="00E36F08"/>
    <w:rsid w:val="00E36F9E"/>
    <w:rsid w:val="00E3703B"/>
    <w:rsid w:val="00E371A0"/>
    <w:rsid w:val="00E37225"/>
    <w:rsid w:val="00E37633"/>
    <w:rsid w:val="00E3765A"/>
    <w:rsid w:val="00E37784"/>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89"/>
    <w:rsid w:val="00E408FD"/>
    <w:rsid w:val="00E40A3D"/>
    <w:rsid w:val="00E40AD8"/>
    <w:rsid w:val="00E40B08"/>
    <w:rsid w:val="00E40B0B"/>
    <w:rsid w:val="00E40B40"/>
    <w:rsid w:val="00E40BF9"/>
    <w:rsid w:val="00E40E67"/>
    <w:rsid w:val="00E4139C"/>
    <w:rsid w:val="00E41675"/>
    <w:rsid w:val="00E41741"/>
    <w:rsid w:val="00E417B2"/>
    <w:rsid w:val="00E41810"/>
    <w:rsid w:val="00E41843"/>
    <w:rsid w:val="00E41937"/>
    <w:rsid w:val="00E41BB1"/>
    <w:rsid w:val="00E41C45"/>
    <w:rsid w:val="00E41E98"/>
    <w:rsid w:val="00E41EC0"/>
    <w:rsid w:val="00E420FF"/>
    <w:rsid w:val="00E4214F"/>
    <w:rsid w:val="00E42223"/>
    <w:rsid w:val="00E4239B"/>
    <w:rsid w:val="00E4244F"/>
    <w:rsid w:val="00E42580"/>
    <w:rsid w:val="00E42AAA"/>
    <w:rsid w:val="00E42AB0"/>
    <w:rsid w:val="00E42B32"/>
    <w:rsid w:val="00E42CB3"/>
    <w:rsid w:val="00E42FBA"/>
    <w:rsid w:val="00E430ED"/>
    <w:rsid w:val="00E43193"/>
    <w:rsid w:val="00E432E6"/>
    <w:rsid w:val="00E43418"/>
    <w:rsid w:val="00E435BA"/>
    <w:rsid w:val="00E436F2"/>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9C"/>
    <w:rsid w:val="00E44FA4"/>
    <w:rsid w:val="00E45021"/>
    <w:rsid w:val="00E450E1"/>
    <w:rsid w:val="00E451ED"/>
    <w:rsid w:val="00E452A8"/>
    <w:rsid w:val="00E45512"/>
    <w:rsid w:val="00E45521"/>
    <w:rsid w:val="00E4560A"/>
    <w:rsid w:val="00E4583F"/>
    <w:rsid w:val="00E45851"/>
    <w:rsid w:val="00E45957"/>
    <w:rsid w:val="00E459A1"/>
    <w:rsid w:val="00E45A34"/>
    <w:rsid w:val="00E45C1D"/>
    <w:rsid w:val="00E45CC7"/>
    <w:rsid w:val="00E45CEF"/>
    <w:rsid w:val="00E45E58"/>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890"/>
    <w:rsid w:val="00E46B9A"/>
    <w:rsid w:val="00E46BB9"/>
    <w:rsid w:val="00E46C05"/>
    <w:rsid w:val="00E46D3D"/>
    <w:rsid w:val="00E46DF3"/>
    <w:rsid w:val="00E46EF4"/>
    <w:rsid w:val="00E46FC5"/>
    <w:rsid w:val="00E46FE8"/>
    <w:rsid w:val="00E47208"/>
    <w:rsid w:val="00E473AD"/>
    <w:rsid w:val="00E47502"/>
    <w:rsid w:val="00E4771B"/>
    <w:rsid w:val="00E47787"/>
    <w:rsid w:val="00E477D6"/>
    <w:rsid w:val="00E47827"/>
    <w:rsid w:val="00E47854"/>
    <w:rsid w:val="00E47921"/>
    <w:rsid w:val="00E47A2B"/>
    <w:rsid w:val="00E47A7E"/>
    <w:rsid w:val="00E47A95"/>
    <w:rsid w:val="00E47BF5"/>
    <w:rsid w:val="00E47D8D"/>
    <w:rsid w:val="00E47DA0"/>
    <w:rsid w:val="00E47DF2"/>
    <w:rsid w:val="00E47EDD"/>
    <w:rsid w:val="00E47F1B"/>
    <w:rsid w:val="00E47F33"/>
    <w:rsid w:val="00E47F35"/>
    <w:rsid w:val="00E47FB5"/>
    <w:rsid w:val="00E47FF5"/>
    <w:rsid w:val="00E5012B"/>
    <w:rsid w:val="00E5012D"/>
    <w:rsid w:val="00E5019B"/>
    <w:rsid w:val="00E50225"/>
    <w:rsid w:val="00E50463"/>
    <w:rsid w:val="00E506C6"/>
    <w:rsid w:val="00E508B1"/>
    <w:rsid w:val="00E508B3"/>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46"/>
    <w:rsid w:val="00E527DE"/>
    <w:rsid w:val="00E527E0"/>
    <w:rsid w:val="00E52B02"/>
    <w:rsid w:val="00E52D04"/>
    <w:rsid w:val="00E52DBD"/>
    <w:rsid w:val="00E52EA8"/>
    <w:rsid w:val="00E52F9B"/>
    <w:rsid w:val="00E53317"/>
    <w:rsid w:val="00E535E7"/>
    <w:rsid w:val="00E53602"/>
    <w:rsid w:val="00E536CB"/>
    <w:rsid w:val="00E5377D"/>
    <w:rsid w:val="00E537CA"/>
    <w:rsid w:val="00E537FC"/>
    <w:rsid w:val="00E538F1"/>
    <w:rsid w:val="00E53940"/>
    <w:rsid w:val="00E53A76"/>
    <w:rsid w:val="00E53ABC"/>
    <w:rsid w:val="00E53BB1"/>
    <w:rsid w:val="00E53C0A"/>
    <w:rsid w:val="00E53DDE"/>
    <w:rsid w:val="00E53E2A"/>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4F12"/>
    <w:rsid w:val="00E5510D"/>
    <w:rsid w:val="00E552F7"/>
    <w:rsid w:val="00E5531D"/>
    <w:rsid w:val="00E553B4"/>
    <w:rsid w:val="00E553D1"/>
    <w:rsid w:val="00E5546B"/>
    <w:rsid w:val="00E55525"/>
    <w:rsid w:val="00E5553F"/>
    <w:rsid w:val="00E555B0"/>
    <w:rsid w:val="00E556CC"/>
    <w:rsid w:val="00E5571D"/>
    <w:rsid w:val="00E55A0A"/>
    <w:rsid w:val="00E55A82"/>
    <w:rsid w:val="00E55B9D"/>
    <w:rsid w:val="00E55C7B"/>
    <w:rsid w:val="00E55E04"/>
    <w:rsid w:val="00E55EB7"/>
    <w:rsid w:val="00E55F14"/>
    <w:rsid w:val="00E55F3D"/>
    <w:rsid w:val="00E56011"/>
    <w:rsid w:val="00E5601E"/>
    <w:rsid w:val="00E5643C"/>
    <w:rsid w:val="00E568EA"/>
    <w:rsid w:val="00E569D0"/>
    <w:rsid w:val="00E56ACC"/>
    <w:rsid w:val="00E56B16"/>
    <w:rsid w:val="00E56F9C"/>
    <w:rsid w:val="00E57028"/>
    <w:rsid w:val="00E5704C"/>
    <w:rsid w:val="00E573D1"/>
    <w:rsid w:val="00E57497"/>
    <w:rsid w:val="00E57767"/>
    <w:rsid w:val="00E57AC5"/>
    <w:rsid w:val="00E57BCB"/>
    <w:rsid w:val="00E57BE6"/>
    <w:rsid w:val="00E57C19"/>
    <w:rsid w:val="00E57CF4"/>
    <w:rsid w:val="00E57D8F"/>
    <w:rsid w:val="00E600FC"/>
    <w:rsid w:val="00E6036E"/>
    <w:rsid w:val="00E6067A"/>
    <w:rsid w:val="00E607CA"/>
    <w:rsid w:val="00E60E6C"/>
    <w:rsid w:val="00E60FDE"/>
    <w:rsid w:val="00E612E8"/>
    <w:rsid w:val="00E6135A"/>
    <w:rsid w:val="00E613BE"/>
    <w:rsid w:val="00E613D2"/>
    <w:rsid w:val="00E614DE"/>
    <w:rsid w:val="00E614E3"/>
    <w:rsid w:val="00E6153F"/>
    <w:rsid w:val="00E616D7"/>
    <w:rsid w:val="00E61A5C"/>
    <w:rsid w:val="00E61B95"/>
    <w:rsid w:val="00E61CD0"/>
    <w:rsid w:val="00E61D15"/>
    <w:rsid w:val="00E61D34"/>
    <w:rsid w:val="00E61D70"/>
    <w:rsid w:val="00E61DEC"/>
    <w:rsid w:val="00E61F7E"/>
    <w:rsid w:val="00E62036"/>
    <w:rsid w:val="00E620C1"/>
    <w:rsid w:val="00E6215E"/>
    <w:rsid w:val="00E621C1"/>
    <w:rsid w:val="00E62225"/>
    <w:rsid w:val="00E62253"/>
    <w:rsid w:val="00E62399"/>
    <w:rsid w:val="00E624BB"/>
    <w:rsid w:val="00E625E8"/>
    <w:rsid w:val="00E6263B"/>
    <w:rsid w:val="00E62717"/>
    <w:rsid w:val="00E62737"/>
    <w:rsid w:val="00E62B2F"/>
    <w:rsid w:val="00E62C8B"/>
    <w:rsid w:val="00E62CEA"/>
    <w:rsid w:val="00E62D85"/>
    <w:rsid w:val="00E62F39"/>
    <w:rsid w:val="00E62FB1"/>
    <w:rsid w:val="00E6301B"/>
    <w:rsid w:val="00E63024"/>
    <w:rsid w:val="00E630C2"/>
    <w:rsid w:val="00E63273"/>
    <w:rsid w:val="00E632C7"/>
    <w:rsid w:val="00E632E5"/>
    <w:rsid w:val="00E63360"/>
    <w:rsid w:val="00E63381"/>
    <w:rsid w:val="00E63393"/>
    <w:rsid w:val="00E634AB"/>
    <w:rsid w:val="00E63513"/>
    <w:rsid w:val="00E6366D"/>
    <w:rsid w:val="00E63786"/>
    <w:rsid w:val="00E637B5"/>
    <w:rsid w:val="00E6380A"/>
    <w:rsid w:val="00E63A13"/>
    <w:rsid w:val="00E63B58"/>
    <w:rsid w:val="00E63EF3"/>
    <w:rsid w:val="00E63F68"/>
    <w:rsid w:val="00E6418B"/>
    <w:rsid w:val="00E641CD"/>
    <w:rsid w:val="00E64317"/>
    <w:rsid w:val="00E64454"/>
    <w:rsid w:val="00E64466"/>
    <w:rsid w:val="00E647BA"/>
    <w:rsid w:val="00E64B7D"/>
    <w:rsid w:val="00E64C8C"/>
    <w:rsid w:val="00E64F96"/>
    <w:rsid w:val="00E64FC5"/>
    <w:rsid w:val="00E65203"/>
    <w:rsid w:val="00E6521B"/>
    <w:rsid w:val="00E6529C"/>
    <w:rsid w:val="00E654C5"/>
    <w:rsid w:val="00E65592"/>
    <w:rsid w:val="00E65595"/>
    <w:rsid w:val="00E655C6"/>
    <w:rsid w:val="00E655FD"/>
    <w:rsid w:val="00E65632"/>
    <w:rsid w:val="00E656DD"/>
    <w:rsid w:val="00E65702"/>
    <w:rsid w:val="00E657A3"/>
    <w:rsid w:val="00E65814"/>
    <w:rsid w:val="00E65849"/>
    <w:rsid w:val="00E65B13"/>
    <w:rsid w:val="00E65B6A"/>
    <w:rsid w:val="00E65C36"/>
    <w:rsid w:val="00E65C84"/>
    <w:rsid w:val="00E65CCD"/>
    <w:rsid w:val="00E65EC7"/>
    <w:rsid w:val="00E65F5D"/>
    <w:rsid w:val="00E65F62"/>
    <w:rsid w:val="00E65F92"/>
    <w:rsid w:val="00E65FA3"/>
    <w:rsid w:val="00E65FFE"/>
    <w:rsid w:val="00E660D9"/>
    <w:rsid w:val="00E661DB"/>
    <w:rsid w:val="00E66282"/>
    <w:rsid w:val="00E665DC"/>
    <w:rsid w:val="00E666AD"/>
    <w:rsid w:val="00E667AF"/>
    <w:rsid w:val="00E66825"/>
    <w:rsid w:val="00E6690C"/>
    <w:rsid w:val="00E66A0D"/>
    <w:rsid w:val="00E66CAF"/>
    <w:rsid w:val="00E66D52"/>
    <w:rsid w:val="00E66D5F"/>
    <w:rsid w:val="00E66E02"/>
    <w:rsid w:val="00E66E74"/>
    <w:rsid w:val="00E66EE2"/>
    <w:rsid w:val="00E67152"/>
    <w:rsid w:val="00E67207"/>
    <w:rsid w:val="00E67250"/>
    <w:rsid w:val="00E6735E"/>
    <w:rsid w:val="00E67375"/>
    <w:rsid w:val="00E67376"/>
    <w:rsid w:val="00E67391"/>
    <w:rsid w:val="00E673E2"/>
    <w:rsid w:val="00E678CD"/>
    <w:rsid w:val="00E67AAA"/>
    <w:rsid w:val="00E67E3F"/>
    <w:rsid w:val="00E67E43"/>
    <w:rsid w:val="00E67F19"/>
    <w:rsid w:val="00E70126"/>
    <w:rsid w:val="00E70223"/>
    <w:rsid w:val="00E70289"/>
    <w:rsid w:val="00E70489"/>
    <w:rsid w:val="00E704EC"/>
    <w:rsid w:val="00E7070F"/>
    <w:rsid w:val="00E707AB"/>
    <w:rsid w:val="00E7087B"/>
    <w:rsid w:val="00E70899"/>
    <w:rsid w:val="00E709CF"/>
    <w:rsid w:val="00E70A20"/>
    <w:rsid w:val="00E70B33"/>
    <w:rsid w:val="00E70B51"/>
    <w:rsid w:val="00E70BD2"/>
    <w:rsid w:val="00E70C27"/>
    <w:rsid w:val="00E70D72"/>
    <w:rsid w:val="00E70D87"/>
    <w:rsid w:val="00E70D9F"/>
    <w:rsid w:val="00E71031"/>
    <w:rsid w:val="00E7109E"/>
    <w:rsid w:val="00E710E3"/>
    <w:rsid w:val="00E71131"/>
    <w:rsid w:val="00E711DD"/>
    <w:rsid w:val="00E71206"/>
    <w:rsid w:val="00E71307"/>
    <w:rsid w:val="00E71350"/>
    <w:rsid w:val="00E71371"/>
    <w:rsid w:val="00E7143C"/>
    <w:rsid w:val="00E714FB"/>
    <w:rsid w:val="00E715A0"/>
    <w:rsid w:val="00E715A3"/>
    <w:rsid w:val="00E716EE"/>
    <w:rsid w:val="00E718B5"/>
    <w:rsid w:val="00E718DC"/>
    <w:rsid w:val="00E71AAD"/>
    <w:rsid w:val="00E71BB4"/>
    <w:rsid w:val="00E71BCB"/>
    <w:rsid w:val="00E71C80"/>
    <w:rsid w:val="00E71C9F"/>
    <w:rsid w:val="00E71CED"/>
    <w:rsid w:val="00E71DF0"/>
    <w:rsid w:val="00E71E0C"/>
    <w:rsid w:val="00E71F12"/>
    <w:rsid w:val="00E72001"/>
    <w:rsid w:val="00E7203F"/>
    <w:rsid w:val="00E723EC"/>
    <w:rsid w:val="00E72428"/>
    <w:rsid w:val="00E726EC"/>
    <w:rsid w:val="00E72A1D"/>
    <w:rsid w:val="00E72B5D"/>
    <w:rsid w:val="00E72C6B"/>
    <w:rsid w:val="00E72D37"/>
    <w:rsid w:val="00E72D76"/>
    <w:rsid w:val="00E72E4C"/>
    <w:rsid w:val="00E72E57"/>
    <w:rsid w:val="00E72E70"/>
    <w:rsid w:val="00E72F04"/>
    <w:rsid w:val="00E73043"/>
    <w:rsid w:val="00E73142"/>
    <w:rsid w:val="00E73226"/>
    <w:rsid w:val="00E732C3"/>
    <w:rsid w:val="00E734F7"/>
    <w:rsid w:val="00E73577"/>
    <w:rsid w:val="00E73643"/>
    <w:rsid w:val="00E736D2"/>
    <w:rsid w:val="00E7370E"/>
    <w:rsid w:val="00E73855"/>
    <w:rsid w:val="00E73C2D"/>
    <w:rsid w:val="00E73CD4"/>
    <w:rsid w:val="00E73E5C"/>
    <w:rsid w:val="00E73F2E"/>
    <w:rsid w:val="00E74059"/>
    <w:rsid w:val="00E740A4"/>
    <w:rsid w:val="00E740F9"/>
    <w:rsid w:val="00E741AF"/>
    <w:rsid w:val="00E741FA"/>
    <w:rsid w:val="00E742A5"/>
    <w:rsid w:val="00E74485"/>
    <w:rsid w:val="00E7448A"/>
    <w:rsid w:val="00E7451E"/>
    <w:rsid w:val="00E7459D"/>
    <w:rsid w:val="00E74638"/>
    <w:rsid w:val="00E74749"/>
    <w:rsid w:val="00E748B8"/>
    <w:rsid w:val="00E749BF"/>
    <w:rsid w:val="00E74A61"/>
    <w:rsid w:val="00E74C86"/>
    <w:rsid w:val="00E74C99"/>
    <w:rsid w:val="00E75406"/>
    <w:rsid w:val="00E75569"/>
    <w:rsid w:val="00E7557C"/>
    <w:rsid w:val="00E75611"/>
    <w:rsid w:val="00E757C7"/>
    <w:rsid w:val="00E7590C"/>
    <w:rsid w:val="00E759E5"/>
    <w:rsid w:val="00E75C63"/>
    <w:rsid w:val="00E75CC4"/>
    <w:rsid w:val="00E75D0B"/>
    <w:rsid w:val="00E75D77"/>
    <w:rsid w:val="00E75DA8"/>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0A"/>
    <w:rsid w:val="00E76B40"/>
    <w:rsid w:val="00E76C61"/>
    <w:rsid w:val="00E76C72"/>
    <w:rsid w:val="00E76D2F"/>
    <w:rsid w:val="00E76E06"/>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2D5"/>
    <w:rsid w:val="00E80785"/>
    <w:rsid w:val="00E80802"/>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B82"/>
    <w:rsid w:val="00E81C3B"/>
    <w:rsid w:val="00E81CC0"/>
    <w:rsid w:val="00E81D59"/>
    <w:rsid w:val="00E81F0C"/>
    <w:rsid w:val="00E824EA"/>
    <w:rsid w:val="00E826B1"/>
    <w:rsid w:val="00E8293E"/>
    <w:rsid w:val="00E82963"/>
    <w:rsid w:val="00E82C37"/>
    <w:rsid w:val="00E82CE9"/>
    <w:rsid w:val="00E82DFB"/>
    <w:rsid w:val="00E82E5F"/>
    <w:rsid w:val="00E82F5E"/>
    <w:rsid w:val="00E82FDE"/>
    <w:rsid w:val="00E830C9"/>
    <w:rsid w:val="00E83301"/>
    <w:rsid w:val="00E83562"/>
    <w:rsid w:val="00E836BC"/>
    <w:rsid w:val="00E83868"/>
    <w:rsid w:val="00E838CF"/>
    <w:rsid w:val="00E8394E"/>
    <w:rsid w:val="00E839D9"/>
    <w:rsid w:val="00E83A7C"/>
    <w:rsid w:val="00E83A99"/>
    <w:rsid w:val="00E83AFD"/>
    <w:rsid w:val="00E83EEE"/>
    <w:rsid w:val="00E83FA9"/>
    <w:rsid w:val="00E83FE9"/>
    <w:rsid w:val="00E8405E"/>
    <w:rsid w:val="00E840FD"/>
    <w:rsid w:val="00E84202"/>
    <w:rsid w:val="00E84243"/>
    <w:rsid w:val="00E8443D"/>
    <w:rsid w:val="00E844CB"/>
    <w:rsid w:val="00E8454A"/>
    <w:rsid w:val="00E84591"/>
    <w:rsid w:val="00E8465B"/>
    <w:rsid w:val="00E84677"/>
    <w:rsid w:val="00E846B4"/>
    <w:rsid w:val="00E847EF"/>
    <w:rsid w:val="00E8489E"/>
    <w:rsid w:val="00E84A02"/>
    <w:rsid w:val="00E84C44"/>
    <w:rsid w:val="00E84D27"/>
    <w:rsid w:val="00E84DE2"/>
    <w:rsid w:val="00E84ED2"/>
    <w:rsid w:val="00E84F0F"/>
    <w:rsid w:val="00E8543B"/>
    <w:rsid w:val="00E8553A"/>
    <w:rsid w:val="00E85653"/>
    <w:rsid w:val="00E85671"/>
    <w:rsid w:val="00E857AC"/>
    <w:rsid w:val="00E85950"/>
    <w:rsid w:val="00E85986"/>
    <w:rsid w:val="00E85A5A"/>
    <w:rsid w:val="00E85B24"/>
    <w:rsid w:val="00E85E34"/>
    <w:rsid w:val="00E85EE5"/>
    <w:rsid w:val="00E85F19"/>
    <w:rsid w:val="00E86159"/>
    <w:rsid w:val="00E86164"/>
    <w:rsid w:val="00E861D4"/>
    <w:rsid w:val="00E8657A"/>
    <w:rsid w:val="00E86654"/>
    <w:rsid w:val="00E8670B"/>
    <w:rsid w:val="00E8673E"/>
    <w:rsid w:val="00E8676F"/>
    <w:rsid w:val="00E8685A"/>
    <w:rsid w:val="00E86985"/>
    <w:rsid w:val="00E8698D"/>
    <w:rsid w:val="00E869A0"/>
    <w:rsid w:val="00E86A5D"/>
    <w:rsid w:val="00E86A86"/>
    <w:rsid w:val="00E86B36"/>
    <w:rsid w:val="00E86B48"/>
    <w:rsid w:val="00E86CB4"/>
    <w:rsid w:val="00E86CE0"/>
    <w:rsid w:val="00E86D57"/>
    <w:rsid w:val="00E86F74"/>
    <w:rsid w:val="00E86F90"/>
    <w:rsid w:val="00E8711C"/>
    <w:rsid w:val="00E871C8"/>
    <w:rsid w:val="00E872CC"/>
    <w:rsid w:val="00E873B3"/>
    <w:rsid w:val="00E87435"/>
    <w:rsid w:val="00E8748B"/>
    <w:rsid w:val="00E874D5"/>
    <w:rsid w:val="00E87562"/>
    <w:rsid w:val="00E87659"/>
    <w:rsid w:val="00E8768E"/>
    <w:rsid w:val="00E876CF"/>
    <w:rsid w:val="00E8770D"/>
    <w:rsid w:val="00E87855"/>
    <w:rsid w:val="00E87A30"/>
    <w:rsid w:val="00E87C0C"/>
    <w:rsid w:val="00E87C12"/>
    <w:rsid w:val="00E87FDE"/>
    <w:rsid w:val="00E9015F"/>
    <w:rsid w:val="00E90320"/>
    <w:rsid w:val="00E90405"/>
    <w:rsid w:val="00E9048C"/>
    <w:rsid w:val="00E9073E"/>
    <w:rsid w:val="00E908C6"/>
    <w:rsid w:val="00E9096D"/>
    <w:rsid w:val="00E90B2B"/>
    <w:rsid w:val="00E90E07"/>
    <w:rsid w:val="00E90EAA"/>
    <w:rsid w:val="00E90F46"/>
    <w:rsid w:val="00E90FEC"/>
    <w:rsid w:val="00E90FEF"/>
    <w:rsid w:val="00E91041"/>
    <w:rsid w:val="00E910FC"/>
    <w:rsid w:val="00E91157"/>
    <w:rsid w:val="00E9162C"/>
    <w:rsid w:val="00E9167B"/>
    <w:rsid w:val="00E9171F"/>
    <w:rsid w:val="00E9190A"/>
    <w:rsid w:val="00E919BF"/>
    <w:rsid w:val="00E919E6"/>
    <w:rsid w:val="00E91A5A"/>
    <w:rsid w:val="00E91F2F"/>
    <w:rsid w:val="00E92071"/>
    <w:rsid w:val="00E92184"/>
    <w:rsid w:val="00E9221D"/>
    <w:rsid w:val="00E92430"/>
    <w:rsid w:val="00E9248F"/>
    <w:rsid w:val="00E9256C"/>
    <w:rsid w:val="00E925C4"/>
    <w:rsid w:val="00E92623"/>
    <w:rsid w:val="00E9262B"/>
    <w:rsid w:val="00E9264D"/>
    <w:rsid w:val="00E92872"/>
    <w:rsid w:val="00E92903"/>
    <w:rsid w:val="00E929DD"/>
    <w:rsid w:val="00E92AC3"/>
    <w:rsid w:val="00E92B01"/>
    <w:rsid w:val="00E92BDB"/>
    <w:rsid w:val="00E92D5D"/>
    <w:rsid w:val="00E92D95"/>
    <w:rsid w:val="00E9336B"/>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8C"/>
    <w:rsid w:val="00E942D7"/>
    <w:rsid w:val="00E94399"/>
    <w:rsid w:val="00E943E9"/>
    <w:rsid w:val="00E9447B"/>
    <w:rsid w:val="00E944AF"/>
    <w:rsid w:val="00E944E1"/>
    <w:rsid w:val="00E94559"/>
    <w:rsid w:val="00E94637"/>
    <w:rsid w:val="00E94714"/>
    <w:rsid w:val="00E94779"/>
    <w:rsid w:val="00E948D6"/>
    <w:rsid w:val="00E94905"/>
    <w:rsid w:val="00E94963"/>
    <w:rsid w:val="00E94C94"/>
    <w:rsid w:val="00E94EEB"/>
    <w:rsid w:val="00E95269"/>
    <w:rsid w:val="00E953E4"/>
    <w:rsid w:val="00E95458"/>
    <w:rsid w:val="00E955C3"/>
    <w:rsid w:val="00E9564F"/>
    <w:rsid w:val="00E95696"/>
    <w:rsid w:val="00E95824"/>
    <w:rsid w:val="00E95A1A"/>
    <w:rsid w:val="00E95B55"/>
    <w:rsid w:val="00E95C01"/>
    <w:rsid w:val="00E95E08"/>
    <w:rsid w:val="00E95FF2"/>
    <w:rsid w:val="00E96335"/>
    <w:rsid w:val="00E96466"/>
    <w:rsid w:val="00E964D5"/>
    <w:rsid w:val="00E96601"/>
    <w:rsid w:val="00E9666D"/>
    <w:rsid w:val="00E96697"/>
    <w:rsid w:val="00E966DB"/>
    <w:rsid w:val="00E9682D"/>
    <w:rsid w:val="00E96838"/>
    <w:rsid w:val="00E968C3"/>
    <w:rsid w:val="00E96B29"/>
    <w:rsid w:val="00E96C7E"/>
    <w:rsid w:val="00E96CEA"/>
    <w:rsid w:val="00E96F0D"/>
    <w:rsid w:val="00E972C0"/>
    <w:rsid w:val="00E97313"/>
    <w:rsid w:val="00E97466"/>
    <w:rsid w:val="00E9748C"/>
    <w:rsid w:val="00E97738"/>
    <w:rsid w:val="00E97789"/>
    <w:rsid w:val="00E97792"/>
    <w:rsid w:val="00E97829"/>
    <w:rsid w:val="00E97833"/>
    <w:rsid w:val="00E978A5"/>
    <w:rsid w:val="00E97AAF"/>
    <w:rsid w:val="00E97CE1"/>
    <w:rsid w:val="00E97E9F"/>
    <w:rsid w:val="00EA00B1"/>
    <w:rsid w:val="00EA00B9"/>
    <w:rsid w:val="00EA0134"/>
    <w:rsid w:val="00EA016E"/>
    <w:rsid w:val="00EA01E9"/>
    <w:rsid w:val="00EA0210"/>
    <w:rsid w:val="00EA0272"/>
    <w:rsid w:val="00EA02EC"/>
    <w:rsid w:val="00EA043E"/>
    <w:rsid w:val="00EA04C2"/>
    <w:rsid w:val="00EA0576"/>
    <w:rsid w:val="00EA0702"/>
    <w:rsid w:val="00EA0708"/>
    <w:rsid w:val="00EA0837"/>
    <w:rsid w:val="00EA0840"/>
    <w:rsid w:val="00EA09DF"/>
    <w:rsid w:val="00EA0EA1"/>
    <w:rsid w:val="00EA0F5A"/>
    <w:rsid w:val="00EA0F62"/>
    <w:rsid w:val="00EA0FFF"/>
    <w:rsid w:val="00EA12DE"/>
    <w:rsid w:val="00EA139B"/>
    <w:rsid w:val="00EA1434"/>
    <w:rsid w:val="00EA16D5"/>
    <w:rsid w:val="00EA175A"/>
    <w:rsid w:val="00EA192E"/>
    <w:rsid w:val="00EA19E1"/>
    <w:rsid w:val="00EA1A14"/>
    <w:rsid w:val="00EA1C32"/>
    <w:rsid w:val="00EA1EBA"/>
    <w:rsid w:val="00EA20CE"/>
    <w:rsid w:val="00EA21CB"/>
    <w:rsid w:val="00EA248A"/>
    <w:rsid w:val="00EA2526"/>
    <w:rsid w:val="00EA2547"/>
    <w:rsid w:val="00EA2570"/>
    <w:rsid w:val="00EA269E"/>
    <w:rsid w:val="00EA2969"/>
    <w:rsid w:val="00EA2A6E"/>
    <w:rsid w:val="00EA2B5A"/>
    <w:rsid w:val="00EA2BCD"/>
    <w:rsid w:val="00EA2C27"/>
    <w:rsid w:val="00EA2C44"/>
    <w:rsid w:val="00EA2CBF"/>
    <w:rsid w:val="00EA2CE7"/>
    <w:rsid w:val="00EA2F71"/>
    <w:rsid w:val="00EA302F"/>
    <w:rsid w:val="00EA307A"/>
    <w:rsid w:val="00EA3500"/>
    <w:rsid w:val="00EA3574"/>
    <w:rsid w:val="00EA3575"/>
    <w:rsid w:val="00EA3713"/>
    <w:rsid w:val="00EA3783"/>
    <w:rsid w:val="00EA378C"/>
    <w:rsid w:val="00EA382D"/>
    <w:rsid w:val="00EA3A36"/>
    <w:rsid w:val="00EA3B0F"/>
    <w:rsid w:val="00EA3C67"/>
    <w:rsid w:val="00EA3E5F"/>
    <w:rsid w:val="00EA3F21"/>
    <w:rsid w:val="00EA3FAB"/>
    <w:rsid w:val="00EA4066"/>
    <w:rsid w:val="00EA4087"/>
    <w:rsid w:val="00EA4112"/>
    <w:rsid w:val="00EA4161"/>
    <w:rsid w:val="00EA41DF"/>
    <w:rsid w:val="00EA462F"/>
    <w:rsid w:val="00EA4890"/>
    <w:rsid w:val="00EA495D"/>
    <w:rsid w:val="00EA4C37"/>
    <w:rsid w:val="00EA4C77"/>
    <w:rsid w:val="00EA4CC9"/>
    <w:rsid w:val="00EA4D76"/>
    <w:rsid w:val="00EA4FFA"/>
    <w:rsid w:val="00EA53A8"/>
    <w:rsid w:val="00EA540F"/>
    <w:rsid w:val="00EA54A3"/>
    <w:rsid w:val="00EA5613"/>
    <w:rsid w:val="00EA5673"/>
    <w:rsid w:val="00EA56E0"/>
    <w:rsid w:val="00EA585F"/>
    <w:rsid w:val="00EA58BB"/>
    <w:rsid w:val="00EA5A4B"/>
    <w:rsid w:val="00EA5B2C"/>
    <w:rsid w:val="00EA5CE2"/>
    <w:rsid w:val="00EA5CEA"/>
    <w:rsid w:val="00EA5D3A"/>
    <w:rsid w:val="00EA5D6B"/>
    <w:rsid w:val="00EA5F20"/>
    <w:rsid w:val="00EA609F"/>
    <w:rsid w:val="00EA60EF"/>
    <w:rsid w:val="00EA622F"/>
    <w:rsid w:val="00EA6283"/>
    <w:rsid w:val="00EA6287"/>
    <w:rsid w:val="00EA62FC"/>
    <w:rsid w:val="00EA6315"/>
    <w:rsid w:val="00EA6327"/>
    <w:rsid w:val="00EA63CA"/>
    <w:rsid w:val="00EA6488"/>
    <w:rsid w:val="00EA660D"/>
    <w:rsid w:val="00EA6711"/>
    <w:rsid w:val="00EA6730"/>
    <w:rsid w:val="00EA680C"/>
    <w:rsid w:val="00EA68F2"/>
    <w:rsid w:val="00EA6A98"/>
    <w:rsid w:val="00EA6F0D"/>
    <w:rsid w:val="00EA6FEE"/>
    <w:rsid w:val="00EA72D7"/>
    <w:rsid w:val="00EA73E8"/>
    <w:rsid w:val="00EA74B5"/>
    <w:rsid w:val="00EA7545"/>
    <w:rsid w:val="00EA7664"/>
    <w:rsid w:val="00EA7728"/>
    <w:rsid w:val="00EA78B5"/>
    <w:rsid w:val="00EA7945"/>
    <w:rsid w:val="00EA7AB6"/>
    <w:rsid w:val="00EA7CA5"/>
    <w:rsid w:val="00EA7D6A"/>
    <w:rsid w:val="00EA7DED"/>
    <w:rsid w:val="00EA7EA4"/>
    <w:rsid w:val="00EB0449"/>
    <w:rsid w:val="00EB0549"/>
    <w:rsid w:val="00EB05C8"/>
    <w:rsid w:val="00EB062C"/>
    <w:rsid w:val="00EB09D2"/>
    <w:rsid w:val="00EB0B88"/>
    <w:rsid w:val="00EB0BE6"/>
    <w:rsid w:val="00EB0D14"/>
    <w:rsid w:val="00EB0FD1"/>
    <w:rsid w:val="00EB1494"/>
    <w:rsid w:val="00EB151D"/>
    <w:rsid w:val="00EB1835"/>
    <w:rsid w:val="00EB1858"/>
    <w:rsid w:val="00EB18F9"/>
    <w:rsid w:val="00EB1B3D"/>
    <w:rsid w:val="00EB1BB4"/>
    <w:rsid w:val="00EB1CA3"/>
    <w:rsid w:val="00EB1E0D"/>
    <w:rsid w:val="00EB1E5F"/>
    <w:rsid w:val="00EB1EFF"/>
    <w:rsid w:val="00EB203B"/>
    <w:rsid w:val="00EB2151"/>
    <w:rsid w:val="00EB21FE"/>
    <w:rsid w:val="00EB2273"/>
    <w:rsid w:val="00EB23AD"/>
    <w:rsid w:val="00EB2544"/>
    <w:rsid w:val="00EB260D"/>
    <w:rsid w:val="00EB2652"/>
    <w:rsid w:val="00EB28F5"/>
    <w:rsid w:val="00EB2930"/>
    <w:rsid w:val="00EB2A54"/>
    <w:rsid w:val="00EB2B03"/>
    <w:rsid w:val="00EB2DD5"/>
    <w:rsid w:val="00EB2F97"/>
    <w:rsid w:val="00EB3007"/>
    <w:rsid w:val="00EB3261"/>
    <w:rsid w:val="00EB34E0"/>
    <w:rsid w:val="00EB3512"/>
    <w:rsid w:val="00EB3556"/>
    <w:rsid w:val="00EB360A"/>
    <w:rsid w:val="00EB37EC"/>
    <w:rsid w:val="00EB3867"/>
    <w:rsid w:val="00EB38EA"/>
    <w:rsid w:val="00EB3E65"/>
    <w:rsid w:val="00EB3FFB"/>
    <w:rsid w:val="00EB4159"/>
    <w:rsid w:val="00EB42D1"/>
    <w:rsid w:val="00EB44BF"/>
    <w:rsid w:val="00EB4827"/>
    <w:rsid w:val="00EB482E"/>
    <w:rsid w:val="00EB4964"/>
    <w:rsid w:val="00EB4B34"/>
    <w:rsid w:val="00EB4C6D"/>
    <w:rsid w:val="00EB4DAE"/>
    <w:rsid w:val="00EB4DAF"/>
    <w:rsid w:val="00EB4DD1"/>
    <w:rsid w:val="00EB4E52"/>
    <w:rsid w:val="00EB4E94"/>
    <w:rsid w:val="00EB4E96"/>
    <w:rsid w:val="00EB4ECC"/>
    <w:rsid w:val="00EB5271"/>
    <w:rsid w:val="00EB527C"/>
    <w:rsid w:val="00EB5562"/>
    <w:rsid w:val="00EB585F"/>
    <w:rsid w:val="00EB5A21"/>
    <w:rsid w:val="00EB5A2C"/>
    <w:rsid w:val="00EB5AF3"/>
    <w:rsid w:val="00EB5D1C"/>
    <w:rsid w:val="00EB5D37"/>
    <w:rsid w:val="00EB5DCB"/>
    <w:rsid w:val="00EB5F4B"/>
    <w:rsid w:val="00EB6055"/>
    <w:rsid w:val="00EB60D0"/>
    <w:rsid w:val="00EB60D9"/>
    <w:rsid w:val="00EB619B"/>
    <w:rsid w:val="00EB647F"/>
    <w:rsid w:val="00EB64D1"/>
    <w:rsid w:val="00EB64FD"/>
    <w:rsid w:val="00EB6531"/>
    <w:rsid w:val="00EB65A7"/>
    <w:rsid w:val="00EB65F1"/>
    <w:rsid w:val="00EB667E"/>
    <w:rsid w:val="00EB6858"/>
    <w:rsid w:val="00EB6A33"/>
    <w:rsid w:val="00EB6F8D"/>
    <w:rsid w:val="00EB6FC1"/>
    <w:rsid w:val="00EB70A0"/>
    <w:rsid w:val="00EB7195"/>
    <w:rsid w:val="00EB71AD"/>
    <w:rsid w:val="00EB7283"/>
    <w:rsid w:val="00EB733D"/>
    <w:rsid w:val="00EB7832"/>
    <w:rsid w:val="00EB78B3"/>
    <w:rsid w:val="00EB7A68"/>
    <w:rsid w:val="00EB7C27"/>
    <w:rsid w:val="00EB7D31"/>
    <w:rsid w:val="00EC008D"/>
    <w:rsid w:val="00EC0317"/>
    <w:rsid w:val="00EC042C"/>
    <w:rsid w:val="00EC06F4"/>
    <w:rsid w:val="00EC0775"/>
    <w:rsid w:val="00EC0884"/>
    <w:rsid w:val="00EC0978"/>
    <w:rsid w:val="00EC09D8"/>
    <w:rsid w:val="00EC0A78"/>
    <w:rsid w:val="00EC0B69"/>
    <w:rsid w:val="00EC0D38"/>
    <w:rsid w:val="00EC0DBE"/>
    <w:rsid w:val="00EC0EB3"/>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470"/>
    <w:rsid w:val="00EC2491"/>
    <w:rsid w:val="00EC2697"/>
    <w:rsid w:val="00EC2835"/>
    <w:rsid w:val="00EC2B1C"/>
    <w:rsid w:val="00EC2D94"/>
    <w:rsid w:val="00EC2E38"/>
    <w:rsid w:val="00EC2F4A"/>
    <w:rsid w:val="00EC315F"/>
    <w:rsid w:val="00EC3161"/>
    <w:rsid w:val="00EC31B9"/>
    <w:rsid w:val="00EC3281"/>
    <w:rsid w:val="00EC3313"/>
    <w:rsid w:val="00EC34CB"/>
    <w:rsid w:val="00EC35CF"/>
    <w:rsid w:val="00EC369F"/>
    <w:rsid w:val="00EC3930"/>
    <w:rsid w:val="00EC3953"/>
    <w:rsid w:val="00EC396E"/>
    <w:rsid w:val="00EC39D3"/>
    <w:rsid w:val="00EC3A24"/>
    <w:rsid w:val="00EC3A7F"/>
    <w:rsid w:val="00EC3B13"/>
    <w:rsid w:val="00EC3B74"/>
    <w:rsid w:val="00EC3B8B"/>
    <w:rsid w:val="00EC40C7"/>
    <w:rsid w:val="00EC41F4"/>
    <w:rsid w:val="00EC421C"/>
    <w:rsid w:val="00EC4689"/>
    <w:rsid w:val="00EC473A"/>
    <w:rsid w:val="00EC47CA"/>
    <w:rsid w:val="00EC487E"/>
    <w:rsid w:val="00EC4984"/>
    <w:rsid w:val="00EC4B06"/>
    <w:rsid w:val="00EC4BC1"/>
    <w:rsid w:val="00EC4E0A"/>
    <w:rsid w:val="00EC519B"/>
    <w:rsid w:val="00EC51C5"/>
    <w:rsid w:val="00EC52E7"/>
    <w:rsid w:val="00EC540D"/>
    <w:rsid w:val="00EC5746"/>
    <w:rsid w:val="00EC5806"/>
    <w:rsid w:val="00EC5906"/>
    <w:rsid w:val="00EC5AC1"/>
    <w:rsid w:val="00EC5B16"/>
    <w:rsid w:val="00EC5BD8"/>
    <w:rsid w:val="00EC61CA"/>
    <w:rsid w:val="00EC62FE"/>
    <w:rsid w:val="00EC66A7"/>
    <w:rsid w:val="00EC6714"/>
    <w:rsid w:val="00EC68A8"/>
    <w:rsid w:val="00EC6924"/>
    <w:rsid w:val="00EC6936"/>
    <w:rsid w:val="00EC6A53"/>
    <w:rsid w:val="00EC6AFD"/>
    <w:rsid w:val="00EC6BB1"/>
    <w:rsid w:val="00EC6C16"/>
    <w:rsid w:val="00EC6D40"/>
    <w:rsid w:val="00EC6E33"/>
    <w:rsid w:val="00EC6E5E"/>
    <w:rsid w:val="00EC6E67"/>
    <w:rsid w:val="00EC6FDB"/>
    <w:rsid w:val="00EC701E"/>
    <w:rsid w:val="00EC7034"/>
    <w:rsid w:val="00EC7122"/>
    <w:rsid w:val="00EC7249"/>
    <w:rsid w:val="00EC728E"/>
    <w:rsid w:val="00EC72B0"/>
    <w:rsid w:val="00EC75A3"/>
    <w:rsid w:val="00EC75FA"/>
    <w:rsid w:val="00EC75FD"/>
    <w:rsid w:val="00EC76FC"/>
    <w:rsid w:val="00EC7782"/>
    <w:rsid w:val="00EC77E2"/>
    <w:rsid w:val="00EC7B05"/>
    <w:rsid w:val="00EC7CF6"/>
    <w:rsid w:val="00EC7DA8"/>
    <w:rsid w:val="00EC7E3B"/>
    <w:rsid w:val="00EC7E9E"/>
    <w:rsid w:val="00EC7ED4"/>
    <w:rsid w:val="00EC7F95"/>
    <w:rsid w:val="00ED0048"/>
    <w:rsid w:val="00ED00F0"/>
    <w:rsid w:val="00ED02AD"/>
    <w:rsid w:val="00ED02F0"/>
    <w:rsid w:val="00ED0503"/>
    <w:rsid w:val="00ED0679"/>
    <w:rsid w:val="00ED06A2"/>
    <w:rsid w:val="00ED0721"/>
    <w:rsid w:val="00ED07B4"/>
    <w:rsid w:val="00ED09A6"/>
    <w:rsid w:val="00ED09E6"/>
    <w:rsid w:val="00ED0A94"/>
    <w:rsid w:val="00ED0B5D"/>
    <w:rsid w:val="00ED0B8F"/>
    <w:rsid w:val="00ED0BE9"/>
    <w:rsid w:val="00ED105C"/>
    <w:rsid w:val="00ED1145"/>
    <w:rsid w:val="00ED11BB"/>
    <w:rsid w:val="00ED1482"/>
    <w:rsid w:val="00ED1580"/>
    <w:rsid w:val="00ED183A"/>
    <w:rsid w:val="00ED1840"/>
    <w:rsid w:val="00ED1BBF"/>
    <w:rsid w:val="00ED1BEE"/>
    <w:rsid w:val="00ED1E2C"/>
    <w:rsid w:val="00ED210A"/>
    <w:rsid w:val="00ED2473"/>
    <w:rsid w:val="00ED24BF"/>
    <w:rsid w:val="00ED25BC"/>
    <w:rsid w:val="00ED26A0"/>
    <w:rsid w:val="00ED26AA"/>
    <w:rsid w:val="00ED27E5"/>
    <w:rsid w:val="00ED2C66"/>
    <w:rsid w:val="00ED2D05"/>
    <w:rsid w:val="00ED2D56"/>
    <w:rsid w:val="00ED304B"/>
    <w:rsid w:val="00ED3273"/>
    <w:rsid w:val="00ED34E0"/>
    <w:rsid w:val="00ED35D5"/>
    <w:rsid w:val="00ED3993"/>
    <w:rsid w:val="00ED3A6E"/>
    <w:rsid w:val="00ED3ACD"/>
    <w:rsid w:val="00ED3C23"/>
    <w:rsid w:val="00ED3DD3"/>
    <w:rsid w:val="00ED4057"/>
    <w:rsid w:val="00ED40AA"/>
    <w:rsid w:val="00ED4148"/>
    <w:rsid w:val="00ED416A"/>
    <w:rsid w:val="00ED4285"/>
    <w:rsid w:val="00ED4315"/>
    <w:rsid w:val="00ED4407"/>
    <w:rsid w:val="00ED44DD"/>
    <w:rsid w:val="00ED45F8"/>
    <w:rsid w:val="00ED49B4"/>
    <w:rsid w:val="00ED4A57"/>
    <w:rsid w:val="00ED4ACC"/>
    <w:rsid w:val="00ED4B23"/>
    <w:rsid w:val="00ED4BEB"/>
    <w:rsid w:val="00ED4C6D"/>
    <w:rsid w:val="00ED4D9F"/>
    <w:rsid w:val="00ED4E88"/>
    <w:rsid w:val="00ED4F9F"/>
    <w:rsid w:val="00ED5038"/>
    <w:rsid w:val="00ED534A"/>
    <w:rsid w:val="00ED5373"/>
    <w:rsid w:val="00ED53A1"/>
    <w:rsid w:val="00ED55C1"/>
    <w:rsid w:val="00ED5996"/>
    <w:rsid w:val="00ED59F6"/>
    <w:rsid w:val="00ED5AC1"/>
    <w:rsid w:val="00ED5B6F"/>
    <w:rsid w:val="00ED5BE4"/>
    <w:rsid w:val="00ED5C58"/>
    <w:rsid w:val="00ED5C6D"/>
    <w:rsid w:val="00ED5E80"/>
    <w:rsid w:val="00ED5F51"/>
    <w:rsid w:val="00ED6079"/>
    <w:rsid w:val="00ED6114"/>
    <w:rsid w:val="00ED64E9"/>
    <w:rsid w:val="00ED6550"/>
    <w:rsid w:val="00ED657A"/>
    <w:rsid w:val="00ED6895"/>
    <w:rsid w:val="00ED6900"/>
    <w:rsid w:val="00ED6A12"/>
    <w:rsid w:val="00ED6CD4"/>
    <w:rsid w:val="00ED6D49"/>
    <w:rsid w:val="00ED6D9B"/>
    <w:rsid w:val="00ED6DEF"/>
    <w:rsid w:val="00ED6FEE"/>
    <w:rsid w:val="00ED70EE"/>
    <w:rsid w:val="00ED7399"/>
    <w:rsid w:val="00ED74EF"/>
    <w:rsid w:val="00ED7591"/>
    <w:rsid w:val="00ED75A2"/>
    <w:rsid w:val="00ED75FF"/>
    <w:rsid w:val="00ED776A"/>
    <w:rsid w:val="00ED783F"/>
    <w:rsid w:val="00ED7A81"/>
    <w:rsid w:val="00ED7B14"/>
    <w:rsid w:val="00ED7B28"/>
    <w:rsid w:val="00ED7C72"/>
    <w:rsid w:val="00ED7C9E"/>
    <w:rsid w:val="00ED7EB7"/>
    <w:rsid w:val="00ED7ED3"/>
    <w:rsid w:val="00ED7FE9"/>
    <w:rsid w:val="00EE0075"/>
    <w:rsid w:val="00EE0109"/>
    <w:rsid w:val="00EE0111"/>
    <w:rsid w:val="00EE01BD"/>
    <w:rsid w:val="00EE0314"/>
    <w:rsid w:val="00EE0616"/>
    <w:rsid w:val="00EE0655"/>
    <w:rsid w:val="00EE0695"/>
    <w:rsid w:val="00EE06FE"/>
    <w:rsid w:val="00EE098B"/>
    <w:rsid w:val="00EE09FF"/>
    <w:rsid w:val="00EE0A4F"/>
    <w:rsid w:val="00EE1011"/>
    <w:rsid w:val="00EE117E"/>
    <w:rsid w:val="00EE1189"/>
    <w:rsid w:val="00EE1448"/>
    <w:rsid w:val="00EE1589"/>
    <w:rsid w:val="00EE192E"/>
    <w:rsid w:val="00EE1B6B"/>
    <w:rsid w:val="00EE1BB8"/>
    <w:rsid w:val="00EE1C2F"/>
    <w:rsid w:val="00EE1CAB"/>
    <w:rsid w:val="00EE1E10"/>
    <w:rsid w:val="00EE1EBB"/>
    <w:rsid w:val="00EE1F05"/>
    <w:rsid w:val="00EE1FCF"/>
    <w:rsid w:val="00EE21D1"/>
    <w:rsid w:val="00EE23EF"/>
    <w:rsid w:val="00EE250B"/>
    <w:rsid w:val="00EE25B3"/>
    <w:rsid w:val="00EE260D"/>
    <w:rsid w:val="00EE29E8"/>
    <w:rsid w:val="00EE2A0C"/>
    <w:rsid w:val="00EE2A39"/>
    <w:rsid w:val="00EE2E3C"/>
    <w:rsid w:val="00EE301C"/>
    <w:rsid w:val="00EE31CE"/>
    <w:rsid w:val="00EE32D3"/>
    <w:rsid w:val="00EE34D7"/>
    <w:rsid w:val="00EE389C"/>
    <w:rsid w:val="00EE3A0A"/>
    <w:rsid w:val="00EE3B4B"/>
    <w:rsid w:val="00EE3CE2"/>
    <w:rsid w:val="00EE3CEC"/>
    <w:rsid w:val="00EE3D35"/>
    <w:rsid w:val="00EE3E0C"/>
    <w:rsid w:val="00EE3FC8"/>
    <w:rsid w:val="00EE3FFE"/>
    <w:rsid w:val="00EE41CD"/>
    <w:rsid w:val="00EE44FC"/>
    <w:rsid w:val="00EE4613"/>
    <w:rsid w:val="00EE4650"/>
    <w:rsid w:val="00EE469C"/>
    <w:rsid w:val="00EE4AD5"/>
    <w:rsid w:val="00EE4C2F"/>
    <w:rsid w:val="00EE4CEE"/>
    <w:rsid w:val="00EE4E19"/>
    <w:rsid w:val="00EE5041"/>
    <w:rsid w:val="00EE504B"/>
    <w:rsid w:val="00EE522D"/>
    <w:rsid w:val="00EE523D"/>
    <w:rsid w:val="00EE525D"/>
    <w:rsid w:val="00EE54BA"/>
    <w:rsid w:val="00EE5775"/>
    <w:rsid w:val="00EE57E0"/>
    <w:rsid w:val="00EE5851"/>
    <w:rsid w:val="00EE5972"/>
    <w:rsid w:val="00EE59BF"/>
    <w:rsid w:val="00EE5A73"/>
    <w:rsid w:val="00EE5ABC"/>
    <w:rsid w:val="00EE5B75"/>
    <w:rsid w:val="00EE5B87"/>
    <w:rsid w:val="00EE5C29"/>
    <w:rsid w:val="00EE5C54"/>
    <w:rsid w:val="00EE5C5B"/>
    <w:rsid w:val="00EE5D1D"/>
    <w:rsid w:val="00EE5D7B"/>
    <w:rsid w:val="00EE5DCE"/>
    <w:rsid w:val="00EE5DDE"/>
    <w:rsid w:val="00EE5F98"/>
    <w:rsid w:val="00EE605D"/>
    <w:rsid w:val="00EE6080"/>
    <w:rsid w:val="00EE609C"/>
    <w:rsid w:val="00EE6100"/>
    <w:rsid w:val="00EE61B8"/>
    <w:rsid w:val="00EE61E2"/>
    <w:rsid w:val="00EE61EE"/>
    <w:rsid w:val="00EE635E"/>
    <w:rsid w:val="00EE65E5"/>
    <w:rsid w:val="00EE6784"/>
    <w:rsid w:val="00EE67D2"/>
    <w:rsid w:val="00EE67D8"/>
    <w:rsid w:val="00EE6812"/>
    <w:rsid w:val="00EE6AB6"/>
    <w:rsid w:val="00EE6D41"/>
    <w:rsid w:val="00EE6E9F"/>
    <w:rsid w:val="00EE6EDB"/>
    <w:rsid w:val="00EE74ED"/>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2F7"/>
    <w:rsid w:val="00EF13F5"/>
    <w:rsid w:val="00EF1859"/>
    <w:rsid w:val="00EF1B4B"/>
    <w:rsid w:val="00EF1C05"/>
    <w:rsid w:val="00EF1E30"/>
    <w:rsid w:val="00EF1F6B"/>
    <w:rsid w:val="00EF2110"/>
    <w:rsid w:val="00EF21D0"/>
    <w:rsid w:val="00EF23AE"/>
    <w:rsid w:val="00EF23E3"/>
    <w:rsid w:val="00EF25C0"/>
    <w:rsid w:val="00EF26DB"/>
    <w:rsid w:val="00EF2720"/>
    <w:rsid w:val="00EF2864"/>
    <w:rsid w:val="00EF28FB"/>
    <w:rsid w:val="00EF2929"/>
    <w:rsid w:val="00EF2A08"/>
    <w:rsid w:val="00EF2E7D"/>
    <w:rsid w:val="00EF2ED0"/>
    <w:rsid w:val="00EF32EF"/>
    <w:rsid w:val="00EF3438"/>
    <w:rsid w:val="00EF3735"/>
    <w:rsid w:val="00EF3AE2"/>
    <w:rsid w:val="00EF3C09"/>
    <w:rsid w:val="00EF3CE4"/>
    <w:rsid w:val="00EF3F98"/>
    <w:rsid w:val="00EF4020"/>
    <w:rsid w:val="00EF4125"/>
    <w:rsid w:val="00EF436B"/>
    <w:rsid w:val="00EF4407"/>
    <w:rsid w:val="00EF4621"/>
    <w:rsid w:val="00EF486E"/>
    <w:rsid w:val="00EF491D"/>
    <w:rsid w:val="00EF495D"/>
    <w:rsid w:val="00EF4B17"/>
    <w:rsid w:val="00EF4C3E"/>
    <w:rsid w:val="00EF4D42"/>
    <w:rsid w:val="00EF4FD5"/>
    <w:rsid w:val="00EF50AF"/>
    <w:rsid w:val="00EF50FD"/>
    <w:rsid w:val="00EF521B"/>
    <w:rsid w:val="00EF5340"/>
    <w:rsid w:val="00EF541F"/>
    <w:rsid w:val="00EF54BB"/>
    <w:rsid w:val="00EF5661"/>
    <w:rsid w:val="00EF5686"/>
    <w:rsid w:val="00EF57CA"/>
    <w:rsid w:val="00EF5A7D"/>
    <w:rsid w:val="00EF5DB8"/>
    <w:rsid w:val="00EF5FC6"/>
    <w:rsid w:val="00EF605C"/>
    <w:rsid w:val="00EF61D3"/>
    <w:rsid w:val="00EF61E1"/>
    <w:rsid w:val="00EF6298"/>
    <w:rsid w:val="00EF62E5"/>
    <w:rsid w:val="00EF62FD"/>
    <w:rsid w:val="00EF6392"/>
    <w:rsid w:val="00EF64F2"/>
    <w:rsid w:val="00EF6669"/>
    <w:rsid w:val="00EF672F"/>
    <w:rsid w:val="00EF6868"/>
    <w:rsid w:val="00EF6BDA"/>
    <w:rsid w:val="00EF6C8A"/>
    <w:rsid w:val="00EF6C8D"/>
    <w:rsid w:val="00EF6DC9"/>
    <w:rsid w:val="00EF6E4F"/>
    <w:rsid w:val="00EF70A9"/>
    <w:rsid w:val="00EF70FC"/>
    <w:rsid w:val="00EF712E"/>
    <w:rsid w:val="00EF767A"/>
    <w:rsid w:val="00EF76F0"/>
    <w:rsid w:val="00EF7724"/>
    <w:rsid w:val="00EF784C"/>
    <w:rsid w:val="00EF7856"/>
    <w:rsid w:val="00EF794E"/>
    <w:rsid w:val="00EF7C50"/>
    <w:rsid w:val="00EF7CDB"/>
    <w:rsid w:val="00EF7EB9"/>
    <w:rsid w:val="00EF7F18"/>
    <w:rsid w:val="00EF7FE9"/>
    <w:rsid w:val="00F0002F"/>
    <w:rsid w:val="00F0003F"/>
    <w:rsid w:val="00F000FA"/>
    <w:rsid w:val="00F0014E"/>
    <w:rsid w:val="00F002E1"/>
    <w:rsid w:val="00F003A2"/>
    <w:rsid w:val="00F00601"/>
    <w:rsid w:val="00F00686"/>
    <w:rsid w:val="00F006F9"/>
    <w:rsid w:val="00F00A91"/>
    <w:rsid w:val="00F00BAA"/>
    <w:rsid w:val="00F00C1F"/>
    <w:rsid w:val="00F00C81"/>
    <w:rsid w:val="00F00CCD"/>
    <w:rsid w:val="00F00D99"/>
    <w:rsid w:val="00F00DE6"/>
    <w:rsid w:val="00F01093"/>
    <w:rsid w:val="00F01394"/>
    <w:rsid w:val="00F014B7"/>
    <w:rsid w:val="00F014C9"/>
    <w:rsid w:val="00F014E3"/>
    <w:rsid w:val="00F016D4"/>
    <w:rsid w:val="00F016DF"/>
    <w:rsid w:val="00F01770"/>
    <w:rsid w:val="00F0186D"/>
    <w:rsid w:val="00F0195E"/>
    <w:rsid w:val="00F01A11"/>
    <w:rsid w:val="00F01A2E"/>
    <w:rsid w:val="00F01C31"/>
    <w:rsid w:val="00F01D7E"/>
    <w:rsid w:val="00F01EB0"/>
    <w:rsid w:val="00F02054"/>
    <w:rsid w:val="00F0240A"/>
    <w:rsid w:val="00F02436"/>
    <w:rsid w:val="00F02647"/>
    <w:rsid w:val="00F0276C"/>
    <w:rsid w:val="00F0297E"/>
    <w:rsid w:val="00F029A2"/>
    <w:rsid w:val="00F029D6"/>
    <w:rsid w:val="00F02A6C"/>
    <w:rsid w:val="00F02E47"/>
    <w:rsid w:val="00F02EAF"/>
    <w:rsid w:val="00F031C4"/>
    <w:rsid w:val="00F03282"/>
    <w:rsid w:val="00F034BB"/>
    <w:rsid w:val="00F035A4"/>
    <w:rsid w:val="00F036EE"/>
    <w:rsid w:val="00F037B6"/>
    <w:rsid w:val="00F039F7"/>
    <w:rsid w:val="00F03C68"/>
    <w:rsid w:val="00F03D39"/>
    <w:rsid w:val="00F03FD0"/>
    <w:rsid w:val="00F03FDF"/>
    <w:rsid w:val="00F04056"/>
    <w:rsid w:val="00F040DD"/>
    <w:rsid w:val="00F0414F"/>
    <w:rsid w:val="00F0417D"/>
    <w:rsid w:val="00F0423F"/>
    <w:rsid w:val="00F04456"/>
    <w:rsid w:val="00F04531"/>
    <w:rsid w:val="00F045A6"/>
    <w:rsid w:val="00F04693"/>
    <w:rsid w:val="00F0476C"/>
    <w:rsid w:val="00F0478A"/>
    <w:rsid w:val="00F047EF"/>
    <w:rsid w:val="00F048AF"/>
    <w:rsid w:val="00F04941"/>
    <w:rsid w:val="00F0495B"/>
    <w:rsid w:val="00F04B7A"/>
    <w:rsid w:val="00F04B7C"/>
    <w:rsid w:val="00F04B9E"/>
    <w:rsid w:val="00F04C3E"/>
    <w:rsid w:val="00F05035"/>
    <w:rsid w:val="00F05265"/>
    <w:rsid w:val="00F0529B"/>
    <w:rsid w:val="00F05345"/>
    <w:rsid w:val="00F05399"/>
    <w:rsid w:val="00F054C5"/>
    <w:rsid w:val="00F0555B"/>
    <w:rsid w:val="00F05991"/>
    <w:rsid w:val="00F05C1E"/>
    <w:rsid w:val="00F05C23"/>
    <w:rsid w:val="00F05C2C"/>
    <w:rsid w:val="00F05D86"/>
    <w:rsid w:val="00F05DF0"/>
    <w:rsid w:val="00F05E10"/>
    <w:rsid w:val="00F05E19"/>
    <w:rsid w:val="00F05E25"/>
    <w:rsid w:val="00F05EFE"/>
    <w:rsid w:val="00F05F53"/>
    <w:rsid w:val="00F05F83"/>
    <w:rsid w:val="00F060AD"/>
    <w:rsid w:val="00F06103"/>
    <w:rsid w:val="00F06128"/>
    <w:rsid w:val="00F06212"/>
    <w:rsid w:val="00F06244"/>
    <w:rsid w:val="00F066DA"/>
    <w:rsid w:val="00F06806"/>
    <w:rsid w:val="00F069C8"/>
    <w:rsid w:val="00F06A3C"/>
    <w:rsid w:val="00F06AF2"/>
    <w:rsid w:val="00F06AFB"/>
    <w:rsid w:val="00F06B1E"/>
    <w:rsid w:val="00F06E43"/>
    <w:rsid w:val="00F070C0"/>
    <w:rsid w:val="00F0710D"/>
    <w:rsid w:val="00F074D7"/>
    <w:rsid w:val="00F07514"/>
    <w:rsid w:val="00F07581"/>
    <w:rsid w:val="00F0760F"/>
    <w:rsid w:val="00F07682"/>
    <w:rsid w:val="00F07703"/>
    <w:rsid w:val="00F079E2"/>
    <w:rsid w:val="00F079FC"/>
    <w:rsid w:val="00F07B91"/>
    <w:rsid w:val="00F07D98"/>
    <w:rsid w:val="00F07E62"/>
    <w:rsid w:val="00F07EBB"/>
    <w:rsid w:val="00F07F14"/>
    <w:rsid w:val="00F07F2C"/>
    <w:rsid w:val="00F07F3F"/>
    <w:rsid w:val="00F100C1"/>
    <w:rsid w:val="00F10267"/>
    <w:rsid w:val="00F103A8"/>
    <w:rsid w:val="00F103B5"/>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1E57"/>
    <w:rsid w:val="00F12079"/>
    <w:rsid w:val="00F12231"/>
    <w:rsid w:val="00F12253"/>
    <w:rsid w:val="00F122AA"/>
    <w:rsid w:val="00F12392"/>
    <w:rsid w:val="00F1243F"/>
    <w:rsid w:val="00F124EB"/>
    <w:rsid w:val="00F125DD"/>
    <w:rsid w:val="00F1268F"/>
    <w:rsid w:val="00F12774"/>
    <w:rsid w:val="00F129DA"/>
    <w:rsid w:val="00F12AAE"/>
    <w:rsid w:val="00F12AF4"/>
    <w:rsid w:val="00F12B5B"/>
    <w:rsid w:val="00F12B8A"/>
    <w:rsid w:val="00F12C85"/>
    <w:rsid w:val="00F12D13"/>
    <w:rsid w:val="00F12D53"/>
    <w:rsid w:val="00F12E11"/>
    <w:rsid w:val="00F12EAC"/>
    <w:rsid w:val="00F12FB0"/>
    <w:rsid w:val="00F13171"/>
    <w:rsid w:val="00F13187"/>
    <w:rsid w:val="00F131B4"/>
    <w:rsid w:val="00F13215"/>
    <w:rsid w:val="00F13250"/>
    <w:rsid w:val="00F13430"/>
    <w:rsid w:val="00F134A1"/>
    <w:rsid w:val="00F13881"/>
    <w:rsid w:val="00F13967"/>
    <w:rsid w:val="00F13B3A"/>
    <w:rsid w:val="00F13CE0"/>
    <w:rsid w:val="00F13D39"/>
    <w:rsid w:val="00F13D72"/>
    <w:rsid w:val="00F13DBC"/>
    <w:rsid w:val="00F13EEA"/>
    <w:rsid w:val="00F142E4"/>
    <w:rsid w:val="00F1434D"/>
    <w:rsid w:val="00F1460D"/>
    <w:rsid w:val="00F147F8"/>
    <w:rsid w:val="00F14802"/>
    <w:rsid w:val="00F148B4"/>
    <w:rsid w:val="00F14BC5"/>
    <w:rsid w:val="00F14DF9"/>
    <w:rsid w:val="00F14FD4"/>
    <w:rsid w:val="00F1501E"/>
    <w:rsid w:val="00F1567A"/>
    <w:rsid w:val="00F156B9"/>
    <w:rsid w:val="00F15705"/>
    <w:rsid w:val="00F1588A"/>
    <w:rsid w:val="00F1599B"/>
    <w:rsid w:val="00F15BAE"/>
    <w:rsid w:val="00F15D38"/>
    <w:rsid w:val="00F15E20"/>
    <w:rsid w:val="00F15FAE"/>
    <w:rsid w:val="00F16201"/>
    <w:rsid w:val="00F16270"/>
    <w:rsid w:val="00F16493"/>
    <w:rsid w:val="00F164DD"/>
    <w:rsid w:val="00F16628"/>
    <w:rsid w:val="00F16686"/>
    <w:rsid w:val="00F1686D"/>
    <w:rsid w:val="00F16A99"/>
    <w:rsid w:val="00F16BDF"/>
    <w:rsid w:val="00F16E5E"/>
    <w:rsid w:val="00F16FA1"/>
    <w:rsid w:val="00F1707D"/>
    <w:rsid w:val="00F17707"/>
    <w:rsid w:val="00F17754"/>
    <w:rsid w:val="00F17880"/>
    <w:rsid w:val="00F17A9B"/>
    <w:rsid w:val="00F17B33"/>
    <w:rsid w:val="00F17BF0"/>
    <w:rsid w:val="00F20031"/>
    <w:rsid w:val="00F2026D"/>
    <w:rsid w:val="00F20642"/>
    <w:rsid w:val="00F20699"/>
    <w:rsid w:val="00F20A81"/>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1FDA"/>
    <w:rsid w:val="00F22344"/>
    <w:rsid w:val="00F224B0"/>
    <w:rsid w:val="00F224D5"/>
    <w:rsid w:val="00F22612"/>
    <w:rsid w:val="00F2270F"/>
    <w:rsid w:val="00F2273B"/>
    <w:rsid w:val="00F22B00"/>
    <w:rsid w:val="00F22B3C"/>
    <w:rsid w:val="00F22C11"/>
    <w:rsid w:val="00F22EA0"/>
    <w:rsid w:val="00F22EA6"/>
    <w:rsid w:val="00F22F57"/>
    <w:rsid w:val="00F230F1"/>
    <w:rsid w:val="00F2325C"/>
    <w:rsid w:val="00F23282"/>
    <w:rsid w:val="00F2328C"/>
    <w:rsid w:val="00F234E3"/>
    <w:rsid w:val="00F23589"/>
    <w:rsid w:val="00F23638"/>
    <w:rsid w:val="00F2363A"/>
    <w:rsid w:val="00F2367D"/>
    <w:rsid w:val="00F23684"/>
    <w:rsid w:val="00F23768"/>
    <w:rsid w:val="00F238EE"/>
    <w:rsid w:val="00F23995"/>
    <w:rsid w:val="00F23D80"/>
    <w:rsid w:val="00F23DAE"/>
    <w:rsid w:val="00F23ECA"/>
    <w:rsid w:val="00F242D9"/>
    <w:rsid w:val="00F24376"/>
    <w:rsid w:val="00F243DB"/>
    <w:rsid w:val="00F243DD"/>
    <w:rsid w:val="00F24403"/>
    <w:rsid w:val="00F24522"/>
    <w:rsid w:val="00F24625"/>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336"/>
    <w:rsid w:val="00F2566F"/>
    <w:rsid w:val="00F25676"/>
    <w:rsid w:val="00F257A7"/>
    <w:rsid w:val="00F257B8"/>
    <w:rsid w:val="00F2582E"/>
    <w:rsid w:val="00F258C3"/>
    <w:rsid w:val="00F25A00"/>
    <w:rsid w:val="00F25B88"/>
    <w:rsid w:val="00F25BE3"/>
    <w:rsid w:val="00F25C86"/>
    <w:rsid w:val="00F25CC7"/>
    <w:rsid w:val="00F25DF6"/>
    <w:rsid w:val="00F25FC8"/>
    <w:rsid w:val="00F26111"/>
    <w:rsid w:val="00F26249"/>
    <w:rsid w:val="00F2625F"/>
    <w:rsid w:val="00F262E8"/>
    <w:rsid w:val="00F2641A"/>
    <w:rsid w:val="00F26461"/>
    <w:rsid w:val="00F2647F"/>
    <w:rsid w:val="00F2658F"/>
    <w:rsid w:val="00F265D6"/>
    <w:rsid w:val="00F26739"/>
    <w:rsid w:val="00F2677F"/>
    <w:rsid w:val="00F26783"/>
    <w:rsid w:val="00F26B9C"/>
    <w:rsid w:val="00F26BF8"/>
    <w:rsid w:val="00F26E4A"/>
    <w:rsid w:val="00F26EE4"/>
    <w:rsid w:val="00F27018"/>
    <w:rsid w:val="00F271B0"/>
    <w:rsid w:val="00F272E9"/>
    <w:rsid w:val="00F273D3"/>
    <w:rsid w:val="00F2750B"/>
    <w:rsid w:val="00F27644"/>
    <w:rsid w:val="00F27809"/>
    <w:rsid w:val="00F27992"/>
    <w:rsid w:val="00F27C35"/>
    <w:rsid w:val="00F27C37"/>
    <w:rsid w:val="00F27C48"/>
    <w:rsid w:val="00F27E8C"/>
    <w:rsid w:val="00F27EC3"/>
    <w:rsid w:val="00F3013C"/>
    <w:rsid w:val="00F3027E"/>
    <w:rsid w:val="00F303F9"/>
    <w:rsid w:val="00F30499"/>
    <w:rsid w:val="00F30540"/>
    <w:rsid w:val="00F305BB"/>
    <w:rsid w:val="00F306E3"/>
    <w:rsid w:val="00F3072D"/>
    <w:rsid w:val="00F30ABC"/>
    <w:rsid w:val="00F30B0E"/>
    <w:rsid w:val="00F30D17"/>
    <w:rsid w:val="00F3105B"/>
    <w:rsid w:val="00F3107A"/>
    <w:rsid w:val="00F31ED0"/>
    <w:rsid w:val="00F31F0C"/>
    <w:rsid w:val="00F31FE2"/>
    <w:rsid w:val="00F323D8"/>
    <w:rsid w:val="00F325C3"/>
    <w:rsid w:val="00F326C3"/>
    <w:rsid w:val="00F326E0"/>
    <w:rsid w:val="00F32731"/>
    <w:rsid w:val="00F327D1"/>
    <w:rsid w:val="00F32C0B"/>
    <w:rsid w:val="00F32CA6"/>
    <w:rsid w:val="00F32CB0"/>
    <w:rsid w:val="00F32EE2"/>
    <w:rsid w:val="00F32F77"/>
    <w:rsid w:val="00F32FE7"/>
    <w:rsid w:val="00F33117"/>
    <w:rsid w:val="00F331BC"/>
    <w:rsid w:val="00F332FD"/>
    <w:rsid w:val="00F33323"/>
    <w:rsid w:val="00F33351"/>
    <w:rsid w:val="00F33386"/>
    <w:rsid w:val="00F33514"/>
    <w:rsid w:val="00F33659"/>
    <w:rsid w:val="00F33847"/>
    <w:rsid w:val="00F3397C"/>
    <w:rsid w:val="00F33E02"/>
    <w:rsid w:val="00F33F59"/>
    <w:rsid w:val="00F34084"/>
    <w:rsid w:val="00F3411B"/>
    <w:rsid w:val="00F34305"/>
    <w:rsid w:val="00F34318"/>
    <w:rsid w:val="00F343CC"/>
    <w:rsid w:val="00F3448B"/>
    <w:rsid w:val="00F345D7"/>
    <w:rsid w:val="00F34649"/>
    <w:rsid w:val="00F3465E"/>
    <w:rsid w:val="00F34869"/>
    <w:rsid w:val="00F34893"/>
    <w:rsid w:val="00F349BF"/>
    <w:rsid w:val="00F34AC9"/>
    <w:rsid w:val="00F34BE9"/>
    <w:rsid w:val="00F34BF2"/>
    <w:rsid w:val="00F34BFB"/>
    <w:rsid w:val="00F34C59"/>
    <w:rsid w:val="00F34C7B"/>
    <w:rsid w:val="00F34E14"/>
    <w:rsid w:val="00F34E72"/>
    <w:rsid w:val="00F34EA2"/>
    <w:rsid w:val="00F3511A"/>
    <w:rsid w:val="00F352EE"/>
    <w:rsid w:val="00F3541E"/>
    <w:rsid w:val="00F35445"/>
    <w:rsid w:val="00F35469"/>
    <w:rsid w:val="00F354DC"/>
    <w:rsid w:val="00F354FA"/>
    <w:rsid w:val="00F35599"/>
    <w:rsid w:val="00F35690"/>
    <w:rsid w:val="00F3569F"/>
    <w:rsid w:val="00F358A8"/>
    <w:rsid w:val="00F358AD"/>
    <w:rsid w:val="00F35992"/>
    <w:rsid w:val="00F35A28"/>
    <w:rsid w:val="00F35B67"/>
    <w:rsid w:val="00F35E71"/>
    <w:rsid w:val="00F35F45"/>
    <w:rsid w:val="00F36211"/>
    <w:rsid w:val="00F36235"/>
    <w:rsid w:val="00F36272"/>
    <w:rsid w:val="00F36333"/>
    <w:rsid w:val="00F36353"/>
    <w:rsid w:val="00F363DB"/>
    <w:rsid w:val="00F364FB"/>
    <w:rsid w:val="00F36545"/>
    <w:rsid w:val="00F36592"/>
    <w:rsid w:val="00F36621"/>
    <w:rsid w:val="00F36653"/>
    <w:rsid w:val="00F36656"/>
    <w:rsid w:val="00F3681C"/>
    <w:rsid w:val="00F36A7E"/>
    <w:rsid w:val="00F36A80"/>
    <w:rsid w:val="00F36E5F"/>
    <w:rsid w:val="00F36FEA"/>
    <w:rsid w:val="00F372BB"/>
    <w:rsid w:val="00F37408"/>
    <w:rsid w:val="00F374B8"/>
    <w:rsid w:val="00F374E9"/>
    <w:rsid w:val="00F37550"/>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100E"/>
    <w:rsid w:val="00F41042"/>
    <w:rsid w:val="00F411AE"/>
    <w:rsid w:val="00F412BB"/>
    <w:rsid w:val="00F413B1"/>
    <w:rsid w:val="00F419C7"/>
    <w:rsid w:val="00F41E53"/>
    <w:rsid w:val="00F41E5E"/>
    <w:rsid w:val="00F42059"/>
    <w:rsid w:val="00F420A0"/>
    <w:rsid w:val="00F421A8"/>
    <w:rsid w:val="00F423BB"/>
    <w:rsid w:val="00F4244B"/>
    <w:rsid w:val="00F42475"/>
    <w:rsid w:val="00F42491"/>
    <w:rsid w:val="00F4252C"/>
    <w:rsid w:val="00F427CE"/>
    <w:rsid w:val="00F429FC"/>
    <w:rsid w:val="00F42BFB"/>
    <w:rsid w:val="00F42CA9"/>
    <w:rsid w:val="00F42E3E"/>
    <w:rsid w:val="00F43092"/>
    <w:rsid w:val="00F430F1"/>
    <w:rsid w:val="00F43760"/>
    <w:rsid w:val="00F43886"/>
    <w:rsid w:val="00F43915"/>
    <w:rsid w:val="00F4394F"/>
    <w:rsid w:val="00F43A6E"/>
    <w:rsid w:val="00F43B60"/>
    <w:rsid w:val="00F43C2F"/>
    <w:rsid w:val="00F43D8C"/>
    <w:rsid w:val="00F44044"/>
    <w:rsid w:val="00F44186"/>
    <w:rsid w:val="00F4422E"/>
    <w:rsid w:val="00F443AF"/>
    <w:rsid w:val="00F445D6"/>
    <w:rsid w:val="00F448CE"/>
    <w:rsid w:val="00F44B4E"/>
    <w:rsid w:val="00F44C77"/>
    <w:rsid w:val="00F44D0E"/>
    <w:rsid w:val="00F44DD6"/>
    <w:rsid w:val="00F44E09"/>
    <w:rsid w:val="00F44E5E"/>
    <w:rsid w:val="00F44F39"/>
    <w:rsid w:val="00F44F41"/>
    <w:rsid w:val="00F44FD9"/>
    <w:rsid w:val="00F4502A"/>
    <w:rsid w:val="00F4516C"/>
    <w:rsid w:val="00F45224"/>
    <w:rsid w:val="00F45255"/>
    <w:rsid w:val="00F45317"/>
    <w:rsid w:val="00F453EE"/>
    <w:rsid w:val="00F4549D"/>
    <w:rsid w:val="00F456C9"/>
    <w:rsid w:val="00F45790"/>
    <w:rsid w:val="00F457A0"/>
    <w:rsid w:val="00F457FD"/>
    <w:rsid w:val="00F45A52"/>
    <w:rsid w:val="00F45AE2"/>
    <w:rsid w:val="00F45E62"/>
    <w:rsid w:val="00F46111"/>
    <w:rsid w:val="00F46198"/>
    <w:rsid w:val="00F461E2"/>
    <w:rsid w:val="00F4629E"/>
    <w:rsid w:val="00F4644E"/>
    <w:rsid w:val="00F46649"/>
    <w:rsid w:val="00F46774"/>
    <w:rsid w:val="00F469F7"/>
    <w:rsid w:val="00F46A15"/>
    <w:rsid w:val="00F46A6F"/>
    <w:rsid w:val="00F46E96"/>
    <w:rsid w:val="00F46F30"/>
    <w:rsid w:val="00F46F52"/>
    <w:rsid w:val="00F470BF"/>
    <w:rsid w:val="00F472F0"/>
    <w:rsid w:val="00F47400"/>
    <w:rsid w:val="00F4747E"/>
    <w:rsid w:val="00F47575"/>
    <w:rsid w:val="00F475B3"/>
    <w:rsid w:val="00F479D9"/>
    <w:rsid w:val="00F479E2"/>
    <w:rsid w:val="00F47CCA"/>
    <w:rsid w:val="00F47E94"/>
    <w:rsid w:val="00F47F06"/>
    <w:rsid w:val="00F5046F"/>
    <w:rsid w:val="00F504A7"/>
    <w:rsid w:val="00F50557"/>
    <w:rsid w:val="00F50736"/>
    <w:rsid w:val="00F507E1"/>
    <w:rsid w:val="00F50ABC"/>
    <w:rsid w:val="00F50AC7"/>
    <w:rsid w:val="00F50CD7"/>
    <w:rsid w:val="00F50EB9"/>
    <w:rsid w:val="00F50EDF"/>
    <w:rsid w:val="00F5144D"/>
    <w:rsid w:val="00F516E9"/>
    <w:rsid w:val="00F51C20"/>
    <w:rsid w:val="00F51E4E"/>
    <w:rsid w:val="00F51F7B"/>
    <w:rsid w:val="00F5209E"/>
    <w:rsid w:val="00F52281"/>
    <w:rsid w:val="00F5229E"/>
    <w:rsid w:val="00F522AC"/>
    <w:rsid w:val="00F52621"/>
    <w:rsid w:val="00F52781"/>
    <w:rsid w:val="00F52805"/>
    <w:rsid w:val="00F52967"/>
    <w:rsid w:val="00F5296E"/>
    <w:rsid w:val="00F52985"/>
    <w:rsid w:val="00F52C04"/>
    <w:rsid w:val="00F52C51"/>
    <w:rsid w:val="00F52CB1"/>
    <w:rsid w:val="00F52D47"/>
    <w:rsid w:val="00F52EC5"/>
    <w:rsid w:val="00F52F4A"/>
    <w:rsid w:val="00F52FC7"/>
    <w:rsid w:val="00F53021"/>
    <w:rsid w:val="00F53049"/>
    <w:rsid w:val="00F53070"/>
    <w:rsid w:val="00F53141"/>
    <w:rsid w:val="00F53443"/>
    <w:rsid w:val="00F53546"/>
    <w:rsid w:val="00F53609"/>
    <w:rsid w:val="00F5360E"/>
    <w:rsid w:val="00F5369B"/>
    <w:rsid w:val="00F53716"/>
    <w:rsid w:val="00F53810"/>
    <w:rsid w:val="00F53881"/>
    <w:rsid w:val="00F538D4"/>
    <w:rsid w:val="00F53A44"/>
    <w:rsid w:val="00F53CA4"/>
    <w:rsid w:val="00F53CD8"/>
    <w:rsid w:val="00F53F69"/>
    <w:rsid w:val="00F53FCE"/>
    <w:rsid w:val="00F54001"/>
    <w:rsid w:val="00F54287"/>
    <w:rsid w:val="00F54351"/>
    <w:rsid w:val="00F54731"/>
    <w:rsid w:val="00F5473B"/>
    <w:rsid w:val="00F54871"/>
    <w:rsid w:val="00F54A2C"/>
    <w:rsid w:val="00F54C1F"/>
    <w:rsid w:val="00F54DE2"/>
    <w:rsid w:val="00F54EE5"/>
    <w:rsid w:val="00F54F64"/>
    <w:rsid w:val="00F54FD3"/>
    <w:rsid w:val="00F551A1"/>
    <w:rsid w:val="00F5528F"/>
    <w:rsid w:val="00F55364"/>
    <w:rsid w:val="00F5550D"/>
    <w:rsid w:val="00F55898"/>
    <w:rsid w:val="00F558B4"/>
    <w:rsid w:val="00F5599B"/>
    <w:rsid w:val="00F55BAB"/>
    <w:rsid w:val="00F56050"/>
    <w:rsid w:val="00F5605C"/>
    <w:rsid w:val="00F56079"/>
    <w:rsid w:val="00F56140"/>
    <w:rsid w:val="00F56185"/>
    <w:rsid w:val="00F5631F"/>
    <w:rsid w:val="00F564C7"/>
    <w:rsid w:val="00F56507"/>
    <w:rsid w:val="00F5653B"/>
    <w:rsid w:val="00F565D0"/>
    <w:rsid w:val="00F565E5"/>
    <w:rsid w:val="00F5669A"/>
    <w:rsid w:val="00F566F7"/>
    <w:rsid w:val="00F56759"/>
    <w:rsid w:val="00F56909"/>
    <w:rsid w:val="00F56953"/>
    <w:rsid w:val="00F569C1"/>
    <w:rsid w:val="00F56A47"/>
    <w:rsid w:val="00F56B09"/>
    <w:rsid w:val="00F56C4D"/>
    <w:rsid w:val="00F56DCD"/>
    <w:rsid w:val="00F56ED9"/>
    <w:rsid w:val="00F5701C"/>
    <w:rsid w:val="00F57187"/>
    <w:rsid w:val="00F571F6"/>
    <w:rsid w:val="00F57202"/>
    <w:rsid w:val="00F57383"/>
    <w:rsid w:val="00F57388"/>
    <w:rsid w:val="00F573EA"/>
    <w:rsid w:val="00F57420"/>
    <w:rsid w:val="00F574B9"/>
    <w:rsid w:val="00F575CD"/>
    <w:rsid w:val="00F576A4"/>
    <w:rsid w:val="00F576AE"/>
    <w:rsid w:val="00F57771"/>
    <w:rsid w:val="00F577E8"/>
    <w:rsid w:val="00F578D5"/>
    <w:rsid w:val="00F57A70"/>
    <w:rsid w:val="00F57D30"/>
    <w:rsid w:val="00F57F75"/>
    <w:rsid w:val="00F57FE3"/>
    <w:rsid w:val="00F6006A"/>
    <w:rsid w:val="00F60246"/>
    <w:rsid w:val="00F60279"/>
    <w:rsid w:val="00F6029A"/>
    <w:rsid w:val="00F60386"/>
    <w:rsid w:val="00F604A6"/>
    <w:rsid w:val="00F605B6"/>
    <w:rsid w:val="00F605D4"/>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DF2"/>
    <w:rsid w:val="00F61E63"/>
    <w:rsid w:val="00F62009"/>
    <w:rsid w:val="00F62260"/>
    <w:rsid w:val="00F62331"/>
    <w:rsid w:val="00F623D5"/>
    <w:rsid w:val="00F625D4"/>
    <w:rsid w:val="00F6264D"/>
    <w:rsid w:val="00F62662"/>
    <w:rsid w:val="00F62816"/>
    <w:rsid w:val="00F62836"/>
    <w:rsid w:val="00F62A00"/>
    <w:rsid w:val="00F62B7A"/>
    <w:rsid w:val="00F62C61"/>
    <w:rsid w:val="00F62DA4"/>
    <w:rsid w:val="00F62E47"/>
    <w:rsid w:val="00F62ED4"/>
    <w:rsid w:val="00F62F3B"/>
    <w:rsid w:val="00F62FC8"/>
    <w:rsid w:val="00F6307C"/>
    <w:rsid w:val="00F63175"/>
    <w:rsid w:val="00F6326F"/>
    <w:rsid w:val="00F63271"/>
    <w:rsid w:val="00F63411"/>
    <w:rsid w:val="00F63460"/>
    <w:rsid w:val="00F6349E"/>
    <w:rsid w:val="00F634FD"/>
    <w:rsid w:val="00F635B5"/>
    <w:rsid w:val="00F6385C"/>
    <w:rsid w:val="00F638E6"/>
    <w:rsid w:val="00F639F4"/>
    <w:rsid w:val="00F63A98"/>
    <w:rsid w:val="00F63BB8"/>
    <w:rsid w:val="00F63CDE"/>
    <w:rsid w:val="00F63D15"/>
    <w:rsid w:val="00F63DFA"/>
    <w:rsid w:val="00F64184"/>
    <w:rsid w:val="00F64379"/>
    <w:rsid w:val="00F6441B"/>
    <w:rsid w:val="00F6459A"/>
    <w:rsid w:val="00F646AD"/>
    <w:rsid w:val="00F646D7"/>
    <w:rsid w:val="00F64721"/>
    <w:rsid w:val="00F6496F"/>
    <w:rsid w:val="00F64A08"/>
    <w:rsid w:val="00F64AEA"/>
    <w:rsid w:val="00F64B47"/>
    <w:rsid w:val="00F64BFE"/>
    <w:rsid w:val="00F64C83"/>
    <w:rsid w:val="00F64E29"/>
    <w:rsid w:val="00F64FCA"/>
    <w:rsid w:val="00F64FE3"/>
    <w:rsid w:val="00F65004"/>
    <w:rsid w:val="00F65132"/>
    <w:rsid w:val="00F653AF"/>
    <w:rsid w:val="00F653F8"/>
    <w:rsid w:val="00F65473"/>
    <w:rsid w:val="00F654C8"/>
    <w:rsid w:val="00F65582"/>
    <w:rsid w:val="00F65675"/>
    <w:rsid w:val="00F658FD"/>
    <w:rsid w:val="00F6594E"/>
    <w:rsid w:val="00F65A13"/>
    <w:rsid w:val="00F65C22"/>
    <w:rsid w:val="00F66207"/>
    <w:rsid w:val="00F662BF"/>
    <w:rsid w:val="00F663E6"/>
    <w:rsid w:val="00F6641C"/>
    <w:rsid w:val="00F665E8"/>
    <w:rsid w:val="00F666A1"/>
    <w:rsid w:val="00F6671B"/>
    <w:rsid w:val="00F6673C"/>
    <w:rsid w:val="00F6675D"/>
    <w:rsid w:val="00F66895"/>
    <w:rsid w:val="00F668B5"/>
    <w:rsid w:val="00F66980"/>
    <w:rsid w:val="00F669D4"/>
    <w:rsid w:val="00F66D32"/>
    <w:rsid w:val="00F66DE0"/>
    <w:rsid w:val="00F66ED7"/>
    <w:rsid w:val="00F67045"/>
    <w:rsid w:val="00F6705B"/>
    <w:rsid w:val="00F67094"/>
    <w:rsid w:val="00F670B1"/>
    <w:rsid w:val="00F671AF"/>
    <w:rsid w:val="00F6733D"/>
    <w:rsid w:val="00F673D8"/>
    <w:rsid w:val="00F67454"/>
    <w:rsid w:val="00F674B3"/>
    <w:rsid w:val="00F6756B"/>
    <w:rsid w:val="00F67623"/>
    <w:rsid w:val="00F676D6"/>
    <w:rsid w:val="00F6792D"/>
    <w:rsid w:val="00F67987"/>
    <w:rsid w:val="00F679CC"/>
    <w:rsid w:val="00F67B9C"/>
    <w:rsid w:val="00F67C26"/>
    <w:rsid w:val="00F67CE6"/>
    <w:rsid w:val="00F67D5E"/>
    <w:rsid w:val="00F67E39"/>
    <w:rsid w:val="00F67E9D"/>
    <w:rsid w:val="00F67F17"/>
    <w:rsid w:val="00F67F96"/>
    <w:rsid w:val="00F7017D"/>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42"/>
    <w:rsid w:val="00F71377"/>
    <w:rsid w:val="00F71560"/>
    <w:rsid w:val="00F715D0"/>
    <w:rsid w:val="00F715D4"/>
    <w:rsid w:val="00F71663"/>
    <w:rsid w:val="00F716DF"/>
    <w:rsid w:val="00F718B4"/>
    <w:rsid w:val="00F7193C"/>
    <w:rsid w:val="00F719F2"/>
    <w:rsid w:val="00F71B36"/>
    <w:rsid w:val="00F71B49"/>
    <w:rsid w:val="00F71B66"/>
    <w:rsid w:val="00F71BAC"/>
    <w:rsid w:val="00F71C34"/>
    <w:rsid w:val="00F71D4B"/>
    <w:rsid w:val="00F71F70"/>
    <w:rsid w:val="00F71F86"/>
    <w:rsid w:val="00F721B5"/>
    <w:rsid w:val="00F7232A"/>
    <w:rsid w:val="00F72504"/>
    <w:rsid w:val="00F7284A"/>
    <w:rsid w:val="00F728D8"/>
    <w:rsid w:val="00F72927"/>
    <w:rsid w:val="00F7292E"/>
    <w:rsid w:val="00F729E7"/>
    <w:rsid w:val="00F72F23"/>
    <w:rsid w:val="00F730A1"/>
    <w:rsid w:val="00F730C3"/>
    <w:rsid w:val="00F7317C"/>
    <w:rsid w:val="00F73205"/>
    <w:rsid w:val="00F733AC"/>
    <w:rsid w:val="00F733E0"/>
    <w:rsid w:val="00F733E8"/>
    <w:rsid w:val="00F73438"/>
    <w:rsid w:val="00F73587"/>
    <w:rsid w:val="00F73757"/>
    <w:rsid w:val="00F737A8"/>
    <w:rsid w:val="00F738AC"/>
    <w:rsid w:val="00F738CD"/>
    <w:rsid w:val="00F73C8F"/>
    <w:rsid w:val="00F73CC2"/>
    <w:rsid w:val="00F73D22"/>
    <w:rsid w:val="00F73D37"/>
    <w:rsid w:val="00F73E94"/>
    <w:rsid w:val="00F73FB1"/>
    <w:rsid w:val="00F7401D"/>
    <w:rsid w:val="00F741D7"/>
    <w:rsid w:val="00F74209"/>
    <w:rsid w:val="00F742CE"/>
    <w:rsid w:val="00F742F5"/>
    <w:rsid w:val="00F744B3"/>
    <w:rsid w:val="00F74674"/>
    <w:rsid w:val="00F74677"/>
    <w:rsid w:val="00F746FA"/>
    <w:rsid w:val="00F74A6F"/>
    <w:rsid w:val="00F74AA5"/>
    <w:rsid w:val="00F74AEA"/>
    <w:rsid w:val="00F74BC2"/>
    <w:rsid w:val="00F74CA1"/>
    <w:rsid w:val="00F74D06"/>
    <w:rsid w:val="00F74F22"/>
    <w:rsid w:val="00F7518E"/>
    <w:rsid w:val="00F752FD"/>
    <w:rsid w:val="00F75464"/>
    <w:rsid w:val="00F7559E"/>
    <w:rsid w:val="00F7560D"/>
    <w:rsid w:val="00F75656"/>
    <w:rsid w:val="00F75694"/>
    <w:rsid w:val="00F7579E"/>
    <w:rsid w:val="00F757AB"/>
    <w:rsid w:val="00F7592D"/>
    <w:rsid w:val="00F75B1E"/>
    <w:rsid w:val="00F75C26"/>
    <w:rsid w:val="00F75C97"/>
    <w:rsid w:val="00F75CD0"/>
    <w:rsid w:val="00F75E6D"/>
    <w:rsid w:val="00F75E7E"/>
    <w:rsid w:val="00F75EDF"/>
    <w:rsid w:val="00F75F5C"/>
    <w:rsid w:val="00F76154"/>
    <w:rsid w:val="00F7621D"/>
    <w:rsid w:val="00F763E9"/>
    <w:rsid w:val="00F7646D"/>
    <w:rsid w:val="00F76575"/>
    <w:rsid w:val="00F767E4"/>
    <w:rsid w:val="00F76A1C"/>
    <w:rsid w:val="00F76A67"/>
    <w:rsid w:val="00F76C56"/>
    <w:rsid w:val="00F76D4D"/>
    <w:rsid w:val="00F76D83"/>
    <w:rsid w:val="00F76D9D"/>
    <w:rsid w:val="00F76DBC"/>
    <w:rsid w:val="00F76E03"/>
    <w:rsid w:val="00F76E42"/>
    <w:rsid w:val="00F7720B"/>
    <w:rsid w:val="00F77254"/>
    <w:rsid w:val="00F7732C"/>
    <w:rsid w:val="00F77362"/>
    <w:rsid w:val="00F77419"/>
    <w:rsid w:val="00F774A2"/>
    <w:rsid w:val="00F774B0"/>
    <w:rsid w:val="00F776D0"/>
    <w:rsid w:val="00F77F51"/>
    <w:rsid w:val="00F77F59"/>
    <w:rsid w:val="00F80019"/>
    <w:rsid w:val="00F80066"/>
    <w:rsid w:val="00F801DB"/>
    <w:rsid w:val="00F8062E"/>
    <w:rsid w:val="00F80815"/>
    <w:rsid w:val="00F808D8"/>
    <w:rsid w:val="00F808EE"/>
    <w:rsid w:val="00F80930"/>
    <w:rsid w:val="00F80B10"/>
    <w:rsid w:val="00F80BBC"/>
    <w:rsid w:val="00F80F10"/>
    <w:rsid w:val="00F810D7"/>
    <w:rsid w:val="00F810F7"/>
    <w:rsid w:val="00F81107"/>
    <w:rsid w:val="00F81117"/>
    <w:rsid w:val="00F81183"/>
    <w:rsid w:val="00F8160E"/>
    <w:rsid w:val="00F816C5"/>
    <w:rsid w:val="00F81826"/>
    <w:rsid w:val="00F81B19"/>
    <w:rsid w:val="00F81B23"/>
    <w:rsid w:val="00F81D01"/>
    <w:rsid w:val="00F81D0F"/>
    <w:rsid w:val="00F81D24"/>
    <w:rsid w:val="00F82266"/>
    <w:rsid w:val="00F8233E"/>
    <w:rsid w:val="00F8234B"/>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5CB"/>
    <w:rsid w:val="00F83699"/>
    <w:rsid w:val="00F836DB"/>
    <w:rsid w:val="00F8375C"/>
    <w:rsid w:val="00F83820"/>
    <w:rsid w:val="00F838AA"/>
    <w:rsid w:val="00F83B2D"/>
    <w:rsid w:val="00F8405C"/>
    <w:rsid w:val="00F84084"/>
    <w:rsid w:val="00F840BA"/>
    <w:rsid w:val="00F84242"/>
    <w:rsid w:val="00F842BC"/>
    <w:rsid w:val="00F84515"/>
    <w:rsid w:val="00F8455F"/>
    <w:rsid w:val="00F846A2"/>
    <w:rsid w:val="00F846E6"/>
    <w:rsid w:val="00F8482D"/>
    <w:rsid w:val="00F8484D"/>
    <w:rsid w:val="00F848B3"/>
    <w:rsid w:val="00F84968"/>
    <w:rsid w:val="00F84979"/>
    <w:rsid w:val="00F84A51"/>
    <w:rsid w:val="00F84AED"/>
    <w:rsid w:val="00F84B8D"/>
    <w:rsid w:val="00F84C41"/>
    <w:rsid w:val="00F84D66"/>
    <w:rsid w:val="00F84D8C"/>
    <w:rsid w:val="00F8557F"/>
    <w:rsid w:val="00F857BD"/>
    <w:rsid w:val="00F857CA"/>
    <w:rsid w:val="00F85965"/>
    <w:rsid w:val="00F85988"/>
    <w:rsid w:val="00F85D07"/>
    <w:rsid w:val="00F85DB8"/>
    <w:rsid w:val="00F863F6"/>
    <w:rsid w:val="00F86417"/>
    <w:rsid w:val="00F8656F"/>
    <w:rsid w:val="00F86660"/>
    <w:rsid w:val="00F866A2"/>
    <w:rsid w:val="00F86753"/>
    <w:rsid w:val="00F868F2"/>
    <w:rsid w:val="00F86902"/>
    <w:rsid w:val="00F8691E"/>
    <w:rsid w:val="00F86BBA"/>
    <w:rsid w:val="00F86C5D"/>
    <w:rsid w:val="00F86D95"/>
    <w:rsid w:val="00F86DDD"/>
    <w:rsid w:val="00F86F72"/>
    <w:rsid w:val="00F86F94"/>
    <w:rsid w:val="00F870D2"/>
    <w:rsid w:val="00F871C9"/>
    <w:rsid w:val="00F874ED"/>
    <w:rsid w:val="00F875CC"/>
    <w:rsid w:val="00F87797"/>
    <w:rsid w:val="00F8785E"/>
    <w:rsid w:val="00F878CA"/>
    <w:rsid w:val="00F87981"/>
    <w:rsid w:val="00F87F1F"/>
    <w:rsid w:val="00F87F32"/>
    <w:rsid w:val="00F87F83"/>
    <w:rsid w:val="00F90711"/>
    <w:rsid w:val="00F907CF"/>
    <w:rsid w:val="00F908D8"/>
    <w:rsid w:val="00F90BB9"/>
    <w:rsid w:val="00F90E51"/>
    <w:rsid w:val="00F91048"/>
    <w:rsid w:val="00F91255"/>
    <w:rsid w:val="00F9143A"/>
    <w:rsid w:val="00F9155A"/>
    <w:rsid w:val="00F916F1"/>
    <w:rsid w:val="00F9175E"/>
    <w:rsid w:val="00F91961"/>
    <w:rsid w:val="00F919A2"/>
    <w:rsid w:val="00F91A47"/>
    <w:rsid w:val="00F91BD2"/>
    <w:rsid w:val="00F91D5F"/>
    <w:rsid w:val="00F91E5B"/>
    <w:rsid w:val="00F92069"/>
    <w:rsid w:val="00F92100"/>
    <w:rsid w:val="00F92264"/>
    <w:rsid w:val="00F925CB"/>
    <w:rsid w:val="00F92747"/>
    <w:rsid w:val="00F9288F"/>
    <w:rsid w:val="00F929C2"/>
    <w:rsid w:val="00F92C66"/>
    <w:rsid w:val="00F92DD2"/>
    <w:rsid w:val="00F92DE6"/>
    <w:rsid w:val="00F92F03"/>
    <w:rsid w:val="00F931BD"/>
    <w:rsid w:val="00F93263"/>
    <w:rsid w:val="00F932C9"/>
    <w:rsid w:val="00F932CF"/>
    <w:rsid w:val="00F934BB"/>
    <w:rsid w:val="00F934EA"/>
    <w:rsid w:val="00F935D4"/>
    <w:rsid w:val="00F93703"/>
    <w:rsid w:val="00F93772"/>
    <w:rsid w:val="00F937FC"/>
    <w:rsid w:val="00F93842"/>
    <w:rsid w:val="00F93948"/>
    <w:rsid w:val="00F93A41"/>
    <w:rsid w:val="00F93B05"/>
    <w:rsid w:val="00F93C79"/>
    <w:rsid w:val="00F93CFA"/>
    <w:rsid w:val="00F93D9A"/>
    <w:rsid w:val="00F93F32"/>
    <w:rsid w:val="00F93FC2"/>
    <w:rsid w:val="00F94253"/>
    <w:rsid w:val="00F9425A"/>
    <w:rsid w:val="00F94793"/>
    <w:rsid w:val="00F947F2"/>
    <w:rsid w:val="00F948EF"/>
    <w:rsid w:val="00F94931"/>
    <w:rsid w:val="00F94A71"/>
    <w:rsid w:val="00F94D09"/>
    <w:rsid w:val="00F94F0F"/>
    <w:rsid w:val="00F952D1"/>
    <w:rsid w:val="00F956DE"/>
    <w:rsid w:val="00F956E7"/>
    <w:rsid w:val="00F957F7"/>
    <w:rsid w:val="00F95922"/>
    <w:rsid w:val="00F9599B"/>
    <w:rsid w:val="00F95A64"/>
    <w:rsid w:val="00F95AC0"/>
    <w:rsid w:val="00F95C81"/>
    <w:rsid w:val="00F95D25"/>
    <w:rsid w:val="00F95FEF"/>
    <w:rsid w:val="00F96175"/>
    <w:rsid w:val="00F961CB"/>
    <w:rsid w:val="00F9628B"/>
    <w:rsid w:val="00F96361"/>
    <w:rsid w:val="00F964E7"/>
    <w:rsid w:val="00F965C8"/>
    <w:rsid w:val="00F96863"/>
    <w:rsid w:val="00F9693C"/>
    <w:rsid w:val="00F969EA"/>
    <w:rsid w:val="00F96D47"/>
    <w:rsid w:val="00F96D5B"/>
    <w:rsid w:val="00F96D9F"/>
    <w:rsid w:val="00F96DAA"/>
    <w:rsid w:val="00F96F7E"/>
    <w:rsid w:val="00F970D1"/>
    <w:rsid w:val="00F97171"/>
    <w:rsid w:val="00F97176"/>
    <w:rsid w:val="00F971E5"/>
    <w:rsid w:val="00F977D7"/>
    <w:rsid w:val="00F97AFB"/>
    <w:rsid w:val="00F97AFE"/>
    <w:rsid w:val="00F97B70"/>
    <w:rsid w:val="00F97C21"/>
    <w:rsid w:val="00F97CAE"/>
    <w:rsid w:val="00F97D63"/>
    <w:rsid w:val="00F97D65"/>
    <w:rsid w:val="00FA00B4"/>
    <w:rsid w:val="00FA03A1"/>
    <w:rsid w:val="00FA0524"/>
    <w:rsid w:val="00FA0632"/>
    <w:rsid w:val="00FA068F"/>
    <w:rsid w:val="00FA0753"/>
    <w:rsid w:val="00FA07E0"/>
    <w:rsid w:val="00FA08F9"/>
    <w:rsid w:val="00FA0A37"/>
    <w:rsid w:val="00FA0ADD"/>
    <w:rsid w:val="00FA0CD1"/>
    <w:rsid w:val="00FA0E02"/>
    <w:rsid w:val="00FA0EC8"/>
    <w:rsid w:val="00FA0F0E"/>
    <w:rsid w:val="00FA0F2E"/>
    <w:rsid w:val="00FA0FC7"/>
    <w:rsid w:val="00FA1288"/>
    <w:rsid w:val="00FA1299"/>
    <w:rsid w:val="00FA1395"/>
    <w:rsid w:val="00FA16C7"/>
    <w:rsid w:val="00FA171F"/>
    <w:rsid w:val="00FA1799"/>
    <w:rsid w:val="00FA18EB"/>
    <w:rsid w:val="00FA1A60"/>
    <w:rsid w:val="00FA1E58"/>
    <w:rsid w:val="00FA1EAE"/>
    <w:rsid w:val="00FA20B0"/>
    <w:rsid w:val="00FA2447"/>
    <w:rsid w:val="00FA25EE"/>
    <w:rsid w:val="00FA2759"/>
    <w:rsid w:val="00FA277E"/>
    <w:rsid w:val="00FA2A07"/>
    <w:rsid w:val="00FA2A84"/>
    <w:rsid w:val="00FA2B56"/>
    <w:rsid w:val="00FA2BE9"/>
    <w:rsid w:val="00FA2DB4"/>
    <w:rsid w:val="00FA2DC5"/>
    <w:rsid w:val="00FA2E63"/>
    <w:rsid w:val="00FA2FD4"/>
    <w:rsid w:val="00FA30CA"/>
    <w:rsid w:val="00FA3136"/>
    <w:rsid w:val="00FA32F1"/>
    <w:rsid w:val="00FA334E"/>
    <w:rsid w:val="00FA3382"/>
    <w:rsid w:val="00FA345F"/>
    <w:rsid w:val="00FA3702"/>
    <w:rsid w:val="00FA3725"/>
    <w:rsid w:val="00FA3887"/>
    <w:rsid w:val="00FA3895"/>
    <w:rsid w:val="00FA3907"/>
    <w:rsid w:val="00FA39A3"/>
    <w:rsid w:val="00FA3A58"/>
    <w:rsid w:val="00FA3A66"/>
    <w:rsid w:val="00FA3A8F"/>
    <w:rsid w:val="00FA3E1D"/>
    <w:rsid w:val="00FA3EAA"/>
    <w:rsid w:val="00FA3EC1"/>
    <w:rsid w:val="00FA40A4"/>
    <w:rsid w:val="00FA4216"/>
    <w:rsid w:val="00FA429F"/>
    <w:rsid w:val="00FA4357"/>
    <w:rsid w:val="00FA442A"/>
    <w:rsid w:val="00FA4516"/>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14"/>
    <w:rsid w:val="00FA56B6"/>
    <w:rsid w:val="00FA56C3"/>
    <w:rsid w:val="00FA5778"/>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088"/>
    <w:rsid w:val="00FA7097"/>
    <w:rsid w:val="00FA71A9"/>
    <w:rsid w:val="00FA730A"/>
    <w:rsid w:val="00FA77F9"/>
    <w:rsid w:val="00FA79C1"/>
    <w:rsid w:val="00FA7AD3"/>
    <w:rsid w:val="00FA7C85"/>
    <w:rsid w:val="00FA7D9A"/>
    <w:rsid w:val="00FA7E0F"/>
    <w:rsid w:val="00FA7E84"/>
    <w:rsid w:val="00FB0258"/>
    <w:rsid w:val="00FB02E2"/>
    <w:rsid w:val="00FB0407"/>
    <w:rsid w:val="00FB0ACE"/>
    <w:rsid w:val="00FB0E19"/>
    <w:rsid w:val="00FB0E68"/>
    <w:rsid w:val="00FB138E"/>
    <w:rsid w:val="00FB13BE"/>
    <w:rsid w:val="00FB13D0"/>
    <w:rsid w:val="00FB14D8"/>
    <w:rsid w:val="00FB1608"/>
    <w:rsid w:val="00FB17C1"/>
    <w:rsid w:val="00FB1BA8"/>
    <w:rsid w:val="00FB1CF1"/>
    <w:rsid w:val="00FB1D36"/>
    <w:rsid w:val="00FB1D7A"/>
    <w:rsid w:val="00FB2003"/>
    <w:rsid w:val="00FB21F7"/>
    <w:rsid w:val="00FB23AC"/>
    <w:rsid w:val="00FB246C"/>
    <w:rsid w:val="00FB2613"/>
    <w:rsid w:val="00FB2647"/>
    <w:rsid w:val="00FB2709"/>
    <w:rsid w:val="00FB27E4"/>
    <w:rsid w:val="00FB28D0"/>
    <w:rsid w:val="00FB29B9"/>
    <w:rsid w:val="00FB2C33"/>
    <w:rsid w:val="00FB2D0F"/>
    <w:rsid w:val="00FB2DE9"/>
    <w:rsid w:val="00FB3065"/>
    <w:rsid w:val="00FB30BA"/>
    <w:rsid w:val="00FB3245"/>
    <w:rsid w:val="00FB3335"/>
    <w:rsid w:val="00FB38CA"/>
    <w:rsid w:val="00FB398C"/>
    <w:rsid w:val="00FB3BFE"/>
    <w:rsid w:val="00FB3F20"/>
    <w:rsid w:val="00FB3FFB"/>
    <w:rsid w:val="00FB40BE"/>
    <w:rsid w:val="00FB41AB"/>
    <w:rsid w:val="00FB4241"/>
    <w:rsid w:val="00FB444A"/>
    <w:rsid w:val="00FB4508"/>
    <w:rsid w:val="00FB45BF"/>
    <w:rsid w:val="00FB4646"/>
    <w:rsid w:val="00FB4876"/>
    <w:rsid w:val="00FB488A"/>
    <w:rsid w:val="00FB4ABB"/>
    <w:rsid w:val="00FB4BA1"/>
    <w:rsid w:val="00FB4BA2"/>
    <w:rsid w:val="00FB4BB0"/>
    <w:rsid w:val="00FB4D15"/>
    <w:rsid w:val="00FB4D41"/>
    <w:rsid w:val="00FB4E3D"/>
    <w:rsid w:val="00FB4E42"/>
    <w:rsid w:val="00FB4E85"/>
    <w:rsid w:val="00FB4EAD"/>
    <w:rsid w:val="00FB4FB0"/>
    <w:rsid w:val="00FB50DF"/>
    <w:rsid w:val="00FB5224"/>
    <w:rsid w:val="00FB5320"/>
    <w:rsid w:val="00FB5416"/>
    <w:rsid w:val="00FB5638"/>
    <w:rsid w:val="00FB573B"/>
    <w:rsid w:val="00FB574F"/>
    <w:rsid w:val="00FB58A6"/>
    <w:rsid w:val="00FB5C62"/>
    <w:rsid w:val="00FB5EC7"/>
    <w:rsid w:val="00FB5ED4"/>
    <w:rsid w:val="00FB60F6"/>
    <w:rsid w:val="00FB63BC"/>
    <w:rsid w:val="00FB64BD"/>
    <w:rsid w:val="00FB65A1"/>
    <w:rsid w:val="00FB6631"/>
    <w:rsid w:val="00FB66DE"/>
    <w:rsid w:val="00FB6884"/>
    <w:rsid w:val="00FB6BA9"/>
    <w:rsid w:val="00FB6BBB"/>
    <w:rsid w:val="00FB6D89"/>
    <w:rsid w:val="00FB6D8B"/>
    <w:rsid w:val="00FB6E1F"/>
    <w:rsid w:val="00FB713C"/>
    <w:rsid w:val="00FB71A6"/>
    <w:rsid w:val="00FB721B"/>
    <w:rsid w:val="00FB7337"/>
    <w:rsid w:val="00FB7350"/>
    <w:rsid w:val="00FB7424"/>
    <w:rsid w:val="00FB743B"/>
    <w:rsid w:val="00FB750C"/>
    <w:rsid w:val="00FB755B"/>
    <w:rsid w:val="00FB75DA"/>
    <w:rsid w:val="00FB75F8"/>
    <w:rsid w:val="00FB7780"/>
    <w:rsid w:val="00FB77D4"/>
    <w:rsid w:val="00FB7956"/>
    <w:rsid w:val="00FB7A7E"/>
    <w:rsid w:val="00FB7B15"/>
    <w:rsid w:val="00FB7D79"/>
    <w:rsid w:val="00FB7DB3"/>
    <w:rsid w:val="00FB7DD8"/>
    <w:rsid w:val="00FB7E9B"/>
    <w:rsid w:val="00FB7EA3"/>
    <w:rsid w:val="00FB7ED4"/>
    <w:rsid w:val="00FB7EF6"/>
    <w:rsid w:val="00FB7F21"/>
    <w:rsid w:val="00FC0115"/>
    <w:rsid w:val="00FC01FE"/>
    <w:rsid w:val="00FC0244"/>
    <w:rsid w:val="00FC0388"/>
    <w:rsid w:val="00FC04BD"/>
    <w:rsid w:val="00FC0650"/>
    <w:rsid w:val="00FC074E"/>
    <w:rsid w:val="00FC0929"/>
    <w:rsid w:val="00FC0B10"/>
    <w:rsid w:val="00FC0B1C"/>
    <w:rsid w:val="00FC0B8E"/>
    <w:rsid w:val="00FC0C30"/>
    <w:rsid w:val="00FC0CAA"/>
    <w:rsid w:val="00FC0D0B"/>
    <w:rsid w:val="00FC0D86"/>
    <w:rsid w:val="00FC0D91"/>
    <w:rsid w:val="00FC0DE0"/>
    <w:rsid w:val="00FC0E6B"/>
    <w:rsid w:val="00FC14B4"/>
    <w:rsid w:val="00FC154E"/>
    <w:rsid w:val="00FC15A7"/>
    <w:rsid w:val="00FC15C4"/>
    <w:rsid w:val="00FC1748"/>
    <w:rsid w:val="00FC18F7"/>
    <w:rsid w:val="00FC1AB9"/>
    <w:rsid w:val="00FC1ABA"/>
    <w:rsid w:val="00FC1B40"/>
    <w:rsid w:val="00FC1C26"/>
    <w:rsid w:val="00FC1C67"/>
    <w:rsid w:val="00FC1D00"/>
    <w:rsid w:val="00FC1DB9"/>
    <w:rsid w:val="00FC1E20"/>
    <w:rsid w:val="00FC1F1A"/>
    <w:rsid w:val="00FC1FCE"/>
    <w:rsid w:val="00FC203C"/>
    <w:rsid w:val="00FC21B2"/>
    <w:rsid w:val="00FC21B8"/>
    <w:rsid w:val="00FC21BA"/>
    <w:rsid w:val="00FC21E3"/>
    <w:rsid w:val="00FC2201"/>
    <w:rsid w:val="00FC2255"/>
    <w:rsid w:val="00FC22C1"/>
    <w:rsid w:val="00FC23B5"/>
    <w:rsid w:val="00FC23C5"/>
    <w:rsid w:val="00FC24FA"/>
    <w:rsid w:val="00FC251F"/>
    <w:rsid w:val="00FC258E"/>
    <w:rsid w:val="00FC27ED"/>
    <w:rsid w:val="00FC27EF"/>
    <w:rsid w:val="00FC2883"/>
    <w:rsid w:val="00FC28F1"/>
    <w:rsid w:val="00FC2944"/>
    <w:rsid w:val="00FC2BB6"/>
    <w:rsid w:val="00FC2BE4"/>
    <w:rsid w:val="00FC2C83"/>
    <w:rsid w:val="00FC2DE6"/>
    <w:rsid w:val="00FC2E97"/>
    <w:rsid w:val="00FC2ECA"/>
    <w:rsid w:val="00FC308D"/>
    <w:rsid w:val="00FC31D6"/>
    <w:rsid w:val="00FC31FA"/>
    <w:rsid w:val="00FC3213"/>
    <w:rsid w:val="00FC3292"/>
    <w:rsid w:val="00FC3342"/>
    <w:rsid w:val="00FC33B7"/>
    <w:rsid w:val="00FC3468"/>
    <w:rsid w:val="00FC34E6"/>
    <w:rsid w:val="00FC3512"/>
    <w:rsid w:val="00FC353D"/>
    <w:rsid w:val="00FC3637"/>
    <w:rsid w:val="00FC385D"/>
    <w:rsid w:val="00FC386F"/>
    <w:rsid w:val="00FC389B"/>
    <w:rsid w:val="00FC3938"/>
    <w:rsid w:val="00FC3A8C"/>
    <w:rsid w:val="00FC3B3D"/>
    <w:rsid w:val="00FC3CDD"/>
    <w:rsid w:val="00FC3ED0"/>
    <w:rsid w:val="00FC4336"/>
    <w:rsid w:val="00FC4414"/>
    <w:rsid w:val="00FC4428"/>
    <w:rsid w:val="00FC44D3"/>
    <w:rsid w:val="00FC45C6"/>
    <w:rsid w:val="00FC46AA"/>
    <w:rsid w:val="00FC46F6"/>
    <w:rsid w:val="00FC47B7"/>
    <w:rsid w:val="00FC480B"/>
    <w:rsid w:val="00FC48AF"/>
    <w:rsid w:val="00FC4901"/>
    <w:rsid w:val="00FC497E"/>
    <w:rsid w:val="00FC4CBB"/>
    <w:rsid w:val="00FC4D55"/>
    <w:rsid w:val="00FC4D83"/>
    <w:rsid w:val="00FC4D8D"/>
    <w:rsid w:val="00FC4D9B"/>
    <w:rsid w:val="00FC4E3C"/>
    <w:rsid w:val="00FC5018"/>
    <w:rsid w:val="00FC5261"/>
    <w:rsid w:val="00FC5367"/>
    <w:rsid w:val="00FC5371"/>
    <w:rsid w:val="00FC5500"/>
    <w:rsid w:val="00FC551E"/>
    <w:rsid w:val="00FC55CE"/>
    <w:rsid w:val="00FC5831"/>
    <w:rsid w:val="00FC5834"/>
    <w:rsid w:val="00FC5997"/>
    <w:rsid w:val="00FC5AA1"/>
    <w:rsid w:val="00FC5B3F"/>
    <w:rsid w:val="00FC5C9A"/>
    <w:rsid w:val="00FC5DE5"/>
    <w:rsid w:val="00FC5ECD"/>
    <w:rsid w:val="00FC5F45"/>
    <w:rsid w:val="00FC60CA"/>
    <w:rsid w:val="00FC60E3"/>
    <w:rsid w:val="00FC6134"/>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DF7"/>
    <w:rsid w:val="00FC6F04"/>
    <w:rsid w:val="00FC6FB9"/>
    <w:rsid w:val="00FC6FBA"/>
    <w:rsid w:val="00FC70BE"/>
    <w:rsid w:val="00FC7167"/>
    <w:rsid w:val="00FC71B3"/>
    <w:rsid w:val="00FC7485"/>
    <w:rsid w:val="00FC74E1"/>
    <w:rsid w:val="00FC75C8"/>
    <w:rsid w:val="00FC7603"/>
    <w:rsid w:val="00FC78BE"/>
    <w:rsid w:val="00FC79B7"/>
    <w:rsid w:val="00FC79BB"/>
    <w:rsid w:val="00FC79DC"/>
    <w:rsid w:val="00FC79E0"/>
    <w:rsid w:val="00FC7C3B"/>
    <w:rsid w:val="00FC7FA8"/>
    <w:rsid w:val="00FD0034"/>
    <w:rsid w:val="00FD005A"/>
    <w:rsid w:val="00FD0179"/>
    <w:rsid w:val="00FD02BC"/>
    <w:rsid w:val="00FD0399"/>
    <w:rsid w:val="00FD046A"/>
    <w:rsid w:val="00FD04C0"/>
    <w:rsid w:val="00FD050E"/>
    <w:rsid w:val="00FD056A"/>
    <w:rsid w:val="00FD08DC"/>
    <w:rsid w:val="00FD0948"/>
    <w:rsid w:val="00FD09DB"/>
    <w:rsid w:val="00FD0B38"/>
    <w:rsid w:val="00FD0C6E"/>
    <w:rsid w:val="00FD0CB5"/>
    <w:rsid w:val="00FD0EB4"/>
    <w:rsid w:val="00FD0F05"/>
    <w:rsid w:val="00FD0F65"/>
    <w:rsid w:val="00FD124B"/>
    <w:rsid w:val="00FD124C"/>
    <w:rsid w:val="00FD12CB"/>
    <w:rsid w:val="00FD1352"/>
    <w:rsid w:val="00FD136B"/>
    <w:rsid w:val="00FD142F"/>
    <w:rsid w:val="00FD1435"/>
    <w:rsid w:val="00FD14F2"/>
    <w:rsid w:val="00FD1849"/>
    <w:rsid w:val="00FD1950"/>
    <w:rsid w:val="00FD19D4"/>
    <w:rsid w:val="00FD1C0A"/>
    <w:rsid w:val="00FD1CAC"/>
    <w:rsid w:val="00FD1CE4"/>
    <w:rsid w:val="00FD1D5B"/>
    <w:rsid w:val="00FD1E85"/>
    <w:rsid w:val="00FD1E8A"/>
    <w:rsid w:val="00FD2343"/>
    <w:rsid w:val="00FD243A"/>
    <w:rsid w:val="00FD2688"/>
    <w:rsid w:val="00FD26CD"/>
    <w:rsid w:val="00FD2737"/>
    <w:rsid w:val="00FD2787"/>
    <w:rsid w:val="00FD2795"/>
    <w:rsid w:val="00FD2A48"/>
    <w:rsid w:val="00FD2ADE"/>
    <w:rsid w:val="00FD2AF1"/>
    <w:rsid w:val="00FD2C03"/>
    <w:rsid w:val="00FD2C34"/>
    <w:rsid w:val="00FD2C8C"/>
    <w:rsid w:val="00FD2CBD"/>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DF9"/>
    <w:rsid w:val="00FD3E8A"/>
    <w:rsid w:val="00FD3FD6"/>
    <w:rsid w:val="00FD4001"/>
    <w:rsid w:val="00FD406C"/>
    <w:rsid w:val="00FD407A"/>
    <w:rsid w:val="00FD427B"/>
    <w:rsid w:val="00FD431B"/>
    <w:rsid w:val="00FD43B4"/>
    <w:rsid w:val="00FD43D1"/>
    <w:rsid w:val="00FD485A"/>
    <w:rsid w:val="00FD4932"/>
    <w:rsid w:val="00FD49B8"/>
    <w:rsid w:val="00FD4B48"/>
    <w:rsid w:val="00FD4BB1"/>
    <w:rsid w:val="00FD4BB9"/>
    <w:rsid w:val="00FD4DE1"/>
    <w:rsid w:val="00FD4F69"/>
    <w:rsid w:val="00FD4F77"/>
    <w:rsid w:val="00FD50D1"/>
    <w:rsid w:val="00FD5134"/>
    <w:rsid w:val="00FD53DA"/>
    <w:rsid w:val="00FD546B"/>
    <w:rsid w:val="00FD5551"/>
    <w:rsid w:val="00FD55E8"/>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39"/>
    <w:rsid w:val="00FD6EA8"/>
    <w:rsid w:val="00FD6F83"/>
    <w:rsid w:val="00FD6FF9"/>
    <w:rsid w:val="00FD716C"/>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152"/>
    <w:rsid w:val="00FE0213"/>
    <w:rsid w:val="00FE0286"/>
    <w:rsid w:val="00FE02D8"/>
    <w:rsid w:val="00FE0477"/>
    <w:rsid w:val="00FE054D"/>
    <w:rsid w:val="00FE0768"/>
    <w:rsid w:val="00FE0972"/>
    <w:rsid w:val="00FE0993"/>
    <w:rsid w:val="00FE0B2A"/>
    <w:rsid w:val="00FE0C1D"/>
    <w:rsid w:val="00FE0DD8"/>
    <w:rsid w:val="00FE117E"/>
    <w:rsid w:val="00FE1212"/>
    <w:rsid w:val="00FE124F"/>
    <w:rsid w:val="00FE156E"/>
    <w:rsid w:val="00FE15DD"/>
    <w:rsid w:val="00FE19B1"/>
    <w:rsid w:val="00FE19BA"/>
    <w:rsid w:val="00FE1A82"/>
    <w:rsid w:val="00FE1C87"/>
    <w:rsid w:val="00FE1D30"/>
    <w:rsid w:val="00FE2000"/>
    <w:rsid w:val="00FE20E9"/>
    <w:rsid w:val="00FE23A7"/>
    <w:rsid w:val="00FE2413"/>
    <w:rsid w:val="00FE24EA"/>
    <w:rsid w:val="00FE2519"/>
    <w:rsid w:val="00FE252C"/>
    <w:rsid w:val="00FE259B"/>
    <w:rsid w:val="00FE25F7"/>
    <w:rsid w:val="00FE2747"/>
    <w:rsid w:val="00FE2862"/>
    <w:rsid w:val="00FE2A95"/>
    <w:rsid w:val="00FE2DAE"/>
    <w:rsid w:val="00FE2E39"/>
    <w:rsid w:val="00FE2E40"/>
    <w:rsid w:val="00FE2E46"/>
    <w:rsid w:val="00FE2F26"/>
    <w:rsid w:val="00FE311F"/>
    <w:rsid w:val="00FE3125"/>
    <w:rsid w:val="00FE32F3"/>
    <w:rsid w:val="00FE3474"/>
    <w:rsid w:val="00FE350A"/>
    <w:rsid w:val="00FE353A"/>
    <w:rsid w:val="00FE363B"/>
    <w:rsid w:val="00FE366D"/>
    <w:rsid w:val="00FE3937"/>
    <w:rsid w:val="00FE3AFB"/>
    <w:rsid w:val="00FE3B05"/>
    <w:rsid w:val="00FE3CC5"/>
    <w:rsid w:val="00FE3D34"/>
    <w:rsid w:val="00FE3D6E"/>
    <w:rsid w:val="00FE3F02"/>
    <w:rsid w:val="00FE417A"/>
    <w:rsid w:val="00FE41DE"/>
    <w:rsid w:val="00FE42A7"/>
    <w:rsid w:val="00FE4397"/>
    <w:rsid w:val="00FE451F"/>
    <w:rsid w:val="00FE4736"/>
    <w:rsid w:val="00FE47B0"/>
    <w:rsid w:val="00FE48DA"/>
    <w:rsid w:val="00FE4961"/>
    <w:rsid w:val="00FE4962"/>
    <w:rsid w:val="00FE4AAF"/>
    <w:rsid w:val="00FE4C7E"/>
    <w:rsid w:val="00FE4CA8"/>
    <w:rsid w:val="00FE4D6C"/>
    <w:rsid w:val="00FE4D9D"/>
    <w:rsid w:val="00FE4F88"/>
    <w:rsid w:val="00FE5060"/>
    <w:rsid w:val="00FE506A"/>
    <w:rsid w:val="00FE508B"/>
    <w:rsid w:val="00FE50A3"/>
    <w:rsid w:val="00FE5105"/>
    <w:rsid w:val="00FE5145"/>
    <w:rsid w:val="00FE5232"/>
    <w:rsid w:val="00FE527B"/>
    <w:rsid w:val="00FE52C9"/>
    <w:rsid w:val="00FE5301"/>
    <w:rsid w:val="00FE5420"/>
    <w:rsid w:val="00FE5543"/>
    <w:rsid w:val="00FE5683"/>
    <w:rsid w:val="00FE577E"/>
    <w:rsid w:val="00FE583D"/>
    <w:rsid w:val="00FE58F0"/>
    <w:rsid w:val="00FE5AE5"/>
    <w:rsid w:val="00FE5B2C"/>
    <w:rsid w:val="00FE5B8F"/>
    <w:rsid w:val="00FE5B9E"/>
    <w:rsid w:val="00FE5E4A"/>
    <w:rsid w:val="00FE6144"/>
    <w:rsid w:val="00FE63FC"/>
    <w:rsid w:val="00FE6457"/>
    <w:rsid w:val="00FE69E6"/>
    <w:rsid w:val="00FE6A4D"/>
    <w:rsid w:val="00FE6B8A"/>
    <w:rsid w:val="00FE6CBE"/>
    <w:rsid w:val="00FE6CDA"/>
    <w:rsid w:val="00FE6FF3"/>
    <w:rsid w:val="00FE726C"/>
    <w:rsid w:val="00FE72C1"/>
    <w:rsid w:val="00FE743C"/>
    <w:rsid w:val="00FE748E"/>
    <w:rsid w:val="00FE74BD"/>
    <w:rsid w:val="00FE77C1"/>
    <w:rsid w:val="00FE782D"/>
    <w:rsid w:val="00FE7868"/>
    <w:rsid w:val="00FE7BF5"/>
    <w:rsid w:val="00FE7C74"/>
    <w:rsid w:val="00FE7D10"/>
    <w:rsid w:val="00FE7E4D"/>
    <w:rsid w:val="00FE7EE4"/>
    <w:rsid w:val="00FF0163"/>
    <w:rsid w:val="00FF026A"/>
    <w:rsid w:val="00FF02B0"/>
    <w:rsid w:val="00FF0455"/>
    <w:rsid w:val="00FF064C"/>
    <w:rsid w:val="00FF0882"/>
    <w:rsid w:val="00FF08F1"/>
    <w:rsid w:val="00FF092A"/>
    <w:rsid w:val="00FF0943"/>
    <w:rsid w:val="00FF0B92"/>
    <w:rsid w:val="00FF0BE6"/>
    <w:rsid w:val="00FF0D5F"/>
    <w:rsid w:val="00FF0DD7"/>
    <w:rsid w:val="00FF0DFD"/>
    <w:rsid w:val="00FF0E0A"/>
    <w:rsid w:val="00FF0E1F"/>
    <w:rsid w:val="00FF0E7C"/>
    <w:rsid w:val="00FF0F04"/>
    <w:rsid w:val="00FF0FFA"/>
    <w:rsid w:val="00FF111D"/>
    <w:rsid w:val="00FF1166"/>
    <w:rsid w:val="00FF1180"/>
    <w:rsid w:val="00FF12F9"/>
    <w:rsid w:val="00FF13D9"/>
    <w:rsid w:val="00FF14A1"/>
    <w:rsid w:val="00FF14EC"/>
    <w:rsid w:val="00FF1649"/>
    <w:rsid w:val="00FF166D"/>
    <w:rsid w:val="00FF16FE"/>
    <w:rsid w:val="00FF17FE"/>
    <w:rsid w:val="00FF18B8"/>
    <w:rsid w:val="00FF18C2"/>
    <w:rsid w:val="00FF1946"/>
    <w:rsid w:val="00FF197F"/>
    <w:rsid w:val="00FF1A5C"/>
    <w:rsid w:val="00FF1D4A"/>
    <w:rsid w:val="00FF1F67"/>
    <w:rsid w:val="00FF201C"/>
    <w:rsid w:val="00FF21A5"/>
    <w:rsid w:val="00FF2210"/>
    <w:rsid w:val="00FF2242"/>
    <w:rsid w:val="00FF224D"/>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3E"/>
    <w:rsid w:val="00FF3E4F"/>
    <w:rsid w:val="00FF40AE"/>
    <w:rsid w:val="00FF4138"/>
    <w:rsid w:val="00FF42E3"/>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135"/>
    <w:rsid w:val="00FF51FA"/>
    <w:rsid w:val="00FF52E9"/>
    <w:rsid w:val="00FF5343"/>
    <w:rsid w:val="00FF5481"/>
    <w:rsid w:val="00FF553A"/>
    <w:rsid w:val="00FF5582"/>
    <w:rsid w:val="00FF57BA"/>
    <w:rsid w:val="00FF5805"/>
    <w:rsid w:val="00FF5858"/>
    <w:rsid w:val="00FF5BB9"/>
    <w:rsid w:val="00FF5C4B"/>
    <w:rsid w:val="00FF5E9C"/>
    <w:rsid w:val="00FF5F19"/>
    <w:rsid w:val="00FF60A6"/>
    <w:rsid w:val="00FF60B2"/>
    <w:rsid w:val="00FF63E5"/>
    <w:rsid w:val="00FF6508"/>
    <w:rsid w:val="00FF65E8"/>
    <w:rsid w:val="00FF6646"/>
    <w:rsid w:val="00FF66E2"/>
    <w:rsid w:val="00FF6787"/>
    <w:rsid w:val="00FF6960"/>
    <w:rsid w:val="00FF6ACA"/>
    <w:rsid w:val="00FF6C23"/>
    <w:rsid w:val="00FF6C7E"/>
    <w:rsid w:val="00FF6D32"/>
    <w:rsid w:val="00FF6E8C"/>
    <w:rsid w:val="00FF6F5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759995D6"/>
  <w15:docId w15:val="{FEA29774-D022-49F9-94B1-14765857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qFormat="1"/>
    <w:lsdException w:name="annotation reference" w:qFormat="1"/>
    <w:lsdException w:name="page number"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99" w:qFormat="1"/>
    <w:lsdException w:name="Closing" w:uiPriority="99" w:qFormat="1"/>
    <w:lsdException w:name="Signature" w:qFormat="1"/>
    <w:lsdException w:name="Body Text" w:qFormat="1"/>
    <w:lsdException w:name="Body Text Indent" w:uiPriority="99"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2" w:qFormat="1"/>
    <w:lsdException w:name="Note Heading" w:uiPriority="99" w:qFormat="1"/>
    <w:lsdException w:name="Body Text 2" w:qFormat="1"/>
    <w:lsdException w:name="Body Text 3" w:uiPriority="99" w:qFormat="1"/>
    <w:lsdException w:name="Body Text Indent 2" w:uiPriority="99" w:qFormat="1"/>
    <w:lsdException w:name="Body Text Indent 3" w:qFormat="1"/>
    <w:lsdException w:name="Block Text" w:qFormat="1"/>
    <w:lsdException w:name="Hyperlink" w:uiPriority="99" w:qFormat="1"/>
    <w:lsdException w:name="FollowedHyperlink" w:qFormat="1"/>
    <w:lsdException w:name="Strong" w:uiPriority="22" w:qFormat="1"/>
    <w:lsdException w:name="Emphasis" w:uiPriority="20" w:qFormat="1"/>
    <w:lsdException w:name="Document Map" w:uiPriority="99" w:qFormat="1"/>
    <w:lsdException w:name="Plain Text" w:uiPriority="99" w:qFormat="1"/>
    <w:lsdException w:name="E-mail Signature" w:qFormat="1"/>
    <w:lsdException w:name="HTML Top of Form" w:uiPriority="99"/>
    <w:lsdException w:name="HTML Bottom of Form" w:uiPriority="99"/>
    <w:lsdException w:name="Normal (Web)" w:uiPriority="99" w:qFormat="1"/>
    <w:lsdException w:name="HTML Address" w:qFormat="1"/>
    <w:lsdException w:name="HTML Code" w:uiPriority="99" w:qFormat="1"/>
    <w:lsdException w:name="HTML Preformatted" w:semiHidden="1" w:unhideWhenUsed="1" w:qFormat="1"/>
    <w:lsdException w:name="HTML Typewriter" w:semiHidden="1" w:unhideWhenUsed="1"/>
    <w:lsdException w:name="Normal Table" w:semiHidden="1" w:unhideWhenUsed="1"/>
    <w:lsdException w:name="annotation subject" w:uiPriority="99"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9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3B3"/>
    <w:pPr>
      <w:overflowPunct w:val="0"/>
      <w:autoSpaceDE w:val="0"/>
      <w:autoSpaceDN w:val="0"/>
      <w:adjustRightInd w:val="0"/>
      <w:spacing w:after="180"/>
      <w:textAlignment w:val="baseline"/>
    </w:pPr>
    <w:rPr>
      <w:rFonts w:eastAsia="Times New Roman"/>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next w:val="Normal"/>
    <w:link w:val="Heading1Char1"/>
    <w:qFormat/>
    <w:rsid w:val="000733B3"/>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rPr>
  </w:style>
  <w:style w:type="paragraph" w:styleId="Heading2">
    <w:name w:val="heading 2"/>
    <w:aliases w:val="H2,h2,Head2A,2,UNDERRUBRIK 1-2,DO NOT USE_h2,h21,Heading 2 Char,H2 Char,h2 Char,标题 2,Header 2,Header2,22,heading2,2nd level,H21,H22,H23,H24,H25,R2,E2,†berschrift 2,õberschrift 2,插图,Heading 2 3GPP,제목 2,heading 2,Sub-section,Heading Two,l2,Head"/>
    <w:basedOn w:val="Heading1"/>
    <w:next w:val="Normal"/>
    <w:link w:val="Heading2Char1"/>
    <w:qFormat/>
    <w:rsid w:val="000733B3"/>
    <w:pPr>
      <w:pBdr>
        <w:top w:val="none" w:sz="0" w:space="0" w:color="auto"/>
      </w:pBdr>
      <w:spacing w:before="180"/>
      <w:outlineLvl w:val="1"/>
    </w:pPr>
    <w:rPr>
      <w:sz w:val="32"/>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Heading2"/>
    <w:next w:val="Normal"/>
    <w:link w:val="Heading3Char"/>
    <w:qFormat/>
    <w:rsid w:val="000733B3"/>
    <w:pPr>
      <w:spacing w:before="120"/>
      <w:outlineLvl w:val="2"/>
    </w:pPr>
    <w:rPr>
      <w:sz w:val="28"/>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qFormat/>
    <w:rsid w:val="000733B3"/>
    <w:pPr>
      <w:ind w:left="1418" w:hanging="1418"/>
      <w:outlineLvl w:val="3"/>
    </w:pPr>
    <w:rPr>
      <w:sz w:val="24"/>
    </w:rPr>
  </w:style>
  <w:style w:type="paragraph" w:styleId="Heading5">
    <w:name w:val="heading 5"/>
    <w:aliases w:val="H5,h5,Heading5,标题 5"/>
    <w:basedOn w:val="Heading4"/>
    <w:next w:val="Normal"/>
    <w:link w:val="Heading5Char"/>
    <w:qFormat/>
    <w:rsid w:val="000733B3"/>
    <w:pPr>
      <w:ind w:left="1701" w:hanging="1701"/>
      <w:outlineLvl w:val="4"/>
    </w:pPr>
    <w:rPr>
      <w:sz w:val="22"/>
    </w:rPr>
  </w:style>
  <w:style w:type="paragraph" w:styleId="Heading6">
    <w:name w:val="heading 6"/>
    <w:basedOn w:val="H6"/>
    <w:next w:val="Normal"/>
    <w:link w:val="Heading6Char"/>
    <w:qFormat/>
    <w:rsid w:val="000733B3"/>
    <w:pPr>
      <w:outlineLvl w:val="5"/>
    </w:pPr>
  </w:style>
  <w:style w:type="paragraph" w:styleId="Heading7">
    <w:name w:val="heading 7"/>
    <w:aliases w:val="st,h7"/>
    <w:basedOn w:val="H6"/>
    <w:next w:val="Normal"/>
    <w:link w:val="Heading7Char"/>
    <w:qFormat/>
    <w:rsid w:val="000733B3"/>
    <w:pPr>
      <w:outlineLvl w:val="6"/>
    </w:pPr>
  </w:style>
  <w:style w:type="paragraph" w:styleId="Heading8">
    <w:name w:val="heading 8"/>
    <w:aliases w:val="Table Heading,标题 8,acronym"/>
    <w:basedOn w:val="Heading1"/>
    <w:next w:val="Normal"/>
    <w:link w:val="Heading8Char"/>
    <w:qFormat/>
    <w:rsid w:val="000733B3"/>
    <w:pPr>
      <w:ind w:left="0" w:firstLine="0"/>
      <w:outlineLvl w:val="7"/>
    </w:pPr>
  </w:style>
  <w:style w:type="paragraph" w:styleId="Heading9">
    <w:name w:val="heading 9"/>
    <w:aliases w:val="Figure Heading,FH,标题 9,appendix"/>
    <w:basedOn w:val="Heading8"/>
    <w:next w:val="Normal"/>
    <w:link w:val="Heading9Char"/>
    <w:qFormat/>
    <w:rsid w:val="000733B3"/>
    <w:pPr>
      <w:outlineLvl w:val="8"/>
    </w:pPr>
  </w:style>
  <w:style w:type="character" w:default="1" w:styleId="DefaultParagraphFont">
    <w:name w:val="Default Paragraph Font"/>
    <w:semiHidden/>
    <w:rsid w:val="000733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3B3"/>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qFormat/>
    <w:rsid w:val="00A03C5E"/>
    <w:rPr>
      <w:rFonts w:ascii="Arial" w:eastAsia="Times New Roman" w:hAnsi="Arial"/>
      <w:sz w:val="28"/>
    </w:rPr>
  </w:style>
  <w:style w:type="paragraph" w:customStyle="1" w:styleId="TdocHeader2">
    <w:name w:val="Tdoc_Header_2"/>
    <w:basedOn w:val="Normal"/>
    <w:qFormat/>
    <w:pPr>
      <w:widowControl w:val="0"/>
      <w:tabs>
        <w:tab w:val="left" w:pos="1701"/>
        <w:tab w:val="right" w:pos="9072"/>
        <w:tab w:val="right" w:pos="10206"/>
      </w:tabs>
      <w:jc w:val="both"/>
    </w:pPr>
    <w:rPr>
      <w:rFonts w:ascii="Arial" w:hAnsi="Arial"/>
      <w:b/>
      <w:sz w:val="18"/>
    </w:rPr>
  </w:style>
  <w:style w:type="paragraph" w:customStyle="1" w:styleId="TdocHeading1">
    <w:name w:val="Tdoc_Heading_1"/>
    <w:basedOn w:val="Heading1"/>
    <w:next w:val="BodyText"/>
    <w:autoRedefine/>
    <w:qFormat/>
    <w:pPr>
      <w:numPr>
        <w:numId w:val="1"/>
      </w:numPr>
      <w:spacing w:after="120"/>
      <w:ind w:left="357" w:hanging="357"/>
      <w:jc w:val="both"/>
    </w:pPr>
    <w:rPr>
      <w:bCs/>
      <w:noProof/>
      <w:kern w:val="28"/>
      <w:sz w:val="24"/>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qFormat/>
    <w:pPr>
      <w:spacing w:after="120"/>
      <w:jc w:val="both"/>
    </w:pPr>
  </w:style>
  <w:style w:type="paragraph" w:customStyle="1" w:styleId="TdocHeader1">
    <w:name w:val="Tdoc_Header_1"/>
    <w:basedOn w:val="Header"/>
    <w:qFormat/>
    <w:pPr>
      <w:tabs>
        <w:tab w:val="right" w:pos="10206"/>
      </w:tabs>
      <w:jc w:val="both"/>
    </w:pPr>
    <w:rPr>
      <w:b w:val="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link w:val="HeaderChar"/>
    <w:rsid w:val="000733B3"/>
    <w:pPr>
      <w:widowControl w:val="0"/>
      <w:overflowPunct w:val="0"/>
      <w:autoSpaceDE w:val="0"/>
      <w:autoSpaceDN w:val="0"/>
      <w:adjustRightInd w:val="0"/>
      <w:textAlignment w:val="baseline"/>
    </w:pPr>
    <w:rPr>
      <w:rFonts w:ascii="Arial" w:eastAsia="Times New Roman" w:hAnsi="Arial"/>
      <w:b/>
      <w:noProof/>
      <w:sz w:val="18"/>
    </w:r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qFormat/>
    <w:rsid w:val="00B43E52"/>
    <w:rPr>
      <w:rFonts w:ascii="Arial" w:eastAsia="Times New Roman" w:hAnsi="Arial"/>
      <w:b/>
      <w:noProof/>
      <w:sz w:val="18"/>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rsid w:val="000733B3"/>
    <w:pPr>
      <w:keepLines/>
      <w:spacing w:after="0"/>
      <w:ind w:left="454" w:hanging="454"/>
    </w:pPr>
    <w:rPr>
      <w:sz w:val="16"/>
    </w:rPr>
  </w:style>
  <w:style w:type="paragraph" w:styleId="DocumentMap">
    <w:name w:val="Document Map"/>
    <w:basedOn w:val="Normal"/>
    <w:link w:val="DocumentMapChar"/>
    <w:uiPriority w:val="99"/>
    <w:qFormat/>
    <w:pPr>
      <w:shd w:val="clear" w:color="auto" w:fill="000080"/>
    </w:pPr>
    <w:rPr>
      <w:rFonts w:ascii="Tahoma" w:hAnsi="Tahoma" w:cs="Tahoma"/>
    </w:rPr>
  </w:style>
  <w:style w:type="paragraph" w:customStyle="1" w:styleId="TdocHeading2">
    <w:name w:val="Tdoc_Heading_2"/>
    <w:basedOn w:val="Normal"/>
    <w:qFormat/>
  </w:style>
  <w:style w:type="character" w:styleId="Hyperlink">
    <w:name w:val="Hyperlink"/>
    <w:uiPriority w:val="99"/>
    <w:qFormat/>
    <w:rPr>
      <w:color w:val="0000FF"/>
      <w:u w:val="single"/>
    </w:rPr>
  </w:style>
  <w:style w:type="character" w:styleId="FollowedHyperlink">
    <w:name w:val="FollowedHyperlink"/>
    <w:qFormat/>
    <w:rsid w:val="00E10770"/>
    <w:rPr>
      <w:color w:val="0000FF"/>
      <w:u w:val="single"/>
    </w:rPr>
  </w:style>
  <w:style w:type="paragraph" w:styleId="BalloonText">
    <w:name w:val="Balloon Text"/>
    <w:basedOn w:val="Normal"/>
    <w:link w:val="BalloonTextChar"/>
    <w:uiPriority w:val="99"/>
    <w:qFormat/>
    <w:rPr>
      <w:rFonts w:ascii="Tahoma" w:hAnsi="Tahoma" w:cs="Tahoma"/>
      <w:sz w:val="16"/>
      <w:szCs w:val="16"/>
    </w:rPr>
  </w:style>
  <w:style w:type="paragraph" w:customStyle="1" w:styleId="NO">
    <w:name w:val="NO"/>
    <w:basedOn w:val="Normal"/>
    <w:link w:val="NOChar"/>
    <w:rsid w:val="000733B3"/>
    <w:pPr>
      <w:keepLines/>
      <w:ind w:left="1135" w:hanging="851"/>
    </w:pPr>
  </w:style>
  <w:style w:type="paragraph" w:customStyle="1" w:styleId="h1">
    <w:name w:val="h1"/>
    <w:basedOn w:val="Normal"/>
    <w:qFormat/>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uiPriority w:val="20"/>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uiPriority w:val="99"/>
    <w:qFormat/>
    <w:rsid w:val="00F45790"/>
  </w:style>
  <w:style w:type="paragraph" w:styleId="CommentSubject">
    <w:name w:val="annotation subject"/>
    <w:basedOn w:val="CommentText"/>
    <w:next w:val="CommentText"/>
    <w:link w:val="CommentSubjectChar"/>
    <w:uiPriority w:val="99"/>
    <w:qFormat/>
    <w:rsid w:val="00F45790"/>
    <w:rPr>
      <w:b/>
      <w:bCs/>
    </w:rPr>
  </w:style>
  <w:style w:type="paragraph" w:customStyle="1" w:styleId="CharChar1CharCharCharCharCharCharCharCharCharCharCharCharCharCharChar">
    <w:name w:val="Char Char1 Char Char Char Char Char Char Char Char Char Char Char Char Char Char Char"/>
    <w:uiPriority w:val="99"/>
    <w:semiHidden/>
    <w:qFormat/>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733B3"/>
    <w:pPr>
      <w:keepLines/>
      <w:spacing w:after="0"/>
    </w:pPr>
  </w:style>
  <w:style w:type="paragraph" w:customStyle="1" w:styleId="StyleHeading1NMPHeading1H1h11h12h13h14h15h16appheadin">
    <w:name w:val="Style Heading 1NMP Heading 1H1h11h12h13h14h15h16app headin..."/>
    <w:basedOn w:val="Heading1"/>
    <w:qFormat/>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Header"/>
    <w:link w:val="FooterChar"/>
    <w:rsid w:val="000733B3"/>
    <w:pPr>
      <w:jc w:val="center"/>
    </w:pPr>
    <w:rPr>
      <w:i/>
    </w:rPr>
  </w:style>
  <w:style w:type="paragraph" w:styleId="TOC1">
    <w:name w:val="toc 1"/>
    <w:aliases w:val="Observation TOC2"/>
    <w:uiPriority w:val="39"/>
    <w:rsid w:val="000733B3"/>
    <w:pPr>
      <w:keepNext/>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rPr>
  </w:style>
  <w:style w:type="paragraph" w:styleId="TOC2">
    <w:name w:val="toc 2"/>
    <w:basedOn w:val="TOC1"/>
    <w:uiPriority w:val="39"/>
    <w:rsid w:val="000733B3"/>
    <w:pPr>
      <w:keepNext w:val="0"/>
      <w:spacing w:before="0"/>
      <w:ind w:left="851" w:hanging="851"/>
    </w:pPr>
    <w:rPr>
      <w:sz w:val="20"/>
    </w:rPr>
  </w:style>
  <w:style w:type="paragraph" w:styleId="TOC3">
    <w:name w:val="toc 3"/>
    <w:basedOn w:val="TOC2"/>
    <w:uiPriority w:val="39"/>
    <w:rsid w:val="000733B3"/>
    <w:pPr>
      <w:ind w:left="1134" w:hanging="1134"/>
    </w:pPr>
  </w:style>
  <w:style w:type="paragraph" w:styleId="TOC4">
    <w:name w:val="toc 4"/>
    <w:basedOn w:val="TOC3"/>
    <w:uiPriority w:val="39"/>
    <w:rsid w:val="000733B3"/>
    <w:pPr>
      <w:ind w:left="1418" w:hanging="1418"/>
    </w:pPr>
  </w:style>
  <w:style w:type="paragraph" w:styleId="TOC5">
    <w:name w:val="toc 5"/>
    <w:basedOn w:val="TOC4"/>
    <w:uiPriority w:val="39"/>
    <w:rsid w:val="000733B3"/>
    <w:pPr>
      <w:ind w:left="1701" w:hanging="1701"/>
    </w:pPr>
  </w:style>
  <w:style w:type="paragraph" w:customStyle="1" w:styleId="DocHead">
    <w:name w:val="DocHead"/>
    <w:basedOn w:val="Normal"/>
    <w:next w:val="Normal"/>
    <w:rsid w:val="007A5AC0"/>
    <w:pPr>
      <w:ind w:left="1418" w:hanging="1418"/>
    </w:pPr>
    <w:rPr>
      <w:b/>
      <w:bCs/>
      <w:sz w:val="24"/>
      <w:lang w:val="en-AU"/>
    </w:rPr>
  </w:style>
  <w:style w:type="character" w:styleId="PageNumber">
    <w:name w:val="page number"/>
    <w:qFormat/>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qFormat/>
    <w:rsid w:val="00A073A1"/>
    <w:pPr>
      <w:spacing w:before="120" w:after="120"/>
    </w:pPr>
    <w:rPr>
      <w: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qFormat/>
    <w:rsid w:val="00A6329A"/>
    <w:rPr>
      <w:rFonts w:ascii="Arial" w:eastAsia="Malgun Gothic" w:hAnsi="Arial"/>
      <w:lang w:val="en-GB" w:eastAsia="en-US" w:bidi="ar-SA"/>
    </w:rPr>
  </w:style>
  <w:style w:type="character" w:customStyle="1" w:styleId="a5">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rsid w:val="000733B3"/>
  </w:style>
  <w:style w:type="paragraph" w:styleId="List">
    <w:name w:val="List"/>
    <w:basedOn w:val="Normal"/>
    <w:link w:val="ListChar"/>
    <w:rsid w:val="000733B3"/>
    <w:pPr>
      <w:ind w:left="568" w:hanging="284"/>
    </w:pPr>
  </w:style>
  <w:style w:type="character" w:customStyle="1" w:styleId="B1Zchn">
    <w:name w:val="B1 Zchn"/>
    <w:link w:val="B1"/>
    <w:qFormat/>
    <w:rsid w:val="00032716"/>
    <w:rPr>
      <w:rFonts w:eastAsia="Times New Roman"/>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列,P,列表段,列出,목"/>
    <w:basedOn w:val="Normal"/>
    <w:link w:val="ListParagraphChar"/>
    <w:uiPriority w:val="34"/>
    <w:qFormat/>
    <w:rsid w:val="00224562"/>
    <w:pPr>
      <w:ind w:left="720"/>
      <w:contextualSpacing/>
    </w:pPr>
    <w:rPr>
      <w:rFonts w:eastAsia="SimSun"/>
      <w:lang w:eastAsia="ja-JP"/>
    </w:rPr>
  </w:style>
  <w:style w:type="paragraph" w:customStyle="1" w:styleId="StatementBody">
    <w:name w:val="Statement Body"/>
    <w:basedOn w:val="Normal"/>
    <w:link w:val="StatementBodyChar"/>
    <w:qFormat/>
    <w:rsid w:val="00224562"/>
    <w:pPr>
      <w:numPr>
        <w:numId w:val="5"/>
      </w:numPr>
      <w:tabs>
        <w:tab w:val="num" w:pos="0"/>
      </w:tabs>
      <w:spacing w:after="100" w:afterAutospacing="1"/>
      <w:ind w:left="0"/>
      <w:contextualSpacing/>
    </w:pPr>
    <w:rPr>
      <w:sz w:val="22"/>
      <w:lang w:val="en-US" w:eastAsia="ko-KR"/>
    </w:rPr>
  </w:style>
  <w:style w:type="character" w:customStyle="1" w:styleId="StatementBodyChar">
    <w:name w:val="Statement Body Char"/>
    <w:link w:val="StatementBody"/>
    <w:qFormat/>
    <w:rsid w:val="00224562"/>
    <w:rPr>
      <w:rFonts w:eastAsia="Times New Roman"/>
      <w:sz w:val="22"/>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eastAsia="MS Gothic"/>
      <w:sz w:val="24"/>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qFormat/>
    <w:rsid w:val="00CA4C32"/>
    <w:pPr>
      <w:numPr>
        <w:numId w:val="6"/>
      </w:numPr>
      <w:snapToGrid w:val="0"/>
      <w:spacing w:after="60"/>
    </w:pPr>
    <w:rPr>
      <w:rFonts w:eastAsia="SimSun"/>
      <w:szCs w:val="16"/>
      <w:lang w:val="en-US"/>
    </w:rPr>
  </w:style>
  <w:style w:type="paragraph" w:customStyle="1" w:styleId="Char">
    <w:name w:val="Char"/>
    <w:uiPriority w:val="99"/>
    <w:qFormat/>
    <w:rsid w:val="00CA4C32"/>
    <w:pPr>
      <w:keepNext/>
      <w:numPr>
        <w:numId w:val="7"/>
      </w:numPr>
      <w:tabs>
        <w:tab w:val="clear" w:pos="851"/>
      </w:tabs>
      <w:autoSpaceDE w:val="0"/>
      <w:autoSpaceDN w:val="0"/>
      <w:adjustRightInd w:val="0"/>
      <w:spacing w:before="60" w:after="60"/>
      <w:ind w:left="720" w:hanging="360"/>
      <w:jc w:val="both"/>
    </w:pPr>
    <w:rPr>
      <w:rFonts w:ascii="Arial" w:eastAsia="SimSun" w:hAnsi="Arial" w:cs="Arial"/>
      <w:color w:val="0000FF"/>
      <w:kern w:val="2"/>
      <w:lang w:val="en-US" w:eastAsia="zh-CN"/>
    </w:rPr>
  </w:style>
  <w:style w:type="paragraph" w:customStyle="1" w:styleId="a6">
    <w:name w:val="목록 단락"/>
    <w:aliases w:val="numbered,목록"/>
    <w:basedOn w:val="Normal"/>
    <w:uiPriority w:val="34"/>
    <w:qFormat/>
    <w:rsid w:val="00093DD5"/>
    <w:pPr>
      <w:ind w:leftChars="400" w:left="800"/>
    </w:pPr>
  </w:style>
  <w:style w:type="paragraph" w:customStyle="1" w:styleId="StatementHeading">
    <w:name w:val="Statement Heading"/>
    <w:basedOn w:val="Normal"/>
    <w:next w:val="StatementBody"/>
    <w:qFormat/>
    <w:rsid w:val="00335250"/>
    <w:pPr>
      <w:keepNext/>
      <w:spacing w:before="100" w:beforeAutospacing="1"/>
      <w:ind w:left="601" w:hanging="601"/>
    </w:pPr>
    <w:rPr>
      <w:b/>
      <w:i/>
      <w:sz w:val="22"/>
      <w:lang w:val="en-US" w:eastAsia="ko-KR"/>
    </w:rPr>
  </w:style>
  <w:style w:type="paragraph" w:customStyle="1" w:styleId="Default">
    <w:name w:val="Default"/>
    <w:qForma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qFormat/>
    <w:rsid w:val="00B06D90"/>
    <w:pPr>
      <w:spacing w:line="336" w:lineRule="auto"/>
      <w:ind w:firstLineChars="200" w:firstLine="200"/>
      <w:jc w:val="both"/>
    </w:pPr>
    <w:rPr>
      <w:rFonts w:eastAsia="Malgun Gothic" w:cs="Batang"/>
    </w:rPr>
  </w:style>
  <w:style w:type="paragraph" w:styleId="ListBullet">
    <w:name w:val="List Bullet"/>
    <w:basedOn w:val="List"/>
    <w:rsid w:val="000733B3"/>
  </w:style>
  <w:style w:type="paragraph" w:customStyle="1" w:styleId="StyleLGTdocAsianSimSunComplex11ptBefore6ptL">
    <w:name w:val="Style LGTdoc_본문 + (Asian) SimSun (Complex) 11 pt Before:  6 pt L..."/>
    <w:basedOn w:val="Normal"/>
    <w:rsid w:val="00F07F2C"/>
    <w:pPr>
      <w:widowControl w:val="0"/>
      <w:snapToGrid w:val="0"/>
      <w:spacing w:before="120" w:afterLines="50" w:after="50"/>
      <w:jc w:val="both"/>
    </w:pPr>
    <w:rPr>
      <w:rFonts w:eastAsia="SimSu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spacing w:before="80"/>
      <w:ind w:left="794" w:hanging="794"/>
    </w:pPr>
    <w:rPr>
      <w:sz w:val="24"/>
    </w:rPr>
  </w:style>
  <w:style w:type="paragraph" w:customStyle="1" w:styleId="LGTdoc0">
    <w:name w:val="LGTdoc_본문"/>
    <w:basedOn w:val="Normal"/>
    <w:link w:val="LGTdocChar"/>
    <w:qFormat/>
    <w:rsid w:val="00A61DE6"/>
    <w:pPr>
      <w:widowControl w:val="0"/>
      <w:snapToGrid w:val="0"/>
      <w:spacing w:afterLines="50" w:after="120" w:line="264" w:lineRule="auto"/>
      <w:jc w:val="both"/>
    </w:pPr>
    <w:rPr>
      <w:kern w:val="2"/>
      <w:sz w:val="22"/>
      <w:lang w:eastAsia="ko-KR"/>
    </w:rPr>
  </w:style>
  <w:style w:type="paragraph" w:customStyle="1" w:styleId="LGTdoc1">
    <w:name w:val="LGTdoc_제목1"/>
    <w:basedOn w:val="Normal"/>
    <w:link w:val="LGTdoc1Char"/>
    <w:qFormat/>
    <w:rsid w:val="00646D92"/>
    <w:pPr>
      <w:snapToGrid w:val="0"/>
      <w:spacing w:beforeLines="50" w:before="120" w:after="100" w:afterAutospacing="1"/>
      <w:jc w:val="both"/>
    </w:pPr>
    <w:rPr>
      <w:b/>
      <w:snapToGrid w:val="0"/>
      <w:sz w:val="28"/>
      <w:lang w:eastAsia="ko-KR"/>
    </w:rPr>
  </w:style>
  <w:style w:type="paragraph" w:customStyle="1" w:styleId="a7">
    <w:name w:val="본문글"/>
    <w:basedOn w:val="Normal"/>
    <w:qFormat/>
    <w:rsid w:val="00DD7C21"/>
    <w:pPr>
      <w:widowControl w:val="0"/>
      <w:spacing w:line="240" w:lineRule="exact"/>
      <w:jc w:val="both"/>
    </w:pPr>
    <w:rPr>
      <w:rFonts w:ascii="Arial" w:eastAsia="Malgun Gothic" w:hAnsi="Arial" w:cs="Batang"/>
      <w:color w:val="000000"/>
      <w:lang w:val="en-US" w:eastAsia="ko-KR"/>
    </w:rPr>
  </w:style>
  <w:style w:type="paragraph" w:customStyle="1" w:styleId="00BodyText">
    <w:name w:val="00 BodyText"/>
    <w:basedOn w:val="Normal"/>
    <w:qFormat/>
    <w:rsid w:val="00DB6DDE"/>
    <w:pPr>
      <w:spacing w:after="220"/>
    </w:pPr>
    <w:rPr>
      <w:rFonts w:ascii="Arial" w:hAnsi="Arial"/>
      <w:sz w:val="22"/>
      <w:lang w:val="en-US"/>
    </w:rPr>
  </w:style>
  <w:style w:type="character" w:customStyle="1" w:styleId="apple-style-span">
    <w:name w:val="apple-style-span"/>
    <w:basedOn w:val="DefaultParagraphFont"/>
    <w:qForma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b/>
      <w:bCs/>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uiPriority w:val="99"/>
    <w:qFormat/>
    <w:rsid w:val="003116DF"/>
    <w:pPr>
      <w:tabs>
        <w:tab w:val="left" w:pos="1622"/>
      </w:tabs>
      <w:ind w:left="1622" w:hanging="363"/>
    </w:pPr>
    <w:rPr>
      <w:rFonts w:ascii="Arial" w:eastAsia="MS Mincho" w:hAnsi="Arial"/>
      <w:lang w:val="x-none"/>
    </w:rPr>
  </w:style>
  <w:style w:type="character" w:customStyle="1" w:styleId="Doc-text2Char">
    <w:name w:val="Doc-text2 Char"/>
    <w:link w:val="Doc-text2"/>
    <w:uiPriority w:val="99"/>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rsid w:val="000733B3"/>
    <w:rPr>
      <w:b/>
    </w:rPr>
  </w:style>
  <w:style w:type="paragraph" w:customStyle="1" w:styleId="TAC">
    <w:name w:val="TAC"/>
    <w:basedOn w:val="TAL"/>
    <w:link w:val="TACChar"/>
    <w:rsid w:val="000733B3"/>
    <w:pPr>
      <w:jc w:val="center"/>
    </w:pPr>
  </w:style>
  <w:style w:type="character" w:customStyle="1" w:styleId="TACChar">
    <w:name w:val="TAC Char"/>
    <w:link w:val="TAC"/>
    <w:qFormat/>
    <w:rsid w:val="004F1F3B"/>
    <w:rPr>
      <w:rFonts w:ascii="Arial" w:eastAsia="Times New Roman" w:hAnsi="Arial"/>
      <w:sz w:val="18"/>
    </w:rPr>
  </w:style>
  <w:style w:type="paragraph" w:customStyle="1" w:styleId="TAL">
    <w:name w:val="TAL"/>
    <w:basedOn w:val="Normal"/>
    <w:link w:val="TALChar"/>
    <w:rsid w:val="000733B3"/>
    <w:pPr>
      <w:keepNext/>
      <w:keepLines/>
      <w:spacing w:after="0"/>
    </w:pPr>
    <w:rPr>
      <w:rFonts w:ascii="Arial" w:hAnsi="Arial"/>
      <w:sz w:val="18"/>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qFormat/>
    <w:locked/>
    <w:rsid w:val="005B611D"/>
    <w:rPr>
      <w:rFonts w:ascii="Arial" w:eastAsia="SimSun" w:hAnsi="Arial"/>
      <w:lang w:val="en-GB" w:eastAsia="en-US" w:bidi="ar-SA"/>
    </w:rPr>
  </w:style>
  <w:style w:type="paragraph" w:styleId="PlainText">
    <w:name w:val="Plain Text"/>
    <w:basedOn w:val="Normal"/>
    <w:link w:val="PlainTextChar"/>
    <w:uiPriority w:val="99"/>
    <w:unhideWhenUsed/>
    <w:qFormat/>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qFormat/>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TOC5"/>
    <w:next w:val="Normal"/>
    <w:uiPriority w:val="39"/>
    <w:rsid w:val="000733B3"/>
    <w:pPr>
      <w:ind w:left="1985" w:hanging="1985"/>
    </w:pPr>
  </w:style>
  <w:style w:type="paragraph" w:styleId="TOC7">
    <w:name w:val="toc 7"/>
    <w:basedOn w:val="TOC6"/>
    <w:next w:val="Normal"/>
    <w:uiPriority w:val="39"/>
    <w:rsid w:val="000733B3"/>
    <w:pPr>
      <w:ind w:left="2268" w:hanging="2268"/>
    </w:pPr>
  </w:style>
  <w:style w:type="paragraph" w:styleId="TOC8">
    <w:name w:val="toc 8"/>
    <w:basedOn w:val="TOC1"/>
    <w:uiPriority w:val="39"/>
    <w:rsid w:val="000733B3"/>
    <w:pPr>
      <w:spacing w:before="180"/>
      <w:ind w:left="2693" w:hanging="2693"/>
    </w:pPr>
    <w:rPr>
      <w:b/>
    </w:rPr>
  </w:style>
  <w:style w:type="paragraph" w:styleId="TOC9">
    <w:name w:val="toc 9"/>
    <w:basedOn w:val="TOC8"/>
    <w:uiPriority w:val="39"/>
    <w:rsid w:val="000733B3"/>
    <w:pPr>
      <w:ind w:left="1418" w:hanging="1418"/>
    </w:pPr>
  </w:style>
  <w:style w:type="table" w:styleId="TableGrid">
    <w:name w:val="Table Grid"/>
    <w:aliases w:val="TableGrid,网格型,ST Table,Check(v),Table-Text,x Tableau page de garde,表（文字列）,SGS Table Basic 1"/>
    <w:basedOn w:val="TableNormal"/>
    <w:uiPriority w:val="9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qFormat/>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eastAsia="MS Mincho"/>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qFormat/>
    <w:rsid w:val="00EC7122"/>
    <w:pPr>
      <w:keepNext/>
      <w:ind w:left="601" w:hanging="601"/>
    </w:pPr>
    <w:rPr>
      <w:b/>
      <w:i/>
      <w:lang w:val="en-US" w:eastAsia="ko-KR"/>
    </w:rPr>
  </w:style>
  <w:style w:type="paragraph" w:customStyle="1" w:styleId="B2">
    <w:name w:val="B2"/>
    <w:basedOn w:val="List2"/>
    <w:link w:val="B2Char"/>
    <w:rsid w:val="000733B3"/>
  </w:style>
  <w:style w:type="character" w:customStyle="1" w:styleId="B2Char">
    <w:name w:val="B2 Char"/>
    <w:link w:val="B2"/>
    <w:qFormat/>
    <w:rsid w:val="00EC7122"/>
    <w:rPr>
      <w:rFonts w:eastAsia="Times New Roman"/>
    </w:rPr>
  </w:style>
  <w:style w:type="paragraph" w:styleId="List2">
    <w:name w:val="List 2"/>
    <w:basedOn w:val="List"/>
    <w:link w:val="List2Char"/>
    <w:rsid w:val="000733B3"/>
    <w:pPr>
      <w:ind w:left="851"/>
    </w:pPr>
  </w:style>
  <w:style w:type="character" w:customStyle="1" w:styleId="Alcatel-Lucent-4">
    <w:name w:val="Alcatel-Lucent-4"/>
    <w:semiHidden/>
    <w:qFormat/>
    <w:rsid w:val="00EC7122"/>
    <w:rPr>
      <w:rFonts w:ascii="Arial" w:hAnsi="Arial" w:cs="Arial"/>
      <w:color w:val="auto"/>
      <w:sz w:val="20"/>
      <w:szCs w:val="20"/>
    </w:rPr>
  </w:style>
  <w:style w:type="paragraph" w:customStyle="1" w:styleId="ZchnZchn">
    <w:name w:val="Zchn Zchn"/>
    <w:qFormat/>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paragraph" w:customStyle="1" w:styleId="EQ">
    <w:name w:val="EQ"/>
    <w:basedOn w:val="Normal"/>
    <w:next w:val="Normal"/>
    <w:link w:val="EQChar"/>
    <w:rsid w:val="000733B3"/>
    <w:pPr>
      <w:keepLines/>
      <w:tabs>
        <w:tab w:val="center" w:pos="4536"/>
        <w:tab w:val="right" w:pos="9072"/>
      </w:tabs>
    </w:pPr>
    <w:rPr>
      <w:noProof/>
    </w:rPr>
  </w:style>
  <w:style w:type="character" w:customStyle="1" w:styleId="Alcatel-Lucent2">
    <w:name w:val="Alcatel-Lucent2"/>
    <w:semiHidden/>
    <w:qFormat/>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8">
    <w:name w:val="リスト段落"/>
    <w:basedOn w:val="Normal"/>
    <w:uiPriority w:val="34"/>
    <w:qFormat/>
    <w:rsid w:val="00074EB6"/>
    <w:pPr>
      <w:ind w:firstLineChars="200" w:firstLine="420"/>
    </w:pPr>
    <w:rPr>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qFormat/>
    <w:rsid w:val="00FD1435"/>
    <w:rPr>
      <w:rFonts w:ascii="Arial" w:eastAsia="Times New Roman" w:hAnsi="Arial"/>
      <w:sz w:val="24"/>
    </w:rPr>
  </w:style>
  <w:style w:type="character" w:customStyle="1" w:styleId="Heading5Char">
    <w:name w:val="Heading 5 Char"/>
    <w:aliases w:val="H5 Char,h5 Char,Heading5 Char,标题 5 Char"/>
    <w:basedOn w:val="DefaultParagraphFont"/>
    <w:link w:val="Heading5"/>
    <w:qFormat/>
    <w:rsid w:val="00FD1435"/>
    <w:rPr>
      <w:rFonts w:ascii="Arial" w:eastAsia="Times New Roman" w:hAnsi="Arial"/>
      <w:sz w:val="22"/>
    </w:rPr>
  </w:style>
  <w:style w:type="character" w:customStyle="1" w:styleId="NOChar">
    <w:name w:val="NO Char"/>
    <w:link w:val="NO"/>
    <w:qFormat/>
    <w:locked/>
    <w:rsid w:val="00D51C82"/>
    <w:rPr>
      <w:rFonts w:eastAsia="Times New Roman"/>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uiPriority w:val="99"/>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2,?? ?? Char2,????? Char2,???? Char2,Lista1 Char2,列出段落 Char1,中等深浅网格 1 - 着色 21 Char1,列表段落 Char,¥¡¡¡¡ì¬º¥¹¥È¶ÎÂä Char1,ÁÐ³ö¶ÎÂä Char1,¥ê¥¹¥È¶ÎÂä Char1,列表段落1 Char1,—ño’i—Ž Char,1st level - Bullet List Paragraph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uiPriority w:val="99"/>
    <w:qFormat/>
    <w:rsid w:val="007200CC"/>
    <w:pPr>
      <w:spacing w:before="240" w:after="120" w:line="288" w:lineRule="auto"/>
      <w:ind w:firstLine="397"/>
      <w:jc w:val="both"/>
    </w:pPr>
    <w:rPr>
      <w:rFonts w:cs="Batang"/>
    </w:rPr>
  </w:style>
  <w:style w:type="character" w:customStyle="1" w:styleId="TAHCar">
    <w:name w:val="TAH Car"/>
    <w:link w:val="TAH"/>
    <w:qFormat/>
    <w:rsid w:val="00A919E8"/>
    <w:rPr>
      <w:rFonts w:ascii="Arial" w:eastAsia="Times New Roman" w:hAnsi="Arial"/>
      <w:b/>
      <w:sz w:val="18"/>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Times New Roman" w:hAnsi="Arial"/>
      <w:sz w:val="18"/>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qFormat/>
    <w:rsid w:val="00C010B7"/>
    <w:rPr>
      <w:rFonts w:ascii="Arial" w:eastAsia="Times New Roman" w:hAnsi="Arial"/>
      <w:sz w:val="32"/>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qFormat/>
    <w:locked/>
    <w:rsid w:val="0016300F"/>
    <w:rPr>
      <w:rFonts w:ascii="Arial" w:eastAsia="Times New Roman" w:hAnsi="Arial"/>
      <w:sz w:val="36"/>
    </w:rPr>
  </w:style>
  <w:style w:type="paragraph" w:customStyle="1" w:styleId="H6">
    <w:name w:val="H6"/>
    <w:basedOn w:val="Heading5"/>
    <w:next w:val="Normal"/>
    <w:rsid w:val="000733B3"/>
    <w:pPr>
      <w:ind w:left="1985" w:hanging="1985"/>
      <w:outlineLvl w:val="9"/>
    </w:pPr>
    <w:rPr>
      <w:sz w:val="20"/>
    </w:rPr>
  </w:style>
  <w:style w:type="character" w:customStyle="1" w:styleId="PlainTextChar1">
    <w:name w:val="Plain Text Char1"/>
    <w:uiPriority w:val="99"/>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snapToGrid w:val="0"/>
      <w:spacing w:before="20" w:after="20"/>
    </w:pPr>
    <w:rPr>
      <w:szCs w:val="21"/>
      <w:lang w:val="en-US" w:eastAsia="zh-CN"/>
    </w:rPr>
  </w:style>
  <w:style w:type="character" w:customStyle="1" w:styleId="FooterChar">
    <w:name w:val="Footer Char"/>
    <w:basedOn w:val="DefaultParagraphFont"/>
    <w:link w:val="Footer"/>
    <w:qFormat/>
    <w:rsid w:val="00F6151A"/>
    <w:rPr>
      <w:rFonts w:ascii="Arial" w:eastAsia="Times New Roman" w:hAnsi="Arial"/>
      <w:b/>
      <w:i/>
      <w:noProof/>
      <w:sz w:val="18"/>
    </w:rPr>
  </w:style>
  <w:style w:type="paragraph" w:customStyle="1" w:styleId="TH">
    <w:name w:val="TH"/>
    <w:basedOn w:val="Normal"/>
    <w:link w:val="THChar"/>
    <w:rsid w:val="000733B3"/>
    <w:pPr>
      <w:keepNext/>
      <w:keepLines/>
      <w:spacing w:before="60"/>
      <w:jc w:val="center"/>
    </w:pPr>
    <w:rPr>
      <w:rFonts w:ascii="Arial" w:hAnsi="Arial"/>
      <w: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R2 Ch"/>
    <w:basedOn w:val="DefaultParagraphFont"/>
    <w:qForma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eastAsia="SimSun" w:cs="SimSun"/>
      <w:sz w:val="21"/>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qFormat/>
    <w:rsid w:val="007B6D2D"/>
    <w:rPr>
      <w:rFonts w:eastAsia="Times New Roman"/>
      <w:sz w:val="16"/>
    </w:rPr>
  </w:style>
  <w:style w:type="paragraph" w:customStyle="1" w:styleId="Paragraph">
    <w:name w:val="Paragraph"/>
    <w:basedOn w:val="Normal"/>
    <w:link w:val="ParagraphChar"/>
    <w:qFormat/>
    <w:rsid w:val="000F2DDE"/>
    <w:pPr>
      <w:spacing w:before="220"/>
    </w:pPr>
    <w:rPr>
      <w:rFonts w:eastAsia="MS Mincho"/>
      <w:sz w:val="22"/>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qFormat/>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9">
    <w:name w:val="样式 (中文) 宋体 两端对齐"/>
    <w:basedOn w:val="Normal"/>
    <w:rsid w:val="00722319"/>
    <w:pPr>
      <w:jc w:val="both"/>
    </w:pPr>
    <w:rPr>
      <w:rFonts w:eastAsia="SimSun" w:cs="SimSun"/>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eastAsia="Malgun Gothic" w:cs="Batang"/>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spacing w:after="120"/>
      <w:jc w:val="both"/>
    </w:pPr>
    <w:rPr>
      <w:rFonts w:ascii="Arial" w:hAnsi="Arial"/>
      <w:b/>
      <w:bCs/>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sz w:val="24"/>
      <w:lang w:val="en-US" w:eastAsia="zh-CN"/>
    </w:rPr>
  </w:style>
  <w:style w:type="character" w:customStyle="1" w:styleId="Heading6Char">
    <w:name w:val="Heading 6 Char"/>
    <w:link w:val="Heading6"/>
    <w:qFormat/>
    <w:rsid w:val="009E7CEA"/>
    <w:rPr>
      <w:rFonts w:ascii="Arial" w:eastAsia="Times New Roman" w:hAnsi="Arial"/>
    </w:rPr>
  </w:style>
  <w:style w:type="character" w:customStyle="1" w:styleId="Heading7Char">
    <w:name w:val="Heading 7 Char"/>
    <w:aliases w:val="st Char,h7 Char"/>
    <w:link w:val="Heading7"/>
    <w:qFormat/>
    <w:rsid w:val="009E7CEA"/>
    <w:rPr>
      <w:rFonts w:ascii="Arial" w:eastAsia="Times New Roman" w:hAnsi="Arial"/>
    </w:rPr>
  </w:style>
  <w:style w:type="character" w:customStyle="1" w:styleId="Heading8Char">
    <w:name w:val="Heading 8 Char"/>
    <w:aliases w:val="Table Heading Char,标题 8 Char,acronym Char"/>
    <w:link w:val="Heading8"/>
    <w:qFormat/>
    <w:rsid w:val="009E7CEA"/>
    <w:rPr>
      <w:rFonts w:ascii="Arial" w:eastAsia="Times New Roman" w:hAnsi="Arial"/>
      <w:sz w:val="36"/>
    </w:rPr>
  </w:style>
  <w:style w:type="character" w:customStyle="1" w:styleId="Heading9Char">
    <w:name w:val="Heading 9 Char"/>
    <w:aliases w:val="Figure Heading Char,FH Char,标题 9 Char,appendix Char"/>
    <w:link w:val="Heading9"/>
    <w:qFormat/>
    <w:rsid w:val="009E7CEA"/>
    <w:rPr>
      <w:rFonts w:ascii="Arial" w:eastAsia="Times New Roman" w:hAnsi="Arial"/>
      <w:sz w:val="36"/>
    </w:rPr>
  </w:style>
  <w:style w:type="character" w:customStyle="1" w:styleId="DocumentMapChar">
    <w:name w:val="Document Map Char"/>
    <w:link w:val="DocumentMap"/>
    <w:uiPriority w:val="99"/>
    <w:qFormat/>
    <w:rsid w:val="009E7CEA"/>
    <w:rPr>
      <w:rFonts w:ascii="Tahoma" w:hAnsi="Tahoma" w:cs="Tahoma"/>
      <w:szCs w:val="24"/>
      <w:shd w:val="clear" w:color="auto" w:fill="000080"/>
      <w:lang w:eastAsia="en-US"/>
    </w:rPr>
  </w:style>
  <w:style w:type="character" w:customStyle="1" w:styleId="BalloonTextChar">
    <w:name w:val="Balloon Text Char"/>
    <w:link w:val="BalloonText"/>
    <w:uiPriority w:val="99"/>
    <w:qFormat/>
    <w:rsid w:val="009E7CEA"/>
    <w:rPr>
      <w:rFonts w:ascii="Tahoma" w:hAnsi="Tahoma" w:cs="Tahoma"/>
      <w:sz w:val="16"/>
      <w:szCs w:val="16"/>
      <w:lang w:eastAsia="en-US"/>
    </w:rPr>
  </w:style>
  <w:style w:type="character" w:customStyle="1" w:styleId="DateChar">
    <w:name w:val="Date Char"/>
    <w:link w:val="Date"/>
    <w:qFormat/>
    <w:rsid w:val="009E7CEA"/>
    <w:rPr>
      <w:rFonts w:ascii="Times" w:hAnsi="Times"/>
      <w:szCs w:val="24"/>
      <w:lang w:eastAsia="en-US"/>
    </w:rPr>
  </w:style>
  <w:style w:type="character" w:customStyle="1" w:styleId="CommentSubjectChar">
    <w:name w:val="Comment Subject Char"/>
    <w:link w:val="CommentSubject"/>
    <w:uiPriority w:val="99"/>
    <w:qForma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sz w:val="24"/>
      <w:lang w:val="en-US" w:eastAsia="zh-CN"/>
    </w:rPr>
  </w:style>
  <w:style w:type="paragraph" w:customStyle="1" w:styleId="ListParagraph5">
    <w:name w:val="List Paragraph5"/>
    <w:basedOn w:val="Normal"/>
    <w:qFormat/>
    <w:rsid w:val="009E7CEA"/>
    <w:pPr>
      <w:ind w:left="720"/>
      <w:contextualSpacing/>
    </w:pPr>
    <w:rPr>
      <w:sz w:val="24"/>
      <w:lang w:val="en-US" w:eastAsia="zh-CN"/>
    </w:rPr>
  </w:style>
  <w:style w:type="paragraph" w:customStyle="1" w:styleId="ListParagraph4">
    <w:name w:val="List Paragraph4"/>
    <w:basedOn w:val="Normal"/>
    <w:qFormat/>
    <w:rsid w:val="009E7CEA"/>
    <w:pPr>
      <w:ind w:left="720"/>
      <w:contextualSpacing/>
    </w:pPr>
    <w:rPr>
      <w:sz w:val="24"/>
      <w:lang w:val="en-US" w:eastAsia="zh-CN"/>
    </w:rPr>
  </w:style>
  <w:style w:type="paragraph" w:customStyle="1" w:styleId="6">
    <w:name w:val="标题 6"/>
    <w:basedOn w:val="Normal"/>
    <w:qFormat/>
    <w:rsid w:val="009E7CEA"/>
    <w:pPr>
      <w:tabs>
        <w:tab w:val="num" w:pos="1152"/>
      </w:tabs>
    </w:pPr>
    <w:rPr>
      <w:rFonts w:eastAsia="MS PGothic" w:cs="Times"/>
      <w:lang w:val="en-US" w:eastAsia="ja-JP"/>
    </w:rPr>
  </w:style>
  <w:style w:type="paragraph" w:customStyle="1" w:styleId="7">
    <w:name w:val="标题 7"/>
    <w:basedOn w:val="Normal"/>
    <w:qFormat/>
    <w:rsid w:val="009E7CEA"/>
    <w:pPr>
      <w:tabs>
        <w:tab w:val="num" w:pos="1296"/>
      </w:tabs>
    </w:pPr>
    <w:rPr>
      <w:rFonts w:eastAsia="MS PGothic" w:cs="Times"/>
      <w:lang w:val="en-US" w:eastAsia="ja-JP"/>
    </w:rPr>
  </w:style>
  <w:style w:type="paragraph" w:customStyle="1" w:styleId="heading30">
    <w:name w:val="heading3"/>
    <w:basedOn w:val="Normal"/>
    <w:qFormat/>
    <w:rsid w:val="009E7CEA"/>
    <w:pPr>
      <w:keepNext/>
      <w:spacing w:before="240" w:after="60"/>
      <w:ind w:left="720" w:hanging="720"/>
    </w:pPr>
    <w:rPr>
      <w:rFonts w:ascii="Arial" w:eastAsia="MS PGothic" w:hAnsi="Arial" w:cs="Arial"/>
      <w:color w:val="000000"/>
      <w:lang w:val="en-US" w:eastAsia="ja-JP"/>
    </w:rPr>
  </w:style>
  <w:style w:type="paragraph" w:customStyle="1" w:styleId="heading40">
    <w:name w:val="heading4"/>
    <w:basedOn w:val="Normal"/>
    <w:qFormat/>
    <w:rsid w:val="009E7CEA"/>
    <w:pPr>
      <w:keepNext/>
      <w:spacing w:before="240" w:after="60"/>
      <w:ind w:left="864" w:hanging="864"/>
    </w:pPr>
    <w:rPr>
      <w:rFonts w:ascii="Arial" w:eastAsia="MS PGothic" w:hAnsi="Arial" w:cs="Arial"/>
      <w:i/>
      <w:iCs/>
      <w:color w:val="000000"/>
      <w:lang w:val="en-US" w:eastAsia="ja-JP"/>
    </w:rPr>
  </w:style>
  <w:style w:type="paragraph" w:customStyle="1" w:styleId="ListParagraph7">
    <w:name w:val="List Paragraph7"/>
    <w:basedOn w:val="Normal"/>
    <w:qFormat/>
    <w:rsid w:val="009E7CEA"/>
    <w:pPr>
      <w:ind w:left="720"/>
      <w:contextualSpacing/>
    </w:pPr>
    <w:rPr>
      <w:sz w:val="24"/>
      <w:lang w:val="en-US" w:eastAsia="zh-CN"/>
    </w:rPr>
  </w:style>
  <w:style w:type="paragraph" w:customStyle="1" w:styleId="ListParagraph6">
    <w:name w:val="List Paragraph6"/>
    <w:basedOn w:val="Normal"/>
    <w:qFormat/>
    <w:rsid w:val="009E7CEA"/>
    <w:pPr>
      <w:ind w:left="720"/>
      <w:contextualSpacing/>
    </w:pPr>
    <w:rPr>
      <w:sz w:val="24"/>
      <w:lang w:val="en-US" w:eastAsia="zh-CN"/>
    </w:rPr>
  </w:style>
  <w:style w:type="paragraph" w:customStyle="1" w:styleId="61">
    <w:name w:val="标题 61"/>
    <w:basedOn w:val="Normal"/>
    <w:qFormat/>
    <w:rsid w:val="009E7CEA"/>
    <w:pPr>
      <w:tabs>
        <w:tab w:val="num" w:pos="1152"/>
      </w:tabs>
    </w:pPr>
    <w:rPr>
      <w:rFonts w:eastAsia="MS PGothic" w:cs="Times"/>
      <w:lang w:val="en-US" w:eastAsia="ja-JP"/>
    </w:rPr>
  </w:style>
  <w:style w:type="paragraph" w:customStyle="1" w:styleId="71">
    <w:name w:val="标题 71"/>
    <w:basedOn w:val="Normal"/>
    <w:qFormat/>
    <w:rsid w:val="009E7CEA"/>
    <w:pPr>
      <w:tabs>
        <w:tab w:val="num" w:pos="1296"/>
      </w:tabs>
    </w:pPr>
    <w:rPr>
      <w:rFonts w:eastAsia="MS PGothic" w:cs="Times"/>
      <w:lang w:val="en-US" w:eastAsia="ja-JP"/>
    </w:rPr>
  </w:style>
  <w:style w:type="paragraph" w:customStyle="1" w:styleId="3GPPHeader">
    <w:name w:val="3GPP_Header"/>
    <w:basedOn w:val="Normal"/>
    <w:qFormat/>
    <w:rsid w:val="009E7CEA"/>
    <w:pPr>
      <w:tabs>
        <w:tab w:val="left" w:pos="1701"/>
        <w:tab w:val="right" w:pos="9639"/>
      </w:tabs>
      <w:spacing w:after="240"/>
      <w:jc w:val="both"/>
    </w:pPr>
    <w:rPr>
      <w:rFonts w:ascii="Arial" w:hAnsi="Arial"/>
      <w:b/>
      <w:sz w:val="24"/>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eastAsia="Malgun Gothic"/>
      <w:lang w:eastAsia="x-none"/>
    </w:rPr>
  </w:style>
  <w:style w:type="character" w:customStyle="1" w:styleId="NormalwithindentChar">
    <w:name w:val="Normal with indent Char"/>
    <w:link w:val="Normalwithindent"/>
    <w:qForma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qFormat/>
    <w:rsid w:val="003356C4"/>
    <w:rPr>
      <w:rFonts w:eastAsia="Malgun Gothic" w:cs="Batang"/>
      <w:lang w:eastAsia="en-US"/>
    </w:rPr>
  </w:style>
  <w:style w:type="paragraph" w:customStyle="1" w:styleId="aa">
    <w:name w:val="스타일 양쪽"/>
    <w:basedOn w:val="Normal"/>
    <w:rsid w:val="00667298"/>
    <w:pPr>
      <w:spacing w:after="120" w:line="300" w:lineRule="auto"/>
      <w:ind w:firstLine="284"/>
      <w:jc w:val="both"/>
    </w:pPr>
    <w:rPr>
      <w:rFonts w:eastAsia="Malgun Gothic" w:cs="Batang"/>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b">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eastAsia="MS Mincho"/>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eastAsia="MS Mincho"/>
      <w:sz w:val="22"/>
      <w:lang w:val="en-US"/>
    </w:rPr>
  </w:style>
  <w:style w:type="character" w:customStyle="1" w:styleId="ReferenceChar">
    <w:name w:val="Reference Char"/>
    <w:link w:val="Reference"/>
    <w:qFormat/>
    <w:rsid w:val="007A5E48"/>
    <w:rPr>
      <w:rFonts w:eastAsia="MS Mincho"/>
      <w:sz w:val="22"/>
      <w:lang w:val="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0"/>
    <w:qFormat/>
    <w:rsid w:val="007A5E48"/>
    <w:rPr>
      <w:kern w:val="2"/>
      <w:sz w:val="22"/>
      <w:szCs w:val="24"/>
      <w:lang w:eastAsia="ko-KR"/>
    </w:rPr>
  </w:style>
  <w:style w:type="paragraph" w:styleId="NoSpacing">
    <w:name w:val="No Spacing"/>
    <w:link w:val="NoSpacingChar"/>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lang w:val="en-US"/>
    </w:rPr>
  </w:style>
  <w:style w:type="paragraph" w:customStyle="1" w:styleId="Observation0">
    <w:name w:val="Observation"/>
    <w:basedOn w:val="Normal"/>
    <w:link w:val="ObservationChar"/>
    <w:qFormat/>
    <w:rsid w:val="007A5E48"/>
    <w:pPr>
      <w:numPr>
        <w:numId w:val="20"/>
      </w:numPr>
      <w:tabs>
        <w:tab w:val="left" w:pos="1701"/>
      </w:tabs>
      <w:spacing w:after="120"/>
      <w:ind w:left="1701" w:hanging="1701"/>
      <w:jc w:val="both"/>
    </w:pPr>
    <w:rPr>
      <w:rFonts w:ascii="Arial" w:hAnsi="Arial"/>
      <w:b/>
      <w:bCs/>
      <w:lang w:eastAsia="zh-CN"/>
    </w:rPr>
  </w:style>
  <w:style w:type="paragraph" w:customStyle="1" w:styleId="Agreement0">
    <w:name w:val="Agreement"/>
    <w:basedOn w:val="Normal"/>
    <w:next w:val="Normal"/>
    <w:uiPriority w:val="99"/>
    <w:qFormat/>
    <w:rsid w:val="00084587"/>
    <w:pPr>
      <w:numPr>
        <w:numId w:val="21"/>
      </w:numPr>
      <w:tabs>
        <w:tab w:val="clear" w:pos="2070"/>
        <w:tab w:val="num" w:pos="1800"/>
      </w:tabs>
      <w:spacing w:before="60"/>
      <w:ind w:left="1800"/>
    </w:pPr>
    <w:rPr>
      <w:rFonts w:ascii="Arial" w:eastAsia="MS Mincho" w:hAnsi="Arial"/>
      <w: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spacing w:before="160"/>
    </w:pPr>
    <w:rPr>
      <w:rFonts w:ascii="Times New Roman Bold" w:hAnsi="Times New Roman Bold" w:cs="Times New Roman Bold"/>
      <w:b/>
      <w:sz w:val="24"/>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qForma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qFormat/>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qFormat/>
    <w:rsid w:val="004C0301"/>
    <w:rPr>
      <w:rFonts w:ascii="Times" w:hAnsi="Times"/>
      <w:szCs w:val="24"/>
      <w:lang w:eastAsia="en-US"/>
    </w:rPr>
  </w:style>
  <w:style w:type="character" w:customStyle="1" w:styleId="BodyTextChar1">
    <w:name w:val="Body Text Char1"/>
    <w:aliases w:val="bt Char1"/>
    <w:basedOn w:val="DefaultParagraphFont"/>
    <w:qForma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qFormat/>
    <w:rsid w:val="000511DF"/>
    <w:pPr>
      <w:numPr>
        <w:numId w:val="22"/>
      </w:numPr>
    </w:pPr>
    <w:rPr>
      <w:rFonts w:ascii="Helvetica" w:hAnsi="Helvetica"/>
      <w:sz w:val="28"/>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hAnsi="Arial" w:cs="Arial"/>
      <w:b/>
      <w:bCs/>
      <w:sz w:val="16"/>
      <w:szCs w:val="16"/>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eastAsia="SimSu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spacing w:before="240"/>
      <w:outlineLvl w:val="0"/>
    </w:pPr>
    <w:rPr>
      <w:rFonts w:ascii="Arial" w:hAnsi="Arial"/>
      <w:sz w:val="36"/>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hAnsi="Arial"/>
      <w:spacing w:val="2"/>
      <w:lang w:val="en-US"/>
    </w:rPr>
  </w:style>
  <w:style w:type="character" w:customStyle="1" w:styleId="IvDbodytextChar">
    <w:name w:val="IvD bodytext Char"/>
    <w:link w:val="IvDbodytext"/>
    <w:qFormat/>
    <w:rsid w:val="00036DBD"/>
    <w:rPr>
      <w:rFonts w:ascii="Arial" w:eastAsia="Times New Roman" w:hAnsi="Arial"/>
      <w:spacing w:val="2"/>
      <w:lang w:val="en-US" w:eastAsia="en-US"/>
    </w:rPr>
  </w:style>
  <w:style w:type="paragraph" w:styleId="Revision">
    <w:name w:val="Revision"/>
    <w:hidden/>
    <w:uiPriority w:val="99"/>
    <w:qFormat/>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qFormat/>
    <w:rsid w:val="007A67EB"/>
    <w:pPr>
      <w:keepNext/>
      <w:jc w:val="center"/>
    </w:pPr>
    <w:rPr>
      <w:rFonts w:ascii="Arial" w:eastAsia="SimSun" w:hAnsi="Arial" w:cs="Arial"/>
      <w:sz w:val="18"/>
      <w:szCs w:val="18"/>
      <w:lang w:val="en-US" w:eastAsia="zh-CN"/>
    </w:rPr>
  </w:style>
  <w:style w:type="paragraph" w:customStyle="1" w:styleId="th0">
    <w:name w:val="th"/>
    <w:basedOn w:val="Normal"/>
    <w:qFormat/>
    <w:rsid w:val="007A67EB"/>
    <w:pPr>
      <w:keepNext/>
      <w:spacing w:before="60"/>
      <w:jc w:val="center"/>
    </w:pPr>
    <w:rPr>
      <w:rFonts w:ascii="Arial" w:eastAsia="SimSun" w:hAnsi="Arial" w:cs="Arial"/>
      <w:b/>
      <w:bCs/>
      <w:lang w:val="en-US" w:eastAsia="zh-CN"/>
    </w:rPr>
  </w:style>
  <w:style w:type="paragraph" w:customStyle="1" w:styleId="tah0">
    <w:name w:val="tah"/>
    <w:basedOn w:val="Normal"/>
    <w:qFormat/>
    <w:rsid w:val="007A67EB"/>
    <w:pPr>
      <w:keepNext/>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sz w:val="24"/>
      <w:lang w:val="en-US"/>
    </w:rPr>
  </w:style>
  <w:style w:type="paragraph" w:customStyle="1" w:styleId="para-ind">
    <w:name w:val="para-ind"/>
    <w:basedOn w:val="Normal"/>
    <w:autoRedefine/>
    <w:rsid w:val="00DB42B2"/>
    <w:pPr>
      <w:ind w:firstLine="357"/>
    </w:pPr>
    <w:rPr>
      <w:sz w:val="24"/>
      <w:lang w:val="en-US"/>
    </w:rPr>
  </w:style>
  <w:style w:type="paragraph" w:customStyle="1" w:styleId="Style1">
    <w:name w:val="Style1"/>
    <w:basedOn w:val="Heading3"/>
    <w:link w:val="Style1Char"/>
    <w:qFormat/>
    <w:rsid w:val="00363B2A"/>
    <w:pPr>
      <w:keepNext w:val="0"/>
      <w:widowControl w:val="0"/>
      <w:tabs>
        <w:tab w:val="num" w:pos="576"/>
      </w:tabs>
      <w:spacing w:before="0" w:after="120"/>
      <w:ind w:left="576" w:hanging="576"/>
      <w:jc w:val="both"/>
    </w:pPr>
    <w:rPr>
      <w:rFonts w:ascii="Times New Roman" w:eastAsia="SimSun" w:hAnsi="Times New Roman"/>
      <w:bCs/>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qFormat/>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rsid w:val="000733B3"/>
  </w:style>
  <w:style w:type="character" w:customStyle="1" w:styleId="B3Char">
    <w:name w:val="B3 Char"/>
    <w:link w:val="B3"/>
    <w:qFormat/>
    <w:rsid w:val="0032107C"/>
    <w:rPr>
      <w:rFonts w:eastAsia="Times New Roman"/>
    </w:rPr>
  </w:style>
  <w:style w:type="paragraph" w:styleId="List3">
    <w:name w:val="List 3"/>
    <w:basedOn w:val="List2"/>
    <w:link w:val="List3Char"/>
    <w:rsid w:val="000733B3"/>
    <w:pPr>
      <w:ind w:left="1135"/>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qFormat/>
    <w:rsid w:val="00402B64"/>
    <w:pPr>
      <w:tabs>
        <w:tab w:val="num" w:pos="720"/>
      </w:tabs>
      <w:ind w:left="720"/>
    </w:pPr>
    <w:rPr>
      <w:bCs/>
      <w:lang w:eastAsia="x-none"/>
    </w:rPr>
  </w:style>
  <w:style w:type="paragraph" w:customStyle="1" w:styleId="4h4H4H41h41H42h42H43h43H411h411H421h421H44h">
    <w:name w:val="スタイル 見出し 4h4H4H41h41H42h42H43h43H411h411H421h421H44h..."/>
    <w:basedOn w:val="Heading4"/>
    <w:qFormat/>
    <w:rsid w:val="00402B64"/>
    <w:pPr>
      <w:tabs>
        <w:tab w:val="num" w:pos="864"/>
      </w:tabs>
      <w:ind w:left="864"/>
    </w:pPr>
    <w:rPr>
      <w:bCs/>
      <w:iCs/>
      <w:lang w:eastAsia="x-none"/>
    </w:rPr>
  </w:style>
  <w:style w:type="paragraph" w:customStyle="1" w:styleId="3nobreakH3Underrubrik2h3MemoHeading3helloTitre1">
    <w:name w:val="スタイル 見出し 3no breakH3Underrubrik2h3Memo Heading 3helloTitre ...1"/>
    <w:basedOn w:val="Heading3"/>
    <w:rsid w:val="00402B64"/>
    <w:pPr>
      <w:tabs>
        <w:tab w:val="num" w:pos="720"/>
      </w:tabs>
      <w:ind w:left="720"/>
    </w:pPr>
    <w:rPr>
      <w:rFonts w:eastAsia="MS Mincho"/>
      <w:bCs/>
      <w:lang w:eastAsia="x-none"/>
    </w:rPr>
  </w:style>
  <w:style w:type="paragraph" w:customStyle="1" w:styleId="4h4H4H41h41H42h42H43h43H411h411H421h421H44h1">
    <w:name w:val="スタイル 見出し 4h4H4H41h41H42h42H43h43H411h411H421h421H44h...1"/>
    <w:basedOn w:val="Heading4"/>
    <w:rsid w:val="00402B64"/>
    <w:pPr>
      <w:tabs>
        <w:tab w:val="num" w:pos="864"/>
      </w:tabs>
      <w:ind w:left="864"/>
    </w:pPr>
    <w:rPr>
      <w:rFonts w:eastAsia="Malgun Gothic"/>
      <w:bCs/>
      <w:iCs/>
      <w:lang w:eastAsia="x-none"/>
    </w:rPr>
  </w:style>
  <w:style w:type="paragraph" w:customStyle="1" w:styleId="4h4H4H41h41H42h42H43h43H411h411H421h421H44h2">
    <w:name w:val="スタイル 見出し 4h4H4H41h41H42h42H43h43H411h411H421h421H44h...2"/>
    <w:basedOn w:val="Heading4"/>
    <w:qFormat/>
    <w:rsid w:val="00402B64"/>
    <w:pPr>
      <w:tabs>
        <w:tab w:val="num" w:pos="864"/>
      </w:tabs>
      <w:ind w:left="864"/>
    </w:pPr>
    <w:rPr>
      <w:rFonts w:eastAsia="MS Mincho"/>
      <w:bCs/>
      <w:iCs/>
      <w:color w:val="000000"/>
      <w:lang w:eastAsia="x-none"/>
    </w:rPr>
  </w:style>
  <w:style w:type="paragraph" w:customStyle="1" w:styleId="4h4H4H41h41H42h42H43h43H411h411H421h421H44h3">
    <w:name w:val="スタイル 見出し 4h4H4H41h41H42h42H43h43H411h411H421h421H44h...3"/>
    <w:basedOn w:val="Heading4"/>
    <w:qFormat/>
    <w:rsid w:val="00402B64"/>
    <w:pPr>
      <w:tabs>
        <w:tab w:val="num" w:pos="864"/>
      </w:tabs>
      <w:ind w:left="864"/>
    </w:pPr>
    <w:rPr>
      <w:rFonts w:eastAsia="SimSun"/>
      <w:bCs/>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unhideWhenUsed/>
    <w:qFormat/>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unhideWhenUsed/>
    <w:qFormat/>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qFormat/>
    <w:rsid w:val="00214739"/>
    <w:pPr>
      <w:spacing w:after="120" w:line="480" w:lineRule="auto"/>
      <w:ind w:left="1440" w:hanging="1440"/>
    </w:pPr>
  </w:style>
  <w:style w:type="character" w:customStyle="1" w:styleId="BodyText2Char">
    <w:name w:val="Body Text 2 Char"/>
    <w:basedOn w:val="DefaultParagraphFont"/>
    <w:link w:val="BodyText2"/>
    <w:qFormat/>
    <w:rsid w:val="00214739"/>
    <w:rPr>
      <w:rFonts w:ascii="Times" w:hAnsi="Times"/>
      <w:szCs w:val="24"/>
      <w:lang w:eastAsia="en-US"/>
    </w:rPr>
  </w:style>
  <w:style w:type="character" w:customStyle="1" w:styleId="ParagraphChar">
    <w:name w:val="Paragraph Char"/>
    <w:link w:val="Paragraph"/>
    <w:qFormat/>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qFormat/>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qFormat/>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eastAsia="MS Gothic"/>
      <w:sz w:val="24"/>
      <w:lang w:eastAsia="ja-JP"/>
    </w:rPr>
  </w:style>
  <w:style w:type="character" w:customStyle="1" w:styleId="Char0">
    <w:name w:val="列出段落 Char"/>
    <w:aliases w:val="목록 단락 Char,リスト段落 Char,列出段落1 Char,Paragrafo elenco Char,Lettre d'introduction Char,列 Char,목록단락 Char,- Bullets Char,?? ?? Char,????? Char,???? Char,Lista1 Char,中等深浅网格 1 - 着色 21 Char,¥¡¡¡¡ì¬º¥¹¥È¶ÎÂä Char,ÁÐ³ö¶ÎÂä Char,¥ê¥¹¥È¶ÎÂä Char,列表段落1 Char"/>
    <w:link w:val="21"/>
    <w:uiPriority w:val="34"/>
    <w:qFormat/>
    <w:rsid w:val="00A7679D"/>
    <w:rPr>
      <w:rFonts w:eastAsia="MS Gothic"/>
      <w:sz w:val="24"/>
      <w:lang w:eastAsia="ja-JP"/>
    </w:rPr>
  </w:style>
  <w:style w:type="paragraph" w:customStyle="1" w:styleId="Normal1CharChar">
    <w:name w:val="Normal1 Char Char"/>
    <w:basedOn w:val="Normal"/>
    <w:uiPriority w:val="99"/>
    <w:qFormat/>
    <w:rsid w:val="00566F52"/>
    <w:pPr>
      <w:numPr>
        <w:numId w:val="28"/>
      </w:numPr>
    </w:pPr>
  </w:style>
  <w:style w:type="character" w:customStyle="1" w:styleId="bulletChar">
    <w:name w:val="bullet Char"/>
    <w:qFormat/>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uiPriority w:val="99"/>
    <w:qFormat/>
    <w:rsid w:val="003A1500"/>
    <w:pPr>
      <w:numPr>
        <w:numId w:val="29"/>
      </w:numPr>
      <w:tabs>
        <w:tab w:val="clear" w:pos="1622"/>
      </w:tabs>
    </w:pPr>
    <w:rPr>
      <w:lang w:val="en-GB"/>
    </w:rPr>
  </w:style>
  <w:style w:type="character" w:customStyle="1" w:styleId="ComeBackCharChar">
    <w:name w:val="ComeBack Char Char"/>
    <w:link w:val="ComeBack"/>
    <w:uiPriority w:val="99"/>
    <w:rsid w:val="003A1500"/>
    <w:rPr>
      <w:rFonts w:ascii="Arial" w:eastAsia="MS Mincho" w:hAnsi="Arial"/>
    </w:rPr>
  </w:style>
  <w:style w:type="paragraph" w:customStyle="1" w:styleId="RAN1text">
    <w:name w:val="RAN1 text"/>
    <w:basedOn w:val="BodyText"/>
    <w:link w:val="RAN1textChar"/>
    <w:qFormat/>
    <w:rsid w:val="00774BD9"/>
    <w:pPr>
      <w:spacing w:after="0"/>
    </w:pPr>
    <w:rPr>
      <w:rFonts w:eastAsia="MS Mincho"/>
      <w:lang w:val="x-none" w:eastAsia="x-none"/>
    </w:rPr>
  </w:style>
  <w:style w:type="character" w:customStyle="1" w:styleId="RAN1textChar">
    <w:name w:val="RAN1 text Char"/>
    <w:link w:val="RAN1text"/>
    <w:qForma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qFormat/>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lang w:val="en-US"/>
    </w:rPr>
  </w:style>
  <w:style w:type="character" w:customStyle="1" w:styleId="RAN1bullet1Char">
    <w:name w:val="RAN1 bullet1 Char"/>
    <w:link w:val="RAN1bullet1"/>
    <w:qFormat/>
    <w:rsid w:val="00774BD9"/>
    <w:rPr>
      <w:rFonts w:eastAsia="Times New Roman"/>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eastAsia="Times New Roman"/>
      <w:lang w:val="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eastAsia="Times New Roman"/>
      <w:lang w:val="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table" w:customStyle="1" w:styleId="TableGrid1">
    <w:name w:val="TableGrid1"/>
    <w:basedOn w:val="TableNormal"/>
    <w:next w:val="TableGrid"/>
    <w:uiPriority w:val="39"/>
    <w:qFormat/>
    <w:rsid w:val="004C70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CharChar1CharCharCharCharCharCharCharCharCharCharCharCharCharCharChar103">
    <w:name w:val="Char Char1 Char Char Char Char Char Char Char Char Char Char Char Char Char Char Char103"/>
    <w:semiHidden/>
    <w:rsid w:val="004C70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
    <w:name w:val="(文字) (文字)53"/>
    <w:semiHidden/>
    <w:rsid w:val="00254752"/>
    <w:rPr>
      <w:rFonts w:ascii="Times New Roman" w:hAnsi="Times New Roman"/>
      <w:lang w:eastAsia="en-US"/>
    </w:r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qFormat/>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598">
    <w:name w:val="(文字) (文字)598"/>
    <w:semiHidden/>
    <w:rsid w:val="004C70A4"/>
    <w:rPr>
      <w:rFonts w:ascii="Times New Roman" w:hAnsi="Times New Roman"/>
      <w:lang w:eastAsia="en-US"/>
    </w:rPr>
  </w:style>
  <w:style w:type="numbering" w:customStyle="1" w:styleId="StyleBulletedSymbolsymbolLeft025Hanging02511">
    <w:name w:val="Style Bulleted Symbol (symbol) Left:  0.25&quot; Hanging:  0.25&quot;11"/>
    <w:basedOn w:val="NoList"/>
    <w:rsid w:val="00254752"/>
    <w:pPr>
      <w:numPr>
        <w:numId w:val="56"/>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uiPriority w:val="99"/>
    <w:qFormat/>
    <w:rsid w:val="00F715D0"/>
    <w:pPr>
      <w:numPr>
        <w:numId w:val="33"/>
      </w:numPr>
    </w:pPr>
    <w:rPr>
      <w:rFonts w:eastAsia="MS Gothic"/>
      <w:sz w:val="24"/>
      <w:lang w:eastAsia="ja-JP"/>
    </w:rPr>
  </w:style>
  <w:style w:type="table" w:customStyle="1" w:styleId="11">
    <w:name w:val="网格型1"/>
    <w:basedOn w:val="TableNormal"/>
    <w:next w:val="TableGrid"/>
    <w:uiPriority w:val="39"/>
    <w:qFormat/>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0">
    <w:name w:val="bullet2"/>
    <w:basedOn w:val="Normal"/>
    <w:link w:val="bullet2Char"/>
    <w:uiPriority w:val="99"/>
    <w:qFormat/>
    <w:rsid w:val="00F715D0"/>
    <w:pPr>
      <w:numPr>
        <w:ilvl w:val="1"/>
        <w:numId w:val="34"/>
      </w:numPr>
    </w:pPr>
  </w:style>
  <w:style w:type="paragraph" w:customStyle="1" w:styleId="bullet3">
    <w:name w:val="bullet3"/>
    <w:basedOn w:val="Normal"/>
    <w:link w:val="bullet3Char"/>
    <w:uiPriority w:val="99"/>
    <w:qFormat/>
    <w:rsid w:val="00F715D0"/>
    <w:pPr>
      <w:numPr>
        <w:ilvl w:val="2"/>
        <w:numId w:val="34"/>
      </w:numPr>
      <w:ind w:hanging="180"/>
    </w:pPr>
  </w:style>
  <w:style w:type="character" w:customStyle="1" w:styleId="bullet2Char">
    <w:name w:val="bullet2 Char"/>
    <w:link w:val="bullet20"/>
    <w:uiPriority w:val="99"/>
    <w:qFormat/>
    <w:rsid w:val="00F715D0"/>
    <w:rPr>
      <w:rFonts w:eastAsia="Times New Roman"/>
    </w:rPr>
  </w:style>
  <w:style w:type="paragraph" w:customStyle="1" w:styleId="bullet4">
    <w:name w:val="bullet4"/>
    <w:basedOn w:val="Normal"/>
    <w:uiPriority w:val="99"/>
    <w:qFormat/>
    <w:rsid w:val="00F715D0"/>
    <w:pPr>
      <w:numPr>
        <w:ilvl w:val="3"/>
        <w:numId w:val="34"/>
      </w:numPr>
    </w:pPr>
  </w:style>
  <w:style w:type="paragraph" w:customStyle="1" w:styleId="CharChar1CharCharCharChar">
    <w:name w:val="Char Char1 Char Char Char Char"/>
    <w:semiHidden/>
    <w:qFormat/>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
    <w:basedOn w:val="Normal"/>
    <w:qFormat/>
    <w:rsid w:val="00F715D0"/>
    <w:pPr>
      <w:widowControl w:val="0"/>
      <w:ind w:firstLine="420"/>
      <w:jc w:val="both"/>
    </w:pPr>
    <w:rPr>
      <w:rFonts w:eastAsia="SimSun"/>
      <w:kern w:val="2"/>
      <w:sz w:val="21"/>
      <w:lang w:val="en-US" w:eastAsia="zh-CN"/>
    </w:rPr>
  </w:style>
  <w:style w:type="paragraph" w:customStyle="1" w:styleId="ac">
    <w:name w:val="表格文字居左"/>
    <w:basedOn w:val="Normal"/>
    <w:next w:val="Normal"/>
    <w:qFormat/>
    <w:rsid w:val="00F715D0"/>
    <w:pPr>
      <w:widowControl w:val="0"/>
      <w:jc w:val="both"/>
    </w:pPr>
    <w:rPr>
      <w:rFonts w:ascii="Arial" w:eastAsia="SimSun" w:hAnsi="Arial" w:cs="SimSun"/>
      <w:kern w:val="2"/>
      <w:sz w:val="21"/>
      <w:lang w:val="en-US" w:eastAsia="zh-CN"/>
    </w:rPr>
  </w:style>
  <w:style w:type="paragraph" w:customStyle="1" w:styleId="ZA">
    <w:name w:val="ZA"/>
    <w:rsid w:val="000733B3"/>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qFormat/>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snapToGrid w:val="0"/>
      <w:spacing w:before="40" w:after="40"/>
    </w:pPr>
    <w:rPr>
      <w:rFonts w:eastAsia="SimSun"/>
      <w:lang w:val="en-US"/>
    </w:rPr>
  </w:style>
  <w:style w:type="character" w:customStyle="1" w:styleId="shorttext">
    <w:name w:val="short_text"/>
    <w:qFormat/>
    <w:rsid w:val="00F715D0"/>
  </w:style>
  <w:style w:type="paragraph" w:customStyle="1" w:styleId="tableheader">
    <w:name w:val="tableheader"/>
    <w:basedOn w:val="Normal"/>
    <w:qFormat/>
    <w:rsid w:val="00F715D0"/>
    <w:pPr>
      <w:snapToGrid w:val="0"/>
      <w:spacing w:before="40" w:after="40"/>
      <w:jc w:val="center"/>
    </w:pPr>
    <w:rPr>
      <w:rFonts w:eastAsia="SimSun" w:cs="Calibri"/>
      <w:b/>
      <w:bCs/>
      <w:color w:val="000000"/>
      <w:lang w:val="en-US"/>
    </w:rPr>
  </w:style>
  <w:style w:type="paragraph" w:customStyle="1" w:styleId="TAN">
    <w:name w:val="TAN"/>
    <w:basedOn w:val="TAL"/>
    <w:link w:val="TANChar"/>
    <w:rsid w:val="000733B3"/>
    <w:pPr>
      <w:ind w:left="851" w:hanging="851"/>
    </w:pPr>
  </w:style>
  <w:style w:type="character" w:customStyle="1" w:styleId="apple-converted-space">
    <w:name w:val="apple-converted-space"/>
    <w:qFormat/>
    <w:rsid w:val="00F715D0"/>
  </w:style>
  <w:style w:type="character" w:customStyle="1" w:styleId="keyword">
    <w:name w:val="keyword"/>
    <w:qFormat/>
    <w:rsid w:val="00F715D0"/>
  </w:style>
  <w:style w:type="paragraph" w:customStyle="1" w:styleId="Test">
    <w:name w:val="Test"/>
    <w:basedOn w:val="Normal"/>
    <w:qFormat/>
    <w:rsid w:val="00F715D0"/>
    <w:pPr>
      <w:spacing w:before="60" w:after="60" w:line="280" w:lineRule="atLeast"/>
      <w:ind w:left="2160"/>
      <w:jc w:val="both"/>
    </w:pPr>
    <w:rPr>
      <w:rFonts w:eastAsia="MS Mincho"/>
    </w:rPr>
  </w:style>
  <w:style w:type="paragraph" w:styleId="BodyTextIndent">
    <w:name w:val="Body Text Indent"/>
    <w:basedOn w:val="Normal"/>
    <w:link w:val="BodyTextIndentChar"/>
    <w:uiPriority w:val="99"/>
    <w:unhideWhenUsed/>
    <w:qFormat/>
    <w:rsid w:val="00F715D0"/>
    <w:pPr>
      <w:spacing w:after="120" w:line="276" w:lineRule="auto"/>
      <w:ind w:left="360"/>
    </w:pPr>
    <w:rPr>
      <w:rFonts w:eastAsia="SimSun"/>
      <w:lang w:val="en-US" w:eastAsia="zh-CN"/>
    </w:rPr>
  </w:style>
  <w:style w:type="character" w:customStyle="1" w:styleId="BodyTextIndentChar">
    <w:name w:val="Body Text Indent Char"/>
    <w:basedOn w:val="DefaultParagraphFont"/>
    <w:link w:val="BodyTextIndent"/>
    <w:uiPriority w:val="99"/>
    <w:qFormat/>
    <w:rsid w:val="00F715D0"/>
    <w:rPr>
      <w:rFonts w:eastAsia="SimSun"/>
      <w:lang w:val="en-US" w:eastAsia="zh-CN"/>
    </w:rPr>
  </w:style>
  <w:style w:type="paragraph" w:customStyle="1" w:styleId="ordinary-output">
    <w:name w:val="ordinary-output"/>
    <w:basedOn w:val="Normal"/>
    <w:qFormat/>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qFormat/>
    <w:rsid w:val="00F715D0"/>
  </w:style>
  <w:style w:type="paragraph" w:customStyle="1" w:styleId="PL">
    <w:name w:val="PL"/>
    <w:link w:val="PLChar"/>
    <w:rsid w:val="000733B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rPr>
  </w:style>
  <w:style w:type="character" w:customStyle="1" w:styleId="PLChar">
    <w:name w:val="PL Char"/>
    <w:link w:val="PL"/>
    <w:qFormat/>
    <w:rsid w:val="00F715D0"/>
    <w:rPr>
      <w:rFonts w:ascii="Courier New" w:eastAsia="Times New Roman" w:hAnsi="Courier New"/>
      <w:noProof/>
      <w:sz w:val="16"/>
    </w:rPr>
  </w:style>
  <w:style w:type="paragraph" w:styleId="ListNumber3">
    <w:name w:val="List Number 3"/>
    <w:basedOn w:val="Normal"/>
    <w:qFormat/>
    <w:rsid w:val="00F715D0"/>
    <w:pPr>
      <w:numPr>
        <w:numId w:val="35"/>
      </w:numPr>
    </w:pPr>
  </w:style>
  <w:style w:type="paragraph" w:styleId="Subtitle">
    <w:name w:val="Subtitle"/>
    <w:basedOn w:val="Normal"/>
    <w:next w:val="Normal"/>
    <w:link w:val="SubtitleChar"/>
    <w:uiPriority w:val="11"/>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uiPriority w:val="11"/>
    <w:qFormat/>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qFormat/>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qFormat/>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qFormat/>
    <w:rsid w:val="00F715D0"/>
  </w:style>
  <w:style w:type="paragraph" w:styleId="Title">
    <w:name w:val="Title"/>
    <w:aliases w:val="Heading 31"/>
    <w:basedOn w:val="Normal"/>
    <w:link w:val="TitleChar1"/>
    <w:uiPriority w:val="99"/>
    <w:qFormat/>
    <w:rsid w:val="00F715D0"/>
    <w:pPr>
      <w:spacing w:after="120"/>
      <w:jc w:val="center"/>
    </w:pPr>
    <w:rPr>
      <w:rFonts w:ascii="Arial" w:eastAsia="MS Mincho" w:hAnsi="Arial"/>
      <w:b/>
      <w:sz w:val="24"/>
      <w:lang w:val="de-DE" w:eastAsia="ja-JP"/>
    </w:rPr>
  </w:style>
  <w:style w:type="character" w:customStyle="1" w:styleId="TitleChar">
    <w:name w:val="Title Char"/>
    <w:aliases w:val="no break Char Car Char,H3 Char Car Char,h3 Char Car Char"/>
    <w:basedOn w:val="DefaultParagraphFont"/>
    <w:uiPriority w:val="99"/>
    <w:qForma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qFormat/>
    <w:rsid w:val="00F715D0"/>
    <w:rPr>
      <w:rFonts w:ascii="Arial" w:eastAsia="MS Mincho" w:hAnsi="Arial"/>
      <w:b/>
      <w:sz w:val="24"/>
      <w:lang w:val="de-DE" w:eastAsia="ja-JP"/>
    </w:rPr>
  </w:style>
  <w:style w:type="paragraph" w:customStyle="1" w:styleId="TAR">
    <w:name w:val="TAR"/>
    <w:basedOn w:val="TAL"/>
    <w:rsid w:val="000733B3"/>
    <w:pPr>
      <w:jc w:val="right"/>
    </w:pPr>
  </w:style>
  <w:style w:type="paragraph" w:customStyle="1" w:styleId="TableText">
    <w:name w:val="TableText"/>
    <w:basedOn w:val="BodyTextIndent"/>
    <w:qFormat/>
    <w:rsid w:val="00F715D0"/>
    <w:pPr>
      <w:keepNext/>
      <w:keepLines/>
      <w:snapToGrid w:val="0"/>
      <w:spacing w:after="180" w:line="240" w:lineRule="auto"/>
      <w:ind w:left="0"/>
      <w:jc w:val="center"/>
    </w:pPr>
    <w:rPr>
      <w:rFonts w:eastAsia="Times New Roman"/>
      <w:kern w:val="2"/>
      <w:lang w:val="en-GB" w:eastAsia="en-US"/>
    </w:rPr>
  </w:style>
  <w:style w:type="paragraph" w:customStyle="1" w:styleId="ZT">
    <w:name w:val="ZT"/>
    <w:rsid w:val="000733B3"/>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rPr>
  </w:style>
  <w:style w:type="paragraph" w:styleId="Index2">
    <w:name w:val="index 2"/>
    <w:basedOn w:val="Index1"/>
    <w:rsid w:val="000733B3"/>
    <w:pPr>
      <w:ind w:left="284"/>
    </w:pPr>
  </w:style>
  <w:style w:type="paragraph" w:customStyle="1" w:styleId="ZH">
    <w:name w:val="ZH"/>
    <w:rsid w:val="000733B3"/>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rPr>
  </w:style>
  <w:style w:type="paragraph" w:customStyle="1" w:styleId="TT">
    <w:name w:val="TT"/>
    <w:basedOn w:val="Heading1"/>
    <w:next w:val="Normal"/>
    <w:rsid w:val="000733B3"/>
    <w:pPr>
      <w:outlineLvl w:val="9"/>
    </w:pPr>
  </w:style>
  <w:style w:type="paragraph" w:styleId="ListNumber2">
    <w:name w:val="List Number 2"/>
    <w:basedOn w:val="ListNumber"/>
    <w:rsid w:val="000733B3"/>
    <w:pPr>
      <w:ind w:left="851"/>
    </w:pPr>
  </w:style>
  <w:style w:type="paragraph" w:styleId="ListNumber">
    <w:name w:val="List Number"/>
    <w:basedOn w:val="List"/>
    <w:rsid w:val="000733B3"/>
  </w:style>
  <w:style w:type="character" w:styleId="FootnoteReference">
    <w:name w:val="footnote reference"/>
    <w:basedOn w:val="DefaultParagraphFont"/>
    <w:rsid w:val="000733B3"/>
    <w:rPr>
      <w:b/>
      <w:position w:val="6"/>
      <w:sz w:val="16"/>
    </w:rPr>
  </w:style>
  <w:style w:type="paragraph" w:customStyle="1" w:styleId="TF">
    <w:name w:val="TF"/>
    <w:aliases w:val="left"/>
    <w:basedOn w:val="TH"/>
    <w:link w:val="TFZchn"/>
    <w:rsid w:val="000733B3"/>
    <w:pPr>
      <w:keepNext w:val="0"/>
      <w:spacing w:before="0" w:after="240"/>
    </w:pPr>
  </w:style>
  <w:style w:type="paragraph" w:customStyle="1" w:styleId="EX">
    <w:name w:val="EX"/>
    <w:basedOn w:val="Normal"/>
    <w:rsid w:val="000733B3"/>
    <w:pPr>
      <w:keepLines/>
      <w:ind w:left="1702" w:hanging="1418"/>
    </w:pPr>
  </w:style>
  <w:style w:type="paragraph" w:customStyle="1" w:styleId="FP">
    <w:name w:val="FP"/>
    <w:basedOn w:val="Normal"/>
    <w:rsid w:val="000733B3"/>
    <w:pPr>
      <w:spacing w:after="0"/>
    </w:pPr>
  </w:style>
  <w:style w:type="paragraph" w:customStyle="1" w:styleId="LD">
    <w:name w:val="LD"/>
    <w:rsid w:val="000733B3"/>
    <w:pPr>
      <w:keepNext/>
      <w:keepLines/>
      <w:overflowPunct w:val="0"/>
      <w:autoSpaceDE w:val="0"/>
      <w:autoSpaceDN w:val="0"/>
      <w:adjustRightInd w:val="0"/>
      <w:spacing w:line="180" w:lineRule="exact"/>
      <w:textAlignment w:val="baseline"/>
    </w:pPr>
    <w:rPr>
      <w:rFonts w:ascii="Courier New" w:eastAsia="Times New Roman" w:hAnsi="Courier New"/>
      <w:noProof/>
    </w:rPr>
  </w:style>
  <w:style w:type="paragraph" w:customStyle="1" w:styleId="NW">
    <w:name w:val="NW"/>
    <w:basedOn w:val="NO"/>
    <w:rsid w:val="000733B3"/>
    <w:pPr>
      <w:spacing w:after="0"/>
    </w:pPr>
  </w:style>
  <w:style w:type="paragraph" w:customStyle="1" w:styleId="EW">
    <w:name w:val="EW"/>
    <w:basedOn w:val="EX"/>
    <w:rsid w:val="000733B3"/>
    <w:pPr>
      <w:spacing w:after="0"/>
    </w:pPr>
  </w:style>
  <w:style w:type="paragraph" w:styleId="ListBullet2">
    <w:name w:val="List Bullet 2"/>
    <w:aliases w:val="lb2"/>
    <w:basedOn w:val="ListBullet"/>
    <w:rsid w:val="000733B3"/>
    <w:pPr>
      <w:ind w:left="851"/>
    </w:pPr>
  </w:style>
  <w:style w:type="paragraph" w:styleId="ListBullet3">
    <w:name w:val="List Bullet 3"/>
    <w:basedOn w:val="ListBullet2"/>
    <w:rsid w:val="000733B3"/>
    <w:pPr>
      <w:ind w:left="1135"/>
    </w:pPr>
  </w:style>
  <w:style w:type="paragraph" w:customStyle="1" w:styleId="NF">
    <w:name w:val="NF"/>
    <w:basedOn w:val="NO"/>
    <w:rsid w:val="000733B3"/>
    <w:pPr>
      <w:keepNext/>
      <w:spacing w:after="0"/>
    </w:pPr>
    <w:rPr>
      <w:rFonts w:ascii="Arial" w:hAnsi="Arial"/>
      <w:sz w:val="18"/>
    </w:rPr>
  </w:style>
  <w:style w:type="paragraph" w:customStyle="1" w:styleId="ZB">
    <w:name w:val="ZB"/>
    <w:rsid w:val="000733B3"/>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rPr>
  </w:style>
  <w:style w:type="paragraph" w:customStyle="1" w:styleId="ZD">
    <w:name w:val="ZD"/>
    <w:rsid w:val="000733B3"/>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rPr>
  </w:style>
  <w:style w:type="paragraph" w:customStyle="1" w:styleId="ZU">
    <w:name w:val="ZU"/>
    <w:rsid w:val="000733B3"/>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rPr>
  </w:style>
  <w:style w:type="paragraph" w:customStyle="1" w:styleId="ZV">
    <w:name w:val="ZV"/>
    <w:basedOn w:val="ZU"/>
    <w:rsid w:val="000733B3"/>
    <w:pPr>
      <w:framePr w:wrap="notBeside" w:y="16161"/>
    </w:pPr>
  </w:style>
  <w:style w:type="character" w:customStyle="1" w:styleId="ZGSM">
    <w:name w:val="ZGSM"/>
    <w:rsid w:val="000733B3"/>
  </w:style>
  <w:style w:type="paragraph" w:customStyle="1" w:styleId="ZG">
    <w:name w:val="ZG"/>
    <w:rsid w:val="000733B3"/>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rPr>
  </w:style>
  <w:style w:type="paragraph" w:styleId="List4">
    <w:name w:val="List 4"/>
    <w:basedOn w:val="List3"/>
    <w:rsid w:val="000733B3"/>
    <w:pPr>
      <w:ind w:left="1418"/>
    </w:pPr>
  </w:style>
  <w:style w:type="paragraph" w:styleId="List5">
    <w:name w:val="List 5"/>
    <w:basedOn w:val="List4"/>
    <w:rsid w:val="000733B3"/>
    <w:pPr>
      <w:ind w:left="1702"/>
    </w:pPr>
  </w:style>
  <w:style w:type="paragraph" w:customStyle="1" w:styleId="EditorsNote">
    <w:name w:val="Editor's Note"/>
    <w:basedOn w:val="NO"/>
    <w:link w:val="EditorsNoteChar"/>
    <w:rsid w:val="000733B3"/>
    <w:rPr>
      <w:color w:val="FF0000"/>
    </w:rPr>
  </w:style>
  <w:style w:type="paragraph" w:styleId="ListBullet4">
    <w:name w:val="List Bullet 4"/>
    <w:basedOn w:val="ListBullet3"/>
    <w:rsid w:val="000733B3"/>
    <w:pPr>
      <w:ind w:left="1418"/>
    </w:pPr>
  </w:style>
  <w:style w:type="paragraph" w:styleId="ListBullet5">
    <w:name w:val="List Bullet 5"/>
    <w:basedOn w:val="ListBullet4"/>
    <w:rsid w:val="000733B3"/>
    <w:pPr>
      <w:ind w:left="1702"/>
    </w:pPr>
  </w:style>
  <w:style w:type="paragraph" w:customStyle="1" w:styleId="B4">
    <w:name w:val="B4"/>
    <w:basedOn w:val="List4"/>
    <w:link w:val="B4Char"/>
    <w:rsid w:val="000733B3"/>
  </w:style>
  <w:style w:type="paragraph" w:customStyle="1" w:styleId="B5">
    <w:name w:val="B5"/>
    <w:basedOn w:val="List5"/>
    <w:link w:val="B5Char"/>
    <w:rsid w:val="000733B3"/>
  </w:style>
  <w:style w:type="paragraph" w:customStyle="1" w:styleId="ZTD">
    <w:name w:val="ZTD"/>
    <w:basedOn w:val="ZB"/>
    <w:rsid w:val="000733B3"/>
    <w:pPr>
      <w:framePr w:hRule="auto" w:wrap="notBeside" w:y="852"/>
    </w:pPr>
    <w:rPr>
      <w:i w:val="0"/>
      <w:sz w:val="40"/>
    </w:rPr>
  </w:style>
  <w:style w:type="paragraph" w:customStyle="1" w:styleId="tdoc-header">
    <w:name w:val="tdoc-header"/>
    <w:qFormat/>
    <w:rsid w:val="00F715D0"/>
    <w:rPr>
      <w:rFonts w:ascii="Arial" w:eastAsia="MS Mincho" w:hAnsi="Arial"/>
      <w:noProof/>
      <w:sz w:val="24"/>
      <w:lang w:eastAsia="en-US"/>
    </w:rPr>
  </w:style>
  <w:style w:type="paragraph" w:customStyle="1" w:styleId="HDStyleLS">
    <w:name w:val="HDStyle_LS"/>
    <w:basedOn w:val="Header"/>
    <w:qFormat/>
    <w:rsid w:val="00F715D0"/>
    <w:pPr>
      <w:tabs>
        <w:tab w:val="center" w:pos="4680"/>
        <w:tab w:val="right" w:pos="9360"/>
        <w:tab w:val="right" w:pos="9639"/>
        <w:tab w:val="right" w:pos="10206"/>
      </w:tabs>
      <w:jc w:val="both"/>
    </w:pPr>
    <w:rPr>
      <w:rFonts w:eastAsia="MS Mincho" w:cs="Arial"/>
      <w:b w:val="0"/>
      <w:sz w:val="28"/>
    </w:rPr>
  </w:style>
  <w:style w:type="paragraph" w:customStyle="1" w:styleId="INDENT1">
    <w:name w:val="INDENT1"/>
    <w:basedOn w:val="Normal"/>
    <w:qFormat/>
    <w:rsid w:val="00F715D0"/>
    <w:pPr>
      <w:ind w:left="851"/>
    </w:pPr>
    <w:rPr>
      <w:rFonts w:eastAsia="MS Mincho"/>
      <w:lang w:eastAsia="ja-JP"/>
    </w:rPr>
  </w:style>
  <w:style w:type="paragraph" w:customStyle="1" w:styleId="INDENT2">
    <w:name w:val="INDENT2"/>
    <w:basedOn w:val="Normal"/>
    <w:qFormat/>
    <w:rsid w:val="00F715D0"/>
    <w:pPr>
      <w:ind w:left="1135" w:hanging="284"/>
    </w:pPr>
    <w:rPr>
      <w:rFonts w:eastAsia="MS Mincho"/>
      <w:lang w:eastAsia="ja-JP"/>
    </w:rPr>
  </w:style>
  <w:style w:type="paragraph" w:customStyle="1" w:styleId="INDENT3">
    <w:name w:val="INDENT3"/>
    <w:basedOn w:val="Normal"/>
    <w:qFormat/>
    <w:rsid w:val="00F715D0"/>
    <w:pPr>
      <w:ind w:left="1701" w:hanging="567"/>
    </w:pPr>
    <w:rPr>
      <w:rFonts w:eastAsia="MS Mincho"/>
      <w:lang w:eastAsia="ja-JP"/>
    </w:rPr>
  </w:style>
  <w:style w:type="paragraph" w:customStyle="1" w:styleId="FigureTitle">
    <w:name w:val="Figure_Title"/>
    <w:basedOn w:val="Normal"/>
    <w:next w:val="Normal"/>
    <w:qFormat/>
    <w:rsid w:val="00F715D0"/>
    <w:pPr>
      <w:keepLines/>
      <w:tabs>
        <w:tab w:val="left" w:pos="794"/>
        <w:tab w:val="left" w:pos="1191"/>
        <w:tab w:val="left" w:pos="1588"/>
        <w:tab w:val="left" w:pos="1985"/>
      </w:tabs>
      <w:spacing w:before="120" w:after="480"/>
      <w:jc w:val="center"/>
    </w:pPr>
    <w:rPr>
      <w:rFonts w:eastAsia="MS Mincho"/>
      <w:b/>
      <w:sz w:val="24"/>
      <w:lang w:eastAsia="ja-JP"/>
    </w:rPr>
  </w:style>
  <w:style w:type="paragraph" w:customStyle="1" w:styleId="RecCCITT">
    <w:name w:val="Rec_CCITT_#"/>
    <w:basedOn w:val="Normal"/>
    <w:uiPriority w:val="99"/>
    <w:qFormat/>
    <w:rsid w:val="00F715D0"/>
    <w:pPr>
      <w:keepNext/>
      <w:keepLines/>
    </w:pPr>
    <w:rPr>
      <w:rFonts w:eastAsia="MS Mincho"/>
      <w:b/>
      <w:lang w:eastAsia="ja-JP"/>
    </w:rPr>
  </w:style>
  <w:style w:type="paragraph" w:customStyle="1" w:styleId="CouvRecTitle">
    <w:name w:val="Couv Rec Title"/>
    <w:basedOn w:val="Normal"/>
    <w:qFormat/>
    <w:rsid w:val="00F715D0"/>
    <w:pPr>
      <w:keepNext/>
      <w:keepLines/>
      <w:spacing w:before="240"/>
      <w:ind w:left="1418"/>
    </w:pPr>
    <w:rPr>
      <w:rFonts w:ascii="Arial" w:eastAsia="MS Mincho" w:hAnsi="Arial"/>
      <w:b/>
      <w:sz w:val="36"/>
      <w:lang w:val="en-US" w:eastAsia="ja-JP"/>
    </w:rPr>
  </w:style>
  <w:style w:type="paragraph" w:customStyle="1" w:styleId="TAJ">
    <w:name w:val="TAJ"/>
    <w:basedOn w:val="TH"/>
    <w:uiPriority w:val="99"/>
    <w:qFormat/>
    <w:rsid w:val="00F715D0"/>
    <w:rPr>
      <w:rFonts w:eastAsia="MS Mincho"/>
      <w:lang w:eastAsia="ja-JP"/>
    </w:rPr>
  </w:style>
  <w:style w:type="paragraph" w:customStyle="1" w:styleId="Guidance">
    <w:name w:val="Guidance"/>
    <w:basedOn w:val="Normal"/>
    <w:uiPriority w:val="99"/>
    <w:qFormat/>
    <w:rsid w:val="00F715D0"/>
    <w:rPr>
      <w:rFonts w:eastAsia="MS Mincho"/>
      <w:i/>
      <w:color w:val="0000FF"/>
      <w:lang w:eastAsia="ja-JP"/>
    </w:rPr>
  </w:style>
  <w:style w:type="paragraph" w:customStyle="1" w:styleId="TitleText">
    <w:name w:val="Title Text"/>
    <w:basedOn w:val="Normal"/>
    <w:next w:val="Normal"/>
    <w:uiPriority w:val="99"/>
    <w:qFormat/>
    <w:rsid w:val="00F715D0"/>
    <w:pPr>
      <w:spacing w:after="220"/>
    </w:pPr>
    <w:rPr>
      <w:rFonts w:eastAsia="MS Mincho"/>
      <w:b/>
      <w:lang w:val="en-US" w:eastAsia="ja-JP"/>
    </w:rPr>
  </w:style>
  <w:style w:type="paragraph" w:customStyle="1" w:styleId="91">
    <w:name w:val="目录 91"/>
    <w:basedOn w:val="TOC8"/>
    <w:qFormat/>
    <w:rsid w:val="00F715D0"/>
    <w:pPr>
      <w:ind w:left="1418" w:hanging="1418"/>
    </w:pPr>
    <w:rPr>
      <w:rFonts w:eastAsia="MS Mincho"/>
      <w:b w:val="0"/>
    </w:rPr>
  </w:style>
  <w:style w:type="paragraph" w:customStyle="1" w:styleId="CRfront">
    <w:name w:val="CR_front"/>
    <w:next w:val="Normal"/>
    <w:qFormat/>
    <w:rsid w:val="00F715D0"/>
    <w:rPr>
      <w:rFonts w:ascii="Arial" w:eastAsia="MS Mincho" w:hAnsi="Arial"/>
      <w:lang w:eastAsia="en-US"/>
    </w:rPr>
  </w:style>
  <w:style w:type="paragraph" w:customStyle="1" w:styleId="berschrift2Head2A2">
    <w:name w:val="Überschrift 2.Head2A.2"/>
    <w:basedOn w:val="Heading1"/>
    <w:next w:val="Normal"/>
    <w:qFormat/>
    <w:rsid w:val="00F715D0"/>
    <w:pPr>
      <w:tabs>
        <w:tab w:val="num" w:pos="851"/>
      </w:tabs>
      <w:spacing w:before="180"/>
      <w:ind w:left="851" w:hanging="851"/>
      <w:outlineLvl w:val="1"/>
    </w:pPr>
    <w:rPr>
      <w:rFonts w:eastAsia="MS Mincho"/>
      <w:b/>
      <w:bCs/>
      <w:lang w:eastAsia="de-DE"/>
    </w:rPr>
  </w:style>
  <w:style w:type="paragraph" w:customStyle="1" w:styleId="berschrift3h3H3Underrubrik2">
    <w:name w:val="Überschrift 3.h3.H3.Underrubrik2"/>
    <w:basedOn w:val="Heading2"/>
    <w:next w:val="Normal"/>
    <w:rsid w:val="00F715D0"/>
    <w:pPr>
      <w:tabs>
        <w:tab w:val="num" w:pos="851"/>
      </w:tabs>
      <w:spacing w:before="120"/>
      <w:ind w:left="851" w:hanging="851"/>
      <w:outlineLvl w:val="2"/>
    </w:pPr>
    <w:rPr>
      <w:rFonts w:eastAsia="MS Mincho"/>
      <w:b/>
      <w:bCs/>
      <w:i/>
      <w:iCs/>
      <w:sz w:val="28"/>
      <w:lang w:eastAsia="de-DE"/>
    </w:rPr>
  </w:style>
  <w:style w:type="paragraph" w:customStyle="1" w:styleId="Bullets">
    <w:name w:val="Bullets"/>
    <w:basedOn w:val="BodyText"/>
    <w:link w:val="BulletsChar"/>
    <w:uiPriority w:val="99"/>
    <w:qFormat/>
    <w:rsid w:val="00F715D0"/>
    <w:pPr>
      <w:widowControl w:val="0"/>
      <w:spacing w:after="0"/>
    </w:pPr>
    <w:rPr>
      <w:rFonts w:eastAsia="SimSun"/>
      <w:color w:val="0000FF"/>
      <w:kern w:val="2"/>
      <w:sz w:val="21"/>
      <w:lang w:val="en-US" w:eastAsia="zh-CN"/>
    </w:rPr>
  </w:style>
  <w:style w:type="paragraph" w:customStyle="1" w:styleId="BalloonText1">
    <w:name w:val="Balloon Text1"/>
    <w:basedOn w:val="Normal"/>
    <w:semiHidden/>
    <w:rsid w:val="00F715D0"/>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eastAsia="MS Mincho"/>
      <w:lang w:val="en-US" w:eastAsia="ja-JP"/>
    </w:rPr>
  </w:style>
  <w:style w:type="paragraph" w:styleId="BodyTextIndent2">
    <w:name w:val="Body Text Indent 2"/>
    <w:basedOn w:val="Normal"/>
    <w:link w:val="BodyTextIndent2Char"/>
    <w:uiPriority w:val="99"/>
    <w:qFormat/>
    <w:rsid w:val="00F715D0"/>
    <w:pPr>
      <w:ind w:leftChars="100" w:left="200"/>
    </w:pPr>
    <w:rPr>
      <w:rFonts w:eastAsia="MS Mincho"/>
      <w:lang w:eastAsia="ja-JP"/>
    </w:rPr>
  </w:style>
  <w:style w:type="character" w:customStyle="1" w:styleId="BodyTextIndent2Char">
    <w:name w:val="Body Text Indent 2 Char"/>
    <w:basedOn w:val="DefaultParagraphFont"/>
    <w:link w:val="BodyTextIndent2"/>
    <w:uiPriority w:val="99"/>
    <w:qFormat/>
    <w:rsid w:val="00F715D0"/>
    <w:rPr>
      <w:rFonts w:eastAsia="MS Mincho"/>
      <w:lang w:eastAsia="ja-JP"/>
    </w:rPr>
  </w:style>
  <w:style w:type="character" w:customStyle="1" w:styleId="ListChar">
    <w:name w:val="List Char"/>
    <w:link w:val="List"/>
    <w:rsid w:val="00F715D0"/>
    <w:rPr>
      <w:rFonts w:eastAsia="Times New Roman"/>
    </w:rPr>
  </w:style>
  <w:style w:type="character" w:customStyle="1" w:styleId="List2Char">
    <w:name w:val="List 2 Char"/>
    <w:link w:val="List2"/>
    <w:rsid w:val="00F715D0"/>
    <w:rPr>
      <w:rFonts w:eastAsia="Times New Roman"/>
    </w:rPr>
  </w:style>
  <w:style w:type="character" w:customStyle="1" w:styleId="List3Char">
    <w:name w:val="List 3 Char"/>
    <w:link w:val="List3"/>
    <w:rsid w:val="00F715D0"/>
    <w:rPr>
      <w:rFonts w:eastAsia="Times New Roman"/>
    </w:rPr>
  </w:style>
  <w:style w:type="paragraph" w:styleId="ListContinue2">
    <w:name w:val="List Continue 2"/>
    <w:basedOn w:val="Normal"/>
    <w:qFormat/>
    <w:rsid w:val="00F715D0"/>
    <w:pPr>
      <w:ind w:leftChars="400" w:left="850"/>
    </w:pPr>
    <w:rPr>
      <w:rFonts w:eastAsia="MS Mincho"/>
      <w:lang w:eastAsia="ja-JP"/>
    </w:rPr>
  </w:style>
  <w:style w:type="paragraph" w:styleId="BodyTextFirstIndent2">
    <w:name w:val="Body Text First Indent 2"/>
    <w:basedOn w:val="BodyTextIndent"/>
    <w:link w:val="BodyTextFirstIndent2Char"/>
    <w:qFormat/>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qFormat/>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jc w:val="center"/>
    </w:pPr>
    <w:rPr>
      <w:rFonts w:eastAsia="MS Mincho"/>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qFormat/>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d">
    <w:name w:val="样式 正文"/>
    <w:basedOn w:val="Normal"/>
    <w:link w:val="Char1"/>
    <w:rsid w:val="00F715D0"/>
    <w:pPr>
      <w:widowControl w:val="0"/>
      <w:ind w:firstLineChars="200" w:firstLine="420"/>
      <w:jc w:val="both"/>
    </w:pPr>
    <w:rPr>
      <w:rFonts w:eastAsia="SimSun" w:cs="SimSun"/>
      <w:kern w:val="2"/>
      <w:sz w:val="21"/>
      <w:lang w:val="en-US" w:eastAsia="zh-CN"/>
    </w:rPr>
  </w:style>
  <w:style w:type="character" w:customStyle="1" w:styleId="Char1">
    <w:name w:val="样式 正文 Char"/>
    <w:link w:val="ad"/>
    <w:rsid w:val="00F715D0"/>
    <w:rPr>
      <w:rFonts w:eastAsia="SimSun" w:cs="SimSun"/>
      <w:kern w:val="2"/>
      <w:sz w:val="21"/>
      <w:lang w:val="en-US" w:eastAsia="zh-CN"/>
    </w:rPr>
  </w:style>
  <w:style w:type="paragraph" w:customStyle="1" w:styleId="ae">
    <w:name w:val="公式"/>
    <w:basedOn w:val="Normal"/>
    <w:rsid w:val="00F715D0"/>
    <w:pPr>
      <w:widowControl w:val="0"/>
      <w:ind w:firstLine="420"/>
      <w:jc w:val="right"/>
    </w:pPr>
    <w:rPr>
      <w:rFonts w:eastAsia="SimSun" w:cs="SimSun"/>
      <w:kern w:val="2"/>
      <w:sz w:val="21"/>
      <w:lang w:val="en-US" w:eastAsia="zh-CN"/>
    </w:rPr>
  </w:style>
  <w:style w:type="paragraph" w:customStyle="1" w:styleId="Normal9pointspacing">
    <w:name w:val="Normal 9 point spacing"/>
    <w:basedOn w:val="BodyText"/>
    <w:link w:val="Normal9pointspacingChar"/>
    <w:qFormat/>
    <w:rsid w:val="00F715D0"/>
    <w:pPr>
      <w:spacing w:before="180" w:after="60"/>
    </w:pPr>
    <w:rPr>
      <w:rFonts w:eastAsia="MS Mincho"/>
    </w:rPr>
  </w:style>
  <w:style w:type="character" w:customStyle="1" w:styleId="Normal9pointspacingChar">
    <w:name w:val="Normal 9 point spacing Char"/>
    <w:link w:val="Normal9pointspacing"/>
    <w:qFormat/>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lang w:val="en-US" w:eastAsia="zh-CN"/>
    </w:rPr>
  </w:style>
  <w:style w:type="paragraph" w:customStyle="1" w:styleId="onecomwebmail-msonormal">
    <w:name w:val="onecomwebmail-msonormal"/>
    <w:basedOn w:val="Normal"/>
    <w:qFormat/>
    <w:rsid w:val="00F715D0"/>
    <w:pPr>
      <w:spacing w:before="100" w:beforeAutospacing="1" w:after="100" w:afterAutospacing="1"/>
    </w:pPr>
    <w:rPr>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qFormat/>
    <w:rsid w:val="00F715D0"/>
    <w:pPr>
      <w:pBdr>
        <w:top w:val="single" w:sz="12" w:space="0" w:color="auto"/>
      </w:pBdr>
      <w:spacing w:before="360" w:after="240"/>
    </w:pPr>
    <w:rPr>
      <w:rFonts w:eastAsia="SimSun"/>
      <w:b/>
      <w:i/>
      <w:sz w:val="26"/>
    </w:rPr>
  </w:style>
  <w:style w:type="paragraph" w:customStyle="1" w:styleId="NumberedList">
    <w:name w:val="Numbered List"/>
    <w:basedOn w:val="Normal"/>
    <w:rsid w:val="00F715D0"/>
    <w:pPr>
      <w:numPr>
        <w:numId w:val="38"/>
      </w:numPr>
      <w:jc w:val="both"/>
    </w:pPr>
    <w:rPr>
      <w:rFonts w:eastAsia="MS Mincho"/>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eastAsia="????"/>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eastAsia="SimSun"/>
      <w:sz w:val="22"/>
      <w:lang w:val="en-US"/>
    </w:rPr>
  </w:style>
  <w:style w:type="paragraph" w:customStyle="1" w:styleId="multifig">
    <w:name w:val="multifig"/>
    <w:basedOn w:val="Normal"/>
    <w:rsid w:val="00F715D0"/>
    <w:pPr>
      <w:keepNext/>
      <w:tabs>
        <w:tab w:val="center" w:pos="2160"/>
        <w:tab w:val="center" w:pos="6480"/>
      </w:tabs>
      <w:spacing w:line="240" w:lineRule="atLeast"/>
    </w:pPr>
    <w:rPr>
      <w:rFonts w:eastAsia="SimSun"/>
      <w:sz w:val="24"/>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eastAsia="SimSun"/>
      <w:sz w:val="22"/>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eastAsia="SimSun"/>
      <w:sz w:val="22"/>
      <w:lang w:val="en-US"/>
    </w:rPr>
  </w:style>
  <w:style w:type="paragraph" w:customStyle="1" w:styleId="Style10ptChar">
    <w:name w:val="Style 10 pt Char"/>
    <w:basedOn w:val="Normal"/>
    <w:rsid w:val="00F715D0"/>
    <w:pPr>
      <w:spacing w:before="120" w:line="240" w:lineRule="exact"/>
      <w:jc w:val="both"/>
    </w:pPr>
    <w:rPr>
      <w:rFonts w:eastAsia="MS Mincho"/>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eastAsia="MS Mincho"/>
      <w:b/>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qFormat/>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ko-KR"/>
    </w:rPr>
  </w:style>
  <w:style w:type="character" w:customStyle="1" w:styleId="HTMLPreformattedChar">
    <w:name w:val="HTML Preformatted Char"/>
    <w:basedOn w:val="DefaultParagraphFont"/>
    <w:link w:val="HTMLPreformatted"/>
    <w:qFormat/>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eastAsia="SimSu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eastAsia="SimSun"/>
      <w:sz w:val="24"/>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qFormat/>
    <w:rsid w:val="00F715D0"/>
    <w:pPr>
      <w:numPr>
        <w:numId w:val="39"/>
      </w:numPr>
      <w:jc w:val="both"/>
    </w:pPr>
    <w:rPr>
      <w:rFonts w:eastAsia="MS Mincho"/>
    </w:rPr>
  </w:style>
  <w:style w:type="paragraph" w:customStyle="1" w:styleId="PaperTableCell">
    <w:name w:val="PaperTableCell"/>
    <w:basedOn w:val="Normal"/>
    <w:qFormat/>
    <w:rsid w:val="00F715D0"/>
    <w:pPr>
      <w:jc w:val="both"/>
    </w:pPr>
    <w:rPr>
      <w:rFonts w:eastAsia="SimSu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link w:val="figure1"/>
    <w:qFormat/>
    <w:rsid w:val="00F715D0"/>
    <w:pPr>
      <w:keepNext/>
      <w:keepLines/>
      <w:spacing w:before="60" w:after="60" w:line="240" w:lineRule="atLeast"/>
      <w:jc w:val="center"/>
    </w:pPr>
    <w:rPr>
      <w:rFonts w:eastAsia="SimSun"/>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qFormat/>
    <w:rsid w:val="00F715D0"/>
    <w:pPr>
      <w:ind w:left="1080"/>
    </w:pPr>
    <w:rPr>
      <w:rFonts w:eastAsia="SimSun"/>
      <w:lang w:val="en-US" w:eastAsia="ja-JP"/>
    </w:rPr>
  </w:style>
  <w:style w:type="character" w:customStyle="1" w:styleId="BodyTextIndent3Char">
    <w:name w:val="Body Text Indent 3 Char"/>
    <w:basedOn w:val="DefaultParagraphFont"/>
    <w:link w:val="BodyTextIndent3"/>
    <w:qFormat/>
    <w:rsid w:val="00F715D0"/>
    <w:rPr>
      <w:rFonts w:eastAsia="SimSun"/>
      <w:lang w:val="en-US" w:eastAsia="ja-JP"/>
    </w:rPr>
  </w:style>
  <w:style w:type="paragraph" w:customStyle="1" w:styleId="CharCharCharCharCharChar1CharChar">
    <w:name w:val="Char Char Char Char Char Char1 Char Char"/>
    <w:next w:val="Normal"/>
    <w:semiHidden/>
    <w:qFormat/>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pPr>
    <w:rPr>
      <w:rFonts w:eastAsia="MS Mincho"/>
    </w:rPr>
  </w:style>
  <w:style w:type="paragraph" w:customStyle="1" w:styleId="tabletext0">
    <w:name w:val="table text"/>
    <w:basedOn w:val="Normal"/>
    <w:next w:val="table"/>
    <w:rsid w:val="00F715D0"/>
    <w:rPr>
      <w:rFonts w:eastAsia="MS Mincho"/>
      <w:i/>
    </w:rPr>
  </w:style>
  <w:style w:type="paragraph" w:customStyle="1" w:styleId="table">
    <w:name w:val="table"/>
    <w:basedOn w:val="Normal"/>
    <w:next w:val="Normal"/>
    <w:link w:val="table0"/>
    <w:qFormat/>
    <w:rsid w:val="00F715D0"/>
    <w:pPr>
      <w:jc w:val="center"/>
    </w:pPr>
    <w:rPr>
      <w:rFonts w:eastAsia="MS Mincho"/>
      <w:lang w:val="en-US"/>
    </w:rPr>
  </w:style>
  <w:style w:type="paragraph" w:customStyle="1" w:styleId="HE">
    <w:name w:val="HE"/>
    <w:basedOn w:val="Normal"/>
    <w:rsid w:val="00F715D0"/>
    <w:rPr>
      <w:rFonts w:eastAsia="MS Mincho"/>
      <w:b/>
    </w:rPr>
  </w:style>
  <w:style w:type="paragraph" w:customStyle="1" w:styleId="text0">
    <w:name w:val="text"/>
    <w:basedOn w:val="Normal"/>
    <w:link w:val="textChar0"/>
    <w:uiPriority w:val="99"/>
    <w:qFormat/>
    <w:rsid w:val="00F715D0"/>
    <w:pPr>
      <w:widowControl w:val="0"/>
      <w:spacing w:after="240"/>
      <w:jc w:val="both"/>
    </w:pPr>
    <w:rPr>
      <w:sz w:val="24"/>
      <w:lang w:val="en-AU"/>
    </w:rPr>
  </w:style>
  <w:style w:type="paragraph" w:customStyle="1" w:styleId="textintend1">
    <w:name w:val="text intend 1"/>
    <w:basedOn w:val="text0"/>
    <w:qFormat/>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qFormat/>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spacing w:before="60" w:after="60"/>
      <w:jc w:val="both"/>
    </w:pPr>
    <w:rPr>
      <w:rFonts w:eastAsia="MS Mincho"/>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spacing w:after="120"/>
    </w:pPr>
    <w:rPr>
      <w:snapToGrid w:val="0"/>
      <w:sz w:val="22"/>
      <w:lang w:val="fr-FR"/>
    </w:rPr>
  </w:style>
  <w:style w:type="paragraph" w:customStyle="1" w:styleId="Cell">
    <w:name w:val="Cell"/>
    <w:basedOn w:val="Normal"/>
    <w:rsid w:val="00F715D0"/>
    <w:pPr>
      <w:spacing w:line="240" w:lineRule="exact"/>
      <w:jc w:val="center"/>
    </w:pPr>
    <w:rPr>
      <w:sz w:val="16"/>
      <w:lang w:val="en-US" w:eastAsia="ja-JP"/>
    </w:rPr>
  </w:style>
  <w:style w:type="paragraph" w:customStyle="1" w:styleId="h60">
    <w:name w:val="h6"/>
    <w:basedOn w:val="Normal"/>
    <w:rsid w:val="00F715D0"/>
    <w:pPr>
      <w:spacing w:before="100" w:beforeAutospacing="1" w:after="100" w:afterAutospacing="1"/>
    </w:pPr>
    <w:rPr>
      <w:sz w:val="24"/>
      <w:lang w:val="en-US" w:eastAsia="ja-JP"/>
    </w:rPr>
  </w:style>
  <w:style w:type="paragraph" w:customStyle="1" w:styleId="b11">
    <w:name w:val="b1"/>
    <w:basedOn w:val="Normal"/>
    <w:qFormat/>
    <w:rsid w:val="00F715D0"/>
    <w:pPr>
      <w:spacing w:before="100" w:beforeAutospacing="1" w:after="100" w:afterAutospacing="1"/>
    </w:pPr>
    <w:rPr>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qFormat/>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ind w:left="2560" w:hanging="357"/>
    </w:pPr>
    <w:rPr>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table" w:customStyle="1" w:styleId="ColorfulList-Accent111">
    <w:name w:val="Colorful List - Accent 111"/>
    <w:basedOn w:val="TableNormal"/>
    <w:next w:val="ColorfulList-Accent1"/>
    <w:uiPriority w:val="34"/>
    <w:rsid w:val="004C70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opdicttext22">
    <w:name w:val="op_dict_text22"/>
    <w:rsid w:val="00F715D0"/>
  </w:style>
  <w:style w:type="character" w:customStyle="1" w:styleId="def">
    <w:name w:val="def"/>
    <w:qFormat/>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uiPriority w:val="99"/>
    <w:qFormat/>
    <w:rsid w:val="00F715D0"/>
    <w:pPr>
      <w:tabs>
        <w:tab w:val="left" w:pos="0"/>
        <w:tab w:val="num" w:pos="360"/>
      </w:tabs>
      <w:spacing w:before="360" w:after="240"/>
      <w:ind w:left="360" w:hanging="360"/>
      <w:outlineLvl w:val="9"/>
    </w:pPr>
    <w:rPr>
      <w:rFonts w:ascii="Times New Roman" w:eastAsia="MS Gothic" w:hAnsi="Times New Roman"/>
      <w:b/>
      <w:bCs/>
      <w:kern w:val="28"/>
      <w:lang w:eastAsia="ja-JP"/>
    </w:rPr>
  </w:style>
  <w:style w:type="paragraph" w:customStyle="1" w:styleId="lptext">
    <w:name w:val="lˆptext"/>
    <w:basedOn w:val="Normal"/>
    <w:uiPriority w:val="99"/>
    <w:qFormat/>
    <w:rsid w:val="00F715D0"/>
    <w:pPr>
      <w:spacing w:before="100" w:after="100"/>
      <w:ind w:left="860"/>
    </w:pPr>
    <w:rPr>
      <w:rFonts w:eastAsia="MS Gothic"/>
      <w:sz w:val="24"/>
      <w:lang w:eastAsia="ja-JP"/>
    </w:rPr>
  </w:style>
  <w:style w:type="paragraph" w:customStyle="1" w:styleId="ListBulletLast">
    <w:name w:val="List Bullet Last"/>
    <w:aliases w:val="lbl"/>
    <w:basedOn w:val="ListBullet"/>
    <w:next w:val="BodyText"/>
    <w:uiPriority w:val="99"/>
    <w:qForma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uiPriority w:val="99"/>
    <w:qFormat/>
    <w:rsid w:val="00F715D0"/>
    <w:pPr>
      <w:jc w:val="both"/>
    </w:pPr>
    <w:rPr>
      <w:rFonts w:eastAsia="MS Gothic"/>
      <w:sz w:val="24"/>
      <w:lang w:eastAsia="ja-JP"/>
    </w:rPr>
  </w:style>
  <w:style w:type="character" w:customStyle="1" w:styleId="BodyText3Char">
    <w:name w:val="Body Text 3 Char"/>
    <w:basedOn w:val="DefaultParagraphFont"/>
    <w:link w:val="BodyText3"/>
    <w:uiPriority w:val="99"/>
    <w:qFormat/>
    <w:rsid w:val="00F715D0"/>
    <w:rPr>
      <w:rFonts w:eastAsia="MS Gothic"/>
      <w:sz w:val="24"/>
      <w:lang w:eastAsia="ja-JP"/>
    </w:rPr>
  </w:style>
  <w:style w:type="paragraph" w:customStyle="1" w:styleId="TableText1">
    <w:name w:val="Table_Text"/>
    <w:basedOn w:val="Normal"/>
    <w:uiPriority w:val="99"/>
    <w:qFormat/>
    <w:rsid w:val="00F715D0"/>
    <w:pPr>
      <w:keepNext/>
      <w:tabs>
        <w:tab w:val="left" w:pos="794"/>
        <w:tab w:val="left" w:pos="1191"/>
        <w:tab w:val="left" w:pos="1588"/>
        <w:tab w:val="left" w:pos="1985"/>
      </w:tabs>
      <w:spacing w:before="100" w:after="100" w:line="190" w:lineRule="exact"/>
      <w:jc w:val="both"/>
    </w:pPr>
    <w:rPr>
      <w:rFonts w:eastAsia="MS Gothic"/>
      <w:sz w:val="18"/>
      <w:lang w:eastAsia="ja-JP"/>
    </w:rPr>
  </w:style>
  <w:style w:type="paragraph" w:customStyle="1" w:styleId="shortcode">
    <w:name w:val="shortcode"/>
    <w:basedOn w:val="BodyText"/>
    <w:uiPriority w:val="99"/>
    <w:qFormat/>
    <w:rsid w:val="00F715D0"/>
    <w:pPr>
      <w:keepNext/>
      <w:tabs>
        <w:tab w:val="left" w:pos="1247"/>
        <w:tab w:val="left" w:pos="2552"/>
        <w:tab w:val="left" w:pos="3856"/>
        <w:tab w:val="left" w:pos="5216"/>
        <w:tab w:val="left" w:pos="6464"/>
        <w:tab w:val="left" w:pos="7768"/>
        <w:tab w:val="left" w:pos="9072"/>
        <w:tab w:val="left" w:pos="10206"/>
      </w:tabs>
      <w:spacing w:after="0" w:line="480" w:lineRule="auto"/>
      <w:jc w:val="left"/>
    </w:pPr>
    <w:rPr>
      <w:rFonts w:eastAsia="Mincho"/>
      <w:sz w:val="24"/>
      <w:lang w:eastAsia="ja-JP"/>
    </w:rPr>
  </w:style>
  <w:style w:type="paragraph" w:customStyle="1" w:styleId="HTMLBody">
    <w:name w:val="HTML Body"/>
    <w:uiPriority w:val="99"/>
    <w:qFormat/>
    <w:rsid w:val="00F715D0"/>
    <w:pPr>
      <w:widowControl w:val="0"/>
      <w:autoSpaceDE w:val="0"/>
      <w:autoSpaceDN w:val="0"/>
      <w:adjustRightInd w:val="0"/>
    </w:pPr>
    <w:rPr>
      <w:rFonts w:ascii="MS PGothic" w:eastAsia="MS PGothic" w:hAnsi="Century"/>
      <w:lang w:val="en-US" w:eastAsia="ja-JP"/>
    </w:rPr>
  </w:style>
  <w:style w:type="character" w:customStyle="1" w:styleId="af">
    <w:name w:val="図表番号 (文字)"/>
    <w:aliases w:val="cap (文字),cap Char (文字) (文字)1"/>
    <w:qFormat/>
    <w:rsid w:val="00F715D0"/>
    <w:rPr>
      <w:rFonts w:eastAsia="MS Gothic"/>
      <w:b/>
      <w:noProof w:val="0"/>
      <w:kern w:val="2"/>
      <w:sz w:val="24"/>
      <w:lang w:val="en-GB"/>
    </w:rPr>
  </w:style>
  <w:style w:type="paragraph" w:customStyle="1" w:styleId="CharCharCharCarCarCharCharCarCar">
    <w:name w:val="Char Char Char Car Car Char Char Car Car"/>
    <w:uiPriority w:val="99"/>
    <w:qFormat/>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qFormat/>
    <w:rsid w:val="00F715D0"/>
    <w:rPr>
      <w:rFonts w:eastAsia="MS Gothic"/>
      <w:sz w:val="24"/>
      <w:lang w:eastAsia="ja-JP"/>
    </w:rPr>
  </w:style>
  <w:style w:type="character" w:customStyle="1" w:styleId="Doc-titleChar">
    <w:name w:val="Doc-title Char"/>
    <w:link w:val="Doc-title"/>
    <w:qFormat/>
    <w:rsid w:val="00F715D0"/>
    <w:rPr>
      <w:rFonts w:ascii="Arial" w:eastAsia="SimSun" w:hAnsi="Arial" w:cs="Arial"/>
      <w:lang w:val="en-US" w:eastAsia="zh-CN"/>
    </w:rPr>
  </w:style>
  <w:style w:type="paragraph" w:customStyle="1" w:styleId="msonormal0">
    <w:name w:val="msonormal"/>
    <w:basedOn w:val="Normal"/>
    <w:uiPriority w:val="99"/>
    <w:qFormat/>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qFormat/>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qFormat/>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qFormat/>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qFormat/>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qFormat/>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qFormat/>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qFormat/>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qFormat/>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qFormat/>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qFormat/>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qFormat/>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qFormat/>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qFormat/>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qFormat/>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qFormat/>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qFormat/>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qFormat/>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qFormat/>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qFormat/>
    <w:rsid w:val="00F715D0"/>
    <w:rPr>
      <w:rFonts w:ascii="Arial" w:hAnsi="Arial"/>
      <w:vanish w:val="0"/>
      <w:color w:val="FF0000"/>
      <w:sz w:val="24"/>
    </w:rPr>
  </w:style>
  <w:style w:type="paragraph" w:customStyle="1" w:styleId="Bulletedo1">
    <w:name w:val="Bulleted o 1"/>
    <w:basedOn w:val="Normal"/>
    <w:qFormat/>
    <w:rsid w:val="00F715D0"/>
    <w:pPr>
      <w:numPr>
        <w:numId w:val="44"/>
      </w:numPr>
    </w:pPr>
    <w:rPr>
      <w:rFonts w:eastAsia="SimSun"/>
      <w:lang w:val="en-US"/>
    </w:rPr>
  </w:style>
  <w:style w:type="paragraph" w:customStyle="1" w:styleId="Equation">
    <w:name w:val="Equation"/>
    <w:basedOn w:val="Normal"/>
    <w:next w:val="Normal"/>
    <w:qFormat/>
    <w:rsid w:val="00F715D0"/>
    <w:pPr>
      <w:tabs>
        <w:tab w:val="right" w:pos="10206"/>
      </w:tabs>
      <w:spacing w:after="220"/>
      <w:ind w:left="1298"/>
    </w:pPr>
    <w:rPr>
      <w:rFonts w:ascii="Arial" w:eastAsia="SimSun" w:hAnsi="Arial"/>
      <w:sz w:val="22"/>
      <w:lang w:val="en-US" w:eastAsia="zh-CN"/>
    </w:rPr>
  </w:style>
  <w:style w:type="paragraph" w:customStyle="1" w:styleId="11BodyText">
    <w:name w:val="11 BodyText"/>
    <w:basedOn w:val="Normal"/>
    <w:qFormat/>
    <w:rsid w:val="00F715D0"/>
    <w:pPr>
      <w:spacing w:after="220"/>
      <w:ind w:left="1298"/>
    </w:pPr>
    <w:rPr>
      <w:rFonts w:ascii="Arial" w:eastAsia="SimSun" w:hAnsi="Arial"/>
      <w:sz w:val="22"/>
      <w:lang w:val="en-US"/>
    </w:rPr>
  </w:style>
  <w:style w:type="paragraph" w:customStyle="1" w:styleId="bodyCharCharChar">
    <w:name w:val="body Char Char Char"/>
    <w:basedOn w:val="Normal"/>
    <w:qFormat/>
    <w:rsid w:val="00F715D0"/>
    <w:pPr>
      <w:tabs>
        <w:tab w:val="left" w:pos="2160"/>
      </w:tabs>
      <w:spacing w:before="120" w:after="120" w:line="280" w:lineRule="atLeast"/>
      <w:jc w:val="both"/>
    </w:pPr>
    <w:rPr>
      <w:rFonts w:ascii="New York" w:eastAsia="SimSun" w:hAnsi="New York"/>
      <w:sz w:val="24"/>
      <w:lang w:val="en-US"/>
    </w:rPr>
  </w:style>
  <w:style w:type="paragraph" w:customStyle="1" w:styleId="body">
    <w:name w:val="body"/>
    <w:basedOn w:val="Normal"/>
    <w:link w:val="bodyChar"/>
    <w:qFormat/>
    <w:rsid w:val="00F715D0"/>
    <w:pPr>
      <w:tabs>
        <w:tab w:val="left" w:pos="2160"/>
      </w:tabs>
      <w:spacing w:before="120" w:after="120" w:line="280" w:lineRule="atLeast"/>
      <w:jc w:val="both"/>
    </w:pPr>
    <w:rPr>
      <w:rFonts w:ascii="New York" w:eastAsia="SimSun" w:hAnsi="New York"/>
      <w:sz w:val="24"/>
      <w:lang w:val="en-US"/>
    </w:rPr>
  </w:style>
  <w:style w:type="character" w:customStyle="1" w:styleId="CharChar3">
    <w:name w:val="Char Char3"/>
    <w:qFormat/>
    <w:rsid w:val="00F715D0"/>
    <w:rPr>
      <w:rFonts w:ascii="Arial" w:hAnsi="Arial"/>
      <w:sz w:val="36"/>
      <w:lang w:val="en-GB" w:eastAsia="en-US" w:bidi="ar-SA"/>
    </w:rPr>
  </w:style>
  <w:style w:type="character" w:customStyle="1" w:styleId="CharChar2">
    <w:name w:val="Char Char2"/>
    <w:qFormat/>
    <w:rsid w:val="00F715D0"/>
    <w:rPr>
      <w:rFonts w:ascii="Arial" w:hAnsi="Arial"/>
      <w:sz w:val="32"/>
      <w:lang w:val="en-GB" w:eastAsia="en-US" w:bidi="ar-SA"/>
    </w:rPr>
  </w:style>
  <w:style w:type="character" w:customStyle="1" w:styleId="CharChar1">
    <w:name w:val="Char Char1"/>
    <w:qFormat/>
    <w:rsid w:val="00F715D0"/>
    <w:rPr>
      <w:rFonts w:ascii="Arial" w:hAnsi="Arial"/>
      <w:sz w:val="28"/>
      <w:lang w:val="en-GB" w:eastAsia="en-US" w:bidi="ar-SA"/>
    </w:rPr>
  </w:style>
  <w:style w:type="character" w:customStyle="1" w:styleId="CharChar">
    <w:name w:val="Char Char"/>
    <w:qFormat/>
    <w:rsid w:val="00F715D0"/>
    <w:rPr>
      <w:rFonts w:ascii="Arial" w:hAnsi="Arial"/>
      <w:sz w:val="22"/>
      <w:lang w:val="en-GB" w:eastAsia="en-US" w:bidi="ar-SA"/>
    </w:rPr>
  </w:style>
  <w:style w:type="table" w:styleId="DarkList-Accent6">
    <w:name w:val="Dark List Accent 6"/>
    <w:basedOn w:val="TableNormal"/>
    <w:uiPriority w:val="70"/>
    <w:qFormat/>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f0">
    <w:name w:val="テキスト"/>
    <w:basedOn w:val="Normal"/>
    <w:link w:val="af1"/>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1">
    <w:name w:val="テキスト (文字)"/>
    <w:link w:val="af0"/>
    <w:rsid w:val="00F715D0"/>
    <w:rPr>
      <w:rFonts w:ascii="Century" w:eastAsia="MS Mincho" w:hAnsi="Century"/>
      <w:kern w:val="2"/>
      <w:sz w:val="21"/>
      <w:szCs w:val="22"/>
      <w:lang w:eastAsia="ja-JP"/>
    </w:rPr>
  </w:style>
  <w:style w:type="character" w:customStyle="1" w:styleId="TFZchn">
    <w:name w:val="TF Zchn"/>
    <w:link w:val="TF"/>
    <w:qFormat/>
    <w:locked/>
    <w:rsid w:val="00F715D0"/>
    <w:rPr>
      <w:rFonts w:ascii="Arial" w:eastAsia="Times New Roman" w:hAnsi="Arial"/>
      <w:b/>
    </w:rPr>
  </w:style>
  <w:style w:type="paragraph" w:styleId="TOCHeading">
    <w:name w:val="TOC Heading"/>
    <w:basedOn w:val="Heading1"/>
    <w:next w:val="Normal"/>
    <w:uiPriority w:val="39"/>
    <w:unhideWhenUsed/>
    <w:qFormat/>
    <w:rsid w:val="00F715D0"/>
    <w:pPr>
      <w:spacing w:after="0" w:line="259" w:lineRule="auto"/>
      <w:ind w:left="0" w:firstLine="0"/>
      <w:outlineLvl w:val="9"/>
    </w:pPr>
    <w:rPr>
      <w:rFonts w:ascii="Calibri Light" w:hAnsi="Calibri Light"/>
      <w:b/>
      <w:bCs/>
      <w:color w:val="2F5496"/>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qFormat/>
    <w:rsid w:val="00F715D0"/>
    <w:rPr>
      <w:rFonts w:eastAsia="Times New Roman"/>
      <w:sz w:val="24"/>
      <w:lang w:val="en-AU"/>
    </w:rPr>
  </w:style>
  <w:style w:type="character" w:customStyle="1" w:styleId="bullet1Char">
    <w:name w:val="bullet1 Char"/>
    <w:link w:val="bullet10"/>
    <w:qFormat/>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qFormat/>
    <w:rsid w:val="00F715D0"/>
    <w:rPr>
      <w:rFonts w:ascii="Times" w:hAnsi="Times"/>
      <w:szCs w:val="24"/>
      <w:lang w:eastAsia="en-US"/>
    </w:rPr>
  </w:style>
  <w:style w:type="character" w:customStyle="1" w:styleId="bullet3Char">
    <w:name w:val="bullet3 Char"/>
    <w:link w:val="bullet3"/>
    <w:uiPriority w:val="99"/>
    <w:qFormat/>
    <w:rsid w:val="00F715D0"/>
    <w:rPr>
      <w:rFonts w:eastAsia="Times New Roman"/>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sz w:val="24"/>
      <w:lang w:val="sv-SE" w:eastAsia="sv-SE"/>
    </w:rPr>
  </w:style>
  <w:style w:type="paragraph" w:customStyle="1" w:styleId="onecomwebmail-tah">
    <w:name w:val="onecomwebmail-tah"/>
    <w:basedOn w:val="Normal"/>
    <w:rsid w:val="00F715D0"/>
    <w:pPr>
      <w:spacing w:before="100" w:beforeAutospacing="1" w:after="100" w:afterAutospacing="1"/>
    </w:pPr>
    <w:rPr>
      <w:sz w:val="24"/>
      <w:lang w:val="sv-SE" w:eastAsia="sv-SE"/>
    </w:rPr>
  </w:style>
  <w:style w:type="paragraph" w:customStyle="1" w:styleId="onecomwebmail-tac">
    <w:name w:val="onecomwebmail-tac"/>
    <w:basedOn w:val="Normal"/>
    <w:rsid w:val="00F715D0"/>
    <w:pPr>
      <w:spacing w:before="100" w:beforeAutospacing="1" w:after="100" w:afterAutospacing="1"/>
    </w:pPr>
    <w:rPr>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table" w:customStyle="1" w:styleId="GridTable4-Accent511">
    <w:name w:val="Grid Table 4 - Accent 511"/>
    <w:basedOn w:val="TableNormal"/>
    <w:next w:val="GridTable4-Accent5"/>
    <w:uiPriority w:val="49"/>
    <w:qFormat/>
    <w:rsid w:val="004C70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f2">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table" w:customStyle="1" w:styleId="TableGrid10">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eastAsia="Malgun Gothic"/>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3">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eastAsia="Malgun Gothic"/>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eastAsia="Malgun Gothic"/>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eastAsia="Malgun Gothic"/>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1">
    <w:name w:val="Table Grid431"/>
    <w:basedOn w:val="TableNormal"/>
    <w:next w:val="TableGrid"/>
    <w:qFormat/>
    <w:rsid w:val="004C70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roposalsubChar">
    <w:name w:val="rProposal_sub Char"/>
    <w:link w:val="rProposalsub"/>
    <w:rsid w:val="006B4D00"/>
    <w:rPr>
      <w:rFonts w:eastAsia="Malgun Gothic"/>
      <w:i/>
      <w:kern w:val="2"/>
      <w:sz w:val="22"/>
      <w:szCs w:val="22"/>
      <w:lang w:val="en-US" w:eastAsia="ko-KR"/>
    </w:rPr>
  </w:style>
  <w:style w:type="paragraph" w:customStyle="1" w:styleId="14">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5">
    <w:name w:val="(文字) (文字)535"/>
    <w:semiHidden/>
    <w:rsid w:val="000F713F"/>
    <w:rPr>
      <w:rFonts w:ascii="Times New Roman" w:hAnsi="Times New Roman"/>
      <w:lang w:eastAsia="en-US"/>
    </w:rPr>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spacing w:before="80"/>
      <w:ind w:left="1985" w:hanging="1985"/>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4">
    <w:name w:val="(文字) (文字)534"/>
    <w:semiHidden/>
    <w:rsid w:val="00966D15"/>
    <w:rPr>
      <w:rFonts w:ascii="Times New Roman" w:hAnsi="Times New Roman"/>
      <w:lang w:eastAsia="en-US"/>
    </w:rPr>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3">
    <w:name w:val="(文字) (文字)533"/>
    <w:semiHidden/>
    <w:rsid w:val="006D7D75"/>
    <w:rPr>
      <w:rFonts w:ascii="Times New Roman" w:hAnsi="Times New Roman"/>
      <w:lang w:eastAsia="en-US"/>
    </w:r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5">
    <w:name w:val="访问过的超链接1"/>
    <w:rsid w:val="006D7D75"/>
    <w:rPr>
      <w:color w:val="800080"/>
      <w:kern w:val="2"/>
      <w:u w:val="single"/>
      <w:lang w:val="en-GB" w:eastAsia="zh-CN" w:bidi="ar-SA"/>
    </w:rPr>
  </w:style>
  <w:style w:type="paragraph" w:customStyle="1" w:styleId="16">
    <w:name w:val="1"/>
    <w:next w:val="Normal"/>
    <w:qFormat/>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qn">
    <w:name w:val="Eqn"/>
    <w:basedOn w:val="Normal"/>
    <w:qFormat/>
    <w:rsid w:val="006D7D75"/>
    <w:pPr>
      <w:tabs>
        <w:tab w:val="center" w:pos="4608"/>
        <w:tab w:val="right" w:pos="9216"/>
      </w:tabs>
      <w:snapToGrid w:val="0"/>
      <w:spacing w:after="120"/>
      <w:jc w:val="both"/>
    </w:pPr>
    <w:rPr>
      <w:rFonts w:eastAsia="SimSu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eastAsia="Calibri"/>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sz w:val="24"/>
      <w:lang w:val="en-US" w:eastAsia="zh-CN"/>
    </w:rPr>
  </w:style>
  <w:style w:type="character" w:customStyle="1" w:styleId="af4">
    <w:name w:val="上角标"/>
    <w:rsid w:val="006D7D75"/>
    <w:rPr>
      <w:vertAlign w:val="superscript"/>
    </w:rPr>
  </w:style>
  <w:style w:type="character" w:customStyle="1" w:styleId="af5">
    <w:name w:val="下角标"/>
    <w:rsid w:val="006D7D75"/>
    <w:rPr>
      <w:vertAlign w:val="subscript"/>
    </w:rPr>
  </w:style>
  <w:style w:type="character" w:customStyle="1" w:styleId="af6">
    <w:name w:val="正文字符"/>
    <w:rsid w:val="006D7D75"/>
    <w:rPr>
      <w:rFonts w:ascii="Times New Roman" w:eastAsia="SimSun" w:hAnsi="Times New Roman"/>
      <w:spacing w:val="6"/>
      <w:position w:val="0"/>
      <w:sz w:val="26"/>
    </w:rPr>
  </w:style>
  <w:style w:type="paragraph" w:customStyle="1" w:styleId="22">
    <w:name w:val="标题2"/>
    <w:basedOn w:val="Normal"/>
    <w:qFormat/>
    <w:rsid w:val="006D7D75"/>
    <w:pPr>
      <w:widowControl w:val="0"/>
      <w:spacing w:line="360" w:lineRule="auto"/>
    </w:pPr>
    <w:rPr>
      <w:rFonts w:ascii="SimSun" w:eastAsia="SimSun"/>
      <w:sz w:val="24"/>
      <w:lang w:val="en-US" w:eastAsia="zh-CN"/>
    </w:rPr>
  </w:style>
  <w:style w:type="paragraph" w:customStyle="1" w:styleId="af7">
    <w:name w:val="缺省文本"/>
    <w:basedOn w:val="Normal"/>
    <w:link w:val="Char2"/>
    <w:rsid w:val="006D7D75"/>
    <w:pPr>
      <w:widowControl w:val="0"/>
      <w:spacing w:line="360" w:lineRule="auto"/>
    </w:pPr>
    <w:rPr>
      <w:rFonts w:eastAsia="SimSun"/>
      <w:sz w:val="21"/>
      <w:lang w:val="en-US" w:eastAsia="zh-CN"/>
    </w:rPr>
  </w:style>
  <w:style w:type="character" w:customStyle="1" w:styleId="Char2">
    <w:name w:val="缺省文本 Char"/>
    <w:link w:val="af7"/>
    <w:rsid w:val="006D7D75"/>
    <w:rPr>
      <w:rFonts w:eastAsia="SimSun"/>
      <w:sz w:val="21"/>
      <w:lang w:val="en-US" w:eastAsia="zh-CN"/>
    </w:rPr>
  </w:style>
  <w:style w:type="paragraph" w:customStyle="1" w:styleId="af8">
    <w:name w:val="编写建议"/>
    <w:basedOn w:val="Normal"/>
    <w:rsid w:val="006D7D75"/>
    <w:pPr>
      <w:widowControl w:val="0"/>
      <w:spacing w:line="360" w:lineRule="auto"/>
      <w:ind w:left="1134"/>
      <w:jc w:val="both"/>
    </w:pPr>
    <w:rPr>
      <w:rFonts w:eastAsia="SimSun"/>
      <w:i/>
      <w:color w:val="0000FF"/>
      <w:sz w:val="21"/>
      <w:lang w:val="en-US" w:eastAsia="zh-CN"/>
    </w:rPr>
  </w:style>
  <w:style w:type="paragraph" w:customStyle="1" w:styleId="af9">
    <w:name w:val="样式 编写建议"/>
    <w:basedOn w:val="Normal"/>
    <w:next w:val="BodyTextFirstIndent"/>
    <w:autoRedefine/>
    <w:rsid w:val="006D7D75"/>
    <w:pPr>
      <w:widowControl w:val="0"/>
      <w:spacing w:line="360" w:lineRule="auto"/>
      <w:jc w:val="both"/>
    </w:pPr>
    <w:rPr>
      <w:rFonts w:eastAsia="KaiTi_GB2312"/>
      <w:iCs/>
      <w:color w:val="000000"/>
      <w:sz w:val="21"/>
      <w:lang w:val="en-US" w:eastAsia="zh-CN"/>
    </w:rPr>
  </w:style>
  <w:style w:type="paragraph" w:styleId="BodyTextFirstIndent">
    <w:name w:val="Body Text First Indent"/>
    <w:basedOn w:val="BodyText"/>
    <w:link w:val="BodyTextFirstIndentChar"/>
    <w:rsid w:val="006D7D75"/>
    <w:pPr>
      <w:widowControl w:val="0"/>
      <w:spacing w:line="460" w:lineRule="exact"/>
      <w:ind w:firstLineChars="100" w:firstLine="420"/>
      <w:jc w:val="left"/>
    </w:pPr>
    <w:rPr>
      <w:rFonts w:eastAsia="KaiTi"/>
      <w:kern w:val="28"/>
      <w:sz w:val="28"/>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spacing w:line="436" w:lineRule="exact"/>
      <w:ind w:left="357"/>
      <w:outlineLvl w:val="3"/>
    </w:pPr>
    <w:rPr>
      <w:rFonts w:ascii="Arial" w:eastAsia="SimHei" w:hAnsi="Arial" w:cs="Arial"/>
      <w:snapToGrid w:val="0"/>
      <w:sz w:val="21"/>
      <w:szCs w:val="21"/>
      <w:lang w:val="en-US" w:eastAsia="zh-CN"/>
    </w:rPr>
  </w:style>
  <w:style w:type="paragraph" w:customStyle="1" w:styleId="afa">
    <w:name w:val="È±Ê¡ÎÄ±¾"/>
    <w:basedOn w:val="Normal"/>
    <w:rsid w:val="006D7D75"/>
    <w:rPr>
      <w:rFonts w:eastAsia="SimSun"/>
      <w:sz w:val="24"/>
      <w:lang w:val="en-US" w:eastAsia="zh-CN"/>
    </w:rPr>
  </w:style>
  <w:style w:type="paragraph" w:customStyle="1" w:styleId="ParaChar">
    <w:name w:val="默认段落字体 Para Char"/>
    <w:basedOn w:val="Normal"/>
    <w:rsid w:val="006D7D75"/>
    <w:pPr>
      <w:keepNext/>
      <w:widowControl w:val="0"/>
    </w:pPr>
    <w:rPr>
      <w:rFonts w:eastAsia="SimSun"/>
      <w:lang w:val="en-US" w:eastAsia="zh-CN"/>
    </w:rPr>
  </w:style>
  <w:style w:type="paragraph" w:customStyle="1" w:styleId="Char10">
    <w:name w:val="Char1"/>
    <w:basedOn w:val="Normal"/>
    <w:rsid w:val="006D7D75"/>
    <w:pPr>
      <w:spacing w:after="160" w:line="240" w:lineRule="exact"/>
    </w:pPr>
    <w:rPr>
      <w:rFonts w:ascii="Verdana" w:eastAsia="SimSun" w:hAnsi="Verdana"/>
      <w:lang w:val="en-US"/>
    </w:rPr>
  </w:style>
  <w:style w:type="paragraph" w:customStyle="1" w:styleId="a">
    <w:name w:val="图号"/>
    <w:basedOn w:val="Normal"/>
    <w:rsid w:val="006D7D75"/>
    <w:pPr>
      <w:widowControl w:val="0"/>
      <w:numPr>
        <w:numId w:val="47"/>
      </w:numPr>
      <w:tabs>
        <w:tab w:val="clear" w:pos="720"/>
      </w:tabs>
      <w:spacing w:before="105" w:line="360" w:lineRule="auto"/>
      <w:ind w:left="420" w:hanging="420"/>
      <w:jc w:val="center"/>
    </w:pPr>
    <w:rPr>
      <w:rFonts w:eastAsia="SimSun"/>
      <w:sz w:val="21"/>
      <w:szCs w:val="21"/>
      <w:lang w:val="en-US" w:eastAsia="zh-CN"/>
    </w:rPr>
  </w:style>
  <w:style w:type="paragraph" w:customStyle="1" w:styleId="30">
    <w:name w:val="标题3"/>
    <w:basedOn w:val="Normal"/>
    <w:rsid w:val="006D7D75"/>
    <w:pPr>
      <w:widowControl w:val="0"/>
      <w:spacing w:line="360" w:lineRule="auto"/>
      <w:ind w:left="1134"/>
      <w:jc w:val="both"/>
    </w:pPr>
    <w:rPr>
      <w:rFonts w:eastAsia="SimSun"/>
      <w:i/>
      <w:color w:val="0000FF"/>
      <w:sz w:val="21"/>
      <w:u w:color="EEECE1"/>
      <w:lang w:val="en-US" w:eastAsia="zh-CN"/>
    </w:rPr>
  </w:style>
  <w:style w:type="table" w:customStyle="1" w:styleId="110">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u w:color="EEECE1"/>
      <w:lang w:val="en-US" w:eastAsia="zh-CN"/>
    </w:rPr>
  </w:style>
  <w:style w:type="paragraph" w:customStyle="1" w:styleId="afc">
    <w:name w:val="表头样式"/>
    <w:basedOn w:val="Normal"/>
    <w:rsid w:val="006D7D75"/>
    <w:pPr>
      <w:keepNext/>
      <w:spacing w:line="360" w:lineRule="auto"/>
      <w:jc w:val="center"/>
    </w:pPr>
    <w:rPr>
      <w:rFonts w:ascii="Arial" w:eastAsia="SimSun" w:hAnsi="Arial"/>
      <w:b/>
      <w:sz w:val="21"/>
      <w:szCs w:val="21"/>
      <w:u w:color="EEECE1"/>
      <w:lang w:val="en-US" w:eastAsia="zh-CN"/>
    </w:rPr>
  </w:style>
  <w:style w:type="table" w:customStyle="1" w:styleId="17">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810">
    <w:name w:val="目录 81"/>
    <w:basedOn w:val="TOC1"/>
    <w:next w:val="TOC8"/>
    <w:uiPriority w:val="39"/>
    <w:rsid w:val="006D7D75"/>
    <w:pPr>
      <w:spacing w:before="180"/>
      <w:ind w:left="2693" w:hanging="2693"/>
    </w:pPr>
    <w:rPr>
      <w:rFonts w:eastAsia="SimSun"/>
      <w:bCs/>
      <w:caps/>
      <w:u w:color="EEECE1"/>
    </w:rPr>
  </w:style>
  <w:style w:type="paragraph" w:customStyle="1" w:styleId="51a">
    <w:name w:val="目录 51"/>
    <w:basedOn w:val="TOC4"/>
    <w:next w:val="TOC5"/>
    <w:uiPriority w:val="39"/>
    <w:rsid w:val="006D7D75"/>
    <w:pPr>
      <w:ind w:left="1701" w:hanging="1701"/>
    </w:pPr>
    <w:rPr>
      <w:rFonts w:eastAsia="SimSun"/>
    </w:rPr>
  </w:style>
  <w:style w:type="paragraph" w:customStyle="1" w:styleId="41">
    <w:name w:val="目录 41"/>
    <w:basedOn w:val="TOC3"/>
    <w:next w:val="TOC4"/>
    <w:uiPriority w:val="39"/>
    <w:rsid w:val="006D7D75"/>
    <w:pPr>
      <w:ind w:left="1418" w:hanging="1418"/>
    </w:pPr>
    <w:rPr>
      <w:rFonts w:eastAsia="SimSun"/>
      <w:i/>
      <w:iCs/>
      <w:u w:color="EEECE1"/>
    </w:rPr>
  </w:style>
  <w:style w:type="paragraph" w:customStyle="1" w:styleId="610">
    <w:name w:val="目录 61"/>
    <w:basedOn w:val="TOC5"/>
    <w:next w:val="Normal"/>
    <w:uiPriority w:val="39"/>
    <w:rsid w:val="006D7D75"/>
    <w:pPr>
      <w:ind w:left="1985" w:hanging="1985"/>
    </w:pPr>
    <w:rPr>
      <w:rFonts w:eastAsia="SimSun"/>
    </w:rPr>
  </w:style>
  <w:style w:type="paragraph" w:customStyle="1" w:styleId="711">
    <w:name w:val="目录 71"/>
    <w:basedOn w:val="TOC6"/>
    <w:next w:val="Normal"/>
    <w:uiPriority w:val="39"/>
    <w:rsid w:val="006D7D75"/>
    <w:pPr>
      <w:ind w:left="2268" w:hanging="2268"/>
    </w:pPr>
    <w:rPr>
      <w:rFonts w:eastAsia="SimSun"/>
    </w:rPr>
  </w:style>
  <w:style w:type="table" w:customStyle="1" w:styleId="23">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uiPriority w:val="59"/>
    <w:qFormat/>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99"/>
    <w:qFormat/>
    <w:rsid w:val="00DB17E3"/>
    <w:pPr>
      <w:widowControl w:val="0"/>
      <w:ind w:firstLineChars="200" w:firstLine="420"/>
      <w:jc w:val="both"/>
    </w:pPr>
    <w:rPr>
      <w:rFonts w:eastAsia="SimSu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3">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8"/>
      </w:numPr>
      <w:spacing w:after="60"/>
      <w:jc w:val="both"/>
    </w:pPr>
    <w:rPr>
      <w:rFonts w:ascii="Calibri" w:hAnsi="Calibri"/>
      <w:sz w:val="22"/>
      <w:szCs w:val="22"/>
      <w:lang w:val="en-US"/>
    </w:rPr>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0">
    <w:name w:val="(文字) (文字)530"/>
    <w:semiHidden/>
    <w:rsid w:val="00E303AE"/>
    <w:rPr>
      <w:rFonts w:ascii="Times New Roman" w:hAnsi="Times New Roman"/>
      <w:lang w:eastAsia="en-US"/>
    </w:rPr>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spacing w:before="120"/>
      <w:jc w:val="both"/>
    </w:pPr>
    <w:rPr>
      <w:sz w:val="22"/>
      <w:lang w:val="en-US"/>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spacing w:before="60" w:after="60"/>
      <w:jc w:val="both"/>
    </w:pPr>
    <w:rPr>
      <w:sz w:val="22"/>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8">
    <w:name w:val="목록 단락1"/>
    <w:basedOn w:val="Normal"/>
    <w:uiPriority w:val="34"/>
    <w:qFormat/>
    <w:rsid w:val="00345194"/>
    <w:pPr>
      <w:snapToGrid w:val="0"/>
      <w:spacing w:after="100" w:afterAutospacing="1"/>
      <w:ind w:leftChars="400" w:left="400"/>
      <w:jc w:val="both"/>
    </w:pPr>
    <w:rPr>
      <w:rFonts w:eastAsia="MS Gothic"/>
      <w:sz w:val="24"/>
      <w:lang w:eastAsia="ja-JP"/>
    </w:rPr>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6">
    <w:name w:val="(文字) (文字)536"/>
    <w:semiHidden/>
    <w:rsid w:val="00982E91"/>
    <w:rPr>
      <w:rFonts w:ascii="Times New Roman" w:hAnsi="Times New Roman"/>
      <w:lang w:eastAsia="en-US"/>
    </w:rPr>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rPr>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9">
    <w:name w:val="(文字) (文字)539"/>
    <w:semiHidden/>
    <w:rsid w:val="00D41604"/>
    <w:rPr>
      <w:rFonts w:ascii="Times New Roman" w:hAnsi="Times New Roman"/>
      <w:lang w:eastAsia="en-US"/>
    </w:rPr>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lang w:val="en-US" w:eastAsia="zh-CN"/>
    </w:rPr>
  </w:style>
  <w:style w:type="numbering" w:customStyle="1" w:styleId="StyleBulletedSymbolsymbolLeft025Hanging02531">
    <w:name w:val="Style Bulleted Symbol (symbol) Left:  0.25&quot; Hanging:  0.25&quot;31"/>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2">
    <w:name w:val="Style Bulleted12"/>
    <w:rsid w:val="002476B2"/>
  </w:style>
  <w:style w:type="table" w:customStyle="1" w:styleId="TableGrid30">
    <w:name w:val="Table Grid3"/>
    <w:basedOn w:val="TableNormal"/>
    <w:next w:val="TableGrid"/>
    <w:uiPriority w:val="39"/>
    <w:rsid w:val="00CA6C73"/>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qFormat/>
    <w:rsid w:val="002A50C8"/>
    <w:pPr>
      <w:spacing w:line="259" w:lineRule="auto"/>
    </w:pPr>
    <w:rPr>
      <w:rFonts w:asciiTheme="minorHAnsi"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rPr>
  </w:style>
  <w:style w:type="paragraph" w:customStyle="1" w:styleId="25">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qForma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eastAsia="SimSun"/>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4">
    <w:name w:val="들여쓰기"/>
    <w:basedOn w:val="Normal"/>
    <w:qFormat/>
    <w:rsid w:val="00F17B33"/>
    <w:pPr>
      <w:widowControl w:val="0"/>
      <w:numPr>
        <w:numId w:val="53"/>
      </w:numPr>
      <w:spacing w:afterLines="50" w:after="120"/>
      <w:jc w:val="both"/>
    </w:pPr>
    <w:rPr>
      <w:rFonts w:ascii="LG Smart_H Light" w:eastAsia="LG Smart_H Light" w:hAnsi="LG Smart_H Light"/>
      <w:kern w:val="2"/>
      <w:szCs w:val="22"/>
      <w:lang w:eastAsia="ko-KR"/>
    </w:rPr>
  </w:style>
  <w:style w:type="paragraph" w:customStyle="1" w:styleId="summary">
    <w:name w:val="summary"/>
    <w:basedOn w:val="a4"/>
    <w:link w:val="summaryChar"/>
    <w:qFormat/>
    <w:rsid w:val="00F17B33"/>
    <w:pPr>
      <w:numPr>
        <w:ilvl w:val="1"/>
      </w:numPr>
      <w:spacing w:after="180"/>
    </w:pPr>
  </w:style>
  <w:style w:type="character" w:customStyle="1" w:styleId="summaryChar">
    <w:name w:val="summary Char"/>
    <w:link w:val="summary"/>
    <w:rsid w:val="00F17B33"/>
    <w:rPr>
      <w:rFonts w:ascii="LG Smart_H Light" w:eastAsia="LG Smart_H Light" w:hAnsi="LG Smart_H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eastAsia="Malgun Gothic"/>
      <w:b/>
      <w:sz w:val="22"/>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eastAsia="Malgun Gothic" w:cs="Batang"/>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tabs>
        <w:tab w:val="num" w:pos="0"/>
        <w:tab w:val="num" w:pos="851"/>
      </w:tabs>
      <w:spacing w:after="120"/>
      <w:ind w:left="709" w:hanging="709"/>
    </w:pPr>
    <w:rPr>
      <w:rFonts w:eastAsia="SimSun"/>
      <w:b/>
      <w:bCs/>
    </w:rPr>
  </w:style>
  <w:style w:type="character" w:customStyle="1" w:styleId="3GPPH3Char">
    <w:name w:val="3GPP H3 Char"/>
    <w:link w:val="3GPPH3"/>
    <w:rsid w:val="00AB5B90"/>
    <w:rPr>
      <w:rFonts w:ascii="Arial" w:eastAsia="SimSun" w:hAnsi="Arial"/>
      <w:b/>
      <w:bCs/>
      <w:sz w:val="28"/>
    </w:rPr>
  </w:style>
  <w:style w:type="paragraph" w:customStyle="1" w:styleId="00Text">
    <w:name w:val="00_Text"/>
    <w:basedOn w:val="Normal"/>
    <w:link w:val="00TextChar"/>
    <w:qFormat/>
    <w:rsid w:val="00AB5B90"/>
    <w:pPr>
      <w:spacing w:after="120"/>
      <w:jc w:val="both"/>
    </w:pPr>
    <w:rPr>
      <w:rFonts w:eastAsia="SimSu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d">
    <w:name w:val="문단"/>
    <w:basedOn w:val="Normal"/>
    <w:uiPriority w:val="99"/>
    <w:rsid w:val="00545EFD"/>
    <w:pPr>
      <w:ind w:firstLine="800"/>
      <w:jc w:val="both"/>
    </w:pPr>
    <w:rPr>
      <w:rFonts w:ascii="Gulim" w:eastAsia="Gulim" w:hAnsi="Calibri" w:cs="Calibri"/>
      <w:color w:val="000000"/>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qFormat/>
    <w:rsid w:val="00A77584"/>
    <w:rPr>
      <w:rFonts w:ascii="Calibri" w:eastAsia="Gulim" w:hAnsi="Calibri" w:cs="Calibri"/>
      <w:sz w:val="22"/>
      <w:szCs w:val="22"/>
      <w:lang w:val="en-US" w:eastAsia="ko-KR"/>
    </w:rPr>
  </w:style>
  <w:style w:type="paragraph" w:customStyle="1" w:styleId="listparagraph0">
    <w:name w:val="listparagraph"/>
    <w:basedOn w:val="Normal"/>
    <w:qFormat/>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qFormat/>
    <w:rsid w:val="00F6307C"/>
    <w:pPr>
      <w:spacing w:before="100" w:beforeAutospacing="1" w:after="100" w:afterAutospacing="1"/>
    </w:pPr>
    <w:rPr>
      <w:rFonts w:eastAsia="SimSun"/>
      <w:sz w:val="24"/>
      <w:lang w:val="en-US" w:eastAsia="zh-CN"/>
    </w:rPr>
  </w:style>
  <w:style w:type="paragraph" w:customStyle="1" w:styleId="xb1">
    <w:name w:val="xb1"/>
    <w:basedOn w:val="Normal"/>
    <w:uiPriority w:val="99"/>
    <w:rsid w:val="00F6307C"/>
    <w:pPr>
      <w:spacing w:before="100" w:beforeAutospacing="1" w:after="100" w:afterAutospacing="1"/>
    </w:pPr>
    <w:rPr>
      <w:rFonts w:eastAsia="SimSun"/>
      <w:sz w:val="24"/>
      <w:lang w:val="en-US" w:eastAsia="zh-CN"/>
    </w:rPr>
  </w:style>
  <w:style w:type="paragraph" w:customStyle="1" w:styleId="xmsolistparagraph">
    <w:name w:val="xmsolistparagraph"/>
    <w:basedOn w:val="Normal"/>
    <w:rsid w:val="00F6307C"/>
    <w:pPr>
      <w:spacing w:before="100" w:beforeAutospacing="1" w:after="100" w:afterAutospacing="1"/>
    </w:pPr>
    <w:rPr>
      <w:rFonts w:eastAsia="SimSun"/>
      <w:sz w:val="24"/>
      <w:lang w:val="en-US" w:eastAsia="zh-CN"/>
    </w:rPr>
  </w:style>
  <w:style w:type="character" w:customStyle="1" w:styleId="apple-tab-span">
    <w:name w:val="apple-tab-span"/>
    <w:qFormat/>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qFormat/>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rsid w:val="007A1728"/>
    <w:pPr>
      <w:spacing w:before="100" w:beforeAutospacing="1" w:after="100" w:afterAutospacing="1"/>
    </w:pPr>
    <w:rPr>
      <w:rFonts w:ascii="Calibri" w:eastAsiaTheme="minorHAnsi" w:hAnsi="Calibri" w:cs="Calibri"/>
      <w:sz w:val="22"/>
      <w:szCs w:val="22"/>
    </w:rPr>
  </w:style>
  <w:style w:type="paragraph" w:customStyle="1" w:styleId="tal0">
    <w:name w:val="tal"/>
    <w:basedOn w:val="Normal"/>
    <w:qFormat/>
    <w:rsid w:val="007A1728"/>
    <w:pPr>
      <w:spacing w:before="100" w:beforeAutospacing="1" w:after="100" w:afterAutospacing="1"/>
    </w:pPr>
    <w:rPr>
      <w:rFonts w:ascii="Calibri" w:eastAsiaTheme="minorHAnsi" w:hAnsi="Calibri" w:cs="Calibri"/>
      <w:sz w:val="22"/>
      <w:szCs w:val="22"/>
    </w:rPr>
  </w:style>
  <w:style w:type="paragraph" w:customStyle="1" w:styleId="x03proposal">
    <w:name w:val="x_03proposal"/>
    <w:basedOn w:val="Normal"/>
    <w:uiPriority w:val="99"/>
    <w:rsid w:val="00B40DD9"/>
    <w:rPr>
      <w:rFonts w:eastAsia="Gulim"/>
      <w:sz w:val="24"/>
      <w:lang w:val="en-US" w:eastAsia="ko-KR"/>
    </w:rPr>
  </w:style>
  <w:style w:type="paragraph" w:customStyle="1" w:styleId="x00text">
    <w:name w:val="x_00text"/>
    <w:basedOn w:val="Normal"/>
    <w:uiPriority w:val="99"/>
    <w:rsid w:val="00B40DD9"/>
    <w:rPr>
      <w:rFonts w:eastAsia="Gulim"/>
      <w:sz w:val="24"/>
      <w:lang w:val="en-US" w:eastAsia="ko-KR"/>
    </w:rPr>
  </w:style>
  <w:style w:type="paragraph" w:customStyle="1" w:styleId="xb10">
    <w:name w:val="x_b1"/>
    <w:basedOn w:val="Normal"/>
    <w:qFormat/>
    <w:rsid w:val="00B40DD9"/>
    <w:rPr>
      <w:rFonts w:eastAsia="Gulim"/>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e">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qFormat/>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qFormat/>
    <w:rsid w:val="00085B14"/>
  </w:style>
  <w:style w:type="paragraph" w:customStyle="1" w:styleId="3gppagreements0">
    <w:name w:val="3gppagreements0"/>
    <w:basedOn w:val="Normal"/>
    <w:uiPriority w:val="99"/>
    <w:rsid w:val="00085B14"/>
    <w:rPr>
      <w:rFonts w:eastAsia="SimSun"/>
      <w:sz w:val="24"/>
      <w:lang w:val="en-US" w:eastAsia="zh-CN"/>
    </w:rPr>
  </w:style>
  <w:style w:type="paragraph" w:customStyle="1" w:styleId="b22">
    <w:name w:val="b22"/>
    <w:basedOn w:val="Normal"/>
    <w:uiPriority w:val="99"/>
    <w:rsid w:val="00085B14"/>
    <w:rPr>
      <w:rFonts w:eastAsia="SimSu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qFormat/>
    <w:locked/>
    <w:rsid w:val="00A31187"/>
    <w:rPr>
      <w:b/>
      <w:bCs/>
      <w:i/>
      <w:iCs/>
    </w:rPr>
  </w:style>
  <w:style w:type="paragraph" w:customStyle="1" w:styleId="proposal0">
    <w:name w:val="proposal"/>
    <w:basedOn w:val="Normal"/>
    <w:link w:val="proposalChar0"/>
    <w:qFormat/>
    <w:rsid w:val="00A31187"/>
    <w:pPr>
      <w:spacing w:before="60" w:line="360" w:lineRule="atLeast"/>
      <w:jc w:val="both"/>
    </w:pPr>
    <w:rPr>
      <w:b/>
      <w:bCs/>
      <w:i/>
      <w:iCs/>
    </w:rPr>
  </w:style>
  <w:style w:type="character" w:customStyle="1" w:styleId="B4Char">
    <w:name w:val="B4 Char"/>
    <w:basedOn w:val="DefaultParagraphFont"/>
    <w:link w:val="B4"/>
    <w:qFormat/>
    <w:locked/>
    <w:rsid w:val="00A31187"/>
    <w:rPr>
      <w:rFonts w:eastAsia="Times New Roman"/>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uiPriority w:val="99"/>
    <w:qFormat/>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Times New Roman" w:hAnsi="Arial"/>
      <w:sz w:val="18"/>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qFormat/>
    <w:rsid w:val="00C15223"/>
    <w:pPr>
      <w:spacing w:before="100" w:beforeAutospacing="1" w:after="100" w:afterAutospacing="1"/>
    </w:pPr>
    <w:rPr>
      <w:rFonts w:eastAsia="Gulim"/>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f">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eastAsia="SimSu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f0">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목록 단락 Char2,列出段落1 Char1,—ño’i—Ž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5"/>
      </w:numPr>
      <w:tabs>
        <w:tab w:val="left" w:pos="1620"/>
      </w:tabs>
      <w:spacing w:before="120"/>
      <w:ind w:left="1627" w:hanging="1627"/>
    </w:pPr>
    <w:rPr>
      <w:rFonts w:ascii="Calibri" w:eastAsia="MS Mincho" w:hAnsi="Calibri"/>
      <w:b/>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1">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qFormat/>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0"/>
    <w:qFormat/>
    <w:locked/>
    <w:rsid w:val="00E33DD7"/>
    <w:rPr>
      <w:rFonts w:ascii="Arial" w:eastAsia="Times New Roman" w:hAnsi="Arial"/>
      <w:b/>
      <w:bCs/>
      <w:lang w:eastAsia="zh-CN"/>
    </w:rPr>
  </w:style>
  <w:style w:type="paragraph" w:customStyle="1" w:styleId="a00">
    <w:name w:val="a0"/>
    <w:basedOn w:val="Normal"/>
    <w:qFormat/>
    <w:rsid w:val="008A0871"/>
    <w:pPr>
      <w:spacing w:before="100" w:beforeAutospacing="1" w:after="100" w:afterAutospacing="1"/>
    </w:pPr>
    <w:rPr>
      <w:rFonts w:ascii="Calibri" w:eastAsiaTheme="minorHAnsi" w:hAnsi="Calibri" w:cs="Calibri"/>
      <w:sz w:val="22"/>
      <w:szCs w:val="22"/>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2">
    <w:name w:val="网格表 1 浅色1"/>
    <w:basedOn w:val="TableNormal"/>
    <w:uiPriority w:val="46"/>
    <w:qFormat/>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qFormat/>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numPr>
        <w:numId w:val="57"/>
      </w:numPr>
      <w:spacing w:after="120"/>
    </w:pPr>
    <w:rPr>
      <w:rFonts w:eastAsia="SimSun"/>
      <w:b/>
      <w:bCs/>
      <w:i/>
      <w:iCs/>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2">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snapToGrid w:val="0"/>
      <w:spacing w:after="60" w:line="252" w:lineRule="auto"/>
      <w:jc w:val="both"/>
    </w:pPr>
    <w:rPr>
      <w:rFonts w:ascii="Batang" w:hAnsi="Batang"/>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3">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eastAsia="Calibri"/>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qFormat/>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4">
    <w:name w:val="?  ?  ?  ?   ?  ?"/>
    <w:aliases w:val="?  ?  ?  ?  ?   ?  ?,?  ?  ?  ?  11 ?  ?"/>
    <w:link w:val="aff5"/>
    <w:uiPriority w:val="34"/>
    <w:locked/>
    <w:rsid w:val="006434F2"/>
    <w:rPr>
      <w:rFonts w:ascii="Calibri" w:hAnsi="Calibri" w:cs="Calibri"/>
    </w:rPr>
  </w:style>
  <w:style w:type="paragraph" w:customStyle="1" w:styleId="aff5">
    <w:name w:val="?  ?  ?  ?"/>
    <w:aliases w:val="?  ?  ?  ?  ?,?  ?  ?  ?  11"/>
    <w:basedOn w:val="Normal"/>
    <w:link w:val="aff4"/>
    <w:uiPriority w:val="34"/>
    <w:rsid w:val="006434F2"/>
    <w:pPr>
      <w:wordWrap w:val="0"/>
      <w:spacing w:before="120" w:after="360" w:line="264" w:lineRule="auto"/>
      <w:ind w:leftChars="400" w:left="800" w:firstLine="425"/>
      <w:jc w:val="both"/>
    </w:pPr>
    <w:rPr>
      <w:rFonts w:ascii="Calibri" w:hAnsi="Calibri" w:cs="Calibri"/>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qFormat/>
    <w:rsid w:val="004A05DE"/>
  </w:style>
  <w:style w:type="character" w:customStyle="1" w:styleId="aff6">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qForma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3">
    <w:name w:val="Ссылки"/>
    <w:basedOn w:val="BodyText"/>
    <w:qFormat/>
    <w:rsid w:val="00C70AFB"/>
    <w:pPr>
      <w:numPr>
        <w:numId w:val="58"/>
      </w:numPr>
      <w:spacing w:line="360" w:lineRule="auto"/>
    </w:pPr>
    <w:rPr>
      <w:rFonts w:eastAsia="MS Mincho"/>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qFormat/>
    <w:rsid w:val="00C70AFB"/>
    <w:pPr>
      <w:keepNext/>
      <w:tabs>
        <w:tab w:val="left" w:pos="1008"/>
      </w:tabs>
      <w:spacing w:before="240" w:after="60"/>
      <w:ind w:left="1008" w:hanging="1008"/>
    </w:pPr>
    <w:rPr>
      <w:rFonts w:ascii="Arial" w:hAnsi="Arial"/>
      <w:lang w:val="en-US" w:eastAsia="ja-JP"/>
    </w:rPr>
  </w:style>
  <w:style w:type="paragraph" w:customStyle="1" w:styleId="811">
    <w:name w:val="标题 81"/>
    <w:basedOn w:val="Normal"/>
    <w:qFormat/>
    <w:rsid w:val="00C70AFB"/>
    <w:pPr>
      <w:tabs>
        <w:tab w:val="left" w:pos="1440"/>
      </w:tabs>
      <w:spacing w:before="240" w:after="60"/>
    </w:pPr>
    <w:rPr>
      <w:rFonts w:eastAsia="MS PGothic"/>
      <w:i/>
      <w:iCs/>
      <w:sz w:val="24"/>
      <w:lang w:val="en-US" w:eastAsia="ja-JP"/>
    </w:rPr>
  </w:style>
  <w:style w:type="paragraph" w:customStyle="1" w:styleId="910">
    <w:name w:val="标题 91"/>
    <w:basedOn w:val="Normal"/>
    <w:qFormat/>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qFormat/>
    <w:rsid w:val="00C70AFB"/>
    <w:pPr>
      <w:tabs>
        <w:tab w:val="left" w:pos="1152"/>
      </w:tabs>
    </w:pPr>
    <w:rPr>
      <w:rFonts w:eastAsia="MS PGothic" w:cs="Times"/>
      <w:lang w:val="en-US" w:eastAsia="ja-JP"/>
    </w:rPr>
  </w:style>
  <w:style w:type="paragraph" w:customStyle="1" w:styleId="72">
    <w:name w:val="标题 72"/>
    <w:basedOn w:val="Normal"/>
    <w:qFormat/>
    <w:rsid w:val="00C70AFB"/>
    <w:pPr>
      <w:tabs>
        <w:tab w:val="left" w:pos="1296"/>
      </w:tabs>
    </w:pPr>
    <w:rPr>
      <w:rFonts w:eastAsia="MS PGothic" w:cs="Times"/>
      <w:lang w:val="en-US" w:eastAsia="ja-JP"/>
    </w:rPr>
  </w:style>
  <w:style w:type="character" w:customStyle="1" w:styleId="aff7">
    <w:name w:val="未处理的提及"/>
    <w:uiPriority w:val="99"/>
    <w:semiHidden/>
    <w:unhideWhenUsed/>
    <w:rsid w:val="00C70AFB"/>
    <w:rPr>
      <w:color w:val="605E5C"/>
      <w:shd w:val="clear" w:color="auto" w:fill="E1DFDD"/>
    </w:rPr>
  </w:style>
  <w:style w:type="character" w:customStyle="1" w:styleId="19">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4">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qFormat/>
    <w:locked/>
    <w:rsid w:val="0089550B"/>
    <w:rPr>
      <w:rFonts w:ascii="Arial" w:hAnsi="Arial" w:cs="Arial"/>
    </w:rPr>
  </w:style>
  <w:style w:type="paragraph" w:customStyle="1" w:styleId="xxxxmsonormal">
    <w:name w:val="x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qFormat/>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6">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qFormat/>
    <w:rsid w:val="00337964"/>
    <w:rPr>
      <w:rFonts w:ascii="Calibri" w:eastAsia="Calibri" w:hAnsi="Calibri" w:cs="Calibri"/>
      <w:sz w:val="22"/>
      <w:szCs w:val="22"/>
      <w:lang w:val="en-US"/>
    </w:rPr>
  </w:style>
  <w:style w:type="character" w:customStyle="1" w:styleId="150">
    <w:name w:val="15"/>
    <w:qFormat/>
    <w:rsid w:val="00337964"/>
    <w:rPr>
      <w:rFonts w:ascii="Symbol" w:hAnsi="Symbol" w:hint="default"/>
      <w:b/>
      <w:bCs/>
    </w:rPr>
  </w:style>
  <w:style w:type="character" w:customStyle="1" w:styleId="mark5gnezsh2s">
    <w:name w:val="mark5gnezsh2s"/>
    <w:qFormat/>
    <w:rsid w:val="00337964"/>
  </w:style>
  <w:style w:type="character" w:customStyle="1" w:styleId="markca674dpc9">
    <w:name w:val="markca674dpc9"/>
    <w:qFormat/>
    <w:rsid w:val="00337964"/>
  </w:style>
  <w:style w:type="character" w:customStyle="1" w:styleId="xxxxxapple-converted-space">
    <w:name w:val="xxxxxapple-converted-space"/>
    <w:basedOn w:val="DefaultParagraphFont"/>
    <w:qFormat/>
    <w:rsid w:val="00337964"/>
  </w:style>
  <w:style w:type="character" w:customStyle="1" w:styleId="xxapple-converted-space0">
    <w:name w:val="xxapple-converted-space"/>
    <w:basedOn w:val="DefaultParagraphFont"/>
    <w:qFormat/>
    <w:rsid w:val="00337964"/>
  </w:style>
  <w:style w:type="character" w:customStyle="1" w:styleId="xxxapple-converted-space0">
    <w:name w:val="xxxapple-converted-space"/>
    <w:basedOn w:val="DefaultParagraphFont"/>
    <w:qFormat/>
    <w:rsid w:val="00337964"/>
  </w:style>
  <w:style w:type="paragraph" w:customStyle="1" w:styleId="xx0maintext">
    <w:name w:val="x_x0maintext"/>
    <w:basedOn w:val="Normal"/>
    <w:uiPriority w:val="99"/>
    <w:qFormat/>
    <w:rsid w:val="00337964"/>
    <w:rPr>
      <w:rFonts w:ascii="SimSun" w:eastAsia="SimSun" w:hAnsi="SimSun" w:cs="SimSun"/>
      <w:sz w:val="24"/>
      <w:lang w:val="en-US" w:eastAsia="zh-CN"/>
    </w:rPr>
  </w:style>
  <w:style w:type="character" w:customStyle="1" w:styleId="xxxxxxxxxxapple-converted-space">
    <w:name w:val="xxxxxxxxxxapple-converted-space"/>
    <w:qFormat/>
    <w:rsid w:val="00337964"/>
  </w:style>
  <w:style w:type="character" w:customStyle="1" w:styleId="xxxxxxxapple-converted-space">
    <w:name w:val="xxxxxxxapple-converted-space"/>
    <w:qFormat/>
    <w:rsid w:val="00337964"/>
  </w:style>
  <w:style w:type="character" w:customStyle="1" w:styleId="xxxxmarkuzf5ivend">
    <w:name w:val="x_xxxmarkuzf5ivend"/>
    <w:qFormat/>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59"/>
      </w:numPr>
      <w:tabs>
        <w:tab w:val="clear" w:pos="1080"/>
        <w:tab w:val="left" w:pos="360"/>
        <w:tab w:val="left" w:pos="432"/>
        <w:tab w:val="left" w:pos="504"/>
      </w:tabs>
      <w:suppressAutoHyphens/>
      <w:spacing w:before="120" w:after="120"/>
      <w:jc w:val="center"/>
    </w:pPr>
    <w:rPr>
      <w:rFonts w:ascii="Arial" w:hAnsi="Arial"/>
      <w:b/>
      <w:lang w:val="en-US" w:eastAsia="ja-JP"/>
    </w:rPr>
  </w:style>
  <w:style w:type="paragraph" w:customStyle="1" w:styleId="3gppagreements1">
    <w:name w:val="3gppagreements"/>
    <w:basedOn w:val="Normal"/>
    <w:qFormat/>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102">
    <w:name w:val="Char Char1 Char Char Char Char Char Char Char Char Char Char Char Char Char Char Char102"/>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7">
    <w:name w:val="(文字) (文字)597"/>
    <w:semiHidden/>
    <w:rsid w:val="008F4B8C"/>
    <w:rPr>
      <w:rFonts w:ascii="Times New Roman" w:hAnsi="Times New Roman"/>
      <w:lang w:eastAsia="en-US"/>
    </w:rPr>
  </w:style>
  <w:style w:type="paragraph" w:customStyle="1" w:styleId="bodytext0">
    <w:name w:val="bodytext"/>
    <w:basedOn w:val="Normal"/>
    <w:uiPriority w:val="99"/>
    <w:qFormat/>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101">
    <w:name w:val="Char Char1 Char Char Char Char Char Char Char Char Char Char Char Char Char Char Char101"/>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6">
    <w:name w:val="(文字) (文字)596"/>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60"/>
      </w:numPr>
      <w:tabs>
        <w:tab w:val="clear" w:pos="0"/>
        <w:tab w:val="num" w:pos="432"/>
      </w:tabs>
      <w:spacing w:beforeLines="50" w:before="50" w:afterLines="50" w:after="50"/>
      <w:ind w:left="432" w:hanging="432"/>
    </w:pPr>
    <w:rPr>
      <w:rFonts w:eastAsia="DengXian"/>
      <w:b/>
      <w:bCs/>
      <w:i/>
      <w:iCs/>
      <w:kern w:val="2"/>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uiPriority w:val="99"/>
    <w:qFormat/>
    <w:rsid w:val="0037070C"/>
    <w:pPr>
      <w:spacing w:before="100" w:beforeAutospacing="1" w:after="100" w:afterAutospacing="1"/>
    </w:pPr>
    <w:rPr>
      <w:rFonts w:ascii="Calibri" w:eastAsiaTheme="minorHAnsi" w:hAnsi="Calibri" w:cs="Calibri"/>
      <w:sz w:val="22"/>
      <w:szCs w:val="22"/>
    </w:rPr>
  </w:style>
  <w:style w:type="paragraph" w:customStyle="1" w:styleId="35">
    <w:name w:val="正文3"/>
    <w:uiPriority w:val="99"/>
    <w:qFormat/>
    <w:rsid w:val="00A45241"/>
    <w:pPr>
      <w:jc w:val="both"/>
    </w:pPr>
    <w:rPr>
      <w:rFonts w:eastAsia="SimSun"/>
      <w:kern w:val="2"/>
      <w:sz w:val="21"/>
      <w:szCs w:val="21"/>
      <w:lang w:val="en-US" w:eastAsia="zh-CN"/>
    </w:rPr>
  </w:style>
  <w:style w:type="character" w:customStyle="1" w:styleId="listauto1Char">
    <w:name w:val="list auto 1 Char"/>
    <w:link w:val="listauto1"/>
    <w:qFormat/>
    <w:locked/>
    <w:rsid w:val="00D56B59"/>
    <w:rPr>
      <w:rFonts w:ascii="SimSun" w:eastAsia="SimSun" w:hAnsi="SimSun"/>
      <w:b/>
      <w:bCs/>
    </w:rPr>
  </w:style>
  <w:style w:type="paragraph" w:customStyle="1" w:styleId="listauto1">
    <w:name w:val="list auto 1"/>
    <w:basedOn w:val="Normal"/>
    <w:link w:val="listauto1Char"/>
    <w:qFormat/>
    <w:rsid w:val="00D56B59"/>
    <w:pPr>
      <w:numPr>
        <w:numId w:val="61"/>
      </w:numPr>
      <w:spacing w:line="276" w:lineRule="auto"/>
      <w:contextualSpacing/>
      <w:jc w:val="both"/>
    </w:pPr>
    <w:rPr>
      <w:rFonts w:ascii="SimSun" w:eastAsia="SimSun" w:hAnsi="SimSun"/>
      <w:b/>
      <w:bCs/>
    </w:rPr>
  </w:style>
  <w:style w:type="paragraph" w:customStyle="1" w:styleId="listauto2">
    <w:name w:val="list auto 2"/>
    <w:basedOn w:val="Normal"/>
    <w:link w:val="listauto2Char"/>
    <w:uiPriority w:val="99"/>
    <w:qFormat/>
    <w:rsid w:val="00D56B59"/>
    <w:pPr>
      <w:numPr>
        <w:ilvl w:val="1"/>
        <w:numId w:val="61"/>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qFormat/>
    <w:rsid w:val="00CB7FB8"/>
    <w:pPr>
      <w:spacing w:before="100" w:beforeAutospacing="1" w:after="100" w:afterAutospacing="1"/>
    </w:pPr>
    <w:rPr>
      <w:rFonts w:ascii="SimSun" w:eastAsia="SimSun" w:hAnsi="SimSun" w:cs="SimSun"/>
      <w:sz w:val="24"/>
      <w:lang w:val="en-US" w:eastAsia="zh-CN"/>
    </w:rPr>
  </w:style>
  <w:style w:type="table" w:customStyle="1" w:styleId="TableGrid21">
    <w:name w:val="TableGrid2"/>
    <w:basedOn w:val="TableNormal"/>
    <w:next w:val="TableGrid"/>
    <w:uiPriority w:val="39"/>
    <w:qFormat/>
    <w:rsid w:val="00010E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6">
    <w:name w:val="Char Char1 Char Char Char Char Char Char Char Char Char Char Char Char Char Char Char106"/>
    <w:uiPriority w:val="99"/>
    <w:semiHidden/>
    <w:qFormat/>
    <w:rsid w:val="00010E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1">
    <w:name w:val="(文字) (文字)5101"/>
    <w:semiHidden/>
    <w:rsid w:val="00010EA4"/>
    <w:rPr>
      <w:rFonts w:ascii="Times New Roman" w:hAnsi="Times New Roman"/>
      <w:lang w:eastAsia="en-US"/>
    </w:rPr>
  </w:style>
  <w:style w:type="table" w:customStyle="1" w:styleId="ColorfulList-Accent112">
    <w:name w:val="Colorful List - Accent 112"/>
    <w:basedOn w:val="TableNormal"/>
    <w:next w:val="ColorfulList-Accent1"/>
    <w:uiPriority w:val="34"/>
    <w:rsid w:val="00010E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
    <w:name w:val="Grid Table 4 - Accent 512"/>
    <w:basedOn w:val="TableNormal"/>
    <w:next w:val="GridTable4-Accent5"/>
    <w:uiPriority w:val="49"/>
    <w:rsid w:val="00010E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2">
    <w:name w:val="Table Grid432"/>
    <w:basedOn w:val="TableNormal"/>
    <w:next w:val="TableGrid"/>
    <w:qFormat/>
    <w:rsid w:val="00010E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osal2Char">
    <w:name w:val="Proposal2 Char"/>
    <w:link w:val="Proposal2"/>
    <w:qFormat/>
    <w:rsid w:val="00010EA4"/>
    <w:rPr>
      <w:rFonts w:eastAsia="Times New Roman"/>
      <w:b/>
      <w:iCs/>
      <w:sz w:val="32"/>
      <w:szCs w:val="26"/>
      <w:u w:val="single"/>
      <w:lang w:eastAsia="ja-JP"/>
    </w:rPr>
  </w:style>
  <w:style w:type="paragraph" w:customStyle="1" w:styleId="Proposal2">
    <w:name w:val="Proposal2"/>
    <w:basedOn w:val="Heading4"/>
    <w:link w:val="Proposal2Char"/>
    <w:qFormat/>
    <w:rsid w:val="00010EA4"/>
    <w:pPr>
      <w:suppressAutoHyphens/>
      <w:ind w:left="0" w:firstLine="0"/>
    </w:pPr>
    <w:rPr>
      <w:rFonts w:ascii="Times New Roman" w:hAnsi="Times New Roman"/>
      <w:bCs/>
      <w:i/>
      <w:iCs/>
      <w:sz w:val="32"/>
      <w:u w:val="single"/>
      <w:lang w:eastAsia="ja-JP"/>
    </w:rPr>
  </w:style>
  <w:style w:type="paragraph" w:customStyle="1" w:styleId="Steps-8thset">
    <w:name w:val="Steps-8th set"/>
    <w:basedOn w:val="List2"/>
    <w:qFormat/>
    <w:rsid w:val="00010EA4"/>
    <w:pPr>
      <w:widowControl w:val="0"/>
      <w:numPr>
        <w:numId w:val="62"/>
      </w:numPr>
      <w:tabs>
        <w:tab w:val="clear" w:pos="936"/>
        <w:tab w:val="num" w:pos="360"/>
      </w:tabs>
      <w:spacing w:before="120" w:after="120"/>
      <w:ind w:left="720" w:hanging="360"/>
    </w:pPr>
    <w:rPr>
      <w:rFonts w:ascii="Arial" w:hAnsi="Arial"/>
      <w:sz w:val="24"/>
      <w:lang w:val="en-US"/>
    </w:rPr>
  </w:style>
  <w:style w:type="paragraph" w:customStyle="1" w:styleId="Steps-9thset">
    <w:name w:val="Steps-9th set"/>
    <w:basedOn w:val="Normal"/>
    <w:qFormat/>
    <w:rsid w:val="00010EA4"/>
    <w:pPr>
      <w:widowControl w:val="0"/>
      <w:numPr>
        <w:numId w:val="63"/>
      </w:numPr>
      <w:spacing w:before="120" w:after="120"/>
    </w:pPr>
    <w:rPr>
      <w:rFonts w:ascii="Arial" w:hAnsi="Arial"/>
      <w:sz w:val="24"/>
      <w:lang w:val="en-US"/>
    </w:rPr>
  </w:style>
  <w:style w:type="character" w:customStyle="1" w:styleId="NoSpacingChar">
    <w:name w:val="No Spacing Char"/>
    <w:link w:val="NoSpacing"/>
    <w:uiPriority w:val="1"/>
    <w:qFormat/>
    <w:rsid w:val="00010EA4"/>
    <w:rPr>
      <w:rFonts w:ascii="Calibri" w:eastAsia="SimSun" w:hAnsi="Calibri"/>
      <w:sz w:val="22"/>
      <w:szCs w:val="22"/>
      <w:lang w:val="en-US" w:eastAsia="zh-CN"/>
    </w:rPr>
  </w:style>
  <w:style w:type="paragraph" w:customStyle="1" w:styleId="1a">
    <w:name w:val="正文1"/>
    <w:uiPriority w:val="99"/>
    <w:qFormat/>
    <w:rsid w:val="00010EA4"/>
    <w:pPr>
      <w:spacing w:before="60" w:after="120"/>
      <w:jc w:val="both"/>
    </w:pPr>
    <w:rPr>
      <w:rFonts w:ascii="Arial" w:eastAsia="Times New Roman" w:hAnsi="Arial" w:cs="Arial"/>
      <w:sz w:val="24"/>
      <w:szCs w:val="24"/>
      <w:lang w:val="en-US" w:eastAsia="zh-CN"/>
    </w:rPr>
  </w:style>
  <w:style w:type="table" w:styleId="GridTable4-Accent1">
    <w:name w:val="Grid Table 4 Accent 1"/>
    <w:basedOn w:val="TableNormal"/>
    <w:uiPriority w:val="49"/>
    <w:rsid w:val="00010EA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1">
    <w:name w:val="TableGrid3"/>
    <w:basedOn w:val="TableNormal"/>
    <w:next w:val="TableGrid"/>
    <w:uiPriority w:val="39"/>
    <w:qFormat/>
    <w:rsid w:val="00953C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5">
    <w:name w:val="Char Char1 Char Char Char Char Char Char Char Char Char Char Char Char Char Char Char105"/>
    <w:semiHidden/>
    <w:rsid w:val="00953C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0">
    <w:name w:val="(文字) (文字)5100"/>
    <w:semiHidden/>
    <w:rsid w:val="00953C54"/>
    <w:rPr>
      <w:rFonts w:ascii="Times New Roman" w:hAnsi="Times New Roman"/>
      <w:lang w:eastAsia="en-US"/>
    </w:rPr>
  </w:style>
  <w:style w:type="numbering" w:customStyle="1" w:styleId="StyleBulletedSymbolsymbolLeft025Hanging02">
    <w:name w:val="Style Bulleted Symbol (symbol) Left:  0.25&quot; Hanging:  0.2"/>
    <w:basedOn w:val="NoList"/>
    <w:rsid w:val="00953C54"/>
  </w:style>
  <w:style w:type="table" w:customStyle="1" w:styleId="ColorfulList-Accent113">
    <w:name w:val="Colorful List - Accent 113"/>
    <w:basedOn w:val="TableNormal"/>
    <w:next w:val="ColorfulList-Accent1"/>
    <w:uiPriority w:val="34"/>
    <w:rsid w:val="00953C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
    <w:name w:val="Grid Table 4 - Accent 513"/>
    <w:basedOn w:val="TableNormal"/>
    <w:next w:val="GridTable4-Accent5"/>
    <w:uiPriority w:val="49"/>
    <w:rsid w:val="00953C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953C54"/>
  </w:style>
  <w:style w:type="numbering" w:customStyle="1" w:styleId="StyleBulletedSymbolsymbolLeft025Hanging02513">
    <w:name w:val="Style Bulleted Symbol (symbol) Left:  0.25&quot; Hanging:  0.25&quot;13"/>
    <w:basedOn w:val="NoList"/>
    <w:rsid w:val="00953C54"/>
  </w:style>
  <w:style w:type="numbering" w:customStyle="1" w:styleId="StyleBulletedSymbolsymbolLeft025Hanging02522">
    <w:name w:val="Style Bulleted Symbol (symbol) Left:  0.25&quot; Hanging:  0.25&quot;22"/>
    <w:basedOn w:val="NoList"/>
    <w:rsid w:val="00953C54"/>
  </w:style>
  <w:style w:type="table" w:customStyle="1" w:styleId="TableGrid433">
    <w:name w:val="Table Grid433"/>
    <w:basedOn w:val="TableNormal"/>
    <w:next w:val="TableGrid"/>
    <w:qFormat/>
    <w:rsid w:val="00953C5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53C5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104">
    <w:name w:val="Char Char1 Char Char Char Char Char Char Char Char Char Char Char Char Char Char Char104"/>
    <w:semiHidden/>
    <w:rsid w:val="005A3CD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9">
    <w:name w:val="(文字) (文字)599"/>
    <w:semiHidden/>
    <w:rsid w:val="005A3CD5"/>
    <w:rPr>
      <w:rFonts w:ascii="Times New Roman" w:hAnsi="Times New Roman"/>
      <w:lang w:eastAsia="en-US"/>
    </w:rPr>
  </w:style>
  <w:style w:type="table" w:customStyle="1" w:styleId="ColorfulList-Accent114">
    <w:name w:val="Colorful List - Accent 114"/>
    <w:basedOn w:val="TableNormal"/>
    <w:next w:val="ColorfulList-Accent1"/>
    <w:uiPriority w:val="34"/>
    <w:rsid w:val="005A3CD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4">
    <w:name w:val="Grid Table 4 - Accent 514"/>
    <w:basedOn w:val="TableNormal"/>
    <w:next w:val="GridTable4-Accent5"/>
    <w:uiPriority w:val="49"/>
    <w:rsid w:val="005A3C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
    <w:name w:val="Style Bulleted1"/>
    <w:rsid w:val="002861AA"/>
  </w:style>
  <w:style w:type="paragraph" w:customStyle="1" w:styleId="elementtoproof">
    <w:name w:val="elementtoproof"/>
    <w:basedOn w:val="Normal"/>
    <w:uiPriority w:val="99"/>
    <w:semiHidden/>
    <w:rsid w:val="000210CE"/>
    <w:rPr>
      <w:rFonts w:eastAsia="Malgun Gothic"/>
      <w:sz w:val="24"/>
      <w:lang w:val="en-US" w:eastAsia="ko-KR"/>
    </w:rPr>
  </w:style>
  <w:style w:type="character" w:customStyle="1" w:styleId="contentpasted0">
    <w:name w:val="contentpasted0"/>
    <w:rsid w:val="000210CE"/>
  </w:style>
  <w:style w:type="table" w:customStyle="1" w:styleId="TableGrid40">
    <w:name w:val="TableGrid4"/>
    <w:basedOn w:val="TableNormal"/>
    <w:next w:val="TableGrid"/>
    <w:uiPriority w:val="59"/>
    <w:qFormat/>
    <w:rsid w:val="009655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0">
    <w:name w:val="Char Char1 Char Char Char Char Char Char Char Char Char Char Char Char Char Char Char120"/>
    <w:semiHidden/>
    <w:rsid w:val="009655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5">
    <w:name w:val="(文字) (文字)5115"/>
    <w:semiHidden/>
    <w:rsid w:val="00965554"/>
    <w:rPr>
      <w:rFonts w:ascii="Times New Roman" w:hAnsi="Times New Roman"/>
      <w:lang w:eastAsia="en-US"/>
    </w:rPr>
  </w:style>
  <w:style w:type="table" w:customStyle="1" w:styleId="ColorfulList-Accent115">
    <w:name w:val="Colorful List - Accent 115"/>
    <w:basedOn w:val="TableNormal"/>
    <w:next w:val="ColorfulList-Accent1"/>
    <w:uiPriority w:val="34"/>
    <w:rsid w:val="009655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5">
    <w:name w:val="Grid Table 4 - Accent 515"/>
    <w:basedOn w:val="TableNormal"/>
    <w:next w:val="GridTable4-Accent5"/>
    <w:uiPriority w:val="49"/>
    <w:rsid w:val="009655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50">
    <w:name w:val="TableGrid5"/>
    <w:basedOn w:val="TableNormal"/>
    <w:next w:val="TableGrid"/>
    <w:uiPriority w:val="39"/>
    <w:qFormat/>
    <w:rsid w:val="0099372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9">
    <w:name w:val="Char Char1 Char Char Char Char Char Char Char Char Char Char Char Char Char Char Char119"/>
    <w:semiHidden/>
    <w:rsid w:val="0099372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4">
    <w:name w:val="(文字) (文字)5114"/>
    <w:semiHidden/>
    <w:rsid w:val="00993725"/>
    <w:rPr>
      <w:rFonts w:ascii="Times New Roman" w:hAnsi="Times New Roman"/>
      <w:lang w:eastAsia="en-US"/>
    </w:rPr>
  </w:style>
  <w:style w:type="table" w:customStyle="1" w:styleId="ColorfulList-Accent116">
    <w:name w:val="Colorful List - Accent 116"/>
    <w:basedOn w:val="TableNormal"/>
    <w:next w:val="ColorfulList-Accent1"/>
    <w:uiPriority w:val="34"/>
    <w:rsid w:val="0099372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6">
    <w:name w:val="Grid Table 4 - Accent 516"/>
    <w:basedOn w:val="TableNormal"/>
    <w:next w:val="GridTable4-Accent5"/>
    <w:uiPriority w:val="49"/>
    <w:rsid w:val="0099372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Number4">
    <w:name w:val="List Number 4"/>
    <w:basedOn w:val="Normal"/>
    <w:qFormat/>
    <w:rsid w:val="00993725"/>
    <w:pPr>
      <w:numPr>
        <w:numId w:val="64"/>
      </w:numPr>
      <w:tabs>
        <w:tab w:val="clear" w:pos="720"/>
        <w:tab w:val="num" w:pos="432"/>
        <w:tab w:val="left" w:pos="1209"/>
      </w:tabs>
      <w:spacing w:after="160" w:line="259" w:lineRule="auto"/>
      <w:ind w:left="1209" w:hanging="432"/>
    </w:pPr>
    <w:rPr>
      <w:rFonts w:ascii="Calibri" w:eastAsia="MS Mincho" w:hAnsi="Calibri" w:cs="Arial"/>
      <w:sz w:val="22"/>
      <w:szCs w:val="22"/>
      <w:lang w:val="en-US"/>
    </w:rPr>
  </w:style>
  <w:style w:type="character" w:customStyle="1" w:styleId="ListParagraphChar3">
    <w:name w:val="List Paragraph Char3"/>
    <w:aliases w:val="- Bullets Char3,?? ?? Char3,????? Char3,???? Char3,Lista1 Char3,列出段落1 Char3,中等深浅网格 1 - 着色 21 Char3,¥¡¡¡¡ì¬º¥¹¥È¶ÎÂä Char3,ÁÐ³ö¶ÎÂä Char3,列表段落1 Char3,—ño’i—Ž Char3,¥ê¥¹¥È¶ÎÂä Char3,1st level - Bullet List Paragraph Char1,목록단락 Char2"/>
    <w:uiPriority w:val="34"/>
    <w:qFormat/>
    <w:locked/>
    <w:rsid w:val="00993725"/>
  </w:style>
  <w:style w:type="paragraph" w:customStyle="1" w:styleId="1b">
    <w:name w:val="リスト段落1"/>
    <w:basedOn w:val="Normal"/>
    <w:uiPriority w:val="34"/>
    <w:qFormat/>
    <w:rsid w:val="00993725"/>
    <w:pPr>
      <w:spacing w:after="160" w:line="259" w:lineRule="auto"/>
      <w:ind w:firstLineChars="200" w:firstLine="420"/>
    </w:pPr>
    <w:rPr>
      <w:rFonts w:ascii="Calibri" w:eastAsia="SimSun" w:hAnsi="Calibri"/>
      <w:sz w:val="22"/>
      <w:szCs w:val="22"/>
      <w:lang w:val="en-US" w:eastAsia="ko-KR"/>
    </w:rPr>
  </w:style>
  <w:style w:type="table" w:customStyle="1" w:styleId="GridTable5Dark-Accent61">
    <w:name w:val="Grid Table 5 Dark - Accent 6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MacroText">
    <w:name w:val="macro"/>
    <w:link w:val="MacroTextChar"/>
    <w:qFormat/>
    <w:rsid w:val="00993725"/>
    <w:pPr>
      <w:tabs>
        <w:tab w:val="left" w:pos="480"/>
        <w:tab w:val="left" w:pos="960"/>
        <w:tab w:val="left" w:pos="1440"/>
        <w:tab w:val="left" w:pos="1920"/>
        <w:tab w:val="left" w:pos="2400"/>
        <w:tab w:val="left" w:pos="2880"/>
        <w:tab w:val="left" w:pos="3360"/>
        <w:tab w:val="left" w:pos="3840"/>
        <w:tab w:val="left" w:pos="4320"/>
      </w:tabs>
      <w:spacing w:after="180" w:line="259" w:lineRule="auto"/>
    </w:pPr>
    <w:rPr>
      <w:rFonts w:ascii="Courier New" w:eastAsia="DengXian" w:hAnsi="Courier New" w:cs="Courier New"/>
      <w:lang w:eastAsia="en-US"/>
    </w:rPr>
  </w:style>
  <w:style w:type="character" w:customStyle="1" w:styleId="MacroTextChar">
    <w:name w:val="Macro Text Char"/>
    <w:basedOn w:val="DefaultParagraphFont"/>
    <w:link w:val="MacroText"/>
    <w:qFormat/>
    <w:rsid w:val="00993725"/>
    <w:rPr>
      <w:rFonts w:ascii="Courier New" w:eastAsia="DengXian" w:hAnsi="Courier New" w:cs="Courier New"/>
      <w:lang w:eastAsia="en-US"/>
    </w:rPr>
  </w:style>
  <w:style w:type="paragraph" w:styleId="TableofAuthorities">
    <w:name w:val="table of authorities"/>
    <w:basedOn w:val="Normal"/>
    <w:next w:val="Normal"/>
    <w:qFormat/>
    <w:rsid w:val="00993725"/>
    <w:pPr>
      <w:spacing w:line="259" w:lineRule="auto"/>
      <w:ind w:left="200" w:hanging="200"/>
    </w:pPr>
    <w:rPr>
      <w:rFonts w:eastAsia="DengXian"/>
    </w:rPr>
  </w:style>
  <w:style w:type="paragraph" w:styleId="NoteHeading">
    <w:name w:val="Note Heading"/>
    <w:basedOn w:val="Normal"/>
    <w:next w:val="Normal"/>
    <w:link w:val="NoteHeadingChar"/>
    <w:uiPriority w:val="99"/>
    <w:qFormat/>
    <w:rsid w:val="00993725"/>
    <w:pPr>
      <w:spacing w:line="259" w:lineRule="auto"/>
    </w:pPr>
    <w:rPr>
      <w:rFonts w:eastAsia="DengXian"/>
    </w:rPr>
  </w:style>
  <w:style w:type="character" w:customStyle="1" w:styleId="NoteHeadingChar">
    <w:name w:val="Note Heading Char"/>
    <w:basedOn w:val="DefaultParagraphFont"/>
    <w:link w:val="NoteHeading"/>
    <w:uiPriority w:val="99"/>
    <w:qFormat/>
    <w:rsid w:val="00993725"/>
    <w:rPr>
      <w:rFonts w:eastAsia="DengXian"/>
      <w:lang w:eastAsia="en-US"/>
    </w:rPr>
  </w:style>
  <w:style w:type="paragraph" w:styleId="Index8">
    <w:name w:val="index 8"/>
    <w:basedOn w:val="Normal"/>
    <w:next w:val="Normal"/>
    <w:qFormat/>
    <w:rsid w:val="00993725"/>
    <w:pPr>
      <w:spacing w:line="259" w:lineRule="auto"/>
      <w:ind w:left="1600" w:hanging="200"/>
    </w:pPr>
    <w:rPr>
      <w:rFonts w:eastAsia="DengXian"/>
    </w:rPr>
  </w:style>
  <w:style w:type="paragraph" w:styleId="E-mailSignature">
    <w:name w:val="E-mail Signature"/>
    <w:basedOn w:val="Normal"/>
    <w:link w:val="E-mailSignatureChar"/>
    <w:qFormat/>
    <w:rsid w:val="00993725"/>
    <w:pPr>
      <w:spacing w:line="259" w:lineRule="auto"/>
    </w:pPr>
    <w:rPr>
      <w:rFonts w:eastAsia="DengXian"/>
    </w:rPr>
  </w:style>
  <w:style w:type="character" w:customStyle="1" w:styleId="E-mailSignatureChar">
    <w:name w:val="E-mail Signature Char"/>
    <w:basedOn w:val="DefaultParagraphFont"/>
    <w:link w:val="E-mailSignature"/>
    <w:qFormat/>
    <w:rsid w:val="00993725"/>
    <w:rPr>
      <w:rFonts w:eastAsia="DengXian"/>
      <w:lang w:eastAsia="en-US"/>
    </w:rPr>
  </w:style>
  <w:style w:type="paragraph" w:styleId="Index5">
    <w:name w:val="index 5"/>
    <w:basedOn w:val="Normal"/>
    <w:next w:val="Normal"/>
    <w:qFormat/>
    <w:rsid w:val="00993725"/>
    <w:pPr>
      <w:spacing w:line="259" w:lineRule="auto"/>
      <w:ind w:left="1000" w:hanging="200"/>
    </w:pPr>
    <w:rPr>
      <w:rFonts w:eastAsia="DengXian"/>
    </w:rPr>
  </w:style>
  <w:style w:type="paragraph" w:styleId="EnvelopeAddress">
    <w:name w:val="envelope address"/>
    <w:basedOn w:val="Normal"/>
    <w:qFormat/>
    <w:rsid w:val="00993725"/>
    <w:pPr>
      <w:framePr w:w="7920" w:h="1980" w:hRule="exact" w:hSpace="180" w:wrap="around" w:hAnchor="page" w:xAlign="center" w:yAlign="bottom"/>
      <w:spacing w:line="259" w:lineRule="auto"/>
      <w:ind w:left="2880"/>
    </w:pPr>
    <w:rPr>
      <w:rFonts w:ascii="Calibri Light" w:eastAsia="DengXian" w:hAnsi="Calibri Light"/>
      <w:sz w:val="24"/>
    </w:rPr>
  </w:style>
  <w:style w:type="paragraph" w:styleId="TOAHeading">
    <w:name w:val="toa heading"/>
    <w:basedOn w:val="Normal"/>
    <w:next w:val="Normal"/>
    <w:qFormat/>
    <w:rsid w:val="00993725"/>
    <w:pPr>
      <w:spacing w:before="120" w:line="259" w:lineRule="auto"/>
    </w:pPr>
    <w:rPr>
      <w:rFonts w:ascii="Calibri Light" w:eastAsia="DengXian" w:hAnsi="Calibri Light"/>
      <w:b/>
      <w:bCs/>
      <w:sz w:val="24"/>
    </w:rPr>
  </w:style>
  <w:style w:type="paragraph" w:styleId="Index6">
    <w:name w:val="index 6"/>
    <w:basedOn w:val="Normal"/>
    <w:next w:val="Normal"/>
    <w:qFormat/>
    <w:rsid w:val="00993725"/>
    <w:pPr>
      <w:spacing w:line="259" w:lineRule="auto"/>
      <w:ind w:left="1200" w:hanging="200"/>
    </w:pPr>
    <w:rPr>
      <w:rFonts w:eastAsia="DengXian"/>
    </w:rPr>
  </w:style>
  <w:style w:type="paragraph" w:styleId="Salutation">
    <w:name w:val="Salutation"/>
    <w:basedOn w:val="Normal"/>
    <w:next w:val="Normal"/>
    <w:link w:val="SalutationChar"/>
    <w:qFormat/>
    <w:rsid w:val="00993725"/>
    <w:pPr>
      <w:spacing w:line="259" w:lineRule="auto"/>
    </w:pPr>
    <w:rPr>
      <w:rFonts w:eastAsia="DengXian"/>
    </w:rPr>
  </w:style>
  <w:style w:type="character" w:customStyle="1" w:styleId="SalutationChar">
    <w:name w:val="Salutation Char"/>
    <w:basedOn w:val="DefaultParagraphFont"/>
    <w:link w:val="Salutation"/>
    <w:qFormat/>
    <w:rsid w:val="00993725"/>
    <w:rPr>
      <w:rFonts w:eastAsia="DengXian"/>
      <w:lang w:eastAsia="en-US"/>
    </w:rPr>
  </w:style>
  <w:style w:type="paragraph" w:styleId="Closing">
    <w:name w:val="Closing"/>
    <w:basedOn w:val="Normal"/>
    <w:link w:val="ClosingChar"/>
    <w:uiPriority w:val="99"/>
    <w:qFormat/>
    <w:rsid w:val="00993725"/>
    <w:pPr>
      <w:spacing w:line="259" w:lineRule="auto"/>
      <w:ind w:left="4252"/>
    </w:pPr>
    <w:rPr>
      <w:rFonts w:eastAsia="DengXian"/>
    </w:rPr>
  </w:style>
  <w:style w:type="character" w:customStyle="1" w:styleId="ClosingChar">
    <w:name w:val="Closing Char"/>
    <w:basedOn w:val="DefaultParagraphFont"/>
    <w:link w:val="Closing"/>
    <w:uiPriority w:val="99"/>
    <w:qFormat/>
    <w:rsid w:val="00993725"/>
    <w:rPr>
      <w:rFonts w:eastAsia="DengXian"/>
      <w:lang w:eastAsia="en-US"/>
    </w:rPr>
  </w:style>
  <w:style w:type="paragraph" w:styleId="ListContinue">
    <w:name w:val="List Continue"/>
    <w:basedOn w:val="Normal"/>
    <w:qFormat/>
    <w:rsid w:val="00993725"/>
    <w:pPr>
      <w:spacing w:after="120" w:line="259" w:lineRule="auto"/>
      <w:ind w:left="283"/>
      <w:contextualSpacing/>
    </w:pPr>
    <w:rPr>
      <w:rFonts w:eastAsia="DengXian"/>
    </w:rPr>
  </w:style>
  <w:style w:type="paragraph" w:styleId="BlockText">
    <w:name w:val="Block Text"/>
    <w:basedOn w:val="Normal"/>
    <w:qFormat/>
    <w:rsid w:val="00993725"/>
    <w:pPr>
      <w:spacing w:after="120" w:line="259" w:lineRule="auto"/>
      <w:ind w:left="1440" w:right="1440"/>
    </w:pPr>
    <w:rPr>
      <w:rFonts w:eastAsia="DengXian"/>
    </w:rPr>
  </w:style>
  <w:style w:type="paragraph" w:styleId="HTMLAddress">
    <w:name w:val="HTML Address"/>
    <w:basedOn w:val="Normal"/>
    <w:link w:val="HTMLAddressChar"/>
    <w:qFormat/>
    <w:rsid w:val="00993725"/>
    <w:pPr>
      <w:spacing w:line="259" w:lineRule="auto"/>
    </w:pPr>
    <w:rPr>
      <w:rFonts w:eastAsia="DengXian"/>
      <w:i/>
      <w:iCs/>
    </w:rPr>
  </w:style>
  <w:style w:type="character" w:customStyle="1" w:styleId="HTMLAddressChar">
    <w:name w:val="HTML Address Char"/>
    <w:basedOn w:val="DefaultParagraphFont"/>
    <w:link w:val="HTMLAddress"/>
    <w:qFormat/>
    <w:rsid w:val="00993725"/>
    <w:rPr>
      <w:rFonts w:eastAsia="DengXian"/>
      <w:i/>
      <w:iCs/>
      <w:lang w:eastAsia="en-US"/>
    </w:rPr>
  </w:style>
  <w:style w:type="paragraph" w:styleId="Index4">
    <w:name w:val="index 4"/>
    <w:basedOn w:val="Normal"/>
    <w:next w:val="Normal"/>
    <w:qFormat/>
    <w:rsid w:val="00993725"/>
    <w:pPr>
      <w:spacing w:line="259" w:lineRule="auto"/>
      <w:ind w:left="800" w:hanging="200"/>
    </w:pPr>
    <w:rPr>
      <w:rFonts w:eastAsia="DengXian"/>
    </w:rPr>
  </w:style>
  <w:style w:type="paragraph" w:styleId="Index3">
    <w:name w:val="index 3"/>
    <w:basedOn w:val="Normal"/>
    <w:next w:val="Normal"/>
    <w:qFormat/>
    <w:rsid w:val="00993725"/>
    <w:pPr>
      <w:spacing w:line="259" w:lineRule="auto"/>
      <w:ind w:left="600" w:hanging="200"/>
    </w:pPr>
    <w:rPr>
      <w:rFonts w:eastAsia="DengXian"/>
    </w:rPr>
  </w:style>
  <w:style w:type="paragraph" w:styleId="EndnoteText">
    <w:name w:val="endnote text"/>
    <w:basedOn w:val="Normal"/>
    <w:link w:val="EndnoteTextChar"/>
    <w:qFormat/>
    <w:rsid w:val="00993725"/>
    <w:pPr>
      <w:spacing w:line="259" w:lineRule="auto"/>
    </w:pPr>
    <w:rPr>
      <w:rFonts w:eastAsia="DengXian"/>
    </w:rPr>
  </w:style>
  <w:style w:type="character" w:customStyle="1" w:styleId="EndnoteTextChar">
    <w:name w:val="Endnote Text Char"/>
    <w:basedOn w:val="DefaultParagraphFont"/>
    <w:link w:val="EndnoteText"/>
    <w:qFormat/>
    <w:rsid w:val="00993725"/>
    <w:rPr>
      <w:rFonts w:eastAsia="DengXian"/>
      <w:lang w:eastAsia="en-US"/>
    </w:rPr>
  </w:style>
  <w:style w:type="paragraph" w:styleId="ListContinue5">
    <w:name w:val="List Continue 5"/>
    <w:basedOn w:val="Normal"/>
    <w:qFormat/>
    <w:rsid w:val="00993725"/>
    <w:pPr>
      <w:spacing w:after="120" w:line="259" w:lineRule="auto"/>
      <w:ind w:left="1415"/>
      <w:contextualSpacing/>
    </w:pPr>
    <w:rPr>
      <w:rFonts w:eastAsia="DengXian"/>
    </w:rPr>
  </w:style>
  <w:style w:type="paragraph" w:styleId="EnvelopeReturn">
    <w:name w:val="envelope return"/>
    <w:basedOn w:val="Normal"/>
    <w:qFormat/>
    <w:rsid w:val="00993725"/>
    <w:pPr>
      <w:spacing w:line="259" w:lineRule="auto"/>
    </w:pPr>
    <w:rPr>
      <w:rFonts w:ascii="Calibri Light" w:eastAsia="DengXian" w:hAnsi="Calibri Light"/>
    </w:rPr>
  </w:style>
  <w:style w:type="paragraph" w:styleId="Signature">
    <w:name w:val="Signature"/>
    <w:basedOn w:val="Normal"/>
    <w:link w:val="SignatureChar"/>
    <w:qFormat/>
    <w:rsid w:val="00993725"/>
    <w:pPr>
      <w:spacing w:line="259" w:lineRule="auto"/>
      <w:ind w:left="4252"/>
    </w:pPr>
    <w:rPr>
      <w:rFonts w:eastAsia="DengXian"/>
    </w:rPr>
  </w:style>
  <w:style w:type="character" w:customStyle="1" w:styleId="SignatureChar">
    <w:name w:val="Signature Char"/>
    <w:basedOn w:val="DefaultParagraphFont"/>
    <w:link w:val="Signature"/>
    <w:qFormat/>
    <w:rsid w:val="00993725"/>
    <w:rPr>
      <w:rFonts w:eastAsia="DengXian"/>
      <w:lang w:eastAsia="en-US"/>
    </w:rPr>
  </w:style>
  <w:style w:type="paragraph" w:styleId="ListContinue4">
    <w:name w:val="List Continue 4"/>
    <w:basedOn w:val="Normal"/>
    <w:qFormat/>
    <w:rsid w:val="00993725"/>
    <w:pPr>
      <w:spacing w:after="120" w:line="259" w:lineRule="auto"/>
      <w:ind w:left="1132"/>
      <w:contextualSpacing/>
    </w:pPr>
    <w:rPr>
      <w:rFonts w:eastAsia="DengXian"/>
    </w:rPr>
  </w:style>
  <w:style w:type="paragraph" w:styleId="ListNumber5">
    <w:name w:val="List Number 5"/>
    <w:basedOn w:val="Normal"/>
    <w:qFormat/>
    <w:rsid w:val="00993725"/>
    <w:pPr>
      <w:numPr>
        <w:numId w:val="65"/>
      </w:numPr>
      <w:tabs>
        <w:tab w:val="clear" w:pos="1492"/>
      </w:tabs>
      <w:spacing w:line="259" w:lineRule="auto"/>
      <w:ind w:left="360" w:firstLine="0"/>
      <w:contextualSpacing/>
    </w:pPr>
    <w:rPr>
      <w:rFonts w:eastAsia="DengXian"/>
    </w:rPr>
  </w:style>
  <w:style w:type="paragraph" w:styleId="Index7">
    <w:name w:val="index 7"/>
    <w:basedOn w:val="Normal"/>
    <w:next w:val="Normal"/>
    <w:qFormat/>
    <w:rsid w:val="00993725"/>
    <w:pPr>
      <w:spacing w:line="259" w:lineRule="auto"/>
      <w:ind w:left="1400" w:hanging="200"/>
    </w:pPr>
    <w:rPr>
      <w:rFonts w:eastAsia="DengXian"/>
    </w:rPr>
  </w:style>
  <w:style w:type="paragraph" w:styleId="Index9">
    <w:name w:val="index 9"/>
    <w:basedOn w:val="Normal"/>
    <w:next w:val="Normal"/>
    <w:qFormat/>
    <w:rsid w:val="00993725"/>
    <w:pPr>
      <w:spacing w:line="259" w:lineRule="auto"/>
      <w:ind w:left="1800" w:hanging="200"/>
    </w:pPr>
    <w:rPr>
      <w:rFonts w:eastAsia="DengXian"/>
    </w:rPr>
  </w:style>
  <w:style w:type="paragraph" w:styleId="MessageHeader">
    <w:name w:val="Message Header"/>
    <w:basedOn w:val="Normal"/>
    <w:link w:val="MessageHeaderChar"/>
    <w:qFormat/>
    <w:rsid w:val="00993725"/>
    <w:pPr>
      <w:pBdr>
        <w:top w:val="single" w:sz="6" w:space="1" w:color="auto"/>
        <w:left w:val="single" w:sz="6" w:space="1" w:color="auto"/>
        <w:bottom w:val="single" w:sz="6" w:space="1" w:color="auto"/>
        <w:right w:val="single" w:sz="6" w:space="1" w:color="auto"/>
      </w:pBdr>
      <w:shd w:val="pct20" w:color="auto" w:fill="auto"/>
      <w:spacing w:line="259" w:lineRule="auto"/>
      <w:ind w:left="1134" w:hanging="1134"/>
    </w:pPr>
    <w:rPr>
      <w:rFonts w:ascii="Calibri Light" w:eastAsia="DengXian" w:hAnsi="Calibri Light"/>
      <w:sz w:val="24"/>
    </w:rPr>
  </w:style>
  <w:style w:type="character" w:customStyle="1" w:styleId="MessageHeaderChar">
    <w:name w:val="Message Header Char"/>
    <w:basedOn w:val="DefaultParagraphFont"/>
    <w:link w:val="MessageHeader"/>
    <w:qFormat/>
    <w:rsid w:val="00993725"/>
    <w:rPr>
      <w:rFonts w:ascii="Calibri Light" w:eastAsia="DengXian" w:hAnsi="Calibri Light"/>
      <w:sz w:val="24"/>
      <w:szCs w:val="24"/>
      <w:shd w:val="pct20" w:color="auto" w:fill="auto"/>
      <w:lang w:eastAsia="en-US"/>
    </w:rPr>
  </w:style>
  <w:style w:type="paragraph" w:styleId="ListContinue3">
    <w:name w:val="List Continue 3"/>
    <w:basedOn w:val="Normal"/>
    <w:qFormat/>
    <w:rsid w:val="00993725"/>
    <w:pPr>
      <w:spacing w:after="120" w:line="259" w:lineRule="auto"/>
      <w:ind w:left="849"/>
      <w:contextualSpacing/>
    </w:pPr>
    <w:rPr>
      <w:rFonts w:eastAsia="DengXian"/>
    </w:rPr>
  </w:style>
  <w:style w:type="character" w:customStyle="1" w:styleId="1c">
    <w:name w:val="未处理的提及1"/>
    <w:uiPriority w:val="99"/>
    <w:semiHidden/>
    <w:unhideWhenUsed/>
    <w:qFormat/>
    <w:rsid w:val="00993725"/>
    <w:rPr>
      <w:color w:val="605E5C"/>
      <w:shd w:val="clear" w:color="auto" w:fill="E1DFDD"/>
    </w:rPr>
  </w:style>
  <w:style w:type="paragraph" w:customStyle="1" w:styleId="Bibliography1">
    <w:name w:val="Bibliography1"/>
    <w:basedOn w:val="Normal"/>
    <w:next w:val="Normal"/>
    <w:uiPriority w:val="37"/>
    <w:semiHidden/>
    <w:unhideWhenUsed/>
    <w:qFormat/>
    <w:rsid w:val="00993725"/>
    <w:pPr>
      <w:spacing w:line="259" w:lineRule="auto"/>
    </w:pPr>
    <w:rPr>
      <w:rFonts w:eastAsia="DengXian"/>
    </w:rPr>
  </w:style>
  <w:style w:type="paragraph" w:styleId="IntenseQuote">
    <w:name w:val="Intense Quote"/>
    <w:basedOn w:val="Normal"/>
    <w:next w:val="Normal"/>
    <w:link w:val="IntenseQuoteChar"/>
    <w:uiPriority w:val="30"/>
    <w:qFormat/>
    <w:rsid w:val="00993725"/>
    <w:pPr>
      <w:pBdr>
        <w:top w:val="single" w:sz="4" w:space="10" w:color="4472C4"/>
        <w:bottom w:val="single" w:sz="4" w:space="10" w:color="4472C4"/>
      </w:pBdr>
      <w:spacing w:before="360" w:after="360" w:line="259" w:lineRule="auto"/>
      <w:ind w:left="864" w:right="864"/>
      <w:jc w:val="center"/>
    </w:pPr>
    <w:rPr>
      <w:rFonts w:eastAsia="DengXian"/>
      <w:i/>
      <w:iCs/>
      <w:color w:val="4472C4"/>
    </w:rPr>
  </w:style>
  <w:style w:type="character" w:customStyle="1" w:styleId="IntenseQuoteChar">
    <w:name w:val="Intense Quote Char"/>
    <w:basedOn w:val="DefaultParagraphFont"/>
    <w:link w:val="IntenseQuote"/>
    <w:uiPriority w:val="30"/>
    <w:qFormat/>
    <w:rsid w:val="00993725"/>
    <w:rPr>
      <w:rFonts w:eastAsia="DengXian"/>
      <w:i/>
      <w:iCs/>
      <w:color w:val="4472C4"/>
      <w:lang w:eastAsia="en-US"/>
    </w:rPr>
  </w:style>
  <w:style w:type="paragraph" w:styleId="Quote">
    <w:name w:val="Quote"/>
    <w:basedOn w:val="Normal"/>
    <w:next w:val="Normal"/>
    <w:link w:val="QuoteChar"/>
    <w:uiPriority w:val="29"/>
    <w:qFormat/>
    <w:rsid w:val="00993725"/>
    <w:pPr>
      <w:spacing w:before="200" w:after="160" w:line="259" w:lineRule="auto"/>
      <w:ind w:left="864" w:right="864"/>
      <w:jc w:val="center"/>
    </w:pPr>
    <w:rPr>
      <w:rFonts w:eastAsia="DengXian"/>
      <w:i/>
      <w:iCs/>
      <w:color w:val="404040"/>
    </w:rPr>
  </w:style>
  <w:style w:type="character" w:customStyle="1" w:styleId="QuoteChar">
    <w:name w:val="Quote Char"/>
    <w:basedOn w:val="DefaultParagraphFont"/>
    <w:link w:val="Quote"/>
    <w:uiPriority w:val="29"/>
    <w:qFormat/>
    <w:rsid w:val="00993725"/>
    <w:rPr>
      <w:rFonts w:eastAsia="DengXian"/>
      <w:i/>
      <w:iCs/>
      <w:color w:val="404040"/>
      <w:lang w:eastAsia="en-US"/>
    </w:rPr>
  </w:style>
  <w:style w:type="paragraph" w:customStyle="1" w:styleId="TOCHeading1">
    <w:name w:val="TOC Heading1"/>
    <w:basedOn w:val="Heading1"/>
    <w:next w:val="Normal"/>
    <w:uiPriority w:val="39"/>
    <w:unhideWhenUsed/>
    <w:qFormat/>
    <w:rsid w:val="00993725"/>
    <w:pPr>
      <w:spacing w:line="259" w:lineRule="auto"/>
      <w:ind w:left="0" w:firstLine="0"/>
      <w:outlineLvl w:val="9"/>
    </w:pPr>
    <w:rPr>
      <w:rFonts w:ascii="Calibri Light" w:eastAsia="DengXian" w:hAnsi="Calibri Light"/>
    </w:rPr>
  </w:style>
  <w:style w:type="paragraph" w:customStyle="1" w:styleId="Revision1">
    <w:name w:val="Revision1"/>
    <w:hidden/>
    <w:uiPriority w:val="99"/>
    <w:semiHidden/>
    <w:qFormat/>
    <w:rsid w:val="00993725"/>
    <w:pPr>
      <w:spacing w:after="160" w:line="259" w:lineRule="auto"/>
    </w:pPr>
    <w:rPr>
      <w:rFonts w:eastAsia="DengXian"/>
      <w:lang w:eastAsia="en-US"/>
    </w:rPr>
  </w:style>
  <w:style w:type="table" w:customStyle="1" w:styleId="GridTable4-Accent517">
    <w:name w:val="Grid Table 4 - Accent 517"/>
    <w:basedOn w:val="TableNormal"/>
    <w:uiPriority w:val="49"/>
    <w:qFormat/>
    <w:rsid w:val="00993725"/>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font1">
    <w:name w:val="font1"/>
    <w:basedOn w:val="Normal"/>
    <w:qFormat/>
    <w:rsid w:val="00993725"/>
    <w:pPr>
      <w:spacing w:before="100" w:beforeAutospacing="1" w:after="100" w:afterAutospacing="1" w:line="259" w:lineRule="auto"/>
    </w:pPr>
    <w:rPr>
      <w:rFonts w:ascii="DengXian" w:eastAsia="DengXian" w:hAnsi="DengXian" w:cs="SimSun"/>
      <w:color w:val="000000"/>
      <w:sz w:val="22"/>
      <w:szCs w:val="22"/>
      <w:lang w:val="en-US" w:eastAsia="zh-CN"/>
    </w:rPr>
  </w:style>
  <w:style w:type="paragraph" w:customStyle="1" w:styleId="font6">
    <w:name w:val="font6"/>
    <w:basedOn w:val="Normal"/>
    <w:qFormat/>
    <w:rsid w:val="00993725"/>
    <w:pPr>
      <w:spacing w:before="100" w:beforeAutospacing="1" w:after="100" w:afterAutospacing="1" w:line="259" w:lineRule="auto"/>
    </w:pPr>
    <w:rPr>
      <w:rFonts w:eastAsia="SimSun"/>
      <w:sz w:val="22"/>
      <w:szCs w:val="22"/>
      <w:lang w:val="en-US" w:eastAsia="zh-CN"/>
    </w:rPr>
  </w:style>
  <w:style w:type="paragraph" w:customStyle="1" w:styleId="font7">
    <w:name w:val="font7"/>
    <w:basedOn w:val="Normal"/>
    <w:qFormat/>
    <w:rsid w:val="00993725"/>
    <w:pPr>
      <w:spacing w:before="100" w:beforeAutospacing="1" w:after="100" w:afterAutospacing="1" w:line="259" w:lineRule="auto"/>
    </w:pPr>
    <w:rPr>
      <w:rFonts w:ascii="DengXian" w:eastAsia="DengXian" w:hAnsi="DengXian" w:cs="SimSun"/>
      <w:sz w:val="18"/>
      <w:szCs w:val="18"/>
      <w:lang w:val="en-US" w:eastAsia="zh-CN"/>
    </w:rPr>
  </w:style>
  <w:style w:type="paragraph" w:customStyle="1" w:styleId="font8">
    <w:name w:val="font8"/>
    <w:basedOn w:val="Normal"/>
    <w:qFormat/>
    <w:rsid w:val="00993725"/>
    <w:pPr>
      <w:spacing w:before="100" w:beforeAutospacing="1" w:after="100" w:afterAutospacing="1" w:line="259" w:lineRule="auto"/>
    </w:pPr>
    <w:rPr>
      <w:rFonts w:ascii="SimSun" w:eastAsia="SimSun" w:hAnsi="SimSun" w:cs="SimSun"/>
      <w:sz w:val="18"/>
      <w:szCs w:val="18"/>
      <w:lang w:val="en-US" w:eastAsia="zh-CN"/>
    </w:rPr>
  </w:style>
  <w:style w:type="paragraph" w:customStyle="1" w:styleId="font9">
    <w:name w:val="font9"/>
    <w:basedOn w:val="Normal"/>
    <w:qFormat/>
    <w:rsid w:val="00993725"/>
    <w:pPr>
      <w:spacing w:before="100" w:beforeAutospacing="1" w:after="100" w:afterAutospacing="1" w:line="259" w:lineRule="auto"/>
    </w:pPr>
    <w:rPr>
      <w:rFonts w:eastAsia="SimSun"/>
      <w:b/>
      <w:bCs/>
      <w:sz w:val="18"/>
      <w:szCs w:val="18"/>
      <w:lang w:val="en-US" w:eastAsia="zh-CN"/>
    </w:rPr>
  </w:style>
  <w:style w:type="paragraph" w:customStyle="1" w:styleId="font10">
    <w:name w:val="font10"/>
    <w:basedOn w:val="Normal"/>
    <w:qFormat/>
    <w:rsid w:val="00993725"/>
    <w:pPr>
      <w:spacing w:before="100" w:beforeAutospacing="1" w:after="100" w:afterAutospacing="1" w:line="259" w:lineRule="auto"/>
    </w:pPr>
    <w:rPr>
      <w:rFonts w:eastAsia="SimSun"/>
      <w:sz w:val="18"/>
      <w:szCs w:val="18"/>
      <w:lang w:val="en-US" w:eastAsia="zh-CN"/>
    </w:rPr>
  </w:style>
  <w:style w:type="paragraph" w:customStyle="1" w:styleId="font11">
    <w:name w:val="font11"/>
    <w:basedOn w:val="Normal"/>
    <w:qFormat/>
    <w:rsid w:val="00993725"/>
    <w:pPr>
      <w:spacing w:before="100" w:beforeAutospacing="1" w:after="100" w:afterAutospacing="1" w:line="259" w:lineRule="auto"/>
    </w:pPr>
    <w:rPr>
      <w:rFonts w:eastAsia="SimSun"/>
      <w:b/>
      <w:bCs/>
      <w:sz w:val="22"/>
      <w:szCs w:val="22"/>
      <w:lang w:val="en-US" w:eastAsia="zh-CN"/>
    </w:rPr>
  </w:style>
  <w:style w:type="paragraph" w:customStyle="1" w:styleId="aff8">
    <w:name w:val="表格"/>
    <w:basedOn w:val="Normal"/>
    <w:link w:val="Char3"/>
    <w:qFormat/>
    <w:rsid w:val="00993725"/>
    <w:pPr>
      <w:spacing w:line="259" w:lineRule="auto"/>
      <w:jc w:val="center"/>
    </w:pPr>
    <w:rPr>
      <w:sz w:val="12"/>
      <w:szCs w:val="12"/>
      <w:lang w:eastAsia="zh-CN"/>
    </w:rPr>
  </w:style>
  <w:style w:type="character" w:customStyle="1" w:styleId="Char3">
    <w:name w:val="表格 Char"/>
    <w:link w:val="aff8"/>
    <w:qFormat/>
    <w:rsid w:val="00993725"/>
    <w:rPr>
      <w:rFonts w:eastAsia="Times New Roman"/>
      <w:sz w:val="12"/>
      <w:szCs w:val="12"/>
      <w:lang w:eastAsia="zh-CN"/>
    </w:rPr>
  </w:style>
  <w:style w:type="table" w:customStyle="1" w:styleId="TableGrid6">
    <w:name w:val="TableGrid6"/>
    <w:basedOn w:val="TableNormal"/>
    <w:next w:val="TableGrid"/>
    <w:uiPriority w:val="39"/>
    <w:qFormat/>
    <w:rsid w:val="000A043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8">
    <w:name w:val="Char Char1 Char Char Char Char Char Char Char Char Char Char Char Char Char Char Char118"/>
    <w:uiPriority w:val="99"/>
    <w:semiHidden/>
    <w:qFormat/>
    <w:rsid w:val="000A0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table" w:customStyle="1" w:styleId="TableGrid41">
    <w:name w:val="Table Grid4"/>
    <w:basedOn w:val="TableNormal"/>
    <w:next w:val="TableGrid"/>
    <w:uiPriority w:val="39"/>
    <w:rsid w:val="002826A7"/>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13">
    <w:name w:val="(文字) (文字)5113"/>
    <w:semiHidden/>
    <w:rsid w:val="000A043D"/>
    <w:rPr>
      <w:rFonts w:ascii="Times New Roman" w:hAnsi="Times New Roman"/>
      <w:lang w:eastAsia="en-US"/>
    </w:rPr>
  </w:style>
  <w:style w:type="table" w:customStyle="1" w:styleId="ColorfulList-Accent117">
    <w:name w:val="Colorful List - Accent 117"/>
    <w:basedOn w:val="TableNormal"/>
    <w:next w:val="ColorfulList-Accent1"/>
    <w:uiPriority w:val="34"/>
    <w:rsid w:val="000A043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8">
    <w:name w:val="Grid Table 4 - Accent 518"/>
    <w:basedOn w:val="TableNormal"/>
    <w:next w:val="GridTable4-Accent5"/>
    <w:uiPriority w:val="49"/>
    <w:rsid w:val="000A043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1">
    <w:name w:val="Grid Table 5 Dark - Accent 6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9">
    <w:name w:val="Grid Table 4 - Accent 519"/>
    <w:basedOn w:val="TableNormal"/>
    <w:uiPriority w:val="49"/>
    <w:qFormat/>
    <w:rsid w:val="000A043D"/>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gmaildefault0">
    <w:name w:val="gmaildefault"/>
    <w:basedOn w:val="DefaultParagraphFont"/>
    <w:rsid w:val="000A043D"/>
  </w:style>
  <w:style w:type="paragraph" w:customStyle="1" w:styleId="40">
    <w:name w:val="列表段落4"/>
    <w:basedOn w:val="Normal"/>
    <w:rsid w:val="000A043D"/>
    <w:pPr>
      <w:spacing w:before="100" w:beforeAutospacing="1" w:after="100" w:afterAutospacing="1"/>
      <w:ind w:leftChars="400" w:left="840"/>
    </w:pPr>
    <w:rPr>
      <w:rFonts w:cs="Times"/>
      <w:sz w:val="24"/>
      <w:lang w:val="en-US" w:eastAsia="zh-CN"/>
    </w:rPr>
  </w:style>
  <w:style w:type="paragraph" w:customStyle="1" w:styleId="xtah">
    <w:name w:val="x_tah"/>
    <w:basedOn w:val="Normal"/>
    <w:rsid w:val="000A043D"/>
    <w:pPr>
      <w:keepNext/>
      <w:spacing w:line="252" w:lineRule="auto"/>
      <w:jc w:val="center"/>
    </w:pPr>
    <w:rPr>
      <w:rFonts w:ascii="Arial" w:eastAsia="SimSun" w:hAnsi="Arial" w:cs="Arial"/>
      <w:b/>
      <w:bCs/>
      <w:sz w:val="18"/>
      <w:szCs w:val="18"/>
      <w:lang w:val="en-US" w:eastAsia="zh-CN"/>
    </w:rPr>
  </w:style>
  <w:style w:type="table" w:customStyle="1" w:styleId="120">
    <w:name w:val="网格型12"/>
    <w:basedOn w:val="TableNormal"/>
    <w:qFormat/>
    <w:rsid w:val="000A043D"/>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Grid7"/>
    <w:basedOn w:val="TableNormal"/>
    <w:next w:val="TableGrid"/>
    <w:uiPriority w:val="39"/>
    <w:qFormat/>
    <w:rsid w:val="00476AD6"/>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7">
    <w:name w:val="Char Char1 Char Char Char Char Char Char Char Char Char Char Char Char Char Char Char117"/>
    <w:semiHidden/>
    <w:rsid w:val="00476AD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2">
    <w:name w:val="(文字) (文字)5112"/>
    <w:semiHidden/>
    <w:rsid w:val="00476AD6"/>
    <w:rPr>
      <w:rFonts w:ascii="Times New Roman" w:hAnsi="Times New Roman"/>
      <w:lang w:eastAsia="en-US"/>
    </w:rPr>
  </w:style>
  <w:style w:type="table" w:customStyle="1" w:styleId="ColorfulList-Accent118">
    <w:name w:val="Colorful List - Accent 118"/>
    <w:basedOn w:val="TableNormal"/>
    <w:next w:val="ColorfulList-Accent1"/>
    <w:uiPriority w:val="34"/>
    <w:rsid w:val="00476AD6"/>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0">
    <w:name w:val="Grid Table 4 - Accent 520"/>
    <w:basedOn w:val="TableNormal"/>
    <w:next w:val="GridTable4-Accent5"/>
    <w:uiPriority w:val="49"/>
    <w:rsid w:val="00476AD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2">
    <w:name w:val="Grid Table 5 Dark - Accent 6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10">
    <w:name w:val="Grid Table 4 - Accent 5110"/>
    <w:basedOn w:val="TableNormal"/>
    <w:uiPriority w:val="49"/>
    <w:qFormat/>
    <w:rsid w:val="00476AD6"/>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30">
    <w:name w:val="网格型13"/>
    <w:basedOn w:val="TableNormal"/>
    <w:qFormat/>
    <w:rsid w:val="00476AD6"/>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476AD6"/>
    <w:pPr>
      <w:suppressLineNumbers/>
      <w:suppressAutoHyphens/>
      <w:spacing w:line="259" w:lineRule="auto"/>
      <w:jc w:val="both"/>
    </w:pPr>
    <w:rPr>
      <w:rFonts w:eastAsia="DengXian"/>
    </w:rPr>
  </w:style>
  <w:style w:type="character" w:customStyle="1" w:styleId="1Char">
    <w:name w:val="제목 1 Char"/>
    <w:qFormat/>
    <w:rsid w:val="00476AD6"/>
    <w:rPr>
      <w:rFonts w:ascii="Arial" w:hAnsi="Arial"/>
      <w:sz w:val="36"/>
      <w:lang w:eastAsia="en-US"/>
    </w:rPr>
  </w:style>
  <w:style w:type="character" w:customStyle="1" w:styleId="2Char">
    <w:name w:val="본문 들여쓰기 2 Char"/>
    <w:qFormat/>
    <w:rsid w:val="00476AD6"/>
    <w:rPr>
      <w:lang w:eastAsia="en-US"/>
    </w:rPr>
  </w:style>
  <w:style w:type="character" w:customStyle="1" w:styleId="Char4">
    <w:name w:val="미주 텍스트 Char"/>
    <w:qFormat/>
    <w:rsid w:val="00476AD6"/>
    <w:rPr>
      <w:lang w:eastAsia="en-US"/>
    </w:rPr>
  </w:style>
  <w:style w:type="character" w:customStyle="1" w:styleId="Char5">
    <w:name w:val="각주 텍스트 Char"/>
    <w:qFormat/>
    <w:rsid w:val="00476AD6"/>
    <w:rPr>
      <w:lang w:eastAsia="en-US"/>
    </w:rPr>
  </w:style>
  <w:style w:type="character" w:customStyle="1" w:styleId="HTMLChar">
    <w:name w:val="미리 서식이 지정된 HTML Char"/>
    <w:qFormat/>
    <w:rsid w:val="00476AD6"/>
    <w:rPr>
      <w:rFonts w:ascii="Courier New" w:hAnsi="Courier New" w:cs="Courier New"/>
      <w:lang w:eastAsia="en-US"/>
    </w:rPr>
  </w:style>
  <w:style w:type="character" w:customStyle="1" w:styleId="Char6">
    <w:name w:val="강한 인용 Char"/>
    <w:uiPriority w:val="30"/>
    <w:qFormat/>
    <w:rsid w:val="00476AD6"/>
    <w:rPr>
      <w:i/>
      <w:iCs/>
      <w:color w:val="4472C4"/>
      <w:lang w:eastAsia="en-US"/>
    </w:rPr>
  </w:style>
  <w:style w:type="character" w:customStyle="1" w:styleId="Char7">
    <w:name w:val="매크로 텍스트 Char"/>
    <w:qFormat/>
    <w:rsid w:val="00476AD6"/>
    <w:rPr>
      <w:rFonts w:ascii="Courier New" w:hAnsi="Courier New" w:cs="Courier New"/>
      <w:lang w:eastAsia="en-US"/>
    </w:rPr>
  </w:style>
  <w:style w:type="character" w:customStyle="1" w:styleId="Char8">
    <w:name w:val="메시지 머리글 Char"/>
    <w:qFormat/>
    <w:rsid w:val="00476AD6"/>
    <w:rPr>
      <w:rFonts w:ascii="Calibri Light" w:eastAsia="Times New Roman" w:hAnsi="Calibri Light" w:cs="Times New Roman"/>
      <w:sz w:val="24"/>
      <w:szCs w:val="24"/>
      <w:shd w:val="clear" w:color="auto" w:fill="CCCCCC"/>
      <w:lang w:eastAsia="en-US"/>
    </w:rPr>
  </w:style>
  <w:style w:type="character" w:customStyle="1" w:styleId="Char9">
    <w:name w:val="각주/미주 머리글 Char"/>
    <w:qFormat/>
    <w:rsid w:val="00476AD6"/>
    <w:rPr>
      <w:lang w:eastAsia="en-US"/>
    </w:rPr>
  </w:style>
  <w:style w:type="character" w:customStyle="1" w:styleId="Chara">
    <w:name w:val="글자만 Char"/>
    <w:qFormat/>
    <w:rsid w:val="00476AD6"/>
    <w:rPr>
      <w:rFonts w:ascii="Courier New" w:hAnsi="Courier New" w:cs="Courier New"/>
      <w:lang w:eastAsia="en-US"/>
    </w:rPr>
  </w:style>
  <w:style w:type="character" w:customStyle="1" w:styleId="Charb">
    <w:name w:val="인용 Char"/>
    <w:uiPriority w:val="29"/>
    <w:qFormat/>
    <w:rsid w:val="00476AD6"/>
    <w:rPr>
      <w:i/>
      <w:iCs/>
      <w:color w:val="404040"/>
      <w:lang w:eastAsia="en-US"/>
    </w:rPr>
  </w:style>
  <w:style w:type="character" w:customStyle="1" w:styleId="Charc">
    <w:name w:val="인사말 Char"/>
    <w:qFormat/>
    <w:rsid w:val="00476AD6"/>
    <w:rPr>
      <w:lang w:eastAsia="en-US"/>
    </w:rPr>
  </w:style>
  <w:style w:type="character" w:customStyle="1" w:styleId="Chard">
    <w:name w:val="서명 Char"/>
    <w:qFormat/>
    <w:rsid w:val="00476AD6"/>
    <w:rPr>
      <w:lang w:eastAsia="en-US"/>
    </w:rPr>
  </w:style>
  <w:style w:type="character" w:customStyle="1" w:styleId="Chare">
    <w:name w:val="부제 Char"/>
    <w:qFormat/>
    <w:rsid w:val="00476AD6"/>
    <w:rPr>
      <w:rFonts w:ascii="Calibri Light" w:eastAsia="Times New Roman" w:hAnsi="Calibri Light" w:cs="Times New Roman"/>
      <w:sz w:val="24"/>
      <w:szCs w:val="24"/>
      <w:lang w:eastAsia="en-US"/>
    </w:rPr>
  </w:style>
  <w:style w:type="character" w:customStyle="1" w:styleId="Charf">
    <w:name w:val="제목 Char"/>
    <w:qFormat/>
    <w:rsid w:val="00476AD6"/>
    <w:rPr>
      <w:rFonts w:ascii="Calibri Light" w:eastAsia="Times New Roman" w:hAnsi="Calibri Light" w:cs="Times New Roman"/>
      <w:b/>
      <w:bCs/>
      <w:kern w:val="2"/>
      <w:sz w:val="32"/>
      <w:szCs w:val="32"/>
      <w:lang w:eastAsia="en-US"/>
    </w:rPr>
  </w:style>
  <w:style w:type="character" w:customStyle="1" w:styleId="3Char">
    <w:name w:val="제목 3 Char"/>
    <w:qFormat/>
    <w:rsid w:val="00476AD6"/>
    <w:rPr>
      <w:rFonts w:ascii="Arial" w:hAnsi="Arial"/>
      <w:sz w:val="28"/>
      <w:lang w:eastAsia="en-US"/>
    </w:rPr>
  </w:style>
  <w:style w:type="character" w:customStyle="1" w:styleId="FootnoteCharacters">
    <w:name w:val="Footnote Characters"/>
    <w:qFormat/>
    <w:rsid w:val="00476AD6"/>
  </w:style>
  <w:style w:type="paragraph" w:customStyle="1" w:styleId="Index">
    <w:name w:val="Index"/>
    <w:basedOn w:val="Normal"/>
    <w:qFormat/>
    <w:rsid w:val="00476AD6"/>
    <w:pPr>
      <w:suppressLineNumbers/>
      <w:suppressAutoHyphens/>
      <w:spacing w:line="259" w:lineRule="auto"/>
      <w:jc w:val="both"/>
    </w:pPr>
    <w:rPr>
      <w:rFonts w:eastAsia="DengXian" w:cs="Lohit Devanagari"/>
    </w:rPr>
  </w:style>
  <w:style w:type="paragraph" w:customStyle="1" w:styleId="HeaderandFooter">
    <w:name w:val="Header and Footer"/>
    <w:basedOn w:val="Normal"/>
    <w:qFormat/>
    <w:rsid w:val="00476AD6"/>
    <w:pPr>
      <w:suppressAutoHyphens/>
      <w:spacing w:line="259" w:lineRule="auto"/>
      <w:jc w:val="both"/>
    </w:pPr>
    <w:rPr>
      <w:rFonts w:eastAsia="DengXian"/>
    </w:rPr>
  </w:style>
  <w:style w:type="table" w:customStyle="1" w:styleId="5-61">
    <w:name w:val="눈금 표 5 어둡게 - 강조색 61"/>
    <w:basedOn w:val="TableNormal"/>
    <w:uiPriority w:val="50"/>
    <w:qFormat/>
    <w:rsid w:val="00476AD6"/>
    <w:pPr>
      <w:suppressAutoHyphens/>
    </w:pPr>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6">
    <w:name w:val="Grid Table 5 Dark Accent 6"/>
    <w:basedOn w:val="TableNormal"/>
    <w:uiPriority w:val="50"/>
    <w:rsid w:val="00476AD6"/>
    <w:pPr>
      <w:suppressAutoHyphens/>
    </w:pPr>
    <w:rPr>
      <w:rFonts w:eastAsia="DengXian"/>
      <w:lang w:eastAsia="zh-C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160">
    <w:name w:val="16"/>
    <w:qFormat/>
    <w:rsid w:val="00476AD6"/>
    <w:rPr>
      <w:rFonts w:ascii="Times New Roman" w:hAnsi="Times New Roman" w:cs="Times New Roman" w:hint="default"/>
      <w:color w:val="0000FF"/>
      <w:u w:val="single"/>
    </w:rPr>
  </w:style>
  <w:style w:type="table" w:customStyle="1" w:styleId="1-31">
    <w:name w:val="グリッド (表) 1 淡色 - アクセント 31"/>
    <w:basedOn w:val="TableNormal"/>
    <w:uiPriority w:val="46"/>
    <w:qFormat/>
    <w:rsid w:val="00476AD6"/>
    <w:rPr>
      <w:rFonts w:ascii="CG Times (WN)" w:eastAsia="SimSun" w:hAnsi="CG Times (WN)"/>
    </w:rPr>
    <w:tblP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eGrid80">
    <w:name w:val="TableGrid8"/>
    <w:basedOn w:val="TableNormal"/>
    <w:next w:val="TableGrid"/>
    <w:uiPriority w:val="59"/>
    <w:qFormat/>
    <w:rsid w:val="001627B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6">
    <w:name w:val="Char Char1 Char Char Char Char Char Char Char Char Char Char Char Char Char Char Char116"/>
    <w:semiHidden/>
    <w:rsid w:val="001627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
    <w:name w:val="Style Bulleted"/>
    <w:rsid w:val="001627B3"/>
  </w:style>
  <w:style w:type="character" w:customStyle="1" w:styleId="5111">
    <w:name w:val="(文字) (文字)5111"/>
    <w:semiHidden/>
    <w:rsid w:val="001627B3"/>
    <w:rPr>
      <w:rFonts w:ascii="Times New Roman" w:hAnsi="Times New Roman"/>
      <w:lang w:eastAsia="en-US"/>
    </w:rPr>
  </w:style>
  <w:style w:type="numbering" w:customStyle="1" w:styleId="StyleBulletedSymbolsymbolLeft025Hanging01">
    <w:name w:val="Style Bulleted Symbol (symbol) Left:  0.25&quot; Hanging:  0.1"/>
    <w:basedOn w:val="NoList"/>
    <w:rsid w:val="001627B3"/>
  </w:style>
  <w:style w:type="table" w:customStyle="1" w:styleId="ColorfulList-Accent119">
    <w:name w:val="Colorful List - Accent 119"/>
    <w:basedOn w:val="TableNormal"/>
    <w:next w:val="ColorfulList-Accent1"/>
    <w:uiPriority w:val="34"/>
    <w:rsid w:val="001627B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
    <w:name w:val="Grid Table 4 - Accent 521"/>
    <w:basedOn w:val="TableNormal"/>
    <w:next w:val="GridTable4-Accent5"/>
    <w:uiPriority w:val="49"/>
    <w:rsid w:val="001627B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1627B3"/>
  </w:style>
  <w:style w:type="numbering" w:customStyle="1" w:styleId="StyleBulletedSymbolsymbolLeft025Hanging02512">
    <w:name w:val="Style Bulleted Symbol (symbol) Left:  0.25&quot; Hanging:  0.25&quot;12"/>
    <w:basedOn w:val="NoList"/>
    <w:rsid w:val="001627B3"/>
  </w:style>
  <w:style w:type="numbering" w:customStyle="1" w:styleId="StyleBulletedSymbolsymbolLeft025Hanging02521">
    <w:name w:val="Style Bulleted Symbol (symbol) Left:  0.25&quot; Hanging:  0.25&quot;21"/>
    <w:basedOn w:val="NoList"/>
    <w:rsid w:val="001627B3"/>
  </w:style>
  <w:style w:type="table" w:customStyle="1" w:styleId="TableGrid60">
    <w:name w:val="Table Grid6"/>
    <w:basedOn w:val="TableNormal"/>
    <w:next w:val="TableGrid"/>
    <w:uiPriority w:val="39"/>
    <w:rsid w:val="00F34E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
    <w:name w:val="Style Bulleted2"/>
    <w:rsid w:val="007B6146"/>
  </w:style>
  <w:style w:type="table" w:customStyle="1" w:styleId="TableGrid9">
    <w:name w:val="TableGrid9"/>
    <w:basedOn w:val="TableNormal"/>
    <w:next w:val="TableGrid"/>
    <w:qFormat/>
    <w:rsid w:val="003B31D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5">
    <w:name w:val="Char Char1 Char Char Char Char Char Char Char Char Char Char Char Char Char Char Char115"/>
    <w:semiHidden/>
    <w:rsid w:val="003B31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3B31DA"/>
  </w:style>
  <w:style w:type="character" w:customStyle="1" w:styleId="5110">
    <w:name w:val="(文字) (文字)5110"/>
    <w:semiHidden/>
    <w:rsid w:val="003B31DA"/>
    <w:rPr>
      <w:rFonts w:ascii="Times New Roman" w:hAnsi="Times New Roman"/>
      <w:lang w:eastAsia="en-US"/>
    </w:rPr>
  </w:style>
  <w:style w:type="numbering" w:customStyle="1" w:styleId="StyleBulletedSymbolsymbolLeft025Hanging03">
    <w:name w:val="Style Bulleted Symbol (symbol) Left:  0.25&quot; Hanging:  0.3"/>
    <w:basedOn w:val="NoList"/>
    <w:rsid w:val="003B31DA"/>
  </w:style>
  <w:style w:type="table" w:customStyle="1" w:styleId="ColorfulList-Accent120">
    <w:name w:val="Colorful List - Accent 120"/>
    <w:basedOn w:val="TableNormal"/>
    <w:next w:val="ColorfulList-Accent1"/>
    <w:uiPriority w:val="34"/>
    <w:rsid w:val="003B31D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2">
    <w:name w:val="Grid Table 4 - Accent 522"/>
    <w:basedOn w:val="TableNormal"/>
    <w:next w:val="GridTable4-Accent5"/>
    <w:uiPriority w:val="49"/>
    <w:rsid w:val="003B31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3B31DA"/>
  </w:style>
  <w:style w:type="numbering" w:customStyle="1" w:styleId="StyleBulletedSymbolsymbolLeft025Hanging02514">
    <w:name w:val="Style Bulleted Symbol (symbol) Left:  0.25&quot; Hanging:  0.25&quot;14"/>
    <w:basedOn w:val="NoList"/>
    <w:rsid w:val="003B31DA"/>
  </w:style>
  <w:style w:type="numbering" w:customStyle="1" w:styleId="StyleBulletedSymbolsymbolLeft025Hanging02523">
    <w:name w:val="Style Bulleted Symbol (symbol) Left:  0.25&quot; Hanging:  0.25&quot;23"/>
    <w:basedOn w:val="NoList"/>
    <w:rsid w:val="003B31DA"/>
  </w:style>
  <w:style w:type="paragraph" w:customStyle="1" w:styleId="a2">
    <w:name w:val="表格题注"/>
    <w:next w:val="Normal"/>
    <w:qFormat/>
    <w:rsid w:val="003B31DA"/>
    <w:pPr>
      <w:keepLines/>
      <w:numPr>
        <w:ilvl w:val="8"/>
        <w:numId w:val="66"/>
      </w:numPr>
      <w:tabs>
        <w:tab w:val="left" w:pos="360"/>
        <w:tab w:val="num" w:pos="6480"/>
      </w:tabs>
      <w:spacing w:beforeLines="100" w:after="160" w:line="259" w:lineRule="auto"/>
      <w:ind w:left="1089" w:hanging="369"/>
      <w:jc w:val="center"/>
    </w:pPr>
    <w:rPr>
      <w:rFonts w:ascii="Arial" w:eastAsia="SimSun" w:hAnsi="Arial"/>
      <w:sz w:val="18"/>
      <w:szCs w:val="18"/>
      <w:lang w:val="en-US" w:eastAsia="zh-CN"/>
    </w:rPr>
  </w:style>
  <w:style w:type="paragraph" w:customStyle="1" w:styleId="a1">
    <w:name w:val="插图题注"/>
    <w:next w:val="Normal"/>
    <w:qFormat/>
    <w:rsid w:val="003B31DA"/>
    <w:pPr>
      <w:numPr>
        <w:ilvl w:val="7"/>
        <w:numId w:val="66"/>
      </w:numPr>
      <w:tabs>
        <w:tab w:val="num" w:pos="5760"/>
      </w:tabs>
      <w:spacing w:afterLines="100" w:after="160" w:line="259" w:lineRule="auto"/>
      <w:ind w:left="1089" w:hanging="369"/>
      <w:jc w:val="center"/>
    </w:pPr>
    <w:rPr>
      <w:rFonts w:ascii="Arial" w:eastAsia="SimSun" w:hAnsi="Arial"/>
      <w:sz w:val="18"/>
      <w:szCs w:val="18"/>
      <w:lang w:val="en-US" w:eastAsia="zh-CN"/>
    </w:rPr>
  </w:style>
  <w:style w:type="paragraph" w:customStyle="1" w:styleId="Tabletext2">
    <w:name w:val="Table_text"/>
    <w:basedOn w:val="Normal"/>
    <w:link w:val="TabletextChar"/>
    <w:qFormat/>
    <w:rsid w:val="003B31D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eastAsia="SimSun" w:hAnsi="Calibri" w:cs="Arial"/>
      <w:sz w:val="22"/>
      <w:szCs w:val="22"/>
      <w:lang w:val="fr-FR" w:eastAsia="ko-KR"/>
    </w:rPr>
  </w:style>
  <w:style w:type="character" w:customStyle="1" w:styleId="TabletextChar">
    <w:name w:val="Table_text Char"/>
    <w:link w:val="Tabletext2"/>
    <w:qFormat/>
    <w:locked/>
    <w:rsid w:val="003B31DA"/>
    <w:rPr>
      <w:rFonts w:ascii="Calibri" w:eastAsia="SimSun" w:hAnsi="Calibri" w:cs="Arial"/>
      <w:sz w:val="22"/>
      <w:szCs w:val="22"/>
      <w:lang w:val="fr-FR" w:eastAsia="ko-KR"/>
    </w:rPr>
  </w:style>
  <w:style w:type="paragraph" w:customStyle="1" w:styleId="observation">
    <w:name w:val="observation"/>
    <w:basedOn w:val="Normal"/>
    <w:link w:val="observation1"/>
    <w:qFormat/>
    <w:rsid w:val="003B31DA"/>
    <w:pPr>
      <w:widowControl w:val="0"/>
      <w:numPr>
        <w:numId w:val="67"/>
      </w:numPr>
      <w:spacing w:beforeLines="50" w:before="120" w:afterLines="50" w:after="120"/>
      <w:ind w:left="720" w:hanging="360"/>
      <w:jc w:val="both"/>
    </w:pPr>
    <w:rPr>
      <w:rFonts w:ascii="Yu Mincho" w:eastAsia="Yu Mincho" w:hAnsi="Yu Mincho" w:cs="Latha"/>
      <w:b/>
      <w:kern w:val="2"/>
      <w:sz w:val="21"/>
      <w:szCs w:val="22"/>
      <w:lang w:val="en-US" w:eastAsia="zh-CN"/>
    </w:rPr>
  </w:style>
  <w:style w:type="character" w:customStyle="1" w:styleId="aff9">
    <w:name w:val="列出段落 字符"/>
    <w:uiPriority w:val="34"/>
    <w:qFormat/>
    <w:rsid w:val="003B31DA"/>
    <w:rPr>
      <w:rFonts w:ascii="Cambria" w:eastAsia="SimHei" w:hAnsi="Cambria" w:cs="SimSun"/>
      <w:lang w:eastAsia="en-US"/>
    </w:rPr>
  </w:style>
  <w:style w:type="paragraph" w:customStyle="1" w:styleId="60">
    <w:name w:val="列表段落6"/>
    <w:basedOn w:val="Normal"/>
    <w:rsid w:val="003B31DA"/>
    <w:pPr>
      <w:spacing w:before="100" w:beforeAutospacing="1" w:after="100" w:afterAutospacing="1"/>
      <w:ind w:leftChars="400" w:left="840"/>
    </w:pPr>
    <w:rPr>
      <w:rFonts w:cs="Times"/>
      <w:sz w:val="24"/>
      <w:lang w:val="en-US" w:eastAsia="zh-CN"/>
    </w:rPr>
  </w:style>
  <w:style w:type="character" w:customStyle="1" w:styleId="observation1">
    <w:name w:val="observation 字符"/>
    <w:link w:val="observation"/>
    <w:qFormat/>
    <w:rsid w:val="003B31DA"/>
    <w:rPr>
      <w:rFonts w:ascii="Yu Mincho" w:eastAsia="Yu Mincho" w:hAnsi="Yu Mincho" w:cs="Latha"/>
      <w:b/>
      <w:kern w:val="2"/>
      <w:sz w:val="21"/>
      <w:szCs w:val="22"/>
      <w:lang w:val="en-US" w:eastAsia="zh-CN"/>
    </w:rPr>
  </w:style>
  <w:style w:type="table" w:customStyle="1" w:styleId="42">
    <w:name w:val="网格型4"/>
    <w:basedOn w:val="TableNormal"/>
    <w:uiPriority w:val="39"/>
    <w:qFormat/>
    <w:rsid w:val="003B31DA"/>
    <w:rPr>
      <w:rFonts w:ascii="Calibri" w:eastAsia="SimSu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Grid10"/>
    <w:basedOn w:val="TableNormal"/>
    <w:next w:val="TableGrid"/>
    <w:uiPriority w:val="59"/>
    <w:qFormat/>
    <w:rsid w:val="00B67B40"/>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4">
    <w:name w:val="Char Char1 Char Char Char Char Char Char Char Char Char Char Char Char Char Char Char114"/>
    <w:semiHidden/>
    <w:rsid w:val="00B67B4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B67B40"/>
  </w:style>
  <w:style w:type="character" w:customStyle="1" w:styleId="5109">
    <w:name w:val="(文字) (文字)5109"/>
    <w:semiHidden/>
    <w:rsid w:val="00B67B40"/>
    <w:rPr>
      <w:rFonts w:ascii="Times New Roman" w:hAnsi="Times New Roman"/>
      <w:lang w:eastAsia="en-US"/>
    </w:rPr>
  </w:style>
  <w:style w:type="numbering" w:customStyle="1" w:styleId="StyleBulletedSymbolsymbolLeft025Hanging04">
    <w:name w:val="Style Bulleted Symbol (symbol) Left:  0.25&quot; Hanging:  0.4"/>
    <w:basedOn w:val="NoList"/>
    <w:rsid w:val="00B67B40"/>
  </w:style>
  <w:style w:type="table" w:customStyle="1" w:styleId="ColorfulList-Accent121">
    <w:name w:val="Colorful List - Accent 121"/>
    <w:basedOn w:val="TableNormal"/>
    <w:next w:val="ColorfulList-Accent1"/>
    <w:uiPriority w:val="34"/>
    <w:rsid w:val="00B67B40"/>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3">
    <w:name w:val="Grid Table 4 - Accent 523"/>
    <w:basedOn w:val="TableNormal"/>
    <w:next w:val="GridTable4-Accent5"/>
    <w:uiPriority w:val="49"/>
    <w:rsid w:val="00B67B4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B67B40"/>
  </w:style>
  <w:style w:type="numbering" w:customStyle="1" w:styleId="StyleBulletedSymbolsymbolLeft025Hanging02515">
    <w:name w:val="Style Bulleted Symbol (symbol) Left:  0.25&quot; Hanging:  0.25&quot;15"/>
    <w:basedOn w:val="NoList"/>
    <w:rsid w:val="00B67B40"/>
  </w:style>
  <w:style w:type="numbering" w:customStyle="1" w:styleId="StyleBulletedSymbolsymbolLeft025Hanging02524">
    <w:name w:val="Style Bulleted Symbol (symbol) Left:  0.25&quot; Hanging:  0.25&quot;24"/>
    <w:basedOn w:val="NoList"/>
    <w:rsid w:val="00B67B40"/>
  </w:style>
  <w:style w:type="numbering" w:customStyle="1" w:styleId="StyleBulletedSymbolsymbolLeft025Hanging02516">
    <w:name w:val="Style Bulleted Symbol (symbol) Left:  0.25&quot; Hanging:  0.25&quot;16"/>
    <w:basedOn w:val="NoList"/>
    <w:rsid w:val="00DC705E"/>
  </w:style>
  <w:style w:type="paragraph" w:customStyle="1" w:styleId="CharChar1CharCharCharCharCharCharCharCharCharCharCharCharCharCharChar113">
    <w:name w:val="Char Char1 Char Char Char Char Char Char Char Char Char Char Char Char Char Char Char113"/>
    <w:semiHidden/>
    <w:rsid w:val="009224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9224CB"/>
  </w:style>
  <w:style w:type="character" w:customStyle="1" w:styleId="5108">
    <w:name w:val="(文字) (文字)5108"/>
    <w:semiHidden/>
    <w:rsid w:val="009224CB"/>
    <w:rPr>
      <w:rFonts w:ascii="Times New Roman" w:hAnsi="Times New Roman"/>
      <w:lang w:eastAsia="en-US"/>
    </w:rPr>
  </w:style>
  <w:style w:type="numbering" w:customStyle="1" w:styleId="StyleBulletedSymbolsymbolLeft025Hanging05">
    <w:name w:val="Style Bulleted Symbol (symbol) Left:  0.25&quot; Hanging:  0.5"/>
    <w:basedOn w:val="NoList"/>
    <w:rsid w:val="009224CB"/>
  </w:style>
  <w:style w:type="table" w:customStyle="1" w:styleId="ColorfulList-Accent122">
    <w:name w:val="Colorful List - Accent 122"/>
    <w:basedOn w:val="TableNormal"/>
    <w:next w:val="ColorfulList-Accent1"/>
    <w:uiPriority w:val="34"/>
    <w:rsid w:val="009224C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4">
    <w:name w:val="Grid Table 4 - Accent 524"/>
    <w:basedOn w:val="TableNormal"/>
    <w:next w:val="GridTable4-Accent5"/>
    <w:uiPriority w:val="49"/>
    <w:rsid w:val="009224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9224CB"/>
  </w:style>
  <w:style w:type="numbering" w:customStyle="1" w:styleId="StyleBulletedSymbolsymbolLeft025Hanging02517">
    <w:name w:val="Style Bulleted Symbol (symbol) Left:  0.25&quot; Hanging:  0.25&quot;17"/>
    <w:basedOn w:val="NoList"/>
    <w:rsid w:val="009224CB"/>
  </w:style>
  <w:style w:type="numbering" w:customStyle="1" w:styleId="StyleBulletedSymbolsymbolLeft025Hanging02525">
    <w:name w:val="Style Bulleted Symbol (symbol) Left:  0.25&quot; Hanging:  0.25&quot;25"/>
    <w:basedOn w:val="NoList"/>
    <w:rsid w:val="009224CB"/>
  </w:style>
  <w:style w:type="numbering" w:customStyle="1" w:styleId="StyleBulletedSymbolsymbolLeft025Hanging02518">
    <w:name w:val="Style Bulleted Symbol (symbol) Left:  0.25&quot; Hanging:  0.25&quot;18"/>
    <w:basedOn w:val="NoList"/>
    <w:rsid w:val="00B75883"/>
  </w:style>
  <w:style w:type="table" w:customStyle="1" w:styleId="TableGrid11">
    <w:name w:val="TableGrid11"/>
    <w:basedOn w:val="TableNormal"/>
    <w:next w:val="TableGrid"/>
    <w:uiPriority w:val="39"/>
    <w:qFormat/>
    <w:rsid w:val="009C01A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2">
    <w:name w:val="Char Char1 Char Char Char Char Char Char Char Char Char Char Char Char Char Char Char112"/>
    <w:semiHidden/>
    <w:rsid w:val="009C01A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9C01A5"/>
  </w:style>
  <w:style w:type="character" w:customStyle="1" w:styleId="5107">
    <w:name w:val="(文字) (文字)5107"/>
    <w:semiHidden/>
    <w:rsid w:val="009C01A5"/>
    <w:rPr>
      <w:rFonts w:ascii="Times New Roman" w:hAnsi="Times New Roman"/>
      <w:lang w:eastAsia="en-US"/>
    </w:rPr>
  </w:style>
  <w:style w:type="numbering" w:customStyle="1" w:styleId="StyleBulletedSymbolsymbolLeft025Hanging06">
    <w:name w:val="Style Bulleted Symbol (symbol) Left:  0.25&quot; Hanging:  0.6"/>
    <w:basedOn w:val="NoList"/>
    <w:rsid w:val="009C01A5"/>
  </w:style>
  <w:style w:type="table" w:customStyle="1" w:styleId="ColorfulList-Accent123">
    <w:name w:val="Colorful List - Accent 123"/>
    <w:basedOn w:val="TableNormal"/>
    <w:next w:val="ColorfulList-Accent1"/>
    <w:uiPriority w:val="34"/>
    <w:rsid w:val="009C01A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5">
    <w:name w:val="Grid Table 4 - Accent 525"/>
    <w:basedOn w:val="TableNormal"/>
    <w:next w:val="GridTable4-Accent5"/>
    <w:uiPriority w:val="49"/>
    <w:rsid w:val="009C01A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9C01A5"/>
  </w:style>
  <w:style w:type="numbering" w:customStyle="1" w:styleId="StyleBulletedSymbolsymbolLeft025Hanging02519">
    <w:name w:val="Style Bulleted Symbol (symbol) Left:  0.25&quot; Hanging:  0.25&quot;19"/>
    <w:basedOn w:val="NoList"/>
    <w:rsid w:val="009C01A5"/>
  </w:style>
  <w:style w:type="numbering" w:customStyle="1" w:styleId="StyleBulletedSymbolsymbolLeft025Hanging02526">
    <w:name w:val="Style Bulleted Symbol (symbol) Left:  0.25&quot; Hanging:  0.25&quot;26"/>
    <w:basedOn w:val="NoList"/>
    <w:rsid w:val="009C01A5"/>
  </w:style>
  <w:style w:type="paragraph" w:customStyle="1" w:styleId="CharChar1CharCharCharCharCharCharCharCharCharCharCharCharCharCharChar111">
    <w:name w:val="Char Char1 Char Char Char Char Char Char Char Char Char Char Char Char Char Char Char111"/>
    <w:semiHidden/>
    <w:rsid w:val="001C21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1C21C8"/>
  </w:style>
  <w:style w:type="character" w:customStyle="1" w:styleId="UnresolvedMention2">
    <w:name w:val="Unresolved Mention2"/>
    <w:uiPriority w:val="99"/>
    <w:unhideWhenUsed/>
    <w:qFormat/>
    <w:rsid w:val="001C21C8"/>
    <w:rPr>
      <w:color w:val="808080"/>
      <w:shd w:val="clear" w:color="auto" w:fill="E6E6E6"/>
    </w:rPr>
  </w:style>
  <w:style w:type="character" w:customStyle="1" w:styleId="5106">
    <w:name w:val="(文字) (文字)5106"/>
    <w:semiHidden/>
    <w:rsid w:val="001C21C8"/>
    <w:rPr>
      <w:rFonts w:ascii="Times New Roman" w:hAnsi="Times New Roman"/>
      <w:lang w:eastAsia="en-US"/>
    </w:rPr>
  </w:style>
  <w:style w:type="numbering" w:customStyle="1" w:styleId="StyleBulletedSymbolsymbolLeft025Hanging07">
    <w:name w:val="Style Bulleted Symbol (symbol) Left:  0.25&quot; Hanging:  0.7"/>
    <w:basedOn w:val="NoList"/>
    <w:rsid w:val="001C21C8"/>
  </w:style>
  <w:style w:type="table" w:customStyle="1" w:styleId="ColorfulList-Accent124">
    <w:name w:val="Colorful List - Accent 124"/>
    <w:basedOn w:val="TableNormal"/>
    <w:next w:val="ColorfulList-Accent1"/>
    <w:uiPriority w:val="34"/>
    <w:rsid w:val="001C21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6">
    <w:name w:val="Grid Table 4 - Accent 526"/>
    <w:basedOn w:val="TableNormal"/>
    <w:next w:val="GridTable4-Accent5"/>
    <w:uiPriority w:val="49"/>
    <w:rsid w:val="001C21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9">
    <w:name w:val="Style Bulleted Symbol (symbol) Left:  0.25&quot; Hanging:  0.25&quot;9"/>
    <w:basedOn w:val="NoList"/>
    <w:rsid w:val="001C21C8"/>
  </w:style>
  <w:style w:type="numbering" w:customStyle="1" w:styleId="StyleBulletedSymbolsymbolLeft025Hanging025110">
    <w:name w:val="Style Bulleted Symbol (symbol) Left:  0.25&quot; Hanging:  0.25&quot;110"/>
    <w:basedOn w:val="NoList"/>
    <w:rsid w:val="001C21C8"/>
  </w:style>
  <w:style w:type="numbering" w:customStyle="1" w:styleId="StyleBulletedSymbolsymbolLeft025Hanging02527">
    <w:name w:val="Style Bulleted Symbol (symbol) Left:  0.25&quot; Hanging:  0.25&quot;27"/>
    <w:basedOn w:val="NoList"/>
    <w:rsid w:val="001C21C8"/>
  </w:style>
  <w:style w:type="character" w:styleId="HTMLCode">
    <w:name w:val="HTML Code"/>
    <w:uiPriority w:val="99"/>
    <w:unhideWhenUsed/>
    <w:qFormat/>
    <w:rsid w:val="001C21C8"/>
    <w:rPr>
      <w:rFonts w:ascii="Courier New" w:eastAsia="Times New Roman" w:hAnsi="Courier New" w:cs="Courier New"/>
      <w:sz w:val="20"/>
      <w:szCs w:val="20"/>
    </w:rPr>
  </w:style>
  <w:style w:type="character" w:customStyle="1" w:styleId="B5Char">
    <w:name w:val="B5 Char"/>
    <w:link w:val="B5"/>
    <w:qFormat/>
    <w:rsid w:val="001C21C8"/>
    <w:rPr>
      <w:rFonts w:eastAsia="Times New Roman"/>
    </w:rPr>
  </w:style>
  <w:style w:type="paragraph" w:customStyle="1" w:styleId="B6">
    <w:name w:val="B6"/>
    <w:basedOn w:val="B5"/>
    <w:link w:val="B6Char"/>
    <w:qFormat/>
    <w:rsid w:val="001C21C8"/>
    <w:pPr>
      <w:widowControl w:val="0"/>
      <w:spacing w:after="0"/>
      <w:ind w:left="1985"/>
      <w:jc w:val="both"/>
    </w:pPr>
    <w:rPr>
      <w:rFonts w:eastAsia="DengXian"/>
      <w:kern w:val="2"/>
      <w:sz w:val="21"/>
      <w:szCs w:val="22"/>
    </w:rPr>
  </w:style>
  <w:style w:type="character" w:customStyle="1" w:styleId="B6Char">
    <w:name w:val="B6 Char"/>
    <w:link w:val="B6"/>
    <w:qFormat/>
    <w:rsid w:val="001C21C8"/>
    <w:rPr>
      <w:rFonts w:eastAsia="DengXian"/>
      <w:kern w:val="2"/>
      <w:sz w:val="21"/>
      <w:szCs w:val="22"/>
      <w:lang w:val="en-US" w:eastAsia="ja-JP"/>
    </w:rPr>
  </w:style>
  <w:style w:type="paragraph" w:customStyle="1" w:styleId="B7">
    <w:name w:val="B7"/>
    <w:basedOn w:val="B6"/>
    <w:link w:val="B7Char"/>
    <w:qFormat/>
    <w:rsid w:val="001C21C8"/>
    <w:pPr>
      <w:ind w:left="2269"/>
    </w:pPr>
  </w:style>
  <w:style w:type="character" w:customStyle="1" w:styleId="B7Char">
    <w:name w:val="B7 Char"/>
    <w:link w:val="B7"/>
    <w:qFormat/>
    <w:rsid w:val="001C21C8"/>
    <w:rPr>
      <w:rFonts w:eastAsia="DengXian"/>
      <w:kern w:val="2"/>
      <w:sz w:val="21"/>
      <w:szCs w:val="22"/>
      <w:lang w:val="en-US" w:eastAsia="ja-JP"/>
    </w:rPr>
  </w:style>
  <w:style w:type="paragraph" w:customStyle="1" w:styleId="B8">
    <w:name w:val="B8"/>
    <w:basedOn w:val="B7"/>
    <w:qFormat/>
    <w:rsid w:val="001C21C8"/>
    <w:pPr>
      <w:ind w:left="2552"/>
    </w:pPr>
  </w:style>
  <w:style w:type="character" w:customStyle="1" w:styleId="EditorsNoteChar">
    <w:name w:val="Editor's Note Char"/>
    <w:link w:val="EditorsNote"/>
    <w:qFormat/>
    <w:rsid w:val="001C21C8"/>
    <w:rPr>
      <w:rFonts w:eastAsia="Times New Roman"/>
      <w:color w:val="FF0000"/>
    </w:rPr>
  </w:style>
  <w:style w:type="paragraph" w:customStyle="1" w:styleId="EmailDiscussion">
    <w:name w:val="EmailDiscussion"/>
    <w:basedOn w:val="Normal"/>
    <w:next w:val="Normal"/>
    <w:qFormat/>
    <w:rsid w:val="001C21C8"/>
    <w:pPr>
      <w:widowControl w:val="0"/>
      <w:numPr>
        <w:numId w:val="68"/>
      </w:numPr>
      <w:tabs>
        <w:tab w:val="clear" w:pos="1619"/>
      </w:tabs>
      <w:spacing w:before="40"/>
      <w:ind w:left="720"/>
      <w:jc w:val="both"/>
    </w:pPr>
    <w:rPr>
      <w:rFonts w:ascii="Arial" w:eastAsia="MS Mincho" w:hAnsi="Arial"/>
      <w:b/>
      <w:kern w:val="2"/>
      <w:sz w:val="21"/>
      <w:szCs w:val="22"/>
      <w:lang w:val="en-US"/>
    </w:rPr>
  </w:style>
  <w:style w:type="paragraph" w:customStyle="1" w:styleId="TALCharChar">
    <w:name w:val="TAL Char Char"/>
    <w:basedOn w:val="Normal"/>
    <w:link w:val="TALCharCharChar"/>
    <w:qFormat/>
    <w:rsid w:val="001C21C8"/>
    <w:pPr>
      <w:keepNext/>
      <w:keepLines/>
      <w:widowControl w:val="0"/>
      <w:jc w:val="both"/>
    </w:pPr>
    <w:rPr>
      <w:rFonts w:ascii="Arial" w:eastAsia="Malgun Gothic" w:hAnsi="Arial"/>
      <w:kern w:val="2"/>
      <w:sz w:val="18"/>
      <w:szCs w:val="22"/>
      <w:lang w:val="zh-CN" w:eastAsia="zh-CN"/>
    </w:rPr>
  </w:style>
  <w:style w:type="character" w:customStyle="1" w:styleId="TALCharCharChar">
    <w:name w:val="TAL Char Char Char"/>
    <w:link w:val="TALCharChar"/>
    <w:qFormat/>
    <w:rsid w:val="001C21C8"/>
    <w:rPr>
      <w:rFonts w:ascii="Arial" w:eastAsia="Malgun Gothic" w:hAnsi="Arial"/>
      <w:kern w:val="2"/>
      <w:sz w:val="18"/>
      <w:szCs w:val="22"/>
      <w:lang w:val="zh-CN" w:eastAsia="zh-CN"/>
    </w:rPr>
  </w:style>
  <w:style w:type="table" w:customStyle="1" w:styleId="TableGrid110">
    <w:name w:val="Table Grid11"/>
    <w:basedOn w:val="TableNormal"/>
    <w:uiPriority w:val="99"/>
    <w:qFormat/>
    <w:rsid w:val="001C21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basedOn w:val="TableNormal"/>
    <w:uiPriority w:val="59"/>
    <w:qFormat/>
    <w:rsid w:val="001C21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1">
    <w:name w:val="figure 字符"/>
    <w:link w:val="figure0"/>
    <w:qFormat/>
    <w:rsid w:val="001C21C8"/>
    <w:rPr>
      <w:rFonts w:eastAsia="SimSun"/>
      <w:lang w:val="en-US" w:eastAsia="en-US"/>
    </w:rPr>
  </w:style>
  <w:style w:type="table" w:customStyle="1" w:styleId="GridTable41">
    <w:name w:val="Grid Table 41"/>
    <w:basedOn w:val="TableNormal"/>
    <w:uiPriority w:val="49"/>
    <w:qFormat/>
    <w:rsid w:val="001C21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a">
    <w:name w:val="正文内容"/>
    <w:basedOn w:val="Normal"/>
    <w:link w:val="affb"/>
    <w:qFormat/>
    <w:rsid w:val="001C21C8"/>
    <w:pPr>
      <w:widowControl w:val="0"/>
      <w:spacing w:line="400" w:lineRule="exact"/>
      <w:ind w:firstLineChars="200" w:firstLine="200"/>
      <w:jc w:val="both"/>
    </w:pPr>
    <w:rPr>
      <w:rFonts w:ascii="Calibri" w:eastAsia="SimSun" w:hAnsi="Calibri"/>
      <w:kern w:val="2"/>
      <w:sz w:val="21"/>
      <w:szCs w:val="22"/>
      <w:lang w:val="en-US" w:eastAsia="zh-CN"/>
    </w:rPr>
  </w:style>
  <w:style w:type="character" w:customStyle="1" w:styleId="affb">
    <w:name w:val="正文内容 字符"/>
    <w:link w:val="affa"/>
    <w:qFormat/>
    <w:rsid w:val="001C21C8"/>
    <w:rPr>
      <w:rFonts w:ascii="Calibri" w:eastAsia="SimSun" w:hAnsi="Calibri"/>
      <w:kern w:val="2"/>
      <w:sz w:val="21"/>
      <w:szCs w:val="22"/>
      <w:lang w:val="en-US" w:eastAsia="zh-CN"/>
    </w:rPr>
  </w:style>
  <w:style w:type="character" w:customStyle="1" w:styleId="table0">
    <w:name w:val="table 字符"/>
    <w:link w:val="table"/>
    <w:qFormat/>
    <w:rsid w:val="001C21C8"/>
    <w:rPr>
      <w:rFonts w:eastAsia="MS Mincho"/>
      <w:lang w:val="en-US"/>
    </w:rPr>
  </w:style>
  <w:style w:type="table" w:customStyle="1" w:styleId="GridTable6Colorful-Accent51">
    <w:name w:val="Grid Table 6 Colorful - Accent 51"/>
    <w:basedOn w:val="TableNormal"/>
    <w:uiPriority w:val="51"/>
    <w:qFormat/>
    <w:rsid w:val="001C21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70">
    <w:name w:val="Table Grid7"/>
    <w:basedOn w:val="TableNormal"/>
    <w:uiPriority w:val="39"/>
    <w:qFormat/>
    <w:rsid w:val="001C21C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sid w:val="001C21C8"/>
    <w:rPr>
      <w:rFonts w:ascii="Calibri" w:eastAsia="DengXian" w:hAnsi="Calibri"/>
      <w:kern w:val="2"/>
      <w:szCs w:val="22"/>
    </w:rPr>
  </w:style>
  <w:style w:type="paragraph" w:customStyle="1" w:styleId="ANOKIA2023style">
    <w:name w:val="A_NOKIA2023style"/>
    <w:basedOn w:val="Normal"/>
    <w:qFormat/>
    <w:rsid w:val="001C21C8"/>
    <w:pPr>
      <w:widowControl w:val="0"/>
      <w:numPr>
        <w:numId w:val="69"/>
      </w:numPr>
      <w:spacing w:before="120" w:after="120"/>
      <w:jc w:val="both"/>
    </w:pPr>
    <w:rPr>
      <w:rFonts w:eastAsia="SimSun"/>
      <w:b/>
      <w:kern w:val="2"/>
      <w:lang w:val="en-US" w:eastAsia="zh-CN"/>
    </w:rPr>
  </w:style>
  <w:style w:type="paragraph" w:customStyle="1" w:styleId="BNokiaStyle2023">
    <w:name w:val="B_NokiaStyle2023"/>
    <w:basedOn w:val="ANOKIA2023style"/>
    <w:qFormat/>
    <w:rsid w:val="001C21C8"/>
    <w:pPr>
      <w:numPr>
        <w:numId w:val="70"/>
      </w:numPr>
    </w:pPr>
  </w:style>
  <w:style w:type="paragraph" w:customStyle="1" w:styleId="ANokiaStyle2023">
    <w:name w:val="A_NokiaStyle_2023"/>
    <w:basedOn w:val="Normal"/>
    <w:qFormat/>
    <w:rsid w:val="001C21C8"/>
    <w:pPr>
      <w:widowControl w:val="0"/>
      <w:tabs>
        <w:tab w:val="right" w:pos="9639"/>
      </w:tabs>
      <w:jc w:val="both"/>
    </w:pPr>
    <w:rPr>
      <w:rFonts w:eastAsia="SimSun"/>
      <w:b/>
      <w:kern w:val="2"/>
      <w:lang w:eastAsia="zh-CN"/>
    </w:rPr>
  </w:style>
  <w:style w:type="paragraph" w:customStyle="1" w:styleId="BNokiaStyle20230">
    <w:name w:val="B_NokiaStyle_2023"/>
    <w:basedOn w:val="ANokiaStyle2023"/>
    <w:qFormat/>
    <w:rsid w:val="001C21C8"/>
  </w:style>
  <w:style w:type="table" w:customStyle="1" w:styleId="TableGrid13">
    <w:name w:val="TableGrid13"/>
    <w:basedOn w:val="TableNormal"/>
    <w:next w:val="TableGrid"/>
    <w:uiPriority w:val="39"/>
    <w:qFormat/>
    <w:rsid w:val="009703D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8">
    <w:name w:val="Style Bulleted8"/>
    <w:rsid w:val="009703DD"/>
  </w:style>
  <w:style w:type="numbering" w:customStyle="1" w:styleId="StyleBulletedSymbolsymbolLeft025Hanging08">
    <w:name w:val="Style Bulleted Symbol (symbol) Left:  0.25&quot; Hanging:  0.8"/>
    <w:basedOn w:val="NoList"/>
    <w:rsid w:val="009703DD"/>
  </w:style>
  <w:style w:type="table" w:customStyle="1" w:styleId="ColorfulList-Accent125">
    <w:name w:val="Colorful List - Accent 125"/>
    <w:basedOn w:val="TableNormal"/>
    <w:next w:val="ColorfulList-Accent1"/>
    <w:uiPriority w:val="34"/>
    <w:rsid w:val="009703D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7">
    <w:name w:val="Grid Table 4 - Accent 527"/>
    <w:basedOn w:val="TableNormal"/>
    <w:next w:val="GridTable4-Accent5"/>
    <w:uiPriority w:val="49"/>
    <w:rsid w:val="009703D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703DD"/>
  </w:style>
  <w:style w:type="numbering" w:customStyle="1" w:styleId="StyleBulletedSymbolsymbolLeft025Hanging025111">
    <w:name w:val="Style Bulleted Symbol (symbol) Left:  0.25&quot; Hanging:  0.25&quot;111"/>
    <w:basedOn w:val="NoList"/>
    <w:rsid w:val="009703DD"/>
  </w:style>
  <w:style w:type="numbering" w:customStyle="1" w:styleId="StyleBulletedSymbolsymbolLeft025Hanging02528">
    <w:name w:val="Style Bulleted Symbol (symbol) Left:  0.25&quot; Hanging:  0.25&quot;28"/>
    <w:basedOn w:val="NoList"/>
    <w:rsid w:val="009703DD"/>
  </w:style>
  <w:style w:type="paragraph" w:customStyle="1" w:styleId="TDocObservation">
    <w:name w:val="TDoc Observation"/>
    <w:basedOn w:val="Normal"/>
    <w:qFormat/>
    <w:rsid w:val="009703DD"/>
    <w:pPr>
      <w:numPr>
        <w:numId w:val="71"/>
      </w:numPr>
      <w:spacing w:line="259" w:lineRule="auto"/>
      <w:ind w:left="0" w:firstLine="0"/>
    </w:pPr>
    <w:rPr>
      <w:b/>
      <w:sz w:val="22"/>
      <w:lang w:val="de-DE" w:eastAsia="ja-JP"/>
    </w:rPr>
  </w:style>
  <w:style w:type="paragraph" w:customStyle="1" w:styleId="CharChar1CharCharCharCharCharCharCharCharCharCharCharCharCharCharChar110">
    <w:name w:val="Char Char1 Char Char Char Char Char Char Char Char Char Char Char Char Char Char Char110"/>
    <w:semiHidden/>
    <w:rsid w:val="00B340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B340C8"/>
  </w:style>
  <w:style w:type="character" w:customStyle="1" w:styleId="5105">
    <w:name w:val="(文字) (文字)5105"/>
    <w:semiHidden/>
    <w:rsid w:val="00B340C8"/>
    <w:rPr>
      <w:rFonts w:ascii="Times New Roman" w:hAnsi="Times New Roman"/>
      <w:lang w:eastAsia="en-US"/>
    </w:rPr>
  </w:style>
  <w:style w:type="numbering" w:customStyle="1" w:styleId="StyleBulletedSymbolsymbolLeft025Hanging09">
    <w:name w:val="Style Bulleted Symbol (symbol) Left:  0.25&quot; Hanging:  0.9"/>
    <w:basedOn w:val="NoList"/>
    <w:rsid w:val="00B340C8"/>
  </w:style>
  <w:style w:type="table" w:customStyle="1" w:styleId="ColorfulList-Accent126">
    <w:name w:val="Colorful List - Accent 126"/>
    <w:basedOn w:val="TableNormal"/>
    <w:next w:val="ColorfulList-Accent1"/>
    <w:uiPriority w:val="34"/>
    <w:rsid w:val="00B340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8">
    <w:name w:val="Grid Table 4 - Accent 528"/>
    <w:basedOn w:val="TableNormal"/>
    <w:next w:val="GridTable4-Accent5"/>
    <w:uiPriority w:val="49"/>
    <w:rsid w:val="00B340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B340C8"/>
  </w:style>
  <w:style w:type="numbering" w:customStyle="1" w:styleId="StyleBulletedSymbolsymbolLeft025Hanging025112">
    <w:name w:val="Style Bulleted Symbol (symbol) Left:  0.25&quot; Hanging:  0.25&quot;112"/>
    <w:basedOn w:val="NoList"/>
    <w:rsid w:val="00B340C8"/>
  </w:style>
  <w:style w:type="numbering" w:customStyle="1" w:styleId="StyleBulletedSymbolsymbolLeft025Hanging02529">
    <w:name w:val="Style Bulleted Symbol (symbol) Left:  0.25&quot; Hanging:  0.25&quot;29"/>
    <w:basedOn w:val="NoList"/>
    <w:rsid w:val="00B340C8"/>
  </w:style>
  <w:style w:type="table" w:customStyle="1" w:styleId="TableGrid120">
    <w:name w:val="Table Grid12"/>
    <w:basedOn w:val="TableNormal"/>
    <w:uiPriority w:val="99"/>
    <w:qFormat/>
    <w:rsid w:val="00B340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basedOn w:val="TableNormal"/>
    <w:uiPriority w:val="59"/>
    <w:qFormat/>
    <w:rsid w:val="00B340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1">
    <w:name w:val="Grid Table 411"/>
    <w:basedOn w:val="TableNormal"/>
    <w:uiPriority w:val="49"/>
    <w:qFormat/>
    <w:rsid w:val="00B340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1">
    <w:name w:val="Grid Table 6 Colorful - Accent 511"/>
    <w:basedOn w:val="TableNormal"/>
    <w:uiPriority w:val="51"/>
    <w:qFormat/>
    <w:rsid w:val="00B340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i-provider">
    <w:name w:val="ui-provider"/>
    <w:qFormat/>
    <w:rsid w:val="00154499"/>
  </w:style>
  <w:style w:type="paragraph" w:customStyle="1" w:styleId="CharChar1CharCharCharCharCharCharCharCharCharCharCharCharCharCharChar109">
    <w:name w:val="Char Char1 Char Char Char Char Char Char Char Char Char Char Char Char Char Char Char109"/>
    <w:semiHidden/>
    <w:rsid w:val="000436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0">
    <w:name w:val="Style Bulleted10"/>
    <w:rsid w:val="00043615"/>
  </w:style>
  <w:style w:type="character" w:customStyle="1" w:styleId="5104">
    <w:name w:val="(文字) (文字)5104"/>
    <w:semiHidden/>
    <w:rsid w:val="00043615"/>
    <w:rPr>
      <w:rFonts w:ascii="Times New Roman" w:hAnsi="Times New Roman"/>
      <w:lang w:eastAsia="en-US"/>
    </w:rPr>
  </w:style>
  <w:style w:type="numbering" w:customStyle="1" w:styleId="StyleBulletedSymbolsymbolLeft025Hanging010">
    <w:name w:val="Style Bulleted Symbol (symbol) Left:  0.25&quot; Hanging:  0.10"/>
    <w:basedOn w:val="NoList"/>
    <w:rsid w:val="00043615"/>
  </w:style>
  <w:style w:type="table" w:customStyle="1" w:styleId="ColorfulList-Accent127">
    <w:name w:val="Colorful List - Accent 127"/>
    <w:basedOn w:val="TableNormal"/>
    <w:next w:val="ColorfulList-Accent1"/>
    <w:uiPriority w:val="34"/>
    <w:rsid w:val="000436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9">
    <w:name w:val="Grid Table 4 - Accent 529"/>
    <w:basedOn w:val="TableNormal"/>
    <w:next w:val="GridTable4-Accent5"/>
    <w:uiPriority w:val="49"/>
    <w:rsid w:val="000436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0">
    <w:name w:val="Style Bulleted Symbol (symbol) Left:  0.25&quot; Hanging:  0.25&quot;30"/>
    <w:basedOn w:val="NoList"/>
    <w:rsid w:val="00043615"/>
  </w:style>
  <w:style w:type="numbering" w:customStyle="1" w:styleId="StyleBulletedSymbolsymbolLeft025Hanging025113">
    <w:name w:val="Style Bulleted Symbol (symbol) Left:  0.25&quot; Hanging:  0.25&quot;113"/>
    <w:basedOn w:val="NoList"/>
    <w:rsid w:val="00043615"/>
  </w:style>
  <w:style w:type="numbering" w:customStyle="1" w:styleId="StyleBulletedSymbolsymbolLeft025Hanging025210">
    <w:name w:val="Style Bulleted Symbol (symbol) Left:  0.25&quot; Hanging:  0.25&quot;210"/>
    <w:basedOn w:val="NoList"/>
    <w:rsid w:val="00043615"/>
  </w:style>
  <w:style w:type="table" w:customStyle="1" w:styleId="TableGrid130">
    <w:name w:val="Table Grid13"/>
    <w:basedOn w:val="TableNormal"/>
    <w:uiPriority w:val="99"/>
    <w:qFormat/>
    <w:rsid w:val="00043615"/>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basedOn w:val="TableNormal"/>
    <w:uiPriority w:val="59"/>
    <w:qFormat/>
    <w:rsid w:val="00043615"/>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2">
    <w:name w:val="Grid Table 412"/>
    <w:basedOn w:val="TableNormal"/>
    <w:uiPriority w:val="49"/>
    <w:qFormat/>
    <w:rsid w:val="00043615"/>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2">
    <w:name w:val="Grid Table 6 Colorful - Accent 512"/>
    <w:basedOn w:val="TableNormal"/>
    <w:uiPriority w:val="51"/>
    <w:qFormat/>
    <w:rsid w:val="00043615"/>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36">
    <w:name w:val="列表段落 字符3"/>
    <w:uiPriority w:val="34"/>
    <w:qFormat/>
    <w:rsid w:val="00043615"/>
    <w:rPr>
      <w:sz w:val="22"/>
      <w:szCs w:val="22"/>
      <w:lang w:eastAsia="en-US"/>
    </w:rPr>
  </w:style>
  <w:style w:type="table" w:customStyle="1" w:styleId="TableGrid81">
    <w:name w:val="Table Grid8"/>
    <w:basedOn w:val="TableNormal"/>
    <w:next w:val="TableGrid"/>
    <w:uiPriority w:val="39"/>
    <w:rsid w:val="00DD72E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6"/>
    <w:basedOn w:val="TableNormal"/>
    <w:next w:val="TableGrid"/>
    <w:uiPriority w:val="39"/>
    <w:qFormat/>
    <w:rsid w:val="009D0FA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8">
    <w:name w:val="Char Char1 Char Char Char Char Char Char Char Char Char Char Char Char Char Char Char108"/>
    <w:semiHidden/>
    <w:rsid w:val="009D0FA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1">
    <w:name w:val="Style Bulleted11"/>
    <w:rsid w:val="009D0FAA"/>
  </w:style>
  <w:style w:type="character" w:customStyle="1" w:styleId="5103">
    <w:name w:val="(文字) (文字)5103"/>
    <w:semiHidden/>
    <w:rsid w:val="009D0FAA"/>
    <w:rPr>
      <w:rFonts w:ascii="Times New Roman" w:hAnsi="Times New Roman"/>
      <w:lang w:eastAsia="en-US"/>
    </w:rPr>
  </w:style>
  <w:style w:type="numbering" w:customStyle="1" w:styleId="StyleBulletedSymbolsymbolLeft025Hanging011">
    <w:name w:val="Style Bulleted Symbol (symbol) Left:  0.25&quot; Hanging:  0.11"/>
    <w:basedOn w:val="NoList"/>
    <w:rsid w:val="009D0FAA"/>
  </w:style>
  <w:style w:type="table" w:customStyle="1" w:styleId="ColorfulList-Accent128">
    <w:name w:val="Colorful List - Accent 128"/>
    <w:basedOn w:val="TableNormal"/>
    <w:next w:val="ColorfulList-Accent1"/>
    <w:uiPriority w:val="34"/>
    <w:rsid w:val="009D0FA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0">
    <w:name w:val="Grid Table 4 - Accent 530"/>
    <w:basedOn w:val="TableNormal"/>
    <w:next w:val="GridTable4-Accent5"/>
    <w:uiPriority w:val="49"/>
    <w:rsid w:val="009D0F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9D0FAA"/>
  </w:style>
  <w:style w:type="numbering" w:customStyle="1" w:styleId="StyleBulletedSymbolsymbolLeft025Hanging025114">
    <w:name w:val="Style Bulleted Symbol (symbol) Left:  0.25&quot; Hanging:  0.25&quot;114"/>
    <w:basedOn w:val="NoList"/>
    <w:rsid w:val="009D0FAA"/>
  </w:style>
  <w:style w:type="numbering" w:customStyle="1" w:styleId="StyleBulletedSymbolsymbolLeft025Hanging025211">
    <w:name w:val="Style Bulleted Symbol (symbol) Left:  0.25&quot; Hanging:  0.25&quot;211"/>
    <w:basedOn w:val="NoList"/>
    <w:rsid w:val="009D0FAA"/>
  </w:style>
  <w:style w:type="character" w:customStyle="1" w:styleId="xxcontentpasted2">
    <w:name w:val="x_xcontentpasted2"/>
    <w:basedOn w:val="DefaultParagraphFont"/>
    <w:rsid w:val="009D0FAA"/>
  </w:style>
  <w:style w:type="character" w:customStyle="1" w:styleId="xxb1zchn">
    <w:name w:val="x_xb1zchn"/>
    <w:basedOn w:val="DefaultParagraphFont"/>
    <w:rsid w:val="009D0FAA"/>
  </w:style>
  <w:style w:type="character" w:customStyle="1" w:styleId="xxcontentpasted1">
    <w:name w:val="x_xcontentpasted1"/>
    <w:basedOn w:val="DefaultParagraphFont"/>
    <w:rsid w:val="009D0FAA"/>
  </w:style>
  <w:style w:type="table" w:customStyle="1" w:styleId="TableGrid140">
    <w:name w:val="Table Grid14"/>
    <w:basedOn w:val="TableNormal"/>
    <w:uiPriority w:val="99"/>
    <w:qFormat/>
    <w:rsid w:val="009D0FAA"/>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7"/>
    <w:basedOn w:val="TableNormal"/>
    <w:uiPriority w:val="59"/>
    <w:qFormat/>
    <w:rsid w:val="009D0FA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3">
    <w:name w:val="Grid Table 413"/>
    <w:basedOn w:val="TableNormal"/>
    <w:uiPriority w:val="49"/>
    <w:qFormat/>
    <w:rsid w:val="009D0FAA"/>
    <w:rPr>
      <w:rFonts w:ascii="CG Times (WN)" w:hAnsi="CG Times (WN)"/>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3">
    <w:name w:val="Grid Table 6 Colorful - Accent 513"/>
    <w:basedOn w:val="TableNormal"/>
    <w:uiPriority w:val="51"/>
    <w:qFormat/>
    <w:rsid w:val="009D0FAA"/>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roposalstylenokia2023">
    <w:name w:val="Proposal_style_nokia2023"/>
    <w:basedOn w:val="Normal"/>
    <w:link w:val="Proposalstylenokia2023Char"/>
    <w:qFormat/>
    <w:rsid w:val="009D0FAA"/>
    <w:pPr>
      <w:widowControl w:val="0"/>
      <w:numPr>
        <w:numId w:val="72"/>
      </w:numPr>
      <w:jc w:val="both"/>
    </w:pPr>
    <w:rPr>
      <w:rFonts w:eastAsia="SimSun" w:cs="Arial"/>
      <w:b/>
      <w:kern w:val="2"/>
      <w:lang w:val="en-US" w:eastAsia="zh-CN"/>
    </w:rPr>
  </w:style>
  <w:style w:type="character" w:customStyle="1" w:styleId="Proposalstylenokia2023Char">
    <w:name w:val="Proposal_style_nokia2023 Char"/>
    <w:link w:val="Proposalstylenokia2023"/>
    <w:qFormat/>
    <w:rsid w:val="009D0FAA"/>
    <w:rPr>
      <w:rFonts w:eastAsia="SimSun" w:cs="Arial"/>
      <w:b/>
      <w:kern w:val="2"/>
      <w:lang w:val="en-US" w:eastAsia="zh-CN"/>
    </w:rPr>
  </w:style>
  <w:style w:type="paragraph" w:customStyle="1" w:styleId="Style84">
    <w:name w:val="_Style 84"/>
    <w:basedOn w:val="Normal"/>
    <w:next w:val="ListParagraph"/>
    <w:qFormat/>
    <w:rsid w:val="009D0FAA"/>
    <w:pPr>
      <w:ind w:leftChars="400" w:left="840"/>
    </w:pPr>
    <w:rPr>
      <w:rFonts w:eastAsia="SimSun"/>
      <w:lang w:eastAsia="ko-KR"/>
    </w:rPr>
  </w:style>
  <w:style w:type="table" w:customStyle="1" w:styleId="TableGrid18">
    <w:name w:val="TableGrid18"/>
    <w:basedOn w:val="TableNormal"/>
    <w:next w:val="TableGrid"/>
    <w:uiPriority w:val="59"/>
    <w:qFormat/>
    <w:rsid w:val="00E536C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7">
    <w:name w:val="Char Char1 Char Char Char Char Char Char Char Char Char Char Char Char Char Char Char107"/>
    <w:semiHidden/>
    <w:rsid w:val="00E536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3">
    <w:name w:val="Style Bulleted13"/>
    <w:rsid w:val="00E536CB"/>
  </w:style>
  <w:style w:type="character" w:customStyle="1" w:styleId="5102">
    <w:name w:val="(文字) (文字)5102"/>
    <w:semiHidden/>
    <w:rsid w:val="00E536CB"/>
    <w:rPr>
      <w:rFonts w:ascii="Times New Roman" w:hAnsi="Times New Roman"/>
      <w:lang w:eastAsia="en-US"/>
    </w:rPr>
  </w:style>
  <w:style w:type="numbering" w:customStyle="1" w:styleId="StyleBulletedSymbolsymbolLeft025Hanging012">
    <w:name w:val="Style Bulleted Symbol (symbol) Left:  0.25&quot; Hanging:  0.12"/>
    <w:basedOn w:val="NoList"/>
    <w:rsid w:val="00E536CB"/>
  </w:style>
  <w:style w:type="table" w:customStyle="1" w:styleId="ColorfulList-Accent129">
    <w:name w:val="Colorful List - Accent 129"/>
    <w:basedOn w:val="TableNormal"/>
    <w:next w:val="ColorfulList-Accent1"/>
    <w:uiPriority w:val="34"/>
    <w:rsid w:val="00E536C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
    <w:name w:val="Grid Table 4 - Accent 531"/>
    <w:basedOn w:val="TableNormal"/>
    <w:next w:val="GridTable4-Accent5"/>
    <w:uiPriority w:val="49"/>
    <w:rsid w:val="00E536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E536CB"/>
  </w:style>
  <w:style w:type="numbering" w:customStyle="1" w:styleId="StyleBulletedSymbolsymbolLeft025Hanging025115">
    <w:name w:val="Style Bulleted Symbol (symbol) Left:  0.25&quot; Hanging:  0.25&quot;115"/>
    <w:basedOn w:val="NoList"/>
    <w:rsid w:val="00E536CB"/>
  </w:style>
  <w:style w:type="numbering" w:customStyle="1" w:styleId="StyleBulletedSymbolsymbolLeft025Hanging025212">
    <w:name w:val="Style Bulleted Symbol (symbol) Left:  0.25&quot; Hanging:  0.25&quot;212"/>
    <w:basedOn w:val="NoList"/>
    <w:rsid w:val="00E536CB"/>
  </w:style>
  <w:style w:type="numbering" w:customStyle="1" w:styleId="StyleBulletedSymbolsymbolLeft025Hanging02534">
    <w:name w:val="Style Bulleted Symbol (symbol) Left:  0.25&quot; Hanging:  0.25&quot;34"/>
    <w:basedOn w:val="NoList"/>
    <w:rsid w:val="00C12253"/>
  </w:style>
  <w:style w:type="numbering" w:customStyle="1" w:styleId="StyleBulletedSymbolsymbolLeft025Hanging02535">
    <w:name w:val="Style Bulleted Symbol (symbol) Left:  0.25&quot; Hanging:  0.25&quot;35"/>
    <w:basedOn w:val="NoList"/>
    <w:rsid w:val="00F669D4"/>
  </w:style>
  <w:style w:type="table" w:customStyle="1" w:styleId="TableGrid19">
    <w:name w:val="TableGrid19"/>
    <w:basedOn w:val="TableNormal"/>
    <w:next w:val="TableGrid"/>
    <w:uiPriority w:val="39"/>
    <w:qFormat/>
    <w:rsid w:val="00365AE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8">
    <w:name w:val="Char Char1 Char Char Char Char Char Char Char Char Char Char Char Char Char Char Char128"/>
    <w:semiHidden/>
    <w:rsid w:val="00365AE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4">
    <w:name w:val="Style Bulleted14"/>
    <w:rsid w:val="00365AE8"/>
  </w:style>
  <w:style w:type="character" w:customStyle="1" w:styleId="5123">
    <w:name w:val="(文字) (文字)5123"/>
    <w:semiHidden/>
    <w:rsid w:val="00365AE8"/>
    <w:rPr>
      <w:rFonts w:ascii="Times New Roman" w:hAnsi="Times New Roman"/>
      <w:lang w:eastAsia="en-US"/>
    </w:rPr>
  </w:style>
  <w:style w:type="numbering" w:customStyle="1" w:styleId="StyleBulletedSymbolsymbolLeft025Hanging013">
    <w:name w:val="Style Bulleted Symbol (symbol) Left:  0.25&quot; Hanging:  0.13"/>
    <w:basedOn w:val="NoList"/>
    <w:rsid w:val="00365AE8"/>
  </w:style>
  <w:style w:type="table" w:customStyle="1" w:styleId="ColorfulList-Accent130">
    <w:name w:val="Colorful List - Accent 130"/>
    <w:basedOn w:val="TableNormal"/>
    <w:next w:val="ColorfulList-Accent1"/>
    <w:uiPriority w:val="34"/>
    <w:rsid w:val="00365AE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2">
    <w:name w:val="Grid Table 4 - Accent 532"/>
    <w:basedOn w:val="TableNormal"/>
    <w:next w:val="GridTable4-Accent5"/>
    <w:uiPriority w:val="49"/>
    <w:rsid w:val="00365AE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6">
    <w:name w:val="Style Bulleted Symbol (symbol) Left:  0.25&quot; Hanging:  0.25&quot;36"/>
    <w:basedOn w:val="NoList"/>
    <w:rsid w:val="00365AE8"/>
  </w:style>
  <w:style w:type="numbering" w:customStyle="1" w:styleId="StyleBulletedSymbolsymbolLeft025Hanging025116">
    <w:name w:val="Style Bulleted Symbol (symbol) Left:  0.25&quot; Hanging:  0.25&quot;116"/>
    <w:basedOn w:val="NoList"/>
    <w:rsid w:val="00365AE8"/>
  </w:style>
  <w:style w:type="numbering" w:customStyle="1" w:styleId="StyleBulletedSymbolsymbolLeft025Hanging025213">
    <w:name w:val="Style Bulleted Symbol (symbol) Left:  0.25&quot; Hanging:  0.25&quot;213"/>
    <w:basedOn w:val="NoList"/>
    <w:rsid w:val="00365AE8"/>
  </w:style>
  <w:style w:type="character" w:customStyle="1" w:styleId="ListParagraphChar2">
    <w:name w:val="List Paragraph Char2"/>
    <w:uiPriority w:val="34"/>
    <w:qFormat/>
    <w:rsid w:val="00365AE8"/>
    <w:rPr>
      <w:rFonts w:ascii="Calibri" w:eastAsia="Calibri" w:hAnsi="Calibri" w:cs="Times New Roman"/>
      <w:kern w:val="0"/>
      <w:sz w:val="22"/>
      <w:lang w:eastAsia="en-US"/>
    </w:rPr>
  </w:style>
  <w:style w:type="paragraph" w:customStyle="1" w:styleId="LGTdoc">
    <w:name w:val="LGTdoc_소제목"/>
    <w:basedOn w:val="LGTdoc0"/>
    <w:qFormat/>
    <w:rsid w:val="00365AE8"/>
    <w:pPr>
      <w:numPr>
        <w:numId w:val="73"/>
      </w:numPr>
      <w:tabs>
        <w:tab w:val="clear" w:pos="800"/>
      </w:tabs>
      <w:ind w:left="0" w:firstLine="0"/>
    </w:pPr>
  </w:style>
  <w:style w:type="table" w:customStyle="1" w:styleId="TableGrid310">
    <w:name w:val="TableGrid31"/>
    <w:basedOn w:val="TableNormal"/>
    <w:next w:val="TableGrid"/>
    <w:uiPriority w:val="39"/>
    <w:qFormat/>
    <w:rsid w:val="00365AE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1"/>
    <w:basedOn w:val="Heading1"/>
    <w:qFormat/>
    <w:rsid w:val="00365AE8"/>
    <w:pPr>
      <w:numPr>
        <w:numId w:val="74"/>
      </w:numPr>
      <w:tabs>
        <w:tab w:val="left" w:pos="3267"/>
      </w:tabs>
      <w:spacing w:line="259" w:lineRule="auto"/>
      <w:jc w:val="both"/>
    </w:pPr>
    <w:rPr>
      <w:rFonts w:eastAsia="PMingLiU"/>
      <w:b/>
      <w:bCs/>
    </w:rPr>
  </w:style>
  <w:style w:type="paragraph" w:customStyle="1" w:styleId="affc">
    <w:name w:val="样式 页眉"/>
    <w:basedOn w:val="Header"/>
    <w:link w:val="Charf0"/>
    <w:qFormat/>
    <w:rsid w:val="00365AE8"/>
    <w:pPr>
      <w:spacing w:after="160" w:line="259" w:lineRule="auto"/>
    </w:pPr>
    <w:rPr>
      <w:rFonts w:eastAsia="Arial"/>
      <w:b w:val="0"/>
      <w:bCs/>
      <w:sz w:val="22"/>
    </w:rPr>
  </w:style>
  <w:style w:type="character" w:customStyle="1" w:styleId="Charf0">
    <w:name w:val="样式 页眉 Char"/>
    <w:link w:val="affc"/>
    <w:qFormat/>
    <w:rsid w:val="00365AE8"/>
    <w:rPr>
      <w:rFonts w:ascii="Arial" w:eastAsia="Arial" w:hAnsi="Arial"/>
      <w:b/>
      <w:bCs/>
      <w:sz w:val="22"/>
      <w:lang w:eastAsia="en-US"/>
    </w:rPr>
  </w:style>
  <w:style w:type="paragraph" w:customStyle="1" w:styleId="equation0">
    <w:name w:val="equation"/>
    <w:basedOn w:val="Normal"/>
    <w:uiPriority w:val="99"/>
    <w:qFormat/>
    <w:rsid w:val="00365AE8"/>
    <w:pPr>
      <w:tabs>
        <w:tab w:val="center" w:pos="2520"/>
        <w:tab w:val="right" w:pos="5040"/>
      </w:tabs>
      <w:spacing w:before="240" w:after="240" w:line="216" w:lineRule="auto"/>
      <w:jc w:val="center"/>
    </w:pPr>
    <w:rPr>
      <w:rFonts w:ascii="Symbol" w:hAnsi="Symbol" w:cs="Symbol"/>
      <w:lang w:val="en-US"/>
    </w:rPr>
  </w:style>
  <w:style w:type="paragraph" w:customStyle="1" w:styleId="tablecolhead">
    <w:name w:val="table col head"/>
    <w:basedOn w:val="Normal"/>
    <w:uiPriority w:val="99"/>
    <w:qFormat/>
    <w:rsid w:val="00365AE8"/>
    <w:pPr>
      <w:spacing w:line="259" w:lineRule="auto"/>
      <w:jc w:val="center"/>
    </w:pPr>
    <w:rPr>
      <w:b/>
      <w:bCs/>
      <w:sz w:val="16"/>
      <w:szCs w:val="16"/>
      <w:lang w:val="en-US"/>
    </w:rPr>
  </w:style>
  <w:style w:type="paragraph" w:customStyle="1" w:styleId="tablecopy">
    <w:name w:val="table copy"/>
    <w:uiPriority w:val="99"/>
    <w:qFormat/>
    <w:rsid w:val="00365AE8"/>
    <w:pPr>
      <w:spacing w:after="160" w:line="259" w:lineRule="auto"/>
      <w:jc w:val="both"/>
    </w:pPr>
    <w:rPr>
      <w:rFonts w:eastAsia="Times New Roman"/>
      <w:sz w:val="16"/>
      <w:szCs w:val="16"/>
      <w:lang w:val="en-US" w:eastAsia="en-US"/>
    </w:rPr>
  </w:style>
  <w:style w:type="paragraph" w:customStyle="1" w:styleId="NormalsmallspacingBold">
    <w:name w:val="Normal + small spacing + Bold"/>
    <w:basedOn w:val="Normal"/>
    <w:qFormat/>
    <w:rsid w:val="00365AE8"/>
    <w:pPr>
      <w:spacing w:before="40" w:after="40" w:line="259" w:lineRule="auto"/>
    </w:pPr>
    <w:rPr>
      <w:b/>
      <w:bCs/>
    </w:rPr>
  </w:style>
  <w:style w:type="paragraph" w:customStyle="1" w:styleId="Pa4">
    <w:name w:val="Pa4"/>
    <w:basedOn w:val="Normal"/>
    <w:next w:val="Normal"/>
    <w:uiPriority w:val="99"/>
    <w:qFormat/>
    <w:rsid w:val="00365AE8"/>
    <w:pPr>
      <w:spacing w:line="173" w:lineRule="atLeast"/>
    </w:pPr>
    <w:rPr>
      <w:rFonts w:ascii="Swift" w:eastAsia="SimSun" w:hAnsi="Swift"/>
      <w:sz w:val="24"/>
      <w:lang w:val="en-US" w:eastAsia="zh-CN"/>
    </w:rPr>
  </w:style>
  <w:style w:type="table" w:customStyle="1" w:styleId="PlainTable31">
    <w:name w:val="Plain Table 3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
    <w:name w:val="List Table 1 Light - Accent 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
    <w:name w:val="Grid Table 4 - Accent 5111"/>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4">
    <w:name w:val="Grid Table 6 Colorful - Accent 514"/>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
    <w:name w:val="List Table 3 - Accent 5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
    <w:name w:val="Plain Table 2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00">
    <w:name w:val="TableGrid110"/>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修订1"/>
    <w:hidden/>
    <w:uiPriority w:val="71"/>
    <w:qFormat/>
    <w:rsid w:val="00365AE8"/>
    <w:pPr>
      <w:spacing w:after="160" w:line="259" w:lineRule="auto"/>
    </w:pPr>
    <w:rPr>
      <w:rFonts w:eastAsia="SimSun"/>
      <w:lang w:eastAsia="en-US"/>
    </w:rPr>
  </w:style>
  <w:style w:type="paragraph" w:customStyle="1" w:styleId="boldbullet1">
    <w:name w:val="boldbullet1"/>
    <w:basedOn w:val="Normal"/>
    <w:link w:val="boldbullet10"/>
    <w:qFormat/>
    <w:rsid w:val="00365AE8"/>
    <w:pPr>
      <w:spacing w:after="120"/>
      <w:jc w:val="both"/>
    </w:pPr>
    <w:rPr>
      <w:rFonts w:eastAsia="SimSun"/>
      <w:b/>
      <w:lang w:val="en-US" w:eastAsia="zh-CN"/>
    </w:rPr>
  </w:style>
  <w:style w:type="character" w:customStyle="1" w:styleId="boldbullet10">
    <w:name w:val="boldbullet1 字符"/>
    <w:link w:val="boldbullet1"/>
    <w:qFormat/>
    <w:rsid w:val="00365AE8"/>
    <w:rPr>
      <w:rFonts w:eastAsia="SimSun"/>
      <w:b/>
      <w:szCs w:val="24"/>
      <w:lang w:val="en-US" w:eastAsia="zh-CN"/>
    </w:rPr>
  </w:style>
  <w:style w:type="paragraph" w:customStyle="1" w:styleId="default0">
    <w:name w:val="default"/>
    <w:basedOn w:val="Normal"/>
    <w:qFormat/>
    <w:rsid w:val="00365AE8"/>
    <w:pPr>
      <w:spacing w:before="100" w:beforeAutospacing="1" w:after="100" w:afterAutospacing="1"/>
    </w:pPr>
    <w:rPr>
      <w:rFonts w:ascii="Calibri" w:eastAsia="Malgun Gothic" w:hAnsi="Calibri" w:cs="Calibri"/>
      <w:sz w:val="22"/>
      <w:szCs w:val="22"/>
      <w:lang w:val="en-US" w:eastAsia="ko-KR"/>
    </w:rPr>
  </w:style>
  <w:style w:type="table" w:customStyle="1" w:styleId="140">
    <w:name w:val="网格型14"/>
    <w:basedOn w:val="TableNormal"/>
    <w:uiPriority w:val="39"/>
    <w:qFormat/>
    <w:rsid w:val="00365AE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hidden/>
    <w:uiPriority w:val="99"/>
    <w:semiHidden/>
    <w:qFormat/>
    <w:rsid w:val="00365AE8"/>
    <w:rPr>
      <w:rFonts w:eastAsia="SimSun"/>
      <w:lang w:eastAsia="en-US"/>
    </w:rPr>
  </w:style>
  <w:style w:type="paragraph" w:customStyle="1" w:styleId="1e">
    <w:name w:val="书目1"/>
    <w:basedOn w:val="Normal"/>
    <w:next w:val="Normal"/>
    <w:uiPriority w:val="37"/>
    <w:semiHidden/>
    <w:unhideWhenUsed/>
    <w:qFormat/>
    <w:rsid w:val="00365AE8"/>
    <w:rPr>
      <w:rFonts w:eastAsia="SimSun"/>
    </w:rPr>
  </w:style>
  <w:style w:type="paragraph" w:customStyle="1" w:styleId="mc-p0">
    <w:name w:val="mc-p"/>
    <w:basedOn w:val="Normal"/>
    <w:uiPriority w:val="99"/>
    <w:qFormat/>
    <w:rsid w:val="00365AE8"/>
    <w:pPr>
      <w:spacing w:before="100" w:beforeAutospacing="1" w:after="100" w:afterAutospacing="1"/>
    </w:pPr>
    <w:rPr>
      <w:rFonts w:ascii="Calibri" w:eastAsia="Calibri" w:hAnsi="Calibri" w:cs="Calibri"/>
      <w:sz w:val="22"/>
      <w:szCs w:val="22"/>
      <w:lang w:val="en-US"/>
    </w:rPr>
  </w:style>
  <w:style w:type="paragraph" w:customStyle="1" w:styleId="Caption1">
    <w:name w:val="Caption1"/>
    <w:basedOn w:val="Normal"/>
    <w:qFormat/>
    <w:rsid w:val="00365AE8"/>
    <w:pPr>
      <w:spacing w:before="100" w:beforeAutospacing="1" w:after="100" w:afterAutospacing="1"/>
    </w:pPr>
    <w:rPr>
      <w:rFonts w:ascii="Calibri" w:eastAsia="Calibri" w:hAnsi="Calibri" w:cs="Calibri"/>
      <w:sz w:val="22"/>
      <w:szCs w:val="22"/>
      <w:lang w:val="en-US"/>
    </w:rPr>
  </w:style>
  <w:style w:type="paragraph" w:customStyle="1" w:styleId="Revision2">
    <w:name w:val="Revision2"/>
    <w:hidden/>
    <w:uiPriority w:val="99"/>
    <w:qFormat/>
    <w:rsid w:val="00365AE8"/>
    <w:rPr>
      <w:rFonts w:eastAsia="SimSun"/>
      <w:lang w:eastAsia="en-US"/>
    </w:rPr>
  </w:style>
  <w:style w:type="table" w:customStyle="1" w:styleId="PlainTable311">
    <w:name w:val="Plain Table 31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
    <w:name w:val="List Table 1 Light - Accent 1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2">
    <w:name w:val="Grid Table 4 - Accent 5112"/>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1">
    <w:name w:val="Grid Table 6 Colorful - Accent 5111"/>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
    <w:name w:val="List Table 3 - Accent 51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
    <w:name w:val="Plain Table 21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
    <w:name w:val="TableGrid111"/>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6">
    <w:name w:val="emailstyle26"/>
    <w:semiHidden/>
    <w:qFormat/>
    <w:rsid w:val="00365AE8"/>
    <w:rPr>
      <w:rFonts w:ascii="Nirmala UI" w:hAnsi="Nirmala UI" w:cs="Arial" w:hint="default"/>
      <w:color w:val="auto"/>
      <w:sz w:val="20"/>
      <w:szCs w:val="22"/>
    </w:rPr>
  </w:style>
  <w:style w:type="paragraph" w:customStyle="1" w:styleId="211">
    <w:name w:val="修订21"/>
    <w:hidden/>
    <w:uiPriority w:val="99"/>
    <w:semiHidden/>
    <w:qFormat/>
    <w:rsid w:val="00365AE8"/>
    <w:rPr>
      <w:rFonts w:eastAsia="SimSun"/>
      <w:lang w:eastAsia="en-US"/>
    </w:rPr>
  </w:style>
  <w:style w:type="character" w:customStyle="1" w:styleId="1f">
    <w:name w:val="@他1"/>
    <w:uiPriority w:val="99"/>
    <w:unhideWhenUsed/>
    <w:qFormat/>
    <w:rsid w:val="00365AE8"/>
    <w:rPr>
      <w:color w:val="2B579A"/>
      <w:shd w:val="clear" w:color="auto" w:fill="E1DFDD"/>
    </w:rPr>
  </w:style>
  <w:style w:type="character" w:customStyle="1" w:styleId="28">
    <w:name w:val="@他2"/>
    <w:uiPriority w:val="99"/>
    <w:unhideWhenUsed/>
    <w:qFormat/>
    <w:rsid w:val="00365AE8"/>
    <w:rPr>
      <w:color w:val="2B579A"/>
      <w:shd w:val="clear" w:color="auto" w:fill="E1DFDD"/>
    </w:rPr>
  </w:style>
  <w:style w:type="character" w:customStyle="1" w:styleId="29">
    <w:name w:val="未处理的提及2"/>
    <w:uiPriority w:val="99"/>
    <w:semiHidden/>
    <w:unhideWhenUsed/>
    <w:qFormat/>
    <w:rsid w:val="00365AE8"/>
    <w:rPr>
      <w:color w:val="605E5C"/>
      <w:shd w:val="clear" w:color="auto" w:fill="E1DFDD"/>
    </w:rPr>
  </w:style>
  <w:style w:type="character" w:customStyle="1" w:styleId="Mention2">
    <w:name w:val="Mention2"/>
    <w:uiPriority w:val="99"/>
    <w:unhideWhenUsed/>
    <w:qFormat/>
    <w:rsid w:val="00365AE8"/>
    <w:rPr>
      <w:color w:val="2B579A"/>
      <w:shd w:val="clear" w:color="auto" w:fill="E1DFDD"/>
    </w:rPr>
  </w:style>
  <w:style w:type="paragraph" w:styleId="Bibliography">
    <w:name w:val="Bibliography"/>
    <w:basedOn w:val="Normal"/>
    <w:next w:val="Normal"/>
    <w:uiPriority w:val="37"/>
    <w:semiHidden/>
    <w:unhideWhenUsed/>
    <w:rsid w:val="00365AE8"/>
    <w:rPr>
      <w:rFonts w:eastAsia="SimSun"/>
    </w:rPr>
  </w:style>
  <w:style w:type="numbering" w:customStyle="1" w:styleId="NoList1">
    <w:name w:val="No List1"/>
    <w:next w:val="NoList"/>
    <w:uiPriority w:val="99"/>
    <w:semiHidden/>
    <w:unhideWhenUsed/>
    <w:rsid w:val="00365AE8"/>
  </w:style>
  <w:style w:type="paragraph" w:customStyle="1" w:styleId="1f0">
    <w:name w:val="无间隔1"/>
    <w:uiPriority w:val="99"/>
    <w:qFormat/>
    <w:rsid w:val="00365AE8"/>
    <w:pPr>
      <w:spacing w:after="160" w:line="252" w:lineRule="auto"/>
    </w:pPr>
    <w:rPr>
      <w:rFonts w:eastAsia="SimSun"/>
      <w:sz w:val="22"/>
      <w:szCs w:val="22"/>
      <w:lang w:val="en-US" w:eastAsia="zh-CN"/>
    </w:rPr>
  </w:style>
  <w:style w:type="paragraph" w:customStyle="1" w:styleId="-11">
    <w:name w:val="彩色列表 - 强调文字颜色 11"/>
    <w:basedOn w:val="Normal"/>
    <w:uiPriority w:val="34"/>
    <w:qFormat/>
    <w:rsid w:val="00365AE8"/>
    <w:pPr>
      <w:widowControl w:val="0"/>
      <w:ind w:firstLineChars="200" w:firstLine="420"/>
      <w:jc w:val="both"/>
    </w:pPr>
    <w:rPr>
      <w:rFonts w:eastAsia="t"/>
      <w:kern w:val="2"/>
      <w:sz w:val="21"/>
      <w:szCs w:val="22"/>
      <w:lang w:val="en-US" w:eastAsia="zh-CN"/>
    </w:rPr>
  </w:style>
  <w:style w:type="paragraph" w:customStyle="1" w:styleId="NoSpacing1">
    <w:name w:val="No Spacing1"/>
    <w:uiPriority w:val="1"/>
    <w:qFormat/>
    <w:rsid w:val="00365AE8"/>
    <w:pPr>
      <w:spacing w:after="160" w:line="252" w:lineRule="auto"/>
    </w:pPr>
    <w:rPr>
      <w:rFonts w:eastAsia="SimSun"/>
      <w:sz w:val="22"/>
      <w:szCs w:val="22"/>
      <w:lang w:val="en-US" w:eastAsia="zh-CN"/>
    </w:rPr>
  </w:style>
  <w:style w:type="paragraph" w:customStyle="1" w:styleId="-110">
    <w:name w:val="彩色底纹 - 强调文字颜色 11"/>
    <w:uiPriority w:val="71"/>
    <w:qFormat/>
    <w:rsid w:val="00365AE8"/>
    <w:pPr>
      <w:spacing w:after="160" w:line="252" w:lineRule="auto"/>
    </w:pPr>
    <w:rPr>
      <w:rFonts w:eastAsia="SimSun"/>
      <w:sz w:val="22"/>
      <w:szCs w:val="22"/>
      <w:lang w:val="en-US" w:eastAsia="zh-CN"/>
    </w:rPr>
  </w:style>
  <w:style w:type="paragraph" w:customStyle="1" w:styleId="Style20">
    <w:name w:val="_Style 2"/>
    <w:uiPriority w:val="99"/>
    <w:qFormat/>
    <w:rsid w:val="00365AE8"/>
    <w:pPr>
      <w:spacing w:after="160" w:line="252" w:lineRule="auto"/>
    </w:pPr>
    <w:rPr>
      <w:rFonts w:eastAsia="SimSun"/>
      <w:sz w:val="22"/>
      <w:szCs w:val="22"/>
      <w:lang w:val="en-US" w:eastAsia="zh-CN"/>
    </w:rPr>
  </w:style>
  <w:style w:type="paragraph" w:customStyle="1" w:styleId="reader-word-layer">
    <w:name w:val="reader-word-layer"/>
    <w:basedOn w:val="Normal"/>
    <w:uiPriority w:val="99"/>
    <w:qFormat/>
    <w:rsid w:val="00365AE8"/>
    <w:pPr>
      <w:spacing w:before="100" w:beforeAutospacing="1" w:after="100" w:afterAutospacing="1"/>
    </w:pPr>
    <w:rPr>
      <w:rFonts w:ascii="SimSun" w:eastAsia="t" w:hAnsi="SimSun" w:cs="SimSun"/>
      <w:sz w:val="24"/>
      <w:lang w:val="en-US" w:eastAsia="zh-CN"/>
    </w:rPr>
  </w:style>
  <w:style w:type="character" w:customStyle="1" w:styleId="1Char0">
    <w:name w:val="样式1 Char"/>
    <w:link w:val="1f1"/>
    <w:qFormat/>
    <w:locked/>
    <w:rsid w:val="00365AE8"/>
    <w:rPr>
      <w:rFonts w:ascii="Microsoft YaHei" w:eastAsia="Microsoft YaHei" w:hAnsi="Microsoft YaHei"/>
      <w:b/>
      <w:szCs w:val="22"/>
    </w:rPr>
  </w:style>
  <w:style w:type="paragraph" w:customStyle="1" w:styleId="1f1">
    <w:name w:val="样式1"/>
    <w:basedOn w:val="Normal"/>
    <w:link w:val="1Char0"/>
    <w:qFormat/>
    <w:rsid w:val="00365AE8"/>
    <w:pPr>
      <w:snapToGrid w:val="0"/>
      <w:spacing w:before="120" w:afterLines="50"/>
      <w:jc w:val="both"/>
    </w:pPr>
    <w:rPr>
      <w:rFonts w:ascii="Microsoft YaHei" w:eastAsia="Microsoft YaHei" w:hAnsi="Microsoft YaHei"/>
      <w:b/>
      <w:szCs w:val="22"/>
    </w:rPr>
  </w:style>
  <w:style w:type="paragraph" w:customStyle="1" w:styleId="04Proposal1">
    <w:name w:val="04_Proposal1"/>
    <w:basedOn w:val="Normal"/>
    <w:uiPriority w:val="99"/>
    <w:qFormat/>
    <w:rsid w:val="00365AE8"/>
    <w:pPr>
      <w:spacing w:after="200" w:line="276" w:lineRule="auto"/>
    </w:pPr>
    <w:rPr>
      <w:rFonts w:eastAsia="t"/>
      <w:bCs/>
      <w:i/>
      <w:iCs/>
      <w:szCs w:val="22"/>
      <w:lang w:val="en-US" w:eastAsia="zh-CN"/>
    </w:rPr>
  </w:style>
  <w:style w:type="paragraph" w:customStyle="1" w:styleId="1f2">
    <w:name w:val="普通(网站)1"/>
    <w:basedOn w:val="Normal"/>
    <w:uiPriority w:val="99"/>
    <w:semiHidden/>
    <w:qFormat/>
    <w:rsid w:val="00365AE8"/>
    <w:pPr>
      <w:spacing w:before="100" w:beforeAutospacing="1" w:after="100" w:afterAutospacing="1"/>
    </w:pPr>
    <w:rPr>
      <w:rFonts w:eastAsia="Calibri"/>
      <w:sz w:val="24"/>
      <w:lang w:val="en-US" w:eastAsia="zh-CN"/>
    </w:rPr>
  </w:style>
  <w:style w:type="paragraph" w:customStyle="1" w:styleId="43">
    <w:name w:val="正文4"/>
    <w:uiPriority w:val="99"/>
    <w:qFormat/>
    <w:rsid w:val="00365AE8"/>
    <w:pPr>
      <w:spacing w:before="100" w:beforeAutospacing="1" w:after="180" w:line="252" w:lineRule="auto"/>
    </w:pPr>
    <w:rPr>
      <w:rFonts w:eastAsia="SimSun"/>
      <w:sz w:val="24"/>
      <w:szCs w:val="24"/>
      <w:lang w:val="en-US" w:eastAsia="zh-CN"/>
    </w:rPr>
  </w:style>
  <w:style w:type="paragraph" w:customStyle="1" w:styleId="5a">
    <w:name w:val="正文5"/>
    <w:uiPriority w:val="99"/>
    <w:qFormat/>
    <w:rsid w:val="00365AE8"/>
    <w:pPr>
      <w:spacing w:before="100" w:beforeAutospacing="1" w:after="180" w:line="252" w:lineRule="auto"/>
    </w:pPr>
    <w:rPr>
      <w:rFonts w:eastAsia="Times New Roman"/>
      <w:sz w:val="24"/>
      <w:szCs w:val="24"/>
      <w:lang w:val="en-US" w:eastAsia="zh-CN"/>
    </w:rPr>
  </w:style>
  <w:style w:type="paragraph" w:customStyle="1" w:styleId="PatAppBody">
    <w:name w:val="PatApp Body"/>
    <w:basedOn w:val="Normal"/>
    <w:uiPriority w:val="99"/>
    <w:qFormat/>
    <w:rsid w:val="00365AE8"/>
    <w:pPr>
      <w:numPr>
        <w:numId w:val="75"/>
      </w:numPr>
      <w:spacing w:after="200" w:line="276" w:lineRule="auto"/>
    </w:pPr>
    <w:rPr>
      <w:rFonts w:eastAsia="t"/>
      <w:szCs w:val="22"/>
      <w:lang w:val="en-US" w:eastAsia="zh-CN"/>
    </w:rPr>
  </w:style>
  <w:style w:type="paragraph" w:customStyle="1" w:styleId="03Proposal">
    <w:name w:val="03_Proposal"/>
    <w:basedOn w:val="04Proposal1"/>
    <w:qFormat/>
    <w:rsid w:val="00365AE8"/>
    <w:rPr>
      <w:b/>
      <w:i w:val="0"/>
      <w:iCs w:val="0"/>
    </w:rPr>
  </w:style>
  <w:style w:type="paragraph" w:customStyle="1" w:styleId="PatAppl">
    <w:name w:val="Pat Appl"/>
    <w:basedOn w:val="PatAppBody"/>
    <w:link w:val="PatApplChar"/>
    <w:qFormat/>
    <w:rsid w:val="00365AE8"/>
    <w:pPr>
      <w:spacing w:after="0"/>
    </w:pPr>
  </w:style>
  <w:style w:type="character" w:customStyle="1" w:styleId="emailstyle121">
    <w:name w:val="emailstyle121"/>
    <w:semiHidden/>
    <w:qFormat/>
    <w:rsid w:val="00365AE8"/>
    <w:rPr>
      <w:rFonts w:ascii="Nirmala UI" w:hAnsi="Nirmala UI" w:cs="Arial" w:hint="default"/>
      <w:color w:val="auto"/>
      <w:sz w:val="20"/>
      <w:szCs w:val="22"/>
    </w:rPr>
  </w:style>
  <w:style w:type="character" w:customStyle="1" w:styleId="1-2Char">
    <w:name w:val="中等深浅网格 1 - 强调文字颜色 2 Char"/>
    <w:uiPriority w:val="34"/>
    <w:qFormat/>
    <w:locked/>
    <w:rsid w:val="00365AE8"/>
    <w:rPr>
      <w:rFonts w:ascii="Times New Roman" w:hAnsi="Times New Roman" w:cs="Times New Roman" w:hint="default"/>
      <w:kern w:val="2"/>
      <w:sz w:val="21"/>
      <w:szCs w:val="24"/>
    </w:rPr>
  </w:style>
  <w:style w:type="character" w:customStyle="1" w:styleId="word">
    <w:name w:val="word"/>
    <w:basedOn w:val="DefaultParagraphFont"/>
    <w:qFormat/>
    <w:rsid w:val="00365AE8"/>
  </w:style>
  <w:style w:type="character" w:customStyle="1" w:styleId="high-light">
    <w:name w:val="high-light"/>
    <w:basedOn w:val="DefaultParagraphFont"/>
    <w:qFormat/>
    <w:rsid w:val="00365AE8"/>
  </w:style>
  <w:style w:type="character" w:customStyle="1" w:styleId="pos">
    <w:name w:val="pos"/>
    <w:basedOn w:val="DefaultParagraphFont"/>
    <w:qFormat/>
    <w:rsid w:val="00365AE8"/>
  </w:style>
  <w:style w:type="character" w:customStyle="1" w:styleId="1f3">
    <w:name w:val="占位符文本1"/>
    <w:uiPriority w:val="99"/>
    <w:qFormat/>
    <w:rsid w:val="00365AE8"/>
    <w:rPr>
      <w:color w:val="808080"/>
    </w:rPr>
  </w:style>
  <w:style w:type="character" w:customStyle="1" w:styleId="PlaceholderText1">
    <w:name w:val="Placeholder Text1"/>
    <w:uiPriority w:val="99"/>
    <w:semiHidden/>
    <w:qFormat/>
    <w:rsid w:val="00365AE8"/>
    <w:rPr>
      <w:color w:val="808080"/>
    </w:rPr>
  </w:style>
  <w:style w:type="table" w:styleId="MediumGrid1-Accent2">
    <w:name w:val="Medium Grid 1 Accent 2"/>
    <w:basedOn w:val="TableNormal"/>
    <w:uiPriority w:val="34"/>
    <w:semiHidden/>
    <w:unhideWhenUsed/>
    <w:qFormat/>
    <w:rsid w:val="00365AE8"/>
    <w:rPr>
      <w:rFonts w:eastAsia="SimSun"/>
      <w:kern w:val="2"/>
      <w:sz w:val="21"/>
      <w:szCs w:val="24"/>
      <w:lang w:eastAsia="zh-CN"/>
    </w:rPr>
    <w:tblPr>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f4">
    <w:name w:val="普通表格1"/>
    <w:semiHidden/>
    <w:qFormat/>
    <w:rsid w:val="00365AE8"/>
    <w:rPr>
      <w:rFonts w:eastAsia="Times New Roman"/>
      <w:lang w:val="en-US" w:eastAsia="zh-CN"/>
    </w:rPr>
    <w:tblPr>
      <w:tblCellMar>
        <w:top w:w="0" w:type="dxa"/>
        <w:left w:w="108" w:type="dxa"/>
        <w:bottom w:w="0" w:type="dxa"/>
        <w:right w:w="108" w:type="dxa"/>
      </w:tblCellMar>
    </w:tblPr>
  </w:style>
  <w:style w:type="table" w:customStyle="1" w:styleId="TableGrid210">
    <w:name w:val="Table Grid21"/>
    <w:basedOn w:val="TableNormal"/>
    <w:uiPriority w:val="59"/>
    <w:qFormat/>
    <w:rsid w:val="00365AE8"/>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他3"/>
    <w:uiPriority w:val="99"/>
    <w:unhideWhenUsed/>
    <w:qFormat/>
    <w:rsid w:val="00365AE8"/>
    <w:rPr>
      <w:color w:val="2B579A"/>
      <w:shd w:val="clear" w:color="auto" w:fill="E1DFDD"/>
    </w:rPr>
  </w:style>
  <w:style w:type="numbering" w:customStyle="1" w:styleId="1f5">
    <w:name w:val="无列表1"/>
    <w:next w:val="NoList"/>
    <w:uiPriority w:val="99"/>
    <w:semiHidden/>
    <w:unhideWhenUsed/>
    <w:rsid w:val="00365AE8"/>
  </w:style>
  <w:style w:type="table" w:customStyle="1" w:styleId="4-11">
    <w:name w:val="网格表 4 - 着色 11"/>
    <w:basedOn w:val="TableNormal"/>
    <w:uiPriority w:val="49"/>
    <w:rsid w:val="00365AE8"/>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Charf1">
    <w:name w:val="正文文本 Char"/>
    <w:basedOn w:val="DefaultParagraphFont"/>
    <w:qFormat/>
    <w:rsid w:val="00365AE8"/>
  </w:style>
  <w:style w:type="table" w:customStyle="1" w:styleId="220">
    <w:name w:val="网格型22"/>
    <w:basedOn w:val="TableNormal"/>
    <w:next w:val="TableGrid"/>
    <w:uiPriority w:val="39"/>
    <w:qFormat/>
    <w:rsid w:val="00365AE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Heading1"/>
    <w:next w:val="Normal"/>
    <w:qFormat/>
    <w:rsid w:val="00365AE8"/>
    <w:pPr>
      <w:numPr>
        <w:numId w:val="76"/>
      </w:numPr>
      <w:spacing w:beforeLines="50" w:before="120" w:afterLines="50" w:after="120"/>
      <w:ind w:left="425"/>
    </w:pPr>
    <w:rPr>
      <w:rFonts w:eastAsia="SimSun"/>
      <w:b/>
      <w:bCs/>
      <w:lang w:val="en-US" w:eastAsia="zh-CN"/>
    </w:rPr>
  </w:style>
  <w:style w:type="paragraph" w:customStyle="1" w:styleId="title2">
    <w:name w:val="title 2"/>
    <w:basedOn w:val="Heading2"/>
    <w:next w:val="Normal"/>
    <w:link w:val="title2Char"/>
    <w:qFormat/>
    <w:rsid w:val="00365AE8"/>
    <w:pPr>
      <w:ind w:left="4537" w:hanging="425"/>
      <w:jc w:val="both"/>
    </w:pPr>
    <w:rPr>
      <w:rFonts w:eastAsia="Arial"/>
      <w:b/>
      <w:i/>
      <w:sz w:val="28"/>
      <w:lang w:val="en-US" w:eastAsia="zh-CN"/>
    </w:rPr>
  </w:style>
  <w:style w:type="paragraph" w:customStyle="1" w:styleId="title3">
    <w:name w:val="title 3"/>
    <w:basedOn w:val="title2"/>
    <w:next w:val="Normal"/>
    <w:qFormat/>
    <w:rsid w:val="00365AE8"/>
    <w:pPr>
      <w:numPr>
        <w:ilvl w:val="2"/>
      </w:numPr>
      <w:tabs>
        <w:tab w:val="num" w:pos="360"/>
      </w:tabs>
      <w:ind w:left="1224" w:hanging="504"/>
    </w:pPr>
    <w:rPr>
      <w:sz w:val="22"/>
    </w:rPr>
  </w:style>
  <w:style w:type="character" w:customStyle="1" w:styleId="title2Char">
    <w:name w:val="title 2 Char"/>
    <w:link w:val="title2"/>
    <w:qFormat/>
    <w:rsid w:val="00365AE8"/>
    <w:rPr>
      <w:rFonts w:ascii="Arial" w:eastAsia="Arial" w:hAnsi="Arial"/>
      <w:b/>
      <w:i/>
      <w:sz w:val="28"/>
      <w:lang w:val="en-US" w:eastAsia="zh-CN"/>
    </w:rPr>
  </w:style>
  <w:style w:type="numbering" w:customStyle="1" w:styleId="StyleBulletedSymbolsymbolLeft025Hanging02537">
    <w:name w:val="Style Bulleted Symbol (symbol) Left:  0.25&quot; Hanging:  0.25&quot;37"/>
    <w:basedOn w:val="NoList"/>
    <w:rsid w:val="0066543D"/>
  </w:style>
  <w:style w:type="numbering" w:customStyle="1" w:styleId="StyleBulleted15">
    <w:name w:val="Style Bulleted15"/>
    <w:rsid w:val="00A24FB0"/>
  </w:style>
  <w:style w:type="numbering" w:customStyle="1" w:styleId="StyleBulleted16">
    <w:name w:val="Style Bulleted16"/>
    <w:rsid w:val="005502F0"/>
  </w:style>
  <w:style w:type="numbering" w:customStyle="1" w:styleId="StyleBulletedSymbolsymbolLeft025Hanging02538">
    <w:name w:val="Style Bulleted Symbol (symbol) Left:  0.25&quot; Hanging:  0.25&quot;38"/>
    <w:basedOn w:val="NoList"/>
    <w:rsid w:val="005502F0"/>
  </w:style>
  <w:style w:type="numbering" w:customStyle="1" w:styleId="StyleBulletedSymbolsymbolLeft025Hanging02539">
    <w:name w:val="Style Bulleted Symbol (symbol) Left:  0.25&quot; Hanging:  0.25&quot;39"/>
    <w:basedOn w:val="NoList"/>
    <w:rsid w:val="00D87BDC"/>
  </w:style>
  <w:style w:type="table" w:customStyle="1" w:styleId="TableGrid200">
    <w:name w:val="TableGrid20"/>
    <w:basedOn w:val="TableNormal"/>
    <w:next w:val="TableGrid"/>
    <w:uiPriority w:val="39"/>
    <w:qFormat/>
    <w:rsid w:val="00BA7F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7">
    <w:name w:val="Char Char1 Char Char Char Char Char Char Char Char Char Char Char Char Char Char Char127"/>
    <w:semiHidden/>
    <w:rsid w:val="00BA7F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7">
    <w:name w:val="Style Bulleted17"/>
    <w:rsid w:val="00BA7FA7"/>
  </w:style>
  <w:style w:type="character" w:customStyle="1" w:styleId="5122">
    <w:name w:val="(文字) (文字)5122"/>
    <w:semiHidden/>
    <w:rsid w:val="00BA7FA7"/>
    <w:rPr>
      <w:rFonts w:ascii="Times New Roman" w:hAnsi="Times New Roman"/>
      <w:lang w:eastAsia="en-US"/>
    </w:rPr>
  </w:style>
  <w:style w:type="numbering" w:customStyle="1" w:styleId="StyleBulletedSymbolsymbolLeft025Hanging014">
    <w:name w:val="Style Bulleted Symbol (symbol) Left:  0.25&quot; Hanging:  0.14"/>
    <w:basedOn w:val="NoList"/>
    <w:rsid w:val="00BA7FA7"/>
  </w:style>
  <w:style w:type="table" w:customStyle="1" w:styleId="ColorfulList-Accent131">
    <w:name w:val="Colorful List - Accent 131"/>
    <w:basedOn w:val="TableNormal"/>
    <w:next w:val="ColorfulList-Accent1"/>
    <w:uiPriority w:val="34"/>
    <w:rsid w:val="00BA7F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3">
    <w:name w:val="Grid Table 4 - Accent 533"/>
    <w:basedOn w:val="TableNormal"/>
    <w:next w:val="GridTable4-Accent5"/>
    <w:uiPriority w:val="49"/>
    <w:rsid w:val="00BA7F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0">
    <w:name w:val="Style Bulleted Symbol (symbol) Left:  0.25&quot; Hanging:  0.25&quot;40"/>
    <w:basedOn w:val="NoList"/>
    <w:rsid w:val="00BA7FA7"/>
  </w:style>
  <w:style w:type="numbering" w:customStyle="1" w:styleId="StyleBulletedSymbolsymbolLeft025Hanging025117">
    <w:name w:val="Style Bulleted Symbol (symbol) Left:  0.25&quot; Hanging:  0.25&quot;117"/>
    <w:basedOn w:val="NoList"/>
    <w:rsid w:val="00BA7FA7"/>
  </w:style>
  <w:style w:type="numbering" w:customStyle="1" w:styleId="StyleBulletedSymbolsymbolLeft025Hanging025214">
    <w:name w:val="Style Bulleted Symbol (symbol) Left:  0.25&quot; Hanging:  0.25&quot;214"/>
    <w:basedOn w:val="NoList"/>
    <w:rsid w:val="00BA7FA7"/>
  </w:style>
  <w:style w:type="table" w:customStyle="1" w:styleId="TableGrid32">
    <w:name w:val="TableGrid32"/>
    <w:basedOn w:val="TableNormal"/>
    <w:next w:val="TableGrid"/>
    <w:uiPriority w:val="39"/>
    <w:qFormat/>
    <w:rsid w:val="00BA7FA7"/>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
    <w:name w:val="Plain Table 312"/>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2">
    <w:name w:val="List Table 1 Light - Accent 112"/>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3">
    <w:name w:val="Grid Table 4 - Accent 5113"/>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5">
    <w:name w:val="Grid Table 6 Colorful - Accent 515"/>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2">
    <w:name w:val="List Table 3 - Accent 512"/>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2">
    <w:name w:val="Plain Table 212"/>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2">
    <w:name w:val="TableGrid112"/>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
    <w:basedOn w:val="TableNormal"/>
    <w:uiPriority w:val="39"/>
    <w:qFormat/>
    <w:rsid w:val="00BA7FA7"/>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1">
    <w:name w:val="Plain Table 3111"/>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1">
    <w:name w:val="List Table 1 Light - Accent 1111"/>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4">
    <w:name w:val="Grid Table 4 - Accent 5114"/>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2">
    <w:name w:val="Grid Table 6 Colorful - Accent 5112"/>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1">
    <w:name w:val="List Table 3 - Accent 5111"/>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1">
    <w:name w:val="Plain Table 2111"/>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3">
    <w:name w:val="TableGrid113"/>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qFormat/>
    <w:rsid w:val="00BA7FA7"/>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表 4 - 着色 111"/>
    <w:basedOn w:val="TableNormal"/>
    <w:uiPriority w:val="49"/>
    <w:rsid w:val="00BA7FA7"/>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30">
    <w:name w:val="网格型23"/>
    <w:basedOn w:val="TableNormal"/>
    <w:next w:val="TableGrid"/>
    <w:uiPriority w:val="39"/>
    <w:qFormat/>
    <w:rsid w:val="00BA7FA7"/>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
    <w:name w:val="Table Grid9"/>
    <w:basedOn w:val="TableNormal"/>
    <w:next w:val="TableGrid"/>
    <w:uiPriority w:val="39"/>
    <w:qFormat/>
    <w:rsid w:val="00326CEB"/>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6">
    <w:name w:val="Char Char1 Char Char Char Char Char Char Char Char Char Char Char Char Char Char Char126"/>
    <w:semiHidden/>
    <w:rsid w:val="00A43F2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8">
    <w:name w:val="Style Bulleted18"/>
    <w:rsid w:val="00A43F2B"/>
  </w:style>
  <w:style w:type="character" w:customStyle="1" w:styleId="5121">
    <w:name w:val="(文字) (文字)5121"/>
    <w:semiHidden/>
    <w:rsid w:val="00A43F2B"/>
    <w:rPr>
      <w:rFonts w:ascii="Times New Roman" w:hAnsi="Times New Roman"/>
      <w:lang w:eastAsia="en-US"/>
    </w:rPr>
  </w:style>
  <w:style w:type="numbering" w:customStyle="1" w:styleId="StyleBulletedSymbolsymbolLeft025Hanging015">
    <w:name w:val="Style Bulleted Symbol (symbol) Left:  0.25&quot; Hanging:  0.15"/>
    <w:basedOn w:val="NoList"/>
    <w:rsid w:val="00A43F2B"/>
  </w:style>
  <w:style w:type="table" w:customStyle="1" w:styleId="ColorfulList-Accent132">
    <w:name w:val="Colorful List - Accent 132"/>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4">
    <w:name w:val="Grid Table 4 - Accent 534"/>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1">
    <w:name w:val="Style Bulleted Symbol (symbol) Left:  0.25&quot; Hanging:  0.25&quot;41"/>
    <w:basedOn w:val="NoList"/>
    <w:rsid w:val="00A43F2B"/>
  </w:style>
  <w:style w:type="numbering" w:customStyle="1" w:styleId="StyleBulletedSymbolsymbolLeft025Hanging025118">
    <w:name w:val="Style Bulleted Symbol (symbol) Left:  0.25&quot; Hanging:  0.25&quot;118"/>
    <w:basedOn w:val="NoList"/>
    <w:rsid w:val="00A43F2B"/>
  </w:style>
  <w:style w:type="numbering" w:customStyle="1" w:styleId="StyleBulletedSymbolsymbolLeft025Hanging025215">
    <w:name w:val="Style Bulleted Symbol (symbol) Left:  0.25&quot; Hanging:  0.25&quot;215"/>
    <w:basedOn w:val="NoList"/>
    <w:rsid w:val="00A43F2B"/>
  </w:style>
  <w:style w:type="table" w:customStyle="1" w:styleId="TableGrid33">
    <w:name w:val="TableGrid33"/>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
    <w:name w:val="Plain Table 3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3">
    <w:name w:val="List Table 1 Light - Accent 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5">
    <w:name w:val="Grid Table 4 - Accent 5115"/>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6">
    <w:name w:val="Grid Table 6 Colorful - Accent 516"/>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3">
    <w:name w:val="List Table 3 - Accent 5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3">
    <w:name w:val="Plain Table 2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4">
    <w:name w:val="TableGrid114"/>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2">
    <w:name w:val="Plain Table 3112"/>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2">
    <w:name w:val="List Table 1 Light - Accent 1112"/>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6">
    <w:name w:val="Grid Table 4 - Accent 5116"/>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3">
    <w:name w:val="Grid Table 6 Colorful - Accent 5113"/>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2">
    <w:name w:val="List Table 3 - Accent 5112"/>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2">
    <w:name w:val="Plain Table 2112"/>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5">
    <w:name w:val="TableGrid115"/>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表 4 - 着色 112"/>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0">
    <w:name w:val="网格型24"/>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sid w:val="00A43F2B"/>
    <w:rPr>
      <w:rFonts w:ascii="Segoe UI" w:hAnsi="Segoe UI" w:cs="Segoe UI" w:hint="default"/>
      <w:sz w:val="18"/>
      <w:szCs w:val="18"/>
    </w:rPr>
  </w:style>
  <w:style w:type="character" w:customStyle="1" w:styleId="1f6">
    <w:name w:val="题注 字符1"/>
    <w:qFormat/>
    <w:rsid w:val="00A43F2B"/>
    <w:rPr>
      <w:rFonts w:ascii="Tahoma" w:eastAsia="MS Gothic" w:hAnsi="Tahoma"/>
      <w:sz w:val="24"/>
      <w:shd w:val="clear" w:color="auto" w:fill="000080"/>
      <w:lang w:val="en-GB" w:eastAsia="ja-JP"/>
    </w:rPr>
  </w:style>
  <w:style w:type="table" w:customStyle="1" w:styleId="TableGrid91">
    <w:name w:val="Table Grid91"/>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qFormat/>
    <w:rsid w:val="00A43F2B"/>
    <w:pPr>
      <w:spacing w:before="100" w:beforeAutospacing="1" w:after="100" w:afterAutospacing="1"/>
    </w:pPr>
    <w:rPr>
      <w:kern w:val="2"/>
      <w:sz w:val="24"/>
      <w:lang w:val="en-US" w:eastAsia="ko-KR"/>
    </w:rPr>
  </w:style>
  <w:style w:type="table" w:customStyle="1" w:styleId="TableGrid220">
    <w:name w:val="TableGrid22"/>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19">
    <w:name w:val="Style Bulleted19"/>
    <w:rsid w:val="00A43F2B"/>
  </w:style>
  <w:style w:type="numbering" w:customStyle="1" w:styleId="StyleBulletedSymbolsymbolLeft025Hanging016">
    <w:name w:val="Style Bulleted Symbol (symbol) Left:  0.25&quot; Hanging:  0.16"/>
    <w:basedOn w:val="NoList"/>
    <w:rsid w:val="00A43F2B"/>
  </w:style>
  <w:style w:type="table" w:customStyle="1" w:styleId="ColorfulList-Accent133">
    <w:name w:val="Colorful List - Accent 133"/>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5">
    <w:name w:val="Grid Table 4 - Accent 535"/>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2">
    <w:name w:val="Style Bulleted Symbol (symbol) Left:  0.25&quot; Hanging:  0.25&quot;42"/>
    <w:basedOn w:val="NoList"/>
    <w:rsid w:val="00A43F2B"/>
  </w:style>
  <w:style w:type="numbering" w:customStyle="1" w:styleId="StyleBulletedSymbolsymbolLeft025Hanging025119">
    <w:name w:val="Style Bulleted Symbol (symbol) Left:  0.25&quot; Hanging:  0.25&quot;119"/>
    <w:basedOn w:val="NoList"/>
    <w:rsid w:val="00A43F2B"/>
  </w:style>
  <w:style w:type="numbering" w:customStyle="1" w:styleId="StyleBulletedSymbolsymbolLeft025Hanging025216">
    <w:name w:val="Style Bulleted Symbol (symbol) Left:  0.25&quot; Hanging:  0.25&quot;216"/>
    <w:basedOn w:val="NoList"/>
    <w:rsid w:val="00A43F2B"/>
  </w:style>
  <w:style w:type="table" w:customStyle="1" w:styleId="TableGrid34">
    <w:name w:val="TableGrid34"/>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4">
    <w:name w:val="Plain Table 314"/>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4">
    <w:name w:val="List Table 1 Light - Accent 114"/>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7">
    <w:name w:val="Grid Table 4 - Accent 5117"/>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7">
    <w:name w:val="Grid Table 6 Colorful - Accent 517"/>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4">
    <w:name w:val="List Table 3 - Accent 514"/>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4">
    <w:name w:val="Plain Table 214"/>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6">
    <w:name w:val="TableGrid116"/>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3">
    <w:name w:val="Plain Table 31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3">
    <w:name w:val="List Table 1 Light - Accent 1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8">
    <w:name w:val="Grid Table 4 - Accent 5118"/>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4">
    <w:name w:val="Grid Table 6 Colorful - Accent 5114"/>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3">
    <w:name w:val="List Table 3 - Accent 51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3">
    <w:name w:val="Plain Table 21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7">
    <w:name w:val="TableGrid117"/>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表 4 - 着色 113"/>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0">
    <w:name w:val="网格型25"/>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basedOn w:val="TableNormal"/>
    <w:next w:val="TableGrid"/>
    <w:uiPriority w:val="59"/>
    <w:qFormat/>
    <w:rsid w:val="00F74A6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5">
    <w:name w:val="Char Char1 Char Char Char Char Char Char Char Char Char Char Char Char Char Char Char125"/>
    <w:semiHidden/>
    <w:rsid w:val="00F74A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0">
    <w:name w:val="Style Bulleted20"/>
    <w:rsid w:val="00F74A6F"/>
    <w:pPr>
      <w:numPr>
        <w:numId w:val="31"/>
      </w:numPr>
    </w:pPr>
  </w:style>
  <w:style w:type="character" w:customStyle="1" w:styleId="5120">
    <w:name w:val="(文字) (文字)5120"/>
    <w:semiHidden/>
    <w:rsid w:val="00F74A6F"/>
    <w:rPr>
      <w:rFonts w:ascii="Times New Roman" w:hAnsi="Times New Roman"/>
      <w:lang w:eastAsia="en-US"/>
    </w:rPr>
  </w:style>
  <w:style w:type="numbering" w:customStyle="1" w:styleId="StyleBulletedSymbolsymbolLeft025Hanging017">
    <w:name w:val="Style Bulleted Symbol (symbol) Left:  0.25&quot; Hanging:  0.17"/>
    <w:basedOn w:val="NoList"/>
    <w:rsid w:val="00F74A6F"/>
    <w:pPr>
      <w:numPr>
        <w:numId w:val="37"/>
      </w:numPr>
    </w:pPr>
  </w:style>
  <w:style w:type="table" w:customStyle="1" w:styleId="ColorfulList-Accent134">
    <w:name w:val="Colorful List - Accent 134"/>
    <w:basedOn w:val="TableNormal"/>
    <w:next w:val="ColorfulList-Accent1"/>
    <w:uiPriority w:val="34"/>
    <w:rsid w:val="00F74A6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6">
    <w:name w:val="Grid Table 4 - Accent 536"/>
    <w:basedOn w:val="TableNormal"/>
    <w:next w:val="GridTable4-Accent5"/>
    <w:uiPriority w:val="49"/>
    <w:rsid w:val="00F74A6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3">
    <w:name w:val="Style Bulleted Symbol (symbol) Left:  0.25&quot; Hanging:  0.25&quot;43"/>
    <w:basedOn w:val="NoList"/>
    <w:rsid w:val="00F74A6F"/>
    <w:pPr>
      <w:numPr>
        <w:numId w:val="35"/>
      </w:numPr>
    </w:pPr>
  </w:style>
  <w:style w:type="numbering" w:customStyle="1" w:styleId="StyleBulletedSymbolsymbolLeft025Hanging025120">
    <w:name w:val="Style Bulleted Symbol (symbol) Left:  0.25&quot; Hanging:  0.25&quot;120"/>
    <w:basedOn w:val="NoList"/>
    <w:rsid w:val="00F74A6F"/>
    <w:pPr>
      <w:numPr>
        <w:numId w:val="36"/>
      </w:numPr>
    </w:pPr>
  </w:style>
  <w:style w:type="numbering" w:customStyle="1" w:styleId="StyleBulletedSymbolsymbolLeft025Hanging025217">
    <w:name w:val="Style Bulleted Symbol (symbol) Left:  0.25&quot; Hanging:  0.25&quot;217"/>
    <w:basedOn w:val="NoList"/>
    <w:rsid w:val="00F74A6F"/>
    <w:pPr>
      <w:numPr>
        <w:numId w:val="38"/>
      </w:numPr>
    </w:pPr>
  </w:style>
  <w:style w:type="table" w:customStyle="1" w:styleId="TableGrid240">
    <w:name w:val="TableGrid24"/>
    <w:basedOn w:val="TableNormal"/>
    <w:next w:val="TableGrid"/>
    <w:uiPriority w:val="39"/>
    <w:qFormat/>
    <w:rsid w:val="00A41C1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4">
    <w:name w:val="Char Char1 Char Char Char Char Char Char Char Char Char Char Char Char Char Char Char124"/>
    <w:semiHidden/>
    <w:rsid w:val="00A41C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1">
    <w:name w:val="Style Bulleted21"/>
    <w:rsid w:val="00A41C1A"/>
  </w:style>
  <w:style w:type="character" w:customStyle="1" w:styleId="5119">
    <w:name w:val="(文字) (文字)5119"/>
    <w:semiHidden/>
    <w:rsid w:val="00A41C1A"/>
    <w:rPr>
      <w:rFonts w:ascii="Times New Roman" w:hAnsi="Times New Roman"/>
      <w:lang w:eastAsia="en-US"/>
    </w:rPr>
  </w:style>
  <w:style w:type="numbering" w:customStyle="1" w:styleId="StyleBulletedSymbolsymbolLeft025Hanging018">
    <w:name w:val="Style Bulleted Symbol (symbol) Left:  0.25&quot; Hanging:  0.18"/>
    <w:basedOn w:val="NoList"/>
    <w:rsid w:val="00A41C1A"/>
  </w:style>
  <w:style w:type="table" w:customStyle="1" w:styleId="ColorfulList-Accent135">
    <w:name w:val="Colorful List - Accent 135"/>
    <w:basedOn w:val="TableNormal"/>
    <w:next w:val="ColorfulList-Accent1"/>
    <w:uiPriority w:val="34"/>
    <w:rsid w:val="00A41C1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7">
    <w:name w:val="Grid Table 4 - Accent 537"/>
    <w:basedOn w:val="TableNormal"/>
    <w:next w:val="GridTable4-Accent5"/>
    <w:uiPriority w:val="49"/>
    <w:rsid w:val="00A41C1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4">
    <w:name w:val="Style Bulleted Symbol (symbol) Left:  0.25&quot; Hanging:  0.25&quot;44"/>
    <w:basedOn w:val="NoList"/>
    <w:rsid w:val="00A41C1A"/>
  </w:style>
  <w:style w:type="numbering" w:customStyle="1" w:styleId="StyleBulletedSymbolsymbolLeft025Hanging025121">
    <w:name w:val="Style Bulleted Symbol (symbol) Left:  0.25&quot; Hanging:  0.25&quot;121"/>
    <w:basedOn w:val="NoList"/>
    <w:rsid w:val="00A41C1A"/>
  </w:style>
  <w:style w:type="numbering" w:customStyle="1" w:styleId="StyleBulletedSymbolsymbolLeft025Hanging025218">
    <w:name w:val="Style Bulleted Symbol (symbol) Left:  0.25&quot; Hanging:  0.25&quot;218"/>
    <w:basedOn w:val="NoList"/>
    <w:rsid w:val="00A41C1A"/>
  </w:style>
  <w:style w:type="numbering" w:customStyle="1" w:styleId="StyleBulleted22">
    <w:name w:val="Style Bulleted22"/>
    <w:rsid w:val="00165594"/>
  </w:style>
  <w:style w:type="numbering" w:customStyle="1" w:styleId="StyleBulletedSymbolsymbolLeft025Hanging02545">
    <w:name w:val="Style Bulleted Symbol (symbol) Left:  0.25&quot; Hanging:  0.25&quot;45"/>
    <w:basedOn w:val="NoList"/>
    <w:rsid w:val="00165594"/>
  </w:style>
  <w:style w:type="numbering" w:customStyle="1" w:styleId="StyleBulleted23">
    <w:name w:val="Style Bulleted23"/>
    <w:rsid w:val="001C256A"/>
  </w:style>
  <w:style w:type="numbering" w:customStyle="1" w:styleId="StyleBulletedSymbolsymbolLeft025Hanging02546">
    <w:name w:val="Style Bulleted Symbol (symbol) Left:  0.25&quot; Hanging:  0.25&quot;46"/>
    <w:basedOn w:val="NoList"/>
    <w:rsid w:val="001C256A"/>
  </w:style>
  <w:style w:type="numbering" w:customStyle="1" w:styleId="StyleBulletedSymbolsymbolLeft025Hanging02547">
    <w:name w:val="Style Bulleted Symbol (symbol) Left:  0.25&quot; Hanging:  0.25&quot;47"/>
    <w:basedOn w:val="NoList"/>
    <w:rsid w:val="00702D43"/>
  </w:style>
  <w:style w:type="numbering" w:customStyle="1" w:styleId="StyleBulleted24">
    <w:name w:val="Style Bulleted24"/>
    <w:rsid w:val="002356D6"/>
  </w:style>
  <w:style w:type="numbering" w:customStyle="1" w:styleId="StyleBulletedSymbolsymbolLeft025Hanging02548">
    <w:name w:val="Style Bulleted Symbol (symbol) Left:  0.25&quot; Hanging:  0.25&quot;48"/>
    <w:basedOn w:val="NoList"/>
    <w:rsid w:val="002356D6"/>
  </w:style>
  <w:style w:type="numbering" w:customStyle="1" w:styleId="StyleBulleted25">
    <w:name w:val="Style Bulleted25"/>
    <w:rsid w:val="004E3EB8"/>
    <w:pPr>
      <w:numPr>
        <w:numId w:val="100"/>
      </w:numPr>
    </w:pPr>
  </w:style>
  <w:style w:type="numbering" w:customStyle="1" w:styleId="StyleBulletedSymbolsymbolLeft025Hanging02549">
    <w:name w:val="Style Bulleted Symbol (symbol) Left:  0.25&quot; Hanging:  0.25&quot;49"/>
    <w:basedOn w:val="NoList"/>
    <w:rsid w:val="004E3EB8"/>
  </w:style>
  <w:style w:type="numbering" w:customStyle="1" w:styleId="StyleBulletedSymbolsymbolLeft025Hanging02550">
    <w:name w:val="Style Bulleted Symbol (symbol) Left:  0.25&quot; Hanging:  0.25&quot;50"/>
    <w:basedOn w:val="NoList"/>
    <w:rsid w:val="00B04D25"/>
  </w:style>
  <w:style w:type="numbering" w:customStyle="1" w:styleId="StyleBulletedSymbolsymbolLeft025Hanging02551">
    <w:name w:val="Style Bulleted Symbol (symbol) Left:  0.25&quot; Hanging:  0.25&quot;51"/>
    <w:basedOn w:val="NoList"/>
    <w:rsid w:val="00BC0551"/>
  </w:style>
  <w:style w:type="numbering" w:customStyle="1" w:styleId="StyleBulletedSymbolsymbolLeft025Hanging02552">
    <w:name w:val="Style Bulleted Symbol (symbol) Left:  0.25&quot; Hanging:  0.25&quot;52"/>
    <w:basedOn w:val="NoList"/>
    <w:rsid w:val="00262F33"/>
    <w:pPr>
      <w:numPr>
        <w:numId w:val="7"/>
      </w:numPr>
    </w:pPr>
  </w:style>
  <w:style w:type="table" w:customStyle="1" w:styleId="TableGrid101">
    <w:name w:val="Table Grid10"/>
    <w:basedOn w:val="TableNormal"/>
    <w:next w:val="TableGrid"/>
    <w:uiPriority w:val="39"/>
    <w:rsid w:val="00E91A5A"/>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553">
    <w:name w:val="Style Bulleted Symbol (symbol) Left:  0.25&quot; Hanging:  0.25&quot;53"/>
    <w:basedOn w:val="NoList"/>
    <w:rsid w:val="0045179B"/>
  </w:style>
  <w:style w:type="numbering" w:customStyle="1" w:styleId="StyleBulleted26">
    <w:name w:val="Style Bulleted26"/>
    <w:rsid w:val="00BB666C"/>
  </w:style>
  <w:style w:type="numbering" w:customStyle="1" w:styleId="StyleBulletedSymbolsymbolLeft025Hanging02554">
    <w:name w:val="Style Bulleted Symbol (symbol) Left:  0.25&quot; Hanging:  0.25&quot;54"/>
    <w:basedOn w:val="NoList"/>
    <w:rsid w:val="00831CFB"/>
  </w:style>
  <w:style w:type="table" w:customStyle="1" w:styleId="TableGrid25">
    <w:name w:val="TableGrid25"/>
    <w:basedOn w:val="TableNormal"/>
    <w:next w:val="TableGrid"/>
    <w:uiPriority w:val="59"/>
    <w:qFormat/>
    <w:rsid w:val="003229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3">
    <w:name w:val="Char Char1 Char Char Char Char Char Char Char Char Char Char Char Char Char Char Char123"/>
    <w:semiHidden/>
    <w:rsid w:val="003229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7">
    <w:name w:val="Style Bulleted27"/>
    <w:rsid w:val="003229A7"/>
  </w:style>
  <w:style w:type="character" w:customStyle="1" w:styleId="5118">
    <w:name w:val="(文字) (文字)5118"/>
    <w:semiHidden/>
    <w:rsid w:val="003229A7"/>
    <w:rPr>
      <w:rFonts w:ascii="Times New Roman" w:hAnsi="Times New Roman"/>
      <w:lang w:eastAsia="en-US"/>
    </w:rPr>
  </w:style>
  <w:style w:type="numbering" w:customStyle="1" w:styleId="StyleBulletedSymbolsymbolLeft025Hanging019">
    <w:name w:val="Style Bulleted Symbol (symbol) Left:  0.25&quot; Hanging:  0.19"/>
    <w:basedOn w:val="NoList"/>
    <w:rsid w:val="003229A7"/>
  </w:style>
  <w:style w:type="table" w:customStyle="1" w:styleId="ColorfulList-Accent136">
    <w:name w:val="Colorful List - Accent 136"/>
    <w:basedOn w:val="TableNormal"/>
    <w:next w:val="ColorfulList-Accent1"/>
    <w:uiPriority w:val="34"/>
    <w:rsid w:val="003229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8">
    <w:name w:val="Grid Table 4 - Accent 538"/>
    <w:basedOn w:val="TableNormal"/>
    <w:next w:val="GridTable4-Accent5"/>
    <w:uiPriority w:val="49"/>
    <w:rsid w:val="003229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5">
    <w:name w:val="Style Bulleted Symbol (symbol) Left:  0.25&quot; Hanging:  0.25&quot;55"/>
    <w:basedOn w:val="NoList"/>
    <w:rsid w:val="003229A7"/>
  </w:style>
  <w:style w:type="numbering" w:customStyle="1" w:styleId="StyleBulletedSymbolsymbolLeft025Hanging025122">
    <w:name w:val="Style Bulleted Symbol (symbol) Left:  0.25&quot; Hanging:  0.25&quot;122"/>
    <w:basedOn w:val="NoList"/>
    <w:rsid w:val="003229A7"/>
  </w:style>
  <w:style w:type="numbering" w:customStyle="1" w:styleId="StyleBulletedSymbolsymbolLeft025Hanging025219">
    <w:name w:val="Style Bulleted Symbol (symbol) Left:  0.25&quot; Hanging:  0.25&quot;219"/>
    <w:basedOn w:val="NoList"/>
    <w:rsid w:val="003229A7"/>
  </w:style>
  <w:style w:type="table" w:customStyle="1" w:styleId="TableGrid26">
    <w:name w:val="TableGrid26"/>
    <w:basedOn w:val="TableNormal"/>
    <w:next w:val="TableGrid"/>
    <w:uiPriority w:val="39"/>
    <w:qFormat/>
    <w:rsid w:val="00AB7CC6"/>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AB7CC6"/>
    <w:pPr>
      <w:numPr>
        <w:numId w:val="77"/>
      </w:numPr>
    </w:pPr>
  </w:style>
  <w:style w:type="table" w:customStyle="1" w:styleId="TableGrid27">
    <w:name w:val="TableGrid27"/>
    <w:basedOn w:val="TableNormal"/>
    <w:next w:val="TableGrid"/>
    <w:qFormat/>
    <w:rsid w:val="00BF05B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2">
    <w:name w:val="Char Char1 Char Char Char Char Char Char Char Char Char Char Char Char Char Char Char122"/>
    <w:semiHidden/>
    <w:qFormat/>
    <w:rsid w:val="00BF05B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8">
    <w:name w:val="Style Bulleted28"/>
    <w:rsid w:val="00BF05B7"/>
  </w:style>
  <w:style w:type="character" w:customStyle="1" w:styleId="5117">
    <w:name w:val="(文字) (文字)5117"/>
    <w:semiHidden/>
    <w:qFormat/>
    <w:rsid w:val="00BF05B7"/>
    <w:rPr>
      <w:rFonts w:ascii="Times New Roman" w:hAnsi="Times New Roman"/>
      <w:lang w:eastAsia="en-US"/>
    </w:rPr>
  </w:style>
  <w:style w:type="numbering" w:customStyle="1" w:styleId="StyleBulletedSymbolsymbolLeft025Hanging020">
    <w:name w:val="Style Bulleted Symbol (symbol) Left:  0.25&quot; Hanging:  0.20"/>
    <w:basedOn w:val="NoList"/>
    <w:rsid w:val="00BF05B7"/>
  </w:style>
  <w:style w:type="table" w:customStyle="1" w:styleId="ColorfulList-Accent137">
    <w:name w:val="Colorful List - Accent 137"/>
    <w:basedOn w:val="TableNormal"/>
    <w:next w:val="ColorfulList-Accent1"/>
    <w:uiPriority w:val="34"/>
    <w:rsid w:val="00BF05B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9">
    <w:name w:val="Grid Table 4 - Accent 539"/>
    <w:basedOn w:val="TableNormal"/>
    <w:next w:val="GridTable4-Accent5"/>
    <w:uiPriority w:val="49"/>
    <w:rsid w:val="00BF05B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6">
    <w:name w:val="Style Bulleted Symbol (symbol) Left:  0.25&quot; Hanging:  0.25&quot;56"/>
    <w:basedOn w:val="NoList"/>
    <w:rsid w:val="00BF05B7"/>
  </w:style>
  <w:style w:type="numbering" w:customStyle="1" w:styleId="StyleBulletedSymbolsymbolLeft025Hanging025123">
    <w:name w:val="Style Bulleted Symbol (symbol) Left:  0.25&quot; Hanging:  0.25&quot;123"/>
    <w:basedOn w:val="NoList"/>
    <w:rsid w:val="00BF05B7"/>
  </w:style>
  <w:style w:type="numbering" w:customStyle="1" w:styleId="StyleBulletedSymbolsymbolLeft025Hanging025220">
    <w:name w:val="Style Bulleted Symbol (symbol) Left:  0.25&quot; Hanging:  0.25&quot;220"/>
    <w:basedOn w:val="NoList"/>
    <w:rsid w:val="00BF05B7"/>
  </w:style>
  <w:style w:type="paragraph" w:customStyle="1" w:styleId="Style26">
    <w:name w:val="_Style 26"/>
    <w:next w:val="Normal"/>
    <w:autoRedefine/>
    <w:semiHidden/>
    <w:qFormat/>
    <w:rsid w:val="00BF05B7"/>
    <w:pPr>
      <w:keepNext/>
      <w:tabs>
        <w:tab w:val="left" w:pos="720"/>
      </w:tabs>
      <w:autoSpaceDE w:val="0"/>
      <w:autoSpaceDN w:val="0"/>
      <w:adjustRightInd w:val="0"/>
      <w:spacing w:after="160" w:line="259" w:lineRule="auto"/>
      <w:ind w:left="720" w:hanging="360"/>
      <w:jc w:val="both"/>
    </w:pPr>
    <w:rPr>
      <w:rFonts w:eastAsia="Times New Roman"/>
      <w:kern w:val="2"/>
      <w:lang w:eastAsia="zh-CN"/>
    </w:rPr>
  </w:style>
  <w:style w:type="paragraph" w:customStyle="1" w:styleId="1f7">
    <w:name w:val="変更箇所1"/>
    <w:autoRedefine/>
    <w:hidden/>
    <w:uiPriority w:val="99"/>
    <w:qFormat/>
    <w:rsid w:val="00BF05B7"/>
    <w:pPr>
      <w:spacing w:after="160" w:line="259" w:lineRule="auto"/>
      <w:jc w:val="both"/>
    </w:pPr>
    <w:rPr>
      <w:rFonts w:eastAsia="SimSun"/>
      <w:sz w:val="22"/>
      <w:szCs w:val="22"/>
      <w:lang w:val="en-US" w:eastAsia="en-US"/>
    </w:rPr>
  </w:style>
  <w:style w:type="paragraph" w:customStyle="1" w:styleId="StyleListParagraph-BulletsLista1">
    <w:name w:val="Style List Paragraph- Bullets목록 단락リスト段落列出段落Lista1?? ???????..."/>
    <w:basedOn w:val="ListParagraph"/>
    <w:link w:val="StyleListParagraph-BulletsLista1Char"/>
    <w:autoRedefine/>
    <w:qFormat/>
    <w:rsid w:val="00BF05B7"/>
    <w:pPr>
      <w:numPr>
        <w:numId w:val="78"/>
      </w:numPr>
      <w:overflowPunct/>
      <w:autoSpaceDE/>
      <w:autoSpaceDN/>
      <w:adjustRightInd/>
      <w:spacing w:after="0" w:line="276" w:lineRule="auto"/>
      <w:jc w:val="both"/>
      <w:textAlignment w:val="auto"/>
    </w:pPr>
    <w:rPr>
      <w:rFonts w:eastAsia="Times New Roman" w:cs="Calibri"/>
      <w:sz w:val="22"/>
      <w:lang w:eastAsia="zh-CN"/>
    </w:rPr>
  </w:style>
  <w:style w:type="paragraph" w:customStyle="1" w:styleId="StyleListParagraph-BulletsLista11">
    <w:name w:val="Style List Paragraph- Bullets목록 단락リスト段落列出段落Lista1?? ???????...1"/>
    <w:basedOn w:val="ListParagraph"/>
    <w:autoRedefine/>
    <w:qFormat/>
    <w:rsid w:val="00BF05B7"/>
    <w:pPr>
      <w:overflowPunct/>
      <w:autoSpaceDE/>
      <w:autoSpaceDN/>
      <w:adjustRightInd/>
      <w:spacing w:after="0" w:line="276" w:lineRule="auto"/>
      <w:jc w:val="both"/>
      <w:textAlignment w:val="auto"/>
    </w:pPr>
    <w:rPr>
      <w:rFonts w:eastAsia="Times New Roman" w:cs="Calibri"/>
      <w:sz w:val="22"/>
      <w:lang w:eastAsia="zh-CN"/>
    </w:rPr>
  </w:style>
  <w:style w:type="character" w:customStyle="1" w:styleId="StyleListParagraph-BulletsLista1Char">
    <w:name w:val="Style List Paragraph- Bullets목록 단락リスト段落列出段落Lista1?? ???????... Char"/>
    <w:link w:val="StyleListParagraph-BulletsLista1"/>
    <w:autoRedefine/>
    <w:qFormat/>
    <w:rsid w:val="00BF05B7"/>
    <w:rPr>
      <w:rFonts w:eastAsia="Times New Roman" w:cs="Calibri"/>
      <w:sz w:val="22"/>
      <w:lang w:eastAsia="zh-CN"/>
    </w:rPr>
  </w:style>
  <w:style w:type="character" w:customStyle="1" w:styleId="listauto2Char">
    <w:name w:val="list auto 2 Char"/>
    <w:link w:val="listauto2"/>
    <w:autoRedefine/>
    <w:uiPriority w:val="99"/>
    <w:qFormat/>
    <w:rsid w:val="00BF05B7"/>
    <w:rPr>
      <w:rFonts w:ascii="SimSun" w:eastAsia="SimSun" w:hAnsi="SimSun"/>
      <w:b/>
      <w:bCs/>
      <w:sz w:val="22"/>
      <w:szCs w:val="22"/>
      <w:lang w:val="en-US"/>
    </w:rPr>
  </w:style>
  <w:style w:type="paragraph" w:customStyle="1" w:styleId="2a">
    <w:name w:val="変更箇所2"/>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1f8">
    <w:name w:val="수정1"/>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38">
    <w:name w:val="修订3"/>
    <w:autoRedefine/>
    <w:hidden/>
    <w:uiPriority w:val="99"/>
    <w:semiHidden/>
    <w:qFormat/>
    <w:rsid w:val="00BF05B7"/>
    <w:pPr>
      <w:spacing w:after="160" w:line="259" w:lineRule="auto"/>
    </w:pPr>
    <w:rPr>
      <w:rFonts w:eastAsia="SimSun"/>
      <w:sz w:val="22"/>
      <w:szCs w:val="22"/>
      <w:lang w:val="en-US" w:eastAsia="en-US"/>
    </w:rPr>
  </w:style>
  <w:style w:type="paragraph" w:customStyle="1" w:styleId="Revision3">
    <w:name w:val="Revision3"/>
    <w:autoRedefine/>
    <w:hidden/>
    <w:uiPriority w:val="99"/>
    <w:semiHidden/>
    <w:qFormat/>
    <w:rsid w:val="00BF05B7"/>
    <w:pPr>
      <w:spacing w:after="160" w:line="259" w:lineRule="auto"/>
    </w:pPr>
    <w:rPr>
      <w:rFonts w:eastAsia="SimSun"/>
      <w:sz w:val="22"/>
      <w:szCs w:val="22"/>
      <w:lang w:val="en-US" w:eastAsia="en-US"/>
    </w:rPr>
  </w:style>
  <w:style w:type="paragraph" w:customStyle="1" w:styleId="44">
    <w:name w:val="修订4"/>
    <w:autoRedefine/>
    <w:hidden/>
    <w:uiPriority w:val="99"/>
    <w:semiHidden/>
    <w:qFormat/>
    <w:rsid w:val="00BF05B7"/>
    <w:rPr>
      <w:rFonts w:eastAsia="SimSun"/>
      <w:sz w:val="22"/>
      <w:szCs w:val="22"/>
      <w:lang w:val="en-US" w:eastAsia="en-US"/>
    </w:rPr>
  </w:style>
  <w:style w:type="paragraph" w:customStyle="1" w:styleId="5b">
    <w:name w:val="修订5"/>
    <w:autoRedefine/>
    <w:hidden/>
    <w:uiPriority w:val="99"/>
    <w:semiHidden/>
    <w:qFormat/>
    <w:rsid w:val="00BF05B7"/>
    <w:rPr>
      <w:rFonts w:ascii="Gulim" w:eastAsia="Gulim" w:hAnsi="Gulim" w:cs="Calibri"/>
      <w:sz w:val="24"/>
      <w:szCs w:val="24"/>
      <w:lang w:val="en-US" w:eastAsia="zh-CN"/>
    </w:rPr>
  </w:style>
  <w:style w:type="paragraph" w:customStyle="1" w:styleId="Revision4">
    <w:name w:val="Revision4"/>
    <w:autoRedefine/>
    <w:hidden/>
    <w:uiPriority w:val="99"/>
    <w:semiHidden/>
    <w:qFormat/>
    <w:rsid w:val="00BF05B7"/>
    <w:rPr>
      <w:rFonts w:eastAsia="Gulim" w:cs="Calibri"/>
      <w:sz w:val="22"/>
      <w:szCs w:val="24"/>
      <w:lang w:val="en-US" w:eastAsia="zh-CN"/>
    </w:rPr>
  </w:style>
  <w:style w:type="paragraph" w:customStyle="1" w:styleId="Revision5">
    <w:name w:val="Revision5"/>
    <w:autoRedefine/>
    <w:hidden/>
    <w:uiPriority w:val="99"/>
    <w:semiHidden/>
    <w:qFormat/>
    <w:rsid w:val="00BF05B7"/>
    <w:rPr>
      <w:rFonts w:eastAsia="Gulim" w:cs="Calibri"/>
      <w:sz w:val="22"/>
      <w:szCs w:val="24"/>
      <w:lang w:val="en-US" w:eastAsia="zh-CN"/>
    </w:rPr>
  </w:style>
  <w:style w:type="character" w:customStyle="1" w:styleId="text-only">
    <w:name w:val="text-only"/>
    <w:basedOn w:val="DefaultParagraphFont"/>
    <w:autoRedefine/>
    <w:qFormat/>
    <w:rsid w:val="00BF05B7"/>
  </w:style>
  <w:style w:type="paragraph" w:customStyle="1" w:styleId="63">
    <w:name w:val="修订6"/>
    <w:autoRedefine/>
    <w:hidden/>
    <w:uiPriority w:val="99"/>
    <w:semiHidden/>
    <w:qFormat/>
    <w:rsid w:val="00BF05B7"/>
    <w:rPr>
      <w:rFonts w:eastAsia="Gulim" w:cs="Calibri"/>
      <w:sz w:val="22"/>
      <w:szCs w:val="24"/>
      <w:lang w:val="en-US" w:eastAsia="zh-CN"/>
    </w:rPr>
  </w:style>
  <w:style w:type="table" w:customStyle="1" w:styleId="TableGrid150">
    <w:name w:val="Table Grid15"/>
    <w:basedOn w:val="TableNormal"/>
    <w:next w:val="TableGrid"/>
    <w:qFormat/>
    <w:rsid w:val="00AB3CDC"/>
    <w:pPr>
      <w:widowControl w:val="0"/>
      <w:autoSpaceDE w:val="0"/>
      <w:autoSpaceDN w:val="0"/>
      <w:adjustRightInd w:val="0"/>
      <w:spacing w:after="120"/>
      <w:jc w:val="both"/>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Grid28"/>
    <w:basedOn w:val="TableNormal"/>
    <w:next w:val="TableGrid"/>
    <w:uiPriority w:val="39"/>
    <w:qFormat/>
    <w:rsid w:val="00622C6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1">
    <w:name w:val="Char Char1 Char Char Char Char Char Char Char Char Char Char Char Char Char Char Char121"/>
    <w:semiHidden/>
    <w:qFormat/>
    <w:rsid w:val="00622C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9">
    <w:name w:val="Style Bulleted29"/>
    <w:rsid w:val="00622C68"/>
  </w:style>
  <w:style w:type="character" w:customStyle="1" w:styleId="5116">
    <w:name w:val="(文字) (文字)5116"/>
    <w:semiHidden/>
    <w:qFormat/>
    <w:rsid w:val="00622C68"/>
    <w:rPr>
      <w:rFonts w:ascii="Times New Roman" w:hAnsi="Times New Roman"/>
      <w:lang w:eastAsia="en-US"/>
    </w:rPr>
  </w:style>
  <w:style w:type="numbering" w:customStyle="1" w:styleId="StyleBulletedSymbolsymbolLeft025Hanging021">
    <w:name w:val="Style Bulleted Symbol (symbol) Left:  0.25&quot; Hanging:  0.21"/>
    <w:basedOn w:val="NoList"/>
    <w:rsid w:val="00622C68"/>
  </w:style>
  <w:style w:type="table" w:customStyle="1" w:styleId="ColorfulList-Accent138">
    <w:name w:val="Colorful List - Accent 138"/>
    <w:basedOn w:val="TableNormal"/>
    <w:next w:val="ColorfulList-Accent1"/>
    <w:uiPriority w:val="34"/>
    <w:qFormat/>
    <w:rsid w:val="00622C6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0">
    <w:name w:val="Grid Table 4 - Accent 540"/>
    <w:basedOn w:val="TableNormal"/>
    <w:next w:val="GridTable4-Accent5"/>
    <w:uiPriority w:val="49"/>
    <w:rsid w:val="00622C6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7">
    <w:name w:val="Style Bulleted Symbol (symbol) Left:  0.25&quot; Hanging:  0.25&quot;57"/>
    <w:basedOn w:val="NoList"/>
    <w:rsid w:val="00622C68"/>
  </w:style>
  <w:style w:type="numbering" w:customStyle="1" w:styleId="StyleBulletedSymbolsymbolLeft025Hanging025124">
    <w:name w:val="Style Bulleted Symbol (symbol) Left:  0.25&quot; Hanging:  0.25&quot;124"/>
    <w:basedOn w:val="NoList"/>
    <w:rsid w:val="00622C68"/>
  </w:style>
  <w:style w:type="numbering" w:customStyle="1" w:styleId="StyleBulletedSymbolsymbolLeft025Hanging025221">
    <w:name w:val="Style Bulleted Symbol (symbol) Left:  0.25&quot; Hanging:  0.25&quot;221"/>
    <w:basedOn w:val="NoList"/>
    <w:rsid w:val="00622C68"/>
  </w:style>
  <w:style w:type="table" w:customStyle="1" w:styleId="TableGrid281">
    <w:name w:val="TableGrid28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Grid27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TableNormal"/>
    <w:next w:val="TableElegant"/>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1">
    <w:name w:val="Table Classic 11"/>
    <w:basedOn w:val="TableNormal"/>
    <w:next w:val="TableClassic1"/>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1">
    <w:name w:val="Table Simple 21"/>
    <w:basedOn w:val="TableNormal"/>
    <w:next w:val="TableSimple2"/>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1">
    <w:name w:val="Table Subtle 21"/>
    <w:basedOn w:val="TableNormal"/>
    <w:next w:val="TableSubtle2"/>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12">
    <w:name w:val="Table Grid 21"/>
    <w:basedOn w:val="TableNormal"/>
    <w:next w:val="TableGrid2"/>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1">
    <w:name w:val="Table Grid 31"/>
    <w:basedOn w:val="TableNormal"/>
    <w:next w:val="TableGrid3"/>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0">
    <w:name w:val="Table Grid 41"/>
    <w:basedOn w:val="TableNormal"/>
    <w:next w:val="TableGrid4"/>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1">
    <w:name w:val="Light Shading - Accent 61"/>
    <w:basedOn w:val="TableNormal"/>
    <w:next w:val="LightShading-Accent6"/>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1">
    <w:name w:val="Medium Shading 2 - Accent 31"/>
    <w:basedOn w:val="TableNormal"/>
    <w:next w:val="MediumShading2-Accent3"/>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5">
    <w:name w:val="Plain Table 315"/>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5">
    <w:name w:val="List Table 1 Light - Accent 115"/>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9">
    <w:name w:val="Grid Table 4 - Accent 5119"/>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8">
    <w:name w:val="Grid Table 6 Colorful - Accent 518"/>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5">
    <w:name w:val="List Table 3 - Accent 515"/>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5">
    <w:name w:val="Plain Table 215"/>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8">
    <w:name w:val="TableGrid118"/>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4">
    <w:name w:val="Plain Table 3114"/>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4">
    <w:name w:val="List Table 1 Light - Accent 1114"/>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0">
    <w:name w:val="Grid Table 4 - Accent 51110"/>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5">
    <w:name w:val="Grid Table 6 Colorful - Accent 5115"/>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4">
    <w:name w:val="List Table 3 - Accent 5114"/>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4">
    <w:name w:val="Plain Table 2114"/>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9">
    <w:name w:val="TableGrid119"/>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b">
    <w:name w:val="书目2"/>
    <w:basedOn w:val="Normal"/>
    <w:next w:val="Normal"/>
    <w:uiPriority w:val="37"/>
    <w:semiHidden/>
    <w:unhideWhenUsed/>
    <w:qFormat/>
    <w:rsid w:val="00622C68"/>
    <w:rPr>
      <w:rFonts w:eastAsia="SimSun"/>
    </w:rPr>
  </w:style>
  <w:style w:type="table" w:customStyle="1" w:styleId="TableGrid250">
    <w:name w:val="Table Grid25"/>
    <w:basedOn w:val="TableNormal"/>
    <w:uiPriority w:val="59"/>
    <w:qFormat/>
    <w:rsid w:val="00622C6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4">
    <w:name w:val="网格表 4 - 着色 114"/>
    <w:basedOn w:val="TableNormal"/>
    <w:uiPriority w:val="49"/>
    <w:qFormat/>
    <w:rsid w:val="00622C6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60">
    <w:name w:val="网格型26"/>
    <w:basedOn w:val="TableNormal"/>
    <w:uiPriority w:val="39"/>
    <w:qFormat/>
    <w:rsid w:val="00622C6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0">
    <w:name w:val="@他31"/>
    <w:uiPriority w:val="99"/>
    <w:unhideWhenUsed/>
    <w:qFormat/>
    <w:rsid w:val="00622C68"/>
    <w:rPr>
      <w:color w:val="2B579A"/>
      <w:shd w:val="clear" w:color="auto" w:fill="E1DFDD"/>
    </w:rPr>
  </w:style>
  <w:style w:type="character" w:customStyle="1" w:styleId="39">
    <w:name w:val="未处理的提及3"/>
    <w:uiPriority w:val="99"/>
    <w:unhideWhenUsed/>
    <w:qFormat/>
    <w:rsid w:val="00622C68"/>
    <w:rPr>
      <w:color w:val="605E5C"/>
      <w:shd w:val="clear" w:color="auto" w:fill="E1DFDD"/>
    </w:rPr>
  </w:style>
  <w:style w:type="character" w:customStyle="1" w:styleId="1f9">
    <w:name w:val="不明显强调1"/>
    <w:uiPriority w:val="19"/>
    <w:qFormat/>
    <w:rsid w:val="00622C68"/>
    <w:rPr>
      <w:i/>
      <w:iCs/>
      <w:color w:val="404040"/>
    </w:rPr>
  </w:style>
  <w:style w:type="paragraph" w:customStyle="1" w:styleId="611">
    <w:name w:val="标题 611"/>
    <w:basedOn w:val="Normal"/>
    <w:qFormat/>
    <w:rsid w:val="00622C68"/>
    <w:pPr>
      <w:tabs>
        <w:tab w:val="left" w:pos="1152"/>
      </w:tabs>
    </w:pPr>
    <w:rPr>
      <w:rFonts w:eastAsia="MS PGothic" w:cs="Times"/>
      <w:lang w:val="en-US" w:eastAsia="ja-JP"/>
    </w:rPr>
  </w:style>
  <w:style w:type="paragraph" w:customStyle="1" w:styleId="7110">
    <w:name w:val="标题 711"/>
    <w:basedOn w:val="Normal"/>
    <w:qFormat/>
    <w:rsid w:val="00622C68"/>
    <w:pPr>
      <w:tabs>
        <w:tab w:val="left" w:pos="1296"/>
      </w:tabs>
    </w:pPr>
    <w:rPr>
      <w:rFonts w:eastAsia="MS PGothic" w:cs="Times"/>
      <w:lang w:val="en-US" w:eastAsia="ja-JP"/>
    </w:rPr>
  </w:style>
  <w:style w:type="table" w:customStyle="1" w:styleId="4-51">
    <w:name w:val="网格表 4 - 着色 51"/>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11">
    <w:name w:val="未处理的提及31"/>
    <w:uiPriority w:val="99"/>
    <w:semiHidden/>
    <w:unhideWhenUsed/>
    <w:qFormat/>
    <w:rsid w:val="00622C68"/>
    <w:rPr>
      <w:color w:val="605E5C"/>
      <w:shd w:val="clear" w:color="auto" w:fill="E1DFDD"/>
    </w:rPr>
  </w:style>
  <w:style w:type="paragraph" w:customStyle="1" w:styleId="511a">
    <w:name w:val="标题 511"/>
    <w:basedOn w:val="Normal"/>
    <w:qFormat/>
    <w:rsid w:val="00622C68"/>
    <w:pPr>
      <w:keepNext/>
      <w:tabs>
        <w:tab w:val="left" w:pos="1008"/>
      </w:tabs>
      <w:spacing w:before="240" w:after="60"/>
      <w:ind w:left="1008" w:hanging="1008"/>
    </w:pPr>
    <w:rPr>
      <w:rFonts w:ascii="Arial" w:hAnsi="Arial"/>
      <w:lang w:val="en-US" w:eastAsia="ja-JP"/>
    </w:rPr>
  </w:style>
  <w:style w:type="paragraph" w:customStyle="1" w:styleId="8110">
    <w:name w:val="标题 811"/>
    <w:basedOn w:val="Normal"/>
    <w:qFormat/>
    <w:rsid w:val="00622C68"/>
    <w:pPr>
      <w:tabs>
        <w:tab w:val="left" w:pos="1440"/>
      </w:tabs>
      <w:spacing w:before="240" w:after="60"/>
    </w:pPr>
    <w:rPr>
      <w:rFonts w:eastAsia="MS PGothic"/>
      <w:i/>
      <w:iCs/>
      <w:sz w:val="24"/>
      <w:lang w:val="en-US" w:eastAsia="ja-JP"/>
    </w:rPr>
  </w:style>
  <w:style w:type="table" w:customStyle="1" w:styleId="TableGrid35">
    <w:name w:val="TableGrid35"/>
    <w:basedOn w:val="TableNormal"/>
    <w:uiPriority w:val="39"/>
    <w:qFormat/>
    <w:rsid w:val="00622C6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uiPriority w:val="99"/>
    <w:qFormat/>
    <w:rsid w:val="00622C68"/>
    <w:pPr>
      <w:widowControl w:val="0"/>
      <w:spacing w:line="180" w:lineRule="atLeast"/>
    </w:pPr>
    <w:rPr>
      <w:kern w:val="2"/>
      <w:sz w:val="18"/>
      <w:szCs w:val="18"/>
      <w:lang w:val="en-US" w:eastAsia="en-US"/>
    </w:rPr>
  </w:style>
  <w:style w:type="paragraph" w:customStyle="1" w:styleId="Tablecell2">
    <w:name w:val="Tablecell"/>
    <w:basedOn w:val="Normal"/>
    <w:uiPriority w:val="99"/>
    <w:qFormat/>
    <w:rsid w:val="00622C68"/>
    <w:pPr>
      <w:widowControl w:val="0"/>
      <w:snapToGrid w:val="0"/>
      <w:spacing w:before="40" w:after="40" w:line="276" w:lineRule="auto"/>
    </w:pPr>
    <w:rPr>
      <w:rFonts w:eastAsia="SimSun"/>
      <w:szCs w:val="22"/>
      <w:lang w:val="en-US"/>
    </w:rPr>
  </w:style>
  <w:style w:type="paragraph" w:customStyle="1" w:styleId="MotorolaResponse1">
    <w:name w:val="Motorola Response1"/>
    <w:next w:val="Normal"/>
    <w:uiPriority w:val="99"/>
    <w:semiHidden/>
    <w:qFormat/>
    <w:rsid w:val="00622C68"/>
    <w:pPr>
      <w:keepNext/>
      <w:tabs>
        <w:tab w:val="left" w:pos="432"/>
      </w:tabs>
      <w:autoSpaceDE w:val="0"/>
      <w:autoSpaceDN w:val="0"/>
      <w:adjustRightInd w:val="0"/>
      <w:ind w:left="432" w:hanging="432"/>
      <w:jc w:val="both"/>
    </w:pPr>
    <w:rPr>
      <w:rFonts w:eastAsia="Times New Roman"/>
      <w:kern w:val="2"/>
      <w:lang w:eastAsia="zh-CN"/>
    </w:rPr>
  </w:style>
  <w:style w:type="paragraph" w:customStyle="1" w:styleId="BodyText0001">
    <w:name w:val="Body Text 0001"/>
    <w:basedOn w:val="Normal"/>
    <w:uiPriority w:val="99"/>
    <w:qFormat/>
    <w:rsid w:val="00622C68"/>
    <w:pPr>
      <w:numPr>
        <w:numId w:val="79"/>
      </w:numPr>
      <w:tabs>
        <w:tab w:val="clear" w:pos="720"/>
        <w:tab w:val="left" w:pos="1152"/>
      </w:tabs>
      <w:spacing w:line="480" w:lineRule="auto"/>
    </w:pPr>
    <w:rPr>
      <w:rFonts w:eastAsia="SimSun"/>
      <w:sz w:val="24"/>
      <w:lang w:val="en-US"/>
    </w:rPr>
  </w:style>
  <w:style w:type="character" w:customStyle="1" w:styleId="emailstyle140">
    <w:name w:val="emailstyle140"/>
    <w:semiHidden/>
    <w:qFormat/>
    <w:rsid w:val="00622C68"/>
    <w:rPr>
      <w:rFonts w:ascii="Nirmala UI" w:hAnsi="Nirmala UI" w:cs="Arial" w:hint="default"/>
      <w:color w:val="auto"/>
      <w:sz w:val="20"/>
      <w:szCs w:val="22"/>
    </w:rPr>
  </w:style>
  <w:style w:type="character" w:customStyle="1" w:styleId="wordother">
    <w:name w:val="word_other"/>
    <w:basedOn w:val="DefaultParagraphFont"/>
    <w:qFormat/>
    <w:rsid w:val="00622C68"/>
  </w:style>
  <w:style w:type="character" w:customStyle="1" w:styleId="lijuyuanxing">
    <w:name w:val="lijuyuanxing"/>
    <w:qFormat/>
    <w:rsid w:val="00622C68"/>
    <w:rPr>
      <w:kern w:val="2"/>
      <w:lang w:val="en-GB" w:eastAsia="zh-CN" w:bidi="ar-SA"/>
    </w:rPr>
  </w:style>
  <w:style w:type="table" w:customStyle="1" w:styleId="113">
    <w:name w:val="无格式表格 11"/>
    <w:basedOn w:val="TableNormal"/>
    <w:uiPriority w:val="41"/>
    <w:qFormat/>
    <w:rsid w:val="00622C6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aptionChar3">
    <w:name w:val="Caption Char3"/>
    <w:uiPriority w:val="99"/>
    <w:qFormat/>
    <w:locked/>
    <w:rsid w:val="00622C68"/>
    <w:rPr>
      <w:rFonts w:ascii="Times New Roman" w:eastAsia="SimSun" w:hAnsi="Times New Roman" w:cs="Times New Roman"/>
      <w:b/>
      <w:bCs/>
      <w:kern w:val="0"/>
      <w:sz w:val="20"/>
      <w:szCs w:val="20"/>
      <w:lang w:val="en-GB"/>
    </w:rPr>
  </w:style>
  <w:style w:type="paragraph" w:customStyle="1" w:styleId="Bibliography2">
    <w:name w:val="Bibliography2"/>
    <w:basedOn w:val="Normal"/>
    <w:next w:val="Normal"/>
    <w:uiPriority w:val="37"/>
    <w:semiHidden/>
    <w:unhideWhenUsed/>
    <w:qFormat/>
    <w:rsid w:val="00622C68"/>
    <w:rPr>
      <w:rFonts w:eastAsia="SimSun"/>
    </w:rPr>
  </w:style>
  <w:style w:type="character" w:customStyle="1" w:styleId="45">
    <w:name w:val="未处理的提及4"/>
    <w:uiPriority w:val="99"/>
    <w:unhideWhenUsed/>
    <w:qFormat/>
    <w:rsid w:val="00622C68"/>
    <w:rPr>
      <w:color w:val="605E5C"/>
      <w:shd w:val="clear" w:color="auto" w:fill="E1DFDD"/>
    </w:rPr>
  </w:style>
  <w:style w:type="character" w:customStyle="1" w:styleId="SubtleEmphasis1">
    <w:name w:val="Subtle Emphasis1"/>
    <w:uiPriority w:val="19"/>
    <w:qFormat/>
    <w:rsid w:val="00622C68"/>
    <w:rPr>
      <w:i/>
      <w:iCs/>
      <w:color w:val="404040"/>
    </w:rPr>
  </w:style>
  <w:style w:type="paragraph" w:customStyle="1" w:styleId="52a">
    <w:name w:val="标题 52"/>
    <w:basedOn w:val="Normal"/>
    <w:qFormat/>
    <w:rsid w:val="00622C68"/>
    <w:pPr>
      <w:keepNext/>
      <w:tabs>
        <w:tab w:val="left" w:pos="1008"/>
      </w:tabs>
      <w:spacing w:before="240" w:after="60"/>
      <w:ind w:left="1008" w:hanging="1008"/>
    </w:pPr>
    <w:rPr>
      <w:rFonts w:ascii="Arial" w:eastAsia="Calibri" w:hAnsi="Arial" w:cs="Arial"/>
      <w:kern w:val="2"/>
      <w:sz w:val="22"/>
      <w:szCs w:val="22"/>
      <w:lang w:val="en-US"/>
    </w:rPr>
  </w:style>
  <w:style w:type="paragraph" w:customStyle="1" w:styleId="82">
    <w:name w:val="标题 82"/>
    <w:basedOn w:val="Normal"/>
    <w:uiPriority w:val="99"/>
    <w:qFormat/>
    <w:rsid w:val="00622C68"/>
    <w:pPr>
      <w:tabs>
        <w:tab w:val="left" w:pos="1440"/>
      </w:tabs>
      <w:spacing w:before="240" w:after="60"/>
    </w:pPr>
    <w:rPr>
      <w:rFonts w:eastAsia="MS PGothic"/>
      <w:i/>
      <w:iCs/>
      <w:sz w:val="24"/>
      <w:lang w:val="en-US" w:eastAsia="ja-JP"/>
    </w:rPr>
  </w:style>
  <w:style w:type="paragraph" w:customStyle="1" w:styleId="92">
    <w:name w:val="标题 92"/>
    <w:basedOn w:val="Normal"/>
    <w:uiPriority w:val="99"/>
    <w:qFormat/>
    <w:rsid w:val="00622C68"/>
    <w:pPr>
      <w:tabs>
        <w:tab w:val="left" w:pos="1584"/>
      </w:tabs>
      <w:spacing w:before="240" w:after="60"/>
      <w:ind w:left="1584" w:hanging="1584"/>
    </w:pPr>
    <w:rPr>
      <w:rFonts w:ascii="Arial" w:eastAsia="MS PGothic" w:hAnsi="Arial" w:cs="Arial"/>
      <w:sz w:val="22"/>
      <w:szCs w:val="22"/>
      <w:lang w:val="en-US" w:eastAsia="ja-JP"/>
    </w:rPr>
  </w:style>
  <w:style w:type="paragraph" w:customStyle="1" w:styleId="630">
    <w:name w:val="标题 63"/>
    <w:basedOn w:val="Normal"/>
    <w:uiPriority w:val="99"/>
    <w:qFormat/>
    <w:rsid w:val="00622C68"/>
    <w:pPr>
      <w:tabs>
        <w:tab w:val="left" w:pos="1152"/>
      </w:tabs>
    </w:pPr>
    <w:rPr>
      <w:rFonts w:eastAsia="MS PGothic" w:cs="Times"/>
      <w:lang w:val="en-US" w:eastAsia="ja-JP"/>
    </w:rPr>
  </w:style>
  <w:style w:type="paragraph" w:customStyle="1" w:styleId="73">
    <w:name w:val="标题 73"/>
    <w:basedOn w:val="Normal"/>
    <w:uiPriority w:val="99"/>
    <w:qFormat/>
    <w:rsid w:val="00622C68"/>
    <w:pPr>
      <w:tabs>
        <w:tab w:val="left" w:pos="1296"/>
      </w:tabs>
    </w:pPr>
    <w:rPr>
      <w:rFonts w:eastAsia="MS PGothic" w:cs="Times"/>
      <w:lang w:val="en-US" w:eastAsia="ja-JP"/>
    </w:rPr>
  </w:style>
  <w:style w:type="character" w:customStyle="1" w:styleId="46">
    <w:name w:val="@他4"/>
    <w:uiPriority w:val="99"/>
    <w:unhideWhenUsed/>
    <w:qFormat/>
    <w:rsid w:val="00622C68"/>
    <w:rPr>
      <w:color w:val="2B579A"/>
      <w:shd w:val="clear" w:color="auto" w:fill="E6E6E6"/>
    </w:rPr>
  </w:style>
  <w:style w:type="table" w:customStyle="1" w:styleId="4-52">
    <w:name w:val="网格表 4 - 着色 52"/>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410">
    <w:name w:val="未处理的提及41"/>
    <w:uiPriority w:val="99"/>
    <w:semiHidden/>
    <w:unhideWhenUsed/>
    <w:qFormat/>
    <w:rsid w:val="00622C68"/>
    <w:rPr>
      <w:color w:val="605E5C"/>
      <w:shd w:val="clear" w:color="auto" w:fill="E1DFDD"/>
    </w:rPr>
  </w:style>
  <w:style w:type="table" w:customStyle="1" w:styleId="TableGrid93">
    <w:name w:val="Table Grid93"/>
    <w:basedOn w:val="TableNormal"/>
    <w:uiPriority w:val="39"/>
    <w:qFormat/>
    <w:rsid w:val="00622C6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
    <w:name w:val="正文s"/>
    <w:basedOn w:val="Normal"/>
    <w:qFormat/>
    <w:rsid w:val="00622C68"/>
    <w:pPr>
      <w:jc w:val="both"/>
    </w:pPr>
    <w:rPr>
      <w:rFonts w:eastAsia="SimSun"/>
      <w:iCs/>
      <w:sz w:val="21"/>
      <w:szCs w:val="21"/>
      <w:lang w:val="en-US" w:eastAsia="zh-CN"/>
    </w:rPr>
  </w:style>
  <w:style w:type="table" w:customStyle="1" w:styleId="TableGrid261">
    <w:name w:val="TableGrid261"/>
    <w:basedOn w:val="TableNormal"/>
    <w:qFormat/>
    <w:rsid w:val="00622C6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Grid29"/>
    <w:basedOn w:val="TableNormal"/>
    <w:uiPriority w:val="39"/>
    <w:qFormat/>
    <w:rsid w:val="00622C6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11">
    <w:name w:val="正文文本 Char1"/>
    <w:qFormat/>
    <w:rsid w:val="00622C68"/>
    <w:rPr>
      <w:rFonts w:eastAsia="Times New Roman"/>
      <w:lang w:eastAsia="en-US"/>
    </w:rPr>
  </w:style>
  <w:style w:type="character" w:customStyle="1" w:styleId="Char12">
    <w:name w:val="批注文字 Char1"/>
    <w:uiPriority w:val="99"/>
    <w:qFormat/>
    <w:rsid w:val="00622C68"/>
    <w:rPr>
      <w:rFonts w:ascii="Times New Roman" w:eastAsia="Times New Roman" w:hAnsi="Times New Roman" w:cs="Times New Roman"/>
      <w:sz w:val="20"/>
      <w:szCs w:val="20"/>
      <w:lang w:val="en-US"/>
    </w:rPr>
  </w:style>
  <w:style w:type="character" w:customStyle="1" w:styleId="Char13">
    <w:name w:val="脚注文本 Char1"/>
    <w:semiHidden/>
    <w:qFormat/>
    <w:rsid w:val="00622C68"/>
    <w:rPr>
      <w:rFonts w:eastAsia="Times New Roman"/>
      <w:sz w:val="18"/>
      <w:szCs w:val="18"/>
      <w:lang w:eastAsia="en-US"/>
    </w:rPr>
  </w:style>
  <w:style w:type="character" w:customStyle="1" w:styleId="Char14">
    <w:name w:val="文档结构图 Char1"/>
    <w:semiHidden/>
    <w:qFormat/>
    <w:rsid w:val="00622C68"/>
    <w:rPr>
      <w:rFonts w:ascii="SimSun"/>
      <w:sz w:val="18"/>
      <w:szCs w:val="18"/>
      <w:lang w:eastAsia="en-US"/>
    </w:rPr>
  </w:style>
  <w:style w:type="table" w:customStyle="1" w:styleId="TableGrid160">
    <w:name w:val="Table Grid16"/>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0">
    <w:name w:val="Table Grid21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1">
    <w:name w:val="标题41"/>
    <w:basedOn w:val="Normal"/>
    <w:next w:val="NormalIndent"/>
    <w:qFormat/>
    <w:rsid w:val="00622C68"/>
    <w:pPr>
      <w:widowControl w:val="0"/>
      <w:ind w:firstLine="420"/>
      <w:jc w:val="both"/>
    </w:pPr>
    <w:rPr>
      <w:rFonts w:eastAsia="SimSun"/>
      <w:kern w:val="2"/>
      <w:sz w:val="21"/>
      <w:lang w:val="en-US" w:eastAsia="zh-CN"/>
    </w:rPr>
  </w:style>
  <w:style w:type="paragraph" w:customStyle="1" w:styleId="z-TopofForm1">
    <w:name w:val="z-Top of Form1"/>
    <w:basedOn w:val="Normal"/>
    <w:next w:val="Normal"/>
    <w:hidden/>
    <w:uiPriority w:val="99"/>
    <w:unhideWhenUsed/>
    <w:qFormat/>
    <w:rsid w:val="00622C68"/>
    <w:pPr>
      <w:pBdr>
        <w:bottom w:val="single" w:sz="6" w:space="1" w:color="auto"/>
      </w:pBdr>
      <w:jc w:val="center"/>
    </w:pPr>
    <w:rPr>
      <w:rFonts w:ascii="Arial" w:eastAsia="SimSun" w:hAnsi="Arial"/>
      <w:vanish/>
      <w:sz w:val="16"/>
      <w:szCs w:val="16"/>
      <w:lang w:val="en-US" w:eastAsia="zh-CN"/>
    </w:rPr>
  </w:style>
  <w:style w:type="character" w:customStyle="1" w:styleId="z-">
    <w:name w:val="z-窗体顶端 字符"/>
    <w:link w:val="z-TopofForm2"/>
    <w:uiPriority w:val="99"/>
    <w:qFormat/>
    <w:rsid w:val="00622C68"/>
    <w:rPr>
      <w:rFonts w:ascii="Arial" w:eastAsia="Times New Roman" w:hAnsi="Arial"/>
      <w:vanish/>
      <w:sz w:val="16"/>
      <w:szCs w:val="16"/>
    </w:rPr>
  </w:style>
  <w:style w:type="paragraph" w:customStyle="1" w:styleId="z-TopofForm2">
    <w:name w:val="z-Top of Form2"/>
    <w:basedOn w:val="Normal"/>
    <w:next w:val="Normal"/>
    <w:link w:val="z-"/>
    <w:uiPriority w:val="99"/>
    <w:rsid w:val="00622C68"/>
    <w:pPr>
      <w:pBdr>
        <w:bottom w:val="single" w:sz="6" w:space="1" w:color="auto"/>
      </w:pBdr>
      <w:jc w:val="center"/>
    </w:pPr>
    <w:rPr>
      <w:rFonts w:ascii="Arial" w:hAnsi="Arial"/>
      <w:vanish/>
      <w:sz w:val="16"/>
      <w:szCs w:val="16"/>
    </w:rPr>
  </w:style>
  <w:style w:type="paragraph" w:customStyle="1" w:styleId="z-BottomofForm1">
    <w:name w:val="z-Bottom of Form1"/>
    <w:basedOn w:val="Normal"/>
    <w:next w:val="Normal"/>
    <w:hidden/>
    <w:uiPriority w:val="99"/>
    <w:unhideWhenUsed/>
    <w:qFormat/>
    <w:rsid w:val="00622C68"/>
    <w:pPr>
      <w:pBdr>
        <w:top w:val="single" w:sz="6" w:space="1" w:color="auto"/>
      </w:pBdr>
      <w:jc w:val="center"/>
    </w:pPr>
    <w:rPr>
      <w:rFonts w:ascii="Arial" w:eastAsia="SimSun" w:hAnsi="Arial"/>
      <w:vanish/>
      <w:sz w:val="16"/>
      <w:szCs w:val="16"/>
      <w:lang w:val="en-US" w:eastAsia="zh-CN"/>
    </w:rPr>
  </w:style>
  <w:style w:type="character" w:customStyle="1" w:styleId="z-0">
    <w:name w:val="z-窗体底端 字符"/>
    <w:link w:val="z-BottomofForm2"/>
    <w:uiPriority w:val="99"/>
    <w:qFormat/>
    <w:rsid w:val="00622C68"/>
    <w:rPr>
      <w:rFonts w:ascii="Arial" w:eastAsia="Times New Roman" w:hAnsi="Arial"/>
      <w:vanish/>
      <w:sz w:val="16"/>
      <w:szCs w:val="16"/>
    </w:rPr>
  </w:style>
  <w:style w:type="paragraph" w:customStyle="1" w:styleId="z-BottomofForm2">
    <w:name w:val="z-Bottom of Form2"/>
    <w:basedOn w:val="Normal"/>
    <w:next w:val="Normal"/>
    <w:link w:val="z-0"/>
    <w:uiPriority w:val="99"/>
    <w:rsid w:val="00622C68"/>
    <w:pPr>
      <w:pBdr>
        <w:top w:val="single" w:sz="6" w:space="1" w:color="auto"/>
      </w:pBdr>
      <w:jc w:val="center"/>
    </w:pPr>
    <w:rPr>
      <w:rFonts w:ascii="Arial" w:hAnsi="Arial"/>
      <w:vanish/>
      <w:sz w:val="16"/>
      <w:szCs w:val="16"/>
    </w:rPr>
  </w:style>
  <w:style w:type="paragraph" w:customStyle="1" w:styleId="Date1">
    <w:name w:val="Date1"/>
    <w:basedOn w:val="Normal"/>
    <w:next w:val="Normal"/>
    <w:uiPriority w:val="99"/>
    <w:unhideWhenUsed/>
    <w:qFormat/>
    <w:rsid w:val="00622C68"/>
    <w:pPr>
      <w:spacing w:after="200" w:line="276" w:lineRule="auto"/>
      <w:ind w:leftChars="2500" w:left="100"/>
    </w:pPr>
    <w:rPr>
      <w:rFonts w:eastAsia="SimSun"/>
      <w:lang w:val="en-US" w:eastAsia="zh-CN"/>
    </w:rPr>
  </w:style>
  <w:style w:type="paragraph" w:customStyle="1" w:styleId="BodyTextIndent1">
    <w:name w:val="Body Text Indent1"/>
    <w:basedOn w:val="Normal"/>
    <w:next w:val="BodyTextIndent"/>
    <w:uiPriority w:val="99"/>
    <w:unhideWhenUsed/>
    <w:qFormat/>
    <w:rsid w:val="00622C68"/>
    <w:pPr>
      <w:spacing w:after="120" w:line="276" w:lineRule="auto"/>
      <w:ind w:left="360"/>
    </w:pPr>
  </w:style>
  <w:style w:type="paragraph" w:customStyle="1" w:styleId="ListNumber31">
    <w:name w:val="List Number 31"/>
    <w:basedOn w:val="Normal"/>
    <w:next w:val="ListNumber3"/>
    <w:qFormat/>
    <w:rsid w:val="00622C68"/>
    <w:pPr>
      <w:tabs>
        <w:tab w:val="left" w:pos="992"/>
      </w:tabs>
      <w:ind w:left="992" w:hanging="425"/>
    </w:pPr>
    <w:rPr>
      <w:rFonts w:eastAsia="SimSun"/>
    </w:rPr>
  </w:style>
  <w:style w:type="table" w:customStyle="1" w:styleId="1110">
    <w:name w:val="网格型111"/>
    <w:basedOn w:val="TableNormal"/>
    <w:qFormat/>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uiPriority w:val="11"/>
    <w:qFormat/>
    <w:rsid w:val="00622C68"/>
    <w:pPr>
      <w:snapToGrid w:val="0"/>
    </w:pPr>
    <w:rPr>
      <w:rFonts w:ascii="Calibri Light" w:eastAsia="SimSun" w:hAnsi="Calibri Light"/>
      <w:b/>
      <w:i/>
      <w:iCs/>
      <w:color w:val="4472C4"/>
      <w:spacing w:val="15"/>
      <w:lang w:val="en-US" w:eastAsia="zh-CN"/>
    </w:rPr>
  </w:style>
  <w:style w:type="table" w:customStyle="1" w:styleId="PlainTable111">
    <w:name w:val="Plain Table 111"/>
    <w:basedOn w:val="TableNormal"/>
    <w:uiPriority w:val="41"/>
    <w:qFormat/>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BodyTextIndent20">
    <w:name w:val="Body Text Indent2"/>
    <w:basedOn w:val="Normal"/>
    <w:next w:val="BodyTextIndent"/>
    <w:link w:val="BodyTextIndentChar1"/>
    <w:uiPriority w:val="99"/>
    <w:rsid w:val="00622C68"/>
    <w:pPr>
      <w:spacing w:after="120"/>
      <w:ind w:left="283"/>
    </w:pPr>
    <w:rPr>
      <w:rFonts w:ascii="CG Times (WN)" w:eastAsia="SimSun" w:hAnsi="CG Times (WN)"/>
    </w:rPr>
  </w:style>
  <w:style w:type="character" w:customStyle="1" w:styleId="BodyTextIndentChar1">
    <w:name w:val="Body Text Indent Char1"/>
    <w:link w:val="BodyTextIndent20"/>
    <w:uiPriority w:val="99"/>
    <w:rsid w:val="00622C68"/>
    <w:rPr>
      <w:rFonts w:ascii="CG Times (WN)" w:eastAsia="SimSun" w:hAnsi="CG Times (WN)"/>
      <w:lang w:eastAsia="en-US"/>
    </w:rPr>
  </w:style>
  <w:style w:type="character" w:customStyle="1" w:styleId="BodyTextIndentChar2">
    <w:name w:val="Body Text Indent Char2"/>
    <w:semiHidden/>
    <w:rsid w:val="00622C68"/>
    <w:rPr>
      <w:rFonts w:ascii="Times New Roman" w:eastAsia="SimSun" w:hAnsi="Times New Roman"/>
      <w:lang w:val="en-GB" w:eastAsia="en-US"/>
    </w:rPr>
  </w:style>
  <w:style w:type="table" w:customStyle="1" w:styleId="114">
    <w:name w:val="浅色列表11"/>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ableofFigures1">
    <w:name w:val="Table of Figures1"/>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1">
    <w:name w:val="Index Heading1"/>
    <w:basedOn w:val="Normal"/>
    <w:next w:val="Normal"/>
    <w:rsid w:val="00622C68"/>
    <w:pPr>
      <w:pBdr>
        <w:top w:val="single" w:sz="12" w:space="0" w:color="auto"/>
      </w:pBdr>
      <w:spacing w:before="360" w:after="240"/>
    </w:pPr>
    <w:rPr>
      <w:rFonts w:eastAsia="SimSun"/>
      <w:b/>
      <w:i/>
      <w:sz w:val="26"/>
    </w:rPr>
  </w:style>
  <w:style w:type="paragraph" w:customStyle="1" w:styleId="BodyTextIndent31">
    <w:name w:val="Body Text Indent 31"/>
    <w:basedOn w:val="Normal"/>
    <w:next w:val="BodyTextIndent3"/>
    <w:rsid w:val="00622C68"/>
    <w:pPr>
      <w:ind w:left="1080"/>
    </w:pPr>
    <w:rPr>
      <w:sz w:val="16"/>
      <w:szCs w:val="16"/>
    </w:rPr>
  </w:style>
  <w:style w:type="table" w:customStyle="1" w:styleId="TableGridLight111">
    <w:name w:val="Table Grid Light111"/>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PatApplChar">
    <w:name w:val="Pat Appl Char"/>
    <w:link w:val="PatAppl"/>
    <w:locked/>
    <w:rsid w:val="00622C68"/>
    <w:rPr>
      <w:rFonts w:eastAsia="t"/>
      <w:szCs w:val="22"/>
      <w:lang w:val="en-US" w:eastAsia="zh-CN"/>
    </w:rPr>
  </w:style>
  <w:style w:type="paragraph" w:customStyle="1" w:styleId="3a">
    <w:name w:val="列出段落3"/>
    <w:basedOn w:val="Normal"/>
    <w:uiPriority w:val="34"/>
    <w:unhideWhenUsed/>
    <w:qFormat/>
    <w:rsid w:val="00622C68"/>
    <w:pPr>
      <w:widowControl w:val="0"/>
      <w:spacing w:after="200" w:line="276" w:lineRule="auto"/>
      <w:ind w:leftChars="400" w:left="840"/>
    </w:pPr>
    <w:rPr>
      <w:rFonts w:eastAsia="SimSun"/>
      <w:kern w:val="2"/>
      <w:lang w:val="en-US" w:eastAsia="zh-CN"/>
    </w:rPr>
  </w:style>
  <w:style w:type="paragraph" w:customStyle="1" w:styleId="115">
    <w:name w:val="列出段落11"/>
    <w:basedOn w:val="Normal"/>
    <w:uiPriority w:val="34"/>
    <w:unhideWhenUsed/>
    <w:qFormat/>
    <w:rsid w:val="00622C68"/>
    <w:pPr>
      <w:widowControl w:val="0"/>
      <w:spacing w:after="200" w:line="276" w:lineRule="auto"/>
      <w:ind w:firstLineChars="200" w:firstLine="420"/>
      <w:jc w:val="both"/>
    </w:pPr>
    <w:rPr>
      <w:rFonts w:eastAsia="SimSun"/>
      <w:kern w:val="2"/>
      <w:sz w:val="21"/>
      <w:lang w:val="en-US" w:eastAsia="zh-CN"/>
    </w:rPr>
  </w:style>
  <w:style w:type="table" w:customStyle="1" w:styleId="ColorfulList-Accent1110">
    <w:name w:val="Colorful List - Accent 1110"/>
    <w:basedOn w:val="TableNormal"/>
    <w:uiPriority w:val="34"/>
    <w:rsid w:val="00622C6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1">
    <w:name w:val="Grid Table 4 - Accent 512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10">
    <w:name w:val="Table Grid11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622C68"/>
    <w:rPr>
      <w:rFonts w:cs="Times New Roman"/>
    </w:rPr>
  </w:style>
  <w:style w:type="character" w:customStyle="1" w:styleId="TitleChar4">
    <w:name w:val="Title Char4"/>
    <w:uiPriority w:val="10"/>
    <w:locked/>
    <w:rsid w:val="00622C68"/>
    <w:rPr>
      <w:rFonts w:ascii="Calibri Light" w:eastAsia="Times New Roman" w:hAnsi="Calibri Light" w:cs="Times New Roman"/>
      <w:spacing w:val="-10"/>
      <w:kern w:val="28"/>
      <w:sz w:val="56"/>
      <w:szCs w:val="56"/>
    </w:rPr>
  </w:style>
  <w:style w:type="paragraph" w:customStyle="1" w:styleId="onecomwebmail-onecomwebmail-msonormal">
    <w:name w:val="onecomwebmail-onecomwebmail-msonormal"/>
    <w:basedOn w:val="Normal"/>
    <w:rsid w:val="00622C68"/>
    <w:pPr>
      <w:spacing w:before="100" w:beforeAutospacing="1" w:after="100" w:afterAutospacing="1"/>
    </w:pPr>
    <w:rPr>
      <w:rFonts w:eastAsia="SimSun"/>
      <w:sz w:val="24"/>
      <w:lang w:val="en-US"/>
    </w:rPr>
  </w:style>
  <w:style w:type="character" w:customStyle="1" w:styleId="z-TopofFormChar1">
    <w:name w:val="z-Top of Form Char1"/>
    <w:rsid w:val="00622C68"/>
    <w:rPr>
      <w:rFonts w:ascii="Arial" w:hAnsi="Arial" w:cs="Arial"/>
      <w:vanish/>
      <w:sz w:val="16"/>
      <w:szCs w:val="16"/>
      <w:lang w:val="en-GB" w:eastAsia="en-US"/>
    </w:rPr>
  </w:style>
  <w:style w:type="character" w:customStyle="1" w:styleId="z-Char1">
    <w:name w:val="z-窗体顶端 Char1"/>
    <w:semiHidden/>
    <w:rsid w:val="00622C68"/>
    <w:rPr>
      <w:rFonts w:ascii="Arial" w:eastAsia="Times New Roman" w:hAnsi="Arial" w:cs="Arial"/>
      <w:vanish/>
      <w:sz w:val="16"/>
      <w:szCs w:val="16"/>
      <w:lang w:eastAsia="en-US"/>
    </w:rPr>
  </w:style>
  <w:style w:type="character" w:customStyle="1" w:styleId="z-BottomofFormChar1">
    <w:name w:val="z-Bottom of Form Char1"/>
    <w:rsid w:val="00622C68"/>
    <w:rPr>
      <w:rFonts w:ascii="Arial" w:hAnsi="Arial" w:cs="Arial"/>
      <w:vanish/>
      <w:sz w:val="16"/>
      <w:szCs w:val="16"/>
      <w:lang w:val="en-GB" w:eastAsia="en-US"/>
    </w:rPr>
  </w:style>
  <w:style w:type="character" w:customStyle="1" w:styleId="z-Char10">
    <w:name w:val="z-窗体底端 Char1"/>
    <w:semiHidden/>
    <w:rsid w:val="00622C68"/>
    <w:rPr>
      <w:rFonts w:ascii="Arial" w:eastAsia="Times New Roman" w:hAnsi="Arial" w:cs="Arial"/>
      <w:vanish/>
      <w:sz w:val="16"/>
      <w:szCs w:val="16"/>
      <w:lang w:eastAsia="en-US"/>
    </w:rPr>
  </w:style>
  <w:style w:type="character" w:customStyle="1" w:styleId="Char15">
    <w:name w:val="日期 Char1"/>
    <w:semiHidden/>
    <w:rsid w:val="00622C68"/>
    <w:rPr>
      <w:rFonts w:eastAsia="Times New Roman"/>
      <w:lang w:eastAsia="en-US"/>
    </w:rPr>
  </w:style>
  <w:style w:type="character" w:customStyle="1" w:styleId="DateChar1">
    <w:name w:val="Date Char1"/>
    <w:rsid w:val="00622C68"/>
    <w:rPr>
      <w:lang w:eastAsia="en-US"/>
    </w:rPr>
  </w:style>
  <w:style w:type="character" w:customStyle="1" w:styleId="Char16">
    <w:name w:val="副标题 Char1"/>
    <w:rsid w:val="00622C68"/>
    <w:rPr>
      <w:rFonts w:ascii="Cambria" w:hAnsi="Cambria" w:cs="Times New Roman"/>
      <w:b/>
      <w:bCs/>
      <w:kern w:val="28"/>
      <w:sz w:val="32"/>
      <w:szCs w:val="32"/>
      <w:lang w:eastAsia="en-US"/>
    </w:rPr>
  </w:style>
  <w:style w:type="character" w:customStyle="1" w:styleId="SubtitleChar1">
    <w:name w:val="Subtitle Char1"/>
    <w:rsid w:val="00622C68"/>
    <w:rPr>
      <w:rFonts w:ascii="Calibri" w:eastAsia="SimSun" w:hAnsi="Calibri" w:cs="Times New Roman"/>
      <w:color w:val="5A5A5A"/>
      <w:spacing w:val="15"/>
      <w:sz w:val="22"/>
      <w:szCs w:val="22"/>
      <w:lang w:eastAsia="en-US"/>
    </w:rPr>
  </w:style>
  <w:style w:type="paragraph" w:customStyle="1" w:styleId="BodyTextIndent32">
    <w:name w:val="Body Text Indent 32"/>
    <w:basedOn w:val="Normal"/>
    <w:next w:val="BodyTextIndent3"/>
    <w:link w:val="BodyTextIndent3Char1"/>
    <w:rsid w:val="00622C68"/>
    <w:pPr>
      <w:spacing w:after="120"/>
      <w:ind w:left="283"/>
    </w:pPr>
    <w:rPr>
      <w:rFonts w:ascii="CG Times (WN)" w:eastAsia="SimSun" w:hAnsi="CG Times (WN)"/>
      <w:sz w:val="16"/>
      <w:szCs w:val="16"/>
    </w:rPr>
  </w:style>
  <w:style w:type="character" w:customStyle="1" w:styleId="BodyTextIndent3Char1">
    <w:name w:val="Body Text Indent 3 Char1"/>
    <w:link w:val="BodyTextIndent32"/>
    <w:rsid w:val="00622C68"/>
    <w:rPr>
      <w:rFonts w:ascii="CG Times (WN)" w:eastAsia="SimSun" w:hAnsi="CG Times (WN)"/>
      <w:sz w:val="16"/>
      <w:szCs w:val="16"/>
      <w:lang w:eastAsia="en-US"/>
    </w:rPr>
  </w:style>
  <w:style w:type="table" w:customStyle="1" w:styleId="TableGrid312">
    <w:name w:val="Table Grid3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2">
    <w:name w:val="Table Grid Light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2">
    <w:name w:val="Plain Table 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Theme1">
    <w:name w:val="Table Theme1"/>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 311"/>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paragraph" w:customStyle="1" w:styleId="TableofFigures2">
    <w:name w:val="Table of Figures2"/>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2">
    <w:name w:val="Index Heading2"/>
    <w:basedOn w:val="Normal"/>
    <w:next w:val="Normal"/>
    <w:rsid w:val="00622C68"/>
    <w:pPr>
      <w:pBdr>
        <w:top w:val="single" w:sz="12" w:space="0" w:color="auto"/>
      </w:pBdr>
      <w:spacing w:before="360" w:after="240"/>
    </w:pPr>
    <w:rPr>
      <w:rFonts w:eastAsia="SimSun"/>
      <w:b/>
      <w:i/>
      <w:sz w:val="26"/>
    </w:rPr>
  </w:style>
  <w:style w:type="table" w:customStyle="1" w:styleId="DarkList-Accent61">
    <w:name w:val="Dark List - Accent 61"/>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PlainTable1111">
    <w:name w:val="Plain Table 1111"/>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111">
    <w:name w:val="Colorful List - Accent 111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1">
    <w:name w:val="Grid Table 4 - Accent 513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1">
    <w:name w:val="Table Grid12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网格型12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3">
    <w:name w:val="Table Grid Light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3">
    <w:name w:val="Plain Table 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2">
    <w:name w:val="Table Classic 2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2">
    <w:name w:val="Table Classic 1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2">
    <w:name w:val="Table Subtle 22"/>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2">
    <w:name w:val="Table Theme2"/>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2">
    <w:name w:val="Table Simple 22"/>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22">
    <w:name w:val="浅色列表12"/>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2">
    <w:name w:val="Light Shading - Accent 62"/>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2">
    <w:name w:val="Medium Shading 2 - Accent 32"/>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2">
    <w:name w:val="Table Grid 42"/>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20">
    <w:name w:val="Table Grid 32"/>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21">
    <w:name w:val="Table Grid 22"/>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2">
    <w:name w:val="Table Elegant2"/>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3">
    <w:name w:val="Table of Figures3"/>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3">
    <w:name w:val="Index Heading3"/>
    <w:basedOn w:val="Normal"/>
    <w:next w:val="Normal"/>
    <w:rsid w:val="00622C68"/>
    <w:pPr>
      <w:pBdr>
        <w:top w:val="single" w:sz="12" w:space="0" w:color="auto"/>
      </w:pBdr>
      <w:spacing w:before="360" w:after="240"/>
    </w:pPr>
    <w:rPr>
      <w:rFonts w:eastAsia="SimSun"/>
      <w:b/>
      <w:i/>
      <w:sz w:val="26"/>
    </w:rPr>
  </w:style>
  <w:style w:type="table" w:customStyle="1" w:styleId="DarkList-Accent62">
    <w:name w:val="Dark List - Accent 62"/>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2">
    <w:name w:val="Table Grid Light1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2">
    <w:name w:val="Plain Table 1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210">
    <w:name w:val="Colorful List - Accent 1210"/>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0">
    <w:name w:val="Grid Table 4 - Accent 52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1">
    <w:name w:val="Table Grid13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网格型13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4">
    <w:name w:val="Table Grid Light14"/>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4">
    <w:name w:val="Plain Table 114"/>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3">
    <w:name w:val="Table Classic 2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3">
    <w:name w:val="Table Classic 1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3">
    <w:name w:val="Table Subtle 23"/>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3">
    <w:name w:val="Table Theme3"/>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3">
    <w:name w:val="Table Simple 23"/>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32">
    <w:name w:val="浅色列表13"/>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3">
    <w:name w:val="Light Shading - Accent 63"/>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3">
    <w:name w:val="Medium Shading 2 - Accent 33"/>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30">
    <w:name w:val="Table Grid 43"/>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30">
    <w:name w:val="Table Grid 33"/>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31">
    <w:name w:val="Table Grid 23"/>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3">
    <w:name w:val="Table Elegant3"/>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4">
    <w:name w:val="Table of Figures4"/>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4">
    <w:name w:val="Index Heading4"/>
    <w:basedOn w:val="Normal"/>
    <w:next w:val="Normal"/>
    <w:rsid w:val="00622C68"/>
    <w:pPr>
      <w:pBdr>
        <w:top w:val="single" w:sz="12" w:space="0" w:color="auto"/>
      </w:pBdr>
      <w:spacing w:before="360" w:after="240"/>
    </w:pPr>
    <w:rPr>
      <w:rFonts w:eastAsia="SimSun"/>
      <w:b/>
      <w:i/>
      <w:sz w:val="26"/>
    </w:rPr>
  </w:style>
  <w:style w:type="table" w:customStyle="1" w:styleId="DarkList-Accent63">
    <w:name w:val="Dark List - Accent 63"/>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3">
    <w:name w:val="Table Grid Light1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3">
    <w:name w:val="Plain Table 1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39">
    <w:name w:val="Colorful List - Accent 139"/>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0">
    <w:name w:val="Grid Table 4 - Accent 53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1">
    <w:name w:val="Table Grid14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1">
    <w:name w:val="Colorful List - Accent 14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istribution">
    <w:name w:val="Distribution"/>
    <w:basedOn w:val="Heading4"/>
    <w:next w:val="Text"/>
    <w:rsid w:val="00622C68"/>
    <w:pPr>
      <w:keepNext w:val="0"/>
      <w:spacing w:before="360" w:after="0"/>
      <w:ind w:left="0" w:firstLine="0"/>
      <w:outlineLvl w:val="9"/>
    </w:pPr>
    <w:rPr>
      <w:rFonts w:eastAsia="SimSun"/>
      <w:bCs/>
      <w:i/>
      <w:lang w:val="en-US"/>
    </w:rPr>
  </w:style>
  <w:style w:type="paragraph" w:customStyle="1" w:styleId="ProgramStyle">
    <w:name w:val="ProgramStyle"/>
    <w:next w:val="BodyText"/>
    <w:rsid w:val="00622C68"/>
    <w:rPr>
      <w:rFonts w:ascii="Courier New" w:eastAsia="SimSun" w:hAnsi="Courier New"/>
      <w:sz w:val="16"/>
      <w:lang w:val="en-US" w:eastAsia="en-US"/>
    </w:rPr>
  </w:style>
  <w:style w:type="paragraph" w:customStyle="1" w:styleId="TableStyle">
    <w:name w:val="TableStyle"/>
    <w:rsid w:val="00622C68"/>
    <w:pPr>
      <w:ind w:left="85"/>
    </w:pPr>
    <w:rPr>
      <w:rFonts w:ascii="Arial" w:eastAsia="SimSun" w:hAnsi="Arial"/>
      <w:sz w:val="22"/>
      <w:lang w:val="en-US" w:eastAsia="en-US"/>
    </w:rPr>
  </w:style>
  <w:style w:type="paragraph" w:customStyle="1" w:styleId="Listabcdoublelinewide">
    <w:name w:val="List abc double line (wide)"/>
    <w:rsid w:val="00622C68"/>
    <w:pPr>
      <w:numPr>
        <w:numId w:val="80"/>
      </w:numPr>
      <w:tabs>
        <w:tab w:val="left" w:pos="720"/>
      </w:tabs>
      <w:spacing w:before="240"/>
      <w:ind w:left="720"/>
    </w:pPr>
    <w:rPr>
      <w:rFonts w:ascii="Arial" w:eastAsia="SimSun" w:hAnsi="Arial"/>
      <w:lang w:val="en-US" w:eastAsia="en-US" w:bidi="ar-DZ"/>
    </w:rPr>
  </w:style>
  <w:style w:type="paragraph" w:customStyle="1" w:styleId="NoSpellcheck">
    <w:name w:val="NoSpellcheck"/>
    <w:rsid w:val="00622C68"/>
    <w:rPr>
      <w:rFonts w:ascii="Arial" w:eastAsia="SimSun" w:hAnsi="Arial"/>
      <w:sz w:val="12"/>
      <w:lang w:val="en-US" w:eastAsia="en-US"/>
    </w:rPr>
  </w:style>
  <w:style w:type="paragraph" w:customStyle="1" w:styleId="Contents">
    <w:name w:val="Contents"/>
    <w:next w:val="Text"/>
    <w:rsid w:val="00622C68"/>
    <w:pPr>
      <w:spacing w:before="360" w:after="120"/>
    </w:pPr>
    <w:rPr>
      <w:rFonts w:ascii="Arial" w:eastAsia="SimSun" w:hAnsi="Arial"/>
      <w:b/>
      <w:lang w:val="en-US" w:eastAsia="en-US"/>
    </w:rPr>
  </w:style>
  <w:style w:type="paragraph" w:customStyle="1" w:styleId="Listabcsinglelinewide">
    <w:name w:val="List abc single line (wide)"/>
    <w:qFormat/>
    <w:rsid w:val="00622C68"/>
    <w:pPr>
      <w:numPr>
        <w:numId w:val="81"/>
      </w:numPr>
      <w:tabs>
        <w:tab w:val="left" w:pos="720"/>
      </w:tabs>
      <w:ind w:left="720"/>
    </w:pPr>
    <w:rPr>
      <w:rFonts w:ascii="Arial" w:eastAsia="SimSun" w:hAnsi="Arial"/>
      <w:lang w:val="en-US" w:eastAsia="en-US" w:bidi="ar-DZ"/>
    </w:rPr>
  </w:style>
  <w:style w:type="paragraph" w:customStyle="1" w:styleId="Keyword0">
    <w:name w:val="Keyword"/>
    <w:basedOn w:val="BodyText"/>
    <w:next w:val="BodyText"/>
    <w:rsid w:val="00622C68"/>
    <w:pPr>
      <w:keepLines/>
      <w:tabs>
        <w:tab w:val="left" w:pos="1247"/>
        <w:tab w:val="left" w:pos="2552"/>
        <w:tab w:val="left" w:pos="3856"/>
        <w:tab w:val="left" w:pos="5216"/>
        <w:tab w:val="left" w:pos="6464"/>
        <w:tab w:val="left" w:pos="7768"/>
        <w:tab w:val="left" w:pos="9072"/>
        <w:tab w:val="left" w:pos="9639"/>
      </w:tabs>
      <w:spacing w:before="240" w:after="0"/>
      <w:jc w:val="left"/>
    </w:pPr>
    <w:rPr>
      <w:rFonts w:ascii="Arial" w:hAnsi="Arial"/>
      <w:sz w:val="22"/>
      <w:u w:val="single"/>
      <w:lang w:val="en-US"/>
    </w:rPr>
  </w:style>
  <w:style w:type="paragraph" w:customStyle="1" w:styleId="Listnumberdoublelinewide">
    <w:name w:val="List number double line (wide)"/>
    <w:rsid w:val="00622C68"/>
    <w:pPr>
      <w:numPr>
        <w:numId w:val="82"/>
      </w:numPr>
      <w:tabs>
        <w:tab w:val="clear" w:pos="533"/>
      </w:tabs>
      <w:spacing w:before="240"/>
      <w:ind w:left="720" w:hanging="360"/>
    </w:pPr>
    <w:rPr>
      <w:rFonts w:ascii="Arial" w:eastAsia="SimSun" w:hAnsi="Arial"/>
      <w:lang w:val="en-US" w:eastAsia="en-US"/>
    </w:rPr>
  </w:style>
  <w:style w:type="paragraph" w:customStyle="1" w:styleId="Listnumbersinglelinewide">
    <w:name w:val="List number single line (wide)"/>
    <w:rsid w:val="00622C68"/>
    <w:pPr>
      <w:numPr>
        <w:numId w:val="83"/>
      </w:numPr>
      <w:tabs>
        <w:tab w:val="clear" w:pos="533"/>
      </w:tabs>
      <w:ind w:left="720" w:hanging="360"/>
    </w:pPr>
    <w:rPr>
      <w:rFonts w:ascii="Arial" w:eastAsia="SimSun" w:hAnsi="Arial"/>
      <w:lang w:val="en-US" w:eastAsia="en-US"/>
    </w:rPr>
  </w:style>
  <w:style w:type="paragraph" w:customStyle="1" w:styleId="ListBulletwide">
    <w:name w:val="List Bullet (wide)"/>
    <w:rsid w:val="00622C68"/>
    <w:pPr>
      <w:numPr>
        <w:numId w:val="84"/>
      </w:numPr>
      <w:tabs>
        <w:tab w:val="clear" w:pos="533"/>
        <w:tab w:val="left" w:pos="720"/>
      </w:tabs>
      <w:ind w:left="720" w:hanging="360"/>
    </w:pPr>
    <w:rPr>
      <w:rFonts w:ascii="Arial" w:eastAsia="SimSun" w:hAnsi="Arial"/>
      <w:lang w:val="en-US" w:eastAsia="en-US"/>
    </w:rPr>
  </w:style>
  <w:style w:type="paragraph" w:customStyle="1" w:styleId="ListBullet2wide">
    <w:name w:val="List Bullet 2 (wide)"/>
    <w:rsid w:val="00622C68"/>
    <w:pPr>
      <w:numPr>
        <w:numId w:val="85"/>
      </w:numPr>
      <w:tabs>
        <w:tab w:val="clear" w:pos="533"/>
        <w:tab w:val="left" w:pos="720"/>
      </w:tabs>
      <w:spacing w:before="240"/>
      <w:ind w:left="720" w:hanging="360"/>
    </w:pPr>
    <w:rPr>
      <w:rFonts w:ascii="Arial" w:eastAsia="SimSun" w:hAnsi="Arial"/>
      <w:lang w:val="en-US" w:eastAsia="en-US"/>
    </w:rPr>
  </w:style>
  <w:style w:type="paragraph" w:customStyle="1" w:styleId="CaptionWide">
    <w:name w:val="Caption (Wide)"/>
    <w:next w:val="BodyText"/>
    <w:rsid w:val="00622C68"/>
    <w:pPr>
      <w:tabs>
        <w:tab w:val="left" w:pos="1134"/>
      </w:tabs>
      <w:spacing w:before="120" w:after="60"/>
      <w:ind w:left="964" w:hanging="964"/>
    </w:pPr>
    <w:rPr>
      <w:rFonts w:ascii="Arial" w:eastAsia="SimSun" w:hAnsi="Arial"/>
      <w:lang w:val="en-US" w:eastAsia="en-US"/>
    </w:rPr>
  </w:style>
  <w:style w:type="paragraph" w:customStyle="1" w:styleId="Footercompany">
    <w:name w:val="Footercompany"/>
    <w:rsid w:val="00622C68"/>
    <w:rPr>
      <w:rFonts w:ascii="Arial" w:eastAsia="SimSun" w:hAnsi="Arial" w:cs="Helvetica"/>
      <w:b/>
      <w:bCs/>
      <w:sz w:val="16"/>
      <w:lang w:val="en-US" w:eastAsia="en-US"/>
    </w:rPr>
  </w:style>
  <w:style w:type="character" w:customStyle="1" w:styleId="ThorbjrnTrnstrm">
    <w:name w:val="Thorbjörn Tärnström"/>
    <w:semiHidden/>
    <w:rsid w:val="00622C68"/>
    <w:rPr>
      <w:rFonts w:ascii="Arial" w:hAnsi="Arial" w:cs="Arial"/>
      <w:color w:val="auto"/>
      <w:sz w:val="20"/>
      <w:szCs w:val="20"/>
    </w:rPr>
  </w:style>
  <w:style w:type="paragraph" w:customStyle="1" w:styleId="IvDInstructiontext">
    <w:name w:val="IvD Instructiontext"/>
    <w:basedOn w:val="BodyText"/>
    <w:link w:val="IvDInstructiontextChar"/>
    <w:uiPriority w:val="99"/>
    <w:qFormat/>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hAnsi="Arial"/>
      <w:i/>
      <w:color w:val="7F7F7F"/>
      <w:spacing w:val="2"/>
      <w:sz w:val="18"/>
      <w:szCs w:val="18"/>
      <w:lang w:val="en-US"/>
    </w:rPr>
  </w:style>
  <w:style w:type="character" w:customStyle="1" w:styleId="IvDInstructiontextChar">
    <w:name w:val="IvD Instructiontext Char"/>
    <w:link w:val="IvDInstructiontext"/>
    <w:uiPriority w:val="99"/>
    <w:rsid w:val="00622C68"/>
    <w:rPr>
      <w:rFonts w:ascii="Arial" w:eastAsia="Times New Roman" w:hAnsi="Arial"/>
      <w:i/>
      <w:color w:val="7F7F7F"/>
      <w:spacing w:val="2"/>
      <w:sz w:val="18"/>
      <w:szCs w:val="18"/>
      <w:lang w:val="en-US" w:eastAsia="en-US"/>
    </w:rPr>
  </w:style>
  <w:style w:type="paragraph" w:customStyle="1" w:styleId="IvDtabletext">
    <w:name w:val="IvD tabletext"/>
    <w:basedOn w:val="BodyText"/>
    <w:link w:val="IvDtabletextChar"/>
    <w:qFormat/>
    <w:rsid w:val="00622C68"/>
    <w:pPr>
      <w:keepLines/>
      <w:tabs>
        <w:tab w:val="left" w:pos="2552"/>
        <w:tab w:val="left" w:pos="3856"/>
        <w:tab w:val="left" w:pos="5216"/>
        <w:tab w:val="left" w:pos="6464"/>
        <w:tab w:val="left" w:pos="7768"/>
        <w:tab w:val="left" w:pos="9072"/>
        <w:tab w:val="left" w:pos="9639"/>
      </w:tabs>
      <w:spacing w:before="100" w:after="100"/>
      <w:jc w:val="left"/>
    </w:pPr>
    <w:rPr>
      <w:rFonts w:ascii="Arial" w:hAnsi="Arial"/>
      <w:spacing w:val="2"/>
      <w:lang w:val="en-US"/>
    </w:rPr>
  </w:style>
  <w:style w:type="character" w:customStyle="1" w:styleId="IvDtabletextChar">
    <w:name w:val="IvD tabletext Char"/>
    <w:link w:val="IvDtabletext"/>
    <w:rsid w:val="00622C68"/>
    <w:rPr>
      <w:rFonts w:ascii="Arial" w:eastAsia="Times New Roman" w:hAnsi="Arial"/>
      <w:spacing w:val="2"/>
      <w:lang w:val="en-US" w:eastAsia="en-US"/>
    </w:rPr>
  </w:style>
  <w:style w:type="paragraph" w:customStyle="1" w:styleId="Instructiontext">
    <w:name w:val="Instruction text"/>
    <w:basedOn w:val="BodyText"/>
    <w:link w:val="InstructiontextChar"/>
    <w:uiPriority w:val="99"/>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hAnsi="Arial"/>
      <w:i/>
      <w:color w:val="7F7F7F"/>
      <w:spacing w:val="2"/>
      <w:sz w:val="18"/>
      <w:szCs w:val="18"/>
      <w:lang w:val="en-US"/>
    </w:rPr>
  </w:style>
  <w:style w:type="character" w:customStyle="1" w:styleId="InstructiontextChar">
    <w:name w:val="Instruction text Char"/>
    <w:link w:val="Instructiontext"/>
    <w:uiPriority w:val="99"/>
    <w:rsid w:val="00622C68"/>
    <w:rPr>
      <w:rFonts w:ascii="Arial" w:eastAsia="Times New Roman" w:hAnsi="Arial"/>
      <w:i/>
      <w:color w:val="7F7F7F"/>
      <w:spacing w:val="2"/>
      <w:sz w:val="18"/>
      <w:szCs w:val="18"/>
      <w:lang w:val="en-US" w:eastAsia="en-US"/>
    </w:rPr>
  </w:style>
  <w:style w:type="character" w:customStyle="1" w:styleId="IvDTitle">
    <w:name w:val="IvD Title"/>
    <w:uiPriority w:val="1"/>
    <w:qFormat/>
    <w:rsid w:val="00622C68"/>
    <w:rPr>
      <w:rFonts w:ascii="Arial" w:eastAsia="Times New Roman" w:hAnsi="Arial" w:cs="Times New Roman"/>
      <w:color w:val="000000"/>
      <w:spacing w:val="2"/>
      <w:sz w:val="48"/>
      <w:szCs w:val="20"/>
      <w:u w:val="none"/>
      <w:lang w:eastAsia="en-US"/>
    </w:rPr>
  </w:style>
  <w:style w:type="paragraph" w:customStyle="1" w:styleId="IvDtableinstruction">
    <w:name w:val="IvD tableinstruction"/>
    <w:basedOn w:val="IvDInstructiontext"/>
    <w:link w:val="IvDtableinstructionChar"/>
    <w:qFormat/>
    <w:rsid w:val="00622C68"/>
    <w:pPr>
      <w:spacing w:before="100" w:after="100"/>
    </w:pPr>
  </w:style>
  <w:style w:type="character" w:customStyle="1" w:styleId="IvDtableinstructionChar">
    <w:name w:val="IvD tableinstruction Char"/>
    <w:link w:val="IvDtableinstruction"/>
    <w:rsid w:val="00622C68"/>
    <w:rPr>
      <w:rFonts w:ascii="Arial" w:eastAsia="Times New Roman" w:hAnsi="Arial"/>
      <w:i/>
      <w:color w:val="7F7F7F"/>
      <w:spacing w:val="2"/>
      <w:sz w:val="18"/>
      <w:szCs w:val="18"/>
      <w:lang w:val="en-US" w:eastAsia="en-US"/>
    </w:rPr>
  </w:style>
  <w:style w:type="paragraph" w:customStyle="1" w:styleId="CaptionFigureWide">
    <w:name w:val="CaptionFigureWide"/>
    <w:next w:val="BodyText"/>
    <w:rsid w:val="00622C68"/>
    <w:pPr>
      <w:tabs>
        <w:tab w:val="left" w:pos="2268"/>
      </w:tabs>
      <w:spacing w:before="120" w:after="60"/>
      <w:ind w:left="2268" w:hanging="964"/>
    </w:pPr>
    <w:rPr>
      <w:rFonts w:ascii="Ericsson Hilda" w:eastAsia="SimSun" w:hAnsi="Ericsson Hilda"/>
      <w:lang w:val="en-US" w:eastAsia="en-US"/>
    </w:rPr>
  </w:style>
  <w:style w:type="table" w:customStyle="1" w:styleId="TableGrid2111">
    <w:name w:val="TableGrid211"/>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1">
    <w:name w:val="Colorful List - Accent 15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116">
    <w:name w:val="1.1"/>
    <w:basedOn w:val="Normal"/>
    <w:link w:val="11Char"/>
    <w:qFormat/>
    <w:rsid w:val="00622C68"/>
    <w:pPr>
      <w:ind w:left="720" w:hanging="720"/>
      <w:contextualSpacing/>
      <w:jc w:val="both"/>
    </w:pPr>
    <w:rPr>
      <w:rFonts w:ascii="Helvetica" w:eastAsia="MS Mincho" w:hAnsi="Helvetica"/>
      <w:sz w:val="22"/>
      <w:szCs w:val="22"/>
      <w:lang w:val="en-US" w:eastAsia="zh-CN"/>
    </w:rPr>
  </w:style>
  <w:style w:type="character" w:customStyle="1" w:styleId="EQChar">
    <w:name w:val="EQ Char"/>
    <w:link w:val="EQ"/>
    <w:qFormat/>
    <w:locked/>
    <w:rsid w:val="00622C68"/>
    <w:rPr>
      <w:rFonts w:eastAsia="Times New Roman"/>
      <w:noProof/>
    </w:rPr>
  </w:style>
  <w:style w:type="paragraph" w:customStyle="1" w:styleId="ListNumber51">
    <w:name w:val="List Number 51"/>
    <w:basedOn w:val="Normal"/>
    <w:next w:val="ListNumber5"/>
    <w:qFormat/>
    <w:rsid w:val="00622C68"/>
    <w:pPr>
      <w:ind w:left="720" w:hanging="360"/>
      <w:contextualSpacing/>
    </w:pPr>
    <w:rPr>
      <w:rFonts w:eastAsia="SimSun"/>
    </w:rPr>
  </w:style>
  <w:style w:type="character" w:customStyle="1" w:styleId="BodyTextIndent3Char2">
    <w:name w:val="Body Text Indent 3 Char2"/>
    <w:semiHidden/>
    <w:rsid w:val="00622C68"/>
    <w:rPr>
      <w:rFonts w:ascii="Times New Roman" w:eastAsia="SimSun" w:hAnsi="Times New Roman"/>
      <w:sz w:val="16"/>
      <w:szCs w:val="16"/>
      <w:lang w:val="en-GB" w:eastAsia="en-US"/>
    </w:rPr>
  </w:style>
  <w:style w:type="table" w:customStyle="1" w:styleId="TableGrid170">
    <w:name w:val="Table Grid17"/>
    <w:basedOn w:val="TableNormal"/>
    <w:next w:val="TableGrid"/>
    <w:uiPriority w:val="39"/>
    <w:rsid w:val="009C386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2">
    <w:name w:val="Style Bulleted Symbol (symbol) Left:  0.25&quot; Hanging:  0.22"/>
    <w:basedOn w:val="NoList"/>
    <w:rsid w:val="00961FA6"/>
  </w:style>
  <w:style w:type="table" w:customStyle="1" w:styleId="TableGrid300">
    <w:name w:val="TableGrid30"/>
    <w:basedOn w:val="TableNormal"/>
    <w:next w:val="TableGrid"/>
    <w:uiPriority w:val="39"/>
    <w:qFormat/>
    <w:rsid w:val="00BD44D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4">
    <w:name w:val="Char Char1 Char Char Char Char Char Char Char Char Char Char Char Char Char Char Char134"/>
    <w:semiHidden/>
    <w:qFormat/>
    <w:rsid w:val="00BD44D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0">
    <w:name w:val="Style Bulleted30"/>
    <w:rsid w:val="00BD44D4"/>
  </w:style>
  <w:style w:type="character" w:customStyle="1" w:styleId="5129">
    <w:name w:val="(文字) (文字)5129"/>
    <w:semiHidden/>
    <w:qFormat/>
    <w:rsid w:val="00BD44D4"/>
    <w:rPr>
      <w:rFonts w:ascii="Times New Roman" w:hAnsi="Times New Roman"/>
      <w:lang w:eastAsia="en-US"/>
    </w:rPr>
  </w:style>
  <w:style w:type="numbering" w:customStyle="1" w:styleId="StyleBulletedSymbolsymbolLeft025Hanging023">
    <w:name w:val="Style Bulleted Symbol (symbol) Left:  0.25&quot; Hanging:  0.23"/>
    <w:basedOn w:val="NoList"/>
    <w:rsid w:val="00BD44D4"/>
  </w:style>
  <w:style w:type="table" w:customStyle="1" w:styleId="ColorfulList-Accent140">
    <w:name w:val="Colorful List - Accent 140"/>
    <w:basedOn w:val="TableNormal"/>
    <w:next w:val="ColorfulList-Accent1"/>
    <w:uiPriority w:val="34"/>
    <w:qFormat/>
    <w:rsid w:val="00BD44D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1">
    <w:name w:val="Grid Table 4 - Accent 541"/>
    <w:basedOn w:val="TableNormal"/>
    <w:next w:val="GridTable4-Accent5"/>
    <w:uiPriority w:val="49"/>
    <w:rsid w:val="00BD44D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8">
    <w:name w:val="Style Bulleted Symbol (symbol) Left:  0.25&quot; Hanging:  0.25&quot;58"/>
    <w:basedOn w:val="NoList"/>
    <w:rsid w:val="00BD44D4"/>
  </w:style>
  <w:style w:type="numbering" w:customStyle="1" w:styleId="StyleBulletedSymbolsymbolLeft025Hanging025125">
    <w:name w:val="Style Bulleted Symbol (symbol) Left:  0.25&quot; Hanging:  0.25&quot;125"/>
    <w:basedOn w:val="NoList"/>
    <w:rsid w:val="00BD44D4"/>
  </w:style>
  <w:style w:type="numbering" w:customStyle="1" w:styleId="StyleBulletedSymbolsymbolLeft025Hanging025222">
    <w:name w:val="Style Bulleted Symbol (symbol) Left:  0.25&quot; Hanging:  0.25&quot;222"/>
    <w:basedOn w:val="NoList"/>
    <w:rsid w:val="00BD44D4"/>
  </w:style>
  <w:style w:type="table" w:customStyle="1" w:styleId="TableGrid282">
    <w:name w:val="TableGrid28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Grid27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TableNormal"/>
    <w:next w:val="TableElegant"/>
    <w:rsid w:val="00BD44D4"/>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4">
    <w:name w:val="Table Classic 14"/>
    <w:basedOn w:val="TableNormal"/>
    <w:next w:val="TableClassic1"/>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4">
    <w:name w:val="Table Classic 24"/>
    <w:basedOn w:val="TableNormal"/>
    <w:next w:val="TableClassic2"/>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4">
    <w:name w:val="Table Simple 24"/>
    <w:basedOn w:val="TableNormal"/>
    <w:next w:val="TableSimple2"/>
    <w:rsid w:val="00BD44D4"/>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4">
    <w:name w:val="Table Subtle 24"/>
    <w:basedOn w:val="TableNormal"/>
    <w:next w:val="TableSubtle2"/>
    <w:rsid w:val="00BD44D4"/>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41">
    <w:name w:val="Table Grid 24"/>
    <w:basedOn w:val="TableNormal"/>
    <w:next w:val="TableGrid2"/>
    <w:rsid w:val="00BD44D4"/>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40">
    <w:name w:val="Table Grid 34"/>
    <w:basedOn w:val="TableNormal"/>
    <w:next w:val="TableGrid3"/>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4">
    <w:name w:val="Table Grid 44"/>
    <w:basedOn w:val="TableNormal"/>
    <w:next w:val="TableGrid4"/>
    <w:rsid w:val="00BD44D4"/>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4">
    <w:name w:val="Light Shading - Accent 64"/>
    <w:basedOn w:val="TableNormal"/>
    <w:next w:val="LightShading-Accent6"/>
    <w:uiPriority w:val="60"/>
    <w:rsid w:val="00BD44D4"/>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4">
    <w:name w:val="Medium Shading 2 - Accent 34"/>
    <w:basedOn w:val="TableNormal"/>
    <w:next w:val="MediumShading2-Accent3"/>
    <w:uiPriority w:val="64"/>
    <w:rsid w:val="00BD44D4"/>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6">
    <w:name w:val="Plain Table 316"/>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6">
    <w:name w:val="List Table 1 Light - Accent 116"/>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0">
    <w:name w:val="Grid Table 4 - Accent 5120"/>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9">
    <w:name w:val="Grid Table 6 Colorful - Accent 519"/>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6">
    <w:name w:val="List Table 3 - Accent 516"/>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6">
    <w:name w:val="Plain Table 216"/>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00">
    <w:name w:val="TableGrid12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5">
    <w:name w:val="Plain Table 3115"/>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5">
    <w:name w:val="List Table 1 Light - Accent 1115"/>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1">
    <w:name w:val="Grid Table 4 - Accent 51111"/>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6">
    <w:name w:val="Grid Table 6 Colorful - Accent 5116"/>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5">
    <w:name w:val="List Table 3 - Accent 5115"/>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5">
    <w:name w:val="Plain Table 2115"/>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00">
    <w:name w:val="TableGrid111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 Grid26"/>
    <w:basedOn w:val="TableNormal"/>
    <w:uiPriority w:val="59"/>
    <w:qFormat/>
    <w:rsid w:val="00BD44D4"/>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5">
    <w:name w:val="网格表 4 - 着色 115"/>
    <w:basedOn w:val="TableNormal"/>
    <w:uiPriority w:val="49"/>
    <w:qFormat/>
    <w:rsid w:val="00BD44D4"/>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70">
    <w:name w:val="网格型27"/>
    <w:basedOn w:val="TableNormal"/>
    <w:uiPriority w:val="39"/>
    <w:qFormat/>
    <w:rsid w:val="00BD44D4"/>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Grid36"/>
    <w:basedOn w:val="TableNormal"/>
    <w:uiPriority w:val="39"/>
    <w:qFormat/>
    <w:rsid w:val="00BD44D4"/>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无格式表格 111"/>
    <w:basedOn w:val="TableNormal"/>
    <w:uiPriority w:val="41"/>
    <w:qFormat/>
    <w:rsid w:val="00BD44D4"/>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4">
    <w:name w:val="Table Grid94"/>
    <w:basedOn w:val="TableNormal"/>
    <w:uiPriority w:val="39"/>
    <w:qFormat/>
    <w:rsid w:val="00BD44D4"/>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basedOn w:val="TableNormal"/>
    <w:qFormat/>
    <w:rsid w:val="00BD44D4"/>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Grid210"/>
    <w:basedOn w:val="TableNormal"/>
    <w:uiPriority w:val="39"/>
    <w:qFormat/>
    <w:rsid w:val="00BD44D4"/>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0">
    <w:name w:val="Table Grid18"/>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0">
    <w:name w:val="Table Grid21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网格型112"/>
    <w:basedOn w:val="TableNormal"/>
    <w:qFormat/>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qFormat/>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1">
    <w:name w:val="浅色列表14"/>
    <w:basedOn w:val="TableNormal"/>
    <w:uiPriority w:val="61"/>
    <w:rsid w:val="00BD44D4"/>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4">
    <w:name w:val="Table Grid Light114"/>
    <w:basedOn w:val="TableNormal"/>
    <w:uiPriority w:val="40"/>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2">
    <w:name w:val="Colorful List - Accent 1112"/>
    <w:basedOn w:val="TableNormal"/>
    <w:uiPriority w:val="34"/>
    <w:rsid w:val="00BD44D4"/>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2">
    <w:name w:val="Grid Table 4 - Accent 512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20">
    <w:name w:val="Table Grid11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0">
    <w:name w:val="Table Grid 312"/>
    <w:basedOn w:val="TableNormal"/>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3">
    <w:name w:val="Colorful List - Accent 1113"/>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2">
    <w:name w:val="Grid Table 4 - Accent 513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2">
    <w:name w:val="Table Grid12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网格型12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1">
    <w:name w:val="Grid Table 4 - Accent 52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2">
    <w:name w:val="Table Grid13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网格型13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0">
    <w:name w:val="Colorful List - Accent 1310"/>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1">
    <w:name w:val="Grid Table 4 - Accent 53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2">
    <w:name w:val="Table Grid14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2">
    <w:name w:val="Colorful List - Accent 14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21">
    <w:name w:val="TableGrid212"/>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2">
    <w:name w:val="Colorful List - Accent 15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37">
    <w:name w:val="TableGrid37"/>
    <w:basedOn w:val="TableNormal"/>
    <w:next w:val="TableGrid"/>
    <w:uiPriority w:val="59"/>
    <w:qFormat/>
    <w:rsid w:val="00002D7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31">
    <w:name w:val="Style Bulleted31"/>
    <w:rsid w:val="00002D7F"/>
  </w:style>
  <w:style w:type="numbering" w:customStyle="1" w:styleId="StyleBulletedSymbolsymbolLeft025Hanging024">
    <w:name w:val="Style Bulleted Symbol (symbol) Left:  0.25&quot; Hanging:  0.24"/>
    <w:basedOn w:val="NoList"/>
    <w:rsid w:val="00002D7F"/>
  </w:style>
  <w:style w:type="table" w:customStyle="1" w:styleId="ColorfulList-Accent143">
    <w:name w:val="Colorful List - Accent 143"/>
    <w:basedOn w:val="TableNormal"/>
    <w:next w:val="ColorfulList-Accent1"/>
    <w:uiPriority w:val="34"/>
    <w:rsid w:val="00002D7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2">
    <w:name w:val="Grid Table 4 - Accent 542"/>
    <w:basedOn w:val="TableNormal"/>
    <w:next w:val="GridTable4-Accent5"/>
    <w:uiPriority w:val="49"/>
    <w:rsid w:val="00002D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9">
    <w:name w:val="Style Bulleted Symbol (symbol) Left:  0.25&quot; Hanging:  0.25&quot;59"/>
    <w:basedOn w:val="NoList"/>
    <w:rsid w:val="00002D7F"/>
  </w:style>
  <w:style w:type="numbering" w:customStyle="1" w:styleId="StyleBulletedSymbolsymbolLeft025Hanging025126">
    <w:name w:val="Style Bulleted Symbol (symbol) Left:  0.25&quot; Hanging:  0.25&quot;126"/>
    <w:basedOn w:val="NoList"/>
    <w:rsid w:val="00002D7F"/>
  </w:style>
  <w:style w:type="numbering" w:customStyle="1" w:styleId="StyleBulletedSymbolsymbolLeft025Hanging025223">
    <w:name w:val="Style Bulleted Symbol (symbol) Left:  0.25&quot; Hanging:  0.25&quot;223"/>
    <w:basedOn w:val="NoList"/>
    <w:rsid w:val="00002D7F"/>
  </w:style>
  <w:style w:type="table" w:customStyle="1" w:styleId="TableGrid38">
    <w:name w:val="TableGrid38"/>
    <w:basedOn w:val="TableNormal"/>
    <w:next w:val="TableGrid"/>
    <w:uiPriority w:val="39"/>
    <w:qFormat/>
    <w:rsid w:val="0077000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3">
    <w:name w:val="Char Char1 Char Char Char Char Char Char Char Char Char Char Char Char Char Char Char133"/>
    <w:semiHidden/>
    <w:rsid w:val="0077000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2">
    <w:name w:val="Style Bulleted32"/>
    <w:rsid w:val="00770008"/>
  </w:style>
  <w:style w:type="character" w:customStyle="1" w:styleId="5128">
    <w:name w:val="(文字) (文字)5128"/>
    <w:semiHidden/>
    <w:rsid w:val="00770008"/>
    <w:rPr>
      <w:rFonts w:ascii="Times New Roman" w:hAnsi="Times New Roman"/>
      <w:lang w:eastAsia="en-US"/>
    </w:rPr>
  </w:style>
  <w:style w:type="numbering" w:customStyle="1" w:styleId="StyleBulletedSymbolsymbolLeft025Hanging0250">
    <w:name w:val="Style Bulleted Symbol (symbol) Left:  0.25&quot; Hanging:  0.25"/>
    <w:basedOn w:val="NoList"/>
    <w:rsid w:val="00770008"/>
  </w:style>
  <w:style w:type="table" w:customStyle="1" w:styleId="ColorfulList-Accent144">
    <w:name w:val="Colorful List - Accent 144"/>
    <w:basedOn w:val="TableNormal"/>
    <w:next w:val="ColorfulList-Accent1"/>
    <w:uiPriority w:val="34"/>
    <w:qFormat/>
    <w:rsid w:val="0077000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3">
    <w:name w:val="Grid Table 4 - Accent 543"/>
    <w:basedOn w:val="TableNormal"/>
    <w:next w:val="GridTable4-Accent5"/>
    <w:uiPriority w:val="49"/>
    <w:rsid w:val="0077000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0">
    <w:name w:val="Style Bulleted Symbol (symbol) Left:  0.25&quot; Hanging:  0.25&quot;60"/>
    <w:basedOn w:val="NoList"/>
    <w:rsid w:val="00770008"/>
  </w:style>
  <w:style w:type="numbering" w:customStyle="1" w:styleId="StyleBulletedSymbolsymbolLeft025Hanging025127">
    <w:name w:val="Style Bulleted Symbol (symbol) Left:  0.25&quot; Hanging:  0.25&quot;127"/>
    <w:basedOn w:val="NoList"/>
    <w:rsid w:val="00770008"/>
  </w:style>
  <w:style w:type="numbering" w:customStyle="1" w:styleId="StyleBulletedSymbolsymbolLeft025Hanging025224">
    <w:name w:val="Style Bulleted Symbol (symbol) Left:  0.25&quot; Hanging:  0.25&quot;224"/>
    <w:basedOn w:val="NoList"/>
    <w:rsid w:val="00770008"/>
  </w:style>
  <w:style w:type="table" w:customStyle="1" w:styleId="TableGrid283">
    <w:name w:val="TableGrid28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Grid27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TableNormal"/>
    <w:next w:val="TableElegant"/>
    <w:rsid w:val="0077000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5">
    <w:name w:val="Table Classic 15"/>
    <w:basedOn w:val="TableNormal"/>
    <w:next w:val="TableClassic1"/>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5">
    <w:name w:val="Table Classic 25"/>
    <w:basedOn w:val="TableNormal"/>
    <w:next w:val="TableClassic2"/>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5">
    <w:name w:val="Table Simple 25"/>
    <w:basedOn w:val="TableNormal"/>
    <w:next w:val="TableSimple2"/>
    <w:rsid w:val="0077000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5">
    <w:name w:val="Table Subtle 25"/>
    <w:basedOn w:val="TableNormal"/>
    <w:next w:val="TableSubtle2"/>
    <w:rsid w:val="0077000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51">
    <w:name w:val="Table Grid 25"/>
    <w:basedOn w:val="TableNormal"/>
    <w:next w:val="TableGrid2"/>
    <w:rsid w:val="0077000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50">
    <w:name w:val="Table Grid 35"/>
    <w:basedOn w:val="TableNormal"/>
    <w:next w:val="TableGrid3"/>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5">
    <w:name w:val="Table Grid 45"/>
    <w:basedOn w:val="TableNormal"/>
    <w:next w:val="TableGrid4"/>
    <w:rsid w:val="0077000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5">
    <w:name w:val="Light Shading - Accent 65"/>
    <w:basedOn w:val="TableNormal"/>
    <w:next w:val="LightShading-Accent6"/>
    <w:uiPriority w:val="60"/>
    <w:rsid w:val="0077000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5">
    <w:name w:val="Medium Shading 2 - Accent 35"/>
    <w:basedOn w:val="TableNormal"/>
    <w:next w:val="MediumShading2-Accent3"/>
    <w:uiPriority w:val="64"/>
    <w:rsid w:val="0077000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7">
    <w:name w:val="Plain Table 317"/>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7">
    <w:name w:val="List Table 1 Light - Accent 117"/>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3">
    <w:name w:val="Grid Table 4 - Accent 5123"/>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0">
    <w:name w:val="Grid Table 6 Colorful - Accent 5110"/>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7">
    <w:name w:val="List Table 3 - Accent 517"/>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7">
    <w:name w:val="Plain Table 217"/>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10">
    <w:name w:val="TableGrid12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6">
    <w:name w:val="Plain Table 3116"/>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6">
    <w:name w:val="List Table 1 Light - Accent 1116"/>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2">
    <w:name w:val="Grid Table 4 - Accent 51112"/>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7">
    <w:name w:val="Grid Table 6 Colorful - Accent 5117"/>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6">
    <w:name w:val="List Table 3 - Accent 5116"/>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6">
    <w:name w:val="Plain Table 2116"/>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
    <w:name w:val="TableGrid111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 Grid27"/>
    <w:basedOn w:val="TableNormal"/>
    <w:uiPriority w:val="59"/>
    <w:qFormat/>
    <w:rsid w:val="0077000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6">
    <w:name w:val="网格表 4 - 着色 116"/>
    <w:basedOn w:val="TableNormal"/>
    <w:uiPriority w:val="49"/>
    <w:qFormat/>
    <w:rsid w:val="0077000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80">
    <w:name w:val="网格型28"/>
    <w:basedOn w:val="TableNormal"/>
    <w:uiPriority w:val="39"/>
    <w:qFormat/>
    <w:rsid w:val="0077000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Grid39"/>
    <w:basedOn w:val="TableNormal"/>
    <w:uiPriority w:val="39"/>
    <w:qFormat/>
    <w:rsid w:val="0077000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无格式表格 112"/>
    <w:basedOn w:val="TableNormal"/>
    <w:uiPriority w:val="41"/>
    <w:qFormat/>
    <w:rsid w:val="0077000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5">
    <w:name w:val="Table Grid95"/>
    <w:basedOn w:val="TableNormal"/>
    <w:uiPriority w:val="39"/>
    <w:qFormat/>
    <w:rsid w:val="0077000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Grid263"/>
    <w:basedOn w:val="TableNormal"/>
    <w:qFormat/>
    <w:rsid w:val="0077000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basedOn w:val="TableNormal"/>
    <w:uiPriority w:val="39"/>
    <w:qFormat/>
    <w:rsid w:val="0077000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0">
    <w:name w:val="Table Grid19"/>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0">
    <w:name w:val="Table Grid21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网格型113"/>
    <w:basedOn w:val="TableNormal"/>
    <w:qFormat/>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qFormat/>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2">
    <w:name w:val="浅色列表15"/>
    <w:basedOn w:val="TableNormal"/>
    <w:uiPriority w:val="61"/>
    <w:rsid w:val="0077000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5">
    <w:name w:val="Table Grid Light115"/>
    <w:basedOn w:val="TableNormal"/>
    <w:uiPriority w:val="40"/>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4">
    <w:name w:val="Colorful List - Accent 1114"/>
    <w:basedOn w:val="TableNormal"/>
    <w:uiPriority w:val="34"/>
    <w:rsid w:val="0077000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4">
    <w:name w:val="Grid Table 4 - Accent 5124"/>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30">
    <w:name w:val="Table Grid11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
    <w:name w:val="Table Grid 313"/>
    <w:basedOn w:val="TableNormal"/>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5">
    <w:name w:val="Colorful List - Accent 111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3">
    <w:name w:val="Grid Table 4 - Accent 5133"/>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3">
    <w:name w:val="Table Grid12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0">
    <w:name w:val="Table Grid44"/>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网格型12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2">
    <w:name w:val="Colorful List - Accent 1212"/>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2">
    <w:name w:val="Grid Table 4 - Accent 52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3">
    <w:name w:val="Table Grid13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网格型13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2">
    <w:name w:val="Grid Table 4 - Accent 53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3">
    <w:name w:val="Table Grid14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5">
    <w:name w:val="Colorful List - Accent 14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4">
    <w:name w:val="TableGrid214"/>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3">
    <w:name w:val="Colorful List - Accent 153"/>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00">
    <w:name w:val="TableGrid40"/>
    <w:basedOn w:val="TableNormal"/>
    <w:next w:val="TableGrid"/>
    <w:uiPriority w:val="59"/>
    <w:qFormat/>
    <w:rsid w:val="00A4043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2">
    <w:name w:val="Char Char1 Char Char Char Char Char Char Char Char Char Char Char Char Char Char Char132"/>
    <w:semiHidden/>
    <w:rsid w:val="00A404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3">
    <w:name w:val="Style Bulleted33"/>
    <w:rsid w:val="00A40433"/>
  </w:style>
  <w:style w:type="character" w:customStyle="1" w:styleId="5127">
    <w:name w:val="(文字) (文字)5127"/>
    <w:semiHidden/>
    <w:rsid w:val="00A40433"/>
    <w:rPr>
      <w:rFonts w:ascii="Times New Roman" w:hAnsi="Times New Roman"/>
      <w:lang w:eastAsia="en-US"/>
    </w:rPr>
  </w:style>
  <w:style w:type="numbering" w:customStyle="1" w:styleId="StyleBulletedSymbolsymbolLeft025Hanging026">
    <w:name w:val="Style Bulleted Symbol (symbol) Left:  0.25&quot; Hanging:  0.26"/>
    <w:basedOn w:val="NoList"/>
    <w:rsid w:val="00A40433"/>
  </w:style>
  <w:style w:type="table" w:customStyle="1" w:styleId="ColorfulList-Accent146">
    <w:name w:val="Colorful List - Accent 146"/>
    <w:basedOn w:val="TableNormal"/>
    <w:next w:val="ColorfulList-Accent1"/>
    <w:uiPriority w:val="34"/>
    <w:rsid w:val="00A4043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4">
    <w:name w:val="Grid Table 4 - Accent 544"/>
    <w:basedOn w:val="TableNormal"/>
    <w:next w:val="GridTable4-Accent5"/>
    <w:uiPriority w:val="49"/>
    <w:rsid w:val="00A4043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1">
    <w:name w:val="Style Bulleted Symbol (symbol) Left:  0.25&quot; Hanging:  0.25&quot;61"/>
    <w:basedOn w:val="NoList"/>
    <w:rsid w:val="00A40433"/>
  </w:style>
  <w:style w:type="numbering" w:customStyle="1" w:styleId="StyleBulletedSymbolsymbolLeft025Hanging025128">
    <w:name w:val="Style Bulleted Symbol (symbol) Left:  0.25&quot; Hanging:  0.25&quot;128"/>
    <w:basedOn w:val="NoList"/>
    <w:rsid w:val="00A40433"/>
  </w:style>
  <w:style w:type="numbering" w:customStyle="1" w:styleId="StyleBulletedSymbolsymbolLeft025Hanging025225">
    <w:name w:val="Style Bulleted Symbol (symbol) Left:  0.25&quot; Hanging:  0.25&quot;225"/>
    <w:basedOn w:val="NoList"/>
    <w:rsid w:val="00A40433"/>
  </w:style>
  <w:style w:type="table" w:customStyle="1" w:styleId="TableGrid412">
    <w:name w:val="TableGrid41"/>
    <w:basedOn w:val="TableNormal"/>
    <w:next w:val="TableGrid"/>
    <w:uiPriority w:val="59"/>
    <w:qFormat/>
    <w:rsid w:val="00FA709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1">
    <w:name w:val="Char Char1 Char Char Char Char Char Char Char Char Char Char Char Char Char Char Char131"/>
    <w:semiHidden/>
    <w:rsid w:val="00FA709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4">
    <w:name w:val="Style Bulleted34"/>
    <w:rsid w:val="00FA7097"/>
  </w:style>
  <w:style w:type="character" w:customStyle="1" w:styleId="5126">
    <w:name w:val="(文字) (文字)5126"/>
    <w:semiHidden/>
    <w:rsid w:val="00FA7097"/>
    <w:rPr>
      <w:rFonts w:ascii="Times New Roman" w:hAnsi="Times New Roman"/>
      <w:lang w:eastAsia="en-US"/>
    </w:rPr>
  </w:style>
  <w:style w:type="numbering" w:customStyle="1" w:styleId="StyleBulletedSymbolsymbolLeft025Hanging027">
    <w:name w:val="Style Bulleted Symbol (symbol) Left:  0.25&quot; Hanging:  0.27"/>
    <w:basedOn w:val="NoList"/>
    <w:rsid w:val="00FA7097"/>
  </w:style>
  <w:style w:type="table" w:customStyle="1" w:styleId="ColorfulList-Accent147">
    <w:name w:val="Colorful List - Accent 147"/>
    <w:basedOn w:val="TableNormal"/>
    <w:next w:val="ColorfulList-Accent1"/>
    <w:uiPriority w:val="34"/>
    <w:rsid w:val="00FA709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5">
    <w:name w:val="Grid Table 4 - Accent 545"/>
    <w:basedOn w:val="TableNormal"/>
    <w:next w:val="GridTable4-Accent5"/>
    <w:uiPriority w:val="49"/>
    <w:rsid w:val="00FA70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2">
    <w:name w:val="Style Bulleted Symbol (symbol) Left:  0.25&quot; Hanging:  0.25&quot;62"/>
    <w:basedOn w:val="NoList"/>
    <w:rsid w:val="00FA7097"/>
  </w:style>
  <w:style w:type="numbering" w:customStyle="1" w:styleId="StyleBulletedSymbolsymbolLeft025Hanging025129">
    <w:name w:val="Style Bulleted Symbol (symbol) Left:  0.25&quot; Hanging:  0.25&quot;129"/>
    <w:basedOn w:val="NoList"/>
    <w:rsid w:val="00FA7097"/>
  </w:style>
  <w:style w:type="numbering" w:customStyle="1" w:styleId="StyleBulletedSymbolsymbolLeft025Hanging025226">
    <w:name w:val="Style Bulleted Symbol (symbol) Left:  0.25&quot; Hanging:  0.25&quot;226"/>
    <w:basedOn w:val="NoList"/>
    <w:rsid w:val="00FA7097"/>
  </w:style>
  <w:style w:type="table" w:customStyle="1" w:styleId="TableGrid421">
    <w:name w:val="TableGrid42"/>
    <w:basedOn w:val="TableNormal"/>
    <w:next w:val="TableGrid"/>
    <w:uiPriority w:val="59"/>
    <w:qFormat/>
    <w:rsid w:val="00B6049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0">
    <w:name w:val="Char Char1 Char Char Char Char Char Char Char Char Char Char Char Char Char Char Char130"/>
    <w:semiHidden/>
    <w:rsid w:val="00B6049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5">
    <w:name w:val="Style Bulleted35"/>
    <w:rsid w:val="00B60498"/>
    <w:pPr>
      <w:numPr>
        <w:numId w:val="4"/>
      </w:numPr>
    </w:pPr>
  </w:style>
  <w:style w:type="character" w:customStyle="1" w:styleId="5125">
    <w:name w:val="(文字) (文字)5125"/>
    <w:semiHidden/>
    <w:rsid w:val="00B60498"/>
    <w:rPr>
      <w:rFonts w:ascii="Times New Roman" w:hAnsi="Times New Roman"/>
      <w:lang w:eastAsia="en-US"/>
    </w:rPr>
  </w:style>
  <w:style w:type="numbering" w:customStyle="1" w:styleId="StyleBulletedSymbolsymbolLeft025Hanging028">
    <w:name w:val="Style Bulleted Symbol (symbol) Left:  0.25&quot; Hanging:  0.28"/>
    <w:basedOn w:val="NoList"/>
    <w:rsid w:val="00B60498"/>
  </w:style>
  <w:style w:type="table" w:customStyle="1" w:styleId="ColorfulList-Accent148">
    <w:name w:val="Colorful List - Accent 148"/>
    <w:basedOn w:val="TableNormal"/>
    <w:next w:val="ColorfulList-Accent1"/>
    <w:uiPriority w:val="34"/>
    <w:rsid w:val="00B6049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6">
    <w:name w:val="Grid Table 4 - Accent 546"/>
    <w:basedOn w:val="TableNormal"/>
    <w:next w:val="GridTable4-Accent5"/>
    <w:uiPriority w:val="49"/>
    <w:rsid w:val="00B6049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3">
    <w:name w:val="Style Bulleted Symbol (symbol) Left:  0.25&quot; Hanging:  0.25&quot;63"/>
    <w:basedOn w:val="NoList"/>
    <w:rsid w:val="00B60498"/>
  </w:style>
  <w:style w:type="numbering" w:customStyle="1" w:styleId="StyleBulletedSymbolsymbolLeft025Hanging025130">
    <w:name w:val="Style Bulleted Symbol (symbol) Left:  0.25&quot; Hanging:  0.25&quot;130"/>
    <w:basedOn w:val="NoList"/>
    <w:rsid w:val="00B60498"/>
  </w:style>
  <w:style w:type="numbering" w:customStyle="1" w:styleId="StyleBulletedSymbolsymbolLeft025Hanging025227">
    <w:name w:val="Style Bulleted Symbol (symbol) Left:  0.25&quot; Hanging:  0.25&quot;227"/>
    <w:basedOn w:val="NoList"/>
    <w:rsid w:val="00B60498"/>
  </w:style>
  <w:style w:type="table" w:customStyle="1" w:styleId="TableGrid274">
    <w:name w:val="TableGrid274"/>
    <w:basedOn w:val="TableNormal"/>
    <w:uiPriority w:val="59"/>
    <w:qFormat/>
    <w:rsid w:val="00B6049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
    <w:name w:val="Table #"/>
    <w:basedOn w:val="Normal"/>
    <w:autoRedefine/>
    <w:qFormat/>
    <w:rsid w:val="00B60498"/>
    <w:pPr>
      <w:keepNext/>
      <w:spacing w:after="200" w:line="276" w:lineRule="auto"/>
      <w:jc w:val="center"/>
    </w:pPr>
    <w:rPr>
      <w:rFonts w:ascii="Calibri" w:eastAsia="SimSun" w:hAnsi="Calibri" w:cs="Arial"/>
      <w:kern w:val="2"/>
      <w:sz w:val="22"/>
      <w:szCs w:val="22"/>
      <w:lang w:val="en-US" w:eastAsia="zh-CN"/>
    </w:rPr>
  </w:style>
  <w:style w:type="numbering" w:customStyle="1" w:styleId="StyleBulletedSymbolsymbolLeft025Hanging029">
    <w:name w:val="Style Bulleted Symbol (symbol) Left:  0.25&quot; Hanging:  0.29"/>
    <w:basedOn w:val="NoList"/>
    <w:rsid w:val="00012DDC"/>
  </w:style>
  <w:style w:type="table" w:customStyle="1" w:styleId="TableGrid201">
    <w:name w:val="Table Grid20"/>
    <w:basedOn w:val="TableNormal"/>
    <w:next w:val="TableGrid"/>
    <w:uiPriority w:val="39"/>
    <w:rsid w:val="00D4579C"/>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129">
    <w:name w:val="Char Char1 Char Char Char Char Char Char Char Char Char Char Char Char Char Char Char129"/>
    <w:semiHidden/>
    <w:rsid w:val="003B029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6">
    <w:name w:val="Style Bulleted36"/>
    <w:rsid w:val="003B0294"/>
    <w:pPr>
      <w:numPr>
        <w:numId w:val="2"/>
      </w:numPr>
    </w:pPr>
  </w:style>
  <w:style w:type="character" w:customStyle="1" w:styleId="5124">
    <w:name w:val="(文字) (文字)5124"/>
    <w:semiHidden/>
    <w:rsid w:val="003B0294"/>
    <w:rPr>
      <w:rFonts w:ascii="Times New Roman" w:hAnsi="Times New Roman"/>
      <w:lang w:eastAsia="en-US"/>
    </w:rPr>
  </w:style>
  <w:style w:type="numbering" w:customStyle="1" w:styleId="StyleBulletedSymbolsymbolLeft025Hanging030">
    <w:name w:val="Style Bulleted Symbol (symbol) Left:  0.25&quot; Hanging:  0.30"/>
    <w:basedOn w:val="NoList"/>
    <w:rsid w:val="003B0294"/>
    <w:pPr>
      <w:numPr>
        <w:numId w:val="10"/>
      </w:numPr>
    </w:pPr>
  </w:style>
  <w:style w:type="table" w:customStyle="1" w:styleId="ColorfulList-Accent149">
    <w:name w:val="Colorful List - Accent 149"/>
    <w:basedOn w:val="TableNormal"/>
    <w:next w:val="ColorfulList-Accent1"/>
    <w:uiPriority w:val="34"/>
    <w:rsid w:val="003B029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7">
    <w:name w:val="Grid Table 4 - Accent 547"/>
    <w:basedOn w:val="TableNormal"/>
    <w:next w:val="GridTable4-Accent5"/>
    <w:uiPriority w:val="49"/>
    <w:rsid w:val="003B029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4">
    <w:name w:val="Style Bulleted Symbol (symbol) Left:  0.25&quot; Hanging:  0.25&quot;64"/>
    <w:basedOn w:val="NoList"/>
    <w:rsid w:val="003B0294"/>
    <w:pPr>
      <w:numPr>
        <w:numId w:val="8"/>
      </w:numPr>
    </w:pPr>
  </w:style>
  <w:style w:type="numbering" w:customStyle="1" w:styleId="StyleBulletedSymbolsymbolLeft025Hanging025131">
    <w:name w:val="Style Bulleted Symbol (symbol) Left:  0.25&quot; Hanging:  0.25&quot;131"/>
    <w:basedOn w:val="NoList"/>
    <w:rsid w:val="003B0294"/>
    <w:pPr>
      <w:numPr>
        <w:numId w:val="9"/>
      </w:numPr>
    </w:pPr>
  </w:style>
  <w:style w:type="numbering" w:customStyle="1" w:styleId="StyleBulletedSymbolsymbolLeft025Hanging025228">
    <w:name w:val="Style Bulleted Symbol (symbol) Left:  0.25&quot; Hanging:  0.25&quot;228"/>
    <w:basedOn w:val="NoList"/>
    <w:rsid w:val="003B0294"/>
    <w:pPr>
      <w:numPr>
        <w:numId w:val="11"/>
      </w:numPr>
    </w:pPr>
  </w:style>
  <w:style w:type="numbering" w:customStyle="1" w:styleId="StyleBulletedSymbolsymbolLeft025Hanging02565">
    <w:name w:val="Style Bulleted Symbol (symbol) Left:  0.25&quot; Hanging:  0.25&quot;65"/>
    <w:basedOn w:val="NoList"/>
    <w:rsid w:val="006641C9"/>
  </w:style>
  <w:style w:type="numbering" w:customStyle="1" w:styleId="StyleBulletedSymbolsymbolLeft025Hanging02566">
    <w:name w:val="Style Bulleted Symbol (symbol) Left:  0.25&quot; Hanging:  0.25&quot;66"/>
    <w:basedOn w:val="NoList"/>
    <w:rsid w:val="00BC5C97"/>
  </w:style>
  <w:style w:type="numbering" w:customStyle="1" w:styleId="StyleBulletedSymbolsymbolLeft025Hanging02567">
    <w:name w:val="Style Bulleted Symbol (symbol) Left:  0.25&quot; Hanging:  0.25&quot;67"/>
    <w:basedOn w:val="NoList"/>
    <w:rsid w:val="00BC5C97"/>
  </w:style>
  <w:style w:type="numbering" w:customStyle="1" w:styleId="StyleBulletedSymbolsymbolLeft025Hanging02568">
    <w:name w:val="Style Bulleted Symbol (symbol) Left:  0.25&quot; Hanging:  0.25&quot;68"/>
    <w:basedOn w:val="NoList"/>
    <w:rsid w:val="002B61A3"/>
  </w:style>
  <w:style w:type="numbering" w:customStyle="1" w:styleId="StyleBulletedSymbolsymbolLeft025Hanging02569">
    <w:name w:val="Style Bulleted Symbol (symbol) Left:  0.25&quot; Hanging:  0.25&quot;69"/>
    <w:basedOn w:val="NoList"/>
    <w:rsid w:val="002B61A3"/>
  </w:style>
  <w:style w:type="numbering" w:customStyle="1" w:styleId="StyleBulletedSymbolsymbolLeft025Hanging02570">
    <w:name w:val="Style Bulleted Symbol (symbol) Left:  0.25&quot; Hanging:  0.25&quot;70"/>
    <w:basedOn w:val="NoList"/>
    <w:rsid w:val="000C2ADF"/>
  </w:style>
  <w:style w:type="paragraph" w:customStyle="1" w:styleId="style21">
    <w:name w:val="style2"/>
    <w:basedOn w:val="Normal"/>
    <w:uiPriority w:val="99"/>
    <w:qFormat/>
    <w:rsid w:val="003278CC"/>
    <w:pPr>
      <w:spacing w:after="120" w:line="252" w:lineRule="auto"/>
      <w:ind w:left="630" w:hanging="360"/>
      <w:jc w:val="both"/>
    </w:pPr>
    <w:rPr>
      <w:rFonts w:eastAsia="SimSun"/>
      <w:b/>
      <w:bCs/>
      <w:lang w:val="en-US" w:eastAsia="ko-KR"/>
    </w:rPr>
  </w:style>
  <w:style w:type="numbering" w:customStyle="1" w:styleId="StyleBulletedSymbolsymbolLeft025Hanging02571">
    <w:name w:val="Style Bulleted Symbol (symbol) Left:  0.25&quot; Hanging:  0.25&quot;71"/>
    <w:basedOn w:val="NoList"/>
    <w:rsid w:val="00B1071E"/>
  </w:style>
  <w:style w:type="numbering" w:customStyle="1" w:styleId="StyleBulleted37">
    <w:name w:val="Style Bulleted37"/>
    <w:rsid w:val="00C22F57"/>
  </w:style>
  <w:style w:type="table" w:customStyle="1" w:styleId="TableGrid280">
    <w:name w:val="Table Grid28"/>
    <w:basedOn w:val="TableNormal"/>
    <w:next w:val="TableGrid"/>
    <w:uiPriority w:val="39"/>
    <w:rsid w:val="003F40B1"/>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0">
    <w:name w:val="Char Char1 Char Char Char Char Char Char Char Char Char Char Char Char Char Char Char"/>
    <w:uiPriority w:val="99"/>
    <w:semiHidden/>
    <w:qFormat/>
    <w:rsid w:val="007853B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c">
    <w:name w:val="(文字) (文字)5"/>
    <w:semiHidden/>
    <w:qFormat/>
    <w:rsid w:val="007853BE"/>
    <w:rPr>
      <w:rFonts w:ascii="Times New Roman" w:hAnsi="Times New Roman"/>
      <w:lang w:eastAsia="en-US"/>
    </w:rPr>
  </w:style>
  <w:style w:type="table" w:customStyle="1" w:styleId="TableGrid1220">
    <w:name w:val="TableGrid122"/>
    <w:basedOn w:val="TableNormal"/>
    <w:uiPriority w:val="39"/>
    <w:qFormat/>
    <w:rsid w:val="0055781E"/>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
    <w:name w:val="Table Grid29"/>
    <w:basedOn w:val="TableNormal"/>
    <w:next w:val="TableGrid"/>
    <w:uiPriority w:val="39"/>
    <w:rsid w:val="00F52F4A"/>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7">
    <w:name w:val="列表段落 字符4"/>
    <w:uiPriority w:val="34"/>
    <w:locked/>
    <w:rsid w:val="00947EBB"/>
    <w:rPr>
      <w:rFonts w:ascii="Times New Roman" w:hAnsi="Times New Roman"/>
      <w:snapToGrid w:val="0"/>
      <w:sz w:val="21"/>
      <w:szCs w:val="21"/>
    </w:rPr>
  </w:style>
  <w:style w:type="table" w:customStyle="1" w:styleId="TableGrid450">
    <w:name w:val="TableGrid45"/>
    <w:basedOn w:val="TableNormal"/>
    <w:qFormat/>
    <w:rsid w:val="00947EBB"/>
    <w:pPr>
      <w:widowControl w:val="0"/>
      <w:autoSpaceDE w:val="0"/>
      <w:autoSpaceDN w:val="0"/>
      <w:adjustRightInd w:val="0"/>
      <w:spacing w:after="120"/>
      <w:jc w:val="both"/>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axzvg">
    <w:name w:val="sc-axzvg"/>
    <w:basedOn w:val="DefaultParagraphFont"/>
    <w:qFormat/>
    <w:rsid w:val="00947EBB"/>
  </w:style>
  <w:style w:type="paragraph" w:customStyle="1" w:styleId="01Section1">
    <w:name w:val="01 Section1"/>
    <w:basedOn w:val="Heading1"/>
    <w:qFormat/>
    <w:rsid w:val="00947EBB"/>
    <w:pPr>
      <w:numPr>
        <w:numId w:val="108"/>
      </w:numPr>
      <w:pBdr>
        <w:top w:val="none" w:sz="0" w:space="0" w:color="auto"/>
      </w:pBdr>
      <w:tabs>
        <w:tab w:val="left" w:pos="0"/>
        <w:tab w:val="left" w:pos="426"/>
        <w:tab w:val="left" w:pos="992"/>
      </w:tabs>
      <w:spacing w:after="60" w:line="288" w:lineRule="auto"/>
      <w:ind w:left="0" w:firstLine="0"/>
      <w:jc w:val="both"/>
    </w:pPr>
    <w:rPr>
      <w:rFonts w:eastAsia="Batang"/>
      <w:sz w:val="32"/>
      <w:szCs w:val="32"/>
      <w:lang w:eastAsia="ko-KR"/>
    </w:rPr>
  </w:style>
  <w:style w:type="paragraph" w:customStyle="1" w:styleId="Bullet-3">
    <w:name w:val="Bullet-3"/>
    <w:basedOn w:val="Normal"/>
    <w:qFormat/>
    <w:rsid w:val="00947EBB"/>
    <w:pPr>
      <w:numPr>
        <w:ilvl w:val="2"/>
        <w:numId w:val="109"/>
      </w:numPr>
      <w:overflowPunct/>
      <w:autoSpaceDE/>
      <w:autoSpaceDN/>
      <w:adjustRightInd/>
      <w:spacing w:after="0" w:line="276" w:lineRule="auto"/>
      <w:ind w:left="0" w:firstLine="0"/>
      <w:jc w:val="both"/>
      <w:textAlignment w:val="auto"/>
    </w:pPr>
    <w:rPr>
      <w:rFonts w:ascii="Book Antiqua" w:eastAsia="Malgun Gothic" w:hAnsi="Book Antiqua"/>
      <w:lang w:val="en-US" w:eastAsia="en-US"/>
    </w:rPr>
  </w:style>
  <w:style w:type="paragraph" w:customStyle="1" w:styleId="Bullet2">
    <w:name w:val="Bullet 2"/>
    <w:basedOn w:val="Normal"/>
    <w:qFormat/>
    <w:rsid w:val="00947EBB"/>
    <w:pPr>
      <w:numPr>
        <w:ilvl w:val="5"/>
        <w:numId w:val="109"/>
      </w:numPr>
      <w:overflowPunct/>
      <w:autoSpaceDE/>
      <w:autoSpaceDN/>
      <w:adjustRightInd/>
      <w:spacing w:after="0" w:line="276" w:lineRule="auto"/>
      <w:ind w:left="0" w:firstLine="0"/>
      <w:textAlignment w:val="auto"/>
    </w:pPr>
    <w:rPr>
      <w:rFonts w:ascii="Arial" w:eastAsia="Malgun Gothic" w:hAnsi="Arial"/>
      <w:szCs w:val="24"/>
      <w:lang w:val="en-US" w:eastAsia="en-US"/>
    </w:rPr>
  </w:style>
  <w:style w:type="paragraph" w:customStyle="1" w:styleId="bulletlevel1">
    <w:name w:val="bullet level 1"/>
    <w:basedOn w:val="Bullet-3"/>
    <w:qFormat/>
    <w:rsid w:val="00947EBB"/>
    <w:pPr>
      <w:numPr>
        <w:ilvl w:val="0"/>
      </w:numPr>
      <w:ind w:left="0" w:firstLine="0"/>
    </w:pPr>
    <w:rPr>
      <w:lang w:val="zh-CN" w:eastAsia="zh-CN"/>
    </w:rPr>
  </w:style>
  <w:style w:type="paragraph" w:customStyle="1" w:styleId="bulletlevel2">
    <w:name w:val="bullet level 2"/>
    <w:basedOn w:val="Bullet-3"/>
    <w:qFormat/>
    <w:rsid w:val="00947EBB"/>
    <w:pPr>
      <w:numPr>
        <w:ilvl w:val="1"/>
      </w:numPr>
      <w:ind w:left="0" w:firstLine="0"/>
    </w:pPr>
    <w:rPr>
      <w:lang w:val="en-AU" w:eastAsia="zh-CN"/>
    </w:rPr>
  </w:style>
  <w:style w:type="paragraph" w:customStyle="1" w:styleId="bulletlevel4">
    <w:name w:val="bullet level 4"/>
    <w:basedOn w:val="Bullet-3"/>
    <w:qFormat/>
    <w:rsid w:val="00947EBB"/>
    <w:pPr>
      <w:numPr>
        <w:ilvl w:val="3"/>
      </w:numPr>
      <w:ind w:left="0" w:firstLine="0"/>
    </w:pPr>
    <w:rPr>
      <w:lang w:val="en-AU" w:eastAsia="zh-CN"/>
    </w:rPr>
  </w:style>
  <w:style w:type="character" w:customStyle="1" w:styleId="BodyText2Char1">
    <w:name w:val="Body Text 2 Char1"/>
    <w:qFormat/>
    <w:rsid w:val="00947EBB"/>
    <w:rPr>
      <w:lang w:val="en-GB"/>
    </w:rPr>
  </w:style>
  <w:style w:type="paragraph" w:customStyle="1" w:styleId="xmaintext">
    <w:name w:val="x_maintext"/>
    <w:basedOn w:val="Normal"/>
    <w:qFormat/>
    <w:rsid w:val="00947EBB"/>
    <w:pPr>
      <w:overflowPunct/>
      <w:autoSpaceDE/>
      <w:autoSpaceDN/>
      <w:adjustRightInd/>
      <w:spacing w:before="100" w:beforeAutospacing="1" w:after="100" w:afterAutospacing="1"/>
      <w:textAlignment w:val="auto"/>
    </w:pPr>
    <w:rPr>
      <w:rFonts w:ascii="Calibri" w:eastAsiaTheme="minorEastAsia" w:hAnsi="Calibri" w:cs="Calibri"/>
      <w:sz w:val="22"/>
      <w:szCs w:val="22"/>
      <w:lang w:val="en-US" w:eastAsia="zh-CN"/>
    </w:rPr>
  </w:style>
  <w:style w:type="character" w:customStyle="1" w:styleId="1fa">
    <w:name w:val="未解決のメンション1"/>
    <w:basedOn w:val="DefaultParagraphFont"/>
    <w:uiPriority w:val="99"/>
    <w:semiHidden/>
    <w:unhideWhenUsed/>
    <w:qFormat/>
    <w:rsid w:val="00947EBB"/>
    <w:rPr>
      <w:color w:val="605E5C"/>
      <w:shd w:val="clear" w:color="auto" w:fill="E1DFDD"/>
    </w:rPr>
  </w:style>
  <w:style w:type="paragraph" w:customStyle="1" w:styleId="owapara">
    <w:name w:val="owapara"/>
    <w:basedOn w:val="Normal"/>
    <w:qFormat/>
    <w:rsid w:val="00947EBB"/>
    <w:pPr>
      <w:overflowPunct/>
      <w:autoSpaceDE/>
      <w:autoSpaceDN/>
      <w:adjustRightInd/>
      <w:spacing w:after="0"/>
      <w:textAlignment w:val="auto"/>
    </w:pPr>
    <w:rPr>
      <w:rFonts w:eastAsia="Calibri"/>
      <w:sz w:val="24"/>
      <w:szCs w:val="24"/>
      <w:lang w:val="en-US" w:eastAsia="en-US"/>
    </w:rPr>
  </w:style>
  <w:style w:type="character" w:customStyle="1" w:styleId="BulletsChar">
    <w:name w:val="Bullets Char"/>
    <w:link w:val="Bullets"/>
    <w:uiPriority w:val="99"/>
    <w:qFormat/>
    <w:rsid w:val="00947EBB"/>
    <w:rPr>
      <w:rFonts w:eastAsia="SimSun"/>
      <w:color w:val="0000FF"/>
      <w:kern w:val="2"/>
      <w:sz w:val="21"/>
      <w:lang w:val="en-US" w:eastAsia="zh-CN"/>
    </w:rPr>
  </w:style>
  <w:style w:type="character" w:customStyle="1" w:styleId="Heading5Char1">
    <w:name w:val="Heading 5 Char1"/>
    <w:basedOn w:val="DefaultParagraphFont"/>
    <w:semiHidden/>
    <w:qFormat/>
    <w:rsid w:val="00947EBB"/>
    <w:rPr>
      <w:rFonts w:asciiTheme="majorHAnsi" w:eastAsiaTheme="majorEastAsia" w:hAnsiTheme="majorHAnsi" w:cstheme="majorBidi"/>
      <w:color w:val="2E74B5" w:themeColor="accent1" w:themeShade="BF"/>
      <w:sz w:val="24"/>
      <w:lang w:val="en-GB"/>
    </w:rPr>
  </w:style>
  <w:style w:type="character" w:customStyle="1" w:styleId="Heading8Char1">
    <w:name w:val="Heading 8 Char1"/>
    <w:basedOn w:val="DefaultParagraphFont"/>
    <w:semiHidden/>
    <w:qFormat/>
    <w:rsid w:val="00947EBB"/>
    <w:rPr>
      <w:rFonts w:asciiTheme="majorHAnsi" w:eastAsiaTheme="majorEastAsia" w:hAnsiTheme="majorHAnsi" w:cstheme="majorBidi"/>
      <w:color w:val="262626" w:themeColor="text1" w:themeTint="D9"/>
      <w:sz w:val="21"/>
      <w:szCs w:val="21"/>
      <w:lang w:val="en-GB"/>
    </w:rPr>
  </w:style>
  <w:style w:type="character" w:customStyle="1" w:styleId="Heading9Char1">
    <w:name w:val="Heading 9 Char1"/>
    <w:basedOn w:val="DefaultParagraphFont"/>
    <w:semiHidden/>
    <w:qFormat/>
    <w:rsid w:val="00947EBB"/>
    <w:rPr>
      <w:rFonts w:asciiTheme="majorHAnsi" w:eastAsiaTheme="majorEastAsia" w:hAnsiTheme="majorHAnsi" w:cstheme="majorBidi"/>
      <w:i/>
      <w:iCs/>
      <w:color w:val="262626" w:themeColor="text1" w:themeTint="D9"/>
      <w:sz w:val="21"/>
      <w:szCs w:val="21"/>
      <w:lang w:val="en-GB"/>
    </w:rPr>
  </w:style>
  <w:style w:type="character" w:customStyle="1" w:styleId="FootnoteTextChar1">
    <w:name w:val="Footnote Text Char1"/>
    <w:basedOn w:val="DefaultParagraphFont"/>
    <w:semiHidden/>
    <w:qFormat/>
    <w:rsid w:val="00947EBB"/>
    <w:rPr>
      <w:rFonts w:ascii="Times New Roman" w:eastAsia="MS Gothic" w:hAnsi="Times New Roman"/>
      <w:lang w:val="en-GB"/>
    </w:rPr>
  </w:style>
  <w:style w:type="character" w:customStyle="1" w:styleId="117">
    <w:name w:val="見出し 1 (文字)1"/>
    <w:basedOn w:val="DefaultParagraphFont"/>
    <w:qFormat/>
    <w:rsid w:val="00947EBB"/>
    <w:rPr>
      <w:rFonts w:asciiTheme="majorHAnsi" w:eastAsiaTheme="majorEastAsia" w:hAnsiTheme="majorHAnsi" w:cstheme="majorBidi"/>
      <w:sz w:val="24"/>
      <w:szCs w:val="24"/>
      <w:lang w:val="en-GB"/>
    </w:rPr>
  </w:style>
  <w:style w:type="character" w:customStyle="1" w:styleId="212">
    <w:name w:val="見出し 2 (文字)1"/>
    <w:basedOn w:val="DefaultParagraphFont"/>
    <w:semiHidden/>
    <w:qFormat/>
    <w:rsid w:val="00947EBB"/>
    <w:rPr>
      <w:rFonts w:asciiTheme="majorHAnsi" w:eastAsiaTheme="majorEastAsia" w:hAnsiTheme="majorHAnsi" w:cstheme="majorBidi"/>
      <w:sz w:val="24"/>
      <w:lang w:val="en-GB"/>
    </w:rPr>
  </w:style>
  <w:style w:type="character" w:customStyle="1" w:styleId="312">
    <w:name w:val="見出し 3 (文字)1"/>
    <w:basedOn w:val="DefaultParagraphFont"/>
    <w:semiHidden/>
    <w:qFormat/>
    <w:rsid w:val="00947EBB"/>
    <w:rPr>
      <w:rFonts w:asciiTheme="majorHAnsi" w:eastAsiaTheme="majorEastAsia" w:hAnsiTheme="majorHAnsi" w:cstheme="majorBidi"/>
      <w:sz w:val="24"/>
      <w:lang w:val="en-GB"/>
    </w:rPr>
  </w:style>
  <w:style w:type="character" w:customStyle="1" w:styleId="412">
    <w:name w:val="見出し 4 (文字)1"/>
    <w:basedOn w:val="DefaultParagraphFont"/>
    <w:semiHidden/>
    <w:qFormat/>
    <w:rsid w:val="00947EBB"/>
    <w:rPr>
      <w:rFonts w:ascii="Times New Roman" w:eastAsia="MS Gothic" w:hAnsi="Times New Roman" w:cs="Times New Roman"/>
      <w:b/>
      <w:bCs/>
      <w:sz w:val="24"/>
      <w:lang w:val="en-GB"/>
    </w:rPr>
  </w:style>
  <w:style w:type="character" w:customStyle="1" w:styleId="51c">
    <w:name w:val="見出し 5 (文字)1"/>
    <w:basedOn w:val="DefaultParagraphFont"/>
    <w:semiHidden/>
    <w:qFormat/>
    <w:rsid w:val="00947EBB"/>
    <w:rPr>
      <w:rFonts w:asciiTheme="majorHAnsi" w:eastAsiaTheme="majorEastAsia" w:hAnsiTheme="majorHAnsi" w:cstheme="majorBidi"/>
      <w:sz w:val="24"/>
      <w:lang w:val="en-GB"/>
    </w:rPr>
  </w:style>
  <w:style w:type="character" w:customStyle="1" w:styleId="812">
    <w:name w:val="見出し 8 (文字)1"/>
    <w:basedOn w:val="DefaultParagraphFont"/>
    <w:semiHidden/>
    <w:qFormat/>
    <w:rsid w:val="00947EBB"/>
    <w:rPr>
      <w:rFonts w:ascii="Times New Roman" w:eastAsia="MS Gothic" w:hAnsi="Times New Roman" w:cs="Times New Roman"/>
      <w:sz w:val="24"/>
      <w:lang w:val="en-GB"/>
    </w:rPr>
  </w:style>
  <w:style w:type="character" w:customStyle="1" w:styleId="911">
    <w:name w:val="見出し 9 (文字)1"/>
    <w:basedOn w:val="DefaultParagraphFont"/>
    <w:semiHidden/>
    <w:qFormat/>
    <w:rsid w:val="00947EBB"/>
    <w:rPr>
      <w:rFonts w:ascii="Times New Roman" w:eastAsia="MS Gothic" w:hAnsi="Times New Roman" w:cs="Times New Roman"/>
      <w:sz w:val="24"/>
      <w:lang w:val="en-GB"/>
    </w:rPr>
  </w:style>
  <w:style w:type="character" w:customStyle="1" w:styleId="1fb">
    <w:name w:val="脚注文字列 (文字)1"/>
    <w:basedOn w:val="DefaultParagraphFont"/>
    <w:semiHidden/>
    <w:qFormat/>
    <w:rsid w:val="00947EBB"/>
    <w:rPr>
      <w:rFonts w:ascii="Times New Roman" w:eastAsia="MS Gothic" w:hAnsi="Times New Roman"/>
      <w:sz w:val="24"/>
      <w:lang w:val="en-GB"/>
    </w:rPr>
  </w:style>
  <w:style w:type="character" w:customStyle="1" w:styleId="1fc">
    <w:name w:val="ヘッダー (文字)1"/>
    <w:basedOn w:val="DefaultParagraphFont"/>
    <w:semiHidden/>
    <w:qFormat/>
    <w:rsid w:val="00947EBB"/>
    <w:rPr>
      <w:rFonts w:ascii="Times New Roman" w:eastAsia="MS Gothic" w:hAnsi="Times New Roman"/>
      <w:sz w:val="24"/>
      <w:lang w:val="en-GB"/>
    </w:rPr>
  </w:style>
  <w:style w:type="character" w:customStyle="1" w:styleId="11Char">
    <w:name w:val="1.1 Char"/>
    <w:link w:val="116"/>
    <w:qFormat/>
    <w:rsid w:val="00947EBB"/>
    <w:rPr>
      <w:rFonts w:ascii="Helvetica" w:eastAsia="MS Mincho" w:hAnsi="Helvetica"/>
      <w:sz w:val="22"/>
      <w:szCs w:val="22"/>
      <w:lang w:val="en-US" w:eastAsia="zh-CN"/>
    </w:rPr>
  </w:style>
  <w:style w:type="character" w:customStyle="1" w:styleId="UnresolvedMention3">
    <w:name w:val="Unresolved Mention3"/>
    <w:basedOn w:val="DefaultParagraphFont"/>
    <w:uiPriority w:val="99"/>
    <w:semiHidden/>
    <w:unhideWhenUsed/>
    <w:qFormat/>
    <w:rsid w:val="00947EBB"/>
    <w:rPr>
      <w:color w:val="605E5C"/>
      <w:shd w:val="clear" w:color="auto" w:fill="E1DFDD"/>
    </w:rPr>
  </w:style>
  <w:style w:type="paragraph" w:customStyle="1" w:styleId="YJ-Proposal">
    <w:name w:val="YJ-Proposal"/>
    <w:basedOn w:val="Normal"/>
    <w:qFormat/>
    <w:rsid w:val="00947EBB"/>
    <w:pPr>
      <w:tabs>
        <w:tab w:val="left" w:pos="0"/>
      </w:tabs>
      <w:overflowPunct/>
      <w:snapToGrid w:val="0"/>
      <w:spacing w:after="120"/>
      <w:jc w:val="both"/>
      <w:textAlignment w:val="auto"/>
    </w:pPr>
    <w:rPr>
      <w:rFonts w:eastAsiaTheme="minorEastAsia"/>
      <w:b/>
      <w:bCs/>
      <w:sz w:val="22"/>
      <w:szCs w:val="21"/>
      <w:lang w:eastAsia="en-US"/>
    </w:rPr>
  </w:style>
  <w:style w:type="character" w:customStyle="1" w:styleId="1fd">
    <w:name w:val="リスト段落 (文字)1"/>
    <w:aliases w:val="- Bullets (文字)1,Lista1 (文字)1,?? ?? (文字)1,????? (文字)1,???? (文字)1,列出段落1 (文字)1,中等深浅网格 1 - 着色 21 (文字)1,¥¡¡¡¡ì¬º¥¹¥È¶ÎÂä (文字)1,ÁÐ³ö¶ÎÂä (文字)1,列表段落1 (文字)1,—ño’i—Ž (文字)1,¥ê¥¹¥È¶ÎÂä (文字)1,列表段落 (文字)1,1st level - Bullet List Paragraph (文字)1,목록단락 (文字)"/>
    <w:uiPriority w:val="34"/>
    <w:qFormat/>
    <w:rsid w:val="00947EBB"/>
    <w:rPr>
      <w:rFonts w:ascii="Times" w:hAnsi="Times"/>
      <w:szCs w:val="24"/>
      <w:lang w:val="en-GB" w:eastAsia="x-none"/>
    </w:rPr>
  </w:style>
  <w:style w:type="character" w:customStyle="1" w:styleId="outlook-search-highlight">
    <w:name w:val="outlook-search-highlight"/>
    <w:basedOn w:val="DefaultParagraphFont"/>
    <w:rsid w:val="00947EBB"/>
  </w:style>
  <w:style w:type="character" w:customStyle="1" w:styleId="cui-origin-b">
    <w:name w:val="cui-origin-b"/>
    <w:basedOn w:val="DefaultParagraphFont"/>
    <w:rsid w:val="00947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676144">
      <w:bodyDiv w:val="1"/>
      <w:marLeft w:val="0"/>
      <w:marRight w:val="0"/>
      <w:marTop w:val="0"/>
      <w:marBottom w:val="0"/>
      <w:divBdr>
        <w:top w:val="none" w:sz="0" w:space="0" w:color="auto"/>
        <w:left w:val="none" w:sz="0" w:space="0" w:color="auto"/>
        <w:bottom w:val="none" w:sz="0" w:space="0" w:color="auto"/>
        <w:right w:val="none" w:sz="0" w:space="0" w:color="auto"/>
      </w:divBdr>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1960112">
      <w:bodyDiv w:val="1"/>
      <w:marLeft w:val="0"/>
      <w:marRight w:val="0"/>
      <w:marTop w:val="0"/>
      <w:marBottom w:val="0"/>
      <w:divBdr>
        <w:top w:val="none" w:sz="0" w:space="0" w:color="auto"/>
        <w:left w:val="none" w:sz="0" w:space="0" w:color="auto"/>
        <w:bottom w:val="none" w:sz="0" w:space="0" w:color="auto"/>
        <w:right w:val="none" w:sz="0" w:space="0" w:color="auto"/>
      </w:divBdr>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7853248">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1709168">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832965">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287705">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7390">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184585">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607187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009199">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704350">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0680763">
      <w:bodyDiv w:val="1"/>
      <w:marLeft w:val="0"/>
      <w:marRight w:val="0"/>
      <w:marTop w:val="0"/>
      <w:marBottom w:val="0"/>
      <w:divBdr>
        <w:top w:val="none" w:sz="0" w:space="0" w:color="auto"/>
        <w:left w:val="none" w:sz="0" w:space="0" w:color="auto"/>
        <w:bottom w:val="none" w:sz="0" w:space="0" w:color="auto"/>
        <w:right w:val="none" w:sz="0" w:space="0" w:color="auto"/>
      </w:divBdr>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543734">
      <w:bodyDiv w:val="1"/>
      <w:marLeft w:val="0"/>
      <w:marRight w:val="0"/>
      <w:marTop w:val="0"/>
      <w:marBottom w:val="0"/>
      <w:divBdr>
        <w:top w:val="none" w:sz="0" w:space="0" w:color="auto"/>
        <w:left w:val="none" w:sz="0" w:space="0" w:color="auto"/>
        <w:bottom w:val="none" w:sz="0" w:space="0" w:color="auto"/>
        <w:right w:val="none" w:sz="0" w:space="0" w:color="auto"/>
      </w:divBdr>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202907">
      <w:bodyDiv w:val="1"/>
      <w:marLeft w:val="0"/>
      <w:marRight w:val="0"/>
      <w:marTop w:val="0"/>
      <w:marBottom w:val="0"/>
      <w:divBdr>
        <w:top w:val="none" w:sz="0" w:space="0" w:color="auto"/>
        <w:left w:val="none" w:sz="0" w:space="0" w:color="auto"/>
        <w:bottom w:val="none" w:sz="0" w:space="0" w:color="auto"/>
        <w:right w:val="none" w:sz="0" w:space="0" w:color="auto"/>
      </w:divBdr>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000619">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286394">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19803550">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51">
      <w:bodyDiv w:val="1"/>
      <w:marLeft w:val="0"/>
      <w:marRight w:val="0"/>
      <w:marTop w:val="0"/>
      <w:marBottom w:val="0"/>
      <w:divBdr>
        <w:top w:val="none" w:sz="0" w:space="0" w:color="auto"/>
        <w:left w:val="none" w:sz="0" w:space="0" w:color="auto"/>
        <w:bottom w:val="none" w:sz="0" w:space="0" w:color="auto"/>
        <w:right w:val="none" w:sz="0" w:space="0" w:color="auto"/>
      </w:divBdr>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7937411">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437989">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0581631">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28196697">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33633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4442421">
      <w:bodyDiv w:val="1"/>
      <w:marLeft w:val="0"/>
      <w:marRight w:val="0"/>
      <w:marTop w:val="0"/>
      <w:marBottom w:val="0"/>
      <w:divBdr>
        <w:top w:val="none" w:sz="0" w:space="0" w:color="auto"/>
        <w:left w:val="none" w:sz="0" w:space="0" w:color="auto"/>
        <w:bottom w:val="none" w:sz="0" w:space="0" w:color="auto"/>
        <w:right w:val="none" w:sz="0" w:space="0" w:color="auto"/>
      </w:divBdr>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758196">
      <w:bodyDiv w:val="1"/>
      <w:marLeft w:val="0"/>
      <w:marRight w:val="0"/>
      <w:marTop w:val="0"/>
      <w:marBottom w:val="0"/>
      <w:divBdr>
        <w:top w:val="none" w:sz="0" w:space="0" w:color="auto"/>
        <w:left w:val="none" w:sz="0" w:space="0" w:color="auto"/>
        <w:bottom w:val="none" w:sz="0" w:space="0" w:color="auto"/>
        <w:right w:val="none" w:sz="0" w:space="0" w:color="auto"/>
      </w:divBdr>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134717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354703">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14548">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20737">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322834">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135266">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78482625">
      <w:bodyDiv w:val="1"/>
      <w:marLeft w:val="0"/>
      <w:marRight w:val="0"/>
      <w:marTop w:val="0"/>
      <w:marBottom w:val="0"/>
      <w:divBdr>
        <w:top w:val="none" w:sz="0" w:space="0" w:color="auto"/>
        <w:left w:val="none" w:sz="0" w:space="0" w:color="auto"/>
        <w:bottom w:val="none" w:sz="0" w:space="0" w:color="auto"/>
        <w:right w:val="none" w:sz="0" w:space="0" w:color="auto"/>
      </w:divBdr>
    </w:div>
    <w:div w:id="38083187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7592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595512">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6925121">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8815044">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021996">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1536570">
      <w:bodyDiv w:val="1"/>
      <w:marLeft w:val="0"/>
      <w:marRight w:val="0"/>
      <w:marTop w:val="0"/>
      <w:marBottom w:val="0"/>
      <w:divBdr>
        <w:top w:val="none" w:sz="0" w:space="0" w:color="auto"/>
        <w:left w:val="none" w:sz="0" w:space="0" w:color="auto"/>
        <w:bottom w:val="none" w:sz="0" w:space="0" w:color="auto"/>
        <w:right w:val="none" w:sz="0" w:space="0" w:color="auto"/>
      </w:divBdr>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435675">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69828587">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198">
      <w:bodyDiv w:val="1"/>
      <w:marLeft w:val="0"/>
      <w:marRight w:val="0"/>
      <w:marTop w:val="0"/>
      <w:marBottom w:val="0"/>
      <w:divBdr>
        <w:top w:val="none" w:sz="0" w:space="0" w:color="auto"/>
        <w:left w:val="none" w:sz="0" w:space="0" w:color="auto"/>
        <w:bottom w:val="none" w:sz="0" w:space="0" w:color="auto"/>
        <w:right w:val="none" w:sz="0" w:space="0" w:color="auto"/>
      </w:divBdr>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3475016">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3166">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2913951">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4513469">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5772633">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01860">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426841">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071492">
      <w:bodyDiv w:val="1"/>
      <w:marLeft w:val="0"/>
      <w:marRight w:val="0"/>
      <w:marTop w:val="0"/>
      <w:marBottom w:val="0"/>
      <w:divBdr>
        <w:top w:val="none" w:sz="0" w:space="0" w:color="auto"/>
        <w:left w:val="none" w:sz="0" w:space="0" w:color="auto"/>
        <w:bottom w:val="none" w:sz="0" w:space="0" w:color="auto"/>
        <w:right w:val="none" w:sz="0" w:space="0" w:color="auto"/>
      </w:divBdr>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549777">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4692">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3802482">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1252307">
      <w:bodyDiv w:val="1"/>
      <w:marLeft w:val="0"/>
      <w:marRight w:val="0"/>
      <w:marTop w:val="0"/>
      <w:marBottom w:val="0"/>
      <w:divBdr>
        <w:top w:val="none" w:sz="0" w:space="0" w:color="auto"/>
        <w:left w:val="none" w:sz="0" w:space="0" w:color="auto"/>
        <w:bottom w:val="none" w:sz="0" w:space="0" w:color="auto"/>
        <w:right w:val="none" w:sz="0" w:space="0" w:color="auto"/>
      </w:divBdr>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1586">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2485551">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09113366">
      <w:bodyDiv w:val="1"/>
      <w:marLeft w:val="0"/>
      <w:marRight w:val="0"/>
      <w:marTop w:val="0"/>
      <w:marBottom w:val="0"/>
      <w:divBdr>
        <w:top w:val="none" w:sz="0" w:space="0" w:color="auto"/>
        <w:left w:val="none" w:sz="0" w:space="0" w:color="auto"/>
        <w:bottom w:val="none" w:sz="0" w:space="0" w:color="auto"/>
        <w:right w:val="none" w:sz="0" w:space="0" w:color="auto"/>
      </w:divBdr>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6786349">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4419">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8021551">
      <w:bodyDiv w:val="1"/>
      <w:marLeft w:val="0"/>
      <w:marRight w:val="0"/>
      <w:marTop w:val="0"/>
      <w:marBottom w:val="0"/>
      <w:divBdr>
        <w:top w:val="none" w:sz="0" w:space="0" w:color="auto"/>
        <w:left w:val="none" w:sz="0" w:space="0" w:color="auto"/>
        <w:bottom w:val="none" w:sz="0" w:space="0" w:color="auto"/>
        <w:right w:val="none" w:sz="0" w:space="0" w:color="auto"/>
      </w:divBdr>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39717">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955">
      <w:bodyDiv w:val="1"/>
      <w:marLeft w:val="0"/>
      <w:marRight w:val="0"/>
      <w:marTop w:val="0"/>
      <w:marBottom w:val="0"/>
      <w:divBdr>
        <w:top w:val="none" w:sz="0" w:space="0" w:color="auto"/>
        <w:left w:val="none" w:sz="0" w:space="0" w:color="auto"/>
        <w:bottom w:val="none" w:sz="0" w:space="0" w:color="auto"/>
        <w:right w:val="none" w:sz="0" w:space="0" w:color="auto"/>
      </w:divBdr>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08283">
      <w:bodyDiv w:val="1"/>
      <w:marLeft w:val="0"/>
      <w:marRight w:val="0"/>
      <w:marTop w:val="0"/>
      <w:marBottom w:val="0"/>
      <w:divBdr>
        <w:top w:val="none" w:sz="0" w:space="0" w:color="auto"/>
        <w:left w:val="none" w:sz="0" w:space="0" w:color="auto"/>
        <w:bottom w:val="none" w:sz="0" w:space="0" w:color="auto"/>
        <w:right w:val="none" w:sz="0" w:space="0" w:color="auto"/>
      </w:divBdr>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425468">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3448739">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49563682">
      <w:bodyDiv w:val="1"/>
      <w:marLeft w:val="0"/>
      <w:marRight w:val="0"/>
      <w:marTop w:val="0"/>
      <w:marBottom w:val="0"/>
      <w:divBdr>
        <w:top w:val="none" w:sz="0" w:space="0" w:color="auto"/>
        <w:left w:val="none" w:sz="0" w:space="0" w:color="auto"/>
        <w:bottom w:val="none" w:sz="0" w:space="0" w:color="auto"/>
        <w:right w:val="none" w:sz="0" w:space="0" w:color="auto"/>
      </w:divBdr>
    </w:div>
    <w:div w:id="849953244">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5997677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3832209">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463556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1135013">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89657746">
      <w:bodyDiv w:val="1"/>
      <w:marLeft w:val="0"/>
      <w:marRight w:val="0"/>
      <w:marTop w:val="0"/>
      <w:marBottom w:val="0"/>
      <w:divBdr>
        <w:top w:val="none" w:sz="0" w:space="0" w:color="auto"/>
        <w:left w:val="none" w:sz="0" w:space="0" w:color="auto"/>
        <w:bottom w:val="none" w:sz="0" w:space="0" w:color="auto"/>
        <w:right w:val="none" w:sz="0" w:space="0" w:color="auto"/>
      </w:divBdr>
    </w:div>
    <w:div w:id="890849375">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899554618">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548309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3968442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05525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3721">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09031">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31622">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7561257">
      <w:bodyDiv w:val="1"/>
      <w:marLeft w:val="0"/>
      <w:marRight w:val="0"/>
      <w:marTop w:val="0"/>
      <w:marBottom w:val="0"/>
      <w:divBdr>
        <w:top w:val="none" w:sz="0" w:space="0" w:color="auto"/>
        <w:left w:val="none" w:sz="0" w:space="0" w:color="auto"/>
        <w:bottom w:val="none" w:sz="0" w:space="0" w:color="auto"/>
        <w:right w:val="none" w:sz="0" w:space="0" w:color="auto"/>
      </w:divBdr>
    </w:div>
    <w:div w:id="1007630969">
      <w:bodyDiv w:val="1"/>
      <w:marLeft w:val="0"/>
      <w:marRight w:val="0"/>
      <w:marTop w:val="0"/>
      <w:marBottom w:val="0"/>
      <w:divBdr>
        <w:top w:val="none" w:sz="0" w:space="0" w:color="auto"/>
        <w:left w:val="none" w:sz="0" w:space="0" w:color="auto"/>
        <w:bottom w:val="none" w:sz="0" w:space="0" w:color="auto"/>
        <w:right w:val="none" w:sz="0" w:space="0" w:color="auto"/>
      </w:divBdr>
    </w:div>
    <w:div w:id="1007638732">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0525746">
      <w:bodyDiv w:val="1"/>
      <w:marLeft w:val="0"/>
      <w:marRight w:val="0"/>
      <w:marTop w:val="0"/>
      <w:marBottom w:val="0"/>
      <w:divBdr>
        <w:top w:val="none" w:sz="0" w:space="0" w:color="auto"/>
        <w:left w:val="none" w:sz="0" w:space="0" w:color="auto"/>
        <w:bottom w:val="none" w:sz="0" w:space="0" w:color="auto"/>
        <w:right w:val="none" w:sz="0" w:space="0" w:color="auto"/>
      </w:divBdr>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0929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8268">
      <w:bodyDiv w:val="1"/>
      <w:marLeft w:val="0"/>
      <w:marRight w:val="0"/>
      <w:marTop w:val="0"/>
      <w:marBottom w:val="0"/>
      <w:divBdr>
        <w:top w:val="none" w:sz="0" w:space="0" w:color="auto"/>
        <w:left w:val="none" w:sz="0" w:space="0" w:color="auto"/>
        <w:bottom w:val="none" w:sz="0" w:space="0" w:color="auto"/>
        <w:right w:val="none" w:sz="0" w:space="0" w:color="auto"/>
      </w:divBdr>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640660">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6907170">
      <w:bodyDiv w:val="1"/>
      <w:marLeft w:val="0"/>
      <w:marRight w:val="0"/>
      <w:marTop w:val="0"/>
      <w:marBottom w:val="0"/>
      <w:divBdr>
        <w:top w:val="none" w:sz="0" w:space="0" w:color="auto"/>
        <w:left w:val="none" w:sz="0" w:space="0" w:color="auto"/>
        <w:bottom w:val="none" w:sz="0" w:space="0" w:color="auto"/>
        <w:right w:val="none" w:sz="0" w:space="0" w:color="auto"/>
      </w:divBdr>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6538095">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5926794">
      <w:bodyDiv w:val="1"/>
      <w:marLeft w:val="0"/>
      <w:marRight w:val="0"/>
      <w:marTop w:val="0"/>
      <w:marBottom w:val="0"/>
      <w:divBdr>
        <w:top w:val="none" w:sz="0" w:space="0" w:color="auto"/>
        <w:left w:val="none" w:sz="0" w:space="0" w:color="auto"/>
        <w:bottom w:val="none" w:sz="0" w:space="0" w:color="auto"/>
        <w:right w:val="none" w:sz="0" w:space="0" w:color="auto"/>
      </w:divBdr>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39886596">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364109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7577656">
      <w:bodyDiv w:val="1"/>
      <w:marLeft w:val="0"/>
      <w:marRight w:val="0"/>
      <w:marTop w:val="0"/>
      <w:marBottom w:val="0"/>
      <w:divBdr>
        <w:top w:val="none" w:sz="0" w:space="0" w:color="auto"/>
        <w:left w:val="none" w:sz="0" w:space="0" w:color="auto"/>
        <w:bottom w:val="none" w:sz="0" w:space="0" w:color="auto"/>
        <w:right w:val="none" w:sz="0" w:space="0" w:color="auto"/>
      </w:divBdr>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02113">
      <w:bodyDiv w:val="1"/>
      <w:marLeft w:val="0"/>
      <w:marRight w:val="0"/>
      <w:marTop w:val="0"/>
      <w:marBottom w:val="0"/>
      <w:divBdr>
        <w:top w:val="none" w:sz="0" w:space="0" w:color="auto"/>
        <w:left w:val="none" w:sz="0" w:space="0" w:color="auto"/>
        <w:bottom w:val="none" w:sz="0" w:space="0" w:color="auto"/>
        <w:right w:val="none" w:sz="0" w:space="0" w:color="auto"/>
      </w:divBdr>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0439602">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0464963">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5802">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8979488">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752941">
      <w:bodyDiv w:val="1"/>
      <w:marLeft w:val="0"/>
      <w:marRight w:val="0"/>
      <w:marTop w:val="0"/>
      <w:marBottom w:val="0"/>
      <w:divBdr>
        <w:top w:val="none" w:sz="0" w:space="0" w:color="auto"/>
        <w:left w:val="none" w:sz="0" w:space="0" w:color="auto"/>
        <w:bottom w:val="none" w:sz="0" w:space="0" w:color="auto"/>
        <w:right w:val="none" w:sz="0" w:space="0" w:color="auto"/>
      </w:divBdr>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14747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292573">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0047613">
      <w:bodyDiv w:val="1"/>
      <w:marLeft w:val="0"/>
      <w:marRight w:val="0"/>
      <w:marTop w:val="0"/>
      <w:marBottom w:val="0"/>
      <w:divBdr>
        <w:top w:val="none" w:sz="0" w:space="0" w:color="auto"/>
        <w:left w:val="none" w:sz="0" w:space="0" w:color="auto"/>
        <w:bottom w:val="none" w:sz="0" w:space="0" w:color="auto"/>
        <w:right w:val="none" w:sz="0" w:space="0" w:color="auto"/>
      </w:divBdr>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602681">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105278">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6302831">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420732">
      <w:bodyDiv w:val="1"/>
      <w:marLeft w:val="0"/>
      <w:marRight w:val="0"/>
      <w:marTop w:val="0"/>
      <w:marBottom w:val="0"/>
      <w:divBdr>
        <w:top w:val="none" w:sz="0" w:space="0" w:color="auto"/>
        <w:left w:val="none" w:sz="0" w:space="0" w:color="auto"/>
        <w:bottom w:val="none" w:sz="0" w:space="0" w:color="auto"/>
        <w:right w:val="none" w:sz="0" w:space="0" w:color="auto"/>
      </w:divBdr>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492982">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28990">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69853307">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1861427">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673043">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767259">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7826821">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419470">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4964298">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6999070">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5325944">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050221">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7148767">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434890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19719284">
      <w:bodyDiv w:val="1"/>
      <w:marLeft w:val="0"/>
      <w:marRight w:val="0"/>
      <w:marTop w:val="0"/>
      <w:marBottom w:val="0"/>
      <w:divBdr>
        <w:top w:val="none" w:sz="0" w:space="0" w:color="auto"/>
        <w:left w:val="none" w:sz="0" w:space="0" w:color="auto"/>
        <w:bottom w:val="none" w:sz="0" w:space="0" w:color="auto"/>
        <w:right w:val="none" w:sz="0" w:space="0" w:color="auto"/>
      </w:divBdr>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2868497">
      <w:bodyDiv w:val="1"/>
      <w:marLeft w:val="0"/>
      <w:marRight w:val="0"/>
      <w:marTop w:val="0"/>
      <w:marBottom w:val="0"/>
      <w:divBdr>
        <w:top w:val="none" w:sz="0" w:space="0" w:color="auto"/>
        <w:left w:val="none" w:sz="0" w:space="0" w:color="auto"/>
        <w:bottom w:val="none" w:sz="0" w:space="0" w:color="auto"/>
        <w:right w:val="none" w:sz="0" w:space="0" w:color="auto"/>
      </w:divBdr>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89647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29959965">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186934">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3920713">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7847417">
      <w:bodyDiv w:val="1"/>
      <w:marLeft w:val="0"/>
      <w:marRight w:val="0"/>
      <w:marTop w:val="0"/>
      <w:marBottom w:val="0"/>
      <w:divBdr>
        <w:top w:val="none" w:sz="0" w:space="0" w:color="auto"/>
        <w:left w:val="none" w:sz="0" w:space="0" w:color="auto"/>
        <w:bottom w:val="none" w:sz="0" w:space="0" w:color="auto"/>
        <w:right w:val="none" w:sz="0" w:space="0" w:color="auto"/>
      </w:divBdr>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243132">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552695">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405693">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2678087">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29472">
      <w:bodyDiv w:val="1"/>
      <w:marLeft w:val="0"/>
      <w:marRight w:val="0"/>
      <w:marTop w:val="0"/>
      <w:marBottom w:val="0"/>
      <w:divBdr>
        <w:top w:val="none" w:sz="0" w:space="0" w:color="auto"/>
        <w:left w:val="none" w:sz="0" w:space="0" w:color="auto"/>
        <w:bottom w:val="none" w:sz="0" w:space="0" w:color="auto"/>
        <w:right w:val="none" w:sz="0" w:space="0" w:color="auto"/>
      </w:divBdr>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7339755">
      <w:bodyDiv w:val="1"/>
      <w:marLeft w:val="0"/>
      <w:marRight w:val="0"/>
      <w:marTop w:val="0"/>
      <w:marBottom w:val="0"/>
      <w:divBdr>
        <w:top w:val="none" w:sz="0" w:space="0" w:color="auto"/>
        <w:left w:val="none" w:sz="0" w:space="0" w:color="auto"/>
        <w:bottom w:val="none" w:sz="0" w:space="0" w:color="auto"/>
        <w:right w:val="none" w:sz="0" w:space="0" w:color="auto"/>
      </w:divBdr>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677609">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7453">
      <w:bodyDiv w:val="1"/>
      <w:marLeft w:val="0"/>
      <w:marRight w:val="0"/>
      <w:marTop w:val="0"/>
      <w:marBottom w:val="0"/>
      <w:divBdr>
        <w:top w:val="none" w:sz="0" w:space="0" w:color="auto"/>
        <w:left w:val="none" w:sz="0" w:space="0" w:color="auto"/>
        <w:bottom w:val="none" w:sz="0" w:space="0" w:color="auto"/>
        <w:right w:val="none" w:sz="0" w:space="0" w:color="auto"/>
      </w:divBdr>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270878">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6917347">
      <w:bodyDiv w:val="1"/>
      <w:marLeft w:val="0"/>
      <w:marRight w:val="0"/>
      <w:marTop w:val="0"/>
      <w:marBottom w:val="0"/>
      <w:divBdr>
        <w:top w:val="none" w:sz="0" w:space="0" w:color="auto"/>
        <w:left w:val="none" w:sz="0" w:space="0" w:color="auto"/>
        <w:bottom w:val="none" w:sz="0" w:space="0" w:color="auto"/>
        <w:right w:val="none" w:sz="0" w:space="0" w:color="auto"/>
      </w:divBdr>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7835176">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11822">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88686429">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8562097">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8999513">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0571">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598851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29583646">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66950">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1538648">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611982">
      <w:bodyDiv w:val="1"/>
      <w:marLeft w:val="0"/>
      <w:marRight w:val="0"/>
      <w:marTop w:val="0"/>
      <w:marBottom w:val="0"/>
      <w:divBdr>
        <w:top w:val="none" w:sz="0" w:space="0" w:color="auto"/>
        <w:left w:val="none" w:sz="0" w:space="0" w:color="auto"/>
        <w:bottom w:val="none" w:sz="0" w:space="0" w:color="auto"/>
        <w:right w:val="none" w:sz="0" w:space="0" w:color="auto"/>
      </w:divBdr>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3975048">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0838353">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4205750">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284266">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36607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5985798">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2656329">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39841">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455899">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6293534">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252545">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0655389">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8690002">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862594">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69563409">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021649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4465691">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550136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022594">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033882">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158982">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5793833">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099113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410104">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8609207">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265786">
      <w:bodyDiv w:val="1"/>
      <w:marLeft w:val="0"/>
      <w:marRight w:val="0"/>
      <w:marTop w:val="0"/>
      <w:marBottom w:val="0"/>
      <w:divBdr>
        <w:top w:val="none" w:sz="0" w:space="0" w:color="auto"/>
        <w:left w:val="none" w:sz="0" w:space="0" w:color="auto"/>
        <w:bottom w:val="none" w:sz="0" w:space="0" w:color="auto"/>
        <w:right w:val="none" w:sz="0" w:space="0" w:color="auto"/>
      </w:divBdr>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647251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8462771">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330262">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1632322">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498715">
      <w:bodyDiv w:val="1"/>
      <w:marLeft w:val="0"/>
      <w:marRight w:val="0"/>
      <w:marTop w:val="0"/>
      <w:marBottom w:val="0"/>
      <w:divBdr>
        <w:top w:val="none" w:sz="0" w:space="0" w:color="auto"/>
        <w:left w:val="none" w:sz="0" w:space="0" w:color="auto"/>
        <w:bottom w:val="none" w:sz="0" w:space="0" w:color="auto"/>
        <w:right w:val="none" w:sz="0" w:space="0" w:color="auto"/>
      </w:divBdr>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524241">
      <w:bodyDiv w:val="1"/>
      <w:marLeft w:val="0"/>
      <w:marRight w:val="0"/>
      <w:marTop w:val="0"/>
      <w:marBottom w:val="0"/>
      <w:divBdr>
        <w:top w:val="none" w:sz="0" w:space="0" w:color="auto"/>
        <w:left w:val="none" w:sz="0" w:space="0" w:color="auto"/>
        <w:bottom w:val="none" w:sz="0" w:space="0" w:color="auto"/>
        <w:right w:val="none" w:sz="0" w:space="0" w:color="auto"/>
      </w:divBdr>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246074">
      <w:bodyDiv w:val="1"/>
      <w:marLeft w:val="0"/>
      <w:marRight w:val="0"/>
      <w:marTop w:val="0"/>
      <w:marBottom w:val="0"/>
      <w:divBdr>
        <w:top w:val="none" w:sz="0" w:space="0" w:color="auto"/>
        <w:left w:val="none" w:sz="0" w:space="0" w:color="auto"/>
        <w:bottom w:val="none" w:sz="0" w:space="0" w:color="auto"/>
        <w:right w:val="none" w:sz="0" w:space="0" w:color="auto"/>
      </w:divBdr>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577525">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8824">
      <w:bodyDiv w:val="1"/>
      <w:marLeft w:val="0"/>
      <w:marRight w:val="0"/>
      <w:marTop w:val="0"/>
      <w:marBottom w:val="0"/>
      <w:divBdr>
        <w:top w:val="none" w:sz="0" w:space="0" w:color="auto"/>
        <w:left w:val="none" w:sz="0" w:space="0" w:color="auto"/>
        <w:bottom w:val="none" w:sz="0" w:space="0" w:color="auto"/>
        <w:right w:val="none" w:sz="0" w:space="0" w:color="auto"/>
      </w:divBdr>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522" Type="http://schemas.openxmlformats.org/officeDocument/2006/relationships/hyperlink" Target="https://www.3gpp.org/ftp/tsg_ran/WG1_RL1/TSGR1_122b/Docs/R1-2507203" TargetMode="External"/><Relationship Id="rId21" Type="http://schemas.openxmlformats.org/officeDocument/2006/relationships/hyperlink" Target="https://www.3gpp.org/ftp/tsg_ran/WG1_RL1/TSGR1_122b/Docs/R1-2506768" TargetMode="External"/><Relationship Id="rId170" Type="http://schemas.openxmlformats.org/officeDocument/2006/relationships/hyperlink" Target="https://www.3gpp.org/ftp/tsg_ran/WG1_RL1/TSGR1_122b/Docs/R1-2507924" TargetMode="External"/><Relationship Id="rId268" Type="http://schemas.openxmlformats.org/officeDocument/2006/relationships/hyperlink" Target="https://www.3gpp.org/ftp/tsg_ran/WG1_RL1/TSGR1_122b/Docs/R1-2507912" TargetMode="External"/><Relationship Id="rId475" Type="http://schemas.openxmlformats.org/officeDocument/2006/relationships/hyperlink" Target="https://www.3gpp.org/ftp/tsg_ran/WG1_RL1/TSGR1_122b/Docs/R1-2507232" TargetMode="External"/><Relationship Id="rId682" Type="http://schemas.openxmlformats.org/officeDocument/2006/relationships/hyperlink" Target="https://www.3gpp.org/ftp/tsg_ran/WG1_RL1/TSGR1_122b/Docs/R1-2506884" TargetMode="External"/><Relationship Id="rId128" Type="http://schemas.openxmlformats.org/officeDocument/2006/relationships/hyperlink" Target="https://www.3gpp.org/ftp/tsg_ran/WG1_RL1/TSGR1_122b/Docs/R1-2507295" TargetMode="External"/><Relationship Id="rId335" Type="http://schemas.openxmlformats.org/officeDocument/2006/relationships/hyperlink" Target="https://www.3gpp.org/ftp/tsg_ran/WG1_RL1/TSGR1_122b/Docs/R1-2507999" TargetMode="External"/><Relationship Id="rId542" Type="http://schemas.openxmlformats.org/officeDocument/2006/relationships/hyperlink" Target="https://www.3gpp.org/ftp/tsg_ran/WG1_RL1/TSGR1_122b/Docs/R1-2507294" TargetMode="External"/><Relationship Id="rId987" Type="http://schemas.openxmlformats.org/officeDocument/2006/relationships/hyperlink" Target="https://www.3gpp.org/ftp/tsg_ran/WG1_RL1/TSGR1_122b/Docs/R1-2507960" TargetMode="External"/><Relationship Id="rId1172" Type="http://schemas.openxmlformats.org/officeDocument/2006/relationships/hyperlink" Target="https://www.3gpp.org/ftp/tsg_ran/WG1_RL1/TSGR1_122b/Docs/R1-2506841" TargetMode="External"/><Relationship Id="rId402" Type="http://schemas.openxmlformats.org/officeDocument/2006/relationships/hyperlink" Target="https://www.3gpp.org/ftp/tsg_ran/WG1_RL1/TSGR1_122b/Docs/R1-2507759" TargetMode="External"/><Relationship Id="rId847" Type="http://schemas.openxmlformats.org/officeDocument/2006/relationships/hyperlink" Target="https://www.3gpp.org/ftp/tsg_ran/WG1_RL1/TSGR1_122b/Docs/R1-2506980" TargetMode="External"/><Relationship Id="rId1032" Type="http://schemas.openxmlformats.org/officeDocument/2006/relationships/hyperlink" Target="https://www.3gpp.org/ftp/tsg_ran/WG1_RL1/TSGR1_122b/Docs/R1-2508104" TargetMode="External"/><Relationship Id="rId1477" Type="http://schemas.openxmlformats.org/officeDocument/2006/relationships/hyperlink" Target="https://www.3gpp.org/ftp/tsg_ran/WG1_RL1/TSGR1_122b/Docs/R1-2507682" TargetMode="External"/><Relationship Id="rId1684" Type="http://schemas.openxmlformats.org/officeDocument/2006/relationships/hyperlink" Target="https://www.3gpp.org/ftp/tsg_ran/WG1_RL1/TSGR1_122b/Docs/R1-2506704" TargetMode="External"/><Relationship Id="rId707" Type="http://schemas.openxmlformats.org/officeDocument/2006/relationships/hyperlink" Target="https://www.3gpp.org/ftp/tsg_ran/WG1_RL1/TSGR1_122b/Docs/R1-2506938" TargetMode="External"/><Relationship Id="rId914" Type="http://schemas.openxmlformats.org/officeDocument/2006/relationships/hyperlink" Target="https://www.3gpp.org/ftp/tsg_ran/WG1_RL1/TSGR1_122b/Docs/R1-2506746" TargetMode="External"/><Relationship Id="rId1337" Type="http://schemas.openxmlformats.org/officeDocument/2006/relationships/hyperlink" Target="https://www.3gpp.org/ftp/tsg_ran/WG1_RL1/TSGR1_122b/Docs/R1-2507054" TargetMode="External"/><Relationship Id="rId1544" Type="http://schemas.openxmlformats.org/officeDocument/2006/relationships/hyperlink" Target="https://www.3gpp.org/ftp/tsg_ran/WG1_RL1/TSGR1_122b/Docs/R1-2507613" TargetMode="External"/><Relationship Id="rId1751" Type="http://schemas.openxmlformats.org/officeDocument/2006/relationships/hyperlink" Target="https://portal.3gpp.org/desktopmodules/WorkItem/WorkItemDetails.aspx?workitemId=1021093" TargetMode="External"/><Relationship Id="rId43" Type="http://schemas.openxmlformats.org/officeDocument/2006/relationships/hyperlink" Target="https://www.3gpp.org/ftp/tsg_ran/WG1_RL1/TSGR1_122b/Docs/R1-2506766" TargetMode="External"/><Relationship Id="rId1404" Type="http://schemas.openxmlformats.org/officeDocument/2006/relationships/hyperlink" Target="https://www.3gpp.org/ftp/tsg_ran/WG1_RL1/TSGR1_122b/Docs/R1-2507871" TargetMode="External"/><Relationship Id="rId1611" Type="http://schemas.openxmlformats.org/officeDocument/2006/relationships/hyperlink" Target="https://portal.3gpp.org/desktopmodules/Specifications/SpecificationDetails.aspx?specificationId=3215" TargetMode="External"/><Relationship Id="rId192" Type="http://schemas.openxmlformats.org/officeDocument/2006/relationships/hyperlink" Target="https://www.3gpp.org/ftp/tsg_ran/WG1_RL1/TSGR1_122b/Docs/R1-2506906" TargetMode="External"/><Relationship Id="rId1709" Type="http://schemas.openxmlformats.org/officeDocument/2006/relationships/hyperlink" Target="https://portal.3gpp.org/desktopmodules/WorkItem/WorkItemDetails.aspx?workitemId=1070013" TargetMode="External"/><Relationship Id="rId497" Type="http://schemas.openxmlformats.org/officeDocument/2006/relationships/hyperlink" Target="https://www.3gpp.org/ftp/tsg_ran/WG1_RL1/TSGR1_122b/Docs/R1-2506910" TargetMode="External"/><Relationship Id="rId357" Type="http://schemas.openxmlformats.org/officeDocument/2006/relationships/hyperlink" Target="https://www.3gpp.org/ftp/tsg_ran/WG1_RL1/TSGR1_122b/Docs/R1-2507034" TargetMode="External"/><Relationship Id="rId1194" Type="http://schemas.openxmlformats.org/officeDocument/2006/relationships/hyperlink" Target="https://www.3gpp.org/ftp/tsg_ran/WG1_RL1/TSGR1_122b/Docs/R1-2507466" TargetMode="External"/><Relationship Id="rId217" Type="http://schemas.openxmlformats.org/officeDocument/2006/relationships/hyperlink" Target="https://www.3gpp.org/ftp/tsg_ran/WG1_RL1/TSGR1_122b/Docs/R1-2508147" TargetMode="External"/><Relationship Id="rId564" Type="http://schemas.openxmlformats.org/officeDocument/2006/relationships/hyperlink" Target="https://www.3gpp.org/ftp/tsg_ran/WG1_RL1/TSGR1_122b/Docs/R1-2507235" TargetMode="External"/><Relationship Id="rId771" Type="http://schemas.openxmlformats.org/officeDocument/2006/relationships/hyperlink" Target="https://www.3gpp.org/ftp/tsg_ran/WG1_RL1/TSGR1_122b/Docs/R1-2506774" TargetMode="External"/><Relationship Id="rId869" Type="http://schemas.openxmlformats.org/officeDocument/2006/relationships/hyperlink" Target="https://www.3gpp.org/ftp/tsg_ran/WG1_RL1/TSGR1_122b/Docs/R1-2507732" TargetMode="External"/><Relationship Id="rId1499" Type="http://schemas.openxmlformats.org/officeDocument/2006/relationships/hyperlink" Target="https://www.3gpp.org/ftp/tsg_ran/WG1_RL1/TSGR1_122b/Docs/R1-2508057" TargetMode="External"/><Relationship Id="rId424" Type="http://schemas.openxmlformats.org/officeDocument/2006/relationships/hyperlink" Target="https://www.3gpp.org/ftp/tsg_ran/WG1_RL1/TSGR1_122b/Docs/R1-2507298" TargetMode="External"/><Relationship Id="rId631" Type="http://schemas.openxmlformats.org/officeDocument/2006/relationships/hyperlink" Target="https://www.3gpp.org/ftp/tsg_ran/WG1_RL1/TSGR1_122b/Docs/R1-2506881" TargetMode="External"/><Relationship Id="rId729" Type="http://schemas.openxmlformats.org/officeDocument/2006/relationships/hyperlink" Target="https://www.3gpp.org/ftp/tsg_ran/WG1_RL1/TSGR1_122b/Docs/R1-2507974" TargetMode="External"/><Relationship Id="rId1054" Type="http://schemas.openxmlformats.org/officeDocument/2006/relationships/hyperlink" Target="https://www.3gpp.org/ftp/tsg_ran/WG1_RL1/TSGR1_122b/Docs/R1-2507329" TargetMode="External"/><Relationship Id="rId1261" Type="http://schemas.openxmlformats.org/officeDocument/2006/relationships/hyperlink" Target="https://www.3gpp.org/ftp/tsg_ran/WG1_RL1/TSGR1_122b/Docs/R1-2507853" TargetMode="External"/><Relationship Id="rId1359" Type="http://schemas.openxmlformats.org/officeDocument/2006/relationships/hyperlink" Target="https://www.3gpp.org/ftp/tsg_ran/WG1_RL1/TSGR1_122b/Docs/R1-2507679" TargetMode="External"/><Relationship Id="rId936" Type="http://schemas.openxmlformats.org/officeDocument/2006/relationships/hyperlink" Target="https://www.3gpp.org/ftp/tsg_ran/WG1_RL1/TSGR1_122b/Docs/R1-2507399" TargetMode="External"/><Relationship Id="rId1121" Type="http://schemas.openxmlformats.org/officeDocument/2006/relationships/hyperlink" Target="https://www.3gpp.org/ftp/tsg_ran/WG1_RL1/TSGR1_122b/Docs/R1-2506842" TargetMode="External"/><Relationship Id="rId1219" Type="http://schemas.openxmlformats.org/officeDocument/2006/relationships/hyperlink" Target="https://www.3gpp.org/ftp/tsg_ran/WG1_RL1/TSGR1_122b/Docs/R1-2507846" TargetMode="External"/><Relationship Id="rId1566" Type="http://schemas.openxmlformats.org/officeDocument/2006/relationships/header" Target="header1.xml"/><Relationship Id="rId1773" Type="http://schemas.openxmlformats.org/officeDocument/2006/relationships/hyperlink" Target="https://portal.3gpp.org/desktopmodules/Release/ReleaseDetails.aspx?releaseId=194" TargetMode="External"/><Relationship Id="rId65" Type="http://schemas.openxmlformats.org/officeDocument/2006/relationships/hyperlink" Target="https://www.3gpp.org/ftp/tsg_ran/WG1_RL1/TSGR1_122b/Docs/R1-2507524" TargetMode="External"/><Relationship Id="rId1426" Type="http://schemas.openxmlformats.org/officeDocument/2006/relationships/hyperlink" Target="https://www.3gpp.org/ftp/tsg_ran/WG1_RL1/TSGR1_122b/Docs/R1-2507430" TargetMode="External"/><Relationship Id="rId1633" Type="http://schemas.openxmlformats.org/officeDocument/2006/relationships/hyperlink" Target="https://portal.3gpp.org/desktopmodules/Specifications/SpecificationDetails.aspx?specificationId=3213" TargetMode="External"/><Relationship Id="rId1700" Type="http://schemas.openxmlformats.org/officeDocument/2006/relationships/hyperlink" Target="https://portal.3gpp.org/desktopmodules/Release/ReleaseDetails.aspx?releaseId=194" TargetMode="External"/><Relationship Id="rId281" Type="http://schemas.openxmlformats.org/officeDocument/2006/relationships/hyperlink" Target="https://www.3gpp.org/ftp/tsg_ran/WG1_RL1/TSGR1_122b/Docs/R1-2508076" TargetMode="External"/><Relationship Id="rId141" Type="http://schemas.openxmlformats.org/officeDocument/2006/relationships/hyperlink" Target="https://www.3gpp.org/ftp/tsg_ran/WG1_RL1/TSGR1_122b/Docs/R1-2507146" TargetMode="External"/><Relationship Id="rId379" Type="http://schemas.openxmlformats.org/officeDocument/2006/relationships/hyperlink" Target="https://www.3gpp.org/ftp/tsg_ran/WG1_RL1/TSGR1_122b/Docs/R1-2508014" TargetMode="External"/><Relationship Id="rId586" Type="http://schemas.openxmlformats.org/officeDocument/2006/relationships/hyperlink" Target="https://www.3gpp.org/ftp/tsg_ran/WG1_RL1/TSGR1_122b/Docs/R1-2507458" TargetMode="External"/><Relationship Id="rId793" Type="http://schemas.openxmlformats.org/officeDocument/2006/relationships/hyperlink" Target="https://www.3gpp.org/ftp/tsg_ran/WG1_RL1/TSGR1_122b/Docs/R1-2507517" TargetMode="External"/><Relationship Id="rId7" Type="http://schemas.openxmlformats.org/officeDocument/2006/relationships/footnotes" Target="footnotes.xml"/><Relationship Id="rId239" Type="http://schemas.openxmlformats.org/officeDocument/2006/relationships/hyperlink" Target="https://www.3gpp.org/ftp/tsg_ran/WG1_RL1/TSGR1_122b/Docs/R1-2507317" TargetMode="External"/><Relationship Id="rId446" Type="http://schemas.openxmlformats.org/officeDocument/2006/relationships/hyperlink" Target="https://www.3gpp.org/ftp/tsg_ran/WG1_RL1/TSGR1_122b/Docs/R1-2507456" TargetMode="External"/><Relationship Id="rId653" Type="http://schemas.openxmlformats.org/officeDocument/2006/relationships/hyperlink" Target="https://www.3gpp.org/ftp/tsg_ran/WG1_RL1/TSGR1_122b/Docs/R1-2507705" TargetMode="External"/><Relationship Id="rId1076" Type="http://schemas.openxmlformats.org/officeDocument/2006/relationships/hyperlink" Target="https://www.3gpp.org/ftp/tsg_ran/WG1_RL1/TSGR1_122b/Docs/R1-2506895" TargetMode="External"/><Relationship Id="rId1283" Type="http://schemas.openxmlformats.org/officeDocument/2006/relationships/hyperlink" Target="https://www.3gpp.org/ftp/tsg_ran/WG1_RL1/TSGR1_122b/Docs/R1-2507131" TargetMode="External"/><Relationship Id="rId1490" Type="http://schemas.openxmlformats.org/officeDocument/2006/relationships/hyperlink" Target="https://www.3gpp.org/ftp/tsg_ran/WG1_RL1/TSGR1_122b/Docs/R1-2507882" TargetMode="External"/><Relationship Id="rId306" Type="http://schemas.openxmlformats.org/officeDocument/2006/relationships/hyperlink" Target="https://www.3gpp.org/ftp/tsg_ran/WG1_RL1/TSGR1_122b/Docs/R1-2508194" TargetMode="External"/><Relationship Id="rId860" Type="http://schemas.openxmlformats.org/officeDocument/2006/relationships/hyperlink" Target="https://www.3gpp.org/ftp/tsg_ran/WG1_RL1/TSGR1_122b/Docs/R1-2507519" TargetMode="External"/><Relationship Id="rId958" Type="http://schemas.openxmlformats.org/officeDocument/2006/relationships/hyperlink" Target="https://www.3gpp.org/ftp/tsg_ran/WG1_RL1/TSGR1_122b/Docs/R1-2507357" TargetMode="External"/><Relationship Id="rId1143" Type="http://schemas.openxmlformats.org/officeDocument/2006/relationships/hyperlink" Target="https://www.3gpp.org/ftp/tsg_ran/WG1_RL1/TSGR1_122b/Docs/R1-2507465" TargetMode="External"/><Relationship Id="rId1588" Type="http://schemas.openxmlformats.org/officeDocument/2006/relationships/hyperlink" Target="https://portal.3gpp.org/desktopmodules/WorkItem/WorkItemDetails.aspx?workitemId=940196" TargetMode="External"/><Relationship Id="rId1795" Type="http://schemas.openxmlformats.org/officeDocument/2006/relationships/fontTable" Target="fontTable.xml"/><Relationship Id="rId87" Type="http://schemas.openxmlformats.org/officeDocument/2006/relationships/hyperlink" Target="https://www.3gpp.org/ftp/tsg_ran/WG1_RL1/TSGR1_122b/Docs/R1-2506730" TargetMode="External"/><Relationship Id="rId513" Type="http://schemas.openxmlformats.org/officeDocument/2006/relationships/hyperlink" Target="https://www.3gpp.org/ftp/tsg_ran/WG1_RL1/TSGR1_122b/Docs/R1-2508067" TargetMode="External"/><Relationship Id="rId720" Type="http://schemas.openxmlformats.org/officeDocument/2006/relationships/hyperlink" Target="https://www.3gpp.org/ftp/tsg_ran/WG1_RL1/TSGR1_122b/Docs/R1-2508088" TargetMode="External"/><Relationship Id="rId818" Type="http://schemas.openxmlformats.org/officeDocument/2006/relationships/hyperlink" Target="https://www.3gpp.org/ftp/tsg_ran/WG1_RL1/TSGR1_122b/Docs/R1-2507166" TargetMode="External"/><Relationship Id="rId1350" Type="http://schemas.openxmlformats.org/officeDocument/2006/relationships/hyperlink" Target="https://www.3gpp.org/ftp/tsg_ran/WG1_RL1/TSGR1_122b/Docs/R1-2507469" TargetMode="External"/><Relationship Id="rId1448" Type="http://schemas.openxmlformats.org/officeDocument/2006/relationships/hyperlink" Target="https://www.3gpp.org/ftp/tsg_ran/WG1_RL1/TSGR1_122b/Docs/R1-2506819" TargetMode="External"/><Relationship Id="rId1655" Type="http://schemas.openxmlformats.org/officeDocument/2006/relationships/hyperlink" Target="https://portal.3gpp.org/desktopmodules/WorkItem/WorkItemDetails.aspx?workitemId=1021090" TargetMode="External"/><Relationship Id="rId1003" Type="http://schemas.openxmlformats.org/officeDocument/2006/relationships/hyperlink" Target="https://www.3gpp.org/ftp/tsg_ran/WG1_RL1/TSGR1_122b/Docs/R1-2507300" TargetMode="External"/><Relationship Id="rId1210" Type="http://schemas.openxmlformats.org/officeDocument/2006/relationships/hyperlink" Target="https://www.3gpp.org/ftp/tsg_ran/WG1_RL1/TSGR1_122b/Docs/R1-2507745" TargetMode="External"/><Relationship Id="rId1308" Type="http://schemas.openxmlformats.org/officeDocument/2006/relationships/hyperlink" Target="https://www.3gpp.org/ftp/tsg_ran/WG1_RL1/TSGR1_122b/Docs/R1-2507603" TargetMode="External"/><Relationship Id="rId1515" Type="http://schemas.openxmlformats.org/officeDocument/2006/relationships/hyperlink" Target="https://www.3gpp.org/ftp/tsg_ran/WG1_RL1/TSGR1_122b/Docs/R1-2506951" TargetMode="External"/><Relationship Id="rId1722" Type="http://schemas.openxmlformats.org/officeDocument/2006/relationships/hyperlink" Target="https://www.3gpp.org/ftp/tsg_ran/WG1_RL1/TSGR1_122b/Docs/R1-2506717" TargetMode="External"/><Relationship Id="rId14" Type="http://schemas.openxmlformats.org/officeDocument/2006/relationships/hyperlink" Target="https://www.3gpp.org/ftp/tsg_ran/WG1_RL1/TSGR1_122b/Docs/R1-2506701" TargetMode="External"/><Relationship Id="rId163" Type="http://schemas.openxmlformats.org/officeDocument/2006/relationships/hyperlink" Target="https://www.3gpp.org/ftp/tsg_ran/WG1_RL1/TSGR1_122b/Docs/R1-2507069" TargetMode="External"/><Relationship Id="rId370" Type="http://schemas.openxmlformats.org/officeDocument/2006/relationships/hyperlink" Target="https://www.3gpp.org/ftp/tsg_ran/WG1_RL1/TSGR1_122b/Docs/R1-2507453" TargetMode="External"/><Relationship Id="rId230" Type="http://schemas.openxmlformats.org/officeDocument/2006/relationships/hyperlink" Target="https://www.3gpp.org/ftp/tsg_ran/WG1_RL1/TSGR1_122b/Docs/R1-2507091" TargetMode="External"/><Relationship Id="rId468" Type="http://schemas.openxmlformats.org/officeDocument/2006/relationships/hyperlink" Target="https://www.3gpp.org/ftp/tsg_ran/WG1_RL1/TSGR1_122b/Docs/R1-2506825" TargetMode="External"/><Relationship Id="rId675" Type="http://schemas.openxmlformats.org/officeDocument/2006/relationships/hyperlink" Target="https://www.3gpp.org/ftp/tsg_ran/WG1_RL1/TSGR1_122b/Docs/R1-2508082" TargetMode="External"/><Relationship Id="rId882" Type="http://schemas.openxmlformats.org/officeDocument/2006/relationships/hyperlink" Target="https://www.3gpp.org/ftp/tsg_ran/WG1_RL1/TSGR1_122b/Docs/R1-2506836" TargetMode="External"/><Relationship Id="rId1098" Type="http://schemas.openxmlformats.org/officeDocument/2006/relationships/hyperlink" Target="https://www.3gpp.org/ftp/tsg_ran/WG1_RL1/TSGR1_122b/Docs/R1-2507472" TargetMode="External"/><Relationship Id="rId328" Type="http://schemas.openxmlformats.org/officeDocument/2006/relationships/hyperlink" Target="https://www.3gpp.org/ftp/tsg_ran/WG1_RL1/TSGR1_122b/Docs/R1-2507582" TargetMode="External"/><Relationship Id="rId535" Type="http://schemas.openxmlformats.org/officeDocument/2006/relationships/hyperlink" Target="https://www.3gpp.org/ftp/tsg_ran/WG1_RL1/TSGR1_122b/Docs/R1-2506911" TargetMode="External"/><Relationship Id="rId742" Type="http://schemas.openxmlformats.org/officeDocument/2006/relationships/hyperlink" Target="https://www.3gpp.org/ftp/tsg_ran/WG1_RL1/TSGR1_122b/Docs/R1-2507272" TargetMode="External"/><Relationship Id="rId1165" Type="http://schemas.openxmlformats.org/officeDocument/2006/relationships/hyperlink" Target="https://www.3gpp.org/ftp/tsg_ran/WG1_RL1/TSGR1_122b/Docs/R1-2507952" TargetMode="External"/><Relationship Id="rId1372" Type="http://schemas.openxmlformats.org/officeDocument/2006/relationships/hyperlink" Target="https://www.3gpp.org/ftp/tsg_ran/WG1_RL1/TSGR1_122b/Docs/R1-2508086" TargetMode="External"/><Relationship Id="rId602" Type="http://schemas.openxmlformats.org/officeDocument/2006/relationships/hyperlink" Target="https://www.3gpp.org/ftp/tsg_ran/WG1_RL1/TSGR1_122b/Docs/R1-2507995" TargetMode="External"/><Relationship Id="rId1025" Type="http://schemas.openxmlformats.org/officeDocument/2006/relationships/hyperlink" Target="https://www.3gpp.org/ftp/tsg_ran/WG1_RL1/TSGR1_122b/Docs/R1-2507943" TargetMode="External"/><Relationship Id="rId1232" Type="http://schemas.openxmlformats.org/officeDocument/2006/relationships/hyperlink" Target="https://www.3gpp.org/ftp/tsg_ran/WG1_RL1/TSGR1_122b/Docs/R1-2506814" TargetMode="External"/><Relationship Id="rId1677" Type="http://schemas.openxmlformats.org/officeDocument/2006/relationships/hyperlink" Target="https://portal.3gpp.org/desktopmodules/WorkItem/WorkItemDetails.aspx?workitemId=1021094" TargetMode="External"/><Relationship Id="rId907" Type="http://schemas.openxmlformats.org/officeDocument/2006/relationships/hyperlink" Target="https://www.3gpp.org/ftp/tsg_ran/WG1_RL1/TSGR1_122b/Docs/R1-2507880" TargetMode="External"/><Relationship Id="rId1537" Type="http://schemas.openxmlformats.org/officeDocument/2006/relationships/hyperlink" Target="https://www.3gpp.org/ftp/tsg_ran/WG1_RL1/TSGR1_122b/Docs/R1-2507547" TargetMode="External"/><Relationship Id="rId1744" Type="http://schemas.openxmlformats.org/officeDocument/2006/relationships/hyperlink" Target="https://www.3gpp.org/ftp/tsg_ran/WG1_RL1/TSGR1_122b/Docs/R1-2506724" TargetMode="External"/><Relationship Id="rId36" Type="http://schemas.openxmlformats.org/officeDocument/2006/relationships/hyperlink" Target="https://www.3gpp.org/ftp/tsg_ran/WG1_RL1/TSGR1_122b/Docs/R1-2507691" TargetMode="External"/><Relationship Id="rId1604" Type="http://schemas.openxmlformats.org/officeDocument/2006/relationships/hyperlink" Target="https://portal.3gpp.org/desktopmodules/WorkItem/WorkItemDetails.aspx?workitemId=940196" TargetMode="External"/><Relationship Id="rId185" Type="http://schemas.openxmlformats.org/officeDocument/2006/relationships/hyperlink" Target="https://www.3gpp.org/ftp/tsg_ran/WG1_RL1/TSGR1_122b/Docs/R1-2506725" TargetMode="External"/><Relationship Id="rId392" Type="http://schemas.openxmlformats.org/officeDocument/2006/relationships/hyperlink" Target="https://www.3gpp.org/ftp/tsg_ran/WG1_RL1/TSGR1_122b/Docs/R1-2507279" TargetMode="External"/><Relationship Id="rId697" Type="http://schemas.openxmlformats.org/officeDocument/2006/relationships/hyperlink" Target="https://www.3gpp.org/ftp/tsg_ran/WG1_RL1/TSGR1_122b/Docs/R1-2507162" TargetMode="External"/><Relationship Id="rId252" Type="http://schemas.openxmlformats.org/officeDocument/2006/relationships/hyperlink" Target="https://www.3gpp.org/ftp/tsg_ran/WG1_RL1/TSGR1_122b/Docs/R1-2507565" TargetMode="External"/><Relationship Id="rId1187" Type="http://schemas.openxmlformats.org/officeDocument/2006/relationships/hyperlink" Target="https://www.3gpp.org/ftp/tsg_ran/WG1_RL1/TSGR1_122b/Docs/R1-2507343" TargetMode="External"/><Relationship Id="rId112" Type="http://schemas.openxmlformats.org/officeDocument/2006/relationships/hyperlink" Target="https://www.3gpp.org/ftp/tsg_ran/WG1_RL1/TSGR1_122b/Docs/R1-2506723" TargetMode="External"/><Relationship Id="rId557" Type="http://schemas.openxmlformats.org/officeDocument/2006/relationships/hyperlink" Target="https://www.3gpp.org/ftp/tsg_ran/WG1_RL1/TSGR1_122b/Docs/R1-2506800" TargetMode="External"/><Relationship Id="rId764" Type="http://schemas.openxmlformats.org/officeDocument/2006/relationships/hyperlink" Target="https://www.3gpp.org/ftp/tsg_ran/WG1_RL1/TSGR1_122b/Docs/R1-2507274" TargetMode="External"/><Relationship Id="rId971" Type="http://schemas.openxmlformats.org/officeDocument/2006/relationships/hyperlink" Target="https://www.3gpp.org/ftp/tsg_ran/WG1_RL1/TSGR1_122b/Docs/R1-2507170" TargetMode="External"/><Relationship Id="rId1394" Type="http://schemas.openxmlformats.org/officeDocument/2006/relationships/hyperlink" Target="https://www.3gpp.org/ftp/tsg_ran/WG1_RL1/TSGR1_122b/Docs/R1-2507548" TargetMode="External"/><Relationship Id="rId1699" Type="http://schemas.openxmlformats.org/officeDocument/2006/relationships/hyperlink" Target="https://www.3gpp.org/ftp/tsg_ran/WG1_RL1/TSGR1_122b/Docs/R1-2506709" TargetMode="External"/><Relationship Id="rId417" Type="http://schemas.openxmlformats.org/officeDocument/2006/relationships/hyperlink" Target="https://www.3gpp.org/ftp/tsg_ran/WG1_RL1/TSGR1_122b/Docs/R1-2506823" TargetMode="External"/><Relationship Id="rId624" Type="http://schemas.openxmlformats.org/officeDocument/2006/relationships/hyperlink" Target="https://www.3gpp.org/ftp/tsg_ran/WG1_RL1/TSGR1_122b/Docs/R1-2507981" TargetMode="External"/><Relationship Id="rId831" Type="http://schemas.openxmlformats.org/officeDocument/2006/relationships/hyperlink" Target="https://www.3gpp.org/ftp/tsg_ran/WG1_RL1/TSGR1_122b/Docs/R1-2507587" TargetMode="External"/><Relationship Id="rId1047" Type="http://schemas.openxmlformats.org/officeDocument/2006/relationships/hyperlink" Target="https://www.3gpp.org/ftp/tsg_ran/WG1_RL1/TSGR1_122b/Docs/R1-2507115" TargetMode="External"/><Relationship Id="rId1254" Type="http://schemas.openxmlformats.org/officeDocument/2006/relationships/hyperlink" Target="https://www.3gpp.org/ftp/tsg_ran/WG1_RL1/TSGR1_122b/Docs/R1-2507677" TargetMode="External"/><Relationship Id="rId1461" Type="http://schemas.openxmlformats.org/officeDocument/2006/relationships/hyperlink" Target="https://www.3gpp.org/ftp/tsg_ran/WG1_RL1/TSGR1_122b/Docs/R1-2507364" TargetMode="External"/><Relationship Id="rId929" Type="http://schemas.openxmlformats.org/officeDocument/2006/relationships/hyperlink" Target="https://www.3gpp.org/ftp/tsg_ran/WG1_RL1/TSGR1_122b/Docs/R1-2507041" TargetMode="External"/><Relationship Id="rId1114" Type="http://schemas.openxmlformats.org/officeDocument/2006/relationships/image" Target="media/image12.png"/><Relationship Id="rId1321" Type="http://schemas.openxmlformats.org/officeDocument/2006/relationships/hyperlink" Target="https://www.3gpp.org/ftp/tsg_ran/WG1_RL1/TSGR1_122b/Docs/R1-2507942" TargetMode="External"/><Relationship Id="rId1559" Type="http://schemas.openxmlformats.org/officeDocument/2006/relationships/hyperlink" Target="https://www.3gpp.org/ftp/tsg_ran/WG1_RL1/TSGR1_122b/Docs/R1-2507940" TargetMode="External"/><Relationship Id="rId1766" Type="http://schemas.openxmlformats.org/officeDocument/2006/relationships/hyperlink" Target="https://portal.3gpp.org/desktopmodules/WorkItem/WorkItemDetails.aspx?workitemId=1051123" TargetMode="External"/><Relationship Id="rId58" Type="http://schemas.openxmlformats.org/officeDocument/2006/relationships/hyperlink" Target="https://www.3gpp.org/ftp/tsg_ran/WG1_RL1/TSGR1_122b/Docs/R1-2507221" TargetMode="External"/><Relationship Id="rId1419" Type="http://schemas.openxmlformats.org/officeDocument/2006/relationships/hyperlink" Target="https://www.3gpp.org/ftp/tsg_ran/WG1_RL1/TSGR1_122b/Docs/R1-2507053" TargetMode="External"/><Relationship Id="rId1626" Type="http://schemas.openxmlformats.org/officeDocument/2006/relationships/hyperlink" Target="https://portal.3gpp.org/desktopmodules/WorkItem/WorkItemDetails.aspx?workitemId=940196" TargetMode="External"/><Relationship Id="rId274" Type="http://schemas.openxmlformats.org/officeDocument/2006/relationships/hyperlink" Target="https://www.3gpp.org/ftp/tsg_ran/WG1_RL1/TSGR1_122b/Docs/R1-2508136" TargetMode="External"/><Relationship Id="rId481" Type="http://schemas.openxmlformats.org/officeDocument/2006/relationships/hyperlink" Target="https://www.3gpp.org/ftp/tsg_ran/WG1_RL1/TSGR1_122b/Docs/R1-2507583" TargetMode="External"/><Relationship Id="rId134" Type="http://schemas.openxmlformats.org/officeDocument/2006/relationships/hyperlink" Target="https://www.3gpp.org/ftp/tsg_ran/WG1_RL1/TSGR1_122b/Docs/R1-2506718" TargetMode="External"/><Relationship Id="rId579" Type="http://schemas.openxmlformats.org/officeDocument/2006/relationships/hyperlink" Target="https://www.3gpp.org/ftp/tsg_ran/WG1_RL1/TSGR1_122b/Docs/R1-2507152" TargetMode="External"/><Relationship Id="rId786" Type="http://schemas.openxmlformats.org/officeDocument/2006/relationships/hyperlink" Target="https://www.3gpp.org/ftp/tsg_ran/WG1_RL1/TSGR1_122b/Docs/R1-2507301" TargetMode="External"/><Relationship Id="rId993" Type="http://schemas.openxmlformats.org/officeDocument/2006/relationships/hyperlink" Target="https://www.3gpp.org/ftp/tsg_ran/WG1_RL1/TSGR1_122b/Docs/R1-2506945" TargetMode="External"/><Relationship Id="rId341" Type="http://schemas.openxmlformats.org/officeDocument/2006/relationships/hyperlink" Target="https://www.3gpp.org/ftp/tsg_ran/WG1_RL1/TSGR1_122b/Docs/R1-2508026" TargetMode="External"/><Relationship Id="rId439" Type="http://schemas.openxmlformats.org/officeDocument/2006/relationships/hyperlink" Target="https://www.3gpp.org/ftp/tsg_ran/WG1_RL1/TSGR1_122b/Docs/R1-2506965" TargetMode="External"/><Relationship Id="rId646" Type="http://schemas.openxmlformats.org/officeDocument/2006/relationships/hyperlink" Target="https://www.3gpp.org/ftp/tsg_ran/WG1_RL1/TSGR1_122b/Docs/R1-2506924" TargetMode="External"/><Relationship Id="rId1069" Type="http://schemas.openxmlformats.org/officeDocument/2006/relationships/hyperlink" Target="https://www.3gpp.org/ftp/tsg_ran/WG1_RL1/TSGR1_122b/Docs/R1-2507900" TargetMode="External"/><Relationship Id="rId1276" Type="http://schemas.openxmlformats.org/officeDocument/2006/relationships/hyperlink" Target="https://www.3gpp.org/ftp/tsg_ran/WG1_RL1/TSGR1_122b/Docs/R1-2506952" TargetMode="External"/><Relationship Id="rId1483" Type="http://schemas.openxmlformats.org/officeDocument/2006/relationships/hyperlink" Target="https://www.3gpp.org/ftp/tsg_ran/WG1_RL1/TSGR1_122b/Docs/R1-2507820" TargetMode="External"/><Relationship Id="rId201" Type="http://schemas.openxmlformats.org/officeDocument/2006/relationships/hyperlink" Target="https://www.3gpp.org/ftp/tsg_ran/WG1_RL1/TSGR1_122b/Docs/R1-2507920" TargetMode="External"/><Relationship Id="rId506" Type="http://schemas.openxmlformats.org/officeDocument/2006/relationships/hyperlink" Target="https://www.3gpp.org/ftp/tsg_ran/WG1_RL1/TSGR1_122b/Docs/R1-2507700" TargetMode="External"/><Relationship Id="rId853" Type="http://schemas.openxmlformats.org/officeDocument/2006/relationships/hyperlink" Target="https://www.3gpp.org/ftp/tsg_ran/WG1_RL1/TSGR1_122b/Docs/R1-2507324" TargetMode="External"/><Relationship Id="rId1136" Type="http://schemas.openxmlformats.org/officeDocument/2006/relationships/hyperlink" Target="https://www.3gpp.org/ftp/tsg_ran/WG1_RL1/TSGR1_122b/Docs/R1-2507211" TargetMode="External"/><Relationship Id="rId1690" Type="http://schemas.openxmlformats.org/officeDocument/2006/relationships/hyperlink" Target="https://www.3gpp.org/ftp/tsg_ran/WG1_RL1/TSGR1_122b/Docs/R1-2506706" TargetMode="External"/><Relationship Id="rId1788" Type="http://schemas.openxmlformats.org/officeDocument/2006/relationships/hyperlink" Target="https://portal.3gpp.org/desktopmodules/WorkItem/WorkItemDetails.aspx?workitemId=1080064" TargetMode="External"/><Relationship Id="rId713" Type="http://schemas.openxmlformats.org/officeDocument/2006/relationships/hyperlink" Target="https://www.3gpp.org/ftp/tsg_ran/WG1_RL1/TSGR1_122b/Docs/R1-2507240" TargetMode="External"/><Relationship Id="rId920" Type="http://schemas.openxmlformats.org/officeDocument/2006/relationships/hyperlink" Target="https://www.3gpp.org/ftp/tsg_ran/WG1_RL1/TSGR1_122b/Docs/R1-2506839" TargetMode="External"/><Relationship Id="rId1343" Type="http://schemas.openxmlformats.org/officeDocument/2006/relationships/hyperlink" Target="https://www.3gpp.org/ftp/tsg_ran/WG1_RL1/TSGR1_122b/Docs/R1-2507213" TargetMode="External"/><Relationship Id="rId1550" Type="http://schemas.openxmlformats.org/officeDocument/2006/relationships/hyperlink" Target="https://www.3gpp.org/ftp/tsg_ran/WG1_RL1/TSGR1_122b/Docs/R1-2507779" TargetMode="External"/><Relationship Id="rId1648" Type="http://schemas.openxmlformats.org/officeDocument/2006/relationships/hyperlink" Target="https://portal.3gpp.org/desktopmodules/WorkItem/WorkItemDetails.aspx?workitemId=1080072" TargetMode="External"/><Relationship Id="rId1203" Type="http://schemas.openxmlformats.org/officeDocument/2006/relationships/hyperlink" Target="https://www.3gpp.org/ftp/tsg_ran/WG1_RL1/TSGR1_122b/Docs/R1-2507602" TargetMode="External"/><Relationship Id="rId1410" Type="http://schemas.openxmlformats.org/officeDocument/2006/relationships/hyperlink" Target="https://www.3gpp.org/ftp/tsg_ran/WG1_RL1/TSGR1_122b/Docs/R1-2508012" TargetMode="External"/><Relationship Id="rId1508" Type="http://schemas.openxmlformats.org/officeDocument/2006/relationships/hyperlink" Target="https://www.3gpp.org/ftp/tsg_ran/WG1_RL1/TSGR1_122b/Docs/R1-2506762" TargetMode="External"/><Relationship Id="rId212" Type="http://schemas.openxmlformats.org/officeDocument/2006/relationships/hyperlink" Target="https://www.3gpp.org/ftp/tsg_ran/WG1_RL1/TSGR1_122b/Docs/R1-2508110" TargetMode="External"/><Relationship Id="rId657" Type="http://schemas.openxmlformats.org/officeDocument/2006/relationships/hyperlink" Target="https://www.3gpp.org/ftp/tsg_ran/WG1_RL1/TSGR1_122b/Docs/R1-2508163" TargetMode="External"/><Relationship Id="rId864" Type="http://schemas.openxmlformats.org/officeDocument/2006/relationships/hyperlink" Target="https://www.3gpp.org/ftp/tsg_ran/WG1_RL1/TSGR1_122b/Docs/R1-2507665" TargetMode="External"/><Relationship Id="rId1494" Type="http://schemas.openxmlformats.org/officeDocument/2006/relationships/hyperlink" Target="https://www.3gpp.org/ftp/tsg_ran/WG1_RL1/TSGR1_122b/Docs/R1-2508052" TargetMode="External"/><Relationship Id="rId1715" Type="http://schemas.openxmlformats.org/officeDocument/2006/relationships/hyperlink" Target="https://portal.3gpp.org/desktopmodules/WorkItem/WorkItemDetails.aspx?workitemId=1021095" TargetMode="External"/><Relationship Id="rId296" Type="http://schemas.openxmlformats.org/officeDocument/2006/relationships/hyperlink" Target="https://www.3gpp.org/ftp/tsg_ran/WG1_RL1/TSGR1_122b/Docs/R1-2508165" TargetMode="External"/><Relationship Id="rId517" Type="http://schemas.openxmlformats.org/officeDocument/2006/relationships/hyperlink" Target="https://www.3gpp.org/ftp/tsg_ran/WG1_RL1/TSGR1_122b/Docs/R1-2508078" TargetMode="External"/><Relationship Id="rId724" Type="http://schemas.openxmlformats.org/officeDocument/2006/relationships/hyperlink" Target="https://www.3gpp.org/ftp/tsg_ran/WG1_RL1/TSGR1_122b/Docs/R1-2507103" TargetMode="External"/><Relationship Id="rId931" Type="http://schemas.openxmlformats.org/officeDocument/2006/relationships/hyperlink" Target="https://www.3gpp.org/ftp/tsg_ran/WG1_RL1/TSGR1_122b/Docs/R1-2507169" TargetMode="External"/><Relationship Id="rId1147" Type="http://schemas.openxmlformats.org/officeDocument/2006/relationships/hyperlink" Target="https://www.3gpp.org/ftp/tsg_ran/WG1_RL1/TSGR1_122b/Docs/R1-2507557" TargetMode="External"/><Relationship Id="rId1354" Type="http://schemas.openxmlformats.org/officeDocument/2006/relationships/hyperlink" Target="https://www.3gpp.org/ftp/tsg_ran/WG1_RL1/TSGR1_122b/Docs/R1-2507527" TargetMode="External"/><Relationship Id="rId1561" Type="http://schemas.openxmlformats.org/officeDocument/2006/relationships/hyperlink" Target="https://www.3gpp.org/ftp/tsg_ran/WG1_RL1/TSGR1_122b/Docs/R1-2508002" TargetMode="External"/><Relationship Id="rId60" Type="http://schemas.openxmlformats.org/officeDocument/2006/relationships/hyperlink" Target="https://www.3gpp.org/ftp/tsg_ran/WG1_RL1/TSGR1_122b/Docs/R1-2507307" TargetMode="External"/><Relationship Id="rId156" Type="http://schemas.openxmlformats.org/officeDocument/2006/relationships/hyperlink" Target="https://www.3gpp.org/ftp/tsg_ran/WG1_RL1/TSGR1_122b/Docs/R1-2506861" TargetMode="External"/><Relationship Id="rId363" Type="http://schemas.openxmlformats.org/officeDocument/2006/relationships/hyperlink" Target="https://www.3gpp.org/ftp/tsg_ran/WG1_RL1/TSGR1_122b/Docs/R1-2507270" TargetMode="External"/><Relationship Id="rId570" Type="http://schemas.openxmlformats.org/officeDocument/2006/relationships/hyperlink" Target="https://www.3gpp.org/ftp/tsg_ran/WG1_RL1/TSGR1_122b/Docs/R1-2507873" TargetMode="External"/><Relationship Id="rId1007" Type="http://schemas.openxmlformats.org/officeDocument/2006/relationships/hyperlink" Target="https://www.3gpp.org/ftp/tsg_ran/WG1_RL1/TSGR1_122b/Docs/R1-2507382" TargetMode="External"/><Relationship Id="rId1214" Type="http://schemas.openxmlformats.org/officeDocument/2006/relationships/hyperlink" Target="https://www.3gpp.org/ftp/tsg_ran/WG1_RL1/TSGR1_122b/Docs/R1-2507780" TargetMode="External"/><Relationship Id="rId1421" Type="http://schemas.openxmlformats.org/officeDocument/2006/relationships/hyperlink" Target="https://www.3gpp.org/ftp/tsg_ran/WG1_RL1/TSGR1_122b/Docs/R1-2507121" TargetMode="External"/><Relationship Id="rId1659" Type="http://schemas.openxmlformats.org/officeDocument/2006/relationships/hyperlink" Target="https://www.3gpp.org/ftp/tsg_ran/WG1_RL1/TSGR1_122b/Docs/R1-2508114" TargetMode="External"/><Relationship Id="rId223" Type="http://schemas.openxmlformats.org/officeDocument/2006/relationships/hyperlink" Target="https://www.3gpp.org/ftp/tsg_ran/WG1_RL1/TSGR1_122b/Docs/R1-2506959" TargetMode="External"/><Relationship Id="rId430" Type="http://schemas.openxmlformats.org/officeDocument/2006/relationships/hyperlink" Target="https://www.3gpp.org/ftp/tsg_ran/WG1_RL1/TSGR1_122b/Docs/R1-2507697" TargetMode="External"/><Relationship Id="rId668" Type="http://schemas.openxmlformats.org/officeDocument/2006/relationships/hyperlink" Target="https://www.3gpp.org/ftp/tsg_ran/WG1_RL1/TSGR1_122b/Docs/R1-2507461" TargetMode="External"/><Relationship Id="rId875" Type="http://schemas.openxmlformats.org/officeDocument/2006/relationships/hyperlink" Target="https://www.3gpp.org/ftp/tsg_ran/WG1_RL1/TSGR1_122b/Docs/R1-2508030" TargetMode="External"/><Relationship Id="rId1060" Type="http://schemas.openxmlformats.org/officeDocument/2006/relationships/hyperlink" Target="https://www.3gpp.org/ftp/tsg_ran/WG1_RL1/TSGR1_122b/Docs/R1-2507502" TargetMode="External"/><Relationship Id="rId1298" Type="http://schemas.openxmlformats.org/officeDocument/2006/relationships/hyperlink" Target="https://www.3gpp.org/ftp/tsg_ran/WG1_RL1/TSGR1_122b/Docs/R1-2508051" TargetMode="External"/><Relationship Id="rId1519" Type="http://schemas.openxmlformats.org/officeDocument/2006/relationships/hyperlink" Target="https://www.3gpp.org/ftp/tsg_ran/WG1_RL1/TSGR1_122b/Docs/R1-2507064" TargetMode="External"/><Relationship Id="rId1726" Type="http://schemas.openxmlformats.org/officeDocument/2006/relationships/hyperlink" Target="https://portal.3gpp.org/desktopmodules/Release/ReleaseDetails.aspx?releaseId=194" TargetMode="External"/><Relationship Id="rId18" Type="http://schemas.openxmlformats.org/officeDocument/2006/relationships/hyperlink" Target="https://www.3gpp.org/ftp/tsg_ran/WG1_RL1/TSGR1_122b/Docs/R1-2507032" TargetMode="External"/><Relationship Id="rId528" Type="http://schemas.openxmlformats.org/officeDocument/2006/relationships/image" Target="media/image9.wmf"/><Relationship Id="rId735" Type="http://schemas.openxmlformats.org/officeDocument/2006/relationships/hyperlink" Target="https://www.3gpp.org/ftp/tsg_ran/WG1_RL1/TSGR1_122b/Docs/R1-2507976" TargetMode="External"/><Relationship Id="rId942" Type="http://schemas.openxmlformats.org/officeDocument/2006/relationships/hyperlink" Target="https://www.3gpp.org/ftp/tsg_ran/WG1_RL1/TSGR1_122b/Docs/R1-2507579" TargetMode="External"/><Relationship Id="rId1158" Type="http://schemas.openxmlformats.org/officeDocument/2006/relationships/hyperlink" Target="https://www.3gpp.org/ftp/tsg_ran/WG1_RL1/TSGR1_122b/Docs/R1-2507784" TargetMode="External"/><Relationship Id="rId1365" Type="http://schemas.openxmlformats.org/officeDocument/2006/relationships/hyperlink" Target="https://www.3gpp.org/ftp/tsg_ran/WG1_RL1/TSGR1_122b/Docs/R1-2507852" TargetMode="External"/><Relationship Id="rId1572" Type="http://schemas.openxmlformats.org/officeDocument/2006/relationships/hyperlink" Target="https://portal.3gpp.org/desktopmodules/WorkItem/WorkItemDetails.aspx?workitemId=1020086" TargetMode="External"/><Relationship Id="rId167" Type="http://schemas.openxmlformats.org/officeDocument/2006/relationships/hyperlink" Target="https://www.3gpp.org/ftp/tsg_ran/WG1_RL1/TSGR1_122b/Docs/R1-2507348" TargetMode="External"/><Relationship Id="rId374" Type="http://schemas.openxmlformats.org/officeDocument/2006/relationships/hyperlink" Target="https://www.3gpp.org/ftp/tsg_ran/WG1_RL1/TSGR1_122b/Docs/R1-2507695" TargetMode="External"/><Relationship Id="rId581" Type="http://schemas.openxmlformats.org/officeDocument/2006/relationships/hyperlink" Target="https://www.3gpp.org/ftp/tsg_ran/WG1_RL1/TSGR1_122b/Docs/R1-2507197" TargetMode="External"/><Relationship Id="rId1018" Type="http://schemas.openxmlformats.org/officeDocument/2006/relationships/hyperlink" Target="https://www.3gpp.org/ftp/tsg_ran/WG1_RL1/TSGR1_122b/Docs/R1-2507787" TargetMode="External"/><Relationship Id="rId1225" Type="http://schemas.openxmlformats.org/officeDocument/2006/relationships/hyperlink" Target="https://www.3gpp.org/ftp/tsg_ran/WG1_RL1/TSGR1_122b/Docs/R1-2507941" TargetMode="External"/><Relationship Id="rId1432" Type="http://schemas.openxmlformats.org/officeDocument/2006/relationships/hyperlink" Target="https://www.3gpp.org/ftp/tsg_ran/WG1_RL1/TSGR1_122b/Docs/R1-2507599" TargetMode="External"/><Relationship Id="rId71" Type="http://schemas.openxmlformats.org/officeDocument/2006/relationships/hyperlink" Target="https://www.3gpp.org/ftp/tsg_ran/WG1_RL1/TSGR1_122b/Docs/R1-2506737" TargetMode="External"/><Relationship Id="rId234" Type="http://schemas.openxmlformats.org/officeDocument/2006/relationships/hyperlink" Target="https://www.3gpp.org/ftp/tsg_ran/WG1_RL1/TSGR1_122b/Docs/R1-2507133" TargetMode="External"/><Relationship Id="rId679" Type="http://schemas.openxmlformats.org/officeDocument/2006/relationships/hyperlink" Target="https://www.3gpp.org/ftp/tsg_ran/WG1_RL1/TSGR1_122b/Docs/R1-2507740" TargetMode="External"/><Relationship Id="rId802" Type="http://schemas.openxmlformats.org/officeDocument/2006/relationships/hyperlink" Target="https://www.3gpp.org/ftp/tsg_ran/WG1_RL1/TSGR1_122b/Docs/R1-2508021" TargetMode="External"/><Relationship Id="rId886" Type="http://schemas.openxmlformats.org/officeDocument/2006/relationships/hyperlink" Target="https://www.3gpp.org/ftp/tsg_ran/WG1_RL1/TSGR1_122b/Docs/R1-2506981" TargetMode="External"/><Relationship Id="rId1737" Type="http://schemas.openxmlformats.org/officeDocument/2006/relationships/hyperlink" Target="https://portal.3gpp.org/desktopmodules/WorkItem/WorkItemDetails.aspx?workitemId=1021089" TargetMode="External"/><Relationship Id="rId2" Type="http://schemas.openxmlformats.org/officeDocument/2006/relationships/customXml" Target="../customXml/item1.xml"/><Relationship Id="rId29" Type="http://schemas.openxmlformats.org/officeDocument/2006/relationships/hyperlink" Target="https://www.3gpp.org/ftp/tsg_ran/WG1_RL1/TSGR1_122b/Docs/R1-2507384" TargetMode="External"/><Relationship Id="rId441" Type="http://schemas.openxmlformats.org/officeDocument/2006/relationships/hyperlink" Target="https://www.3gpp.org/ftp/tsg_ran/WG1_RL1/TSGR1_122b/Docs/R1-2507122" TargetMode="External"/><Relationship Id="rId539" Type="http://schemas.openxmlformats.org/officeDocument/2006/relationships/hyperlink" Target="https://www.3gpp.org/ftp/tsg_ran/WG1_RL1/TSGR1_122b/Docs/R1-2507140" TargetMode="External"/><Relationship Id="rId746" Type="http://schemas.openxmlformats.org/officeDocument/2006/relationships/hyperlink" Target="https://www.3gpp.org/ftp/tsg_ran/WG1_RL1/TSGR1_122b/Docs/R1-2507801" TargetMode="External"/><Relationship Id="rId1071" Type="http://schemas.openxmlformats.org/officeDocument/2006/relationships/hyperlink" Target="https://www.3gpp.org/ftp/tsg_ran/WG1_RL1/TSGR1_122b/Docs/R1-2507204" TargetMode="External"/><Relationship Id="rId1169" Type="http://schemas.openxmlformats.org/officeDocument/2006/relationships/hyperlink" Target="https://www.3gpp.org/ftp/tsg_ran/WG1_RL1/TSGR1_122b/Docs/R1-2506738" TargetMode="External"/><Relationship Id="rId1376" Type="http://schemas.openxmlformats.org/officeDocument/2006/relationships/hyperlink" Target="https://www.3gpp.org/ftp/tsg_ran/WG1_RL1/TSGR1_122b/Docs/R1-2506817" TargetMode="External"/><Relationship Id="rId1583" Type="http://schemas.openxmlformats.org/officeDocument/2006/relationships/hyperlink" Target="https://portal.3gpp.org/desktopmodules/Specifications/SpecificationDetails.aspx?specificationId=3215" TargetMode="External"/><Relationship Id="rId178" Type="http://schemas.openxmlformats.org/officeDocument/2006/relationships/hyperlink" Target="https://www.3gpp.org/ftp/tsg_ran/WG1_RL1/TSGR1_122b/Docs/R1-2506713" TargetMode="External"/><Relationship Id="rId301" Type="http://schemas.openxmlformats.org/officeDocument/2006/relationships/hyperlink" Target="https://www.3gpp.org/ftp/tsg_ran/WG1_RL1/TSGR1_122b/Docs/R1-2508181" TargetMode="External"/><Relationship Id="rId953" Type="http://schemas.openxmlformats.org/officeDocument/2006/relationships/hyperlink" Target="https://www.3gpp.org/ftp/tsg_ran/WG1_RL1/TSGR1_122b/Docs/R1-2507909" TargetMode="External"/><Relationship Id="rId1029" Type="http://schemas.openxmlformats.org/officeDocument/2006/relationships/hyperlink" Target="https://www.3gpp.org/ftp/tsg_ran/WG1_RL1/TSGR1_122b/Docs/R1-2508049" TargetMode="External"/><Relationship Id="rId1236" Type="http://schemas.openxmlformats.org/officeDocument/2006/relationships/hyperlink" Target="https://www.3gpp.org/ftp/tsg_ran/WG1_RL1/TSGR1_122b/Docs/R1-2507022" TargetMode="External"/><Relationship Id="rId1790" Type="http://schemas.openxmlformats.org/officeDocument/2006/relationships/hyperlink" Target="https://portal.3gpp.org/desktopmodules/Release/ReleaseDetails.aspx?releaseId=195" TargetMode="External"/><Relationship Id="rId82" Type="http://schemas.openxmlformats.org/officeDocument/2006/relationships/hyperlink" Target="https://www.3gpp.org/ftp/tsg_ran/WG1_RL1/TSGR1_122b/Docs/R1-2507388" TargetMode="External"/><Relationship Id="rId385" Type="http://schemas.openxmlformats.org/officeDocument/2006/relationships/hyperlink" Target="https://www.3gpp.org/ftp/tsg_ran/WG1_RL1/TSGR1_122b/Docs/R1-2506798" TargetMode="External"/><Relationship Id="rId592" Type="http://schemas.openxmlformats.org/officeDocument/2006/relationships/hyperlink" Target="https://www.3gpp.org/ftp/tsg_ran/WG1_RL1/TSGR1_122b/Docs/R1-2507729" TargetMode="External"/><Relationship Id="rId606" Type="http://schemas.openxmlformats.org/officeDocument/2006/relationships/hyperlink" Target="https://www.3gpp.org/ftp/tsg_ran/WG1_RL1/TSGR1_122b/Docs/R1-2508033" TargetMode="External"/><Relationship Id="rId813" Type="http://schemas.openxmlformats.org/officeDocument/2006/relationships/hyperlink" Target="https://www.3gpp.org/ftp/tsg_ran/WG1_RL1/TSGR1_122b/Docs/R1-2506932" TargetMode="External"/><Relationship Id="rId1443" Type="http://schemas.openxmlformats.org/officeDocument/2006/relationships/hyperlink" Target="https://www.3gpp.org/ftp/tsg_ran/WG1_RL1/TSGR1_122b/Docs/R1-2508073" TargetMode="External"/><Relationship Id="rId1650" Type="http://schemas.openxmlformats.org/officeDocument/2006/relationships/hyperlink" Target="https://portal.3gpp.org/desktopmodules/Release/ReleaseDetails.aspx?releaseId=195" TargetMode="External"/><Relationship Id="rId1748" Type="http://schemas.openxmlformats.org/officeDocument/2006/relationships/hyperlink" Target="https://portal.3gpp.org/desktopmodules/WorkItem/WorkItemDetails.aspx?workitemId=1021096" TargetMode="External"/><Relationship Id="rId245" Type="http://schemas.openxmlformats.org/officeDocument/2006/relationships/hyperlink" Target="https://www.3gpp.org/ftp/tsg_ran/WG1_RL1/TSGR1_122b/Docs/R1-2507448" TargetMode="External"/><Relationship Id="rId452" Type="http://schemas.openxmlformats.org/officeDocument/2006/relationships/hyperlink" Target="https://www.3gpp.org/ftp/tsg_ran/WG1_RL1/TSGR1_122b/Docs/R1-2507639" TargetMode="External"/><Relationship Id="rId897" Type="http://schemas.openxmlformats.org/officeDocument/2006/relationships/hyperlink" Target="https://www.3gpp.org/ftp/tsg_ran/WG1_RL1/TSGR1_122b/Docs/R1-2507438" TargetMode="External"/><Relationship Id="rId1082" Type="http://schemas.openxmlformats.org/officeDocument/2006/relationships/hyperlink" Target="https://www.3gpp.org/ftp/tsg_ran/WG1_RL1/TSGR1_122b/Docs/R1-2507173" TargetMode="External"/><Relationship Id="rId1303" Type="http://schemas.openxmlformats.org/officeDocument/2006/relationships/hyperlink" Target="https://www.3gpp.org/ftp/tsg_ran/WG1_RL1/TSGR1_122b/Docs/R1-2507535" TargetMode="External"/><Relationship Id="rId1510" Type="http://schemas.openxmlformats.org/officeDocument/2006/relationships/hyperlink" Target="https://www.3gpp.org/ftp/tsg_ran/WG1_RL1/TSGR1_122b/Docs/R1-2506780" TargetMode="External"/><Relationship Id="rId105" Type="http://schemas.openxmlformats.org/officeDocument/2006/relationships/hyperlink" Target="https://www.3gpp.org/ftp/tsg_ran/WG1_RL1/TSGR1_122b/Docs/R1-2507933" TargetMode="External"/><Relationship Id="rId312" Type="http://schemas.openxmlformats.org/officeDocument/2006/relationships/hyperlink" Target="https://www.3gpp.org/ftp/tsg_ran/WG1_RL1/TSGR1_122b/Docs/R1-2506770" TargetMode="External"/><Relationship Id="rId757" Type="http://schemas.openxmlformats.org/officeDocument/2006/relationships/hyperlink" Target="https://www.3gpp.org/ftp/tsg_ran/WG1_RL1/TSGR1_122b/Docs/R1-2506977" TargetMode="External"/><Relationship Id="rId964" Type="http://schemas.openxmlformats.org/officeDocument/2006/relationships/hyperlink" Target="https://www.3gpp.org/ftp/tsg_ran/WG1_RL1/TSGR1_122b/Docs/R1-2506892" TargetMode="External"/><Relationship Id="rId1387" Type="http://schemas.openxmlformats.org/officeDocument/2006/relationships/hyperlink" Target="https://www.3gpp.org/ftp/tsg_ran/WG1_RL1/TSGR1_122b/Docs/R1-2507179" TargetMode="External"/><Relationship Id="rId1594" Type="http://schemas.openxmlformats.org/officeDocument/2006/relationships/hyperlink" Target="https://portal.3gpp.org/desktopmodules/Release/ReleaseDetails.aspx?releaseId=194" TargetMode="External"/><Relationship Id="rId1608" Type="http://schemas.openxmlformats.org/officeDocument/2006/relationships/hyperlink" Target="https://portal.3gpp.org/desktopmodules/WorkItem/WorkItemDetails.aspx?workitemId=940196" TargetMode="External"/><Relationship Id="rId93" Type="http://schemas.openxmlformats.org/officeDocument/2006/relationships/hyperlink" Target="https://www.3gpp.org/ftp/tsg_ran/WG1_RL1/TSGR1_122b/Docs/R1-2507735" TargetMode="External"/><Relationship Id="rId189" Type="http://schemas.openxmlformats.org/officeDocument/2006/relationships/hyperlink" Target="https://www.3gpp.org/ftp/tsg_ran/WG1_RL1/TSGR1_122b/Docs/R1-2506707" TargetMode="External"/><Relationship Id="rId396" Type="http://schemas.openxmlformats.org/officeDocument/2006/relationships/hyperlink" Target="https://www.3gpp.org/ftp/tsg_ran/WG1_RL1/TSGR1_122b/Docs/R1-2507405" TargetMode="External"/><Relationship Id="rId617" Type="http://schemas.openxmlformats.org/officeDocument/2006/relationships/hyperlink" Target="https://www.3gpp.org/ftp/tsg_ran/WG1_RL1/TSGR1_122b/Docs/R1-2508090" TargetMode="External"/><Relationship Id="rId824" Type="http://schemas.openxmlformats.org/officeDocument/2006/relationships/hyperlink" Target="https://www.3gpp.org/ftp/tsg_ran/WG1_RL1/TSGR1_122b/Docs/R1-2507390" TargetMode="External"/><Relationship Id="rId1247" Type="http://schemas.openxmlformats.org/officeDocument/2006/relationships/hyperlink" Target="https://www.3gpp.org/ftp/tsg_ran/WG1_RL1/TSGR1_122b/Docs/R1-2507479" TargetMode="External"/><Relationship Id="rId1454" Type="http://schemas.openxmlformats.org/officeDocument/2006/relationships/hyperlink" Target="https://www.3gpp.org/ftp/tsg_ran/WG1_RL1/TSGR1_122b/Docs/R1-2507063" TargetMode="External"/><Relationship Id="rId1661" Type="http://schemas.openxmlformats.org/officeDocument/2006/relationships/hyperlink" Target="https://portal.3gpp.org/desktopmodules/WorkItem/WorkItemDetails.aspx?workitemId=1020096" TargetMode="External"/><Relationship Id="rId256" Type="http://schemas.openxmlformats.org/officeDocument/2006/relationships/hyperlink" Target="https://www.3gpp.org/ftp/tsg_ran/WG1_RL1/TSGR1_122b/Docs/R1-2507786" TargetMode="External"/><Relationship Id="rId463" Type="http://schemas.openxmlformats.org/officeDocument/2006/relationships/hyperlink" Target="https://www.3gpp.org/ftp/tsg_ran/WG1_RL1/TSGR1_122b/Docs/R1-2508036" TargetMode="External"/><Relationship Id="rId670" Type="http://schemas.openxmlformats.org/officeDocument/2006/relationships/hyperlink" Target="https://www.3gpp.org/ftp/tsg_ran/WG1_RL1/TSGR1_122b/Docs/R1-2507638" TargetMode="External"/><Relationship Id="rId1093" Type="http://schemas.openxmlformats.org/officeDocument/2006/relationships/hyperlink" Target="https://www.3gpp.org/ftp/tsg_ran/WG1_RL1/TSGR1_122b/Docs/R1-2507424" TargetMode="External"/><Relationship Id="rId1107" Type="http://schemas.openxmlformats.org/officeDocument/2006/relationships/hyperlink" Target="https://www.3gpp.org/ftp/tsg_ran/WG1_RL1/TSGR1_122b/Docs/R1-2507718" TargetMode="External"/><Relationship Id="rId1314" Type="http://schemas.openxmlformats.org/officeDocument/2006/relationships/hyperlink" Target="https://www.3gpp.org/ftp/tsg_ran/WG1_RL1/TSGR1_122b/Docs/R1-2507771" TargetMode="External"/><Relationship Id="rId1521" Type="http://schemas.openxmlformats.org/officeDocument/2006/relationships/hyperlink" Target="https://www.3gpp.org/ftp/tsg_ran/WG1_RL1/TSGR1_122b/Docs/R1-2507182" TargetMode="External"/><Relationship Id="rId1759" Type="http://schemas.openxmlformats.org/officeDocument/2006/relationships/hyperlink" Target="https://www.3gpp.org/ftp/tsg_ran/WG1_RL1/TSGR1_122b/Docs/R1-2506729" TargetMode="External"/><Relationship Id="rId116" Type="http://schemas.openxmlformats.org/officeDocument/2006/relationships/hyperlink" Target="https://www.3gpp.org/ftp/tsg_ran/WG1_RL1/TSGR1_122b/Docs/R1-2506732" TargetMode="External"/><Relationship Id="rId323" Type="http://schemas.openxmlformats.org/officeDocument/2006/relationships/hyperlink" Target="https://www.3gpp.org/ftp/tsg_ran/WG1_RL1/TSGR1_122b/Docs/R1-2507383" TargetMode="External"/><Relationship Id="rId530" Type="http://schemas.openxmlformats.org/officeDocument/2006/relationships/image" Target="media/image10.wmf"/><Relationship Id="rId768" Type="http://schemas.openxmlformats.org/officeDocument/2006/relationships/hyperlink" Target="https://www.3gpp.org/ftp/tsg_ran/WG1_RL1/TSGR1_122b/Docs/R1-2507978" TargetMode="External"/><Relationship Id="rId975" Type="http://schemas.openxmlformats.org/officeDocument/2006/relationships/hyperlink" Target="https://www.3gpp.org/ftp/tsg_ran/WG1_RL1/TSGR1_122b/Docs/R1-2507326" TargetMode="External"/><Relationship Id="rId1160" Type="http://schemas.openxmlformats.org/officeDocument/2006/relationships/hyperlink" Target="https://www.3gpp.org/ftp/tsg_ran/WG1_RL1/TSGR1_122b/Docs/R1-2507845" TargetMode="External"/><Relationship Id="rId1398" Type="http://schemas.openxmlformats.org/officeDocument/2006/relationships/hyperlink" Target="https://www.3gpp.org/ftp/tsg_ran/WG1_RL1/TSGR1_122b/Docs/R1-2507724" TargetMode="External"/><Relationship Id="rId1619" Type="http://schemas.openxmlformats.org/officeDocument/2006/relationships/hyperlink" Target="https://www.3gpp.org/ftp/tsg_ran/WG1_RL1/TSGR1_122b/Docs/R1-2508194.zip" TargetMode="External"/><Relationship Id="rId20" Type="http://schemas.openxmlformats.org/officeDocument/2006/relationships/hyperlink" Target="https://www.3gpp.org/ftp/tsg_ran/WG1_RL1/TSGR1_122b/Docs/R1-2506767" TargetMode="External"/><Relationship Id="rId628" Type="http://schemas.openxmlformats.org/officeDocument/2006/relationships/hyperlink" Target="https://www.3gpp.org/ftp/tsg_ran/WG1_RL1/TSGR1_122b/Docs/R1-2508080" TargetMode="External"/><Relationship Id="rId835" Type="http://schemas.openxmlformats.org/officeDocument/2006/relationships/hyperlink" Target="https://www.3gpp.org/ftp/tsg_ran/WG1_RL1/TSGR1_122b/Docs/R1-2507775" TargetMode="External"/><Relationship Id="rId1258" Type="http://schemas.openxmlformats.org/officeDocument/2006/relationships/hyperlink" Target="https://www.3gpp.org/ftp/tsg_ran/WG1_RL1/TSGR1_122b/Docs/R1-2507766" TargetMode="External"/><Relationship Id="rId1465" Type="http://schemas.openxmlformats.org/officeDocument/2006/relationships/hyperlink" Target="https://www.3gpp.org/ftp/tsg_ran/WG1_RL1/TSGR1_122b/Docs/R1-2507470" TargetMode="External"/><Relationship Id="rId1672" Type="http://schemas.openxmlformats.org/officeDocument/2006/relationships/hyperlink" Target="https://www.3gpp.org/ftp/tsg_ran/WG1_RL1/TSGR1_122b/Docs/R1-2508140" TargetMode="External"/><Relationship Id="rId267" Type="http://schemas.openxmlformats.org/officeDocument/2006/relationships/hyperlink" Target="https://www.3gpp.org/ftp/tsg_ran/WG1_RL1/TSGR1_122b/Docs/R1-2507894" TargetMode="External"/><Relationship Id="rId474" Type="http://schemas.openxmlformats.org/officeDocument/2006/relationships/hyperlink" Target="https://www.3gpp.org/ftp/tsg_ran/WG1_RL1/TSGR1_122b/Docs/R1-2507163" TargetMode="External"/><Relationship Id="rId1020" Type="http://schemas.openxmlformats.org/officeDocument/2006/relationships/hyperlink" Target="https://www.3gpp.org/ftp/tsg_ran/WG1_RL1/TSGR1_122b/Docs/R1-2507833" TargetMode="External"/><Relationship Id="rId1118" Type="http://schemas.openxmlformats.org/officeDocument/2006/relationships/hyperlink" Target="https://www.3gpp.org/ftp/tsg_ran/WG1_RL1/TSGR1_122b/Docs/R1-2506749" TargetMode="External"/><Relationship Id="rId1325" Type="http://schemas.openxmlformats.org/officeDocument/2006/relationships/hyperlink" Target="https://www.3gpp.org/ftp/tsg_ran/WG1_RL1/TSGR1_122b/Docs/R1-2508043" TargetMode="External"/><Relationship Id="rId1532" Type="http://schemas.openxmlformats.org/officeDocument/2006/relationships/hyperlink" Target="https://www.3gpp.org/ftp/tsg_ran/WG1_RL1/TSGR1_122b/Docs/R1-2507488" TargetMode="External"/><Relationship Id="rId127" Type="http://schemas.openxmlformats.org/officeDocument/2006/relationships/hyperlink" Target="https://www.3gpp.org/ftp/tsg_ran/WG1_RL1/TSGR1_122b/Docs/R1-2507261" TargetMode="External"/><Relationship Id="rId681" Type="http://schemas.openxmlformats.org/officeDocument/2006/relationships/hyperlink" Target="https://www.3gpp.org/ftp/tsg_ran/WG1_RL1/TSGR1_122b/Docs/R1-2506826" TargetMode="External"/><Relationship Id="rId779" Type="http://schemas.openxmlformats.org/officeDocument/2006/relationships/hyperlink" Target="https://www.3gpp.org/ftp/tsg_ran/WG1_RL1/TSGR1_122b/Docs/R1-2507006" TargetMode="External"/><Relationship Id="rId902" Type="http://schemas.openxmlformats.org/officeDocument/2006/relationships/hyperlink" Target="https://www.3gpp.org/ftp/tsg_ran/WG1_RL1/TSGR1_122b/Docs/R1-2507632" TargetMode="External"/><Relationship Id="rId986" Type="http://schemas.openxmlformats.org/officeDocument/2006/relationships/hyperlink" Target="https://www.3gpp.org/ftp/tsg_ran/WG1_RL1/TSGR1_122b/Docs/R1-2507959" TargetMode="External"/><Relationship Id="rId31" Type="http://schemas.openxmlformats.org/officeDocument/2006/relationships/hyperlink" Target="https://www.3gpp.org/ftp/tsg_ran/WG1_RL1/TSGR1_122b/Docs/R1-2507393" TargetMode="External"/><Relationship Id="rId334" Type="http://schemas.openxmlformats.org/officeDocument/2006/relationships/hyperlink" Target="https://www.3gpp.org/ftp/tsg_ran/WG1_RL1/TSGR1_122b/Docs/R1-2507998" TargetMode="External"/><Relationship Id="rId541" Type="http://schemas.openxmlformats.org/officeDocument/2006/relationships/hyperlink" Target="https://www.3gpp.org/ftp/tsg_ran/WG1_RL1/TSGR1_122b/Docs/R1-2507264" TargetMode="External"/><Relationship Id="rId639" Type="http://schemas.openxmlformats.org/officeDocument/2006/relationships/hyperlink" Target="https://www.3gpp.org/ftp/tsg_ran/WG1_RL1/TSGR1_122b/Docs/R1-2507395" TargetMode="External"/><Relationship Id="rId1171" Type="http://schemas.openxmlformats.org/officeDocument/2006/relationships/hyperlink" Target="https://www.3gpp.org/ftp/tsg_ran/WG1_RL1/TSGR1_122b/Docs/R1-2506813" TargetMode="External"/><Relationship Id="rId1269" Type="http://schemas.openxmlformats.org/officeDocument/2006/relationships/hyperlink" Target="https://www.3gpp.org/ftp/tsg_ran/WG1_RL1/TSGR1_122b/Docs/R1-2508183" TargetMode="External"/><Relationship Id="rId1476" Type="http://schemas.openxmlformats.org/officeDocument/2006/relationships/hyperlink" Target="https://www.3gpp.org/ftp/tsg_ran/WG1_RL1/TSGR1_122b/Docs/R1-2507612" TargetMode="External"/><Relationship Id="rId180" Type="http://schemas.openxmlformats.org/officeDocument/2006/relationships/hyperlink" Target="https://www.3gpp.org/ftp/tsg_ran/WG1_RL1/TSGR1_122b/Docs/R1-2506708" TargetMode="External"/><Relationship Id="rId278" Type="http://schemas.openxmlformats.org/officeDocument/2006/relationships/hyperlink" Target="https://www.3gpp.org/ftp/tsg_ran/WG1_RL1/TSGR1_122b/Docs/R1-2507926" TargetMode="External"/><Relationship Id="rId401" Type="http://schemas.openxmlformats.org/officeDocument/2006/relationships/hyperlink" Target="https://www.3gpp.org/ftp/tsg_ran/WG1_RL1/TSGR1_122b/Docs/R1-2507696" TargetMode="External"/><Relationship Id="rId846" Type="http://schemas.openxmlformats.org/officeDocument/2006/relationships/hyperlink" Target="https://www.3gpp.org/ftp/tsg_ran/WG1_RL1/TSGR1_122b/Docs/R1-2506933" TargetMode="External"/><Relationship Id="rId1031" Type="http://schemas.openxmlformats.org/officeDocument/2006/relationships/hyperlink" Target="https://www.3gpp.org/ftp/tsg_ran/WG1_RL1/TSGR1_122b/Docs/R1-2508103" TargetMode="External"/><Relationship Id="rId1129" Type="http://schemas.openxmlformats.org/officeDocument/2006/relationships/hyperlink" Target="https://www.3gpp.org/ftp/tsg_ran/WG1_RL1/TSGR1_122b/Docs/R1-2506987" TargetMode="External"/><Relationship Id="rId1683" Type="http://schemas.openxmlformats.org/officeDocument/2006/relationships/hyperlink" Target="https://portal.3gpp.org/desktopmodules/WorkItem/WorkItemDetails.aspx?workitemId=981138" TargetMode="External"/><Relationship Id="rId485" Type="http://schemas.openxmlformats.org/officeDocument/2006/relationships/hyperlink" Target="https://www.3gpp.org/ftp/tsg_ran/WG1_RL1/TSGR1_122b/Docs/R1-2507699" TargetMode="External"/><Relationship Id="rId692" Type="http://schemas.openxmlformats.org/officeDocument/2006/relationships/hyperlink" Target="https://www.3gpp.org/ftp/tsg_ran/WG1_RL1/TSGR1_122b/Docs/R1-2508083" TargetMode="External"/><Relationship Id="rId706" Type="http://schemas.openxmlformats.org/officeDocument/2006/relationships/hyperlink" Target="https://www.3gpp.org/ftp/tsg_ran/WG1_RL1/TSGR1_122b/Docs/R1-2506913" TargetMode="External"/><Relationship Id="rId913" Type="http://schemas.openxmlformats.org/officeDocument/2006/relationships/hyperlink" Target="https://www.3gpp.org/ftp/tsg_ran/WG1_RL1/TSGR1_122b/Docs/R1-2508105" TargetMode="External"/><Relationship Id="rId1336" Type="http://schemas.openxmlformats.org/officeDocument/2006/relationships/hyperlink" Target="https://www.3gpp.org/ftp/tsg_ran/WG1_RL1/TSGR1_122b/Docs/R1-2507016" TargetMode="External"/><Relationship Id="rId1543" Type="http://schemas.openxmlformats.org/officeDocument/2006/relationships/hyperlink" Target="https://www.3gpp.org/ftp/tsg_ran/WG1_RL1/TSGR1_122b/Docs/R1-2507950" TargetMode="External"/><Relationship Id="rId1750" Type="http://schemas.openxmlformats.org/officeDocument/2006/relationships/hyperlink" Target="https://portal.3gpp.org/desktopmodules/Release/ReleaseDetails.aspx?releaseId=194" TargetMode="External"/><Relationship Id="rId42" Type="http://schemas.openxmlformats.org/officeDocument/2006/relationships/hyperlink" Target="https://www.3gpp.org/ftp/tsg_ran/WG1_RL1/TSGR1_122b/Docs/R1-2506765" TargetMode="External"/><Relationship Id="rId138" Type="http://schemas.openxmlformats.org/officeDocument/2006/relationships/hyperlink" Target="https://www.3gpp.org/ftp/tsg_ran/WG1_RL1/TSGR1_122b/Docs/R1-2506954" TargetMode="External"/><Relationship Id="rId345" Type="http://schemas.openxmlformats.org/officeDocument/2006/relationships/hyperlink" Target="https://www.3gpp.org/ftp/tsg_ran/WG1_RL1/TSGR1_122b/Docs/R1-2508121" TargetMode="External"/><Relationship Id="rId552" Type="http://schemas.openxmlformats.org/officeDocument/2006/relationships/hyperlink" Target="https://www.3gpp.org/ftp/tsg_ran/WG1_RL1/TSGR1_122b/Docs/R1-2508114" TargetMode="External"/><Relationship Id="rId997" Type="http://schemas.openxmlformats.org/officeDocument/2006/relationships/hyperlink" Target="https://www.3gpp.org/ftp/tsg_ran/WG1_RL1/TSGR1_122b/Docs/R1-2507067" TargetMode="External"/><Relationship Id="rId1182" Type="http://schemas.openxmlformats.org/officeDocument/2006/relationships/hyperlink" Target="https://www.3gpp.org/ftp/tsg_ran/WG1_RL1/TSGR1_122b/Docs/R1-2507201" TargetMode="External"/><Relationship Id="rId1403" Type="http://schemas.openxmlformats.org/officeDocument/2006/relationships/hyperlink" Target="https://www.3gpp.org/ftp/tsg_ran/WG1_RL1/TSGR1_122b/Docs/R1-2507858" TargetMode="External"/><Relationship Id="rId1610" Type="http://schemas.openxmlformats.org/officeDocument/2006/relationships/hyperlink" Target="https://portal.3gpp.org/desktopmodules/Release/ReleaseDetails.aspx?releaseId=194" TargetMode="External"/><Relationship Id="rId191" Type="http://schemas.openxmlformats.org/officeDocument/2006/relationships/hyperlink" Target="https://www.3gpp.org/ftp/tsg_ran/WG1_RL1/TSGR1_122b/Docs/R1-2506863" TargetMode="External"/><Relationship Id="rId205" Type="http://schemas.openxmlformats.org/officeDocument/2006/relationships/hyperlink" Target="https://www.3gpp.org/ftp/tsg_ran/WG1_RL1/TSGR1_122b/Docs/R1-2507992" TargetMode="External"/><Relationship Id="rId412" Type="http://schemas.openxmlformats.org/officeDocument/2006/relationships/hyperlink" Target="https://www.3gpp.org/ftp/tsg_ran/WG1_RL1/TSGR1_122b/Docs/R1-2508018" TargetMode="External"/><Relationship Id="rId857" Type="http://schemas.openxmlformats.org/officeDocument/2006/relationships/hyperlink" Target="https://www.3gpp.org/ftp/tsg_ran/WG1_RL1/TSGR1_122b/Docs/R1-2507417" TargetMode="External"/><Relationship Id="rId1042" Type="http://schemas.openxmlformats.org/officeDocument/2006/relationships/hyperlink" Target="https://www.3gpp.org/ftp/tsg_ran/WG1_RL1/TSGR1_122b/Docs/R1-2506916" TargetMode="External"/><Relationship Id="rId1487" Type="http://schemas.openxmlformats.org/officeDocument/2006/relationships/hyperlink" Target="https://www.3gpp.org/ftp/tsg_ran/WG1_RL1/TSGR1_122b/Docs/R1-2507841" TargetMode="External"/><Relationship Id="rId1694" Type="http://schemas.openxmlformats.org/officeDocument/2006/relationships/hyperlink" Target="https://portal.3gpp.org/desktopmodules/Release/ReleaseDetails.aspx?releaseId=195" TargetMode="External"/><Relationship Id="rId1708" Type="http://schemas.openxmlformats.org/officeDocument/2006/relationships/hyperlink" Target="https://portal.3gpp.org/desktopmodules/Release/ReleaseDetails.aspx?releaseId=195" TargetMode="External"/><Relationship Id="rId289" Type="http://schemas.openxmlformats.org/officeDocument/2006/relationships/hyperlink" Target="https://www.3gpp.org/ftp/tsg_ran/WG1_RL1/TSGR1_122b/Docs/R1-2508059" TargetMode="External"/><Relationship Id="rId496" Type="http://schemas.openxmlformats.org/officeDocument/2006/relationships/hyperlink" Target="https://www.3gpp.org/ftp/tsg_ran/WG1_RL1/TSGR1_122b/Docs/R1-2506877" TargetMode="External"/><Relationship Id="rId717" Type="http://schemas.openxmlformats.org/officeDocument/2006/relationships/hyperlink" Target="https://www.3gpp.org/ftp/tsg_ran/WG1_RL1/TSGR1_122b/Docs/R1-2507707" TargetMode="External"/><Relationship Id="rId924" Type="http://schemas.openxmlformats.org/officeDocument/2006/relationships/hyperlink" Target="https://www.3gpp.org/ftp/tsg_ran/WG1_RL1/TSGR1_122b/Docs/R1-2506926" TargetMode="External"/><Relationship Id="rId1347" Type="http://schemas.openxmlformats.org/officeDocument/2006/relationships/hyperlink" Target="https://www.3gpp.org/ftp/tsg_ran/WG1_RL1/TSGR1_122b/Docs/R1-2507308" TargetMode="External"/><Relationship Id="rId1554" Type="http://schemas.openxmlformats.org/officeDocument/2006/relationships/hyperlink" Target="https://www.3gpp.org/ftp/tsg_ran/WG1_RL1/TSGR1_122b/Docs/R1-2507842" TargetMode="External"/><Relationship Id="rId1761" Type="http://schemas.openxmlformats.org/officeDocument/2006/relationships/hyperlink" Target="https://www.3gpp.org/ftp/tsg_ran/WG1_RL1/TSGR1_122b/Docs/R1-2506730" TargetMode="External"/><Relationship Id="rId53" Type="http://schemas.openxmlformats.org/officeDocument/2006/relationships/hyperlink" Target="https://www.3gpp.org/ftp/tsg_ran/WG1_RL1/TSGR1_122b/Docs/R1-2506854" TargetMode="External"/><Relationship Id="rId149" Type="http://schemas.openxmlformats.org/officeDocument/2006/relationships/hyperlink" Target="https://www.3gpp.org/ftp/tsg_ran/WG1_RL1/TSGR1_122b/Docs/R1-2506865" TargetMode="External"/><Relationship Id="rId356" Type="http://schemas.openxmlformats.org/officeDocument/2006/relationships/hyperlink" Target="https://www.3gpp.org/ftp/tsg_ran/WG1_RL1/TSGR1_122b/Docs/R1-2506962" TargetMode="External"/><Relationship Id="rId563" Type="http://schemas.openxmlformats.org/officeDocument/2006/relationships/hyperlink" Target="https://www.3gpp.org/ftp/tsg_ran/WG1_RL1/TSGR1_122b/Docs/R1-2507125" TargetMode="External"/><Relationship Id="rId770" Type="http://schemas.openxmlformats.org/officeDocument/2006/relationships/hyperlink" Target="https://www.3gpp.org/ftp/tsg_ran/WG1_RL1/TSGR1_122b/Docs/R1-2506743" TargetMode="External"/><Relationship Id="rId1193" Type="http://schemas.openxmlformats.org/officeDocument/2006/relationships/hyperlink" Target="https://www.3gpp.org/ftp/tsg_ran/WG1_RL1/TSGR1_122b/Docs/R1-2507407" TargetMode="External"/><Relationship Id="rId1207" Type="http://schemas.openxmlformats.org/officeDocument/2006/relationships/hyperlink" Target="https://www.3gpp.org/ftp/tsg_ran/WG1_RL1/TSGR1_122b/Docs/R1-2507720" TargetMode="External"/><Relationship Id="rId1414" Type="http://schemas.openxmlformats.org/officeDocument/2006/relationships/hyperlink" Target="https://www.3gpp.org/ftp/tsg_ran/WG1_RL1/TSGR1_122b/Docs/R1-2506830" TargetMode="External"/><Relationship Id="rId1621" Type="http://schemas.openxmlformats.org/officeDocument/2006/relationships/hyperlink" Target="https://portal.3gpp.org/desktopmodules/Specifications/SpecificationDetails.aspx?specificationId=3215" TargetMode="External"/><Relationship Id="rId216" Type="http://schemas.openxmlformats.org/officeDocument/2006/relationships/hyperlink" Target="https://www.3gpp.org/ftp/tsg_ran/WG1_RL1/TSGR1_122b/Docs/R1-2507623" TargetMode="External"/><Relationship Id="rId423" Type="http://schemas.openxmlformats.org/officeDocument/2006/relationships/hyperlink" Target="https://www.3gpp.org/ftp/tsg_ran/WG1_RL1/TSGR1_122b/Docs/R1-2507230" TargetMode="External"/><Relationship Id="rId868" Type="http://schemas.openxmlformats.org/officeDocument/2006/relationships/hyperlink" Target="https://www.3gpp.org/ftp/tsg_ran/WG1_RL1/TSGR1_122b/Docs/R1-2507712" TargetMode="External"/><Relationship Id="rId1053" Type="http://schemas.openxmlformats.org/officeDocument/2006/relationships/hyperlink" Target="https://www.3gpp.org/ftp/tsg_ran/WG1_RL1/TSGR1_122b/Docs/R1-2507289" TargetMode="External"/><Relationship Id="rId1260" Type="http://schemas.openxmlformats.org/officeDocument/2006/relationships/hyperlink" Target="https://www.3gpp.org/ftp/tsg_ran/WG1_RL1/TSGR1_122b/Docs/R1-2507825" TargetMode="External"/><Relationship Id="rId1498" Type="http://schemas.openxmlformats.org/officeDocument/2006/relationships/hyperlink" Target="https://www.3gpp.org/ftp/tsg_ran/WG1_RL1/TSGR1_122b/Docs/R1-2508056" TargetMode="External"/><Relationship Id="rId1719" Type="http://schemas.openxmlformats.org/officeDocument/2006/relationships/hyperlink" Target="https://www.3gpp.org/ftp/tsg_ran/WG1_RL1/TSGR1_122b/Docs/R1-2506716" TargetMode="External"/><Relationship Id="rId630" Type="http://schemas.openxmlformats.org/officeDocument/2006/relationships/hyperlink" Target="https://www.3gpp.org/ftp/tsg_ran/WG1_RL1/TSGR1_122b/Docs/R1-2506772" TargetMode="External"/><Relationship Id="rId728" Type="http://schemas.openxmlformats.org/officeDocument/2006/relationships/hyperlink" Target="https://www.3gpp.org/ftp/tsg_ran/WG1_RL1/TSGR1_122b/Docs/R1-2507971" TargetMode="External"/><Relationship Id="rId935" Type="http://schemas.openxmlformats.org/officeDocument/2006/relationships/hyperlink" Target="https://www.3gpp.org/ftp/tsg_ran/WG1_RL1/TSGR1_122b/Docs/R1-2507304" TargetMode="External"/><Relationship Id="rId1358" Type="http://schemas.openxmlformats.org/officeDocument/2006/relationships/hyperlink" Target="https://www.3gpp.org/ftp/tsg_ran/WG1_RL1/TSGR1_122b/Docs/R1-2507636" TargetMode="External"/><Relationship Id="rId1565" Type="http://schemas.openxmlformats.org/officeDocument/2006/relationships/hyperlink" Target="https://www.3gpp.org/ftp/tsg_ran/WG1_RL1/TSGR1_122b/Docs/R1-2508118" TargetMode="External"/><Relationship Id="rId1772" Type="http://schemas.openxmlformats.org/officeDocument/2006/relationships/hyperlink" Target="https://www.3gpp.org/ftp/tsg_ran/WG1_RL1/TSGR1_122b/Docs/R1-2506733" TargetMode="External"/><Relationship Id="rId64" Type="http://schemas.openxmlformats.org/officeDocument/2006/relationships/hyperlink" Target="https://www.3gpp.org/ftp/tsg_ran/WG1_RL1/TSGR1_122b/Docs/R1-2507441" TargetMode="External"/><Relationship Id="rId367" Type="http://schemas.openxmlformats.org/officeDocument/2006/relationships/hyperlink" Target="https://www.3gpp.org/ftp/tsg_ran/WG1_RL1/TSGR1_122b/Docs/R1-2507346" TargetMode="External"/><Relationship Id="rId574" Type="http://schemas.openxmlformats.org/officeDocument/2006/relationships/hyperlink" Target="https://www.3gpp.org/ftp/tsg_ran/WG1_RL1/TSGR1_122b/Docs/R1-2506927" TargetMode="External"/><Relationship Id="rId1120" Type="http://schemas.openxmlformats.org/officeDocument/2006/relationships/hyperlink" Target="https://www.3gpp.org/ftp/tsg_ran/WG1_RL1/TSGR1_122b/Docs/R1-2506812" TargetMode="External"/><Relationship Id="rId1218" Type="http://schemas.openxmlformats.org/officeDocument/2006/relationships/hyperlink" Target="https://www.3gpp.org/ftp/tsg_ran/WG1_RL1/TSGR1_122b/Docs/R1-2507843" TargetMode="External"/><Relationship Id="rId1425" Type="http://schemas.openxmlformats.org/officeDocument/2006/relationships/hyperlink" Target="https://www.3gpp.org/ftp/tsg_ran/WG1_RL1/TSGR1_122b/Docs/R1-2507419" TargetMode="External"/><Relationship Id="rId227" Type="http://schemas.openxmlformats.org/officeDocument/2006/relationships/hyperlink" Target="https://www.3gpp.org/ftp/tsg_ran/WG1_RL1/TSGR1_122b/Docs/R1-2507049" TargetMode="External"/><Relationship Id="rId781" Type="http://schemas.openxmlformats.org/officeDocument/2006/relationships/hyperlink" Target="https://www.3gpp.org/ftp/tsg_ran/WG1_RL1/TSGR1_122b/Docs/R1-2507165" TargetMode="External"/><Relationship Id="rId879" Type="http://schemas.openxmlformats.org/officeDocument/2006/relationships/hyperlink" Target="https://www.3gpp.org/ftp/tsg_ran/WG1_RL1/TSGR1_122b/Docs/R1-2508152" TargetMode="External"/><Relationship Id="rId1632" Type="http://schemas.openxmlformats.org/officeDocument/2006/relationships/hyperlink" Target="https://portal.3gpp.org/desktopmodules/Release/ReleaseDetails.aspx?releaseId=194" TargetMode="External"/><Relationship Id="rId434" Type="http://schemas.openxmlformats.org/officeDocument/2006/relationships/hyperlink" Target="https://www.3gpp.org/ftp/tsg_ran/WG1_RL1/TSGR1_122b/Docs/R1-2508039" TargetMode="External"/><Relationship Id="rId641" Type="http://schemas.openxmlformats.org/officeDocument/2006/relationships/hyperlink" Target="https://www.3gpp.org/ftp/tsg_ran/WG1_RL1/TSGR1_122b/Docs/R1-2507704" TargetMode="External"/><Relationship Id="rId739" Type="http://schemas.openxmlformats.org/officeDocument/2006/relationships/hyperlink" Target="https://www.3gpp.org/ftp/tsg_ran/WG1_RL1/TSGR1_122b/Docs/R1-2507078" TargetMode="External"/><Relationship Id="rId1064" Type="http://schemas.openxmlformats.org/officeDocument/2006/relationships/hyperlink" Target="https://www.3gpp.org/ftp/tsg_ran/WG1_RL1/TSGR1_122b/Docs/R1-2507717" TargetMode="External"/><Relationship Id="rId1271" Type="http://schemas.openxmlformats.org/officeDocument/2006/relationships/hyperlink" Target="https://www.3gpp.org/ftp/tsg_ran/WG1_RL1/TSGR1_122b/Docs/R1-2506905" TargetMode="External"/><Relationship Id="rId1369" Type="http://schemas.openxmlformats.org/officeDocument/2006/relationships/hyperlink" Target="https://www.3gpp.org/ftp/tsg_ran/WG1_RL1/TSGR1_122b/Docs/R1-2507903" TargetMode="External"/><Relationship Id="rId1576" Type="http://schemas.openxmlformats.org/officeDocument/2006/relationships/hyperlink" Target="https://portal.3gpp.org/desktopmodules/WorkItem/WorkItemDetails.aspx?workitemId=981138" TargetMode="External"/><Relationship Id="rId280" Type="http://schemas.openxmlformats.org/officeDocument/2006/relationships/hyperlink" Target="https://www.3gpp.org/ftp/tsg_ran/WG1_RL1/TSGR1_122b/Docs/R1-2507932" TargetMode="External"/><Relationship Id="rId501" Type="http://schemas.openxmlformats.org/officeDocument/2006/relationships/hyperlink" Target="https://www.3gpp.org/ftp/tsg_ran/WG1_RL1/TSGR1_122b/Docs/R1-2507139" TargetMode="External"/><Relationship Id="rId946" Type="http://schemas.openxmlformats.org/officeDocument/2006/relationships/hyperlink" Target="https://www.3gpp.org/ftp/tsg_ran/WG1_RL1/TSGR1_122b/Docs/R1-2507744" TargetMode="External"/><Relationship Id="rId1131" Type="http://schemas.openxmlformats.org/officeDocument/2006/relationships/hyperlink" Target="https://www.3gpp.org/ftp/tsg_ran/WG1_RL1/TSGR1_122b/Docs/R1-2507117" TargetMode="External"/><Relationship Id="rId1229" Type="http://schemas.openxmlformats.org/officeDocument/2006/relationships/hyperlink" Target="https://www.3gpp.org/ftp/tsg_ran/WG1_RL1/TSGR1_122b/Docs/R1-2507292" TargetMode="External"/><Relationship Id="rId1783" Type="http://schemas.openxmlformats.org/officeDocument/2006/relationships/hyperlink" Target="https://www.3gpp.org/ftp/tsg_ran/WG1_RL1/TSGR1_122b/Docs/R1-2506737" TargetMode="External"/><Relationship Id="rId75" Type="http://schemas.openxmlformats.org/officeDocument/2006/relationships/hyperlink" Target="https://www.3gpp.org/ftp/tsg_ran/WG1_RL1/TSGR1_122b/Docs/R1-2506856" TargetMode="External"/><Relationship Id="rId140" Type="http://schemas.openxmlformats.org/officeDocument/2006/relationships/hyperlink" Target="https://www.3gpp.org/ftp/tsg_ran/WG1_RL1/TSGR1_122b/Docs/R1-2507145" TargetMode="External"/><Relationship Id="rId378" Type="http://schemas.openxmlformats.org/officeDocument/2006/relationships/hyperlink" Target="https://www.3gpp.org/ftp/tsg_ran/WG1_RL1/TSGR1_122b/Docs/R1-2507864" TargetMode="External"/><Relationship Id="rId585" Type="http://schemas.openxmlformats.org/officeDocument/2006/relationships/hyperlink" Target="https://www.3gpp.org/ftp/tsg_ran/WG1_RL1/TSGR1_122b/Docs/R1-2507356" TargetMode="External"/><Relationship Id="rId792" Type="http://schemas.openxmlformats.org/officeDocument/2006/relationships/hyperlink" Target="https://www.3gpp.org/ftp/tsg_ran/WG1_RL1/TSGR1_122b/Docs/R1-2507496" TargetMode="External"/><Relationship Id="rId806" Type="http://schemas.openxmlformats.org/officeDocument/2006/relationships/hyperlink" Target="https://www.3gpp.org/ftp/tsg_ran/WG1_RL1/TSGR1_122b/Docs/R1-2506744" TargetMode="External"/><Relationship Id="rId1436" Type="http://schemas.openxmlformats.org/officeDocument/2006/relationships/hyperlink" Target="https://www.3gpp.org/ftp/tsg_ran/WG1_RL1/TSGR1_122b/Docs/R1-2507750" TargetMode="External"/><Relationship Id="rId1643" Type="http://schemas.openxmlformats.org/officeDocument/2006/relationships/hyperlink" Target="https://portal.3gpp.org/desktopmodules/Release/ReleaseDetails.aspx?releaseId=194" TargetMode="External"/><Relationship Id="rId6" Type="http://schemas.openxmlformats.org/officeDocument/2006/relationships/webSettings" Target="webSettings.xml"/><Relationship Id="rId238" Type="http://schemas.openxmlformats.org/officeDocument/2006/relationships/hyperlink" Target="https://www.3gpp.org/ftp/tsg_ran/WG1_RL1/TSGR1_122b/Docs/R1-2507314" TargetMode="External"/><Relationship Id="rId445" Type="http://schemas.openxmlformats.org/officeDocument/2006/relationships/hyperlink" Target="https://www.3gpp.org/ftp/tsg_ran/WG1_RL1/TSGR1_122b/Docs/R1-2507353" TargetMode="External"/><Relationship Id="rId652" Type="http://schemas.openxmlformats.org/officeDocument/2006/relationships/hyperlink" Target="https://www.3gpp.org/ftp/tsg_ran/WG1_RL1/TSGR1_122b/Docs/R1-2507460" TargetMode="External"/><Relationship Id="rId1075" Type="http://schemas.openxmlformats.org/officeDocument/2006/relationships/hyperlink" Target="https://www.3gpp.org/ftp/tsg_ran/WG1_RL1/TSGR1_122b/Docs/R1-2506811" TargetMode="External"/><Relationship Id="rId1282" Type="http://schemas.openxmlformats.org/officeDocument/2006/relationships/hyperlink" Target="https://www.3gpp.org/ftp/tsg_ran/WG1_RL1/TSGR1_122b/Docs/R1-2507118" TargetMode="External"/><Relationship Id="rId1503" Type="http://schemas.openxmlformats.org/officeDocument/2006/relationships/hyperlink" Target="https://www.3gpp.org/ftp/tsg_ran/WG1_RL1/TSGR1_122b/Docs/R1-2508162" TargetMode="External"/><Relationship Id="rId1710" Type="http://schemas.openxmlformats.org/officeDocument/2006/relationships/hyperlink" Target="https://www.3gpp.org/ftp/tsg_ran/WG1_RL1/TSGR1_122b/Docs/R1-2506713" TargetMode="External"/><Relationship Id="rId291" Type="http://schemas.openxmlformats.org/officeDocument/2006/relationships/hyperlink" Target="https://www.3gpp.org/ftp/tsg_ran/WG1_RL1/TSGR1_122b/Docs/R1-2508119" TargetMode="External"/><Relationship Id="rId305" Type="http://schemas.openxmlformats.org/officeDocument/2006/relationships/hyperlink" Target="https://www.3gpp.org/ftp/tsg_ran/WG1_RL1/TSGR1_122b/Docs/R1-2508193" TargetMode="External"/><Relationship Id="rId512" Type="http://schemas.openxmlformats.org/officeDocument/2006/relationships/hyperlink" Target="https://www.3gpp.org/ftp/tsg_ran/WG1_RL1/TSGR1_122b/Docs/R1-2508066" TargetMode="External"/><Relationship Id="rId957" Type="http://schemas.openxmlformats.org/officeDocument/2006/relationships/hyperlink" Target="https://www.3gpp.org/ftp/TSG_RAN/TSG_RAN/TSGR_107/Docs/RP-250796.zip" TargetMode="External"/><Relationship Id="rId1142" Type="http://schemas.openxmlformats.org/officeDocument/2006/relationships/hyperlink" Target="https://www.3gpp.org/ftp/tsg_ran/WG1_RL1/TSGR1_122b/Docs/R1-2507429" TargetMode="External"/><Relationship Id="rId1587" Type="http://schemas.openxmlformats.org/officeDocument/2006/relationships/hyperlink" Target="https://portal.3gpp.org/desktopmodules/Specifications/SpecificationDetails.aspx?specificationId=3215" TargetMode="External"/><Relationship Id="rId1794" Type="http://schemas.openxmlformats.org/officeDocument/2006/relationships/hyperlink" Target="https://portal.3gpp.org/desktopmodules/Release/ReleaseDetails.aspx?releaseId=194" TargetMode="External"/><Relationship Id="rId86" Type="http://schemas.openxmlformats.org/officeDocument/2006/relationships/hyperlink" Target="https://www.3gpp.org/ftp/tsg_ran/WG1_RL1/TSGR1_122b/Docs/R1-2507847" TargetMode="External"/><Relationship Id="rId151" Type="http://schemas.openxmlformats.org/officeDocument/2006/relationships/hyperlink" Target="https://www.3gpp.org/ftp/tsg_ran/WG1_RL1/TSGR1_122b/Docs/R1-2507086" TargetMode="External"/><Relationship Id="rId389" Type="http://schemas.openxmlformats.org/officeDocument/2006/relationships/hyperlink" Target="https://www.3gpp.org/ftp/tsg_ran/WG1_RL1/TSGR1_122b/Docs/R1-2507096" TargetMode="External"/><Relationship Id="rId596" Type="http://schemas.openxmlformats.org/officeDocument/2006/relationships/hyperlink" Target="https://www.3gpp.org/ftp/tsg_ran/WG1_RL1/TSGR1_122b/Docs/R1-2508099" TargetMode="External"/><Relationship Id="rId817" Type="http://schemas.openxmlformats.org/officeDocument/2006/relationships/hyperlink" Target="https://www.3gpp.org/ftp/tsg_ran/WG1_RL1/TSGR1_122b/Docs/R1-2507109" TargetMode="External"/><Relationship Id="rId1002" Type="http://schemas.openxmlformats.org/officeDocument/2006/relationships/hyperlink" Target="https://www.3gpp.org/ftp/tsg_ran/WG1_RL1/TSGR1_122b/Docs/R1-2507248" TargetMode="External"/><Relationship Id="rId1447" Type="http://schemas.openxmlformats.org/officeDocument/2006/relationships/hyperlink" Target="https://www.3gpp.org/ftp/tsg_ran/WG1_RL1/TSGR1_122b/Docs/R1-2506758" TargetMode="External"/><Relationship Id="rId1654" Type="http://schemas.openxmlformats.org/officeDocument/2006/relationships/hyperlink" Target="https://portal.3gpp.org/desktopmodules/Release/ReleaseDetails.aspx?releaseId=194" TargetMode="External"/><Relationship Id="rId249" Type="http://schemas.openxmlformats.org/officeDocument/2006/relationships/hyperlink" Target="https://www.3gpp.org/ftp/tsg_ran/WG1_RL1/TSGR1_122b/Docs/R1-2507514" TargetMode="External"/><Relationship Id="rId456" Type="http://schemas.openxmlformats.org/officeDocument/2006/relationships/hyperlink" Target="https://www.3gpp.org/ftp/tsg_ran/WG1_RL1/TSGR1_122b/Docs/R1-2507961" TargetMode="External"/><Relationship Id="rId663" Type="http://schemas.openxmlformats.org/officeDocument/2006/relationships/hyperlink" Target="https://www.3gpp.org/ftp/tsg_ran/WG1_RL1/TSGR1_122b/Docs/R1-2506973" TargetMode="External"/><Relationship Id="rId870" Type="http://schemas.openxmlformats.org/officeDocument/2006/relationships/hyperlink" Target="https://www.3gpp.org/ftp/tsg_ran/WG1_RL1/TSGR1_122b/Docs/R1-2507764" TargetMode="External"/><Relationship Id="rId1086" Type="http://schemas.openxmlformats.org/officeDocument/2006/relationships/hyperlink" Target="https://www.3gpp.org/ftp/tsg_ran/WG1_RL1/TSGR1_122b/Docs/R1-2507337" TargetMode="External"/><Relationship Id="rId1293" Type="http://schemas.openxmlformats.org/officeDocument/2006/relationships/hyperlink" Target="https://www.3gpp.org/ftp/tsg_ran/WG1_RL1/TSGR1_122b/Docs/R1-2507482" TargetMode="External"/><Relationship Id="rId1307" Type="http://schemas.openxmlformats.org/officeDocument/2006/relationships/hyperlink" Target="https://www.3gpp.org/ftp/tsg_ran/WG1_RL1/TSGR1_122b/Docs/R1-2507597" TargetMode="External"/><Relationship Id="rId1514" Type="http://schemas.openxmlformats.org/officeDocument/2006/relationships/hyperlink" Target="https://www.3gpp.org/ftp/tsg_ran/WG1_RL1/TSGR1_122b/Docs/R1-2506904" TargetMode="External"/><Relationship Id="rId1721" Type="http://schemas.openxmlformats.org/officeDocument/2006/relationships/hyperlink" Target="https://portal.3gpp.org/desktopmodules/WorkItem/WorkItemDetails.aspx?workitemId=980130" TargetMode="External"/><Relationship Id="rId13" Type="http://schemas.openxmlformats.org/officeDocument/2006/relationships/hyperlink" Target="https://www.3gpp.org/ftp/tsg_ran/WG1_RL1/TSGR1_122b/Docs/R1-2506703" TargetMode="External"/><Relationship Id="rId109" Type="http://schemas.openxmlformats.org/officeDocument/2006/relationships/hyperlink" Target="https://www.3gpp.org/ftp/tsg_ran/WG1_RL1/TSGR1_122b/Docs/R1-2507188" TargetMode="External"/><Relationship Id="rId316" Type="http://schemas.openxmlformats.org/officeDocument/2006/relationships/hyperlink" Target="https://www.3gpp.org/ftp/tsg_ran/WG1_RL1/TSGR1_122b/Docs/R1-2507000" TargetMode="External"/><Relationship Id="rId523" Type="http://schemas.openxmlformats.org/officeDocument/2006/relationships/oleObject" Target="embeddings/oleObject3.bin"/><Relationship Id="rId968" Type="http://schemas.openxmlformats.org/officeDocument/2006/relationships/hyperlink" Target="https://www.3gpp.org/ftp/tsg_ran/WG1_RL1/TSGR1_122b/Docs/R1-2507024" TargetMode="External"/><Relationship Id="rId1153" Type="http://schemas.openxmlformats.org/officeDocument/2006/relationships/hyperlink" Target="https://www.3gpp.org/ftp/tsg_ran/WG1_RL1/TSGR1_122b/Docs/R1-2507643" TargetMode="External"/><Relationship Id="rId1598" Type="http://schemas.openxmlformats.org/officeDocument/2006/relationships/hyperlink" Target="https://portal.3gpp.org/desktopmodules/Release/ReleaseDetails.aspx?releaseId=194" TargetMode="External"/><Relationship Id="rId97" Type="http://schemas.openxmlformats.org/officeDocument/2006/relationships/hyperlink" Target="https://www.3gpp.org/ftp/tsg_ran/WG1_RL1/TSGR1_122b/Docs/R1-2506955" TargetMode="External"/><Relationship Id="rId730" Type="http://schemas.openxmlformats.org/officeDocument/2006/relationships/hyperlink" Target="https://www.3gpp.org/ftp/tsg_ran/WG1_RL1/TSGR1_122b/Docs/R1-2506940" TargetMode="External"/><Relationship Id="rId828" Type="http://schemas.openxmlformats.org/officeDocument/2006/relationships/hyperlink" Target="https://www.3gpp.org/ftp/tsg_ran/WG1_RL1/TSGR1_122b/Docs/R1-2507478" TargetMode="External"/><Relationship Id="rId1013" Type="http://schemas.openxmlformats.org/officeDocument/2006/relationships/hyperlink" Target="https://www.3gpp.org/ftp/tsg_ran/WG1_RL1/TSGR1_122b/Docs/R1-2507620" TargetMode="External"/><Relationship Id="rId1360" Type="http://schemas.openxmlformats.org/officeDocument/2006/relationships/hyperlink" Target="https://www.3gpp.org/ftp/tsg_ran/WG1_RL1/TSGR1_122b/Docs/R1-2507723" TargetMode="External"/><Relationship Id="rId1458" Type="http://schemas.openxmlformats.org/officeDocument/2006/relationships/hyperlink" Target="https://www.3gpp.org/ftp/tsg_ran/WG1_RL1/TSGR1_122b/Docs/R1-2507258" TargetMode="External"/><Relationship Id="rId1665" Type="http://schemas.openxmlformats.org/officeDocument/2006/relationships/hyperlink" Target="https://www.3gpp.org/ftp/tsg_ran/WG1_RL1/TSGR1_122b/Docs/R1-2506720" TargetMode="External"/><Relationship Id="rId162" Type="http://schemas.openxmlformats.org/officeDocument/2006/relationships/hyperlink" Target="https://www.3gpp.org/ftp/tsg_ran/WG1_RL1/TSGR1_122b/Docs/R1-2507044" TargetMode="External"/><Relationship Id="rId467" Type="http://schemas.openxmlformats.org/officeDocument/2006/relationships/hyperlink" Target="https://www.3gpp.org/ftp/tsg_ran/WG1_RL1/TSGR1_122b/Docs/R1-2508174" TargetMode="External"/><Relationship Id="rId1097" Type="http://schemas.openxmlformats.org/officeDocument/2006/relationships/hyperlink" Target="https://www.3gpp.org/ftp/tsg_ran/WG1_RL1/TSGR1_122b/Docs/R1-2507428" TargetMode="External"/><Relationship Id="rId1220" Type="http://schemas.openxmlformats.org/officeDocument/2006/relationships/hyperlink" Target="https://www.3gpp.org/ftp/tsg_ran/WG1_RL1/TSGR1_122b/Docs/R1-2507851" TargetMode="External"/><Relationship Id="rId1318" Type="http://schemas.openxmlformats.org/officeDocument/2006/relationships/hyperlink" Target="https://www.3gpp.org/ftp/tsg_ran/WG1_RL1/TSGR1_122b/Docs/R1-2507886" TargetMode="External"/><Relationship Id="rId1525" Type="http://schemas.openxmlformats.org/officeDocument/2006/relationships/hyperlink" Target="https://www.3gpp.org/ftp/tsg_ran/WG1_RL1/TSGR1_122b/Docs/R1-2507305" TargetMode="External"/><Relationship Id="rId674" Type="http://schemas.openxmlformats.org/officeDocument/2006/relationships/hyperlink" Target="https://www.3gpp.org/ftp/tsg_ran/WG1_RL1/TSGR1_122b/Docs/R1-2507965" TargetMode="External"/><Relationship Id="rId881" Type="http://schemas.openxmlformats.org/officeDocument/2006/relationships/hyperlink" Target="https://www.3gpp.org/ftp/tsg_ran/WG1_RL1/TSGR1_122b/Docs/R1-2506806" TargetMode="External"/><Relationship Id="rId979" Type="http://schemas.openxmlformats.org/officeDocument/2006/relationships/hyperlink" Target="https://www.3gpp.org/ftp/tsg_ran/WG1_RL1/TSGR1_122b/Docs/R1-2507671" TargetMode="External"/><Relationship Id="rId1732" Type="http://schemas.openxmlformats.org/officeDocument/2006/relationships/hyperlink" Target="https://www.3gpp.org/ftp/tsg_ran/WG1_RL1/TSGR1_122b/Docs/R1-2506720" TargetMode="External"/><Relationship Id="rId24" Type="http://schemas.openxmlformats.org/officeDocument/2006/relationships/hyperlink" Target="https://www.3gpp.org/ftp/tsg_ran/WG1_RL1/TSGR1_122b/Docs/R1-2506999" TargetMode="External"/><Relationship Id="rId327" Type="http://schemas.openxmlformats.org/officeDocument/2006/relationships/hyperlink" Target="https://www.3gpp.org/ftp/tsg_ran/WG1_RL1/TSGR1_122b/Docs/R1-2507515" TargetMode="External"/><Relationship Id="rId534" Type="http://schemas.openxmlformats.org/officeDocument/2006/relationships/hyperlink" Target="https://www.3gpp.org/ftp/tsg_ran/WG1_RL1/TSGR1_122b/Docs/R1-2506878" TargetMode="External"/><Relationship Id="rId741" Type="http://schemas.openxmlformats.org/officeDocument/2006/relationships/hyperlink" Target="https://www.3gpp.org/ftp/tsg_ran/WG1_RL1/TSGR1_122b/Docs/R1-2507198" TargetMode="External"/><Relationship Id="rId839" Type="http://schemas.openxmlformats.org/officeDocument/2006/relationships/hyperlink" Target="https://www.3gpp.org/ftp/tsg_ran/WG1_RL1/TSGR1_122b/Docs/R1-2506745" TargetMode="External"/><Relationship Id="rId1164" Type="http://schemas.openxmlformats.org/officeDocument/2006/relationships/hyperlink" Target="https://www.3gpp.org/ftp/tsg_ran/WG1_RL1/TSGR1_122b/Docs/R1-2507937" TargetMode="External"/><Relationship Id="rId1371" Type="http://schemas.openxmlformats.org/officeDocument/2006/relationships/hyperlink" Target="https://www.3gpp.org/ftp/tsg_ran/WG1_RL1/TSGR1_122b/Docs/R1-2508037" TargetMode="External"/><Relationship Id="rId1469" Type="http://schemas.openxmlformats.org/officeDocument/2006/relationships/hyperlink" Target="https://www.3gpp.org/ftp/tsg_ran/WG1_RL1/TSGR1_122b/Docs/R1-2507531" TargetMode="External"/><Relationship Id="rId173" Type="http://schemas.openxmlformats.org/officeDocument/2006/relationships/hyperlink" Target="https://www.3gpp.org/ftp/tsg_ran/WG1_RL1/TSGR1_122b/Docs/R1-2506706" TargetMode="External"/><Relationship Id="rId380" Type="http://schemas.openxmlformats.org/officeDocument/2006/relationships/hyperlink" Target="https://www.3gpp.org/ftp/tsg_ran/WG1_RL1/TSGR1_122b/Docs/R1-2508074" TargetMode="External"/><Relationship Id="rId601" Type="http://schemas.openxmlformats.org/officeDocument/2006/relationships/hyperlink" Target="https://www.3gpp.org/ftp/tsg_ran/WG1_RL1/TSGR1_122b/Docs/R1-2507235" TargetMode="External"/><Relationship Id="rId1024" Type="http://schemas.openxmlformats.org/officeDocument/2006/relationships/hyperlink" Target="https://www.3gpp.org/ftp/tsg_ran/WG1_RL1/TSGR1_122b/Docs/R1-2507899" TargetMode="External"/><Relationship Id="rId1231" Type="http://schemas.openxmlformats.org/officeDocument/2006/relationships/hyperlink" Target="https://www.3gpp.org/ftp/tsg_ran/WG1_RL1/TSGR1_122b/Docs/R1-2506751" TargetMode="External"/><Relationship Id="rId1676" Type="http://schemas.openxmlformats.org/officeDocument/2006/relationships/hyperlink" Target="https://portal.3gpp.org/desktopmodules/Release/ReleaseDetails.aspx?releaseId=194" TargetMode="External"/><Relationship Id="rId240" Type="http://schemas.openxmlformats.org/officeDocument/2006/relationships/hyperlink" Target="https://www.3gpp.org/ftp/tsg_ran/WG1_RL1/TSGR1_122b/Docs/R1-2507318" TargetMode="External"/><Relationship Id="rId478" Type="http://schemas.openxmlformats.org/officeDocument/2006/relationships/hyperlink" Target="https://www.3gpp.org/ftp/tsg_ran/WG1_RL1/TSGR1_122b/Docs/R1-2507457" TargetMode="External"/><Relationship Id="rId685" Type="http://schemas.openxmlformats.org/officeDocument/2006/relationships/hyperlink" Target="https://www.3gpp.org/ftp/tsg_ran/WG1_RL1/TSGR1_122b/Docs/R1-2507164" TargetMode="External"/><Relationship Id="rId892" Type="http://schemas.openxmlformats.org/officeDocument/2006/relationships/hyperlink" Target="https://www.3gpp.org/ftp/tsg_ran/WG1_RL1/TSGR1_122b/Docs/R1-2507245" TargetMode="External"/><Relationship Id="rId906" Type="http://schemas.openxmlformats.org/officeDocument/2006/relationships/hyperlink" Target="https://www.3gpp.org/ftp/tsg_ran/WG1_RL1/TSGR1_122b/Docs/R1-2507805" TargetMode="External"/><Relationship Id="rId1329" Type="http://schemas.openxmlformats.org/officeDocument/2006/relationships/hyperlink" Target="https://www.3gpp.org/ftp/tsg_ran/WG1_RL1/TSGR1_122b/Docs/R1-2506753" TargetMode="External"/><Relationship Id="rId1536" Type="http://schemas.openxmlformats.org/officeDocument/2006/relationships/hyperlink" Target="https://www.3gpp.org/ftp/tsg_ran/WG1_RL1/TSGR1_122b/Docs/R1-2507525" TargetMode="External"/><Relationship Id="rId1743" Type="http://schemas.openxmlformats.org/officeDocument/2006/relationships/hyperlink" Target="https://portal.3gpp.org/desktopmodules/WorkItem/WorkItemDetails.aspx?workitemId=1021094" TargetMode="External"/><Relationship Id="rId35" Type="http://schemas.openxmlformats.org/officeDocument/2006/relationships/hyperlink" Target="https://www.3gpp.org/ftp/tsg_ran/WG1_RL1/TSGR1_122b/Docs/R1-2507647" TargetMode="External"/><Relationship Id="rId100" Type="http://schemas.openxmlformats.org/officeDocument/2006/relationships/hyperlink" Target="https://www.3gpp.org/ftp/tsg_ran/WG1_RL1/TSGR1_122b/Docs/R1-2507161" TargetMode="External"/><Relationship Id="rId338" Type="http://schemas.openxmlformats.org/officeDocument/2006/relationships/hyperlink" Target="https://www.3gpp.org/ftp/tsg_ran/WG1_RL1/TSGR1_122b/Docs/R1-2508008" TargetMode="External"/><Relationship Id="rId545" Type="http://schemas.openxmlformats.org/officeDocument/2006/relationships/hyperlink" Target="https://www.3gpp.org/ftp/tsg_ran/WG1_RL1/TSGR1_122b/Docs/R1-2507993" TargetMode="External"/><Relationship Id="rId752" Type="http://schemas.openxmlformats.org/officeDocument/2006/relationships/hyperlink" Target="https://www.3gpp.org/ftp/tsg_ran/WG1_RL1/TSGR1_122b/Docs/R1-2507199" TargetMode="External"/><Relationship Id="rId1175" Type="http://schemas.openxmlformats.org/officeDocument/2006/relationships/hyperlink" Target="https://www.3gpp.org/ftp/tsg_ran/WG1_RL1/TSGR1_122b/Docs/R1-2506918" TargetMode="External"/><Relationship Id="rId1382" Type="http://schemas.openxmlformats.org/officeDocument/2006/relationships/hyperlink" Target="https://www.3gpp.org/ftp/tsg_ran/WG1_RL1/TSGR1_122b/Docs/R1-2506992" TargetMode="External"/><Relationship Id="rId1603" Type="http://schemas.openxmlformats.org/officeDocument/2006/relationships/hyperlink" Target="https://portal.3gpp.org/desktopmodules/Specifications/SpecificationDetails.aspx?specificationId=3216" TargetMode="External"/><Relationship Id="rId184" Type="http://schemas.openxmlformats.org/officeDocument/2006/relationships/hyperlink" Target="https://www.3gpp.org/ftp/tsg_ran/WG1_RL1/TSGR1_122b/Docs/R1-2506734" TargetMode="External"/><Relationship Id="rId391" Type="http://schemas.openxmlformats.org/officeDocument/2006/relationships/hyperlink" Target="https://www.3gpp.org/ftp/tsg_ran/WG1_RL1/TSGR1_122b/Docs/R1-2507229" TargetMode="External"/><Relationship Id="rId405" Type="http://schemas.openxmlformats.org/officeDocument/2006/relationships/hyperlink" Target="https://www.3gpp.org/ftp/tsg_ran/WG1_RL1/TSGR1_122b/Docs/R1-2507829" TargetMode="External"/><Relationship Id="rId612" Type="http://schemas.openxmlformats.org/officeDocument/2006/relationships/hyperlink" Target="https://www.3gpp.org/ftp/tsg_ran/WG1_RL1/TSGR1_122b/Docs/R1-2508090" TargetMode="External"/><Relationship Id="rId1035" Type="http://schemas.openxmlformats.org/officeDocument/2006/relationships/hyperlink" Target="https://www.3gpp.org/ftp/tsg_ran/WG1_RL1/TSGR1_122b/Docs/R1-2508130" TargetMode="External"/><Relationship Id="rId1242" Type="http://schemas.openxmlformats.org/officeDocument/2006/relationships/hyperlink" Target="https://www.3gpp.org/ftp/tsg_ran/WG1_RL1/TSGR1_122b/Docs/R1-2507253" TargetMode="External"/><Relationship Id="rId1687" Type="http://schemas.openxmlformats.org/officeDocument/2006/relationships/hyperlink" Target="https://www.3gpp.org/ftp/tsg_ran/WG1_RL1/TSGR1_122b/Docs/R1-2506705" TargetMode="External"/><Relationship Id="rId251" Type="http://schemas.openxmlformats.org/officeDocument/2006/relationships/hyperlink" Target="https://www.3gpp.org/ftp/tsg_ran/WG1_RL1/TSGR1_122b/Docs/R1-2507564" TargetMode="External"/><Relationship Id="rId489" Type="http://schemas.openxmlformats.org/officeDocument/2006/relationships/hyperlink" Target="https://www.3gpp.org/ftp/tsg_ran/WG1_RL1/TSGR1_122b/Docs/R1-2508169" TargetMode="External"/><Relationship Id="rId696" Type="http://schemas.openxmlformats.org/officeDocument/2006/relationships/hyperlink" Target="https://www.3gpp.org/ftp/tsg_ran/WG1_RL1/TSGR1_122b/Docs/R1-2507128" TargetMode="External"/><Relationship Id="rId917" Type="http://schemas.openxmlformats.org/officeDocument/2006/relationships/hyperlink" Target="https://www.3gpp.org/ftp/tsg_ran/WG1_RL1/TSGR1_122b/Docs/R1-2506807" TargetMode="External"/><Relationship Id="rId1102" Type="http://schemas.openxmlformats.org/officeDocument/2006/relationships/hyperlink" Target="https://www.3gpp.org/ftp/tsg_ran/WG1_RL1/TSGR1_122b/Docs/R1-2507573" TargetMode="External"/><Relationship Id="rId1547" Type="http://schemas.openxmlformats.org/officeDocument/2006/relationships/hyperlink" Target="https://www.3gpp.org/ftp/tsg_ran/WG1_RL1/TSGR1_122b/Docs/R1-2507727" TargetMode="External"/><Relationship Id="rId1754" Type="http://schemas.openxmlformats.org/officeDocument/2006/relationships/hyperlink" Target="https://portal.3gpp.org/desktopmodules/WorkItem/WorkItemDetails.aspx?workitemId=1021089" TargetMode="External"/><Relationship Id="rId46" Type="http://schemas.openxmlformats.org/officeDocument/2006/relationships/hyperlink" Target="https://www.3gpp.org/ftp/tsg_ran/WG1_RL1/TSGR1_122b/Docs/R1-2507420" TargetMode="External"/><Relationship Id="rId349" Type="http://schemas.openxmlformats.org/officeDocument/2006/relationships/image" Target="media/image3.png"/><Relationship Id="rId556" Type="http://schemas.openxmlformats.org/officeDocument/2006/relationships/hyperlink" Target="https://www.3gpp.org/ftp/tsg_ran/WG1_RL1/TSGR1_122b/Docs/R1-2507657" TargetMode="External"/><Relationship Id="rId763" Type="http://schemas.openxmlformats.org/officeDocument/2006/relationships/hyperlink" Target="https://www.3gpp.org/ftp/tsg_ran/WG1_RL1/TSGR1_122b/Docs/R1-2507195" TargetMode="External"/><Relationship Id="rId1186" Type="http://schemas.openxmlformats.org/officeDocument/2006/relationships/hyperlink" Target="https://www.3gpp.org/ftp/tsg_ran/WG1_RL1/TSGR1_122b/Docs/R1-2507334" TargetMode="External"/><Relationship Id="rId1393" Type="http://schemas.openxmlformats.org/officeDocument/2006/relationships/hyperlink" Target="https://www.3gpp.org/ftp/tsg_ran/WG1_RL1/TSGR1_122b/Docs/R1-2507509" TargetMode="External"/><Relationship Id="rId1407" Type="http://schemas.openxmlformats.org/officeDocument/2006/relationships/hyperlink" Target="https://www.3gpp.org/ftp/tsg_ran/WG1_RL1/TSGR1_122b/Docs/R1-2506829" TargetMode="External"/><Relationship Id="rId1614" Type="http://schemas.openxmlformats.org/officeDocument/2006/relationships/hyperlink" Target="https://portal.3gpp.org/desktopmodules/Release/ReleaseDetails.aspx?releaseId=193" TargetMode="External"/><Relationship Id="rId111" Type="http://schemas.openxmlformats.org/officeDocument/2006/relationships/hyperlink" Target="https://www.3gpp.org/ftp/tsg_ran/WG1_RL1/TSGR1_122b/Docs/R1-2507350" TargetMode="External"/><Relationship Id="rId195" Type="http://schemas.openxmlformats.org/officeDocument/2006/relationships/hyperlink" Target="https://www.3gpp.org/ftp/tsg_ran/WG1_RL1/TSGR1_122b/Docs/R1-2507141" TargetMode="External"/><Relationship Id="rId209" Type="http://schemas.openxmlformats.org/officeDocument/2006/relationships/hyperlink" Target="https://www.3gpp.org/ftp/tsg_ran/WG1_RL1/TSGR1_122b/Docs/R1-2508095" TargetMode="External"/><Relationship Id="rId416" Type="http://schemas.openxmlformats.org/officeDocument/2006/relationships/hyperlink" Target="https://www.3gpp.org/ftp/tsg_ran/WG1_RL1/TSGR1_122b/Docs/R1-2508154" TargetMode="External"/><Relationship Id="rId970" Type="http://schemas.openxmlformats.org/officeDocument/2006/relationships/hyperlink" Target="https://www.3gpp.org/ftp/tsg_ran/WG1_RL1/TSGR1_122b/Docs/R1-2507113" TargetMode="External"/><Relationship Id="rId1046" Type="http://schemas.openxmlformats.org/officeDocument/2006/relationships/hyperlink" Target="https://www.3gpp.org/ftp/tsg_ran/WG1_RL1/TSGR1_122b/Docs/R1-2507056" TargetMode="External"/><Relationship Id="rId1253" Type="http://schemas.openxmlformats.org/officeDocument/2006/relationships/hyperlink" Target="https://www.3gpp.org/ftp/tsg_ran/WG1_RL1/TSGR1_122b/Docs/R1-2507635" TargetMode="External"/><Relationship Id="rId1698" Type="http://schemas.openxmlformats.org/officeDocument/2006/relationships/hyperlink" Target="https://portal.3gpp.org/desktopmodules/WorkItem/WorkItemDetails.aspx?workitemId=1070055" TargetMode="External"/><Relationship Id="rId623" Type="http://schemas.openxmlformats.org/officeDocument/2006/relationships/hyperlink" Target="https://www.3gpp.org/ftp/tsg_ran/WG1_RL1/TSGR1_122b/Docs/R1-2507980" TargetMode="External"/><Relationship Id="rId830" Type="http://schemas.openxmlformats.org/officeDocument/2006/relationships/hyperlink" Target="https://www.3gpp.org/ftp/tsg_ran/WG1_RL1/TSGR1_122b/Docs/R1-2507518" TargetMode="External"/><Relationship Id="rId928" Type="http://schemas.openxmlformats.org/officeDocument/2006/relationships/hyperlink" Target="https://www.3gpp.org/ftp/tsg_ran/WG1_RL1/TSGR1_122b/Docs/R1-2507033" TargetMode="External"/><Relationship Id="rId1460" Type="http://schemas.openxmlformats.org/officeDocument/2006/relationships/hyperlink" Target="https://www.3gpp.org/ftp/tsg_ran/WG1_RL1/TSGR1_122b/Docs/R1-2507336" TargetMode="External"/><Relationship Id="rId1558" Type="http://schemas.openxmlformats.org/officeDocument/2006/relationships/hyperlink" Target="https://www.3gpp.org/ftp/tsg_ran/WG1_RL1/TSGR1_122b/Docs/R1-2507910" TargetMode="External"/><Relationship Id="rId1765" Type="http://schemas.openxmlformats.org/officeDocument/2006/relationships/hyperlink" Target="https://portal.3gpp.org/desktopmodules/Release/ReleaseDetails.aspx?releaseId=194" TargetMode="External"/><Relationship Id="rId57" Type="http://schemas.openxmlformats.org/officeDocument/2006/relationships/hyperlink" Target="https://www.3gpp.org/ftp/tsg_ran/WG1_RL1/TSGR1_122b/Docs/R1-2507158" TargetMode="External"/><Relationship Id="rId262" Type="http://schemas.openxmlformats.org/officeDocument/2006/relationships/hyperlink" Target="https://www.3gpp.org/ftp/tsg_ran/WG1_RL1/TSGR1_122b/Docs/R1-2507789" TargetMode="External"/><Relationship Id="rId567" Type="http://schemas.openxmlformats.org/officeDocument/2006/relationships/hyperlink" Target="https://www.3gpp.org/ftp/tsg_ran/WG1_RL1/TSGR1_122b/Docs/R1-2507459" TargetMode="External"/><Relationship Id="rId1113" Type="http://schemas.openxmlformats.org/officeDocument/2006/relationships/hyperlink" Target="https://www.3gpp.org/ftp/tsg_ran/WG1_RL1/TSGR1_122b/Docs/R1-2508153" TargetMode="External"/><Relationship Id="rId1197" Type="http://schemas.openxmlformats.org/officeDocument/2006/relationships/hyperlink" Target="https://www.3gpp.org/ftp/tsg_ran/WG1_RL1/TSGR1_122b/Docs/R1-2507505" TargetMode="External"/><Relationship Id="rId1320" Type="http://schemas.openxmlformats.org/officeDocument/2006/relationships/hyperlink" Target="https://www.3gpp.org/ftp/tsg_ran/WG1_RL1/TSGR1_122b/Docs/R1-2507902" TargetMode="External"/><Relationship Id="rId1418" Type="http://schemas.openxmlformats.org/officeDocument/2006/relationships/hyperlink" Target="https://www.3gpp.org/ftp/tsg_ran/WG1_RL1/TSGR1_122b/Docs/R1-2507031" TargetMode="External"/><Relationship Id="rId122" Type="http://schemas.openxmlformats.org/officeDocument/2006/relationships/hyperlink" Target="https://www.3gpp.org/ftp/tsg_ran/WG1_RL1/TSGR1_122b/Docs/R1-2506907" TargetMode="External"/><Relationship Id="rId774" Type="http://schemas.openxmlformats.org/officeDocument/2006/relationships/hyperlink" Target="https://www.3gpp.org/ftp/tsg_ran/WG1_RL1/TSGR1_122b/Docs/R1-2506803" TargetMode="External"/><Relationship Id="rId981" Type="http://schemas.openxmlformats.org/officeDocument/2006/relationships/hyperlink" Target="https://www.3gpp.org/ftp/tsg_ran/WG1_RL1/TSGR1_122b/Docs/R1-2507755" TargetMode="External"/><Relationship Id="rId1057" Type="http://schemas.openxmlformats.org/officeDocument/2006/relationships/hyperlink" Target="https://www.3gpp.org/ftp/tsg_ran/WG1_RL1/TSGR1_122b/Docs/R1-2507375" TargetMode="External"/><Relationship Id="rId1625" Type="http://schemas.openxmlformats.org/officeDocument/2006/relationships/hyperlink" Target="https://portal.3gpp.org/desktopmodules/Specifications/SpecificationDetails.aspx?specificationId=3215" TargetMode="External"/><Relationship Id="rId427" Type="http://schemas.openxmlformats.org/officeDocument/2006/relationships/hyperlink" Target="https://www.3gpp.org/ftp/tsg_ran/WG1_RL1/TSGR1_122b/Docs/R1-2507949" TargetMode="External"/><Relationship Id="rId634" Type="http://schemas.openxmlformats.org/officeDocument/2006/relationships/hyperlink" Target="https://www.3gpp.org/ftp/tsg_ran/WG1_RL1/TSGR1_122b/Docs/R1-2507004" TargetMode="External"/><Relationship Id="rId841" Type="http://schemas.openxmlformats.org/officeDocument/2006/relationships/hyperlink" Target="https://www.3gpp.org/ftp/tsg_ran/WG1_RL1/TSGR1_122b/Docs/R1-2506783" TargetMode="External"/><Relationship Id="rId1264" Type="http://schemas.openxmlformats.org/officeDocument/2006/relationships/hyperlink" Target="https://www.3gpp.org/ftp/tsg_ran/WG1_RL1/TSGR1_122b/Docs/R1-2507953" TargetMode="External"/><Relationship Id="rId1471" Type="http://schemas.openxmlformats.org/officeDocument/2006/relationships/hyperlink" Target="https://www.3gpp.org/ftp/tsg_ran/WG1_RL1/TSGR1_122b/Docs/R1-2507562" TargetMode="External"/><Relationship Id="rId1569" Type="http://schemas.openxmlformats.org/officeDocument/2006/relationships/hyperlink" Target="https://www.3gpp.org/ftp/tsg_ran/WG1_RL1/TSGR1_122b/Docs/R1-2508093.zip" TargetMode="External"/><Relationship Id="rId273" Type="http://schemas.openxmlformats.org/officeDocument/2006/relationships/hyperlink" Target="https://www.3gpp.org/ftp/tsg_ran/WG1_RL1/TSGR1_122b/Docs/R1-2508135" TargetMode="External"/><Relationship Id="rId480" Type="http://schemas.openxmlformats.org/officeDocument/2006/relationships/hyperlink" Target="https://www.3gpp.org/ftp/tsg_ran/WG1_RL1/TSGR1_122b/Docs/R1-2507567" TargetMode="External"/><Relationship Id="rId701" Type="http://schemas.openxmlformats.org/officeDocument/2006/relationships/hyperlink" Target="https://www.3gpp.org/ftp/tsg_ran/WG1_RL1/TSGR1_122b/Docs/R1-2507799" TargetMode="External"/><Relationship Id="rId939" Type="http://schemas.openxmlformats.org/officeDocument/2006/relationships/hyperlink" Target="https://www.3gpp.org/ftp/tsg_ran/WG1_RL1/TSGR1_122b/Docs/R1-2507542" TargetMode="External"/><Relationship Id="rId1124" Type="http://schemas.openxmlformats.org/officeDocument/2006/relationships/hyperlink" Target="https://www.3gpp.org/ftp/tsg_ran/WG1_RL1/TSGR1_122b/Docs/R1-2506848" TargetMode="External"/><Relationship Id="rId1331" Type="http://schemas.openxmlformats.org/officeDocument/2006/relationships/hyperlink" Target="https://www.3gpp.org/ftp/tsg_ran/WG1_RL1/TSGR1_122b/Docs/R1-2506816" TargetMode="External"/><Relationship Id="rId1776" Type="http://schemas.openxmlformats.org/officeDocument/2006/relationships/hyperlink" Target="https://portal.3gpp.org/desktopmodules/WorkItem/WorkItemDetails.aspx?workitemId=1031077" TargetMode="External"/><Relationship Id="rId68" Type="http://schemas.openxmlformats.org/officeDocument/2006/relationships/hyperlink" Target="https://www.3gpp.org/ftp/tsg_ran/WG1_RL1/TSGR1_122b/Docs/R1-2507689" TargetMode="External"/><Relationship Id="rId133" Type="http://schemas.openxmlformats.org/officeDocument/2006/relationships/hyperlink" Target="https://www.3gpp.org/ftp/tsg_ran/WG1_RL1/TSGR1_122b/Docs/R1-2507051" TargetMode="External"/><Relationship Id="rId340" Type="http://schemas.openxmlformats.org/officeDocument/2006/relationships/hyperlink" Target="https://www.3gpp.org/ftp/tsg_ran/WG1_RL1/TSGR1_122b/Docs/R1-2508025" TargetMode="External"/><Relationship Id="rId578" Type="http://schemas.openxmlformats.org/officeDocument/2006/relationships/hyperlink" Target="https://www.3gpp.org/ftp/tsg_ran/WG1_RL1/TSGR1_122b/Docs/R1-2507099" TargetMode="External"/><Relationship Id="rId785" Type="http://schemas.openxmlformats.org/officeDocument/2006/relationships/hyperlink" Target="https://www.3gpp.org/ftp/tsg_ran/WG1_RL1/TSGR1_122b/Docs/R1-2507280" TargetMode="External"/><Relationship Id="rId992" Type="http://schemas.openxmlformats.org/officeDocument/2006/relationships/hyperlink" Target="https://www.3gpp.org/ftp/tsg_ran/WG1_RL1/TSGR1_122b/Docs/R1-2506893" TargetMode="External"/><Relationship Id="rId1429" Type="http://schemas.openxmlformats.org/officeDocument/2006/relationships/hyperlink" Target="https://www.3gpp.org/ftp/tsg_ran/WG1_RL1/TSGR1_122b/Docs/R1-2507510" TargetMode="External"/><Relationship Id="rId1636" Type="http://schemas.openxmlformats.org/officeDocument/2006/relationships/hyperlink" Target="https://portal.3gpp.org/desktopmodules/Release/ReleaseDetails.aspx?releaseId=194" TargetMode="External"/><Relationship Id="rId200" Type="http://schemas.openxmlformats.org/officeDocument/2006/relationships/hyperlink" Target="https://www.3gpp.org/ftp/tsg_ran/WG1_RL1/TSGR1_122b/Docs/R1-2507919" TargetMode="External"/><Relationship Id="rId438" Type="http://schemas.openxmlformats.org/officeDocument/2006/relationships/hyperlink" Target="https://www.3gpp.org/ftp/tsg_ran/WG1_RL1/TSGR1_122b/Docs/R1-2506950" TargetMode="External"/><Relationship Id="rId645" Type="http://schemas.openxmlformats.org/officeDocument/2006/relationships/hyperlink" Target="https://www.3gpp.org/ftp/tsg_ran/WG1_RL1/TSGR1_122b/Docs/R1-2506882" TargetMode="External"/><Relationship Id="rId852" Type="http://schemas.openxmlformats.org/officeDocument/2006/relationships/hyperlink" Target="https://www.3gpp.org/ftp/tsg_ran/WG1_RL1/TSGR1_122b/Docs/R1-2507282" TargetMode="External"/><Relationship Id="rId1068" Type="http://schemas.openxmlformats.org/officeDocument/2006/relationships/hyperlink" Target="https://www.3gpp.org/ftp/tsg_ran/WG1_RL1/TSGR1_122b/Docs/R1-2507867" TargetMode="External"/><Relationship Id="rId1275" Type="http://schemas.openxmlformats.org/officeDocument/2006/relationships/hyperlink" Target="https://www.3gpp.org/ftp/tsg_ran/WG1_RL1/TSGR1_122b/Docs/R1-2506919" TargetMode="External"/><Relationship Id="rId1482" Type="http://schemas.openxmlformats.org/officeDocument/2006/relationships/hyperlink" Target="https://www.3gpp.org/ftp/tsg_ran/WG1_RL1/TSGR1_122b/Docs/R1-2507751" TargetMode="External"/><Relationship Id="rId1703" Type="http://schemas.openxmlformats.org/officeDocument/2006/relationships/hyperlink" Target="https://portal.3gpp.org/desktopmodules/WorkItem/WorkItemDetails.aspx?workitemId=1070010" TargetMode="External"/><Relationship Id="rId284" Type="http://schemas.openxmlformats.org/officeDocument/2006/relationships/hyperlink" Target="https://www.3gpp.org/ftp/tsg_ran/WG1_RL1/TSGR1_122b/Docs/R1-2507934" TargetMode="External"/><Relationship Id="rId491" Type="http://schemas.openxmlformats.org/officeDocument/2006/relationships/hyperlink" Target="https://www.3gpp.org/ftp/tsg_ran/WG1_RL1/TSGR1_122b/Docs/R1-2508189" TargetMode="External"/><Relationship Id="rId505" Type="http://schemas.openxmlformats.org/officeDocument/2006/relationships/hyperlink" Target="https://www.3gpp.org/ftp/tsg_ran/WG1_RL1/TSGR1_122b/Docs/R1-2507559" TargetMode="External"/><Relationship Id="rId712" Type="http://schemas.openxmlformats.org/officeDocument/2006/relationships/hyperlink" Target="https://www.3gpp.org/ftp/tsg_ran/WG1_RL1/TSGR1_122b/Docs/R1-2507136" TargetMode="External"/><Relationship Id="rId1135" Type="http://schemas.openxmlformats.org/officeDocument/2006/relationships/hyperlink" Target="https://www.3gpp.org/ftp/tsg_ran/WG1_RL1/TSGR1_122b/Docs/R1-2507202" TargetMode="External"/><Relationship Id="rId1342" Type="http://schemas.openxmlformats.org/officeDocument/2006/relationships/hyperlink" Target="https://www.3gpp.org/ftp/tsg_ran/WG1_RL1/TSGR1_122b/Docs/R1-2507189" TargetMode="External"/><Relationship Id="rId1787" Type="http://schemas.openxmlformats.org/officeDocument/2006/relationships/hyperlink" Target="https://portal.3gpp.org/desktopmodules/Release/ReleaseDetails.aspx?releaseId=195" TargetMode="External"/><Relationship Id="rId79" Type="http://schemas.openxmlformats.org/officeDocument/2006/relationships/hyperlink" Target="https://www.3gpp.org/ftp/tsg_ran/WG1_RL1/TSGR1_122b/Docs/R1-2507338" TargetMode="External"/><Relationship Id="rId144" Type="http://schemas.openxmlformats.org/officeDocument/2006/relationships/hyperlink" Target="https://www.3gpp.org/ftp/tsg_ran/WG1_RL1/TSGR1_122b/Docs/R1-2507686" TargetMode="External"/><Relationship Id="rId589" Type="http://schemas.openxmlformats.org/officeDocument/2006/relationships/hyperlink" Target="https://www.3gpp.org/ftp/tsg_ran/WG1_RL1/TSGR1_122b/Docs/R1-2507861" TargetMode="External"/><Relationship Id="rId796" Type="http://schemas.openxmlformats.org/officeDocument/2006/relationships/hyperlink" Target="https://www.3gpp.org/ftp/tsg_ran/WG1_RL1/TSGR1_122b/Docs/R1-2507630" TargetMode="External"/><Relationship Id="rId1202" Type="http://schemas.openxmlformats.org/officeDocument/2006/relationships/hyperlink" Target="https://www.3gpp.org/ftp/tsg_ran/WG1_RL1/TSGR1_122b/Docs/R1-2507595" TargetMode="External"/><Relationship Id="rId1647" Type="http://schemas.openxmlformats.org/officeDocument/2006/relationships/hyperlink" Target="https://portal.3gpp.org/desktopmodules/Release/ReleaseDetails.aspx?releaseId=195" TargetMode="External"/><Relationship Id="rId351" Type="http://schemas.openxmlformats.org/officeDocument/2006/relationships/hyperlink" Target="https://www.3gpp.org/ftp/tsg_ran/WG1_RL1/TSGR1_122b/Docs/R1-2506791" TargetMode="External"/><Relationship Id="rId449" Type="http://schemas.openxmlformats.org/officeDocument/2006/relationships/hyperlink" Target="https://www.3gpp.org/ftp/tsg_ran/WG1_RL1/TSGR1_122b/Docs/R1-2507556" TargetMode="External"/><Relationship Id="rId656" Type="http://schemas.openxmlformats.org/officeDocument/2006/relationships/hyperlink" Target="https://www.3gpp.org/ftp/tsg_ran/WG1_RL1/TSGR1_122b/Docs/R1-2507863" TargetMode="External"/><Relationship Id="rId863" Type="http://schemas.openxmlformats.org/officeDocument/2006/relationships/hyperlink" Target="https://www.3gpp.org/ftp/tsg_ran/WG1_RL1/TSGR1_122b/Docs/R1-2507618" TargetMode="External"/><Relationship Id="rId1079" Type="http://schemas.openxmlformats.org/officeDocument/2006/relationships/hyperlink" Target="https://www.3gpp.org/ftp/tsg_ran/WG1_RL1/TSGR1_122b/Docs/R1-2506986" TargetMode="External"/><Relationship Id="rId1286" Type="http://schemas.openxmlformats.org/officeDocument/2006/relationships/hyperlink" Target="https://www.3gpp.org/ftp/tsg_ran/WG1_RL1/TSGR1_122b/Docs/R1-2507254" TargetMode="External"/><Relationship Id="rId1493" Type="http://schemas.openxmlformats.org/officeDocument/2006/relationships/hyperlink" Target="https://www.3gpp.org/ftp/tsg_ran/WG1_RL1/TSGR1_122b/Docs/R1-2507947" TargetMode="External"/><Relationship Id="rId1507" Type="http://schemas.openxmlformats.org/officeDocument/2006/relationships/hyperlink" Target="https://www.3gpp.org/ftp/tsg_ran/WG1_RL1/TSGR1_122b/Docs/R1-2506757" TargetMode="External"/><Relationship Id="rId1714" Type="http://schemas.openxmlformats.org/officeDocument/2006/relationships/hyperlink" Target="https://portal.3gpp.org/desktopmodules/Release/ReleaseDetails.aspx?releaseId=194" TargetMode="External"/><Relationship Id="rId211" Type="http://schemas.openxmlformats.org/officeDocument/2006/relationships/hyperlink" Target="https://www.3gpp.org/ftp/tsg_ran/WG1_RL1/TSGR1_122b/Docs/R1-2508109" TargetMode="External"/><Relationship Id="rId295" Type="http://schemas.openxmlformats.org/officeDocument/2006/relationships/hyperlink" Target="https://www.3gpp.org/ftp/tsg_ran/WG1_RL1/TSGR1_122b/Docs/R1-2508134" TargetMode="External"/><Relationship Id="rId309" Type="http://schemas.openxmlformats.org/officeDocument/2006/relationships/hyperlink" Target="https://www.3gpp.org/ftp/tsg_ran/WG1_RL1/TSGR1_122b/Docs/R1-2508197" TargetMode="External"/><Relationship Id="rId516" Type="http://schemas.openxmlformats.org/officeDocument/2006/relationships/hyperlink" Target="https://www.3gpp.org/ftp/tsg_ran/WG1_RL1/TSGR1_122b/Docs/R1-2508072" TargetMode="External"/><Relationship Id="rId1146" Type="http://schemas.openxmlformats.org/officeDocument/2006/relationships/hyperlink" Target="https://www.3gpp.org/ftp/tsg_ran/WG1_RL1/TSGR1_122b/Docs/R1-2507550" TargetMode="External"/><Relationship Id="rId723" Type="http://schemas.openxmlformats.org/officeDocument/2006/relationships/hyperlink" Target="https://www.3gpp.org/ftp/tsg_ran/WG1_RL1/TSGR1_122b/Docs/R1-2506939" TargetMode="External"/><Relationship Id="rId930" Type="http://schemas.openxmlformats.org/officeDocument/2006/relationships/hyperlink" Target="https://www.3gpp.org/ftp/tsg_ran/WG1_RL1/TSGR1_122b/Docs/R1-2507112" TargetMode="External"/><Relationship Id="rId1006" Type="http://schemas.openxmlformats.org/officeDocument/2006/relationships/hyperlink" Target="https://www.3gpp.org/ftp/tsg_ran/WG1_RL1/TSGR1_122b/Docs/R1-2507359" TargetMode="External"/><Relationship Id="rId1353" Type="http://schemas.openxmlformats.org/officeDocument/2006/relationships/hyperlink" Target="https://www.3gpp.org/ftp/tsg_ran/WG1_RL1/TSGR1_122b/Docs/R1-2507508" TargetMode="External"/><Relationship Id="rId1560" Type="http://schemas.openxmlformats.org/officeDocument/2006/relationships/hyperlink" Target="https://www.3gpp.org/ftp/tsg_ran/WG1_RL1/TSGR1_122b/Docs/R1-2508001" TargetMode="External"/><Relationship Id="rId1658" Type="http://schemas.openxmlformats.org/officeDocument/2006/relationships/hyperlink" Target="https://portal.3gpp.org/desktopmodules/WorkItem/WorkItemDetails.aspx?workitemId=1051123" TargetMode="External"/><Relationship Id="rId155" Type="http://schemas.openxmlformats.org/officeDocument/2006/relationships/hyperlink" Target="https://www.3gpp.org/ftp/tsg_ran/WG1_RL1/TSGR1_122b/Docs/R1-2505120" TargetMode="External"/><Relationship Id="rId362" Type="http://schemas.openxmlformats.org/officeDocument/2006/relationships/hyperlink" Target="https://www.3gpp.org/ftp/tsg_ran/WG1_RL1/TSGR1_122b/Docs/R1-2507269" TargetMode="External"/><Relationship Id="rId1213" Type="http://schemas.openxmlformats.org/officeDocument/2006/relationships/hyperlink" Target="https://www.3gpp.org/ftp/tsg_ran/WG1_RL1/TSGR1_122b/Docs/R1-2507768" TargetMode="External"/><Relationship Id="rId1297" Type="http://schemas.openxmlformats.org/officeDocument/2006/relationships/hyperlink" Target="https://www.3gpp.org/ftp/tsg_ran/WG1_RL1/TSGR1_122b/Docs/R1-2507526" TargetMode="External"/><Relationship Id="rId1420" Type="http://schemas.openxmlformats.org/officeDocument/2006/relationships/hyperlink" Target="https://www.3gpp.org/ftp/tsg_ran/WG1_RL1/TSGR1_122b/Docs/R1-2507062" TargetMode="External"/><Relationship Id="rId1518" Type="http://schemas.openxmlformats.org/officeDocument/2006/relationships/hyperlink" Target="https://www.3gpp.org/ftp/tsg_ran/WG1_RL1/TSGR1_122b/Docs/R1-2507029" TargetMode="External"/><Relationship Id="rId222" Type="http://schemas.openxmlformats.org/officeDocument/2006/relationships/hyperlink" Target="https://www.3gpp.org/ftp/tsg_ran/WG1_RL1/TSGR1_122b/Docs/R1-2508144" TargetMode="External"/><Relationship Id="rId667" Type="http://schemas.openxmlformats.org/officeDocument/2006/relationships/hyperlink" Target="https://www.3gpp.org/ftp/tsg_ran/WG1_RL1/TSGR1_122b/Docs/R1-2507238" TargetMode="External"/><Relationship Id="rId874" Type="http://schemas.openxmlformats.org/officeDocument/2006/relationships/hyperlink" Target="https://www.3gpp.org/ftp/tsg_ran/WG1_RL1/TSGR1_122b/Docs/R1-2508029" TargetMode="External"/><Relationship Id="rId1725" Type="http://schemas.openxmlformats.org/officeDocument/2006/relationships/hyperlink" Target="https://www.3gpp.org/ftp/tsg_ran/WG1_RL1/TSGR1_122b/Docs/R1-2506718" TargetMode="External"/><Relationship Id="rId17" Type="http://schemas.openxmlformats.org/officeDocument/2006/relationships/hyperlink" Target="https://www.3gpp.org/ftp/tsg_ran/WG1_RL1/TSGR1_122b/Docs/R1-2507889" TargetMode="External"/><Relationship Id="rId527" Type="http://schemas.openxmlformats.org/officeDocument/2006/relationships/oleObject" Target="embeddings/oleObject5.bin"/><Relationship Id="rId734" Type="http://schemas.openxmlformats.org/officeDocument/2006/relationships/hyperlink" Target="https://www.3gpp.org/ftp/tsg_ran/WG1_RL1/TSGR1_122b/Docs/R1-2507973" TargetMode="External"/><Relationship Id="rId941" Type="http://schemas.openxmlformats.org/officeDocument/2006/relationships/hyperlink" Target="https://www.3gpp.org/ftp/tsg_ran/WG1_RL1/TSGR1_122b/Docs/R1-2507561" TargetMode="External"/><Relationship Id="rId1157" Type="http://schemas.openxmlformats.org/officeDocument/2006/relationships/hyperlink" Target="https://www.3gpp.org/ftp/tsg_ran/WG1_RL1/TSGR1_122b/Docs/R1-2507782" TargetMode="External"/><Relationship Id="rId1364" Type="http://schemas.openxmlformats.org/officeDocument/2006/relationships/hyperlink" Target="https://www.3gpp.org/ftp/tsg_ran/WG1_RL1/TSGR1_122b/Docs/R1-2507838" TargetMode="External"/><Relationship Id="rId1571" Type="http://schemas.openxmlformats.org/officeDocument/2006/relationships/hyperlink" Target="https://portal.3gpp.org/desktopmodules/Specifications/SpecificationDetails.aspx?specificationId=3173" TargetMode="External"/><Relationship Id="rId70" Type="http://schemas.openxmlformats.org/officeDocument/2006/relationships/hyperlink" Target="https://www.3gpp.org/ftp/tsg_ran/WG1_RL1/TSGR1_122b/Docs/R1-2507929" TargetMode="External"/><Relationship Id="rId166" Type="http://schemas.openxmlformats.org/officeDocument/2006/relationships/hyperlink" Target="https://www.3gpp.org/ftp/tsg_ran/WG1_RL1/TSGR1_122b/Docs/R1-2507219" TargetMode="External"/><Relationship Id="rId373" Type="http://schemas.openxmlformats.org/officeDocument/2006/relationships/hyperlink" Target="https://www.3gpp.org/ftp/tsg_ran/WG1_RL1/TSGR1_122b/Docs/R1-2507628" TargetMode="External"/><Relationship Id="rId580" Type="http://schemas.openxmlformats.org/officeDocument/2006/relationships/hyperlink" Target="https://www.3gpp.org/ftp/tsg_ran/WG1_RL1/TSGR1_122b/Docs/R1-2507196" TargetMode="External"/><Relationship Id="rId801" Type="http://schemas.openxmlformats.org/officeDocument/2006/relationships/hyperlink" Target="https://www.3gpp.org/ftp/tsg_ran/WG1_RL1/TSGR1_122b/Docs/R1-2507897" TargetMode="External"/><Relationship Id="rId1017" Type="http://schemas.openxmlformats.org/officeDocument/2006/relationships/hyperlink" Target="https://www.3gpp.org/ftp/tsg_ran/WG1_RL1/TSGR1_122b/Docs/R1-2507754" TargetMode="External"/><Relationship Id="rId1224" Type="http://schemas.openxmlformats.org/officeDocument/2006/relationships/hyperlink" Target="https://www.3gpp.org/ftp/tsg_ran/WG1_RL1/TSGR1_122b/Docs/R1-2507938" TargetMode="External"/><Relationship Id="rId1431" Type="http://schemas.openxmlformats.org/officeDocument/2006/relationships/hyperlink" Target="https://www.3gpp.org/ftp/tsg_ran/WG1_RL1/TSGR1_122b/Docs/R1-2507549" TargetMode="External"/><Relationship Id="rId1669" Type="http://schemas.openxmlformats.org/officeDocument/2006/relationships/hyperlink" Target="https://www.3gpp.org/ftp/tsg_ran/WG1_RL1/TSGR1_122b/Docs/R1-2508128" TargetMode="External"/><Relationship Id="rId1" Type="http://schemas.microsoft.com/office/2006/relationships/keyMapCustomizations" Target="customizations.xml"/><Relationship Id="rId233" Type="http://schemas.openxmlformats.org/officeDocument/2006/relationships/hyperlink" Target="https://www.3gpp.org/ftp/tsg_ran/WG1_RL1/TSGR1_122b/Docs/R1-2507132" TargetMode="External"/><Relationship Id="rId440" Type="http://schemas.openxmlformats.org/officeDocument/2006/relationships/hyperlink" Target="https://www.3gpp.org/ftp/tsg_ran/WG1_RL1/TSGR1_122b/Docs/R1-2507002" TargetMode="External"/><Relationship Id="rId678" Type="http://schemas.openxmlformats.org/officeDocument/2006/relationships/hyperlink" Target="https://www.3gpp.org/ftp/tsg_ran/WG1_RL1/TSGR1_122b/Docs/R1-2507659" TargetMode="External"/><Relationship Id="rId885" Type="http://schemas.openxmlformats.org/officeDocument/2006/relationships/hyperlink" Target="https://www.3gpp.org/ftp/tsg_ran/WG1_RL1/TSGR1_122b/Docs/R1-2506925" TargetMode="External"/><Relationship Id="rId1070" Type="http://schemas.openxmlformats.org/officeDocument/2006/relationships/hyperlink" Target="https://www.3gpp.org/ftp/TSG_RAN/TSG_RAN/TSGR_105/Docs/RP-242348.zip" TargetMode="External"/><Relationship Id="rId1529" Type="http://schemas.openxmlformats.org/officeDocument/2006/relationships/hyperlink" Target="https://www.3gpp.org/ftp/tsg_ran/WG1_RL1/TSGR1_122b/Docs/R1-2507409" TargetMode="External"/><Relationship Id="rId1736" Type="http://schemas.openxmlformats.org/officeDocument/2006/relationships/hyperlink" Target="https://portal.3gpp.org/desktopmodules/Release/ReleaseDetails.aspx?releaseId=194" TargetMode="External"/><Relationship Id="rId28" Type="http://schemas.openxmlformats.org/officeDocument/2006/relationships/hyperlink" Target="https://www.3gpp.org/ftp/tsg_ran/WG1_RL1/TSGR1_122b/Docs/R1-2507306" TargetMode="External"/><Relationship Id="rId300" Type="http://schemas.openxmlformats.org/officeDocument/2006/relationships/hyperlink" Target="https://www.3gpp.org/ftp/tsg_ran/WG1_RL1/TSGR1_122b/Docs/R1-2508180" TargetMode="External"/><Relationship Id="rId538" Type="http://schemas.openxmlformats.org/officeDocument/2006/relationships/hyperlink" Target="https://www.3gpp.org/ftp/tsg_ran/WG1_RL1/TSGR1_122b/Docs/R1-2507124" TargetMode="External"/><Relationship Id="rId745" Type="http://schemas.openxmlformats.org/officeDocument/2006/relationships/hyperlink" Target="https://www.3gpp.org/ftp/tsg_ran/WG1_RL1/TSGR1_122b/Docs/R1-2507708" TargetMode="External"/><Relationship Id="rId952" Type="http://schemas.openxmlformats.org/officeDocument/2006/relationships/hyperlink" Target="https://www.3gpp.org/ftp/tsg_ran/WG1_RL1/TSGR1_122b/Docs/R1-2507898" TargetMode="External"/><Relationship Id="rId1168" Type="http://schemas.openxmlformats.org/officeDocument/2006/relationships/hyperlink" Target="https://www.3gpp.org/ftp/tsg_ran/WG1_RL1/TSGR1_122b/Docs/R1-2507813" TargetMode="External"/><Relationship Id="rId1375" Type="http://schemas.openxmlformats.org/officeDocument/2006/relationships/hyperlink" Target="https://www.3gpp.org/ftp/tsg_ran/WG1_RL1/TSGR1_122b/Docs/R1-2506754" TargetMode="External"/><Relationship Id="rId1582" Type="http://schemas.openxmlformats.org/officeDocument/2006/relationships/hyperlink" Target="https://portal.3gpp.org/desktopmodules/Release/ReleaseDetails.aspx?releaseId=193" TargetMode="External"/><Relationship Id="rId81" Type="http://schemas.openxmlformats.org/officeDocument/2006/relationships/hyperlink" Target="https://www.3gpp.org/ftp/tsg_ran/WG1_RL1/TSGR1_122b/Docs/R1-2507345" TargetMode="External"/><Relationship Id="rId177" Type="http://schemas.openxmlformats.org/officeDocument/2006/relationships/hyperlink" Target="https://www.3gpp.org/ftp/tsg_ran/WG1_RL1/TSGR1_122b/Docs/R1-2506735" TargetMode="External"/><Relationship Id="rId384" Type="http://schemas.openxmlformats.org/officeDocument/2006/relationships/hyperlink" Target="https://www.3gpp.org/ftp/tsg_ran/WG1_RL1/TSGR1_122b/Docs/R1-2506771" TargetMode="External"/><Relationship Id="rId591" Type="http://schemas.openxmlformats.org/officeDocument/2006/relationships/hyperlink" Target="https://www.3gpp.org/ftp/tsg_ran/WG1_RL1/TSGR1_122b/Docs/R1-2507728" TargetMode="External"/><Relationship Id="rId605" Type="http://schemas.openxmlformats.org/officeDocument/2006/relationships/hyperlink" Target="https://www.3gpp.org/ftp/tsg_ran/WG1_RL1/TSGR1_122b/Docs/R1-2508033" TargetMode="External"/><Relationship Id="rId812" Type="http://schemas.openxmlformats.org/officeDocument/2006/relationships/hyperlink" Target="https://www.3gpp.org/ftp/tsg_ran/WG1_RL1/TSGR1_122b/Docs/R1-2506888" TargetMode="External"/><Relationship Id="rId1028" Type="http://schemas.openxmlformats.org/officeDocument/2006/relationships/hyperlink" Target="https://www.3gpp.org/ftp/tsg_ran/WG1_RL1/TSGR1_122b/Docs/R1-2508048" TargetMode="External"/><Relationship Id="rId1235" Type="http://schemas.openxmlformats.org/officeDocument/2006/relationships/hyperlink" Target="https://www.3gpp.org/ftp/tsg_ran/WG1_RL1/TSGR1_122b/Docs/R1-2507014" TargetMode="External"/><Relationship Id="rId1442" Type="http://schemas.openxmlformats.org/officeDocument/2006/relationships/hyperlink" Target="https://www.3gpp.org/ftp/tsg_ran/WG1_RL1/TSGR1_122b/Docs/R1-2508040" TargetMode="External"/><Relationship Id="rId244" Type="http://schemas.openxmlformats.org/officeDocument/2006/relationships/hyperlink" Target="https://www.3gpp.org/ftp/tsg_ran/WG1_RL1/TSGR1_122b/Docs/R1-2507351" TargetMode="External"/><Relationship Id="rId689" Type="http://schemas.openxmlformats.org/officeDocument/2006/relationships/hyperlink" Target="https://www.3gpp.org/ftp/tsg_ran/WG1_RL1/TSGR1_122b/Docs/R1-2507706" TargetMode="External"/><Relationship Id="rId896" Type="http://schemas.openxmlformats.org/officeDocument/2006/relationships/hyperlink" Target="https://www.3gpp.org/ftp/tsg_ran/WG1_RL1/TSGR1_122b/Docs/R1-2507406" TargetMode="External"/><Relationship Id="rId1081" Type="http://schemas.openxmlformats.org/officeDocument/2006/relationships/hyperlink" Target="https://www.3gpp.org/ftp/tsg_ran/WG1_RL1/TSGR1_122b/Docs/R1-2507116" TargetMode="External"/><Relationship Id="rId1302" Type="http://schemas.openxmlformats.org/officeDocument/2006/relationships/hyperlink" Target="https://www.3gpp.org/ftp/tsg_ran/WG1_RL1/TSGR1_122b/Docs/R1-2507534" TargetMode="External"/><Relationship Id="rId1747" Type="http://schemas.openxmlformats.org/officeDocument/2006/relationships/hyperlink" Target="https://portal.3gpp.org/desktopmodules/Release/ReleaseDetails.aspx?releaseId=194" TargetMode="External"/><Relationship Id="rId39" Type="http://schemas.openxmlformats.org/officeDocument/2006/relationships/hyperlink" Target="https://www.3gpp.org/ftp/tsg_ran/WG1_RL1/TSGR1_122b/Docs/R1-2508139" TargetMode="External"/><Relationship Id="rId451" Type="http://schemas.openxmlformats.org/officeDocument/2006/relationships/hyperlink" Target="https://www.3gpp.org/ftp/tsg_ran/WG1_RL1/TSGR1_122b/Docs/R1-2507621" TargetMode="External"/><Relationship Id="rId549" Type="http://schemas.openxmlformats.org/officeDocument/2006/relationships/hyperlink" Target="https://www.3gpp.org/ftp/tsg_ran/WG1_RL1/TSGR1_122b/Docs/R1-2508100" TargetMode="External"/><Relationship Id="rId756" Type="http://schemas.openxmlformats.org/officeDocument/2006/relationships/hyperlink" Target="https://www.3gpp.org/ftp/tsg_ran/WG1_RL1/TSGR1_122b/Docs/R1-2506915" TargetMode="External"/><Relationship Id="rId1179" Type="http://schemas.openxmlformats.org/officeDocument/2006/relationships/hyperlink" Target="https://www.3gpp.org/ftp/tsg_ran/WG1_RL1/TSGR1_122b/Docs/R1-2507065" TargetMode="External"/><Relationship Id="rId1386" Type="http://schemas.openxmlformats.org/officeDocument/2006/relationships/hyperlink" Target="https://www.3gpp.org/ftp/tsg_ran/WG1_RL1/TSGR1_122b/Docs/R1-2507120" TargetMode="External"/><Relationship Id="rId1593" Type="http://schemas.openxmlformats.org/officeDocument/2006/relationships/hyperlink" Target="https://www.3gpp.org/ftp/tsg_ran/WG1_RL1/TSGR1_122b/Docs/R1-2508167.zip" TargetMode="External"/><Relationship Id="rId1607" Type="http://schemas.openxmlformats.org/officeDocument/2006/relationships/hyperlink" Target="https://portal.3gpp.org/desktopmodules/Specifications/SpecificationDetails.aspx?specificationId=3216" TargetMode="External"/><Relationship Id="rId104" Type="http://schemas.openxmlformats.org/officeDocument/2006/relationships/hyperlink" Target="https://www.3gpp.org/ftp/tsg_ran/WG1_RL1/TSGR1_122b/Docs/R1-2507869" TargetMode="External"/><Relationship Id="rId188" Type="http://schemas.openxmlformats.org/officeDocument/2006/relationships/hyperlink" Target="https://www.3gpp.org/ftp/tsg_ran/WG1_RL1/TSGR1_122b/Docs/R1-2506710" TargetMode="External"/><Relationship Id="rId311" Type="http://schemas.openxmlformats.org/officeDocument/2006/relationships/hyperlink" Target="https://www.3gpp.org/ftp/tsg_ran/WG1_RL1/TSGR1_122b/Docs/R1-2506760" TargetMode="External"/><Relationship Id="rId395" Type="http://schemas.openxmlformats.org/officeDocument/2006/relationships/hyperlink" Target="https://www.3gpp.org/ftp/tsg_ran/WG1_RL1/TSGR1_122b/Docs/R1-2507352" TargetMode="External"/><Relationship Id="rId409" Type="http://schemas.openxmlformats.org/officeDocument/2006/relationships/hyperlink" Target="https://www.3gpp.org/ftp/tsg_ran/WG1_RL1/TSGR1_122b/Docs/R1-2508015" TargetMode="External"/><Relationship Id="rId963" Type="http://schemas.openxmlformats.org/officeDocument/2006/relationships/hyperlink" Target="https://www.3gpp.org/ftp/tsg_ran/WG1_RL1/TSGR1_122b/Docs/R1-2506827" TargetMode="External"/><Relationship Id="rId1039" Type="http://schemas.openxmlformats.org/officeDocument/2006/relationships/hyperlink" Target="https://www.3gpp.org/ftp/tsg_ran/WG1_RL1/TSGR1_122b/Docs/R1-2508158" TargetMode="External"/><Relationship Id="rId1246" Type="http://schemas.openxmlformats.org/officeDocument/2006/relationships/hyperlink" Target="https://www.3gpp.org/ftp/tsg_ran/WG1_RL1/TSGR1_122b/Docs/R1-2507467" TargetMode="External"/><Relationship Id="rId92" Type="http://schemas.openxmlformats.org/officeDocument/2006/relationships/hyperlink" Target="https://www.3gpp.org/ftp/tsg_ran/WG1_RL1/TSGR1_122b/Docs/R1-2507576" TargetMode="External"/><Relationship Id="rId616" Type="http://schemas.openxmlformats.org/officeDocument/2006/relationships/hyperlink" Target="https://www.3gpp.org/ftp/tsg_ran/WG1_RL1/TSGR1_122b/Docs/R1-2508090" TargetMode="External"/><Relationship Id="rId823" Type="http://schemas.openxmlformats.org/officeDocument/2006/relationships/hyperlink" Target="https://www.3gpp.org/ftp/tsg_ran/WG1_RL1/TSGR1_122b/Docs/R1-2507303" TargetMode="External"/><Relationship Id="rId1453" Type="http://schemas.openxmlformats.org/officeDocument/2006/relationships/hyperlink" Target="https://www.3gpp.org/ftp/tsg_ran/WG1_RL1/TSGR1_122b/Docs/R1-2507021" TargetMode="External"/><Relationship Id="rId1660" Type="http://schemas.openxmlformats.org/officeDocument/2006/relationships/hyperlink" Target="https://portal.3gpp.org/desktopmodules/Release/ReleaseDetails.aspx?releaseId=194" TargetMode="External"/><Relationship Id="rId1758" Type="http://schemas.openxmlformats.org/officeDocument/2006/relationships/hyperlink" Target="https://www.3gpp.org/ftp/tsg_ran/WG1_RL1/TSGR1_122b/Docs/R1-2504839" TargetMode="External"/><Relationship Id="rId255" Type="http://schemas.openxmlformats.org/officeDocument/2006/relationships/hyperlink" Target="https://www.3gpp.org/ftp/tsg_ran/WG1_RL1/TSGR1_122b/Docs/R1-2507786" TargetMode="External"/><Relationship Id="rId462" Type="http://schemas.openxmlformats.org/officeDocument/2006/relationships/hyperlink" Target="https://www.3gpp.org/ftp/tsg_ran/WG1_RL1/TSGR1_122b/Docs/R1-2508035" TargetMode="External"/><Relationship Id="rId1092" Type="http://schemas.openxmlformats.org/officeDocument/2006/relationships/hyperlink" Target="https://www.3gpp.org/ftp/tsg_ran/WG1_RL1/TSGR1_122b/Docs/R1-2507423" TargetMode="External"/><Relationship Id="rId1106" Type="http://schemas.openxmlformats.org/officeDocument/2006/relationships/hyperlink" Target="https://www.3gpp.org/ftp/tsg_ran/WG1_RL1/TSGR1_122b/Docs/R1-2507674" TargetMode="External"/><Relationship Id="rId1313" Type="http://schemas.openxmlformats.org/officeDocument/2006/relationships/hyperlink" Target="https://www.3gpp.org/ftp/tsg_ran/WG1_RL1/TSGR1_122b/Docs/R1-2507767" TargetMode="External"/><Relationship Id="rId1397" Type="http://schemas.openxmlformats.org/officeDocument/2006/relationships/hyperlink" Target="https://www.3gpp.org/ftp/tsg_ran/WG1_RL1/TSGR1_122b/Docs/R1-2507680" TargetMode="External"/><Relationship Id="rId1520" Type="http://schemas.openxmlformats.org/officeDocument/2006/relationships/hyperlink" Target="https://www.3gpp.org/ftp/tsg_ran/WG1_RL1/TSGR1_122b/Docs/R1-2507107" TargetMode="External"/><Relationship Id="rId115" Type="http://schemas.openxmlformats.org/officeDocument/2006/relationships/hyperlink" Target="https://www.3gpp.org/ftp/tsg_ran/WG1_RL1/TSGR1_122b/Docs/R1-2508128" TargetMode="External"/><Relationship Id="rId322" Type="http://schemas.openxmlformats.org/officeDocument/2006/relationships/hyperlink" Target="https://www.3gpp.org/ftp/tsg_ran/WG1_RL1/TSGR1_122b/Docs/R1-2507374" TargetMode="External"/><Relationship Id="rId767" Type="http://schemas.openxmlformats.org/officeDocument/2006/relationships/hyperlink" Target="https://www.3gpp.org/ftp/tsg_ran/WG1_RL1/TSGR1_122b/Docs/R1-2507936" TargetMode="External"/><Relationship Id="rId974" Type="http://schemas.openxmlformats.org/officeDocument/2006/relationships/hyperlink" Target="https://www.3gpp.org/ftp/tsg_ran/WG1_RL1/TSGR1_122b/Docs/R1-2507299" TargetMode="External"/><Relationship Id="rId1618" Type="http://schemas.openxmlformats.org/officeDocument/2006/relationships/hyperlink" Target="https://portal.3gpp.org/desktopmodules/Specifications/SpecificationDetails.aspx?specificationId=3215" TargetMode="External"/><Relationship Id="rId199" Type="http://schemas.openxmlformats.org/officeDocument/2006/relationships/hyperlink" Target="https://www.3gpp.org/ftp/tsg_ran/WG1_RL1/TSGR1_122b/Docs/R1-2507687" TargetMode="External"/><Relationship Id="rId627" Type="http://schemas.openxmlformats.org/officeDocument/2006/relationships/hyperlink" Target="https://www.3gpp.org/ftp/tsg_ran/WG1_RL1/TSGR1_122b/Docs/R1-2507984" TargetMode="External"/><Relationship Id="rId834" Type="http://schemas.openxmlformats.org/officeDocument/2006/relationships/hyperlink" Target="https://www.3gpp.org/ftp/tsg_ran/WG1_RL1/TSGR1_122b/Docs/R1-2507711" TargetMode="External"/><Relationship Id="rId1257" Type="http://schemas.openxmlformats.org/officeDocument/2006/relationships/hyperlink" Target="https://www.3gpp.org/ftp/tsg_ran/WG1_RL1/TSGR1_122b/Docs/R1-2507746" TargetMode="External"/><Relationship Id="rId1464" Type="http://schemas.openxmlformats.org/officeDocument/2006/relationships/hyperlink" Target="https://www.3gpp.org/ftp/tsg_ran/WG1_RL1/TSGR1_122b/Docs/R1-2507413" TargetMode="External"/><Relationship Id="rId1671" Type="http://schemas.openxmlformats.org/officeDocument/2006/relationships/hyperlink" Target="https://portal.3gpp.org/desktopmodules/WorkItem/WorkItemDetails.aspx?workitemId=1021094" TargetMode="External"/><Relationship Id="rId266" Type="http://schemas.openxmlformats.org/officeDocument/2006/relationships/hyperlink" Target="https://www.3gpp.org/ftp/tsg_ran/WG1_RL1/TSGR1_122b/Docs/R1-2507893" TargetMode="External"/><Relationship Id="rId473" Type="http://schemas.openxmlformats.org/officeDocument/2006/relationships/hyperlink" Target="https://www.3gpp.org/ftp/tsg_ran/WG1_RL1/TSGR1_122b/Docs/R1-2507098" TargetMode="External"/><Relationship Id="rId680" Type="http://schemas.openxmlformats.org/officeDocument/2006/relationships/hyperlink" Target="https://www.3gpp.org/ftp/tsg_ran/WG1_RL1/TSGR1_122b/Docs/R1-2507968" TargetMode="External"/><Relationship Id="rId901" Type="http://schemas.openxmlformats.org/officeDocument/2006/relationships/hyperlink" Target="https://www.3gpp.org/ftp/tsg_ran/WG1_RL1/TSGR1_122b/Docs/R1-2507589" TargetMode="External"/><Relationship Id="rId1117" Type="http://schemas.openxmlformats.org/officeDocument/2006/relationships/image" Target="media/image15.png"/><Relationship Id="rId1324" Type="http://schemas.openxmlformats.org/officeDocument/2006/relationships/hyperlink" Target="https://www.3gpp.org/ftp/tsg_ran/WG1_RL1/TSGR1_122b/Docs/R1-2508042" TargetMode="External"/><Relationship Id="rId1531" Type="http://schemas.openxmlformats.org/officeDocument/2006/relationships/hyperlink" Target="https://www.3gpp.org/ftp/tsg_ran/WG1_RL1/TSGR1_122b/Docs/R1-2507471" TargetMode="External"/><Relationship Id="rId1769" Type="http://schemas.openxmlformats.org/officeDocument/2006/relationships/hyperlink" Target="https://portal.3gpp.org/desktopmodules/Release/ReleaseDetails.aspx?releaseId=194" TargetMode="External"/><Relationship Id="rId30" Type="http://schemas.openxmlformats.org/officeDocument/2006/relationships/hyperlink" Target="https://www.3gpp.org/ftp/tsg_ran/WG1_RL1/TSGR1_122b/Docs/R1-2507385" TargetMode="External"/><Relationship Id="rId126" Type="http://schemas.openxmlformats.org/officeDocument/2006/relationships/hyperlink" Target="https://www.3gpp.org/ftp/tsg_ran/WG1_RL1/TSGR1_122b/Docs/R1-2507144" TargetMode="External"/><Relationship Id="rId333" Type="http://schemas.openxmlformats.org/officeDocument/2006/relationships/hyperlink" Target="https://www.3gpp.org/ftp/tsg_ran/WG1_RL1/TSGR1_122b/Docs/R1-2507865" TargetMode="External"/><Relationship Id="rId540" Type="http://schemas.openxmlformats.org/officeDocument/2006/relationships/hyperlink" Target="https://www.3gpp.org/ftp/tsg_ran/WG1_RL1/TSGR1_122b/Docs/R1-2507234" TargetMode="External"/><Relationship Id="rId778" Type="http://schemas.openxmlformats.org/officeDocument/2006/relationships/hyperlink" Target="https://www.3gpp.org/ftp/tsg_ran/WG1_RL1/TSGR1_122b/Docs/R1-2506978" TargetMode="External"/><Relationship Id="rId985" Type="http://schemas.openxmlformats.org/officeDocument/2006/relationships/hyperlink" Target="https://www.3gpp.org/ftp/tsg_ran/WG1_RL1/TSGR1_122b/Docs/R1-2507958" TargetMode="External"/><Relationship Id="rId1170" Type="http://schemas.openxmlformats.org/officeDocument/2006/relationships/hyperlink" Target="https://www.3gpp.org/ftp/tsg_ran/WG1_RL1/TSGR1_122b/Docs/R1-2506750" TargetMode="External"/><Relationship Id="rId1629" Type="http://schemas.openxmlformats.org/officeDocument/2006/relationships/hyperlink" Target="https://portal.3gpp.org/desktopmodules/Specifications/SpecificationDetails.aspx?specificationId=3213" TargetMode="External"/><Relationship Id="rId638" Type="http://schemas.openxmlformats.org/officeDocument/2006/relationships/hyperlink" Target="https://www.3gpp.org/ftp/tsg_ran/WG1_RL1/TSGR1_122b/Docs/R1-2507236" TargetMode="External"/><Relationship Id="rId845" Type="http://schemas.openxmlformats.org/officeDocument/2006/relationships/hyperlink" Target="https://www.3gpp.org/ftp/tsg_ran/WG1_RL1/TSGR1_122b/Docs/R1-2506889" TargetMode="External"/><Relationship Id="rId1030" Type="http://schemas.openxmlformats.org/officeDocument/2006/relationships/hyperlink" Target="https://www.3gpp.org/ftp/tsg_ran/WG1_RL1/TSGR1_122b/Docs/R1-2508075" TargetMode="External"/><Relationship Id="rId1268" Type="http://schemas.openxmlformats.org/officeDocument/2006/relationships/hyperlink" Target="https://www.3gpp.org/ftp/tsg_ran/WG1_RL1/TSGR1_122b/Docs/R1-2507957" TargetMode="External"/><Relationship Id="rId1475" Type="http://schemas.openxmlformats.org/officeDocument/2006/relationships/hyperlink" Target="https://www.3gpp.org/ftp/tsg_ran/WG1_RL1/TSGR1_122b/Docs/R1-2507600" TargetMode="External"/><Relationship Id="rId1682" Type="http://schemas.openxmlformats.org/officeDocument/2006/relationships/hyperlink" Target="https://portal.3gpp.org/desktopmodules/Release/ReleaseDetails.aspx?releaseId=193" TargetMode="External"/><Relationship Id="rId277" Type="http://schemas.openxmlformats.org/officeDocument/2006/relationships/hyperlink" Target="https://www.3gpp.org/ftp/tsg_ran/WG1_RL1/TSGR1_122b/Docs/R1-2507923" TargetMode="External"/><Relationship Id="rId400" Type="http://schemas.openxmlformats.org/officeDocument/2006/relationships/hyperlink" Target="https://www.3gpp.org/ftp/tsg_ran/WG1_RL1/TSGR1_122b/Docs/R1-2507574" TargetMode="External"/><Relationship Id="rId484" Type="http://schemas.openxmlformats.org/officeDocument/2006/relationships/hyperlink" Target="https://www.3gpp.org/ftp/tsg_ran/WG1_RL1/TSGR1_122b/Docs/R1-2507652" TargetMode="External"/><Relationship Id="rId705" Type="http://schemas.openxmlformats.org/officeDocument/2006/relationships/hyperlink" Target="https://www.3gpp.org/ftp/tsg_ran/WG1_RL1/TSGR1_122b/Docs/R1-2506885" TargetMode="External"/><Relationship Id="rId1128" Type="http://schemas.openxmlformats.org/officeDocument/2006/relationships/hyperlink" Target="https://www.3gpp.org/ftp/tsg_ran/WG1_RL1/TSGR1_122b/Docs/R1-2506941" TargetMode="External"/><Relationship Id="rId1335" Type="http://schemas.openxmlformats.org/officeDocument/2006/relationships/hyperlink" Target="https://www.3gpp.org/ftp/tsg_ran/WG1_RL1/TSGR1_122b/Docs/R1-2506996" TargetMode="External"/><Relationship Id="rId1542" Type="http://schemas.openxmlformats.org/officeDocument/2006/relationships/hyperlink" Target="https://www.3gpp.org/ftp/tsg_ran/WG1_RL1/TSGR1_122b/Docs/R1-2507950" TargetMode="External"/><Relationship Id="rId137" Type="http://schemas.openxmlformats.org/officeDocument/2006/relationships/hyperlink" Target="https://www.3gpp.org/ftp/tsg_ran/WG1_RL1/TSGR1_122b/Docs/R1-2506908" TargetMode="External"/><Relationship Id="rId344" Type="http://schemas.openxmlformats.org/officeDocument/2006/relationships/hyperlink" Target="https://www.3gpp.org/ftp/tsg_ran/WG1_RL1/TSGR1_122b/Docs/R1-2508062" TargetMode="External"/><Relationship Id="rId691" Type="http://schemas.openxmlformats.org/officeDocument/2006/relationships/hyperlink" Target="https://www.3gpp.org/ftp/tsg_ran/WG1_RL1/TSGR1_122b/Docs/R1-2507967" TargetMode="External"/><Relationship Id="rId789" Type="http://schemas.openxmlformats.org/officeDocument/2006/relationships/hyperlink" Target="https://www.3gpp.org/ftp/tsg_ran/WG1_RL1/TSGR1_122b/Docs/R1-2507415" TargetMode="External"/><Relationship Id="rId912" Type="http://schemas.openxmlformats.org/officeDocument/2006/relationships/hyperlink" Target="https://www.3gpp.org/ftp/tsg_ran/WG1_RL1/TSGR1_122b/Docs/R1-2508087" TargetMode="External"/><Relationship Id="rId996" Type="http://schemas.openxmlformats.org/officeDocument/2006/relationships/hyperlink" Target="https://www.3gpp.org/ftp/tsg_ran/WG1_RL1/TSGR1_122b/Docs/R1-2507025" TargetMode="External"/><Relationship Id="rId41" Type="http://schemas.openxmlformats.org/officeDocument/2006/relationships/hyperlink" Target="https://www.3gpp.org/ftp/tsg_ran/WG1_RL1/TSGR1_122b/Docs/R1-2506722" TargetMode="External"/><Relationship Id="rId551" Type="http://schemas.openxmlformats.org/officeDocument/2006/relationships/hyperlink" Target="https://www.3gpp.org/ftp/tsg_ran/WG1_RL1/TSGR1_122b/Docs/R1-2508113" TargetMode="External"/><Relationship Id="rId649" Type="http://schemas.openxmlformats.org/officeDocument/2006/relationships/hyperlink" Target="https://www.3gpp.org/ftp/tsg_ran/WG1_RL1/TSGR1_122b/Docs/R1-2507127" TargetMode="External"/><Relationship Id="rId856" Type="http://schemas.openxmlformats.org/officeDocument/2006/relationships/hyperlink" Target="https://www.3gpp.org/ftp/tsg_ran/WG1_RL1/TSGR1_122b/Docs/R1-2507414" TargetMode="External"/><Relationship Id="rId1181" Type="http://schemas.openxmlformats.org/officeDocument/2006/relationships/hyperlink" Target="https://www.3gpp.org/ftp/tsg_ran/WG1_RL1/TSGR1_122b/Docs/R1-2507175" TargetMode="External"/><Relationship Id="rId1279" Type="http://schemas.openxmlformats.org/officeDocument/2006/relationships/hyperlink" Target="https://www.3gpp.org/ftp/tsg_ran/WG1_RL1/TSGR1_122b/Docs/R1-2507028" TargetMode="External"/><Relationship Id="rId1402" Type="http://schemas.openxmlformats.org/officeDocument/2006/relationships/hyperlink" Target="https://www.3gpp.org/ftp/tsg_ran/WG1_RL1/TSGR1_122b/Docs/R1-2507854" TargetMode="External"/><Relationship Id="rId1486" Type="http://schemas.openxmlformats.org/officeDocument/2006/relationships/hyperlink" Target="https://www.3gpp.org/ftp/tsg_ran/WG1_RL1/TSGR1_122b/Docs/R1-2507835" TargetMode="External"/><Relationship Id="rId1707" Type="http://schemas.openxmlformats.org/officeDocument/2006/relationships/hyperlink" Target="https://www.3gpp.org/ftp/tsg_ran/WG1_RL1/TSGR1_122b/Docs/R1-2506712" TargetMode="External"/><Relationship Id="rId190" Type="http://schemas.openxmlformats.org/officeDocument/2006/relationships/hyperlink" Target="https://www.3gpp.org/ftp/tsg_ran/WG1_RL1/TSGR1_122b/Docs/R1-2506862" TargetMode="External"/><Relationship Id="rId204" Type="http://schemas.openxmlformats.org/officeDocument/2006/relationships/hyperlink" Target="https://www.3gpp.org/ftp/tsg_ran/WG1_RL1/TSGR1_122b/Docs/R1-2507988" TargetMode="External"/><Relationship Id="rId288" Type="http://schemas.openxmlformats.org/officeDocument/2006/relationships/hyperlink" Target="https://www.3gpp.org/ftp/tsg_ran/WG1_RL1/TSGR1_122b/Docs/R1-2507935" TargetMode="External"/><Relationship Id="rId411" Type="http://schemas.openxmlformats.org/officeDocument/2006/relationships/hyperlink" Target="https://www.3gpp.org/ftp/tsg_ran/WG1_RL1/TSGR1_122b/Docs/R1-2508017" TargetMode="External"/><Relationship Id="rId509" Type="http://schemas.openxmlformats.org/officeDocument/2006/relationships/hyperlink" Target="https://www.3gpp.org/ftp/tsg_ran/WG1_RL1/TSGR1_122b/Docs/R1-2507990" TargetMode="External"/><Relationship Id="rId1041" Type="http://schemas.openxmlformats.org/officeDocument/2006/relationships/hyperlink" Target="https://www.3gpp.org/ftp/tsg_ran/WG1_RL1/TSGR1_122b/Docs/R1-2506894" TargetMode="External"/><Relationship Id="rId1139" Type="http://schemas.openxmlformats.org/officeDocument/2006/relationships/hyperlink" Target="https://www.3gpp.org/ftp/tsg_ran/WG1_RL1/TSGR1_122b/Docs/R1-2507321" TargetMode="External"/><Relationship Id="rId1346" Type="http://schemas.openxmlformats.org/officeDocument/2006/relationships/hyperlink" Target="https://www.3gpp.org/ftp/tsg_ran/WG1_RL1/TSGR1_122b/Docs/R1-2507290" TargetMode="External"/><Relationship Id="rId1693" Type="http://schemas.openxmlformats.org/officeDocument/2006/relationships/hyperlink" Target="https://www.3gpp.org/ftp/tsg_ran/WG1_RL1/TSGR1_122b/Docs/R1-2506707" TargetMode="External"/><Relationship Id="rId495" Type="http://schemas.openxmlformats.org/officeDocument/2006/relationships/hyperlink" Target="https://www.3gpp.org/ftp/tsg_ran/WG1_RL1/TSGR1_122b/Docs/R1-2506799" TargetMode="External"/><Relationship Id="rId716" Type="http://schemas.openxmlformats.org/officeDocument/2006/relationships/hyperlink" Target="https://www.3gpp.org/ftp/tsg_ran/WG1_RL1/TSGR1_122b/Docs/R1-2507661" TargetMode="External"/><Relationship Id="rId923" Type="http://schemas.openxmlformats.org/officeDocument/2006/relationships/hyperlink" Target="https://www.3gpp.org/ftp/tsg_ran/WG1_RL1/TSGR1_122b/Docs/R1-2506891" TargetMode="External"/><Relationship Id="rId1553" Type="http://schemas.openxmlformats.org/officeDocument/2006/relationships/hyperlink" Target="https://www.3gpp.org/ftp/tsg_ran/WG1_RL1/TSGR1_122b/Docs/R1-2507827" TargetMode="External"/><Relationship Id="rId1760" Type="http://schemas.openxmlformats.org/officeDocument/2006/relationships/hyperlink" Target="https://portal.3gpp.org/desktopmodules/Release/ReleaseDetails.aspx?releaseId=195" TargetMode="External"/><Relationship Id="rId52" Type="http://schemas.openxmlformats.org/officeDocument/2006/relationships/hyperlink" Target="https://www.3gpp.org/ftp/tsg_ran/WG1_RL1/TSGR1_122b/Docs/R1-2506853" TargetMode="External"/><Relationship Id="rId148" Type="http://schemas.openxmlformats.org/officeDocument/2006/relationships/hyperlink" Target="https://www.3gpp.org/ftp/tsg_ran/WG1_RL1/TSGR1_122b/Docs/R1-2506864" TargetMode="External"/><Relationship Id="rId355" Type="http://schemas.openxmlformats.org/officeDocument/2006/relationships/hyperlink" Target="https://www.3gpp.org/ftp/tsg_ran/WG1_RL1/TSGR1_122b/Docs/R1-2506923" TargetMode="External"/><Relationship Id="rId562" Type="http://schemas.openxmlformats.org/officeDocument/2006/relationships/hyperlink" Target="https://www.3gpp.org/ftp/tsg_ran/WG1_RL1/TSGR1_122b/Docs/R1-2507655" TargetMode="External"/><Relationship Id="rId1192" Type="http://schemas.openxmlformats.org/officeDocument/2006/relationships/hyperlink" Target="https://www.3gpp.org/ftp/tsg_ran/WG1_RL1/TSGR1_122b/Docs/R1-2507402" TargetMode="External"/><Relationship Id="rId1206" Type="http://schemas.openxmlformats.org/officeDocument/2006/relationships/hyperlink" Target="https://www.3gpp.org/ftp/tsg_ran/WG1_RL1/TSGR1_122b/Docs/R1-2507676" TargetMode="External"/><Relationship Id="rId1413" Type="http://schemas.openxmlformats.org/officeDocument/2006/relationships/hyperlink" Target="https://www.3gpp.org/ftp/tsg_ran/WG1_RL1/TSGR1_122b/Docs/R1-2506818" TargetMode="External"/><Relationship Id="rId1620" Type="http://schemas.openxmlformats.org/officeDocument/2006/relationships/hyperlink" Target="https://portal.3gpp.org/desktopmodules/Release/ReleaseDetails.aspx?releaseId=193" TargetMode="External"/><Relationship Id="rId215" Type="http://schemas.openxmlformats.org/officeDocument/2006/relationships/hyperlink" Target="https://www.3gpp.org/ftp/tsg_ran/WG1_RL1/TSGR1_122b/Docs/R1-2507622" TargetMode="External"/><Relationship Id="rId422" Type="http://schemas.openxmlformats.org/officeDocument/2006/relationships/hyperlink" Target="https://www.3gpp.org/ftp/tsg_ran/WG1_RL1/TSGR1_122b/Docs/R1-2507154" TargetMode="External"/><Relationship Id="rId867" Type="http://schemas.openxmlformats.org/officeDocument/2006/relationships/hyperlink" Target="https://www.3gpp.org/ftp/tsg_ran/WG1_RL1/TSGR1_122b/Docs/R1-2507668" TargetMode="External"/><Relationship Id="rId1052" Type="http://schemas.openxmlformats.org/officeDocument/2006/relationships/hyperlink" Target="https://www.3gpp.org/ftp/tsg_ran/WG1_RL1/TSGR1_122b/Docs/R1-2507249" TargetMode="External"/><Relationship Id="rId1497" Type="http://schemas.openxmlformats.org/officeDocument/2006/relationships/hyperlink" Target="https://www.3gpp.org/ftp/tsg_ran/WG1_RL1/TSGR1_122b/Docs/R1-2508055" TargetMode="External"/><Relationship Id="rId1718" Type="http://schemas.openxmlformats.org/officeDocument/2006/relationships/hyperlink" Target="https://portal.3gpp.org/desktopmodules/WorkItem/WorkItemDetails.aspx?workitemId=1021093" TargetMode="External"/><Relationship Id="rId299" Type="http://schemas.openxmlformats.org/officeDocument/2006/relationships/hyperlink" Target="https://www.3gpp.org/ftp/tsg_ran/WG1_RL1/TSGR1_122b/Docs/R1-2508177" TargetMode="External"/><Relationship Id="rId727" Type="http://schemas.openxmlformats.org/officeDocument/2006/relationships/hyperlink" Target="https://www.3gpp.org/ftp/tsg_ran/WG1_RL1/TSGR1_122b/Docs/R1-2507276" TargetMode="External"/><Relationship Id="rId934" Type="http://schemas.openxmlformats.org/officeDocument/2006/relationships/hyperlink" Target="https://www.3gpp.org/ftp/tsg_ran/WG1_RL1/TSGR1_122b/Docs/R1-2507284" TargetMode="External"/><Relationship Id="rId1357" Type="http://schemas.openxmlformats.org/officeDocument/2006/relationships/hyperlink" Target="https://www.3gpp.org/ftp/tsg_ran/WG1_RL1/TSGR1_122b/Docs/R1-2507609" TargetMode="External"/><Relationship Id="rId1564" Type="http://schemas.openxmlformats.org/officeDocument/2006/relationships/hyperlink" Target="https://www.3gpp.org/ftp/tsg_ran/WG1_RL1/TSGR1_122b/Docs/R1-2508117" TargetMode="External"/><Relationship Id="rId1771" Type="http://schemas.openxmlformats.org/officeDocument/2006/relationships/hyperlink" Target="https://www.3gpp.org/ftp/tsg_ran/WG1_RL1/TSGR1_122b/Docs/R1-2503071" TargetMode="External"/><Relationship Id="rId63" Type="http://schemas.openxmlformats.org/officeDocument/2006/relationships/hyperlink" Target="https://www.3gpp.org/ftp/tsg_ran/WG1_RL1/TSGR1_122b/Docs/R1-2507392" TargetMode="External"/><Relationship Id="rId159" Type="http://schemas.openxmlformats.org/officeDocument/2006/relationships/hyperlink" Target="https://www.3gpp.org/ftp/tsg_ran/WG1_RL1/TSGR1_122b/Docs/R1-2506716" TargetMode="External"/><Relationship Id="rId366" Type="http://schemas.openxmlformats.org/officeDocument/2006/relationships/hyperlink" Target="https://www.3gpp.org/ftp/tsg_ran/WG1_RL1/TSGR1_122b/Docs/R1-2507316" TargetMode="External"/><Relationship Id="rId573" Type="http://schemas.openxmlformats.org/officeDocument/2006/relationships/hyperlink" Target="https://www.3gpp.org/ftp/tsg_ran/WG1_RL1/TSGR1_122b/Docs/R1-2506879" TargetMode="External"/><Relationship Id="rId780" Type="http://schemas.openxmlformats.org/officeDocument/2006/relationships/hyperlink" Target="https://www.3gpp.org/ftp/tsg_ran/WG1_RL1/TSGR1_122b/Docs/R1-2507108" TargetMode="External"/><Relationship Id="rId1217" Type="http://schemas.openxmlformats.org/officeDocument/2006/relationships/hyperlink" Target="https://www.3gpp.org/ftp/tsg_ran/WG1_RL1/TSGR1_122b/Docs/R1-2507823" TargetMode="External"/><Relationship Id="rId1424" Type="http://schemas.openxmlformats.org/officeDocument/2006/relationships/hyperlink" Target="https://www.3gpp.org/ftp/tsg_ran/WG1_RL1/TSGR1_122b/Docs/R1-2507363" TargetMode="External"/><Relationship Id="rId1631" Type="http://schemas.openxmlformats.org/officeDocument/2006/relationships/hyperlink" Target="https://www.3gpp.org/ftp/tsg_ran/WG1_RL1/TSGR1_122b/Docs/R1-2508197.zip" TargetMode="External"/><Relationship Id="rId226" Type="http://schemas.openxmlformats.org/officeDocument/2006/relationships/hyperlink" Target="https://www.3gpp.org/ftp/tsg_ran/WG1_RL1/TSGR1_122b/Docs/R1-2507048" TargetMode="External"/><Relationship Id="rId433" Type="http://schemas.openxmlformats.org/officeDocument/2006/relationships/hyperlink" Target="https://www.3gpp.org/ftp/tsg_ran/WG1_RL1/TSGR1_122b/Docs/R1-2508038" TargetMode="External"/><Relationship Id="rId878" Type="http://schemas.openxmlformats.org/officeDocument/2006/relationships/hyperlink" Target="https://www.3gpp.org/ftp/tsg_ran/WG1_RL1/TSGR1_122b/Docs/R1-2508131" TargetMode="External"/><Relationship Id="rId1063" Type="http://schemas.openxmlformats.org/officeDocument/2006/relationships/hyperlink" Target="https://www.3gpp.org/ftp/tsg_ran/WG1_RL1/TSGR1_122b/Docs/R1-2507673" TargetMode="External"/><Relationship Id="rId1270" Type="http://schemas.openxmlformats.org/officeDocument/2006/relationships/hyperlink" Target="https://www.3gpp.org/ftp/tsg_ran/WG1_RL1/TSGR1_122b/Docs/R1-2508184" TargetMode="External"/><Relationship Id="rId1729" Type="http://schemas.openxmlformats.org/officeDocument/2006/relationships/hyperlink" Target="https://portal.3gpp.org/desktopmodules/Release/ReleaseDetails.aspx?releaseId=194" TargetMode="External"/><Relationship Id="rId640" Type="http://schemas.openxmlformats.org/officeDocument/2006/relationships/hyperlink" Target="https://www.3gpp.org/ftp/tsg_ran/WG1_RL1/TSGR1_122b/Docs/R1-2507658" TargetMode="External"/><Relationship Id="rId738" Type="http://schemas.openxmlformats.org/officeDocument/2006/relationships/hyperlink" Target="https://www.3gpp.org/ftp/tsg_ran/WG1_RL1/TSGR1_122b/Docs/R1-2506975" TargetMode="External"/><Relationship Id="rId945" Type="http://schemas.openxmlformats.org/officeDocument/2006/relationships/hyperlink" Target="https://www.3gpp.org/ftp/tsg_ran/WG1_RL1/TSGR1_122b/Docs/R1-2507714" TargetMode="External"/><Relationship Id="rId1368" Type="http://schemas.openxmlformats.org/officeDocument/2006/relationships/hyperlink" Target="https://www.3gpp.org/ftp/tsg_ran/WG1_RL1/TSGR1_122b/Docs/R1-2507888" TargetMode="External"/><Relationship Id="rId1575" Type="http://schemas.openxmlformats.org/officeDocument/2006/relationships/hyperlink" Target="https://portal.3gpp.org/desktopmodules/Specifications/SpecificationDetails.aspx?specificationId=3216" TargetMode="External"/><Relationship Id="rId1782" Type="http://schemas.openxmlformats.org/officeDocument/2006/relationships/hyperlink" Target="https://portal.3gpp.org/desktopmodules/WorkItem/WorkItemDetails.aspx?workitemId=1070055" TargetMode="External"/><Relationship Id="rId74" Type="http://schemas.openxmlformats.org/officeDocument/2006/relationships/hyperlink" Target="https://www.3gpp.org/ftp/tsg_ran/WG1_RL1/TSGR1_122b/Docs/R1-2506855" TargetMode="External"/><Relationship Id="rId377" Type="http://schemas.openxmlformats.org/officeDocument/2006/relationships/hyperlink" Target="https://www.3gpp.org/ftp/tsg_ran/WG1_RL1/TSGR1_122b/Docs/R1-2507790" TargetMode="External"/><Relationship Id="rId500" Type="http://schemas.openxmlformats.org/officeDocument/2006/relationships/hyperlink" Target="https://www.3gpp.org/ftp/tsg_ran/WG1_RL1/TSGR1_122b/Docs/R1-2507123" TargetMode="External"/><Relationship Id="rId584" Type="http://schemas.openxmlformats.org/officeDocument/2006/relationships/hyperlink" Target="https://www.3gpp.org/ftp/tsg_ran/WG1_RL1/TSGR1_122b/Docs/R1-2507341" TargetMode="External"/><Relationship Id="rId805" Type="http://schemas.openxmlformats.org/officeDocument/2006/relationships/hyperlink" Target="https://www.3gpp.org/ftp/tsg_ran/WG1_RL1/TSGR1_122b/Docs/R1-2508024" TargetMode="External"/><Relationship Id="rId1130" Type="http://schemas.openxmlformats.org/officeDocument/2006/relationships/hyperlink" Target="https://www.3gpp.org/ftp/tsg_ran/WG1_RL1/TSGR1_122b/Docs/R1-2507012" TargetMode="External"/><Relationship Id="rId1228" Type="http://schemas.openxmlformats.org/officeDocument/2006/relationships/hyperlink" Target="https://www.3gpp.org/ftp/tsg_ran/WG1_RL1/TSGR1_122b/Docs/R1-2508141" TargetMode="External"/><Relationship Id="rId1435" Type="http://schemas.openxmlformats.org/officeDocument/2006/relationships/hyperlink" Target="https://www.3gpp.org/ftp/tsg_ran/WG1_RL1/TSGR1_122b/Docs/R1-2507725" TargetMode="External"/><Relationship Id="rId5" Type="http://schemas.openxmlformats.org/officeDocument/2006/relationships/settings" Target="settings.xml"/><Relationship Id="rId237" Type="http://schemas.openxmlformats.org/officeDocument/2006/relationships/hyperlink" Target="https://www.3gpp.org/ftp/tsg_ran/WG1_RL1/TSGR1_122b/Docs/R1-2507310" TargetMode="External"/><Relationship Id="rId791" Type="http://schemas.openxmlformats.org/officeDocument/2006/relationships/hyperlink" Target="https://www.3gpp.org/ftp/tsg_ran/WG1_RL1/TSGR1_122b/Docs/R1-2507462" TargetMode="External"/><Relationship Id="rId889" Type="http://schemas.openxmlformats.org/officeDocument/2006/relationships/hyperlink" Target="https://www.3gpp.org/ftp/tsg_ran/WG1_RL1/TSGR1_122b/Docs/R1-2507111" TargetMode="External"/><Relationship Id="rId1074" Type="http://schemas.openxmlformats.org/officeDocument/2006/relationships/hyperlink" Target="https://www.3gpp.org/ftp/tsg_ran/WG1_RL1/TSGR1_122b/Docs/R1-2508159" TargetMode="External"/><Relationship Id="rId1642" Type="http://schemas.openxmlformats.org/officeDocument/2006/relationships/hyperlink" Target="https://www.3gpp.org/ftp/tsg_ran/WG1_RL1/TSGR1_122b/Docs/R1-2508064" TargetMode="External"/><Relationship Id="rId444" Type="http://schemas.openxmlformats.org/officeDocument/2006/relationships/hyperlink" Target="https://www.3gpp.org/ftp/tsg_ran/WG1_RL1/TSGR1_122b/Docs/R1-2507293" TargetMode="External"/><Relationship Id="rId651" Type="http://schemas.openxmlformats.org/officeDocument/2006/relationships/hyperlink" Target="https://www.3gpp.org/ftp/tsg_ran/WG1_RL1/TSGR1_122b/Docs/R1-2507237" TargetMode="External"/><Relationship Id="rId749" Type="http://schemas.openxmlformats.org/officeDocument/2006/relationships/hyperlink" Target="https://www.3gpp.org/ftp/tsg_ran/WG1_RL1/TSGR1_122b/Docs/R1-2507977" TargetMode="External"/><Relationship Id="rId1281" Type="http://schemas.openxmlformats.org/officeDocument/2006/relationships/hyperlink" Target="https://www.3gpp.org/ftp/tsg_ran/WG1_RL1/TSGR1_122b/Docs/R1-2507059" TargetMode="External"/><Relationship Id="rId1379" Type="http://schemas.openxmlformats.org/officeDocument/2006/relationships/hyperlink" Target="https://www.3gpp.org/ftp/tsg_ran/WG1_RL1/TSGR1_122b/Docs/R1-2507948" TargetMode="External"/><Relationship Id="rId1502" Type="http://schemas.openxmlformats.org/officeDocument/2006/relationships/hyperlink" Target="https://www.3gpp.org/ftp/tsg_ran/WG1_RL1/TSGR1_122b/Docs/R1-2508161" TargetMode="External"/><Relationship Id="rId1586" Type="http://schemas.openxmlformats.org/officeDocument/2006/relationships/hyperlink" Target="https://portal.3gpp.org/desktopmodules/Release/ReleaseDetails.aspx?releaseId=194" TargetMode="External"/><Relationship Id="rId290" Type="http://schemas.openxmlformats.org/officeDocument/2006/relationships/hyperlink" Target="https://www.3gpp.org/ftp/tsg_ran/WG1_RL1/TSGR1_122b/Docs/R1-2508098" TargetMode="External"/><Relationship Id="rId304" Type="http://schemas.openxmlformats.org/officeDocument/2006/relationships/hyperlink" Target="https://www.3gpp.org/ftp/tsg_ran/WG1_RL1/TSGR1_122b/Docs/R1-2508192" TargetMode="External"/><Relationship Id="rId388" Type="http://schemas.openxmlformats.org/officeDocument/2006/relationships/hyperlink" Target="https://www.3gpp.org/ftp/tsg_ran/WG1_RL1/TSGR1_122b/Docs/R1-2506963" TargetMode="External"/><Relationship Id="rId511" Type="http://schemas.openxmlformats.org/officeDocument/2006/relationships/hyperlink" Target="https://www.3gpp.org/ftp/tsg_ran/WG1_RL1/TSGR1_122b/Docs/R1-2508065" TargetMode="External"/><Relationship Id="rId609" Type="http://schemas.openxmlformats.org/officeDocument/2006/relationships/hyperlink" Target="https://www.3gpp.org/ftp/tsg_ran/WG1_RL1/TSGR1_122b/Docs/R1-2507572" TargetMode="External"/><Relationship Id="rId956" Type="http://schemas.openxmlformats.org/officeDocument/2006/relationships/hyperlink" Target="https://www.3gpp.org/ftp/tsg_ran/WG1_RL1/TSGR1_122b/Docs/R1-2508185" TargetMode="External"/><Relationship Id="rId1141" Type="http://schemas.openxmlformats.org/officeDocument/2006/relationships/hyperlink" Target="https://www.3gpp.org/ftp/tsg_ran/WG1_RL1/TSGR1_122b/Docs/R1-2507379" TargetMode="External"/><Relationship Id="rId1239" Type="http://schemas.openxmlformats.org/officeDocument/2006/relationships/hyperlink" Target="https://www.3gpp.org/ftp/tsg_ran/WG1_RL1/TSGR1_122b/Docs/R1-2507105" TargetMode="External"/><Relationship Id="rId1793" Type="http://schemas.openxmlformats.org/officeDocument/2006/relationships/hyperlink" Target="https://www.3gpp.org/ftp/tsg_ran/WG1_RL1/TSGR1_122b/Docs/R1-2507422" TargetMode="External"/><Relationship Id="rId85" Type="http://schemas.openxmlformats.org/officeDocument/2006/relationships/hyperlink" Target="https://www.3gpp.org/ftp/tsg_ran/WG1_RL1/TSGR1_122b/Docs/R1-2506721" TargetMode="External"/><Relationship Id="rId150" Type="http://schemas.openxmlformats.org/officeDocument/2006/relationships/hyperlink" Target="https://www.3gpp.org/ftp/tsg_ran/WG1_RL1/TSGR1_122b/Docs/R1-2506909" TargetMode="External"/><Relationship Id="rId595" Type="http://schemas.openxmlformats.org/officeDocument/2006/relationships/hyperlink" Target="https://www.3gpp.org/ftp/tsg_ran/WG1_RL1/TSGR1_122b/Docs/R1-2507702" TargetMode="External"/><Relationship Id="rId816" Type="http://schemas.openxmlformats.org/officeDocument/2006/relationships/hyperlink" Target="https://www.3gpp.org/ftp/tsg_ran/WG1_RL1/TSGR1_122b/Docs/R1-2507080" TargetMode="External"/><Relationship Id="rId1001" Type="http://schemas.openxmlformats.org/officeDocument/2006/relationships/hyperlink" Target="https://www.3gpp.org/ftp/tsg_ran/WG1_RL1/TSGR1_122b/Docs/R1-2507210" TargetMode="External"/><Relationship Id="rId1446" Type="http://schemas.openxmlformats.org/officeDocument/2006/relationships/hyperlink" Target="https://www.3gpp.org/ftp/tsg_ran/WG1_RL1/TSGR1_122b/Docs/R1-2506756" TargetMode="External"/><Relationship Id="rId1653" Type="http://schemas.openxmlformats.org/officeDocument/2006/relationships/hyperlink" Target="https://www.3gpp.org/ftp/tsg_ran/WG1_RL1/TSGR1_122b/Docs/R1-2508108" TargetMode="External"/><Relationship Id="rId248" Type="http://schemas.openxmlformats.org/officeDocument/2006/relationships/hyperlink" Target="https://www.3gpp.org/ftp/tsg_ran/WG1_RL1/TSGR1_122b/Docs/R1-2507451" TargetMode="External"/><Relationship Id="rId455" Type="http://schemas.openxmlformats.org/officeDocument/2006/relationships/hyperlink" Target="https://www.3gpp.org/ftp/tsg_ran/WG1_RL1/TSGR1_122b/Docs/R1-2507875" TargetMode="External"/><Relationship Id="rId662" Type="http://schemas.openxmlformats.org/officeDocument/2006/relationships/hyperlink" Target="https://www.3gpp.org/ftp/tsg_ran/WG1_RL1/TSGR1_122b/Docs/R1-2506949" TargetMode="External"/><Relationship Id="rId1085" Type="http://schemas.openxmlformats.org/officeDocument/2006/relationships/hyperlink" Target="https://www.3gpp.org/ftp/tsg_ran/WG1_RL1/TSGR1_122b/Docs/R1-2507332" TargetMode="External"/><Relationship Id="rId1292" Type="http://schemas.openxmlformats.org/officeDocument/2006/relationships/hyperlink" Target="https://www.3gpp.org/ftp/tsg_ran/WG1_RL1/TSGR1_122b/Docs/R1-2507468" TargetMode="External"/><Relationship Id="rId1306" Type="http://schemas.openxmlformats.org/officeDocument/2006/relationships/hyperlink" Target="https://www.3gpp.org/ftp/tsg_ran/WG1_RL1/TSGR1_122b/Docs/R1-2507545" TargetMode="External"/><Relationship Id="rId1513" Type="http://schemas.openxmlformats.org/officeDocument/2006/relationships/hyperlink" Target="https://www.3gpp.org/ftp/tsg_ran/WG1_RL1/TSGR1_122b/Docs/R1-2506821" TargetMode="External"/><Relationship Id="rId1720" Type="http://schemas.openxmlformats.org/officeDocument/2006/relationships/hyperlink" Target="https://portal.3gpp.org/desktopmodules/Release/ReleaseDetails.aspx?releaseId=194" TargetMode="External"/><Relationship Id="rId12" Type="http://schemas.openxmlformats.org/officeDocument/2006/relationships/hyperlink" Target="https://www.3gpp.org/ftp/tsg_ran/WG1_RL1/TSGR1_122b/Docs/R1-2506700" TargetMode="External"/><Relationship Id="rId108" Type="http://schemas.openxmlformats.org/officeDocument/2006/relationships/hyperlink" Target="https://www.3gpp.org/ftp/tsg_ran/WG1_RL1/TSGR1_122b/Docs/R1-2507089" TargetMode="External"/><Relationship Id="rId315" Type="http://schemas.openxmlformats.org/officeDocument/2006/relationships/hyperlink" Target="https://www.3gpp.org/ftp/tsg_ran/WG1_RL1/TSGR1_122b/Docs/R1-2506961" TargetMode="External"/><Relationship Id="rId522" Type="http://schemas.openxmlformats.org/officeDocument/2006/relationships/image" Target="media/image6.wmf"/><Relationship Id="rId967" Type="http://schemas.openxmlformats.org/officeDocument/2006/relationships/hyperlink" Target="https://www.3gpp.org/ftp/tsg_ran/WG1_RL1/TSGR1_122b/Docs/R1-2507009" TargetMode="External"/><Relationship Id="rId1152" Type="http://schemas.openxmlformats.org/officeDocument/2006/relationships/hyperlink" Target="https://www.3gpp.org/ftp/tsg_ran/WG1_RL1/TSGR1_122b/Docs/R1-2507642" TargetMode="External"/><Relationship Id="rId1597" Type="http://schemas.openxmlformats.org/officeDocument/2006/relationships/hyperlink" Target="https://www.3gpp.org/ftp/tsg_ran/WG1_RL1/TSGR1_122b/Docs/R1-2508172.zip" TargetMode="External"/><Relationship Id="rId96" Type="http://schemas.openxmlformats.org/officeDocument/2006/relationships/hyperlink" Target="https://www.3gpp.org/ftp/tsg_ran/WG1_RL1/TSGR1_122b/Docs/R1-2506867" TargetMode="External"/><Relationship Id="rId161" Type="http://schemas.openxmlformats.org/officeDocument/2006/relationships/hyperlink" Target="https://www.3gpp.org/ftp/tsg_ran/WG1_RL1/TSGR1_122b/Docs/R1-2507043" TargetMode="External"/><Relationship Id="rId399" Type="http://schemas.openxmlformats.org/officeDocument/2006/relationships/hyperlink" Target="https://www.3gpp.org/ftp/tsg_ran/WG1_RL1/TSGR1_122b/Docs/R1-2507493" TargetMode="External"/><Relationship Id="rId827" Type="http://schemas.openxmlformats.org/officeDocument/2006/relationships/hyperlink" Target="https://www.3gpp.org/ftp/tsg_ran/WG1_RL1/TSGR1_122b/Docs/R1-2507444" TargetMode="External"/><Relationship Id="rId1012" Type="http://schemas.openxmlformats.org/officeDocument/2006/relationships/hyperlink" Target="https://www.3gpp.org/ftp/tsg_ran/WG1_RL1/TSGR1_122b/Docs/R1-2507592" TargetMode="External"/><Relationship Id="rId1457" Type="http://schemas.openxmlformats.org/officeDocument/2006/relationships/hyperlink" Target="https://www.3gpp.org/ftp/tsg_ran/WG1_RL1/TSGR1_122b/Docs/R1-2507214" TargetMode="External"/><Relationship Id="rId1664" Type="http://schemas.openxmlformats.org/officeDocument/2006/relationships/hyperlink" Target="https://portal.3gpp.org/desktopmodules/WorkItem/WorkItemDetails.aspx?workitemId=1020093" TargetMode="External"/><Relationship Id="rId259" Type="http://schemas.openxmlformats.org/officeDocument/2006/relationships/hyperlink" Target="https://www.3gpp.org/ftp/tsg_ran/WG1_RL1/TSGR1_122b/Docs/R1-2508171" TargetMode="External"/><Relationship Id="rId466" Type="http://schemas.openxmlformats.org/officeDocument/2006/relationships/hyperlink" Target="https://www.3gpp.org/ftp/tsg_ran/WG1_RL1/TSGR1_122b/Docs/R1-2508173" TargetMode="External"/><Relationship Id="rId673" Type="http://schemas.openxmlformats.org/officeDocument/2006/relationships/hyperlink" Target="https://www.3gpp.org/ftp/tsg_ran/WG1_RL1/TSGR1_122b/Docs/R1-2507797" TargetMode="External"/><Relationship Id="rId880" Type="http://schemas.openxmlformats.org/officeDocument/2006/relationships/hyperlink" Target="https://www.3gpp.org/ftp/tsg_ran/WG1_RL1/TSGR1_122b/Docs/R1-2506795" TargetMode="External"/><Relationship Id="rId1096" Type="http://schemas.openxmlformats.org/officeDocument/2006/relationships/hyperlink" Target="https://www.3gpp.org/ftp/tsg_ran/WG1_RL1/TSGR1_122b/Docs/R1-2507427" TargetMode="External"/><Relationship Id="rId1317" Type="http://schemas.openxmlformats.org/officeDocument/2006/relationships/hyperlink" Target="https://www.3gpp.org/ftp/tsg_ran/WG1_RL1/TSGR1_122b/Docs/R1-2507837" TargetMode="External"/><Relationship Id="rId1524" Type="http://schemas.openxmlformats.org/officeDocument/2006/relationships/hyperlink" Target="https://www.3gpp.org/ftp/tsg_ran/WG1_RL1/TSGR1_122b/Docs/R1-2507288" TargetMode="External"/><Relationship Id="rId1731" Type="http://schemas.openxmlformats.org/officeDocument/2006/relationships/hyperlink" Target="https://www.3gpp.org/ftp/tsg_ran/WG1_RL1/TSGR1_122b/Docs/R1-2504858" TargetMode="External"/><Relationship Id="rId23" Type="http://schemas.openxmlformats.org/officeDocument/2006/relationships/hyperlink" Target="https://www.3gpp.org/ftp/tsg_ran/WG1_RL1/TSGR1_122b/Docs/R1-2506852" TargetMode="External"/><Relationship Id="rId119" Type="http://schemas.openxmlformats.org/officeDocument/2006/relationships/hyperlink" Target="https://www.3gpp.org/ftp/tsg_ran/WG1_RL1/TSGR1_122b/Docs/R1-2504959" TargetMode="External"/><Relationship Id="rId326" Type="http://schemas.openxmlformats.org/officeDocument/2006/relationships/hyperlink" Target="https://www.3gpp.org/ftp/tsg_ran/WG1_RL1/TSGR1_122b/Docs/R1-2507452" TargetMode="External"/><Relationship Id="rId533" Type="http://schemas.openxmlformats.org/officeDocument/2006/relationships/oleObject" Target="embeddings/oleObject8.bin"/><Relationship Id="rId978" Type="http://schemas.openxmlformats.org/officeDocument/2006/relationships/hyperlink" Target="https://www.3gpp.org/ftp/tsg_ran/WG1_RL1/TSGR1_122b/Docs/R1-2507619" TargetMode="External"/><Relationship Id="rId1163" Type="http://schemas.openxmlformats.org/officeDocument/2006/relationships/hyperlink" Target="https://www.3gpp.org/ftp/tsg_ran/WG1_RL1/TSGR1_122b/Docs/R1-2507901" TargetMode="External"/><Relationship Id="rId1370" Type="http://schemas.openxmlformats.org/officeDocument/2006/relationships/hyperlink" Target="https://www.3gpp.org/ftp/tsg_ran/WG1_RL1/TSGR1_122b/Docs/R1-2507946" TargetMode="External"/><Relationship Id="rId740" Type="http://schemas.openxmlformats.org/officeDocument/2006/relationships/hyperlink" Target="https://www.3gpp.org/ftp/tsg_ran/WG1_RL1/TSGR1_122b/Docs/R1-2507151" TargetMode="External"/><Relationship Id="rId838" Type="http://schemas.openxmlformats.org/officeDocument/2006/relationships/hyperlink" Target="https://www.3gpp.org/ftp/tsg_ran/WG1_RL1/TSGR1_122b/Docs/R1-2507868" TargetMode="External"/><Relationship Id="rId1023" Type="http://schemas.openxmlformats.org/officeDocument/2006/relationships/hyperlink" Target="https://www.3gpp.org/ftp/tsg_ran/WG1_RL1/TSGR1_122b/Docs/R1-2507887" TargetMode="External"/><Relationship Id="rId1468" Type="http://schemas.openxmlformats.org/officeDocument/2006/relationships/hyperlink" Target="https://www.3gpp.org/ftp/tsg_ran/WG1_RL1/TSGR1_122b/Docs/R1-2507511" TargetMode="External"/><Relationship Id="rId1675" Type="http://schemas.openxmlformats.org/officeDocument/2006/relationships/hyperlink" Target="https://www.3gpp.org/ftp/tsg_ran/WG1_RL1/TSGR1_122b/Docs/R1-2508170" TargetMode="External"/><Relationship Id="rId172" Type="http://schemas.openxmlformats.org/officeDocument/2006/relationships/hyperlink" Target="https://www.3gpp.org/ftp/tsg_ran/WG1_RL1/TSGR1_122b/Docs/R1-2508168" TargetMode="External"/><Relationship Id="rId477" Type="http://schemas.openxmlformats.org/officeDocument/2006/relationships/hyperlink" Target="https://www.3gpp.org/ftp/tsg_ran/WG1_RL1/TSGR1_122b/Docs/R1-2507354" TargetMode="External"/><Relationship Id="rId600" Type="http://schemas.openxmlformats.org/officeDocument/2006/relationships/hyperlink" Target="https://www.3gpp.org/ftp/tsg_ran/WG1_RL1/TSGR1_122b/Docs/R1-2507023" TargetMode="External"/><Relationship Id="rId684" Type="http://schemas.openxmlformats.org/officeDocument/2006/relationships/hyperlink" Target="https://www.3gpp.org/ftp/tsg_ran/WG1_RL1/TSGR1_122b/Docs/R1-2507075" TargetMode="External"/><Relationship Id="rId1230" Type="http://schemas.openxmlformats.org/officeDocument/2006/relationships/hyperlink" Target="https://www.3gpp.org/ftp/tsg_ran/WG1_RL1/TSGR1_122b/Docs/R1-2506739" TargetMode="External"/><Relationship Id="rId1328" Type="http://schemas.openxmlformats.org/officeDocument/2006/relationships/hyperlink" Target="https://www.3gpp.org/ftp/tsg_ran/WG1_RL1/TSGR1_122b/Docs/R1-2506740" TargetMode="External"/><Relationship Id="rId1535" Type="http://schemas.openxmlformats.org/officeDocument/2006/relationships/hyperlink" Target="https://www.3gpp.org/ftp/tsg_ran/WG1_RL1/TSGR1_122b/Docs/R1-2507522" TargetMode="External"/><Relationship Id="rId337" Type="http://schemas.openxmlformats.org/officeDocument/2006/relationships/hyperlink" Target="https://www.3gpp.org/ftp/tsg_ran/WG1_RL1/TSGR1_122b/Docs/R1-2508007" TargetMode="External"/><Relationship Id="rId891" Type="http://schemas.openxmlformats.org/officeDocument/2006/relationships/hyperlink" Target="https://www.3gpp.org/ftp/tsg_ran/WG1_RL1/TSGR1_122b/Docs/R1-2507207" TargetMode="External"/><Relationship Id="rId905" Type="http://schemas.openxmlformats.org/officeDocument/2006/relationships/hyperlink" Target="https://www.3gpp.org/ftp/tsg_ran/WG1_RL1/TSGR1_122b/Docs/R1-2507769" TargetMode="External"/><Relationship Id="rId989" Type="http://schemas.openxmlformats.org/officeDocument/2006/relationships/hyperlink" Target="https://www.3gpp.org/ftp/tsg_ran/WG1_RL1/TSGR1_122b/Docs/R1-2506789" TargetMode="External"/><Relationship Id="rId1742" Type="http://schemas.openxmlformats.org/officeDocument/2006/relationships/hyperlink" Target="https://portal.3gpp.org/desktopmodules/Release/ReleaseDetails.aspx?releaseId=194" TargetMode="External"/><Relationship Id="rId34" Type="http://schemas.openxmlformats.org/officeDocument/2006/relationships/hyperlink" Target="https://www.3gpp.org/ftp/tsg_ran/WG1_RL1/TSGR1_122b/Docs/R1-2507523" TargetMode="External"/><Relationship Id="rId544" Type="http://schemas.openxmlformats.org/officeDocument/2006/relationships/hyperlink" Target="https://www.3gpp.org/ftp/tsg_ran/WG1_RL1/TSGR1_122b/Docs/R1-2507701" TargetMode="External"/><Relationship Id="rId751" Type="http://schemas.openxmlformats.org/officeDocument/2006/relationships/hyperlink" Target="https://www.3gpp.org/ftp/tsg_ran/WG1_RL1/TSGR1_122b/Docs/R1-2506976" TargetMode="External"/><Relationship Id="rId849" Type="http://schemas.openxmlformats.org/officeDocument/2006/relationships/hyperlink" Target="https://www.3gpp.org/ftp/tsg_ran/WG1_RL1/TSGR1_122b/Docs/R1-2507110" TargetMode="External"/><Relationship Id="rId1174" Type="http://schemas.openxmlformats.org/officeDocument/2006/relationships/hyperlink" Target="https://www.3gpp.org/ftp/tsg_ran/WG1_RL1/TSGR1_122b/Docs/R1-2506897" TargetMode="External"/><Relationship Id="rId1381" Type="http://schemas.openxmlformats.org/officeDocument/2006/relationships/hyperlink" Target="https://www.3gpp.org/ftp/tsg_ran/WG1_RL1/TSGR1_122b/Docs/R1-2506901" TargetMode="External"/><Relationship Id="rId1479" Type="http://schemas.openxmlformats.org/officeDocument/2006/relationships/hyperlink" Target="https://www.3gpp.org/ftp/tsg_ran/WG1_RL1/TSGR1_122b/Docs/R1-2507986" TargetMode="External"/><Relationship Id="rId1602" Type="http://schemas.openxmlformats.org/officeDocument/2006/relationships/hyperlink" Target="https://portal.3gpp.org/desktopmodules/Release/ReleaseDetails.aspx?releaseId=193" TargetMode="External"/><Relationship Id="rId1686" Type="http://schemas.openxmlformats.org/officeDocument/2006/relationships/hyperlink" Target="https://portal.3gpp.org/desktopmodules/WorkItem/WorkItemDetails.aspx?workitemId=1070055" TargetMode="External"/><Relationship Id="rId183" Type="http://schemas.openxmlformats.org/officeDocument/2006/relationships/hyperlink" Target="https://www.3gpp.org/ftp/tsg_ran/WG1_RL1/TSGR1_122b/Docs/R1-2506733" TargetMode="External"/><Relationship Id="rId390" Type="http://schemas.openxmlformats.org/officeDocument/2006/relationships/hyperlink" Target="https://www.3gpp.org/ftp/tsg_ran/WG1_RL1/TSGR1_122b/Docs/R1-2507149" TargetMode="External"/><Relationship Id="rId404" Type="http://schemas.openxmlformats.org/officeDocument/2006/relationships/hyperlink" Target="https://www.3gpp.org/ftp/tsg_ran/WG1_RL1/TSGR1_122b/Docs/R1-2507791" TargetMode="External"/><Relationship Id="rId611" Type="http://schemas.openxmlformats.org/officeDocument/2006/relationships/hyperlink" Target="https://www.3gpp.org/ftp/tsg_ran/WG1_RL1/TSGR1_122b/Docs/R1-2508090" TargetMode="External"/><Relationship Id="rId1034" Type="http://schemas.openxmlformats.org/officeDocument/2006/relationships/hyperlink" Target="https://www.3gpp.org/ftp/tsg_ran/WG1_RL1/TSGR1_122b/Docs/R1-2508129" TargetMode="External"/><Relationship Id="rId1241" Type="http://schemas.openxmlformats.org/officeDocument/2006/relationships/hyperlink" Target="https://www.3gpp.org/ftp/tsg_ran/WG1_RL1/TSGR1_122b/Docs/R1-2507215" TargetMode="External"/><Relationship Id="rId1339" Type="http://schemas.openxmlformats.org/officeDocument/2006/relationships/hyperlink" Target="https://www.3gpp.org/ftp/tsg_ran/WG1_RL1/TSGR1_122b/Docs/R1-2507119" TargetMode="External"/><Relationship Id="rId250" Type="http://schemas.openxmlformats.org/officeDocument/2006/relationships/hyperlink" Target="https://www.3gpp.org/ftp/tsg_ran/WG1_RL1/TSGR1_122b/Docs/R1-2507563" TargetMode="External"/><Relationship Id="rId488" Type="http://schemas.openxmlformats.org/officeDocument/2006/relationships/hyperlink" Target="https://www.3gpp.org/ftp/tsg_ran/WG1_RL1/TSGR1_122b/Docs/R1-2508020" TargetMode="External"/><Relationship Id="rId695" Type="http://schemas.openxmlformats.org/officeDocument/2006/relationships/hyperlink" Target="https://www.3gpp.org/ftp/tsg_ran/WG1_RL1/TSGR1_122b/Docs/R1-2507076" TargetMode="External"/><Relationship Id="rId709" Type="http://schemas.openxmlformats.org/officeDocument/2006/relationships/hyperlink" Target="https://www.3gpp.org/ftp/tsg_ran/WG1_RL1/TSGR1_122b/Docs/R1-2507005" TargetMode="External"/><Relationship Id="rId916" Type="http://schemas.openxmlformats.org/officeDocument/2006/relationships/hyperlink" Target="https://www.3gpp.org/ftp/tsg_ran/WG1_RL1/TSGR1_122b/Docs/R1-2506796" TargetMode="External"/><Relationship Id="rId1101" Type="http://schemas.openxmlformats.org/officeDocument/2006/relationships/hyperlink" Target="https://www.3gpp.org/ftp/tsg_ran/WG1_RL1/TSGR1_122b/Docs/R1-2507555" TargetMode="External"/><Relationship Id="rId1546" Type="http://schemas.openxmlformats.org/officeDocument/2006/relationships/hyperlink" Target="https://www.3gpp.org/ftp/tsg_ran/WG1_RL1/TSGR1_122b/Docs/R1-2507683" TargetMode="External"/><Relationship Id="rId1753" Type="http://schemas.openxmlformats.org/officeDocument/2006/relationships/hyperlink" Target="https://portal.3gpp.org/desktopmodules/Release/ReleaseDetails.aspx?releaseId=194" TargetMode="External"/><Relationship Id="rId45" Type="http://schemas.openxmlformats.org/officeDocument/2006/relationships/hyperlink" Target="https://www.3gpp.org/ftp/tsg_ran/WG1_RL1/TSGR1_122b/Docs/R1-2507226" TargetMode="External"/><Relationship Id="rId110" Type="http://schemas.openxmlformats.org/officeDocument/2006/relationships/hyperlink" Target="https://www.3gpp.org/ftp/tsg_ran/WG1_RL1/TSGR1_122b/Docs/R1-2507266" TargetMode="External"/><Relationship Id="rId348" Type="http://schemas.openxmlformats.org/officeDocument/2006/relationships/image" Target="media/image2.png"/><Relationship Id="rId555" Type="http://schemas.openxmlformats.org/officeDocument/2006/relationships/hyperlink" Target="https://www.3gpp.org/ftp/tsg_ran/WG1_RL1/TSGR1_122b/Docs/R1-2507656" TargetMode="External"/><Relationship Id="rId762" Type="http://schemas.openxmlformats.org/officeDocument/2006/relationships/hyperlink" Target="https://www.3gpp.org/ftp/tsg_ran/WG1_RL1/TSGR1_122b/Docs/R1-2507079" TargetMode="External"/><Relationship Id="rId1185" Type="http://schemas.openxmlformats.org/officeDocument/2006/relationships/hyperlink" Target="https://www.3gpp.org/ftp/tsg_ran/WG1_RL1/TSGR1_122b/Docs/R1-2507311" TargetMode="External"/><Relationship Id="rId1392" Type="http://schemas.openxmlformats.org/officeDocument/2006/relationships/hyperlink" Target="https://www.3gpp.org/ftp/tsg_ran/WG1_RL1/TSGR1_122b/Docs/R1-2507483" TargetMode="External"/><Relationship Id="rId1406" Type="http://schemas.openxmlformats.org/officeDocument/2006/relationships/hyperlink" Target="https://www.3gpp.org/ftp/tsg_ran/WG1_RL1/TSGR1_122b/Docs/R1-2507948" TargetMode="External"/><Relationship Id="rId1613" Type="http://schemas.openxmlformats.org/officeDocument/2006/relationships/hyperlink" Target="https://www.3gpp.org/ftp/tsg_ran/WG1_RL1/TSGR1_122b/Docs/R1-2508192.zip" TargetMode="External"/><Relationship Id="rId194" Type="http://schemas.openxmlformats.org/officeDocument/2006/relationships/hyperlink" Target="https://www.3gpp.org/ftp/tsg_ran/WG1_RL1/TSGR1_122b/Docs/R1-2507085" TargetMode="External"/><Relationship Id="rId208" Type="http://schemas.openxmlformats.org/officeDocument/2006/relationships/hyperlink" Target="https://www.3gpp.org/ftp/tsg_ran/WG1_RL1/TSGR1_122b/Docs/R1-2508050" TargetMode="External"/><Relationship Id="rId415" Type="http://schemas.openxmlformats.org/officeDocument/2006/relationships/hyperlink" Target="https://www.3gpp.org/ftp/tsg_ran/WG1_RL1/TSGR1_122b/Docs/R1-2508108" TargetMode="External"/><Relationship Id="rId622" Type="http://schemas.openxmlformats.org/officeDocument/2006/relationships/hyperlink" Target="https://www.3gpp.org/ftp/tsg_ran/WG1_RL1/TSGR1_122b/Docs/R1-2507979" TargetMode="External"/><Relationship Id="rId1045" Type="http://schemas.openxmlformats.org/officeDocument/2006/relationships/hyperlink" Target="https://www.3gpp.org/ftp/tsg_ran/WG1_RL1/TSGR1_122b/Docs/R1-2507055" TargetMode="External"/><Relationship Id="rId1252" Type="http://schemas.openxmlformats.org/officeDocument/2006/relationships/hyperlink" Target="https://www.3gpp.org/ftp/tsg_ran/WG1_RL1/TSGR1_122b/Docs/R1-2507607" TargetMode="External"/><Relationship Id="rId1697" Type="http://schemas.openxmlformats.org/officeDocument/2006/relationships/hyperlink" Target="https://portal.3gpp.org/desktopmodules/Release/ReleaseDetails.aspx?releaseId=195" TargetMode="External"/><Relationship Id="rId261" Type="http://schemas.openxmlformats.org/officeDocument/2006/relationships/hyperlink" Target="https://www.3gpp.org/ftp/tsg_ran/WG1_RL1/TSGR1_122b/Docs/R1-2507788" TargetMode="External"/><Relationship Id="rId499" Type="http://schemas.openxmlformats.org/officeDocument/2006/relationships/hyperlink" Target="https://www.3gpp.org/ftp/tsg_ran/WG1_RL1/TSGR1_122b/Docs/R1-2506967" TargetMode="External"/><Relationship Id="rId927" Type="http://schemas.openxmlformats.org/officeDocument/2006/relationships/hyperlink" Target="https://www.3gpp.org/ftp/tsg_ran/WG1_RL1/TSGR1_122b/Docs/R1-2507027" TargetMode="External"/><Relationship Id="rId1112" Type="http://schemas.openxmlformats.org/officeDocument/2006/relationships/hyperlink" Target="https://www.3gpp.org/ftp/tsg_ran/WG1_RL1/TSGR1_122b/Docs/R1-2506850" TargetMode="External"/><Relationship Id="rId1557" Type="http://schemas.openxmlformats.org/officeDocument/2006/relationships/hyperlink" Target="https://www.3gpp.org/ftp/tsg_ran/WG1_RL1/TSGR1_122b/Docs/R1-2507907" TargetMode="External"/><Relationship Id="rId1764" Type="http://schemas.openxmlformats.org/officeDocument/2006/relationships/hyperlink" Target="https://www.3gpp.org/ftp/tsg_ran/WG1_RL1/TSGR1_122b/Docs/R1-2506731" TargetMode="External"/><Relationship Id="rId56" Type="http://schemas.openxmlformats.org/officeDocument/2006/relationships/hyperlink" Target="https://www.3gpp.org/ftp/tsg_ran/WG1_RL1/TSGR1_122b/Docs/R1-2507088" TargetMode="External"/><Relationship Id="rId359" Type="http://schemas.openxmlformats.org/officeDocument/2006/relationships/hyperlink" Target="https://www.3gpp.org/ftp/tsg_ran/WG1_RL1/TSGR1_122b/Docs/R1-2507095" TargetMode="External"/><Relationship Id="rId566" Type="http://schemas.openxmlformats.org/officeDocument/2006/relationships/hyperlink" Target="https://www.3gpp.org/ftp/tsg_ran/WG1_RL1/TSGR1_122b/Docs/R1-2507437" TargetMode="External"/><Relationship Id="rId773" Type="http://schemas.openxmlformats.org/officeDocument/2006/relationships/hyperlink" Target="https://www.3gpp.org/ftp/tsg_ran/WG1_RL1/TSGR1_122b/Docs/R1-2506792" TargetMode="External"/><Relationship Id="rId1196" Type="http://schemas.openxmlformats.org/officeDocument/2006/relationships/hyperlink" Target="https://www.3gpp.org/ftp/tsg_ran/WG1_RL1/TSGR1_122b/Docs/R1-2507490" TargetMode="External"/><Relationship Id="rId1417" Type="http://schemas.openxmlformats.org/officeDocument/2006/relationships/hyperlink" Target="https://www.3gpp.org/ftp/tsg_ran/WG1_RL1/TSGR1_122b/Docs/R1-2507018" TargetMode="External"/><Relationship Id="rId1624" Type="http://schemas.openxmlformats.org/officeDocument/2006/relationships/hyperlink" Target="https://portal.3gpp.org/desktopmodules/Release/ReleaseDetails.aspx?releaseId=194" TargetMode="External"/><Relationship Id="rId121" Type="http://schemas.openxmlformats.org/officeDocument/2006/relationships/hyperlink" Target="https://www.3gpp.org/ftp/tsg_ran/WG1_RL1/TSGR1_122b/Docs/R1-2506858" TargetMode="External"/><Relationship Id="rId219" Type="http://schemas.openxmlformats.org/officeDocument/2006/relationships/hyperlink" Target="https://www.3gpp.org/ftp/tsg_ran/WG1_RL1/TSGR1_122b/Docs/R1-2506869" TargetMode="External"/><Relationship Id="rId426" Type="http://schemas.openxmlformats.org/officeDocument/2006/relationships/hyperlink" Target="https://www.3gpp.org/ftp/tsg_ran/WG1_RL1/TSGR1_122b/Docs/R1-2507489" TargetMode="External"/><Relationship Id="rId633" Type="http://schemas.openxmlformats.org/officeDocument/2006/relationships/hyperlink" Target="https://www.3gpp.org/ftp/tsg_ran/WG1_RL1/TSGR1_122b/Docs/R1-2506972" TargetMode="External"/><Relationship Id="rId980" Type="http://schemas.openxmlformats.org/officeDocument/2006/relationships/hyperlink" Target="https://www.3gpp.org/ftp/tsg_ran/WG1_RL1/TSGR1_122b/Docs/R1-2507715" TargetMode="External"/><Relationship Id="rId1056" Type="http://schemas.openxmlformats.org/officeDocument/2006/relationships/hyperlink" Target="https://www.3gpp.org/ftp/tsg_ran/WG1_RL1/TSGR1_122b/Docs/R1-2507331" TargetMode="External"/><Relationship Id="rId1263" Type="http://schemas.openxmlformats.org/officeDocument/2006/relationships/hyperlink" Target="https://www.3gpp.org/ftp/tsg_ran/WG1_RL1/TSGR1_122b/Docs/R1-2507939" TargetMode="External"/><Relationship Id="rId840" Type="http://schemas.openxmlformats.org/officeDocument/2006/relationships/hyperlink" Target="https://www.3gpp.org/ftp/tsg_ran/WG1_RL1/TSGR1_122b/Docs/R1-2506776" TargetMode="External"/><Relationship Id="rId938" Type="http://schemas.openxmlformats.org/officeDocument/2006/relationships/hyperlink" Target="https://www.3gpp.org/ftp/tsg_ran/WG1_RL1/TSGR1_122b/Docs/R1-2507500" TargetMode="External"/><Relationship Id="rId1470" Type="http://schemas.openxmlformats.org/officeDocument/2006/relationships/hyperlink" Target="https://www.3gpp.org/ftp/tsg_ran/WG1_RL1/TSGR1_122b/Docs/R1-2507540" TargetMode="External"/><Relationship Id="rId1568" Type="http://schemas.openxmlformats.org/officeDocument/2006/relationships/header" Target="header2.xml"/><Relationship Id="rId1775" Type="http://schemas.openxmlformats.org/officeDocument/2006/relationships/hyperlink" Target="https://portal.3gpp.org/desktopmodules/Release/ReleaseDetails.aspx?releaseId=194" TargetMode="External"/><Relationship Id="rId67" Type="http://schemas.openxmlformats.org/officeDocument/2006/relationships/hyperlink" Target="https://www.3gpp.org/ftp/tsg_ran/WG1_RL1/TSGR1_122b/Docs/R1-2507646" TargetMode="External"/><Relationship Id="rId272" Type="http://schemas.openxmlformats.org/officeDocument/2006/relationships/hyperlink" Target="https://www.3gpp.org/ftp/tsg_ran/WG1_RL1/TSGR1_122b/Docs/R1-2507913" TargetMode="External"/><Relationship Id="rId577" Type="http://schemas.openxmlformats.org/officeDocument/2006/relationships/hyperlink" Target="https://www.3gpp.org/ftp/tsg_ran/WG1_RL1/TSGR1_122b/Docs/R1-2506969" TargetMode="External"/><Relationship Id="rId700" Type="http://schemas.openxmlformats.org/officeDocument/2006/relationships/hyperlink" Target="https://www.3gpp.org/ftp/tsg_ran/WG1_RL1/TSGR1_122b/Docs/R1-2507741" TargetMode="External"/><Relationship Id="rId1123" Type="http://schemas.openxmlformats.org/officeDocument/2006/relationships/hyperlink" Target="https://www.3gpp.org/ftp/tsg_ran/WG1_RL1/TSGR1_122b/Docs/R1-2506847" TargetMode="External"/><Relationship Id="rId1330" Type="http://schemas.openxmlformats.org/officeDocument/2006/relationships/hyperlink" Target="https://www.3gpp.org/ftp/tsg_ran/WG1_RL1/TSGR1_122b/Docs/R1-2506777" TargetMode="External"/><Relationship Id="rId1428" Type="http://schemas.openxmlformats.org/officeDocument/2006/relationships/hyperlink" Target="https://www.3gpp.org/ftp/tsg_ran/WG1_RL1/TSGR1_122b/Docs/R1-2507484" TargetMode="External"/><Relationship Id="rId1635" Type="http://schemas.openxmlformats.org/officeDocument/2006/relationships/hyperlink" Target="https://www.3gpp.org/ftp/tsg_ran/WG1_RL1/TSGR1_122b/Docs/R1-2507981" TargetMode="External"/><Relationship Id="rId132" Type="http://schemas.openxmlformats.org/officeDocument/2006/relationships/hyperlink" Target="https://www.3gpp.org/ftp/tsg_ran/WG1_RL1/TSGR1_122b/Docs/R1-2507918" TargetMode="External"/><Relationship Id="rId784" Type="http://schemas.openxmlformats.org/officeDocument/2006/relationships/hyperlink" Target="https://www.3gpp.org/ftp/tsg_ran/WG1_RL1/TSGR1_122b/Docs/R1-2507242" TargetMode="External"/><Relationship Id="rId991" Type="http://schemas.openxmlformats.org/officeDocument/2006/relationships/hyperlink" Target="https://www.3gpp.org/ftp/tsg_ran/WG1_RL1/TSGR1_122b/Docs/R1-2506828" TargetMode="External"/><Relationship Id="rId1067" Type="http://schemas.openxmlformats.org/officeDocument/2006/relationships/hyperlink" Target="https://www.3gpp.org/ftp/tsg_ran/WG1_RL1/TSGR1_122b/Docs/R1-2507822" TargetMode="External"/><Relationship Id="rId437" Type="http://schemas.openxmlformats.org/officeDocument/2006/relationships/hyperlink" Target="https://www.3gpp.org/ftp/tsg_ran/WG1_RL1/TSGR1_122b/Docs/R1-2506875" TargetMode="External"/><Relationship Id="rId644" Type="http://schemas.openxmlformats.org/officeDocument/2006/relationships/hyperlink" Target="https://www.3gpp.org/ftp/tsg_ran/WG1_RL1/TSGR1_122b/Docs/R1-2508081" TargetMode="External"/><Relationship Id="rId851" Type="http://schemas.openxmlformats.org/officeDocument/2006/relationships/hyperlink" Target="https://www.3gpp.org/ftp/tsg_ran/WG1_RL1/TSGR1_122b/Docs/R1-2507244" TargetMode="External"/><Relationship Id="rId1274" Type="http://schemas.openxmlformats.org/officeDocument/2006/relationships/hyperlink" Target="https://www.3gpp.org/ftp/tsg_ran/WG1_RL1/TSGR1_122b/Docs/R1-2506899" TargetMode="External"/><Relationship Id="rId1481" Type="http://schemas.openxmlformats.org/officeDocument/2006/relationships/hyperlink" Target="https://www.3gpp.org/ftp/tsg_ran/WG1_RL1/TSGR1_122b/Docs/R1-2507726" TargetMode="External"/><Relationship Id="rId1579" Type="http://schemas.openxmlformats.org/officeDocument/2006/relationships/hyperlink" Target="https://portal.3gpp.org/desktopmodules/Specifications/SpecificationDetails.aspx?specificationId=3216" TargetMode="External"/><Relationship Id="rId1702" Type="http://schemas.openxmlformats.org/officeDocument/2006/relationships/hyperlink" Target="https://portal.3gpp.org/desktopmodules/Release/ReleaseDetails.aspx?releaseId=194" TargetMode="External"/><Relationship Id="rId283" Type="http://schemas.openxmlformats.org/officeDocument/2006/relationships/hyperlink" Target="https://www.3gpp.org/ftp/tsg_ran/WG1_RL1/TSGR1_122b/Docs/R1-2507932" TargetMode="External"/><Relationship Id="rId490" Type="http://schemas.openxmlformats.org/officeDocument/2006/relationships/hyperlink" Target="https://www.3gpp.org/ftp/tsg_ran/WG1_RL1/TSGR1_122b/Docs/R1-2508170" TargetMode="External"/><Relationship Id="rId504" Type="http://schemas.openxmlformats.org/officeDocument/2006/relationships/hyperlink" Target="https://www.3gpp.org/ftp/tsg_ran/WG1_RL1/TSGR1_122b/Docs/R1-2507533" TargetMode="External"/><Relationship Id="rId711" Type="http://schemas.openxmlformats.org/officeDocument/2006/relationships/hyperlink" Target="https://www.3gpp.org/ftp/tsg_ran/WG1_RL1/TSGR1_122b/Docs/R1-2507102" TargetMode="External"/><Relationship Id="rId949" Type="http://schemas.openxmlformats.org/officeDocument/2006/relationships/hyperlink" Target="https://www.3gpp.org/ftp/tsg_ran/WG1_RL1/TSGR1_122b/Docs/R1-2507777" TargetMode="External"/><Relationship Id="rId1134" Type="http://schemas.openxmlformats.org/officeDocument/2006/relationships/hyperlink" Target="https://www.3gpp.org/ftp/tsg_ran/WG1_RL1/TSGR1_122b/Docs/R1-2507174" TargetMode="External"/><Relationship Id="rId1341" Type="http://schemas.openxmlformats.org/officeDocument/2006/relationships/hyperlink" Target="https://www.3gpp.org/ftp/tsg_ran/WG1_RL1/TSGR1_122b/Docs/R1-2507186" TargetMode="External"/><Relationship Id="rId1786" Type="http://schemas.openxmlformats.org/officeDocument/2006/relationships/hyperlink" Target="https://www.3gpp.org/ftp/tsg_ran/WG1_RL1/TSGR1_122b/Docs/R1-2507032" TargetMode="External"/><Relationship Id="rId78" Type="http://schemas.openxmlformats.org/officeDocument/2006/relationships/hyperlink" Target="https://www.3gpp.org/ftp/tsg_ran/WG1_RL1/TSGR1_122b/Docs/R1-2507224" TargetMode="External"/><Relationship Id="rId143" Type="http://schemas.openxmlformats.org/officeDocument/2006/relationships/hyperlink" Target="https://www.3gpp.org/ftp/tsg_ran/WG1_RL1/TSGR1_122b/Docs/R1-2507296" TargetMode="External"/><Relationship Id="rId350" Type="http://schemas.openxmlformats.org/officeDocument/2006/relationships/hyperlink" Target="https://www.3gpp.org/ftp/tsg_ran/WG1_RL1/TSGR1_122b/Docs/R1-2506790" TargetMode="External"/><Relationship Id="rId588" Type="http://schemas.openxmlformats.org/officeDocument/2006/relationships/hyperlink" Target="https://www.3gpp.org/ftp/tsg_ran/WG1_RL1/TSGR1_122b/Docs/R1-2507637" TargetMode="External"/><Relationship Id="rId795" Type="http://schemas.openxmlformats.org/officeDocument/2006/relationships/hyperlink" Target="https://www.3gpp.org/ftp/tsg_ran/WG1_RL1/TSGR1_122b/Docs/R1-2507616" TargetMode="External"/><Relationship Id="rId809" Type="http://schemas.openxmlformats.org/officeDocument/2006/relationships/hyperlink" Target="https://www.3gpp.org/ftp/tsg_ran/WG1_RL1/TSGR1_122b/Docs/R1-2506793" TargetMode="External"/><Relationship Id="rId1201" Type="http://schemas.openxmlformats.org/officeDocument/2006/relationships/hyperlink" Target="https://www.3gpp.org/ftp/tsg_ran/WG1_RL1/TSGR1_122b/Docs/R1-2507585" TargetMode="External"/><Relationship Id="rId1439" Type="http://schemas.openxmlformats.org/officeDocument/2006/relationships/hyperlink" Target="https://www.3gpp.org/ftp/tsg_ran/WG1_RL1/TSGR1_122b/Docs/R1-2507840" TargetMode="External"/><Relationship Id="rId1646" Type="http://schemas.openxmlformats.org/officeDocument/2006/relationships/hyperlink" Target="https://www.3gpp.org/ftp/tsg_ran/WG1_RL1/TSGR1_122b/Docs/R1-2508069" TargetMode="External"/><Relationship Id="rId9" Type="http://schemas.openxmlformats.org/officeDocument/2006/relationships/image" Target="media/image1.png"/><Relationship Id="rId210" Type="http://schemas.openxmlformats.org/officeDocument/2006/relationships/hyperlink" Target="https://www.3gpp.org/ftp/tsg_ran/WG1_RL1/TSGR1_122b/Docs/R1-2508096" TargetMode="External"/><Relationship Id="rId448" Type="http://schemas.openxmlformats.org/officeDocument/2006/relationships/hyperlink" Target="https://www.3gpp.org/ftp/tsg_ran/WG1_RL1/TSGR1_122b/Docs/R1-2507516" TargetMode="External"/><Relationship Id="rId655" Type="http://schemas.openxmlformats.org/officeDocument/2006/relationships/hyperlink" Target="https://www.3gpp.org/ftp/tsg_ran/WG1_RL1/TSGR1_122b/Docs/R1-2507796" TargetMode="External"/><Relationship Id="rId862" Type="http://schemas.openxmlformats.org/officeDocument/2006/relationships/hyperlink" Target="https://www.3gpp.org/ftp/tsg_ran/WG1_RL1/TSGR1_122b/Docs/R1-2507588" TargetMode="External"/><Relationship Id="rId1078" Type="http://schemas.openxmlformats.org/officeDocument/2006/relationships/hyperlink" Target="https://www.3gpp.org/ftp/tsg_ran/WG1_RL1/TSGR1_122b/Docs/R1-2506946" TargetMode="External"/><Relationship Id="rId1285" Type="http://schemas.openxmlformats.org/officeDocument/2006/relationships/hyperlink" Target="https://www.3gpp.org/ftp/tsg_ran/WG1_RL1/TSGR1_122b/Docs/R1-2507185" TargetMode="External"/><Relationship Id="rId1492" Type="http://schemas.openxmlformats.org/officeDocument/2006/relationships/hyperlink" Target="https://www.3gpp.org/ftp/tsg_ran/WG1_RL1/TSGR1_122b/Docs/R1-2507911" TargetMode="External"/><Relationship Id="rId1506" Type="http://schemas.openxmlformats.org/officeDocument/2006/relationships/hyperlink" Target="https://www.3gpp.org/ftp/tsg_ran/WG1_RL1/TSGR1_122b/Docs/R1-2506742" TargetMode="External"/><Relationship Id="rId1713" Type="http://schemas.openxmlformats.org/officeDocument/2006/relationships/hyperlink" Target="https://www.3gpp.org/ftp/tsg_ran/WG1_RL1/TSGR1_122b/Docs/R1-2506714" TargetMode="External"/><Relationship Id="rId294" Type="http://schemas.openxmlformats.org/officeDocument/2006/relationships/hyperlink" Target="https://www.3gpp.org/ftp/tsg_ran/WG1_RL1/TSGR1_122b/Docs/R1-2508124" TargetMode="External"/><Relationship Id="rId308" Type="http://schemas.openxmlformats.org/officeDocument/2006/relationships/hyperlink" Target="https://www.3gpp.org/ftp/tsg_ran/WG1_RL1/TSGR1_122b/Docs/R1-2508196" TargetMode="External"/><Relationship Id="rId515" Type="http://schemas.openxmlformats.org/officeDocument/2006/relationships/hyperlink" Target="https://www.3gpp.org/ftp/tsg_ran/WG1_RL1/TSGR1_122b/Docs/R1-2508071" TargetMode="External"/><Relationship Id="rId722" Type="http://schemas.openxmlformats.org/officeDocument/2006/relationships/hyperlink" Target="https://www.3gpp.org/ftp/tsg_ran/WG1_RL1/TSGR1_122b/Docs/R1-2506914" TargetMode="External"/><Relationship Id="rId1145" Type="http://schemas.openxmlformats.org/officeDocument/2006/relationships/hyperlink" Target="https://www.3gpp.org/ftp/tsg_ran/WG1_RL1/TSGR1_122b/Docs/R1-2507541" TargetMode="External"/><Relationship Id="rId1352" Type="http://schemas.openxmlformats.org/officeDocument/2006/relationships/hyperlink" Target="https://www.3gpp.org/ftp/tsg_ran/WG1_RL1/TSGR1_122b/Docs/R1-2507491" TargetMode="External"/><Relationship Id="rId1797" Type="http://schemas.openxmlformats.org/officeDocument/2006/relationships/theme" Target="theme/theme1.xml"/><Relationship Id="rId89" Type="http://schemas.openxmlformats.org/officeDocument/2006/relationships/hyperlink" Target="https://www.3gpp.org/ftp/tsg_ran/WG1_RL1/TSGR1_122b/Docs/R1-2506727" TargetMode="External"/><Relationship Id="rId154" Type="http://schemas.openxmlformats.org/officeDocument/2006/relationships/hyperlink" Target="https://www.3gpp.org/ftp/tsg_ran/WG1_RL1/TSGR1_122b/Docs/R1-2507684" TargetMode="External"/><Relationship Id="rId361" Type="http://schemas.openxmlformats.org/officeDocument/2006/relationships/hyperlink" Target="https://www.3gpp.org/ftp/tsg_ran/WG1_RL1/TSGR1_122b/Docs/R1-2507228" TargetMode="External"/><Relationship Id="rId599" Type="http://schemas.openxmlformats.org/officeDocument/2006/relationships/hyperlink" Target="https://www.3gpp.org/ftp/tsg_ran/WG1_RL1/TSGR1_122b/Docs/R1-2506971" TargetMode="External"/><Relationship Id="rId1005" Type="http://schemas.openxmlformats.org/officeDocument/2006/relationships/hyperlink" Target="https://www.3gpp.org/ftp/tsg_ran/WG1_RL1/TSGR1_122b/Docs/R1-2507327" TargetMode="External"/><Relationship Id="rId1212" Type="http://schemas.openxmlformats.org/officeDocument/2006/relationships/hyperlink" Target="https://www.3gpp.org/ftp/tsg_ran/WG1_RL1/TSGR1_122b/Docs/R1-2507765" TargetMode="External"/><Relationship Id="rId1657" Type="http://schemas.openxmlformats.org/officeDocument/2006/relationships/hyperlink" Target="https://portal.3gpp.org/desktopmodules/Release/ReleaseDetails.aspx?releaseId=194" TargetMode="External"/><Relationship Id="rId459" Type="http://schemas.openxmlformats.org/officeDocument/2006/relationships/hyperlink" Target="https://www.3gpp.org/ftp/tsg_ran/WG1_RL1/TSGR1_122b/Docs/R1-2507964" TargetMode="External"/><Relationship Id="rId666" Type="http://schemas.openxmlformats.org/officeDocument/2006/relationships/hyperlink" Target="https://www.3gpp.org/ftp/tsg_ran/WG1_RL1/TSGR1_122b/Docs/R1-2507150" TargetMode="External"/><Relationship Id="rId873" Type="http://schemas.openxmlformats.org/officeDocument/2006/relationships/hyperlink" Target="https://www.3gpp.org/ftp/tsg_ran/WG1_RL1/TSGR1_122b/Docs/R1-2508028" TargetMode="External"/><Relationship Id="rId1089" Type="http://schemas.openxmlformats.org/officeDocument/2006/relationships/hyperlink" Target="https://www.3gpp.org/ftp/tsg_ran/WG1_RL1/TSGR1_122b/Docs/R1-2507376" TargetMode="External"/><Relationship Id="rId1296" Type="http://schemas.openxmlformats.org/officeDocument/2006/relationships/hyperlink" Target="https://www.3gpp.org/ftp/tsg_ran/WG1_RL1/TSGR1_122b/Docs/R1-2507521" TargetMode="External"/><Relationship Id="rId1517" Type="http://schemas.openxmlformats.org/officeDocument/2006/relationships/hyperlink" Target="https://www.3gpp.org/ftp/tsg_ran/WG1_RL1/TSGR1_122b/Docs/R1-2507020" TargetMode="External"/><Relationship Id="rId1724" Type="http://schemas.openxmlformats.org/officeDocument/2006/relationships/hyperlink" Target="https://portal.3gpp.org/desktopmodules/WorkItem/WorkItemDetails.aspx?workitemId=1021096" TargetMode="External"/><Relationship Id="rId16" Type="http://schemas.openxmlformats.org/officeDocument/2006/relationships/hyperlink" Target="https://www.3gpp.org/ftp/tsg_ran/WG1_RL1/TSGR1_122b/Docs/R1-2506729" TargetMode="External"/><Relationship Id="rId221" Type="http://schemas.openxmlformats.org/officeDocument/2006/relationships/hyperlink" Target="https://www.3gpp.org/ftp/tsg_ran/WG1_RL1/TSGR1_122b/Docs/R1-2508143" TargetMode="External"/><Relationship Id="rId319" Type="http://schemas.openxmlformats.org/officeDocument/2006/relationships/hyperlink" Target="https://www.3gpp.org/ftp/tsg_ran/WG1_RL1/TSGR1_122b/Docs/R1-2507227" TargetMode="External"/><Relationship Id="rId526" Type="http://schemas.openxmlformats.org/officeDocument/2006/relationships/image" Target="media/image8.wmf"/><Relationship Id="rId1156" Type="http://schemas.openxmlformats.org/officeDocument/2006/relationships/hyperlink" Target="https://www.3gpp.org/ftp/tsg_ran/WG1_RL1/TSGR1_122b/Docs/R1-2507761" TargetMode="External"/><Relationship Id="rId1363" Type="http://schemas.openxmlformats.org/officeDocument/2006/relationships/hyperlink" Target="https://www.3gpp.org/ftp/tsg_ran/WG1_RL1/TSGR1_122b/Docs/R1-2507817" TargetMode="External"/><Relationship Id="rId733" Type="http://schemas.openxmlformats.org/officeDocument/2006/relationships/hyperlink" Target="https://www.3gpp.org/ftp/tsg_ran/WG1_RL1/TSGR1_122b/Docs/R1-2507275" TargetMode="External"/><Relationship Id="rId940" Type="http://schemas.openxmlformats.org/officeDocument/2006/relationships/hyperlink" Target="https://www.3gpp.org/ftp/tsg_ran/WG1_RL1/TSGR1_122b/Docs/R1-2507551" TargetMode="External"/><Relationship Id="rId1016" Type="http://schemas.openxmlformats.org/officeDocument/2006/relationships/hyperlink" Target="https://www.3gpp.org/ftp/tsg_ran/WG1_RL1/TSGR1_122b/Docs/R1-2507716" TargetMode="External"/><Relationship Id="rId1570" Type="http://schemas.openxmlformats.org/officeDocument/2006/relationships/hyperlink" Target="https://portal.3gpp.org/desktopmodules/Release/ReleaseDetails.aspx?releaseId=194" TargetMode="External"/><Relationship Id="rId1668" Type="http://schemas.openxmlformats.org/officeDocument/2006/relationships/hyperlink" Target="https://portal.3gpp.org/desktopmodules/WorkItem/WorkItemDetails.aspx?workitemId=940198" TargetMode="External"/><Relationship Id="rId165" Type="http://schemas.openxmlformats.org/officeDocument/2006/relationships/hyperlink" Target="https://www.3gpp.org/ftp/tsg_ran/WG1_RL1/TSGR1_122b/Docs/R1-2507082" TargetMode="External"/><Relationship Id="rId372" Type="http://schemas.openxmlformats.org/officeDocument/2006/relationships/hyperlink" Target="https://www.3gpp.org/ftp/tsg_ran/WG1_RL1/TSGR1_122b/Docs/R1-2507577" TargetMode="External"/><Relationship Id="rId677" Type="http://schemas.openxmlformats.org/officeDocument/2006/relationships/hyperlink" Target="https://www.3gpp.org/ftp/tsg_ran/WG1_RL1/TSGR1_122b/Docs/R1-2507640" TargetMode="External"/><Relationship Id="rId800" Type="http://schemas.openxmlformats.org/officeDocument/2006/relationships/hyperlink" Target="https://www.3gpp.org/ftp/tsg_ran/WG1_RL1/TSGR1_122b/Docs/R1-2507802" TargetMode="External"/><Relationship Id="rId1223" Type="http://schemas.openxmlformats.org/officeDocument/2006/relationships/hyperlink" Target="https://www.3gpp.org/ftp/tsg_ran/WG1_RL1/TSGR1_122b/Docs/R1-2507884" TargetMode="External"/><Relationship Id="rId1430" Type="http://schemas.openxmlformats.org/officeDocument/2006/relationships/hyperlink" Target="https://www.3gpp.org/ftp/tsg_ran/WG1_RL1/TSGR1_122b/Docs/R1-2507537" TargetMode="External"/><Relationship Id="rId1528" Type="http://schemas.openxmlformats.org/officeDocument/2006/relationships/hyperlink" Target="https://www.3gpp.org/ftp/tsg_ran/WG1_RL1/TSGR1_122b/Docs/R1-2507400" TargetMode="External"/><Relationship Id="rId232" Type="http://schemas.openxmlformats.org/officeDocument/2006/relationships/hyperlink" Target="https://www.3gpp.org/ftp/tsg_ran/WG1_RL1/TSGR1_122b/Docs/R1-2507093" TargetMode="External"/><Relationship Id="rId884" Type="http://schemas.openxmlformats.org/officeDocument/2006/relationships/hyperlink" Target="https://www.3gpp.org/ftp/tsg_ran/WG1_RL1/TSGR1_122b/Docs/R1-2506890" TargetMode="External"/><Relationship Id="rId1735" Type="http://schemas.openxmlformats.org/officeDocument/2006/relationships/hyperlink" Target="https://www.3gpp.org/ftp/tsg_ran/WG1_RL1/TSGR1_122b/Docs/R1-2506721" TargetMode="External"/><Relationship Id="rId27" Type="http://schemas.openxmlformats.org/officeDocument/2006/relationships/hyperlink" Target="https://www.3gpp.org/ftp/tsg_ran/WG1_RL1/TSGR1_122b/Docs/R1-2507220" TargetMode="External"/><Relationship Id="rId537" Type="http://schemas.openxmlformats.org/officeDocument/2006/relationships/hyperlink" Target="https://www.3gpp.org/ftp/tsg_ran/WG1_RL1/TSGR1_122b/Docs/R1-2506968" TargetMode="External"/><Relationship Id="rId744" Type="http://schemas.openxmlformats.org/officeDocument/2006/relationships/hyperlink" Target="https://www.3gpp.org/ftp/tsg_ran/WG1_RL1/TSGR1_122b/Docs/R1-2507662" TargetMode="External"/><Relationship Id="rId951" Type="http://schemas.openxmlformats.org/officeDocument/2006/relationships/hyperlink" Target="https://www.3gpp.org/ftp/tsg_ran/WG1_RL1/TSGR1_122b/Docs/R1-2507830" TargetMode="External"/><Relationship Id="rId1167" Type="http://schemas.openxmlformats.org/officeDocument/2006/relationships/hyperlink" Target="https://www.3gpp.org/ftp/tsg_ran/WG1_RL1/TSGR1_122b/Docs/R1-2507812" TargetMode="External"/><Relationship Id="rId1374" Type="http://schemas.openxmlformats.org/officeDocument/2006/relationships/hyperlink" Target="https://www.3gpp.org/ftp/tsg_ran/WG1_RL1/TSGR1_122b/Docs/R1-2508138" TargetMode="External"/><Relationship Id="rId1581" Type="http://schemas.openxmlformats.org/officeDocument/2006/relationships/hyperlink" Target="https://www.3gpp.org/ftp/tsg_ran/WG1_RL1/TSGR1_122b/Docs/R1-2508143.zip" TargetMode="External"/><Relationship Id="rId1679" Type="http://schemas.openxmlformats.org/officeDocument/2006/relationships/hyperlink" Target="https://portal.3gpp.org/desktopmodules/Release/ReleaseDetails.aspx?releaseId=195" TargetMode="External"/><Relationship Id="rId80" Type="http://schemas.openxmlformats.org/officeDocument/2006/relationships/hyperlink" Target="https://www.3gpp.org/ftp/tsg_ran/WG1_RL1/TSGR1_122b/Docs/R1-2507692" TargetMode="External"/><Relationship Id="rId176" Type="http://schemas.openxmlformats.org/officeDocument/2006/relationships/hyperlink" Target="https://www.3gpp.org/ftp/tsg_ran/WG1_RL1/TSGR1_122b/Docs/R1-2506726" TargetMode="External"/><Relationship Id="rId383" Type="http://schemas.openxmlformats.org/officeDocument/2006/relationships/hyperlink" Target="https://www.3gpp.org/ftp/tsg_ran/WG1_RL1/TSGR1_122b/Docs/R1-2508111" TargetMode="External"/><Relationship Id="rId590" Type="http://schemas.openxmlformats.org/officeDocument/2006/relationships/hyperlink" Target="https://www.3gpp.org/ftp/tsg_ran/WG1_RL1/TSGR1_122b/Docs/R1-2506912" TargetMode="External"/><Relationship Id="rId604" Type="http://schemas.openxmlformats.org/officeDocument/2006/relationships/hyperlink" Target="https://www.3gpp.org/ftp/tsg_ran/WG1_RL1/TSGR1_122b/Docs/R1-2507997" TargetMode="External"/><Relationship Id="rId811" Type="http://schemas.openxmlformats.org/officeDocument/2006/relationships/hyperlink" Target="https://www.3gpp.org/ftp/tsg_ran/WG1_RL1/TSGR1_122b/Docs/R1-2506833" TargetMode="External"/><Relationship Id="rId1027" Type="http://schemas.openxmlformats.org/officeDocument/2006/relationships/hyperlink" Target="https://www.3gpp.org/ftp/tsg_ran/WG1_RL1/TSGR1_122b/Docs/R1-2508047" TargetMode="External"/><Relationship Id="rId1234" Type="http://schemas.openxmlformats.org/officeDocument/2006/relationships/hyperlink" Target="https://www.3gpp.org/ftp/tsg_ran/WG1_RL1/TSGR1_122b/Docs/R1-2506989" TargetMode="External"/><Relationship Id="rId1441" Type="http://schemas.openxmlformats.org/officeDocument/2006/relationships/hyperlink" Target="https://www.3gpp.org/ftp/tsg_ran/WG1_RL1/TSGR1_122b/Docs/R1-2507905" TargetMode="External"/><Relationship Id="rId243" Type="http://schemas.openxmlformats.org/officeDocument/2006/relationships/hyperlink" Target="https://www.3gpp.org/ftp/tsg_ran/WG1_RL1/TSGR1_122b/Docs/R1-2507349" TargetMode="External"/><Relationship Id="rId450" Type="http://schemas.openxmlformats.org/officeDocument/2006/relationships/hyperlink" Target="https://www.3gpp.org/ftp/tsg_ran/WG1_RL1/TSGR1_122b/Docs/R1-2507566" TargetMode="External"/><Relationship Id="rId688" Type="http://schemas.openxmlformats.org/officeDocument/2006/relationships/hyperlink" Target="https://www.3gpp.org/ftp/tsg_ran/WG1_RL1/TSGR1_122b/Docs/R1-2507660" TargetMode="External"/><Relationship Id="rId895" Type="http://schemas.openxmlformats.org/officeDocument/2006/relationships/hyperlink" Target="https://www.3gpp.org/ftp/tsg_ran/WG1_RL1/TSGR1_122b/Docs/R1-2507325" TargetMode="External"/><Relationship Id="rId909" Type="http://schemas.openxmlformats.org/officeDocument/2006/relationships/hyperlink" Target="https://www.3gpp.org/ftp/tsg_ran/WG1_RL1/TSGR1_122b/Docs/R1-2507908" TargetMode="External"/><Relationship Id="rId1080" Type="http://schemas.openxmlformats.org/officeDocument/2006/relationships/hyperlink" Target="https://www.3gpp.org/ftp/tsg_ran/WG1_RL1/TSGR1_122b/Docs/R1-2507011" TargetMode="External"/><Relationship Id="rId1301" Type="http://schemas.openxmlformats.org/officeDocument/2006/relationships/hyperlink" Target="https://www.3gpp.org/ftp/tsg_ran/WG1_RL1/TSGR1_122b/Docs/R1-2507532" TargetMode="External"/><Relationship Id="rId1539" Type="http://schemas.openxmlformats.org/officeDocument/2006/relationships/hyperlink" Target="https://www.3gpp.org/ftp/tsg_ran/WG1_RL1/TSGR1_122b/Docs/R1-2507604" TargetMode="External"/><Relationship Id="rId1746" Type="http://schemas.openxmlformats.org/officeDocument/2006/relationships/hyperlink" Target="https://www.3gpp.org/ftp/tsg_ran/WG1_RL1/TSGR1_122b/Docs/R1-2506725" TargetMode="External"/><Relationship Id="rId38" Type="http://schemas.openxmlformats.org/officeDocument/2006/relationships/hyperlink" Target="https://www.3gpp.org/ftp/tsg_ran/WG1_RL1/TSGR1_122b/Docs/R1-2507928" TargetMode="External"/><Relationship Id="rId103" Type="http://schemas.openxmlformats.org/officeDocument/2006/relationships/hyperlink" Target="https://www.3gpp.org/ftp/tsg_ran/WG1_RL1/TSGR1_122b/Docs/R1-2507440" TargetMode="External"/><Relationship Id="rId310" Type="http://schemas.openxmlformats.org/officeDocument/2006/relationships/hyperlink" Target="https://www.3gpp.org/ftp/tsg_ran/WG1_RL1/TSGR1_122b/Docs/R1-2508148" TargetMode="External"/><Relationship Id="rId548" Type="http://schemas.openxmlformats.org/officeDocument/2006/relationships/hyperlink" Target="https://www.3gpp.org/ftp/tsg_ran/WG1_RL1/TSGR1_122b/Docs/R1-2508064" TargetMode="External"/><Relationship Id="rId755" Type="http://schemas.openxmlformats.org/officeDocument/2006/relationships/hyperlink" Target="https://www.3gpp.org/ftp/tsg_ran/WG1_RL1/TSGR1_122b/Docs/R1-2508084" TargetMode="External"/><Relationship Id="rId962" Type="http://schemas.openxmlformats.org/officeDocument/2006/relationships/hyperlink" Target="https://www.3gpp.org/ftp/tsg_ran/WG1_RL1/TSGR1_122b/Docs/R1-2506808" TargetMode="External"/><Relationship Id="rId1178" Type="http://schemas.openxmlformats.org/officeDocument/2006/relationships/hyperlink" Target="https://www.3gpp.org/ftp/tsg_ran/WG1_RL1/TSGR1_122b/Docs/R1-2507057" TargetMode="External"/><Relationship Id="rId1385" Type="http://schemas.openxmlformats.org/officeDocument/2006/relationships/hyperlink" Target="https://www.3gpp.org/ftp/tsg_ran/WG1_RL1/TSGR1_122b/Docs/R1-2507061" TargetMode="External"/><Relationship Id="rId1592" Type="http://schemas.openxmlformats.org/officeDocument/2006/relationships/hyperlink" Target="https://portal.3gpp.org/desktopmodules/WorkItem/WorkItemDetails.aspx?workitemId=940196" TargetMode="External"/><Relationship Id="rId1606" Type="http://schemas.openxmlformats.org/officeDocument/2006/relationships/hyperlink" Target="https://portal.3gpp.org/desktopmodules/Release/ReleaseDetails.aspx?releaseId=194" TargetMode="External"/><Relationship Id="rId91" Type="http://schemas.openxmlformats.org/officeDocument/2006/relationships/hyperlink" Target="https://www.3gpp.org/ftp/tsg_ran/WG1_RL1/TSGR1_122b/Docs/R1-2507435" TargetMode="External"/><Relationship Id="rId187" Type="http://schemas.openxmlformats.org/officeDocument/2006/relationships/hyperlink" Target="https://www.3gpp.org/ftp/tsg_ran/WG1_RL1/TSGR1_122b/Docs/R1-2506709" TargetMode="External"/><Relationship Id="rId394" Type="http://schemas.openxmlformats.org/officeDocument/2006/relationships/hyperlink" Target="https://www.3gpp.org/ftp/tsg_ran/WG1_RL1/TSGR1_122b/Docs/R1-2507342" TargetMode="External"/><Relationship Id="rId408" Type="http://schemas.openxmlformats.org/officeDocument/2006/relationships/hyperlink" Target="https://www.3gpp.org/ftp/tsg_ran/WG1_RL1/TSGR1_122b/Docs/R1-2508013" TargetMode="External"/><Relationship Id="rId615" Type="http://schemas.openxmlformats.org/officeDocument/2006/relationships/hyperlink" Target="https://www.3gpp.org/ftp/tsg_ran/WG1_RL1/TSGR1_122b/Docs/R1-2508090" TargetMode="External"/><Relationship Id="rId822" Type="http://schemas.openxmlformats.org/officeDocument/2006/relationships/hyperlink" Target="https://www.3gpp.org/ftp/tsg_ran/WG1_RL1/TSGR1_122b/Docs/R1-2507281" TargetMode="External"/><Relationship Id="rId1038" Type="http://schemas.openxmlformats.org/officeDocument/2006/relationships/hyperlink" Target="https://www.3gpp.org/ftp/tsg_ran/WG1_RL1/TSGR1_122b/Docs/R1-2507328" TargetMode="External"/><Relationship Id="rId1245" Type="http://schemas.openxmlformats.org/officeDocument/2006/relationships/hyperlink" Target="https://www.3gpp.org/ftp/tsg_ran/WG1_RL1/TSGR1_122b/Docs/R1-2507434" TargetMode="External"/><Relationship Id="rId1452" Type="http://schemas.openxmlformats.org/officeDocument/2006/relationships/hyperlink" Target="https://www.3gpp.org/ftp/tsg_ran/WG1_RL1/TSGR1_122b/Docs/R1-2507019" TargetMode="External"/><Relationship Id="rId254" Type="http://schemas.openxmlformats.org/officeDocument/2006/relationships/hyperlink" Target="https://www.3gpp.org/ftp/tsg_ran/WG1_RL1/TSGR1_122b/Docs/R1-2507785" TargetMode="External"/><Relationship Id="rId699" Type="http://schemas.openxmlformats.org/officeDocument/2006/relationships/hyperlink" Target="https://www.3gpp.org/ftp/tsg_ran/WG1_RL1/TSGR1_122b/Docs/R1-2507475" TargetMode="External"/><Relationship Id="rId1091" Type="http://schemas.openxmlformats.org/officeDocument/2006/relationships/hyperlink" Target="https://www.3gpp.org/ftp/tsg_ran/WG1_RL1/TSGR1_122b/Docs/R1-2507401" TargetMode="External"/><Relationship Id="rId1105" Type="http://schemas.openxmlformats.org/officeDocument/2006/relationships/hyperlink" Target="https://www.3gpp.org/ftp/tsg_ran/WG1_RL1/TSGR1_122b/Docs/R1-2507634" TargetMode="External"/><Relationship Id="rId1312" Type="http://schemas.openxmlformats.org/officeDocument/2006/relationships/hyperlink" Target="https://www.3gpp.org/ftp/tsg_ran/WG1_RL1/TSGR1_122b/Docs/R1-2507747" TargetMode="External"/><Relationship Id="rId1757" Type="http://schemas.openxmlformats.org/officeDocument/2006/relationships/hyperlink" Target="https://portal.3gpp.org/desktopmodules/WorkItem/WorkItemDetails.aspx?workitemId=940196" TargetMode="External"/><Relationship Id="rId49" Type="http://schemas.openxmlformats.org/officeDocument/2006/relationships/hyperlink" Target="https://www.3gpp.org/ftp/tsg_ran/WG1_RL1/TSGR1_122b/Docs/R1-2507930" TargetMode="External"/><Relationship Id="rId114" Type="http://schemas.openxmlformats.org/officeDocument/2006/relationships/hyperlink" Target="https://www.3gpp.org/ftp/tsg_ran/WG1_RL1/TSGR1_122b/Docs/R1-2508127" TargetMode="External"/><Relationship Id="rId461" Type="http://schemas.openxmlformats.org/officeDocument/2006/relationships/hyperlink" Target="https://www.3gpp.org/ftp/tsg_ran/WG1_RL1/TSGR1_122b/Docs/R1-2508034" TargetMode="External"/><Relationship Id="rId559" Type="http://schemas.openxmlformats.org/officeDocument/2006/relationships/hyperlink" Target="https://www.3gpp.org/ftp/tsg_ran/WG1_RL1/TSGR1_122b/Docs/R1-2506942" TargetMode="External"/><Relationship Id="rId766" Type="http://schemas.openxmlformats.org/officeDocument/2006/relationships/hyperlink" Target="https://www.3gpp.org/ftp/tsg_ran/WG1_RL1/TSGR1_122b/Docs/R1-2507743" TargetMode="External"/><Relationship Id="rId1189" Type="http://schemas.openxmlformats.org/officeDocument/2006/relationships/hyperlink" Target="https://www.3gpp.org/ftp/tsg_ran/WG1_RL1/TSGR1_122b/Docs/R1-2507366" TargetMode="External"/><Relationship Id="rId1396" Type="http://schemas.openxmlformats.org/officeDocument/2006/relationships/hyperlink" Target="https://www.3gpp.org/ftp/tsg_ran/WG1_RL1/TSGR1_122b/Docs/R1-2507641" TargetMode="External"/><Relationship Id="rId1617" Type="http://schemas.openxmlformats.org/officeDocument/2006/relationships/hyperlink" Target="https://portal.3gpp.org/desktopmodules/Release/ReleaseDetails.aspx?releaseId=194" TargetMode="External"/><Relationship Id="rId198" Type="http://schemas.openxmlformats.org/officeDocument/2006/relationships/hyperlink" Target="https://www.3gpp.org/ftp/tsg_ran/WG1_RL1/TSGR1_122b/Docs/R1-2507320" TargetMode="External"/><Relationship Id="rId321" Type="http://schemas.openxmlformats.org/officeDocument/2006/relationships/hyperlink" Target="https://www.3gpp.org/ftp/tsg_ran/WG1_RL1/TSGR1_122b/Docs/R1-2507302" TargetMode="External"/><Relationship Id="rId419" Type="http://schemas.openxmlformats.org/officeDocument/2006/relationships/hyperlink" Target="https://www.3gpp.org/ftp/tsg_ran/WG1_RL1/TSGR1_122b/Docs/R1-2506964" TargetMode="External"/><Relationship Id="rId626" Type="http://schemas.openxmlformats.org/officeDocument/2006/relationships/hyperlink" Target="https://www.3gpp.org/ftp/tsg_ran/WG1_RL1/TSGR1_122b/Docs/R1-2507983" TargetMode="External"/><Relationship Id="rId973" Type="http://schemas.openxmlformats.org/officeDocument/2006/relationships/hyperlink" Target="https://www.3gpp.org/ftp/tsg_ran/WG1_RL1/TSGR1_122b/Docs/R1-2507247" TargetMode="External"/><Relationship Id="rId1049" Type="http://schemas.openxmlformats.org/officeDocument/2006/relationships/hyperlink" Target="https://www.3gpp.org/ftp/tsg_ran/WG1_RL1/TSGR1_122b/Docs/R1-2507187" TargetMode="External"/><Relationship Id="rId1256" Type="http://schemas.openxmlformats.org/officeDocument/2006/relationships/hyperlink" Target="https://www.3gpp.org/ftp/tsg_ran/WG1_RL1/TSGR1_122b/Docs/R1-2507731" TargetMode="External"/><Relationship Id="rId833" Type="http://schemas.openxmlformats.org/officeDocument/2006/relationships/hyperlink" Target="https://www.3gpp.org/ftp/tsg_ran/WG1_RL1/TSGR1_122b/Docs/R1-2507664" TargetMode="External"/><Relationship Id="rId1116" Type="http://schemas.openxmlformats.org/officeDocument/2006/relationships/image" Target="media/image14.png"/><Relationship Id="rId1463" Type="http://schemas.openxmlformats.org/officeDocument/2006/relationships/hyperlink" Target="https://www.3gpp.org/ftp/tsg_ran/WG1_RL1/TSGR1_122b/Docs/R1-2507408" TargetMode="External"/><Relationship Id="rId1670" Type="http://schemas.openxmlformats.org/officeDocument/2006/relationships/hyperlink" Target="https://portal.3gpp.org/desktopmodules/Release/ReleaseDetails.aspx?releaseId=194" TargetMode="External"/><Relationship Id="rId1768" Type="http://schemas.openxmlformats.org/officeDocument/2006/relationships/hyperlink" Target="https://www.3gpp.org/ftp/tsg_ran/WG1_RL1/TSGR1_122b/Docs/R1-2506732" TargetMode="External"/><Relationship Id="rId265" Type="http://schemas.openxmlformats.org/officeDocument/2006/relationships/hyperlink" Target="https://www.3gpp.org/ftp/tsg_ran/WG1_RL1/TSGR1_122b/Docs/R1-2507892" TargetMode="External"/><Relationship Id="rId472" Type="http://schemas.openxmlformats.org/officeDocument/2006/relationships/hyperlink" Target="https://www.3gpp.org/ftp/tsg_ran/WG1_RL1/TSGR1_122b/Docs/R1-2507003" TargetMode="External"/><Relationship Id="rId900" Type="http://schemas.openxmlformats.org/officeDocument/2006/relationships/hyperlink" Target="https://www.3gpp.org/ftp/tsg_ran/WG1_RL1/TSGR1_122b/Docs/R1-2507543" TargetMode="External"/><Relationship Id="rId1323" Type="http://schemas.openxmlformats.org/officeDocument/2006/relationships/hyperlink" Target="https://www.3gpp.org/ftp/tsg_ran/WG1_RL1/TSGR1_122b/Docs/R1-2508041" TargetMode="External"/><Relationship Id="rId1530" Type="http://schemas.openxmlformats.org/officeDocument/2006/relationships/hyperlink" Target="https://www.3gpp.org/ftp/tsg_ran/WG1_RL1/TSGR1_122b/Docs/R1-2507433" TargetMode="External"/><Relationship Id="rId1628" Type="http://schemas.openxmlformats.org/officeDocument/2006/relationships/hyperlink" Target="https://portal.3gpp.org/desktopmodules/Release/ReleaseDetails.aspx?releaseId=193" TargetMode="External"/><Relationship Id="rId125" Type="http://schemas.openxmlformats.org/officeDocument/2006/relationships/hyperlink" Target="https://www.3gpp.org/ftp/tsg_ran/WG1_RL1/TSGR1_122b/Docs/R1-2507143" TargetMode="External"/><Relationship Id="rId332" Type="http://schemas.openxmlformats.org/officeDocument/2006/relationships/hyperlink" Target="https://www.3gpp.org/ftp/tsg_ran/WG1_RL1/TSGR1_122b/Docs/R1-2507832" TargetMode="External"/><Relationship Id="rId777" Type="http://schemas.openxmlformats.org/officeDocument/2006/relationships/hyperlink" Target="https://www.3gpp.org/ftp/tsg_ran/WG1_RL1/TSGR1_122b/Docs/R1-2506931" TargetMode="External"/><Relationship Id="rId984" Type="http://schemas.openxmlformats.org/officeDocument/2006/relationships/hyperlink" Target="https://www.3gpp.org/ftp/tsg_ran/WG1_RL1/TSGR1_122b/Docs/R1-2507944" TargetMode="External"/><Relationship Id="rId637" Type="http://schemas.openxmlformats.org/officeDocument/2006/relationships/hyperlink" Target="https://www.3gpp.org/ftp/tsg_ran/WG1_RL1/TSGR1_122b/Docs/R1-2507156" TargetMode="External"/><Relationship Id="rId844" Type="http://schemas.openxmlformats.org/officeDocument/2006/relationships/hyperlink" Target="https://www.3gpp.org/ftp/tsg_ran/WG1_RL1/TSGR1_122b/Docs/R1-2506834" TargetMode="External"/><Relationship Id="rId1267" Type="http://schemas.openxmlformats.org/officeDocument/2006/relationships/hyperlink" Target="https://www.3gpp.org/ftp/tsg_ran/WG1_RL1/TSGR1_122b/Docs/R1-2507956" TargetMode="External"/><Relationship Id="rId1474" Type="http://schemas.openxmlformats.org/officeDocument/2006/relationships/hyperlink" Target="https://www.3gpp.org/ftp/tsg_ran/WG1_RL1/TSGR1_122b/Docs/R1-2507584" TargetMode="External"/><Relationship Id="rId1681" Type="http://schemas.openxmlformats.org/officeDocument/2006/relationships/hyperlink" Target="https://www.3gpp.org/ftp/tsg_ran/WG1_RL1/TSGR1_122b/Docs/R1-2508188" TargetMode="External"/><Relationship Id="rId276" Type="http://schemas.openxmlformats.org/officeDocument/2006/relationships/hyperlink" Target="https://www.3gpp.org/ftp/tsg_ran/WG1_RL1/TSGR1_122b/Docs/R1-2507921" TargetMode="External"/><Relationship Id="rId483" Type="http://schemas.openxmlformats.org/officeDocument/2006/relationships/hyperlink" Target="https://www.3gpp.org/ftp/tsg_ran/WG1_RL1/TSGR1_122b/Docs/R1-2507651" TargetMode="External"/><Relationship Id="rId690" Type="http://schemas.openxmlformats.org/officeDocument/2006/relationships/hyperlink" Target="https://www.3gpp.org/ftp/tsg_ran/WG1_RL1/TSGR1_122b/Docs/R1-2507798" TargetMode="External"/><Relationship Id="rId704" Type="http://schemas.openxmlformats.org/officeDocument/2006/relationships/hyperlink" Target="https://www.3gpp.org/ftp/tsg_ran/WG1_RL1/TSGR1_122b/Docs/R1-2506802" TargetMode="External"/><Relationship Id="rId911" Type="http://schemas.openxmlformats.org/officeDocument/2006/relationships/hyperlink" Target="https://www.3gpp.org/ftp/tsg_ran/WG1_RL1/TSGR1_122b/Docs/R1-2508045" TargetMode="External"/><Relationship Id="rId1127" Type="http://schemas.openxmlformats.org/officeDocument/2006/relationships/hyperlink" Target="https://www.3gpp.org/ftp/tsg_ran/WG1_RL1/TSGR1_122b/Docs/R1-2506917" TargetMode="External"/><Relationship Id="rId1334" Type="http://schemas.openxmlformats.org/officeDocument/2006/relationships/hyperlink" Target="https://www.3gpp.org/ftp/tsg_ran/WG1_RL1/TSGR1_122b/Docs/R1-2506991" TargetMode="External"/><Relationship Id="rId1541" Type="http://schemas.openxmlformats.org/officeDocument/2006/relationships/hyperlink" Target="https://www.3gpp.org/ftp/tsg_ran/WG1_RL1/TSGR1_122b/Docs/R1-2507613" TargetMode="External"/><Relationship Id="rId1779" Type="http://schemas.openxmlformats.org/officeDocument/2006/relationships/hyperlink" Target="https://portal.3gpp.org/desktopmodules/WorkItem/WorkItemDetails.aspx?workitemId=1021091" TargetMode="External"/><Relationship Id="rId40" Type="http://schemas.openxmlformats.org/officeDocument/2006/relationships/hyperlink" Target="https://www.3gpp.org/ftp/tsg_ran/WG1_RL1/TSGR1_122b/Docs/R1-2508140" TargetMode="External"/><Relationship Id="rId136" Type="http://schemas.openxmlformats.org/officeDocument/2006/relationships/hyperlink" Target="https://www.3gpp.org/ftp/tsg_ran/WG1_RL1/TSGR1_122b/Docs/R1-2506860" TargetMode="External"/><Relationship Id="rId343" Type="http://schemas.openxmlformats.org/officeDocument/2006/relationships/hyperlink" Target="https://www.3gpp.org/ftp/tsg_ran/WG1_RL1/TSGR1_122b/Docs/R1-2508061" TargetMode="External"/><Relationship Id="rId550" Type="http://schemas.openxmlformats.org/officeDocument/2006/relationships/hyperlink" Target="https://www.3gpp.org/ftp/tsg_ran/WG1_RL1/TSGR1_122b/Docs/R1-2508112" TargetMode="External"/><Relationship Id="rId788" Type="http://schemas.openxmlformats.org/officeDocument/2006/relationships/hyperlink" Target="https://www.3gpp.org/ftp/tsg_ran/WG1_RL1/TSGR1_122b/Docs/R1-2507396" TargetMode="External"/><Relationship Id="rId995" Type="http://schemas.openxmlformats.org/officeDocument/2006/relationships/hyperlink" Target="https://www.3gpp.org/ftp/tsg_ran/WG1_RL1/TSGR1_122b/Docs/R1-2507010" TargetMode="External"/><Relationship Id="rId1180" Type="http://schemas.openxmlformats.org/officeDocument/2006/relationships/hyperlink" Target="https://www.3gpp.org/ftp/tsg_ran/WG1_RL1/TSGR1_122b/Docs/R1-2507104" TargetMode="External"/><Relationship Id="rId1401" Type="http://schemas.openxmlformats.org/officeDocument/2006/relationships/hyperlink" Target="https://www.3gpp.org/ftp/tsg_ran/WG1_RL1/TSGR1_122b/Docs/R1-2507849" TargetMode="External"/><Relationship Id="rId1639" Type="http://schemas.openxmlformats.org/officeDocument/2006/relationships/hyperlink" Target="https://www.3gpp.org/ftp/tsg_ran/WG1_RL1/TSGR1_122b/Docs/R1-2508026" TargetMode="External"/><Relationship Id="rId203" Type="http://schemas.openxmlformats.org/officeDocument/2006/relationships/hyperlink" Target="https://www.3gpp.org/ftp/tsg_ran/WG1_RL1/TSGR1_122b/Docs/R1-2507987" TargetMode="External"/><Relationship Id="rId648" Type="http://schemas.openxmlformats.org/officeDocument/2006/relationships/hyperlink" Target="https://www.3gpp.org/ftp/tsg_ran/WG1_RL1/TSGR1_122b/Docs/R1-2507073" TargetMode="External"/><Relationship Id="rId855" Type="http://schemas.openxmlformats.org/officeDocument/2006/relationships/hyperlink" Target="https://www.3gpp.org/ftp/tsg_ran/WG1_RL1/TSGR1_122b/Docs/R1-2507398" TargetMode="External"/><Relationship Id="rId1040" Type="http://schemas.openxmlformats.org/officeDocument/2006/relationships/hyperlink" Target="https://www.3gpp.org/ftp/tsg_ran/WG1_RL1/TSGR1_122b/Docs/R1-2506810" TargetMode="External"/><Relationship Id="rId1278" Type="http://schemas.openxmlformats.org/officeDocument/2006/relationships/hyperlink" Target="https://www.3gpp.org/ftp/tsg_ran/WG1_RL1/TSGR1_122b/Docs/R1-2507015" TargetMode="External"/><Relationship Id="rId1485" Type="http://schemas.openxmlformats.org/officeDocument/2006/relationships/hyperlink" Target="https://www.3gpp.org/ftp/tsg_ran/WG1_RL1/TSGR1_122b/Docs/R1-2507834" TargetMode="External"/><Relationship Id="rId1692" Type="http://schemas.openxmlformats.org/officeDocument/2006/relationships/hyperlink" Target="https://portal.3gpp.org/desktopmodules/WorkItem/WorkItemDetails.aspx?workitemId=1021093" TargetMode="External"/><Relationship Id="rId1706" Type="http://schemas.openxmlformats.org/officeDocument/2006/relationships/hyperlink" Target="https://portal.3gpp.org/desktopmodules/WorkItem/WorkItemDetails.aspx?workitemId=1021093" TargetMode="External"/><Relationship Id="rId287" Type="http://schemas.openxmlformats.org/officeDocument/2006/relationships/hyperlink" Target="https://www.3gpp.org/ftp/tsg_ran/WG1_RL1/TSGR1_122b/Docs/R1-2508077" TargetMode="External"/><Relationship Id="rId410" Type="http://schemas.openxmlformats.org/officeDocument/2006/relationships/hyperlink" Target="https://www.3gpp.org/ftp/tsg_ran/WG1_RL1/TSGR1_122b/Docs/R1-2508016" TargetMode="External"/><Relationship Id="rId494" Type="http://schemas.openxmlformats.org/officeDocument/2006/relationships/hyperlink" Target="https://www.3gpp.org/ftp/tsg_ran/WG1_RL1/TSGR1_122b/Docs/R1-2506786" TargetMode="External"/><Relationship Id="rId508" Type="http://schemas.openxmlformats.org/officeDocument/2006/relationships/hyperlink" Target="https://www.3gpp.org/ftp/tsg_ran/WG1_RL1/TSGR1_122b/Docs/R1-2507989" TargetMode="External"/><Relationship Id="rId715" Type="http://schemas.openxmlformats.org/officeDocument/2006/relationships/hyperlink" Target="https://www.3gpp.org/ftp/tsg_ran/WG1_RL1/TSGR1_122b/Docs/R1-2507625" TargetMode="External"/><Relationship Id="rId922" Type="http://schemas.openxmlformats.org/officeDocument/2006/relationships/hyperlink" Target="https://www.3gpp.org/ftp/tsg_ran/WG1_RL1/TSGR1_122b/Docs/R1-2506844" TargetMode="External"/><Relationship Id="rId1138" Type="http://schemas.openxmlformats.org/officeDocument/2006/relationships/hyperlink" Target="https://www.3gpp.org/ftp/tsg_ran/WG1_RL1/TSGR1_122b/Docs/R1-2507251" TargetMode="External"/><Relationship Id="rId1345" Type="http://schemas.openxmlformats.org/officeDocument/2006/relationships/hyperlink" Target="https://www.3gpp.org/ftp/tsg_ran/WG1_RL1/TSGR1_122b/Docs/R1-2507285" TargetMode="External"/><Relationship Id="rId1552" Type="http://schemas.openxmlformats.org/officeDocument/2006/relationships/hyperlink" Target="https://www.3gpp.org/ftp/tsg_ran/WG1_RL1/TSGR1_122b/Docs/R1-2507826" TargetMode="External"/><Relationship Id="rId147" Type="http://schemas.openxmlformats.org/officeDocument/2006/relationships/hyperlink" Target="https://www.3gpp.org/ftp/tsg_ran/WG1_RL1/TSGR1_122b/Docs/R1-2506731" TargetMode="External"/><Relationship Id="rId354" Type="http://schemas.openxmlformats.org/officeDocument/2006/relationships/hyperlink" Target="https://www.3gpp.org/ftp/tsg_ran/WG1_RL1/TSGR1_122b/Docs/R1-2506872" TargetMode="External"/><Relationship Id="rId799" Type="http://schemas.openxmlformats.org/officeDocument/2006/relationships/hyperlink" Target="https://www.3gpp.org/ftp/tsg_ran/WG1_RL1/TSGR1_122b/Docs/R1-2507733" TargetMode="External"/><Relationship Id="rId1191" Type="http://schemas.openxmlformats.org/officeDocument/2006/relationships/hyperlink" Target="https://www.3gpp.org/ftp/tsg_ran/WG1_RL1/TSGR1_122b/Docs/R1-2507373" TargetMode="External"/><Relationship Id="rId1205" Type="http://schemas.openxmlformats.org/officeDocument/2006/relationships/hyperlink" Target="https://www.3gpp.org/ftp/tsg_ran/WG1_RL1/TSGR1_122b/Docs/R1-2507629" TargetMode="External"/><Relationship Id="rId51" Type="http://schemas.openxmlformats.org/officeDocument/2006/relationships/hyperlink" Target="https://www.3gpp.org/ftp/tsg_ran/WG1_RL1/TSGR1_122b/Docs/R1-2506769" TargetMode="External"/><Relationship Id="rId561" Type="http://schemas.openxmlformats.org/officeDocument/2006/relationships/hyperlink" Target="https://www.3gpp.org/ftp/tsg_ran/WG1_RL1/TSGR1_122b/Docs/R1-2507068" TargetMode="External"/><Relationship Id="rId659" Type="http://schemas.openxmlformats.org/officeDocument/2006/relationships/hyperlink" Target="https://www.3gpp.org/ftp/tsg_ran/WG1_RL1/TSGR1_122b/Docs/R1-2506773" TargetMode="External"/><Relationship Id="rId866" Type="http://schemas.openxmlformats.org/officeDocument/2006/relationships/hyperlink" Target="https://www.3gpp.org/ftp/tsg_ran/WG1_RL1/TSGR1_122b/Docs/R1-2507667" TargetMode="External"/><Relationship Id="rId1289" Type="http://schemas.openxmlformats.org/officeDocument/2006/relationships/hyperlink" Target="https://www.3gpp.org/ftp/tsg_ran/WG1_RL1/TSGR1_122b/Docs/R1-2507381" TargetMode="External"/><Relationship Id="rId1412" Type="http://schemas.openxmlformats.org/officeDocument/2006/relationships/hyperlink" Target="https://www.3gpp.org/ftp/tsg_ran/WG1_RL1/TSGR1_122b/Docs/R1-2506755" TargetMode="External"/><Relationship Id="rId1496" Type="http://schemas.openxmlformats.org/officeDocument/2006/relationships/hyperlink" Target="https://www.3gpp.org/ftp/tsg_ran/WG1_RL1/TSGR1_122b/Docs/R1-2508054" TargetMode="External"/><Relationship Id="rId1717" Type="http://schemas.openxmlformats.org/officeDocument/2006/relationships/hyperlink" Target="https://portal.3gpp.org/desktopmodules/Release/ReleaseDetails.aspx?releaseId=194" TargetMode="External"/><Relationship Id="rId214" Type="http://schemas.openxmlformats.org/officeDocument/2006/relationships/hyperlink" Target="https://www.3gpp.org/ftp/tsg_ran/WG1_RL1/TSGR1_122b/Docs/R1-2507365" TargetMode="External"/><Relationship Id="rId298" Type="http://schemas.openxmlformats.org/officeDocument/2006/relationships/hyperlink" Target="https://www.3gpp.org/ftp/tsg_ran/WG1_RL1/TSGR1_122b/Docs/R1-2508167" TargetMode="External"/><Relationship Id="rId421" Type="http://schemas.openxmlformats.org/officeDocument/2006/relationships/hyperlink" Target="https://www.3gpp.org/ftp/tsg_ran/WG1_RL1/TSGR1_122b/Docs/R1-2507097" TargetMode="External"/><Relationship Id="rId519" Type="http://schemas.openxmlformats.org/officeDocument/2006/relationships/oleObject" Target="embeddings/oleObject1.bin"/><Relationship Id="rId1051" Type="http://schemas.openxmlformats.org/officeDocument/2006/relationships/hyperlink" Target="https://www.3gpp.org/ftp/tsg_ran/WG1_RL1/TSGR1_122b/Docs/R1-2507216" TargetMode="External"/><Relationship Id="rId1149" Type="http://schemas.openxmlformats.org/officeDocument/2006/relationships/hyperlink" Target="https://www.3gpp.org/ftp/tsg_ran/WG1_RL1/TSGR1_122b/Docs/R1-2507586" TargetMode="External"/><Relationship Id="rId1356" Type="http://schemas.openxmlformats.org/officeDocument/2006/relationships/hyperlink" Target="https://www.3gpp.org/ftp/tsg_ran/WG1_RL1/TSGR1_122b/Docs/R1-2507598" TargetMode="External"/><Relationship Id="rId158" Type="http://schemas.openxmlformats.org/officeDocument/2006/relationships/hyperlink" Target="https://www.3gpp.org/ftp/tsg_ran/WG1_RL1/TSGR1_122b/Docs/R1-2507890" TargetMode="External"/><Relationship Id="rId726" Type="http://schemas.openxmlformats.org/officeDocument/2006/relationships/hyperlink" Target="https://www.3gpp.org/ftp/tsg_ran/WG1_RL1/TSGR1_122b/Docs/R1-2507260" TargetMode="External"/><Relationship Id="rId933" Type="http://schemas.openxmlformats.org/officeDocument/2006/relationships/hyperlink" Target="https://www.3gpp.org/ftp/tsg_ran/WG1_RL1/TSGR1_122b/Docs/R1-2507246" TargetMode="External"/><Relationship Id="rId1009" Type="http://schemas.openxmlformats.org/officeDocument/2006/relationships/hyperlink" Target="https://www.3gpp.org/ftp/tsg_ran/WG1_RL1/TSGR1_122b/Docs/R1-2507501" TargetMode="External"/><Relationship Id="rId1563" Type="http://schemas.openxmlformats.org/officeDocument/2006/relationships/hyperlink" Target="https://www.3gpp.org/ftp/tsg_ran/WG1_RL1/TSGR1_122b/Docs/R1-2508004" TargetMode="External"/><Relationship Id="rId1770" Type="http://schemas.openxmlformats.org/officeDocument/2006/relationships/hyperlink" Target="https://portal.3gpp.org/desktopmodules/WorkItem/WorkItemDetails.aspx?workitemId=1021097" TargetMode="External"/><Relationship Id="rId62" Type="http://schemas.openxmlformats.org/officeDocument/2006/relationships/hyperlink" Target="https://www.3gpp.org/ftp/tsg_ran/WG1_RL1/TSGR1_122b/Docs/R1-2507387" TargetMode="External"/><Relationship Id="rId365" Type="http://schemas.openxmlformats.org/officeDocument/2006/relationships/hyperlink" Target="https://www.3gpp.org/ftp/tsg_ran/WG1_RL1/TSGR1_122b/Docs/R1-2507278" TargetMode="External"/><Relationship Id="rId572" Type="http://schemas.openxmlformats.org/officeDocument/2006/relationships/hyperlink" Target="https://www.3gpp.org/ftp/tsg_ran/WG1_RL1/TSGR1_122b/Docs/R1-2507654" TargetMode="External"/><Relationship Id="rId1216" Type="http://schemas.openxmlformats.org/officeDocument/2006/relationships/hyperlink" Target="https://www.3gpp.org/ftp/tsg_ran/WG1_RL1/TSGR1_122b/Docs/R1-2507814" TargetMode="External"/><Relationship Id="rId1423" Type="http://schemas.openxmlformats.org/officeDocument/2006/relationships/hyperlink" Target="https://www.3gpp.org/ftp/tsg_ran/WG1_RL1/TSGR1_122b/Docs/R1-2507257" TargetMode="External"/><Relationship Id="rId1630" Type="http://schemas.openxmlformats.org/officeDocument/2006/relationships/hyperlink" Target="https://portal.3gpp.org/desktopmodules/WorkItem/WorkItemDetails.aspx?workitemId=940196" TargetMode="External"/><Relationship Id="rId225" Type="http://schemas.openxmlformats.org/officeDocument/2006/relationships/hyperlink" Target="https://www.3gpp.org/ftp/tsg_ran/WG1_RL1/TSGR1_122b/Docs/R1-2507047" TargetMode="External"/><Relationship Id="rId432" Type="http://schemas.openxmlformats.org/officeDocument/2006/relationships/hyperlink" Target="https://www.3gpp.org/ftp/tsg_ran/WG1_RL1/TSGR1_122b/Docs/R1-2507922" TargetMode="External"/><Relationship Id="rId877" Type="http://schemas.openxmlformats.org/officeDocument/2006/relationships/hyperlink" Target="https://www.3gpp.org/ftp/tsg_ran/WG1_RL1/TSGR1_122b/Docs/R1-2508032" TargetMode="External"/><Relationship Id="rId1062" Type="http://schemas.openxmlformats.org/officeDocument/2006/relationships/hyperlink" Target="https://www.3gpp.org/ftp/tsg_ran/WG1_RL1/TSGR1_122b/Docs/R1-2507554" TargetMode="External"/><Relationship Id="rId1728" Type="http://schemas.openxmlformats.org/officeDocument/2006/relationships/hyperlink" Target="https://www.3gpp.org/ftp/tsg_ran/WG1_RL1/TSGR1_122b/Docs/R1-2506719" TargetMode="External"/><Relationship Id="rId737" Type="http://schemas.openxmlformats.org/officeDocument/2006/relationships/hyperlink" Target="https://www.3gpp.org/ftp/tsg_ran/WG1_RL1/TSGR1_122b/Docs/R1-2506929" TargetMode="External"/><Relationship Id="rId944" Type="http://schemas.openxmlformats.org/officeDocument/2006/relationships/hyperlink" Target="https://www.3gpp.org/ftp/tsg_ran/WG1_RL1/TSGR1_122b/Docs/R1-2507670" TargetMode="External"/><Relationship Id="rId1367" Type="http://schemas.openxmlformats.org/officeDocument/2006/relationships/hyperlink" Target="https://www.3gpp.org/ftp/tsg_ran/WG1_RL1/TSGR1_122b/Docs/R1-2507885" TargetMode="External"/><Relationship Id="rId1574" Type="http://schemas.openxmlformats.org/officeDocument/2006/relationships/hyperlink" Target="https://portal.3gpp.org/desktopmodules/Release/ReleaseDetails.aspx?releaseId=193" TargetMode="External"/><Relationship Id="rId1781" Type="http://schemas.openxmlformats.org/officeDocument/2006/relationships/hyperlink" Target="https://portal.3gpp.org/desktopmodules/Release/ReleaseDetails.aspx?releaseId=194" TargetMode="External"/><Relationship Id="rId73" Type="http://schemas.openxmlformats.org/officeDocument/2006/relationships/hyperlink" Target="https://www.3gpp.org/ftp/tsg_ran/WG1_RL1/TSGR1_122b/Docs/R1-2506764" TargetMode="External"/><Relationship Id="rId169" Type="http://schemas.openxmlformats.org/officeDocument/2006/relationships/hyperlink" Target="https://www.3gpp.org/ftp/tsg_ran/WG1_RL1/TSGR1_122b/Docs/R1-2507404" TargetMode="External"/><Relationship Id="rId376" Type="http://schemas.openxmlformats.org/officeDocument/2006/relationships/hyperlink" Target="https://www.3gpp.org/ftp/tsg_ran/WG1_RL1/TSGR1_122b/Docs/R1-2507756" TargetMode="External"/><Relationship Id="rId583" Type="http://schemas.openxmlformats.org/officeDocument/2006/relationships/hyperlink" Target="https://www.3gpp.org/ftp/tsg_ran/WG1_RL1/TSGR1_122b/Docs/R1-2507235" TargetMode="External"/><Relationship Id="rId790" Type="http://schemas.openxmlformats.org/officeDocument/2006/relationships/hyperlink" Target="https://www.3gpp.org/ftp/tsg_ran/WG1_RL1/TSGR1_122b/Docs/R1-2507443" TargetMode="External"/><Relationship Id="rId804" Type="http://schemas.openxmlformats.org/officeDocument/2006/relationships/hyperlink" Target="https://www.3gpp.org/ftp/tsg_ran/WG1_RL1/TSGR1_122b/Docs/R1-2508023" TargetMode="External"/><Relationship Id="rId1227" Type="http://schemas.openxmlformats.org/officeDocument/2006/relationships/hyperlink" Target="https://www.3gpp.org/ftp/tsg_ran/WG1_RL1/TSGR1_122b/Docs/R1-2508102" TargetMode="External"/><Relationship Id="rId1434" Type="http://schemas.openxmlformats.org/officeDocument/2006/relationships/hyperlink" Target="https://www.3gpp.org/ftp/tsg_ran/WG1_RL1/TSGR1_122b/Docs/R1-2507681" TargetMode="External"/><Relationship Id="rId1641" Type="http://schemas.openxmlformats.org/officeDocument/2006/relationships/hyperlink" Target="https://portal.3gpp.org/desktopmodules/WorkItem/WorkItemDetails.aspx?workitemId=1021093" TargetMode="External"/><Relationship Id="rId4" Type="http://schemas.openxmlformats.org/officeDocument/2006/relationships/styles" Target="styles.xml"/><Relationship Id="rId236" Type="http://schemas.openxmlformats.org/officeDocument/2006/relationships/hyperlink" Target="https://www.3gpp.org/ftp/tsg_ran/WG1_RL1/TSGR1_122b/Docs/R1-2507200" TargetMode="External"/><Relationship Id="rId443" Type="http://schemas.openxmlformats.org/officeDocument/2006/relationships/hyperlink" Target="https://www.3gpp.org/ftp/tsg_ran/WG1_RL1/TSGR1_122b/Docs/R1-2507231" TargetMode="External"/><Relationship Id="rId650" Type="http://schemas.openxmlformats.org/officeDocument/2006/relationships/hyperlink" Target="https://www.3gpp.org/ftp/tsg_ran/WG1_RL1/TSGR1_122b/Docs/R1-2507160" TargetMode="External"/><Relationship Id="rId888" Type="http://schemas.openxmlformats.org/officeDocument/2006/relationships/hyperlink" Target="https://www.3gpp.org/ftp/tsg_ran/WG1_RL1/TSGR1_122b/Docs/R1-2507040" TargetMode="External"/><Relationship Id="rId1073" Type="http://schemas.openxmlformats.org/officeDocument/2006/relationships/hyperlink" Target="https://www.3gpp.org/ftp/tsg_ran/WG1_RL1/TSGR1_122b/Docs/R1-2507422" TargetMode="External"/><Relationship Id="rId1280" Type="http://schemas.openxmlformats.org/officeDocument/2006/relationships/hyperlink" Target="https://www.3gpp.org/ftp/tsg_ran/WG1_RL1/TSGR1_122b/Docs/R1-2507052" TargetMode="External"/><Relationship Id="rId1501" Type="http://schemas.openxmlformats.org/officeDocument/2006/relationships/hyperlink" Target="https://www.3gpp.org/ftp/tsg_ran/WG1_RL1/TSGR1_122b/Docs/R1-2508160" TargetMode="External"/><Relationship Id="rId1739" Type="http://schemas.openxmlformats.org/officeDocument/2006/relationships/hyperlink" Target="https://portal.3gpp.org/desktopmodules/Release/ReleaseDetails.aspx?releaseId=194" TargetMode="External"/><Relationship Id="rId303" Type="http://schemas.openxmlformats.org/officeDocument/2006/relationships/hyperlink" Target="https://www.3gpp.org/ftp/tsg_ran/WG1_RL1/TSGR1_122b/Docs/R1-2508188" TargetMode="External"/><Relationship Id="rId748" Type="http://schemas.openxmlformats.org/officeDocument/2006/relationships/hyperlink" Target="https://www.3gpp.org/ftp/tsg_ran/WG1_RL1/TSGR1_122b/Docs/R1-2507975" TargetMode="External"/><Relationship Id="rId955" Type="http://schemas.openxmlformats.org/officeDocument/2006/relationships/hyperlink" Target="https://www.3gpp.org/ftp/tsg_ran/WG1_RL1/TSGR1_122b/Docs/R1-2508115" TargetMode="External"/><Relationship Id="rId1140" Type="http://schemas.openxmlformats.org/officeDocument/2006/relationships/hyperlink" Target="https://www.3gpp.org/ftp/tsg_ran/WG1_RL1/TSGR1_122b/Docs/R1-2507333" TargetMode="External"/><Relationship Id="rId1378" Type="http://schemas.openxmlformats.org/officeDocument/2006/relationships/hyperlink" Target="https://www.3gpp.org/ftp/tsg_ran/WG1_RL1/TSGR1_122b/Docs/R1-2507948" TargetMode="External"/><Relationship Id="rId1585" Type="http://schemas.openxmlformats.org/officeDocument/2006/relationships/hyperlink" Target="https://www.3gpp.org/ftp/tsg_ran/WG1_RL1/TSGR1_122b/Docs/R1-2508144.zip" TargetMode="External"/><Relationship Id="rId1792" Type="http://schemas.openxmlformats.org/officeDocument/2006/relationships/hyperlink" Target="https://www.3gpp.org/ftp/tsg_ran/WG1_RL1/TSGR1_122b/Docs/R1-2507813" TargetMode="External"/><Relationship Id="rId84" Type="http://schemas.openxmlformats.org/officeDocument/2006/relationships/hyperlink" Target="https://www.3gpp.org/ftp/tsg_ran/WG1_RL1/TSGR1_122b/Docs/R1-2507927" TargetMode="External"/><Relationship Id="rId387" Type="http://schemas.openxmlformats.org/officeDocument/2006/relationships/hyperlink" Target="https://www.3gpp.org/ftp/tsg_ran/WG1_RL1/TSGR1_122b/Docs/R1-2506948" TargetMode="External"/><Relationship Id="rId510" Type="http://schemas.openxmlformats.org/officeDocument/2006/relationships/hyperlink" Target="https://www.3gpp.org/ftp/tsg_ran/WG1_RL1/TSGR1_122b/Docs/R1-2507991" TargetMode="External"/><Relationship Id="rId594" Type="http://schemas.openxmlformats.org/officeDocument/2006/relationships/hyperlink" Target="https://www.3gpp.org/ftp/tsg_ran/WG1_RL1/TSGR1_122b/Docs/R1-2508172" TargetMode="External"/><Relationship Id="rId608" Type="http://schemas.openxmlformats.org/officeDocument/2006/relationships/hyperlink" Target="https://www.3gpp.org/ftp/tsg_ran/WG1_RL1/TSGR1_122b/Docs/R1-2507192" TargetMode="External"/><Relationship Id="rId815" Type="http://schemas.openxmlformats.org/officeDocument/2006/relationships/hyperlink" Target="https://www.3gpp.org/ftp/tsg_ran/WG1_RL1/TSGR1_122b/Docs/R1-2507007" TargetMode="External"/><Relationship Id="rId1238" Type="http://schemas.openxmlformats.org/officeDocument/2006/relationships/hyperlink" Target="https://www.3gpp.org/ftp/tsg_ran/WG1_RL1/TSGR1_122b/Docs/R1-2507058" TargetMode="External"/><Relationship Id="rId1445" Type="http://schemas.openxmlformats.org/officeDocument/2006/relationships/hyperlink" Target="https://www.3gpp.org/ftp/tsg_ran/WG1_RL1/TSGR1_122b/Docs/R1-2506741" TargetMode="External"/><Relationship Id="rId1652" Type="http://schemas.openxmlformats.org/officeDocument/2006/relationships/hyperlink" Target="https://www.3gpp.org/ftp/tsg_ran/WG1_RL1/TSGR1_122b/Docs/R1-2506707" TargetMode="External"/><Relationship Id="rId247" Type="http://schemas.openxmlformats.org/officeDocument/2006/relationships/hyperlink" Target="https://www.3gpp.org/ftp/tsg_ran/WG1_RL1/TSGR1_122b/Docs/R1-2507450" TargetMode="External"/><Relationship Id="rId899" Type="http://schemas.openxmlformats.org/officeDocument/2006/relationships/hyperlink" Target="https://www.3gpp.org/ftp/tsg_ran/WG1_RL1/TSGR1_122b/Docs/R1-2507529" TargetMode="External"/><Relationship Id="rId1000" Type="http://schemas.openxmlformats.org/officeDocument/2006/relationships/hyperlink" Target="https://www.3gpp.org/ftp/tsg_ran/WG1_RL1/TSGR1_122b/Docs/R1-2507190" TargetMode="External"/><Relationship Id="rId1084" Type="http://schemas.openxmlformats.org/officeDocument/2006/relationships/hyperlink" Target="https://www.3gpp.org/ftp/tsg_ran/WG1_RL1/TSGR1_122b/Docs/R1-2507250" TargetMode="External"/><Relationship Id="rId1305" Type="http://schemas.openxmlformats.org/officeDocument/2006/relationships/hyperlink" Target="https://www.3gpp.org/ftp/tsg_ran/WG1_RL1/TSGR1_122b/Docs/R1-2507539" TargetMode="External"/><Relationship Id="rId107" Type="http://schemas.openxmlformats.org/officeDocument/2006/relationships/hyperlink" Target="https://www.3gpp.org/ftp/tsg_ran/WG1_RL1/TSGR1_122b/Docs/R1-2506714" TargetMode="External"/><Relationship Id="rId454" Type="http://schemas.openxmlformats.org/officeDocument/2006/relationships/hyperlink" Target="https://www.3gpp.org/ftp/tsg_ran/WG1_RL1/TSGR1_122b/Docs/R1-2507698" TargetMode="External"/><Relationship Id="rId661" Type="http://schemas.openxmlformats.org/officeDocument/2006/relationships/hyperlink" Target="https://www.3gpp.org/ftp/tsg_ran/WG1_RL1/TSGR1_122b/Docs/R1-2506883" TargetMode="External"/><Relationship Id="rId759" Type="http://schemas.openxmlformats.org/officeDocument/2006/relationships/hyperlink" Target="https://www.3gpp.org/ftp/tsg_ran/WG1_RL1/TSGR1_122b/Docs/R1-2507709" TargetMode="External"/><Relationship Id="rId966" Type="http://schemas.openxmlformats.org/officeDocument/2006/relationships/hyperlink" Target="https://www.3gpp.org/ftp/tsg_ran/WG1_RL1/TSGR1_122b/Docs/R1-2506983" TargetMode="External"/><Relationship Id="rId1291" Type="http://schemas.openxmlformats.org/officeDocument/2006/relationships/hyperlink" Target="https://www.3gpp.org/ftp/tsg_ran/WG1_RL1/TSGR1_122b/Docs/R1-2507418" TargetMode="External"/><Relationship Id="rId1389" Type="http://schemas.openxmlformats.org/officeDocument/2006/relationships/hyperlink" Target="https://www.3gpp.org/ftp/tsg_ran/WG1_RL1/TSGR1_122b/Docs/R1-2507286" TargetMode="External"/><Relationship Id="rId1512" Type="http://schemas.openxmlformats.org/officeDocument/2006/relationships/hyperlink" Target="https://www.3gpp.org/ftp/tsg_ran/WG1_RL1/TSGR1_122b/Docs/R1-2506820" TargetMode="External"/><Relationship Id="rId1596" Type="http://schemas.openxmlformats.org/officeDocument/2006/relationships/hyperlink" Target="https://portal.3gpp.org/desktopmodules/WorkItem/WorkItemDetails.aspx?workitemId=940196" TargetMode="External"/><Relationship Id="rId11" Type="http://schemas.openxmlformats.org/officeDocument/2006/relationships/hyperlink" Target="https://www.3gpp.org/about-3gpp/legal-matters" TargetMode="External"/><Relationship Id="rId314" Type="http://schemas.openxmlformats.org/officeDocument/2006/relationships/hyperlink" Target="https://www.3gpp.org/ftp/tsg_ran/WG1_RL1/TSGR1_122b/Docs/R1-2506934" TargetMode="External"/><Relationship Id="rId398" Type="http://schemas.openxmlformats.org/officeDocument/2006/relationships/hyperlink" Target="https://www.3gpp.org/ftp/tsg_ran/WG1_RL1/TSGR1_122b/Docs/R1-2507454" TargetMode="External"/><Relationship Id="rId521" Type="http://schemas.openxmlformats.org/officeDocument/2006/relationships/oleObject" Target="embeddings/oleObject2.bin"/><Relationship Id="rId619" Type="http://schemas.openxmlformats.org/officeDocument/2006/relationships/hyperlink" Target="https://www.3gpp.org/ftp/tsg_ran/WG1_RL1/TSGR1_122b/Docs/R1-2508092" TargetMode="External"/><Relationship Id="rId1151" Type="http://schemas.openxmlformats.org/officeDocument/2006/relationships/hyperlink" Target="https://www.3gpp.org/ftp/tsg_ran/WG1_RL1/TSGR1_122b/Docs/R1-2507624" TargetMode="External"/><Relationship Id="rId1249" Type="http://schemas.openxmlformats.org/officeDocument/2006/relationships/hyperlink" Target="https://www.3gpp.org/ftp/tsg_ran/WG1_RL1/TSGR1_122b/Docs/R1-2507506" TargetMode="External"/><Relationship Id="rId95" Type="http://schemas.openxmlformats.org/officeDocument/2006/relationships/hyperlink" Target="https://www.3gpp.org/ftp/tsg_ran/WG1_RL1/TSGR1_122b/Docs/R1-2506724" TargetMode="External"/><Relationship Id="rId160" Type="http://schemas.openxmlformats.org/officeDocument/2006/relationships/hyperlink" Target="https://www.3gpp.org/ftp/tsg_ran/WG1_RL1/TSGR1_122b/Docs/R1-2506866" TargetMode="External"/><Relationship Id="rId826" Type="http://schemas.openxmlformats.org/officeDocument/2006/relationships/hyperlink" Target="https://www.3gpp.org/ftp/tsg_ran/WG1_RL1/TSGR1_122b/Docs/R1-2507416" TargetMode="External"/><Relationship Id="rId1011" Type="http://schemas.openxmlformats.org/officeDocument/2006/relationships/hyperlink" Target="https://www.3gpp.org/ftp/tsg_ran/WG1_RL1/TSGR1_122b/Docs/R1-2507570" TargetMode="External"/><Relationship Id="rId1109" Type="http://schemas.openxmlformats.org/officeDocument/2006/relationships/hyperlink" Target="https://www.3gpp.org/ftp/tsg_ran/WG1_RL1/TSGR1_122b/Docs/R1-2507810" TargetMode="External"/><Relationship Id="rId1456" Type="http://schemas.openxmlformats.org/officeDocument/2006/relationships/hyperlink" Target="https://www.3gpp.org/ftp/tsg_ran/WG1_RL1/TSGR1_122b/Docs/R1-2507181" TargetMode="External"/><Relationship Id="rId1663" Type="http://schemas.openxmlformats.org/officeDocument/2006/relationships/hyperlink" Target="https://portal.3gpp.org/desktopmodules/Release/ReleaseDetails.aspx?releaseId=194" TargetMode="External"/><Relationship Id="rId258" Type="http://schemas.openxmlformats.org/officeDocument/2006/relationships/hyperlink" Target="https://www.3gpp.org/ftp/tsg_ran/WG1_RL1/TSGR1_122b/Docs/R1-2507786" TargetMode="External"/><Relationship Id="rId465" Type="http://schemas.openxmlformats.org/officeDocument/2006/relationships/hyperlink" Target="https://www.3gpp.org/ftp/tsg_ran/WG1_RL1/TSGR1_122b/Docs/R1-2508164" TargetMode="External"/><Relationship Id="rId672" Type="http://schemas.openxmlformats.org/officeDocument/2006/relationships/hyperlink" Target="https://www.3gpp.org/ftp/tsg_ran/WG1_RL1/TSGR1_122b/Docs/R1-2507760" TargetMode="External"/><Relationship Id="rId1095" Type="http://schemas.openxmlformats.org/officeDocument/2006/relationships/hyperlink" Target="https://www.3gpp.org/ftp/tsg_ran/WG1_RL1/TSGR1_122b/Docs/R1-2507426" TargetMode="External"/><Relationship Id="rId1316" Type="http://schemas.openxmlformats.org/officeDocument/2006/relationships/hyperlink" Target="https://www.3gpp.org/ftp/tsg_ran/WG1_RL1/TSGR1_122b/Docs/R1-2507824" TargetMode="External"/><Relationship Id="rId1523" Type="http://schemas.openxmlformats.org/officeDocument/2006/relationships/hyperlink" Target="https://www.3gpp.org/ftp/tsg_ran/WG1_RL1/TSGR1_122b/Docs/R1-2507259" TargetMode="External"/><Relationship Id="rId1730" Type="http://schemas.openxmlformats.org/officeDocument/2006/relationships/hyperlink" Target="https://portal.3gpp.org/desktopmodules/WorkItem/WorkItemDetails.aspx?workitemId=1021090" TargetMode="External"/><Relationship Id="rId22" Type="http://schemas.openxmlformats.org/officeDocument/2006/relationships/hyperlink" Target="https://www.3gpp.org/ftp/tsg_ran/WG1_RL1/TSGR1_122b/Docs/R1-2506851" TargetMode="External"/><Relationship Id="rId118" Type="http://schemas.openxmlformats.org/officeDocument/2006/relationships/hyperlink" Target="https://www.3gpp.org/ftp/tsg_ran/WG1_RL1/TSGR1_122b/Docs/R1-2506717" TargetMode="External"/><Relationship Id="rId325" Type="http://schemas.openxmlformats.org/officeDocument/2006/relationships/hyperlink" Target="https://www.3gpp.org/ftp/tsg_ran/WG1_RL1/TSGR1_122b/Docs/R1-2507442" TargetMode="External"/><Relationship Id="rId532" Type="http://schemas.openxmlformats.org/officeDocument/2006/relationships/image" Target="media/image11.wmf"/><Relationship Id="rId977" Type="http://schemas.openxmlformats.org/officeDocument/2006/relationships/hyperlink" Target="https://www.3gpp.org/ftp/tsg_ran/WG1_RL1/TSGR1_122b/Docs/R1-2507591" TargetMode="External"/><Relationship Id="rId1162" Type="http://schemas.openxmlformats.org/officeDocument/2006/relationships/hyperlink" Target="https://www.3gpp.org/ftp/tsg_ran/WG1_RL1/TSGR1_122b/Docs/R1-2507857" TargetMode="External"/><Relationship Id="rId171" Type="http://schemas.openxmlformats.org/officeDocument/2006/relationships/hyperlink" Target="https://www.3gpp.org/ftp/tsg_ran/WG1_RL1/TSGR1_122b/Docs/R1-2507925" TargetMode="External"/><Relationship Id="rId837" Type="http://schemas.openxmlformats.org/officeDocument/2006/relationships/hyperlink" Target="https://www.3gpp.org/ftp/tsg_ran/WG1_RL1/TSGR1_122b/Docs/R1-2507803" TargetMode="External"/><Relationship Id="rId1022" Type="http://schemas.openxmlformats.org/officeDocument/2006/relationships/hyperlink" Target="https://www.3gpp.org/ftp/tsg_ran/WG1_RL1/TSGR1_122b/Docs/R1-2507856" TargetMode="External"/><Relationship Id="rId1467" Type="http://schemas.openxmlformats.org/officeDocument/2006/relationships/hyperlink" Target="https://www.3gpp.org/ftp/tsg_ran/WG1_RL1/TSGR1_122b/Docs/R1-2507485" TargetMode="External"/><Relationship Id="rId1674" Type="http://schemas.openxmlformats.org/officeDocument/2006/relationships/hyperlink" Target="https://portal.3gpp.org/desktopmodules/WorkItem/WorkItemDetails.aspx?workitemId=1021093" TargetMode="External"/><Relationship Id="rId269" Type="http://schemas.openxmlformats.org/officeDocument/2006/relationships/hyperlink" Target="https://www.3gpp.org/ftp/tsg_ran/WG1_RL1/TSGR1_122b/Docs/R1-2507913" TargetMode="External"/><Relationship Id="rId476" Type="http://schemas.openxmlformats.org/officeDocument/2006/relationships/hyperlink" Target="https://www.3gpp.org/ftp/tsg_ran/WG1_RL1/TSGR1_122b/Docs/R1-2507267" TargetMode="External"/><Relationship Id="rId683" Type="http://schemas.openxmlformats.org/officeDocument/2006/relationships/hyperlink" Target="https://www.3gpp.org/ftp/tsg_ran/WG1_RL1/TSGR1_122b/Docs/R1-2506922" TargetMode="External"/><Relationship Id="rId890" Type="http://schemas.openxmlformats.org/officeDocument/2006/relationships/hyperlink" Target="https://www.3gpp.org/ftp/tsg_ran/WG1_RL1/TSGR1_122b/Docs/R1-2507168" TargetMode="External"/><Relationship Id="rId904" Type="http://schemas.openxmlformats.org/officeDocument/2006/relationships/hyperlink" Target="https://www.3gpp.org/ftp/tsg_ran/WG1_RL1/TSGR1_122b/Docs/R1-2507713" TargetMode="External"/><Relationship Id="rId1327" Type="http://schemas.openxmlformats.org/officeDocument/2006/relationships/hyperlink" Target="https://www.3gpp.org/ftp/tsg_ran/WG1_RL1/TSGR1_122b/Docs/R1-2508069" TargetMode="External"/><Relationship Id="rId1534" Type="http://schemas.openxmlformats.org/officeDocument/2006/relationships/hyperlink" Target="https://www.3gpp.org/ftp/tsg_ran/WG1_RL1/TSGR1_122b/Docs/R1-2507512" TargetMode="External"/><Relationship Id="rId1741" Type="http://schemas.openxmlformats.org/officeDocument/2006/relationships/hyperlink" Target="https://www.3gpp.org/ftp/tsg_ran/WG1_RL1/TSGR1_122b/Docs/R1-2506723" TargetMode="External"/><Relationship Id="rId33" Type="http://schemas.openxmlformats.org/officeDocument/2006/relationships/hyperlink" Target="https://www.3gpp.org/ftp/tsg_ran/WG1_RL1/TSGR1_122b/Docs/R1-2507439" TargetMode="External"/><Relationship Id="rId129" Type="http://schemas.openxmlformats.org/officeDocument/2006/relationships/hyperlink" Target="https://www.3gpp.org/ftp/tsg_ran/WG1_RL1/TSGR1_122b/Docs/R1-2507626" TargetMode="External"/><Relationship Id="rId336" Type="http://schemas.openxmlformats.org/officeDocument/2006/relationships/hyperlink" Target="https://www.3gpp.org/ftp/tsg_ran/WG1_RL1/TSGR1_122b/Docs/R1-2508000" TargetMode="External"/><Relationship Id="rId543" Type="http://schemas.openxmlformats.org/officeDocument/2006/relationships/hyperlink" Target="https://www.3gpp.org/ftp/tsg_ran/WG1_RL1/TSGR1_122b/Docs/R1-2507312" TargetMode="External"/><Relationship Id="rId988" Type="http://schemas.openxmlformats.org/officeDocument/2006/relationships/hyperlink" Target="https://www.3gpp.org/ftp/tsg_ran/WG1_RL1/TSGR1_122b/Docs/R1-2506748" TargetMode="External"/><Relationship Id="rId1173" Type="http://schemas.openxmlformats.org/officeDocument/2006/relationships/hyperlink" Target="https://www.3gpp.org/ftp/tsg_ran/WG1_RL1/TSGR1_122b/Docs/R1-2506843" TargetMode="External"/><Relationship Id="rId1380" Type="http://schemas.openxmlformats.org/officeDocument/2006/relationships/hyperlink" Target="https://www.3gpp.org/ftp/tsg_ran/WG1_RL1/TSGR1_122b/Docs/R1-2506829" TargetMode="External"/><Relationship Id="rId1601" Type="http://schemas.openxmlformats.org/officeDocument/2006/relationships/hyperlink" Target="https://www.3gpp.org/ftp/tsg_ran/WG1_RL1/TSGR1_122b/Docs/R1-2508180.zip" TargetMode="External"/><Relationship Id="rId182" Type="http://schemas.openxmlformats.org/officeDocument/2006/relationships/hyperlink" Target="https://www.3gpp.org/ftp/tsg_ran/WG1_RL1/TSGR1_122b/Docs/R1-2507035" TargetMode="External"/><Relationship Id="rId403" Type="http://schemas.openxmlformats.org/officeDocument/2006/relationships/hyperlink" Target="https://www.3gpp.org/ftp/tsg_ran/WG1_RL1/TSGR1_122b/Docs/R1-2507781" TargetMode="External"/><Relationship Id="rId750" Type="http://schemas.openxmlformats.org/officeDocument/2006/relationships/hyperlink" Target="https://www.3gpp.org/ftp/tsg_ran/WG1_RL1/TSGR1_122b/Docs/R1-2506930" TargetMode="External"/><Relationship Id="rId848" Type="http://schemas.openxmlformats.org/officeDocument/2006/relationships/hyperlink" Target="https://www.3gpp.org/ftp/tsg_ran/WG1_RL1/TSGR1_122b/Docs/R1-2507008" TargetMode="External"/><Relationship Id="rId1033" Type="http://schemas.openxmlformats.org/officeDocument/2006/relationships/hyperlink" Target="https://www.3gpp.org/ftp/tsg_ran/WG1_RL1/TSGR1_122b/Docs/R1-2508116" TargetMode="External"/><Relationship Id="rId1478" Type="http://schemas.openxmlformats.org/officeDocument/2006/relationships/hyperlink" Target="https://www.3gpp.org/ftp/tsg_ran/WG1_RL1/TSGR1_122b/Docs/R1-2507726" TargetMode="External"/><Relationship Id="rId1685" Type="http://schemas.openxmlformats.org/officeDocument/2006/relationships/hyperlink" Target="https://portal.3gpp.org/desktopmodules/Release/ReleaseDetails.aspx?releaseId=195" TargetMode="External"/><Relationship Id="rId487" Type="http://schemas.openxmlformats.org/officeDocument/2006/relationships/hyperlink" Target="https://www.3gpp.org/ftp/tsg_ran/WG1_RL1/TSGR1_122b/Docs/R1-2508019" TargetMode="External"/><Relationship Id="rId610" Type="http://schemas.openxmlformats.org/officeDocument/2006/relationships/hyperlink" Target="https://www.3gpp.org/ftp/tsg_ran/WG1_RL1/TSGR1_122b/Docs/R1-2507703" TargetMode="External"/><Relationship Id="rId694" Type="http://schemas.openxmlformats.org/officeDocument/2006/relationships/hyperlink" Target="https://www.3gpp.org/ftp/tsg_ran/WG1_RL1/TSGR1_122b/Docs/R1-2507039" TargetMode="External"/><Relationship Id="rId708" Type="http://schemas.openxmlformats.org/officeDocument/2006/relationships/hyperlink" Target="https://www.3gpp.org/ftp/tsg_ran/WG1_RL1/TSGR1_122b/Docs/R1-2506974" TargetMode="External"/><Relationship Id="rId915" Type="http://schemas.openxmlformats.org/officeDocument/2006/relationships/hyperlink" Target="https://www.3gpp.org/ftp/tsg_ran/WG1_RL1/TSGR1_122b/Docs/R1-2506759" TargetMode="External"/><Relationship Id="rId1240" Type="http://schemas.openxmlformats.org/officeDocument/2006/relationships/hyperlink" Target="https://www.3gpp.org/ftp/tsg_ran/WG1_RL1/TSGR1_122b/Docs/R1-2507176" TargetMode="External"/><Relationship Id="rId1338" Type="http://schemas.openxmlformats.org/officeDocument/2006/relationships/hyperlink" Target="https://www.3gpp.org/ftp/tsg_ran/WG1_RL1/TSGR1_122b/Docs/R1-2507060" TargetMode="External"/><Relationship Id="rId1545" Type="http://schemas.openxmlformats.org/officeDocument/2006/relationships/hyperlink" Target="https://www.3gpp.org/ftp/tsg_ran/WG1_RL1/TSGR1_122b/Docs/R1-2507633" TargetMode="External"/><Relationship Id="rId347" Type="http://schemas.openxmlformats.org/officeDocument/2006/relationships/hyperlink" Target="https://www.3gpp.org/ftp/tsg_ran/WG1_RL1/TSGR1_122b/Docs/R1-2508149" TargetMode="External"/><Relationship Id="rId999" Type="http://schemas.openxmlformats.org/officeDocument/2006/relationships/hyperlink" Target="https://www.3gpp.org/ftp/tsg_ran/WG1_RL1/TSGR1_122b/Docs/R1-2507171" TargetMode="External"/><Relationship Id="rId1100" Type="http://schemas.openxmlformats.org/officeDocument/2006/relationships/hyperlink" Target="https://www.3gpp.org/ftp/tsg_ran/WG1_RL1/TSGR1_122b/Docs/R1-2507503" TargetMode="External"/><Relationship Id="rId1184" Type="http://schemas.openxmlformats.org/officeDocument/2006/relationships/hyperlink" Target="https://www.3gpp.org/ftp/tsg_ran/WG1_RL1/TSGR1_122b/Docs/R1-2507252" TargetMode="External"/><Relationship Id="rId1405" Type="http://schemas.openxmlformats.org/officeDocument/2006/relationships/hyperlink" Target="https://www.3gpp.org/ftp/tsg_ran/WG1_RL1/TSGR1_122b/Docs/R1-2507904" TargetMode="External"/><Relationship Id="rId1752" Type="http://schemas.openxmlformats.org/officeDocument/2006/relationships/hyperlink" Target="https://www.3gpp.org/ftp/tsg_ran/WG1_RL1/TSGR1_122b/Docs/R1-2506727" TargetMode="External"/><Relationship Id="rId44" Type="http://schemas.openxmlformats.org/officeDocument/2006/relationships/hyperlink" Target="https://www.3gpp.org/ftp/tsg_ran/WG1_RL1/TSGR1_122b/Docs/R1-2506998" TargetMode="External"/><Relationship Id="rId554" Type="http://schemas.openxmlformats.org/officeDocument/2006/relationships/hyperlink" Target="https://www.3gpp.org/ftp/tsg_ran/WG1_RL1/TSGR1_122b/Docs/R1-2508179" TargetMode="External"/><Relationship Id="rId761" Type="http://schemas.openxmlformats.org/officeDocument/2006/relationships/hyperlink" Target="https://www.3gpp.org/ftp/tsg_ran/WG1_RL1/TSGR1_122b/Docs/R1-2508085" TargetMode="External"/><Relationship Id="rId859" Type="http://schemas.openxmlformats.org/officeDocument/2006/relationships/hyperlink" Target="https://www.3gpp.org/ftp/tsg_ran/WG1_RL1/TSGR1_122b/Docs/R1-2507498" TargetMode="External"/><Relationship Id="rId1391" Type="http://schemas.openxmlformats.org/officeDocument/2006/relationships/hyperlink" Target="https://www.3gpp.org/ftp/tsg_ran/WG1_RL1/TSGR1_122b/Docs/R1-2507446" TargetMode="External"/><Relationship Id="rId1489" Type="http://schemas.openxmlformats.org/officeDocument/2006/relationships/hyperlink" Target="https://www.3gpp.org/ftp/tsg_ran/WG1_RL1/TSGR1_122b/Docs/R1-2507877" TargetMode="External"/><Relationship Id="rId1612" Type="http://schemas.openxmlformats.org/officeDocument/2006/relationships/hyperlink" Target="https://portal.3gpp.org/desktopmodules/WorkItem/WorkItemDetails.aspx?workitemId=980130" TargetMode="External"/><Relationship Id="rId1696" Type="http://schemas.openxmlformats.org/officeDocument/2006/relationships/hyperlink" Target="https://www.3gpp.org/ftp/tsg_ran/WG1_RL1/TSGR1_122b/Docs/R1-2506708" TargetMode="External"/><Relationship Id="rId193" Type="http://schemas.openxmlformats.org/officeDocument/2006/relationships/hyperlink" Target="https://www.3gpp.org/ftp/tsg_ran/WG1_RL1/TSGR1_122b/Docs/R1-2506957" TargetMode="External"/><Relationship Id="rId207" Type="http://schemas.openxmlformats.org/officeDocument/2006/relationships/hyperlink" Target="https://www.3gpp.org/ftp/tsg_ran/WG1_RL1/TSGR1_122b/Docs/R1-2508006" TargetMode="External"/><Relationship Id="rId414" Type="http://schemas.openxmlformats.org/officeDocument/2006/relationships/hyperlink" Target="https://www.3gpp.org/ftp/tsg_ran/WG1_RL1/TSGR1_122b/Docs/R1-2508107" TargetMode="External"/><Relationship Id="rId498" Type="http://schemas.openxmlformats.org/officeDocument/2006/relationships/hyperlink" Target="https://www.3gpp.org/ftp/tsg_ran/WG1_RL1/TSGR1_122b/Docs/R1-2506936" TargetMode="External"/><Relationship Id="rId621" Type="http://schemas.openxmlformats.org/officeDocument/2006/relationships/hyperlink" Target="https://www.3gpp.org/ftp/tsg_ran/WG1_RL1/TSGR1_122b/Docs/R1-2508093" TargetMode="External"/><Relationship Id="rId1044" Type="http://schemas.openxmlformats.org/officeDocument/2006/relationships/hyperlink" Target="https://www.3gpp.org/ftp/tsg_ran/WG1_RL1/TSGR1_122b/Docs/R1-2506985" TargetMode="External"/><Relationship Id="rId1251" Type="http://schemas.openxmlformats.org/officeDocument/2006/relationships/hyperlink" Target="https://www.3gpp.org/ftp/tsg_ran/WG1_RL1/TSGR1_122b/Docs/R1-2507596" TargetMode="External"/><Relationship Id="rId1349" Type="http://schemas.openxmlformats.org/officeDocument/2006/relationships/hyperlink" Target="https://www.3gpp.org/ftp/tsg_ran/WG1_RL1/TSGR1_122b/Docs/R1-2507347" TargetMode="External"/><Relationship Id="rId260" Type="http://schemas.openxmlformats.org/officeDocument/2006/relationships/hyperlink" Target="https://www.3gpp.org/ftp/tsg_ran/WG1_RL1/TSGR1_122b/Docs/R1-2508101" TargetMode="External"/><Relationship Id="rId719" Type="http://schemas.openxmlformats.org/officeDocument/2006/relationships/hyperlink" Target="https://www.3gpp.org/ftp/tsg_ran/WG1_RL1/TSGR1_122b/Docs/R1-2507969" TargetMode="External"/><Relationship Id="rId926" Type="http://schemas.openxmlformats.org/officeDocument/2006/relationships/hyperlink" Target="https://www.3gpp.org/ftp/tsg_ran/WG1_RL1/TSGR1_122b/Docs/R1-2506982" TargetMode="External"/><Relationship Id="rId1111" Type="http://schemas.openxmlformats.org/officeDocument/2006/relationships/hyperlink" Target="https://www.3gpp.org/ftp/TSG_RAN/TSG_RAN/TSGR_106/Docs/RP-243300.zip" TargetMode="External"/><Relationship Id="rId1556" Type="http://schemas.openxmlformats.org/officeDocument/2006/relationships/hyperlink" Target="https://www.3gpp.org/ftp/tsg_ran/WG1_RL1/TSGR1_122b/Docs/R1-2507883" TargetMode="External"/><Relationship Id="rId1763" Type="http://schemas.openxmlformats.org/officeDocument/2006/relationships/hyperlink" Target="https://portal.3gpp.org/desktopmodules/WorkItem/WorkItemDetails.aspx?workitemId=1021089" TargetMode="External"/><Relationship Id="rId55" Type="http://schemas.openxmlformats.org/officeDocument/2006/relationships/hyperlink" Target="https://www.3gpp.org/ftp/tsg_ran/WG1_RL1/TSGR1_122b/Docs/R1-2506997" TargetMode="External"/><Relationship Id="rId120" Type="http://schemas.openxmlformats.org/officeDocument/2006/relationships/hyperlink" Target="https://www.3gpp.org/ftp/tsg_ran/WG1_RL1/TSGR1_122b/Docs/R1-2506857" TargetMode="External"/><Relationship Id="rId358" Type="http://schemas.openxmlformats.org/officeDocument/2006/relationships/hyperlink" Target="https://www.3gpp.org/ftp/tsg_ran/WG1_RL1/TSGR1_122b/Docs/R1-2507036" TargetMode="External"/><Relationship Id="rId565" Type="http://schemas.openxmlformats.org/officeDocument/2006/relationships/hyperlink" Target="https://www.3gpp.org/ftp/tsg_ran/WG1_RL1/TSGR1_122b/Docs/R1-2507355" TargetMode="External"/><Relationship Id="rId772" Type="http://schemas.openxmlformats.org/officeDocument/2006/relationships/hyperlink" Target="https://www.3gpp.org/ftp/tsg_ran/WG1_RL1/TSGR1_122b/Docs/R1-2506781" TargetMode="External"/><Relationship Id="rId1195" Type="http://schemas.openxmlformats.org/officeDocument/2006/relationships/hyperlink" Target="https://www.3gpp.org/ftp/tsg_ran/WG1_RL1/TSGR1_122b/Docs/R1-2507480" TargetMode="External"/><Relationship Id="rId1209" Type="http://schemas.openxmlformats.org/officeDocument/2006/relationships/hyperlink" Target="https://www.3gpp.org/ftp/tsg_ran/WG1_RL1/TSGR1_122b/Docs/R1-2507734" TargetMode="External"/><Relationship Id="rId1416" Type="http://schemas.openxmlformats.org/officeDocument/2006/relationships/hyperlink" Target="https://www.3gpp.org/ftp/tsg_ran/WG1_RL1/TSGR1_122b/Docs/R1-2506993" TargetMode="External"/><Relationship Id="rId1623" Type="http://schemas.openxmlformats.org/officeDocument/2006/relationships/hyperlink" Target="https://www.3gpp.org/ftp/tsg_ran/WG1_RL1/TSGR1_122b/Docs/R1-2508195.zip" TargetMode="External"/><Relationship Id="rId218" Type="http://schemas.openxmlformats.org/officeDocument/2006/relationships/hyperlink" Target="https://www.3gpp.org/ftp/tsg_ran/WG1_RL1/TSGR1_122b/Docs/R1-2506779" TargetMode="External"/><Relationship Id="rId425" Type="http://schemas.openxmlformats.org/officeDocument/2006/relationships/hyperlink" Target="https://www.3gpp.org/ftp/tsg_ran/WG1_RL1/TSGR1_122b/Docs/R1-2507455" TargetMode="External"/><Relationship Id="rId632" Type="http://schemas.openxmlformats.org/officeDocument/2006/relationships/hyperlink" Target="https://www.3gpp.org/ftp/tsg_ran/WG1_RL1/TSGR1_122b/Docs/R1-2506935" TargetMode="External"/><Relationship Id="rId1055" Type="http://schemas.openxmlformats.org/officeDocument/2006/relationships/hyperlink" Target="https://www.3gpp.org/ftp/tsg_ran/WG1_RL1/TSGR1_122b/Docs/R1-2507330" TargetMode="External"/><Relationship Id="rId1262" Type="http://schemas.openxmlformats.org/officeDocument/2006/relationships/hyperlink" Target="https://www.3gpp.org/ftp/tsg_ran/WG1_RL1/TSGR1_122b/Docs/R1-2507895" TargetMode="External"/><Relationship Id="rId271" Type="http://schemas.openxmlformats.org/officeDocument/2006/relationships/hyperlink" Target="https://www.3gpp.org/ftp/tsg_ran/WG1_RL1/TSGR1_122b/Docs/R1-2508126" TargetMode="External"/><Relationship Id="rId937" Type="http://schemas.openxmlformats.org/officeDocument/2006/relationships/hyperlink" Target="https://www.3gpp.org/ftp/tsg_ran/WG1_RL1/TSGR1_122b/Docs/R1-2507410" TargetMode="External"/><Relationship Id="rId1122" Type="http://schemas.openxmlformats.org/officeDocument/2006/relationships/hyperlink" Target="https://www.3gpp.org/ftp/tsg_ran/WG1_RL1/TSGR1_122b/Docs/R1-2506846" TargetMode="External"/><Relationship Id="rId1567" Type="http://schemas.openxmlformats.org/officeDocument/2006/relationships/footer" Target="footer1.xml"/><Relationship Id="rId1774" Type="http://schemas.openxmlformats.org/officeDocument/2006/relationships/hyperlink" Target="https://www.3gpp.org/ftp/tsg_ran/WG1_RL1/TSGR1_122b/Docs/R1-2506734" TargetMode="External"/><Relationship Id="rId66" Type="http://schemas.openxmlformats.org/officeDocument/2006/relationships/hyperlink" Target="https://www.3gpp.org/ftp/tsg_ran/WG1_RL1/TSGR1_122b/Docs/R1-2507645" TargetMode="External"/><Relationship Id="rId131" Type="http://schemas.openxmlformats.org/officeDocument/2006/relationships/hyperlink" Target="https://www.3gpp.org/ftp/tsg_ran/WG1_RL1/TSGR1_122b/Docs/R1-2507917" TargetMode="External"/><Relationship Id="rId369" Type="http://schemas.openxmlformats.org/officeDocument/2006/relationships/hyperlink" Target="https://www.3gpp.org/ftp/tsg_ran/WG1_RL1/TSGR1_122b/Docs/R1-2507436" TargetMode="External"/><Relationship Id="rId576" Type="http://schemas.openxmlformats.org/officeDocument/2006/relationships/hyperlink" Target="https://www.3gpp.org/ftp/tsg_ran/WG1_RL1/TSGR1_122b/Docs/R1-2506970" TargetMode="External"/><Relationship Id="rId783" Type="http://schemas.openxmlformats.org/officeDocument/2006/relationships/hyperlink" Target="https://www.3gpp.org/ftp/tsg_ran/WG1_RL1/TSGR1_122b/Docs/R1-2507205" TargetMode="External"/><Relationship Id="rId990" Type="http://schemas.openxmlformats.org/officeDocument/2006/relationships/hyperlink" Target="https://www.3gpp.org/ftp/tsg_ran/WG1_RL1/TSGR1_122b/Docs/R1-2506809" TargetMode="External"/><Relationship Id="rId1427" Type="http://schemas.openxmlformats.org/officeDocument/2006/relationships/hyperlink" Target="https://www.3gpp.org/ftp/tsg_ran/WG1_RL1/TSGR1_122b/Docs/R1-2507447" TargetMode="External"/><Relationship Id="rId1634" Type="http://schemas.openxmlformats.org/officeDocument/2006/relationships/hyperlink" Target="https://portal.3gpp.org/desktopmodules/WorkItem/WorkItemDetails.aspx?workitemId=940196" TargetMode="External"/><Relationship Id="rId229" Type="http://schemas.openxmlformats.org/officeDocument/2006/relationships/hyperlink" Target="https://www.3gpp.org/ftp/tsg_ran/WG1_RL1/TSGR1_122b/Docs/R1-2507090" TargetMode="External"/><Relationship Id="rId436" Type="http://schemas.openxmlformats.org/officeDocument/2006/relationships/hyperlink" Target="https://www.3gpp.org/ftp/tsg_ran/WG1_RL1/TSGR1_122b/Docs/R1-2506824" TargetMode="External"/><Relationship Id="rId643" Type="http://schemas.openxmlformats.org/officeDocument/2006/relationships/hyperlink" Target="https://www.3gpp.org/ftp/tsg_ran/WG1_RL1/TSGR1_122b/Docs/R1-2507795" TargetMode="External"/><Relationship Id="rId1066" Type="http://schemas.openxmlformats.org/officeDocument/2006/relationships/hyperlink" Target="https://www.3gpp.org/ftp/tsg_ran/WG1_RL1/TSGR1_122b/Docs/R1-2507809" TargetMode="External"/><Relationship Id="rId1273" Type="http://schemas.openxmlformats.org/officeDocument/2006/relationships/hyperlink" Target="https://www.3gpp.org/ftp/tsg_ran/WG1_RL1/TSGR1_122b/Docs/R1-2506815" TargetMode="External"/><Relationship Id="rId1480" Type="http://schemas.openxmlformats.org/officeDocument/2006/relationships/hyperlink" Target="https://www.3gpp.org/ftp/tsg_ran/WG1_RL1/TSGR1_122b/Docs/R1-2507986" TargetMode="External"/><Relationship Id="rId850" Type="http://schemas.openxmlformats.org/officeDocument/2006/relationships/hyperlink" Target="https://www.3gpp.org/ftp/tsg_ran/WG1_RL1/TSGR1_122b/Docs/R1-2507167" TargetMode="External"/><Relationship Id="rId948" Type="http://schemas.openxmlformats.org/officeDocument/2006/relationships/hyperlink" Target="https://www.3gpp.org/ftp/tsg_ran/WG1_RL1/TSGR1_122b/Docs/R1-2507770" TargetMode="External"/><Relationship Id="rId1133" Type="http://schemas.openxmlformats.org/officeDocument/2006/relationships/hyperlink" Target="https://www.3gpp.org/ftp/tsg_ran/WG1_RL1/TSGR1_122b/Docs/R1-2507130" TargetMode="External"/><Relationship Id="rId1578" Type="http://schemas.openxmlformats.org/officeDocument/2006/relationships/hyperlink" Target="https://portal.3gpp.org/desktopmodules/Release/ReleaseDetails.aspx?releaseId=194" TargetMode="External"/><Relationship Id="rId1701" Type="http://schemas.openxmlformats.org/officeDocument/2006/relationships/hyperlink" Target="https://www.3gpp.org/ftp/tsg_ran/WG1_RL1/TSGR1_122b/Docs/R1-2506710" TargetMode="External"/><Relationship Id="rId1785" Type="http://schemas.openxmlformats.org/officeDocument/2006/relationships/hyperlink" Target="https://portal.3gpp.org/desktopmodules/WorkItem/WorkItemDetails.aspx?workitemId=1021093" TargetMode="External"/><Relationship Id="rId77" Type="http://schemas.openxmlformats.org/officeDocument/2006/relationships/hyperlink" Target="https://www.3gpp.org/ftp/tsg_ran/WG1_RL1/TSGR1_122b/Docs/R1-2507223" TargetMode="External"/><Relationship Id="rId282" Type="http://schemas.openxmlformats.org/officeDocument/2006/relationships/hyperlink" Target="https://www.3gpp.org/ftp/tsg_ran/WG1_RL1/TSGR1_122b/Docs/R1-2508076" TargetMode="External"/><Relationship Id="rId503" Type="http://schemas.openxmlformats.org/officeDocument/2006/relationships/hyperlink" Target="https://www.3gpp.org/ftp/tsg_ran/WG1_RL1/TSGR1_122b/Docs/R1-2507322" TargetMode="External"/><Relationship Id="rId587" Type="http://schemas.openxmlformats.org/officeDocument/2006/relationships/hyperlink" Target="https://www.3gpp.org/ftp/tsg_ran/WG1_RL1/TSGR1_122b/Docs/R1-2507614" TargetMode="External"/><Relationship Id="rId710" Type="http://schemas.openxmlformats.org/officeDocument/2006/relationships/hyperlink" Target="https://www.3gpp.org/ftp/tsg_ran/WG1_RL1/TSGR1_122b/Docs/R1-2507077" TargetMode="External"/><Relationship Id="rId808" Type="http://schemas.openxmlformats.org/officeDocument/2006/relationships/hyperlink" Target="https://www.3gpp.org/ftp/tsg_ran/WG1_RL1/TSGR1_122b/Docs/R1-2506782" TargetMode="External"/><Relationship Id="rId1340" Type="http://schemas.openxmlformats.org/officeDocument/2006/relationships/hyperlink" Target="https://www.3gpp.org/ftp/tsg_ran/WG1_RL1/TSGR1_122b/Docs/R1-2507178" TargetMode="External"/><Relationship Id="rId1438" Type="http://schemas.openxmlformats.org/officeDocument/2006/relationships/hyperlink" Target="https://www.3gpp.org/ftp/tsg_ran/WG1_RL1/TSGR1_122b/Docs/R1-2507819" TargetMode="External"/><Relationship Id="rId1645" Type="http://schemas.openxmlformats.org/officeDocument/2006/relationships/hyperlink" Target="https://www.3gpp.org/ftp/tsg_ran/WG1_RL1/TSGR1_122b/Docs/R1-2506731" TargetMode="External"/><Relationship Id="rId8" Type="http://schemas.openxmlformats.org/officeDocument/2006/relationships/endnotes" Target="endnotes.xml"/><Relationship Id="rId142" Type="http://schemas.openxmlformats.org/officeDocument/2006/relationships/hyperlink" Target="https://www.3gpp.org/ftp/tsg_ran/WG1_RL1/TSGR1_122b/Docs/R1-2507262" TargetMode="External"/><Relationship Id="rId447" Type="http://schemas.openxmlformats.org/officeDocument/2006/relationships/hyperlink" Target="https://www.3gpp.org/ftp/tsg_ran/WG1_RL1/TSGR1_122b/Docs/R1-2507494" TargetMode="External"/><Relationship Id="rId794" Type="http://schemas.openxmlformats.org/officeDocument/2006/relationships/hyperlink" Target="https://www.3gpp.org/ftp/tsg_ran/WG1_RL1/TSGR1_122b/Docs/R1-2507552" TargetMode="External"/><Relationship Id="rId1077" Type="http://schemas.openxmlformats.org/officeDocument/2006/relationships/hyperlink" Target="https://www.3gpp.org/ftp/tsg_ran/WG1_RL1/TSGR1_122b/Docs/R1-2506920" TargetMode="External"/><Relationship Id="rId1200" Type="http://schemas.openxmlformats.org/officeDocument/2006/relationships/hyperlink" Target="https://www.3gpp.org/ftp/tsg_ran/WG1_RL1/TSGR1_122b/Docs/R1-2507544" TargetMode="External"/><Relationship Id="rId654" Type="http://schemas.openxmlformats.org/officeDocument/2006/relationships/hyperlink" Target="https://www.3gpp.org/ftp/tsg_ran/WG1_RL1/TSGR1_122b/Docs/R1-2507739" TargetMode="External"/><Relationship Id="rId861" Type="http://schemas.openxmlformats.org/officeDocument/2006/relationships/hyperlink" Target="https://www.3gpp.org/ftp/tsg_ran/WG1_RL1/TSGR1_122b/Docs/R1-2507553" TargetMode="External"/><Relationship Id="rId959" Type="http://schemas.openxmlformats.org/officeDocument/2006/relationships/hyperlink" Target="https://www.3gpp.org/ftp/tsg_ran/WG1_RL1/TSGR1_122b/Docs/R1-2508157" TargetMode="External"/><Relationship Id="rId1284" Type="http://schemas.openxmlformats.org/officeDocument/2006/relationships/hyperlink" Target="https://www.3gpp.org/ftp/tsg_ran/WG1_RL1/TSGR1_122b/Docs/R1-2507177" TargetMode="External"/><Relationship Id="rId1491" Type="http://schemas.openxmlformats.org/officeDocument/2006/relationships/hyperlink" Target="https://www.3gpp.org/ftp/tsg_ran/WG1_RL1/TSGR1_122b/Docs/R1-2507906" TargetMode="External"/><Relationship Id="rId1505" Type="http://schemas.openxmlformats.org/officeDocument/2006/relationships/hyperlink" Target="https://www.3gpp.org/ftp/tsg_ran/WG1_RL1/TSGR1_122b/Docs/R1-2508187" TargetMode="External"/><Relationship Id="rId1589" Type="http://schemas.openxmlformats.org/officeDocument/2006/relationships/hyperlink" Target="https://www.3gpp.org/ftp/tsg_ran/WG1_RL1/TSGR1_122b/Docs/R1-2508166.zip" TargetMode="External"/><Relationship Id="rId1712" Type="http://schemas.openxmlformats.org/officeDocument/2006/relationships/hyperlink" Target="https://portal.3gpp.org/desktopmodules/WorkItem/WorkItemDetails.aspx?workitemId=1021094" TargetMode="External"/><Relationship Id="rId293" Type="http://schemas.openxmlformats.org/officeDocument/2006/relationships/hyperlink" Target="https://www.3gpp.org/ftp/tsg_ran/WG1_RL1/TSGR1_122b/Docs/R1-2508123" TargetMode="External"/><Relationship Id="rId307" Type="http://schemas.openxmlformats.org/officeDocument/2006/relationships/hyperlink" Target="https://www.3gpp.org/ftp/tsg_ran/WG1_RL1/TSGR1_122b/Docs/R1-2508195" TargetMode="External"/><Relationship Id="rId514" Type="http://schemas.openxmlformats.org/officeDocument/2006/relationships/hyperlink" Target="https://www.3gpp.org/ftp/tsg_ran/WG1_RL1/TSGR1_122b/Docs/R1-2508070" TargetMode="External"/><Relationship Id="rId721" Type="http://schemas.openxmlformats.org/officeDocument/2006/relationships/hyperlink" Target="https://www.3gpp.org/ftp/tsg_ran/WG1_RL1/TSGR1_122b/Docs/R1-2507972" TargetMode="External"/><Relationship Id="rId1144" Type="http://schemas.openxmlformats.org/officeDocument/2006/relationships/hyperlink" Target="https://www.3gpp.org/ftp/tsg_ran/WG1_RL1/TSGR1_122b/Docs/R1-2507504" TargetMode="External"/><Relationship Id="rId1351" Type="http://schemas.openxmlformats.org/officeDocument/2006/relationships/hyperlink" Target="https://www.3gpp.org/ftp/tsg_ran/WG1_RL1/TSGR1_122b/Docs/R1-2507486" TargetMode="External"/><Relationship Id="rId1449" Type="http://schemas.openxmlformats.org/officeDocument/2006/relationships/hyperlink" Target="https://www.3gpp.org/ftp/tsg_ran/WG1_RL1/TSGR1_122b/Docs/R1-2506831" TargetMode="External"/><Relationship Id="rId1796" Type="http://schemas.microsoft.com/office/2011/relationships/people" Target="people.xml"/><Relationship Id="rId88" Type="http://schemas.openxmlformats.org/officeDocument/2006/relationships/hyperlink" Target="https://www.3gpp.org/ftp/tsg_ran/WG1_RL1/TSGR1_122b/Docs/R1-2507736" TargetMode="External"/><Relationship Id="rId153" Type="http://schemas.openxmlformats.org/officeDocument/2006/relationships/hyperlink" Target="https://www.3gpp.org/ftp/tsg_ran/WG1_RL1/TSGR1_122b/Docs/R1-2507148" TargetMode="External"/><Relationship Id="rId360" Type="http://schemas.openxmlformats.org/officeDocument/2006/relationships/hyperlink" Target="https://www.3gpp.org/ftp/tsg_ran/WG1_RL1/TSGR1_122b/Docs/R1-2507159" TargetMode="External"/><Relationship Id="rId598" Type="http://schemas.openxmlformats.org/officeDocument/2006/relationships/hyperlink" Target="https://www.3gpp.org/ftp/tsg_ran/WG1_RL1/TSGR1_122b/Docs/R1-2508156" TargetMode="External"/><Relationship Id="rId819" Type="http://schemas.openxmlformats.org/officeDocument/2006/relationships/hyperlink" Target="https://www.3gpp.org/ftp/tsg_ran/WG1_RL1/TSGR1_122b/Docs/R1-2507184" TargetMode="External"/><Relationship Id="rId1004" Type="http://schemas.openxmlformats.org/officeDocument/2006/relationships/hyperlink" Target="https://www.3gpp.org/ftp/tsg_ran/WG1_RL1/TSGR1_122b/Docs/R1-2507323" TargetMode="External"/><Relationship Id="rId1211" Type="http://schemas.openxmlformats.org/officeDocument/2006/relationships/hyperlink" Target="https://www.3gpp.org/ftp/tsg_ran/WG1_RL1/TSGR1_122b/Docs/R1-2507763" TargetMode="External"/><Relationship Id="rId1656" Type="http://schemas.openxmlformats.org/officeDocument/2006/relationships/hyperlink" Target="https://www.3gpp.org/ftp/tsg_ran/WG1_RL1/TSGR1_122b/Docs/R1-2508110" TargetMode="External"/><Relationship Id="rId220" Type="http://schemas.openxmlformats.org/officeDocument/2006/relationships/hyperlink" Target="https://www.3gpp.org/ftp/tsg_ran/WG1_RL1/TSGR1_122b/Docs/R1-2506870" TargetMode="External"/><Relationship Id="rId458" Type="http://schemas.openxmlformats.org/officeDocument/2006/relationships/hyperlink" Target="https://www.3gpp.org/ftp/tsg_ran/WG1_RL1/TSGR1_122b/Docs/R1-2507963" TargetMode="External"/><Relationship Id="rId665" Type="http://schemas.openxmlformats.org/officeDocument/2006/relationships/hyperlink" Target="https://www.3gpp.org/ftp/tsg_ran/WG1_RL1/TSGR1_122b/Docs/R1-2507101" TargetMode="External"/><Relationship Id="rId872" Type="http://schemas.openxmlformats.org/officeDocument/2006/relationships/hyperlink" Target="https://www.3gpp.org/ftp/tsg_ran/WG1_RL1/TSGR1_122b/Docs/R1-2507828" TargetMode="External"/><Relationship Id="rId1088" Type="http://schemas.openxmlformats.org/officeDocument/2006/relationships/hyperlink" Target="https://www.3gpp.org/ftp/tsg_ran/WG1_RL1/TSGR1_122b/Docs/R1-2507369" TargetMode="External"/><Relationship Id="rId1295" Type="http://schemas.openxmlformats.org/officeDocument/2006/relationships/hyperlink" Target="https://www.3gpp.org/ftp/tsg_ran/WG1_RL1/TSGR1_122b/Docs/R1-2507513" TargetMode="External"/><Relationship Id="rId1309" Type="http://schemas.openxmlformats.org/officeDocument/2006/relationships/hyperlink" Target="https://www.3gpp.org/ftp/tsg_ran/WG1_RL1/TSGR1_122b/Docs/R1-2507608" TargetMode="External"/><Relationship Id="rId1516" Type="http://schemas.openxmlformats.org/officeDocument/2006/relationships/hyperlink" Target="https://www.3gpp.org/ftp/tsg_ran/WG1_RL1/TSGR1_122b/Docs/R1-2506995" TargetMode="External"/><Relationship Id="rId1723" Type="http://schemas.openxmlformats.org/officeDocument/2006/relationships/hyperlink" Target="https://portal.3gpp.org/desktopmodules/Release/ReleaseDetails.aspx?releaseId=194" TargetMode="External"/><Relationship Id="rId15" Type="http://schemas.openxmlformats.org/officeDocument/2006/relationships/hyperlink" Target="https://www.3gpp.org/ftp/tsg_ran/WG1_RL1/TSGR1_122b/Docs/R1-2506702" TargetMode="External"/><Relationship Id="rId318" Type="http://schemas.openxmlformats.org/officeDocument/2006/relationships/hyperlink" Target="https://www.3gpp.org/ftp/tsg_ran/WG1_RL1/TSGR1_122b/Docs/R1-2507155" TargetMode="External"/><Relationship Id="rId525" Type="http://schemas.openxmlformats.org/officeDocument/2006/relationships/oleObject" Target="embeddings/oleObject4.bin"/><Relationship Id="rId732" Type="http://schemas.openxmlformats.org/officeDocument/2006/relationships/hyperlink" Target="https://www.3gpp.org/ftp/tsg_ran/WG1_RL1/TSGR1_122b/Docs/R1-2507138" TargetMode="External"/><Relationship Id="rId1155" Type="http://schemas.openxmlformats.org/officeDocument/2006/relationships/hyperlink" Target="https://www.3gpp.org/ftp/tsg_ran/WG1_RL1/TSGR1_122b/Docs/R1-2507719" TargetMode="External"/><Relationship Id="rId1362" Type="http://schemas.openxmlformats.org/officeDocument/2006/relationships/hyperlink" Target="https://www.3gpp.org/ftp/tsg_ran/WG1_RL1/TSGR1_122b/Docs/R1-2507772" TargetMode="External"/><Relationship Id="rId99" Type="http://schemas.openxmlformats.org/officeDocument/2006/relationships/hyperlink" Target="https://www.3gpp.org/ftp/tsg_ran/WG1_RL1/TSGR1_122b/Docs/R1-2507071" TargetMode="External"/><Relationship Id="rId164" Type="http://schemas.openxmlformats.org/officeDocument/2006/relationships/hyperlink" Target="https://www.3gpp.org/ftp/tsg_ran/WG1_RL1/TSGR1_122b/Docs/R1-2507070" TargetMode="External"/><Relationship Id="rId371" Type="http://schemas.openxmlformats.org/officeDocument/2006/relationships/hyperlink" Target="https://www.3gpp.org/ftp/tsg_ran/WG1_RL1/TSGR1_122b/Docs/R1-2507558" TargetMode="External"/><Relationship Id="rId1015" Type="http://schemas.openxmlformats.org/officeDocument/2006/relationships/hyperlink" Target="https://www.3gpp.org/ftp/tsg_ran/WG1_RL1/TSGR1_122b/Docs/R1-2507672" TargetMode="External"/><Relationship Id="rId1222" Type="http://schemas.openxmlformats.org/officeDocument/2006/relationships/hyperlink" Target="https://www.3gpp.org/ftp/tsg_ran/WG1_RL1/TSGR1_122b/Docs/R1-2507879" TargetMode="External"/><Relationship Id="rId1667" Type="http://schemas.openxmlformats.org/officeDocument/2006/relationships/hyperlink" Target="https://portal.3gpp.org/desktopmodules/Release/ReleaseDetails.aspx?releaseId=193" TargetMode="External"/><Relationship Id="rId469" Type="http://schemas.openxmlformats.org/officeDocument/2006/relationships/hyperlink" Target="https://www.3gpp.org/ftp/tsg_ran/WG1_RL1/TSGR1_122b/Docs/R1-2506876" TargetMode="External"/><Relationship Id="rId676" Type="http://schemas.openxmlformats.org/officeDocument/2006/relationships/hyperlink" Target="https://www.3gpp.org/ftp/tsg_ran/WG1_RL1/TSGR1_122b/Docs/R1-2507135" TargetMode="External"/><Relationship Id="rId883" Type="http://schemas.openxmlformats.org/officeDocument/2006/relationships/hyperlink" Target="https://www.3gpp.org/ftp/tsg_ran/WG1_RL1/TSGR1_122b/Docs/R1-2506845" TargetMode="External"/><Relationship Id="rId1099" Type="http://schemas.openxmlformats.org/officeDocument/2006/relationships/hyperlink" Target="https://www.3gpp.org/ftp/tsg_ran/WG1_RL1/TSGR1_122b/Docs/R1-2507473" TargetMode="External"/><Relationship Id="rId1527" Type="http://schemas.openxmlformats.org/officeDocument/2006/relationships/hyperlink" Target="https://www.3gpp.org/ftp/tsg_ran/WG1_RL1/TSGR1_122b/Docs/R1-2507378" TargetMode="External"/><Relationship Id="rId1734" Type="http://schemas.openxmlformats.org/officeDocument/2006/relationships/hyperlink" Target="https://portal.3gpp.org/desktopmodules/WorkItem/WorkItemDetails.aspx?workitemId=1021093" TargetMode="External"/><Relationship Id="rId26" Type="http://schemas.openxmlformats.org/officeDocument/2006/relationships/hyperlink" Target="https://www.3gpp.org/ftp/tsg_ran/WG1_RL1/TSGR1_122b/Docs/R1-2507157" TargetMode="External"/><Relationship Id="rId231" Type="http://schemas.openxmlformats.org/officeDocument/2006/relationships/hyperlink" Target="https://www.3gpp.org/ftp/tsg_ran/WG1_RL1/TSGR1_122b/Docs/R1-2507092" TargetMode="External"/><Relationship Id="rId329" Type="http://schemas.openxmlformats.org/officeDocument/2006/relationships/hyperlink" Target="https://www.3gpp.org/ftp/tsg_ran/WG1_RL1/TSGR1_122b/Docs/R1-2507648" TargetMode="External"/><Relationship Id="rId536" Type="http://schemas.openxmlformats.org/officeDocument/2006/relationships/hyperlink" Target="https://www.3gpp.org/ftp/tsg_ran/WG1_RL1/TSGR1_122b/Docs/R1-2506937" TargetMode="External"/><Relationship Id="rId1166" Type="http://schemas.openxmlformats.org/officeDocument/2006/relationships/hyperlink" Target="https://www.3gpp.org/ftp/tsg_ran/WG1_RL1/TSGR1_122b/Docs/R1-2508178" TargetMode="External"/><Relationship Id="rId1373" Type="http://schemas.openxmlformats.org/officeDocument/2006/relationships/hyperlink" Target="https://www.3gpp.org/ftp/tsg_ran/WG1_RL1/TSGR1_122b/Docs/R1-2508137" TargetMode="External"/><Relationship Id="rId175" Type="http://schemas.openxmlformats.org/officeDocument/2006/relationships/hyperlink" Target="https://www.3gpp.org/ftp/tsg_ran/WG1_RL1/TSGR1_122b/Docs/R1-2506712" TargetMode="External"/><Relationship Id="rId743" Type="http://schemas.openxmlformats.org/officeDocument/2006/relationships/hyperlink" Target="https://www.3gpp.org/ftp/tsg_ran/WG1_RL1/TSGR1_122b/Docs/R1-2507615" TargetMode="External"/><Relationship Id="rId950" Type="http://schemas.openxmlformats.org/officeDocument/2006/relationships/hyperlink" Target="https://www.3gpp.org/ftp/tsg_ran/WG1_RL1/TSGR1_122b/Docs/R1-2507806" TargetMode="External"/><Relationship Id="rId1026" Type="http://schemas.openxmlformats.org/officeDocument/2006/relationships/hyperlink" Target="https://www.3gpp.org/ftp/tsg_ran/WG1_RL1/TSGR1_122b/Docs/R1-2508046" TargetMode="External"/><Relationship Id="rId1580" Type="http://schemas.openxmlformats.org/officeDocument/2006/relationships/hyperlink" Target="https://portal.3gpp.org/desktopmodules/WorkItem/WorkItemDetails.aspx?workitemId=981138" TargetMode="External"/><Relationship Id="rId1678" Type="http://schemas.openxmlformats.org/officeDocument/2006/relationships/hyperlink" Target="https://www.3gpp.org/ftp/tsg_ran/WG1_RL1/TSGR1_122b/Docs/R1-2508184" TargetMode="External"/><Relationship Id="rId382" Type="http://schemas.openxmlformats.org/officeDocument/2006/relationships/hyperlink" Target="https://www.3gpp.org/ftp/tsg_ran/WG1_RL1/TSGR1_122b/Docs/R1-2508097" TargetMode="External"/><Relationship Id="rId603" Type="http://schemas.openxmlformats.org/officeDocument/2006/relationships/hyperlink" Target="https://www.3gpp.org/ftp/tsg_ran/WG1_RL1/TSGR1_122b/Docs/R1-2507996" TargetMode="External"/><Relationship Id="rId687" Type="http://schemas.openxmlformats.org/officeDocument/2006/relationships/hyperlink" Target="https://www.3gpp.org/ftp/tsg_ran/WG1_RL1/TSGR1_122b/Docs/R1-2507268" TargetMode="External"/><Relationship Id="rId810" Type="http://schemas.openxmlformats.org/officeDocument/2006/relationships/hyperlink" Target="https://www.3gpp.org/ftp/tsg_ran/WG1_RL1/TSGR1_122b/Docs/R1-2506804" TargetMode="External"/><Relationship Id="rId908" Type="http://schemas.openxmlformats.org/officeDocument/2006/relationships/hyperlink" Target="https://www.3gpp.org/ftp/tsg_ran/WG1_RL1/TSGR1_122b/Docs/R1-2507881" TargetMode="External"/><Relationship Id="rId1233" Type="http://schemas.openxmlformats.org/officeDocument/2006/relationships/hyperlink" Target="https://www.3gpp.org/ftp/tsg_ran/WG1_RL1/TSGR1_122b/Docs/R1-2506898" TargetMode="External"/><Relationship Id="rId1440" Type="http://schemas.openxmlformats.org/officeDocument/2006/relationships/hyperlink" Target="https://www.3gpp.org/ftp/tsg_ran/WG1_RL1/TSGR1_122b/Docs/R1-2507859" TargetMode="External"/><Relationship Id="rId1538" Type="http://schemas.openxmlformats.org/officeDocument/2006/relationships/hyperlink" Target="https://www.3gpp.org/ftp/tsg_ran/WG1_RL1/TSGR1_122b/Docs/R1-2507601" TargetMode="External"/><Relationship Id="rId242" Type="http://schemas.openxmlformats.org/officeDocument/2006/relationships/hyperlink" Target="https://www.3gpp.org/ftp/tsg_ran/WG1_RL1/TSGR1_122b/Docs/R1-2507340" TargetMode="External"/><Relationship Id="rId894" Type="http://schemas.openxmlformats.org/officeDocument/2006/relationships/hyperlink" Target="https://www.3gpp.org/ftp/tsg_ran/WG1_RL1/TSGR1_122b/Docs/R1-2507315" TargetMode="External"/><Relationship Id="rId1177" Type="http://schemas.openxmlformats.org/officeDocument/2006/relationships/hyperlink" Target="https://www.3gpp.org/ftp/tsg_ran/WG1_RL1/TSGR1_122b/Docs/R1-2507013" TargetMode="External"/><Relationship Id="rId1300" Type="http://schemas.openxmlformats.org/officeDocument/2006/relationships/hyperlink" Target="https://www.3gpp.org/ftp/tsg_ran/WG1_RL1/TSGR1_122b/Docs/R1-2507526" TargetMode="External"/><Relationship Id="rId1745" Type="http://schemas.openxmlformats.org/officeDocument/2006/relationships/hyperlink" Target="https://portal.3gpp.org/desktopmodules/Release/ReleaseDetails.aspx?releaseId=194" TargetMode="External"/><Relationship Id="rId37" Type="http://schemas.openxmlformats.org/officeDocument/2006/relationships/hyperlink" Target="https://www.3gpp.org/ftp/tsg_ran/WG1_RL1/TSGR1_122b/Docs/R1-2507773" TargetMode="External"/><Relationship Id="rId102" Type="http://schemas.openxmlformats.org/officeDocument/2006/relationships/hyperlink" Target="https://www.3gpp.org/ftp/tsg_ran/WG1_RL1/TSGR1_122b/Docs/R1-2507339" TargetMode="External"/><Relationship Id="rId547" Type="http://schemas.openxmlformats.org/officeDocument/2006/relationships/hyperlink" Target="https://www.3gpp.org/ftp/tsg_ran/WG1_RL1/TSGR1_122b/Docs/R1-2508063" TargetMode="External"/><Relationship Id="rId754" Type="http://schemas.openxmlformats.org/officeDocument/2006/relationships/hyperlink" Target="https://www.3gpp.org/ftp/tsg_ran/WG1_RL1/TSGR1_122b/Docs/R1-2507878" TargetMode="External"/><Relationship Id="rId961" Type="http://schemas.openxmlformats.org/officeDocument/2006/relationships/hyperlink" Target="https://www.3gpp.org/ftp/tsg_ran/WG1_RL1/TSGR1_122b/Docs/R1-2506788" TargetMode="External"/><Relationship Id="rId1384" Type="http://schemas.openxmlformats.org/officeDocument/2006/relationships/hyperlink" Target="https://www.3gpp.org/ftp/tsg_ran/WG1_RL1/TSGR1_122b/Docs/R1-2507030" TargetMode="External"/><Relationship Id="rId1591" Type="http://schemas.openxmlformats.org/officeDocument/2006/relationships/hyperlink" Target="https://portal.3gpp.org/desktopmodules/Specifications/SpecificationDetails.aspx?specificationId=3216" TargetMode="External"/><Relationship Id="rId1605" Type="http://schemas.openxmlformats.org/officeDocument/2006/relationships/hyperlink" Target="https://www.3gpp.org/ftp/tsg_ran/WG1_RL1/TSGR1_122b/Docs/R1-2508181.zip" TargetMode="External"/><Relationship Id="rId1689" Type="http://schemas.openxmlformats.org/officeDocument/2006/relationships/hyperlink" Target="https://portal.3gpp.org/desktopmodules/WorkItem/WorkItemDetails.aspx?workitemId=1080021" TargetMode="External"/><Relationship Id="rId90" Type="http://schemas.openxmlformats.org/officeDocument/2006/relationships/hyperlink" Target="https://www.3gpp.org/ftp/tsg_ran/WG1_RL1/TSGR1_122b/Docs/R1-2507046" TargetMode="External"/><Relationship Id="rId186" Type="http://schemas.openxmlformats.org/officeDocument/2006/relationships/hyperlink" Target="https://www.3gpp.org/ftp/tsg_ran/WG1_RL1/TSGR1_122b/Docs/R1-2506705" TargetMode="External"/><Relationship Id="rId393" Type="http://schemas.openxmlformats.org/officeDocument/2006/relationships/hyperlink" Target="https://www.3gpp.org/ftp/tsg_ran/WG1_RL1/TSGR1_122b/Docs/R1-2507313" TargetMode="External"/><Relationship Id="rId407" Type="http://schemas.openxmlformats.org/officeDocument/2006/relationships/hyperlink" Target="https://www.3gpp.org/ftp/tsg_ran/WG1_RL1/TSGR1_122b/Docs/R1-2507874" TargetMode="External"/><Relationship Id="rId614" Type="http://schemas.openxmlformats.org/officeDocument/2006/relationships/hyperlink" Target="https://www.3gpp.org/ftp/tsg_ran/WG1_RL1/TSGR1_122b/Docs/R1-2508090" TargetMode="External"/><Relationship Id="rId821" Type="http://schemas.openxmlformats.org/officeDocument/2006/relationships/hyperlink" Target="https://www.3gpp.org/ftp/tsg_ran/WG1_RL1/TSGR1_122b/Docs/R1-2507243" TargetMode="External"/><Relationship Id="rId1037" Type="http://schemas.openxmlformats.org/officeDocument/2006/relationships/hyperlink" Target="https://www.3gpp.org/ftp/TSG_RAN/TSG_RAN/TSGR_107/Docs/RP-250796.zip" TargetMode="External"/><Relationship Id="rId1244" Type="http://schemas.openxmlformats.org/officeDocument/2006/relationships/hyperlink" Target="https://www.3gpp.org/ftp/tsg_ran/WG1_RL1/TSGR1_122b/Docs/R1-2507411" TargetMode="External"/><Relationship Id="rId1451" Type="http://schemas.openxmlformats.org/officeDocument/2006/relationships/hyperlink" Target="https://www.3gpp.org/ftp/tsg_ran/WG1_RL1/TSGR1_122b/Docs/R1-2506994" TargetMode="External"/><Relationship Id="rId253" Type="http://schemas.openxmlformats.org/officeDocument/2006/relationships/hyperlink" Target="https://www.3gpp.org/ftp/tsg_ran/WG1_RL1/TSGR1_122b/Docs/R1-2508145" TargetMode="External"/><Relationship Id="rId460" Type="http://schemas.openxmlformats.org/officeDocument/2006/relationships/hyperlink" Target="https://www.3gpp.org/ftp/tsg_ran/WG1_RL1/TSGR1_122b/Docs/R1-2508027" TargetMode="External"/><Relationship Id="rId698" Type="http://schemas.openxmlformats.org/officeDocument/2006/relationships/hyperlink" Target="https://www.3gpp.org/ftp/tsg_ran/WG1_RL1/TSGR1_122b/Docs/R1-2507273" TargetMode="External"/><Relationship Id="rId919" Type="http://schemas.openxmlformats.org/officeDocument/2006/relationships/hyperlink" Target="https://www.3gpp.org/ftp/tsg_ran/WG1_RL1/TSGR1_122b/Docs/R1-2506838" TargetMode="External"/><Relationship Id="rId1090" Type="http://schemas.openxmlformats.org/officeDocument/2006/relationships/hyperlink" Target="https://www.3gpp.org/ftp/tsg_ran/WG1_RL1/TSGR1_122b/Docs/R1-2507380" TargetMode="External"/><Relationship Id="rId1104" Type="http://schemas.openxmlformats.org/officeDocument/2006/relationships/hyperlink" Target="https://www.3gpp.org/ftp/tsg_ran/WG1_RL1/TSGR1_122b/Docs/R1-2507627" TargetMode="External"/><Relationship Id="rId1311" Type="http://schemas.openxmlformats.org/officeDocument/2006/relationships/hyperlink" Target="https://www.3gpp.org/ftp/tsg_ran/WG1_RL1/TSGR1_122b/Docs/R1-2507722" TargetMode="External"/><Relationship Id="rId1549" Type="http://schemas.openxmlformats.org/officeDocument/2006/relationships/hyperlink" Target="https://www.3gpp.org/ftp/tsg_ran/WG1_RL1/TSGR1_122b/Docs/R1-2507776" TargetMode="External"/><Relationship Id="rId1756" Type="http://schemas.openxmlformats.org/officeDocument/2006/relationships/hyperlink" Target="https://portal.3gpp.org/desktopmodules/Release/ReleaseDetails.aspx?releaseId=193" TargetMode="External"/><Relationship Id="rId48" Type="http://schemas.openxmlformats.org/officeDocument/2006/relationships/hyperlink" Target="https://www.3gpp.org/ftp/tsg_ran/WG1_RL1/TSGR1_122b/Docs/R1-2507690" TargetMode="External"/><Relationship Id="rId113" Type="http://schemas.openxmlformats.org/officeDocument/2006/relationships/hyperlink" Target="https://www.3gpp.org/ftp/tsg_ran/WG1_RL1/TSGR1_122b/Docs/R1-2506868" TargetMode="External"/><Relationship Id="rId320" Type="http://schemas.openxmlformats.org/officeDocument/2006/relationships/hyperlink" Target="https://www.3gpp.org/ftp/tsg_ran/WG1_RL1/TSGR1_122b/Docs/R1-2507277" TargetMode="External"/><Relationship Id="rId558" Type="http://schemas.openxmlformats.org/officeDocument/2006/relationships/hyperlink" Target="https://www.3gpp.org/ftp/tsg_ran/WG1_RL1/TSGR1_122b/Docs/R1-2506880" TargetMode="External"/><Relationship Id="rId765" Type="http://schemas.openxmlformats.org/officeDocument/2006/relationships/hyperlink" Target="https://www.3gpp.org/ftp/tsg_ran/WG1_RL1/TSGR1_122b/Docs/R1-2507477" TargetMode="External"/><Relationship Id="rId972" Type="http://schemas.openxmlformats.org/officeDocument/2006/relationships/hyperlink" Target="https://www.3gpp.org/ftp/tsg_ran/WG1_RL1/TSGR1_122b/Docs/R1-2507209" TargetMode="External"/><Relationship Id="rId1188" Type="http://schemas.openxmlformats.org/officeDocument/2006/relationships/hyperlink" Target="https://www.3gpp.org/ftp/tsg_ran/WG1_RL1/TSGR1_122b/Docs/R1-2507360" TargetMode="External"/><Relationship Id="rId1395" Type="http://schemas.openxmlformats.org/officeDocument/2006/relationships/hyperlink" Target="https://www.3gpp.org/ftp/tsg_ran/WG1_RL1/TSGR1_122b/Docs/R1-2507610" TargetMode="External"/><Relationship Id="rId1409" Type="http://schemas.openxmlformats.org/officeDocument/2006/relationships/hyperlink" Target="https://www.3gpp.org/ftp/tsg_ran/WG1_RL1/TSGR1_122b/Docs/R1-2508011" TargetMode="External"/><Relationship Id="rId1616" Type="http://schemas.openxmlformats.org/officeDocument/2006/relationships/hyperlink" Target="https://www.3gpp.org/ftp/tsg_ran/WG1_RL1/TSGR1_122b/Docs/R1-2508193.zip" TargetMode="External"/><Relationship Id="rId197" Type="http://schemas.openxmlformats.org/officeDocument/2006/relationships/hyperlink" Target="https://www.3gpp.org/ftp/tsg_ran/WG1_RL1/TSGR1_122b/Docs/R1-2507218" TargetMode="External"/><Relationship Id="rId418" Type="http://schemas.openxmlformats.org/officeDocument/2006/relationships/hyperlink" Target="https://www.3gpp.org/ftp/tsg_ran/WG1_RL1/TSGR1_122b/Docs/R1-2506874" TargetMode="External"/><Relationship Id="rId625" Type="http://schemas.openxmlformats.org/officeDocument/2006/relationships/hyperlink" Target="https://www.3gpp.org/ftp/tsg_ran/WG1_RL1/TSGR1_122b/Docs/R1-2507982" TargetMode="External"/><Relationship Id="rId832" Type="http://schemas.openxmlformats.org/officeDocument/2006/relationships/hyperlink" Target="https://www.3gpp.org/ftp/tsg_ran/WG1_RL1/TSGR1_122b/Docs/R1-2507617" TargetMode="External"/><Relationship Id="rId1048" Type="http://schemas.openxmlformats.org/officeDocument/2006/relationships/hyperlink" Target="https://www.3gpp.org/ftp/tsg_ran/WG1_RL1/TSGR1_122b/Docs/R1-2507172" TargetMode="External"/><Relationship Id="rId1255" Type="http://schemas.openxmlformats.org/officeDocument/2006/relationships/hyperlink" Target="https://www.3gpp.org/ftp/tsg_ran/WG1_RL1/TSGR1_122b/Docs/R1-2507721" TargetMode="External"/><Relationship Id="rId1462" Type="http://schemas.openxmlformats.org/officeDocument/2006/relationships/hyperlink" Target="https://www.3gpp.org/ftp/tsg_ran/WG1_RL1/TSGR1_122b/Docs/R1-2507370" TargetMode="External"/><Relationship Id="rId264" Type="http://schemas.openxmlformats.org/officeDocument/2006/relationships/hyperlink" Target="https://www.3gpp.org/ftp/tsg_ran/WG1_RL1/TSGR1_122b/Docs/R1-2507891" TargetMode="External"/><Relationship Id="rId471" Type="http://schemas.openxmlformats.org/officeDocument/2006/relationships/hyperlink" Target="https://www.3gpp.org/ftp/tsg_ran/WG1_RL1/TSGR1_122b/Docs/R1-2506966" TargetMode="External"/><Relationship Id="rId1115" Type="http://schemas.openxmlformats.org/officeDocument/2006/relationships/image" Target="media/image13.png"/><Relationship Id="rId1322" Type="http://schemas.openxmlformats.org/officeDocument/2006/relationships/hyperlink" Target="https://www.3gpp.org/ftp/tsg_ran/WG1_RL1/TSGR1_122b/Docs/R1-2507951" TargetMode="External"/><Relationship Id="rId1767" Type="http://schemas.openxmlformats.org/officeDocument/2006/relationships/hyperlink" Target="https://www.3gpp.org/ftp/tsg_ran/WG1_RL1/TSGR1_122b/Docs/R1-2503142" TargetMode="External"/><Relationship Id="rId59" Type="http://schemas.openxmlformats.org/officeDocument/2006/relationships/hyperlink" Target="https://www.3gpp.org/ftp/tsg_ran/WG1_RL1/TSGR1_122b/Docs/R1-2507222" TargetMode="External"/><Relationship Id="rId124" Type="http://schemas.openxmlformats.org/officeDocument/2006/relationships/hyperlink" Target="https://www.3gpp.org/ftp/tsg_ran/WG1_RL1/TSGR1_122b/Docs/R1-2507083" TargetMode="External"/><Relationship Id="rId569" Type="http://schemas.openxmlformats.org/officeDocument/2006/relationships/hyperlink" Target="https://www.3gpp.org/ftp/tsg_ran/WG1_RL1/TSGR1_122b/Docs/R1-2507578" TargetMode="External"/><Relationship Id="rId776" Type="http://schemas.openxmlformats.org/officeDocument/2006/relationships/hyperlink" Target="https://www.3gpp.org/ftp/tsg_ran/WG1_RL1/TSGR1_122b/Docs/R1-2506887" TargetMode="External"/><Relationship Id="rId983" Type="http://schemas.openxmlformats.org/officeDocument/2006/relationships/hyperlink" Target="https://www.3gpp.org/ftp/tsg_ran/WG1_RL1/TSGR1_122b/Docs/R1-2507839" TargetMode="External"/><Relationship Id="rId1199" Type="http://schemas.openxmlformats.org/officeDocument/2006/relationships/hyperlink" Target="https://www.3gpp.org/ftp/tsg_ran/WG1_RL1/TSGR1_122b/Docs/R1-2507538" TargetMode="External"/><Relationship Id="rId1627" Type="http://schemas.openxmlformats.org/officeDocument/2006/relationships/hyperlink" Target="https://www.3gpp.org/ftp/tsg_ran/WG1_RL1/TSGR1_122b/Docs/R1-2508196.zip" TargetMode="External"/><Relationship Id="rId331" Type="http://schemas.openxmlformats.org/officeDocument/2006/relationships/hyperlink" Target="https://www.3gpp.org/ftp/tsg_ran/WG1_RL1/TSGR1_122b/Docs/R1-2507774" TargetMode="External"/><Relationship Id="rId429" Type="http://schemas.openxmlformats.org/officeDocument/2006/relationships/hyperlink" Target="https://www.3gpp.org/ftp/tsg_ran/WG1_RL1/TSGR1_122b/Docs/R1-2507489" TargetMode="External"/><Relationship Id="rId636" Type="http://schemas.openxmlformats.org/officeDocument/2006/relationships/hyperlink" Target="https://www.3gpp.org/ftp/tsg_ran/WG1_RL1/TSGR1_122b/Docs/R1-2507100" TargetMode="External"/><Relationship Id="rId1059" Type="http://schemas.openxmlformats.org/officeDocument/2006/relationships/hyperlink" Target="https://www.3gpp.org/ftp/tsg_ran/WG1_RL1/TSGR1_122b/Docs/R1-2507464" TargetMode="External"/><Relationship Id="rId1266" Type="http://schemas.openxmlformats.org/officeDocument/2006/relationships/hyperlink" Target="https://www.3gpp.org/ftp/tsg_ran/WG1_RL1/TSGR1_122b/Docs/R1-2507955" TargetMode="External"/><Relationship Id="rId1473" Type="http://schemas.openxmlformats.org/officeDocument/2006/relationships/hyperlink" Target="https://www.3gpp.org/ftp/tsg_ran/WG1_RL1/TSGR1_122b/Docs/R1-2507580" TargetMode="External"/><Relationship Id="rId843" Type="http://schemas.openxmlformats.org/officeDocument/2006/relationships/hyperlink" Target="https://www.3gpp.org/ftp/tsg_ran/WG1_RL1/TSGR1_122b/Docs/R1-2506805" TargetMode="External"/><Relationship Id="rId1126" Type="http://schemas.openxmlformats.org/officeDocument/2006/relationships/hyperlink" Target="https://www.3gpp.org/ftp/tsg_ran/WG1_RL1/TSGR1_122b/Docs/R1-2506896" TargetMode="External"/><Relationship Id="rId1680" Type="http://schemas.openxmlformats.org/officeDocument/2006/relationships/hyperlink" Target="https://portal.3gpp.org/desktopmodules/WorkItem/WorkItemDetails.aspx?workitemId=1080072" TargetMode="External"/><Relationship Id="rId1778" Type="http://schemas.openxmlformats.org/officeDocument/2006/relationships/hyperlink" Target="https://portal.3gpp.org/desktopmodules/Release/ReleaseDetails.aspx?releaseId=194" TargetMode="External"/><Relationship Id="rId275" Type="http://schemas.openxmlformats.org/officeDocument/2006/relationships/hyperlink" Target="https://www.3gpp.org/ftp/tsg_ran/WG1_RL1/TSGR1_122b/Docs/R1-2507914" TargetMode="External"/><Relationship Id="rId482" Type="http://schemas.openxmlformats.org/officeDocument/2006/relationships/hyperlink" Target="https://www.3gpp.org/ftp/tsg_ran/WG1_RL1/TSGR1_122b/Docs/R1-2507650" TargetMode="External"/><Relationship Id="rId703" Type="http://schemas.openxmlformats.org/officeDocument/2006/relationships/hyperlink" Target="https://www.3gpp.org/ftp/tsg_ran/WG1_RL1/TSGR1_122b/Docs/R1-2506787" TargetMode="External"/><Relationship Id="rId910" Type="http://schemas.openxmlformats.org/officeDocument/2006/relationships/hyperlink" Target="https://www.3gpp.org/ftp/tsg_ran/WG1_RL1/TSGR1_122b/Docs/R1-2507994" TargetMode="External"/><Relationship Id="rId1333" Type="http://schemas.openxmlformats.org/officeDocument/2006/relationships/hyperlink" Target="https://www.3gpp.org/ftp/tsg_ran/WG1_RL1/TSGR1_122b/Docs/R1-2506900" TargetMode="External"/><Relationship Id="rId1540" Type="http://schemas.openxmlformats.org/officeDocument/2006/relationships/hyperlink" Target="https://www.3gpp.org/ftp/tsg_ran/WG1_RL1/TSGR1_122b/Docs/R1-2507605" TargetMode="External"/><Relationship Id="rId1638" Type="http://schemas.openxmlformats.org/officeDocument/2006/relationships/hyperlink" Target="https://portal.3gpp.org/desktopmodules/Release/ReleaseDetails.aspx?releaseId=194" TargetMode="External"/><Relationship Id="rId135" Type="http://schemas.openxmlformats.org/officeDocument/2006/relationships/hyperlink" Target="https://www.3gpp.org/ftp/tsg_ran/WG1_RL1/TSGR1_122b/Docs/R1-2506859" TargetMode="External"/><Relationship Id="rId342" Type="http://schemas.openxmlformats.org/officeDocument/2006/relationships/hyperlink" Target="https://www.3gpp.org/ftp/tsg_ran/WG1_RL1/TSGR1_122b/Docs/R1-2508060" TargetMode="External"/><Relationship Id="rId787" Type="http://schemas.openxmlformats.org/officeDocument/2006/relationships/hyperlink" Target="https://www.3gpp.org/ftp/tsg_ran/WG1_RL1/TSGR1_122b/Docs/R1-2507389" TargetMode="External"/><Relationship Id="rId994" Type="http://schemas.openxmlformats.org/officeDocument/2006/relationships/hyperlink" Target="https://www.3gpp.org/ftp/tsg_ran/WG1_RL1/TSGR1_122b/Docs/R1-2506984" TargetMode="External"/><Relationship Id="rId1400" Type="http://schemas.openxmlformats.org/officeDocument/2006/relationships/hyperlink" Target="https://www.3gpp.org/ftp/tsg_ran/WG1_RL1/TSGR1_122b/Docs/R1-2507818" TargetMode="External"/><Relationship Id="rId202" Type="http://schemas.openxmlformats.org/officeDocument/2006/relationships/hyperlink" Target="https://www.3gpp.org/ftp/tsg_ran/WG1_RL1/TSGR1_122b/Docs/R1-2507263" TargetMode="External"/><Relationship Id="rId647" Type="http://schemas.openxmlformats.org/officeDocument/2006/relationships/hyperlink" Target="https://www.3gpp.org/ftp/tsg_ran/WG1_RL1/TSGR1_122b/Docs/R1-2507038" TargetMode="External"/><Relationship Id="rId854" Type="http://schemas.openxmlformats.org/officeDocument/2006/relationships/hyperlink" Target="https://www.3gpp.org/ftp/tsg_ran/WG1_RL1/TSGR1_122b/Docs/R1-2507391" TargetMode="External"/><Relationship Id="rId1277" Type="http://schemas.openxmlformats.org/officeDocument/2006/relationships/hyperlink" Target="https://www.3gpp.org/ftp/tsg_ran/WG1_RL1/TSGR1_122b/Docs/R1-2506990" TargetMode="External"/><Relationship Id="rId1484" Type="http://schemas.openxmlformats.org/officeDocument/2006/relationships/hyperlink" Target="https://www.3gpp.org/ftp/tsg_ran/WG1_RL1/TSGR1_122b/Docs/R1-2507831" TargetMode="External"/><Relationship Id="rId1691" Type="http://schemas.openxmlformats.org/officeDocument/2006/relationships/hyperlink" Target="https://portal.3gpp.org/desktopmodules/Release/ReleaseDetails.aspx?releaseId=194" TargetMode="External"/><Relationship Id="rId1705" Type="http://schemas.openxmlformats.org/officeDocument/2006/relationships/hyperlink" Target="https://portal.3gpp.org/desktopmodules/Release/ReleaseDetails.aspx?releaseId=194" TargetMode="External"/><Relationship Id="rId286" Type="http://schemas.openxmlformats.org/officeDocument/2006/relationships/hyperlink" Target="https://www.3gpp.org/ftp/tsg_ran/WG1_RL1/TSGR1_122b/Docs/R1-2508077" TargetMode="External"/><Relationship Id="rId493" Type="http://schemas.openxmlformats.org/officeDocument/2006/relationships/hyperlink" Target="https://www.3gpp.org/ftp/tsg_ran/WG1_RL1/TSGR1_122b/Docs/R1-2508155" TargetMode="External"/><Relationship Id="rId507" Type="http://schemas.openxmlformats.org/officeDocument/2006/relationships/hyperlink" Target="https://www.3gpp.org/ftp/tsg_ran/WG1_RL1/TSGR1_122b/Docs/R1-2507794" TargetMode="External"/><Relationship Id="rId714" Type="http://schemas.openxmlformats.org/officeDocument/2006/relationships/hyperlink" Target="https://www.3gpp.org/ftp/tsg_ran/WG1_RL1/TSGR1_122b/Docs/R1-2507495" TargetMode="External"/><Relationship Id="rId921" Type="http://schemas.openxmlformats.org/officeDocument/2006/relationships/hyperlink" Target="https://www.3gpp.org/ftp/tsg_ran/WG1_RL1/TSGR1_122b/Docs/R1-2506840" TargetMode="External"/><Relationship Id="rId1137" Type="http://schemas.openxmlformats.org/officeDocument/2006/relationships/hyperlink" Target="https://www.3gpp.org/ftp/tsg_ran/WG1_RL1/TSGR1_122b/Docs/R1-2507217" TargetMode="External"/><Relationship Id="rId1344" Type="http://schemas.openxmlformats.org/officeDocument/2006/relationships/hyperlink" Target="https://www.3gpp.org/ftp/tsg_ran/WG1_RL1/TSGR1_122b/Docs/R1-2507255" TargetMode="External"/><Relationship Id="rId1551" Type="http://schemas.openxmlformats.org/officeDocument/2006/relationships/hyperlink" Target="https://www.3gpp.org/ftp/tsg_ran/WG1_RL1/TSGR1_122b/Docs/R1-2507821" TargetMode="External"/><Relationship Id="rId1789" Type="http://schemas.openxmlformats.org/officeDocument/2006/relationships/hyperlink" Target="https://www.3gpp.org/ftp/tsg_ran/WG1_RL1/TSGR1_122b/Docs/R1-2507035" TargetMode="External"/><Relationship Id="rId50" Type="http://schemas.openxmlformats.org/officeDocument/2006/relationships/hyperlink" Target="https://www.3gpp.org/ftp/tsg_ran/WG1_RL1/TSGR1_122b/Docs/R1-2506720" TargetMode="External"/><Relationship Id="rId146" Type="http://schemas.openxmlformats.org/officeDocument/2006/relationships/hyperlink" Target="https://www.3gpp.org/ftp/tsg_ran/WG1_RL1/TSGR1_122b/Docs/R1-2507916" TargetMode="External"/><Relationship Id="rId353" Type="http://schemas.openxmlformats.org/officeDocument/2006/relationships/hyperlink" Target="https://www.3gpp.org/ftp/tsg_ran/WG1_RL1/TSGR1_122b/Docs/R1-2506835" TargetMode="External"/><Relationship Id="rId560" Type="http://schemas.openxmlformats.org/officeDocument/2006/relationships/hyperlink" Target="https://www.3gpp.org/ftp/tsg_ran/WG1_RL1/TSGR1_122b/Docs/R1-2507037" TargetMode="External"/><Relationship Id="rId798" Type="http://schemas.openxmlformats.org/officeDocument/2006/relationships/hyperlink" Target="https://www.3gpp.org/ftp/tsg_ran/WG1_RL1/TSGR1_122b/Docs/R1-2507710" TargetMode="External"/><Relationship Id="rId1190" Type="http://schemas.openxmlformats.org/officeDocument/2006/relationships/hyperlink" Target="https://www.3gpp.org/ftp/tsg_ran/WG1_RL1/TSGR1_122b/Docs/R1-2507371" TargetMode="External"/><Relationship Id="rId1204" Type="http://schemas.openxmlformats.org/officeDocument/2006/relationships/hyperlink" Target="https://www.3gpp.org/ftp/tsg_ran/WG1_RL1/TSGR1_122b/Docs/R1-2507606" TargetMode="External"/><Relationship Id="rId1411" Type="http://schemas.openxmlformats.org/officeDocument/2006/relationships/hyperlink" Target="https://www.3gpp.org/ftp/tsg_ran/WG1_RL1/TSGR1_122b/Docs/R1-2508176" TargetMode="External"/><Relationship Id="rId1649" Type="http://schemas.openxmlformats.org/officeDocument/2006/relationships/hyperlink" Target="https://www.3gpp.org/ftp/tsg_ran/WG1_RL1/TSGR1_122b/Docs/R1-2508096" TargetMode="External"/><Relationship Id="rId213" Type="http://schemas.openxmlformats.org/officeDocument/2006/relationships/hyperlink" Target="https://www.3gpp.org/ftp/tsg_ran/WG1_RL1/TSGR1_122b/Docs/R1-2508146" TargetMode="External"/><Relationship Id="rId420" Type="http://schemas.openxmlformats.org/officeDocument/2006/relationships/hyperlink" Target="https://www.3gpp.org/ftp/tsg_ran/WG1_RL1/TSGR1_122b/Docs/R1-2507001" TargetMode="External"/><Relationship Id="rId658" Type="http://schemas.openxmlformats.org/officeDocument/2006/relationships/hyperlink" Target="https://www.3gpp.org/ftp/tsg_ran/WG1_RL1/TSGR1_122b/Docs/R1-2507966" TargetMode="External"/><Relationship Id="rId865" Type="http://schemas.openxmlformats.org/officeDocument/2006/relationships/hyperlink" Target="https://www.3gpp.org/ftp/tsg_ran/WG1_RL1/TSGR1_122b/Docs/R1-2507666" TargetMode="External"/><Relationship Id="rId1050" Type="http://schemas.openxmlformats.org/officeDocument/2006/relationships/hyperlink" Target="https://www.3gpp.org/ftp/tsg_ran/WG1_RL1/TSGR1_122b/Docs/R1-2507191" TargetMode="External"/><Relationship Id="rId1288" Type="http://schemas.openxmlformats.org/officeDocument/2006/relationships/hyperlink" Target="https://www.3gpp.org/ftp/tsg_ran/WG1_RL1/TSGR1_122b/Docs/R1-2507368" TargetMode="External"/><Relationship Id="rId1495" Type="http://schemas.openxmlformats.org/officeDocument/2006/relationships/hyperlink" Target="https://www.3gpp.org/ftp/tsg_ran/WG1_RL1/TSGR1_122b/Docs/R1-2508053" TargetMode="External"/><Relationship Id="rId1509" Type="http://schemas.openxmlformats.org/officeDocument/2006/relationships/hyperlink" Target="https://www.3gpp.org/ftp/tsg_ran/WG1_RL1/TSGR1_122b/Docs/R1-2506778" TargetMode="External"/><Relationship Id="rId1716" Type="http://schemas.openxmlformats.org/officeDocument/2006/relationships/hyperlink" Target="https://www.3gpp.org/ftp/tsg_ran/WG1_RL1/TSGR1_122b/Docs/R1-2506715" TargetMode="External"/><Relationship Id="rId297" Type="http://schemas.openxmlformats.org/officeDocument/2006/relationships/hyperlink" Target="https://www.3gpp.org/ftp/tsg_ran/WG1_RL1/TSGR1_122b/Docs/R1-2508166" TargetMode="External"/><Relationship Id="rId518" Type="http://schemas.openxmlformats.org/officeDocument/2006/relationships/image" Target="media/image4.wmf"/><Relationship Id="rId725" Type="http://schemas.openxmlformats.org/officeDocument/2006/relationships/hyperlink" Target="https://www.3gpp.org/ftp/tsg_ran/WG1_RL1/TSGR1_122b/Docs/R1-2507137" TargetMode="External"/><Relationship Id="rId932" Type="http://schemas.openxmlformats.org/officeDocument/2006/relationships/hyperlink" Target="https://www.3gpp.org/ftp/tsg_ran/WG1_RL1/TSGR1_122b/Docs/R1-2507208" TargetMode="External"/><Relationship Id="rId1148" Type="http://schemas.openxmlformats.org/officeDocument/2006/relationships/hyperlink" Target="https://www.3gpp.org/ftp/tsg_ran/WG1_RL1/TSGR1_122b/Docs/R1-2507560" TargetMode="External"/><Relationship Id="rId1355" Type="http://schemas.openxmlformats.org/officeDocument/2006/relationships/hyperlink" Target="https://www.3gpp.org/ftp/tsg_ran/WG1_RL1/TSGR1_122b/Docs/R1-2507546" TargetMode="External"/><Relationship Id="rId1562" Type="http://schemas.openxmlformats.org/officeDocument/2006/relationships/hyperlink" Target="https://www.3gpp.org/ftp/tsg_ran/WG1_RL1/TSGR1_122b/Docs/R1-2508003" TargetMode="External"/><Relationship Id="rId157" Type="http://schemas.openxmlformats.org/officeDocument/2006/relationships/hyperlink" Target="https://www.3gpp.org/ftp/tsg_ran/WG1_RL1/TSGR1_122b/Docs/R1-2507309" TargetMode="External"/><Relationship Id="rId364" Type="http://schemas.openxmlformats.org/officeDocument/2006/relationships/hyperlink" Target="https://www.3gpp.org/ftp/tsg_ran/WG1_RL1/TSGR1_122b/Docs/R1-2507271" TargetMode="External"/><Relationship Id="rId1008" Type="http://schemas.openxmlformats.org/officeDocument/2006/relationships/hyperlink" Target="https://www.3gpp.org/ftp/tsg_ran/WG1_RL1/TSGR1_122b/Docs/R1-2507463" TargetMode="External"/><Relationship Id="rId1215" Type="http://schemas.openxmlformats.org/officeDocument/2006/relationships/hyperlink" Target="https://www.3gpp.org/ftp/tsg_ran/WG1_RL1/TSGR1_122b/Docs/R1-2507371" TargetMode="External"/><Relationship Id="rId1422" Type="http://schemas.openxmlformats.org/officeDocument/2006/relationships/hyperlink" Target="https://www.3gpp.org/ftp/tsg_ran/WG1_RL1/TSGR1_122b/Docs/R1-2507180" TargetMode="External"/><Relationship Id="rId61" Type="http://schemas.openxmlformats.org/officeDocument/2006/relationships/hyperlink" Target="https://www.3gpp.org/ftp/tsg_ran/WG1_RL1/TSGR1_122b/Docs/R1-2507386" TargetMode="External"/><Relationship Id="rId571" Type="http://schemas.openxmlformats.org/officeDocument/2006/relationships/hyperlink" Target="https://www.3gpp.org/ftp/tsg_ran/WG1_RL1/TSGR1_122b/Docs/R1-2507653" TargetMode="External"/><Relationship Id="rId669" Type="http://schemas.openxmlformats.org/officeDocument/2006/relationships/hyperlink" Target="https://www.3gpp.org/ftp/tsg_ran/WG1_RL1/TSGR1_122b/Docs/R1-2507575" TargetMode="External"/><Relationship Id="rId876" Type="http://schemas.openxmlformats.org/officeDocument/2006/relationships/hyperlink" Target="https://www.3gpp.org/ftp/tsg_ran/WG1_RL1/TSGR1_122b/Docs/R1-2508031" TargetMode="External"/><Relationship Id="rId1299" Type="http://schemas.openxmlformats.org/officeDocument/2006/relationships/hyperlink" Target="https://www.3gpp.org/ftp/tsg_ran/WG1_RL1/TSGR1_122b/Docs/R1-2508051" TargetMode="External"/><Relationship Id="rId1727" Type="http://schemas.openxmlformats.org/officeDocument/2006/relationships/hyperlink" Target="https://portal.3gpp.org/desktopmodules/WorkItem/WorkItemDetails.aspx?workitemId=1051123" TargetMode="External"/><Relationship Id="rId19" Type="http://schemas.openxmlformats.org/officeDocument/2006/relationships/hyperlink" Target="https://www.3gpp.org/ftp/tsg_ran/WG1_RL1/TSGR1_122b/Docs/R1-2506715" TargetMode="External"/><Relationship Id="rId224" Type="http://schemas.openxmlformats.org/officeDocument/2006/relationships/hyperlink" Target="https://www.3gpp.org/ftp/tsg_ran/WG1_RL1/TSGR1_122b/Docs/R1-2506960" TargetMode="External"/><Relationship Id="rId431" Type="http://schemas.openxmlformats.org/officeDocument/2006/relationships/hyperlink" Target="https://www.3gpp.org/ftp/tsg_ran/WG1_RL1/TSGR1_122b/Docs/R1-2507792" TargetMode="External"/><Relationship Id="rId529" Type="http://schemas.openxmlformats.org/officeDocument/2006/relationships/oleObject" Target="embeddings/oleObject6.bin"/><Relationship Id="rId736" Type="http://schemas.openxmlformats.org/officeDocument/2006/relationships/hyperlink" Target="https://www.3gpp.org/ftp/tsg_ran/WG1_RL1/TSGR1_122b/Docs/R1-2506886" TargetMode="External"/><Relationship Id="rId1061" Type="http://schemas.openxmlformats.org/officeDocument/2006/relationships/hyperlink" Target="https://www.3gpp.org/ftp/tsg_ran/WG1_RL1/TSGR1_122b/Docs/R1-2507530" TargetMode="External"/><Relationship Id="rId1159" Type="http://schemas.openxmlformats.org/officeDocument/2006/relationships/hyperlink" Target="https://www.3gpp.org/ftp/tsg_ran/WG1_RL1/TSGR1_122b/Docs/R1-2507811" TargetMode="External"/><Relationship Id="rId1366" Type="http://schemas.openxmlformats.org/officeDocument/2006/relationships/hyperlink" Target="https://www.3gpp.org/ftp/tsg_ran/WG1_RL1/TSGR1_122b/Docs/R1-2507876" TargetMode="External"/><Relationship Id="rId168" Type="http://schemas.openxmlformats.org/officeDocument/2006/relationships/hyperlink" Target="https://www.3gpp.org/ftp/tsg_ran/WG1_RL1/TSGR1_122b/Docs/R1-2507403" TargetMode="External"/><Relationship Id="rId943" Type="http://schemas.openxmlformats.org/officeDocument/2006/relationships/hyperlink" Target="https://www.3gpp.org/ftp/tsg_ran/WG1_RL1/TSGR1_122b/Docs/R1-2507590" TargetMode="External"/><Relationship Id="rId1019" Type="http://schemas.openxmlformats.org/officeDocument/2006/relationships/hyperlink" Target="https://www.3gpp.org/ftp/tsg_ran/WG1_RL1/TSGR1_122b/Docs/R1-2507808" TargetMode="External"/><Relationship Id="rId1573" Type="http://schemas.openxmlformats.org/officeDocument/2006/relationships/hyperlink" Target="https://www.3gpp.org/ftp/tsg_ran/WG1_RL1/TSGR1_122b/Docs/R1-2508135.zip" TargetMode="External"/><Relationship Id="rId1780" Type="http://schemas.openxmlformats.org/officeDocument/2006/relationships/hyperlink" Target="https://www.3gpp.org/ftp/tsg_ran/WG1_RL1/TSGR1_122b/Docs/R1-2506736" TargetMode="External"/><Relationship Id="rId72" Type="http://schemas.openxmlformats.org/officeDocument/2006/relationships/hyperlink" Target="https://www.3gpp.org/ftp/tsg_ran/WG1_RL1/TSGR1_122b/Docs/R1-2506763" TargetMode="External"/><Relationship Id="rId375" Type="http://schemas.openxmlformats.org/officeDocument/2006/relationships/hyperlink" Target="https://www.3gpp.org/ftp/tsg_ran/WG1_RL1/TSGR1_122b/Docs/R1-2507737" TargetMode="External"/><Relationship Id="rId582" Type="http://schemas.openxmlformats.org/officeDocument/2006/relationships/hyperlink" Target="https://www.3gpp.org/ftp/tsg_ran/WG1_RL1/TSGR1_122b/Docs/R1-2507291" TargetMode="External"/><Relationship Id="rId803" Type="http://schemas.openxmlformats.org/officeDocument/2006/relationships/hyperlink" Target="https://www.3gpp.org/ftp/tsg_ran/WG1_RL1/TSGR1_122b/Docs/R1-2508022" TargetMode="External"/><Relationship Id="rId1226" Type="http://schemas.openxmlformats.org/officeDocument/2006/relationships/hyperlink" Target="https://www.3gpp.org/ftp/tsg_ran/WG1_RL1/TSGR1_122b/Docs/R1-2507985" TargetMode="External"/><Relationship Id="rId1433" Type="http://schemas.openxmlformats.org/officeDocument/2006/relationships/hyperlink" Target="https://www.3gpp.org/ftp/tsg_ran/WG1_RL1/TSGR1_122b/Docs/R1-2507611" TargetMode="External"/><Relationship Id="rId1640" Type="http://schemas.openxmlformats.org/officeDocument/2006/relationships/hyperlink" Target="https://portal.3gpp.org/desktopmodules/Release/ReleaseDetails.aspx?releaseId=194" TargetMode="External"/><Relationship Id="rId1738" Type="http://schemas.openxmlformats.org/officeDocument/2006/relationships/hyperlink" Target="https://www.3gpp.org/ftp/tsg_ran/WG1_RL1/TSGR1_122b/Docs/R1-2506722" TargetMode="External"/><Relationship Id="rId3" Type="http://schemas.openxmlformats.org/officeDocument/2006/relationships/numbering" Target="numbering.xml"/><Relationship Id="rId235" Type="http://schemas.openxmlformats.org/officeDocument/2006/relationships/hyperlink" Target="https://www.3gpp.org/ftp/tsg_ran/WG1_RL1/TSGR1_122b/Docs/R1-2507194" TargetMode="External"/><Relationship Id="rId442" Type="http://schemas.openxmlformats.org/officeDocument/2006/relationships/hyperlink" Target="https://www.3gpp.org/ftp/tsg_ran/WG1_RL1/TSGR1_122b/Docs/R1-2507134" TargetMode="External"/><Relationship Id="rId887" Type="http://schemas.openxmlformats.org/officeDocument/2006/relationships/hyperlink" Target="https://www.3gpp.org/ftp/tsg_ran/WG1_RL1/TSGR1_122b/Docs/R1-2507026" TargetMode="External"/><Relationship Id="rId1072" Type="http://schemas.openxmlformats.org/officeDocument/2006/relationships/hyperlink" Target="https://www.3gpp.org/ftp/tsg_ran/WG1_RL1/TSGR1_122b/Docs/R1-2507421" TargetMode="External"/><Relationship Id="rId1500" Type="http://schemas.openxmlformats.org/officeDocument/2006/relationships/hyperlink" Target="https://www.3gpp.org/ftp/tsg_ran/WG1_RL1/TSGR1_122b/Docs/R1-2508058" TargetMode="External"/><Relationship Id="rId302" Type="http://schemas.openxmlformats.org/officeDocument/2006/relationships/hyperlink" Target="https://www.3gpp.org/ftp/tsg_ran/WG1_RL1/TSGR1_122b/Docs/R1-2508182" TargetMode="External"/><Relationship Id="rId747" Type="http://schemas.openxmlformats.org/officeDocument/2006/relationships/hyperlink" Target="https://www.3gpp.org/ftp/tsg_ran/WG1_RL1/TSGR1_122b/Docs/R1-2507860" TargetMode="External"/><Relationship Id="rId954" Type="http://schemas.openxmlformats.org/officeDocument/2006/relationships/hyperlink" Target="https://www.3gpp.org/ftp/tsg_ran/WG1_RL1/TSGR1_122b/Docs/R1-2507945" TargetMode="External"/><Relationship Id="rId1377" Type="http://schemas.openxmlformats.org/officeDocument/2006/relationships/hyperlink" Target="https://www.3gpp.org/ftp/tsg_ran/WG1_RL1/TSGR1_122b/Docs/R1-2506829" TargetMode="External"/><Relationship Id="rId1584" Type="http://schemas.openxmlformats.org/officeDocument/2006/relationships/hyperlink" Target="https://portal.3gpp.org/desktopmodules/WorkItem/WorkItemDetails.aspx?workitemId=940196" TargetMode="External"/><Relationship Id="rId1791" Type="http://schemas.openxmlformats.org/officeDocument/2006/relationships/hyperlink" Target="https://portal.3gpp.org/desktopmodules/WorkItem/WorkItemDetails.aspx?workitemId=1070055" TargetMode="External"/><Relationship Id="rId83" Type="http://schemas.openxmlformats.org/officeDocument/2006/relationships/hyperlink" Target="https://www.3gpp.org/ftp/tsg_ran/WG1_RL1/TSGR1_122b/Docs/R1-2507644" TargetMode="External"/><Relationship Id="rId179" Type="http://schemas.openxmlformats.org/officeDocument/2006/relationships/hyperlink" Target="https://www.3gpp.org/ftp/tsg_ran/WG1_RL1/TSGR1_122b/Docs/R1-2506704" TargetMode="External"/><Relationship Id="rId386" Type="http://schemas.openxmlformats.org/officeDocument/2006/relationships/hyperlink" Target="https://www.3gpp.org/ftp/tsg_ran/WG1_RL1/TSGR1_122b/Docs/R1-2506873" TargetMode="External"/><Relationship Id="rId593" Type="http://schemas.openxmlformats.org/officeDocument/2006/relationships/hyperlink" Target="https://www.3gpp.org/ftp/tsg_ran/WG1_RL1/TSGR1_122b/Docs/R1-2508132" TargetMode="External"/><Relationship Id="rId607" Type="http://schemas.openxmlformats.org/officeDocument/2006/relationships/hyperlink" Target="https://www.3gpp.org/ftp/tsg_ran/WG1_RL1/TSGR1_122b/Docs/R1-2507153" TargetMode="External"/><Relationship Id="rId814" Type="http://schemas.openxmlformats.org/officeDocument/2006/relationships/hyperlink" Target="https://www.3gpp.org/ftp/tsg_ran/WG1_RL1/TSGR1_122b/Docs/R1-2506979" TargetMode="External"/><Relationship Id="rId1237" Type="http://schemas.openxmlformats.org/officeDocument/2006/relationships/hyperlink" Target="https://www.3gpp.org/ftp/tsg_ran/WG1_RL1/TSGR1_122b/Docs/R1-2507042" TargetMode="External"/><Relationship Id="rId1444" Type="http://schemas.openxmlformats.org/officeDocument/2006/relationships/hyperlink" Target="https://www.3gpp.org/ftp/tsg_ran/WG1_RL1/TSGR1_122b/Docs/R1-2508089" TargetMode="External"/><Relationship Id="rId1651" Type="http://schemas.openxmlformats.org/officeDocument/2006/relationships/hyperlink" Target="https://portal.3gpp.org/desktopmodules/WorkItem/WorkItemDetails.aspx?workitemId=1070011" TargetMode="External"/><Relationship Id="rId246" Type="http://schemas.openxmlformats.org/officeDocument/2006/relationships/hyperlink" Target="https://www.3gpp.org/ftp/tsg_ran/WG1_RL1/TSGR1_122b/Docs/R1-2507449" TargetMode="External"/><Relationship Id="rId453" Type="http://schemas.openxmlformats.org/officeDocument/2006/relationships/hyperlink" Target="https://www.3gpp.org/ftp/tsg_ran/WG1_RL1/TSGR1_122b/Docs/R1-2507649" TargetMode="External"/><Relationship Id="rId660" Type="http://schemas.openxmlformats.org/officeDocument/2006/relationships/hyperlink" Target="https://www.3gpp.org/ftp/tsg_ran/WG1_RL1/TSGR1_122b/Docs/R1-2506801" TargetMode="External"/><Relationship Id="rId898" Type="http://schemas.openxmlformats.org/officeDocument/2006/relationships/hyperlink" Target="https://www.3gpp.org/ftp/tsg_ran/WG1_RL1/TSGR1_122b/Docs/R1-2507499" TargetMode="External"/><Relationship Id="rId1083" Type="http://schemas.openxmlformats.org/officeDocument/2006/relationships/hyperlink" Target="https://www.3gpp.org/ftp/tsg_ran/WG1_RL1/TSGR1_122b/Docs/R1-2507193" TargetMode="External"/><Relationship Id="rId1290" Type="http://schemas.openxmlformats.org/officeDocument/2006/relationships/hyperlink" Target="https://www.3gpp.org/ftp/tsg_ran/WG1_RL1/TSGR1_122b/Docs/R1-2507412" TargetMode="External"/><Relationship Id="rId1304" Type="http://schemas.openxmlformats.org/officeDocument/2006/relationships/hyperlink" Target="https://www.3gpp.org/ftp/tsg_ran/WG1_RL1/TSGR1_122b/Docs/R1-2507536" TargetMode="External"/><Relationship Id="rId1511" Type="http://schemas.openxmlformats.org/officeDocument/2006/relationships/hyperlink" Target="https://www.3gpp.org/ftp/tsg_ran/WG1_RL1/TSGR1_122b/Docs/R1-2506784" TargetMode="External"/><Relationship Id="rId1749" Type="http://schemas.openxmlformats.org/officeDocument/2006/relationships/hyperlink" Target="https://www.3gpp.org/ftp/tsg_ran/WG1_RL1/TSGR1_122b/Docs/R1-2506726" TargetMode="External"/><Relationship Id="rId106" Type="http://schemas.openxmlformats.org/officeDocument/2006/relationships/hyperlink" Target="https://www.3gpp.org/ftp/tsg_ran/WG1_RL1/TSGR1_122b/Docs/R1-2506719" TargetMode="External"/><Relationship Id="rId313" Type="http://schemas.openxmlformats.org/officeDocument/2006/relationships/hyperlink" Target="https://www.3gpp.org/ftp/tsg_ran/WG1_RL1/TSGR1_122b/Docs/R1-2506871" TargetMode="External"/><Relationship Id="rId758" Type="http://schemas.openxmlformats.org/officeDocument/2006/relationships/hyperlink" Target="https://www.3gpp.org/ftp/tsg_ran/WG1_RL1/TSGR1_122b/Docs/R1-2507241" TargetMode="External"/><Relationship Id="rId965" Type="http://schemas.openxmlformats.org/officeDocument/2006/relationships/hyperlink" Target="https://www.3gpp.org/ftp/tsg_ran/WG1_RL1/TSGR1_122b/Docs/R1-2506944" TargetMode="External"/><Relationship Id="rId1150" Type="http://schemas.openxmlformats.org/officeDocument/2006/relationships/hyperlink" Target="https://www.3gpp.org/ftp/tsg_ran/WG1_RL1/TSGR1_122b/Docs/R1-2507594" TargetMode="External"/><Relationship Id="rId1388" Type="http://schemas.openxmlformats.org/officeDocument/2006/relationships/hyperlink" Target="https://www.3gpp.org/ftp/tsg_ran/WG1_RL1/TSGR1_122b/Docs/R1-2507256" TargetMode="External"/><Relationship Id="rId1595" Type="http://schemas.openxmlformats.org/officeDocument/2006/relationships/hyperlink" Target="https://portal.3gpp.org/desktopmodules/Specifications/SpecificationDetails.aspx?specificationId=3216" TargetMode="External"/><Relationship Id="rId1609" Type="http://schemas.openxmlformats.org/officeDocument/2006/relationships/hyperlink" Target="https://www.3gpp.org/ftp/tsg_ran/WG1_RL1/TSGR1_122b/Docs/R1-2508191.zip" TargetMode="External"/><Relationship Id="rId10" Type="http://schemas.openxmlformats.org/officeDocument/2006/relationships/hyperlink" Target="https://www.etsi.org/intellectual-property-rights/ipr" TargetMode="External"/><Relationship Id="rId94" Type="http://schemas.openxmlformats.org/officeDocument/2006/relationships/hyperlink" Target="https://www.3gpp.org/ftp/tsg_ran/WG1_RL1/TSGR1_122b/Docs/R1-2506728" TargetMode="External"/><Relationship Id="rId397" Type="http://schemas.openxmlformats.org/officeDocument/2006/relationships/hyperlink" Target="https://www.3gpp.org/ftp/tsg_ran/WG1_RL1/TSGR1_122b/Docs/R1-2507445" TargetMode="External"/><Relationship Id="rId520" Type="http://schemas.openxmlformats.org/officeDocument/2006/relationships/image" Target="media/image5.wmf"/><Relationship Id="rId618" Type="http://schemas.openxmlformats.org/officeDocument/2006/relationships/hyperlink" Target="https://www.3gpp.org/ftp/tsg_ran/WG1_RL1/TSGR1_122b/Docs/R1-2508091" TargetMode="External"/><Relationship Id="rId825" Type="http://schemas.openxmlformats.org/officeDocument/2006/relationships/hyperlink" Target="https://www.3gpp.org/ftp/tsg_ran/WG1_RL1/TSGR1_122b/Docs/R1-2507397" TargetMode="External"/><Relationship Id="rId1248" Type="http://schemas.openxmlformats.org/officeDocument/2006/relationships/hyperlink" Target="https://www.3gpp.org/ftp/tsg_ran/WG1_RL1/TSGR1_122b/Docs/R1-2507481" TargetMode="External"/><Relationship Id="rId1455" Type="http://schemas.openxmlformats.org/officeDocument/2006/relationships/hyperlink" Target="https://www.3gpp.org/ftp/tsg_ran/WG1_RL1/TSGR1_122b/Docs/R1-2507106" TargetMode="External"/><Relationship Id="rId1662" Type="http://schemas.openxmlformats.org/officeDocument/2006/relationships/hyperlink" Target="https://www.3gpp.org/ftp/tsg_ran/WG1_RL1/TSGR1_122b/Docs/R1-2508122" TargetMode="External"/><Relationship Id="rId257" Type="http://schemas.openxmlformats.org/officeDocument/2006/relationships/hyperlink" Target="https://www.3gpp.org/ftp/tsg_ran/WG1_RL1/TSGR1_122b/Docs/R1-2508101" TargetMode="External"/><Relationship Id="rId464" Type="http://schemas.openxmlformats.org/officeDocument/2006/relationships/hyperlink" Target="https://www.3gpp.org/ftp/tsg_ran/WG1_RL1/TSGR1_122b/Docs/R1-2508133" TargetMode="External"/><Relationship Id="rId1010" Type="http://schemas.openxmlformats.org/officeDocument/2006/relationships/hyperlink" Target="https://www.3gpp.org/ftp/tsg_ran/WG1_RL1/TSGR1_122b/Docs/R1-2507568" TargetMode="External"/><Relationship Id="rId1094" Type="http://schemas.openxmlformats.org/officeDocument/2006/relationships/hyperlink" Target="https://www.3gpp.org/ftp/tsg_ran/WG1_RL1/TSGR1_122b/Docs/R1-2507425" TargetMode="External"/><Relationship Id="rId1108" Type="http://schemas.openxmlformats.org/officeDocument/2006/relationships/hyperlink" Target="https://www.3gpp.org/ftp/tsg_ran/WG1_RL1/TSGR1_122b/Docs/R1-2507762" TargetMode="External"/><Relationship Id="rId1315" Type="http://schemas.openxmlformats.org/officeDocument/2006/relationships/hyperlink" Target="https://www.3gpp.org/ftp/tsg_ran/WG1_RL1/TSGR1_122b/Docs/R1-2507816" TargetMode="External"/><Relationship Id="rId117" Type="http://schemas.openxmlformats.org/officeDocument/2006/relationships/hyperlink" Target="https://www.3gpp.org/ftp/tsg_ran/WG1_RL1/TSGR1_122b/Docs/R1-2507688" TargetMode="External"/><Relationship Id="rId671" Type="http://schemas.openxmlformats.org/officeDocument/2006/relationships/hyperlink" Target="https://www.3gpp.org/ftp/tsg_ran/WG1_RL1/TSGR1_122b/Docs/R1-2507753" TargetMode="External"/><Relationship Id="rId769" Type="http://schemas.openxmlformats.org/officeDocument/2006/relationships/hyperlink" Target="https://www.3gpp.org/ftp/tsg_ran/WG1_RL1/TSGR1_122b/Docs/R1-2508151" TargetMode="External"/><Relationship Id="rId976" Type="http://schemas.openxmlformats.org/officeDocument/2006/relationships/hyperlink" Target="https://www.3gpp.org/ftp/tsg_ran/WG1_RL1/TSGR1_122b/Docs/R1-2507358" TargetMode="External"/><Relationship Id="rId1399" Type="http://schemas.openxmlformats.org/officeDocument/2006/relationships/hyperlink" Target="https://www.3gpp.org/ftp/tsg_ran/WG1_RL1/TSGR1_122b/Docs/R1-2507749" TargetMode="External"/><Relationship Id="rId324" Type="http://schemas.openxmlformats.org/officeDocument/2006/relationships/hyperlink" Target="https://www.3gpp.org/ftp/tsg_ran/WG1_RL1/TSGR1_122b/Docs/R1-2507394" TargetMode="External"/><Relationship Id="rId531" Type="http://schemas.openxmlformats.org/officeDocument/2006/relationships/oleObject" Target="embeddings/oleObject7.bin"/><Relationship Id="rId629" Type="http://schemas.openxmlformats.org/officeDocument/2006/relationships/hyperlink" Target="https://www.3gpp.org/ftp/tsg_ran/WG1_RL1/TSGR1_122b/Docs/R1-2506761" TargetMode="External"/><Relationship Id="rId1161" Type="http://schemas.openxmlformats.org/officeDocument/2006/relationships/hyperlink" Target="https://www.3gpp.org/ftp/tsg_ran/WG1_RL1/TSGR1_122b/Docs/R1-2507850" TargetMode="External"/><Relationship Id="rId1259" Type="http://schemas.openxmlformats.org/officeDocument/2006/relationships/hyperlink" Target="https://www.3gpp.org/ftp/tsg_ran/WG1_RL1/TSGR1_122b/Docs/R1-2507815" TargetMode="External"/><Relationship Id="rId1466" Type="http://schemas.openxmlformats.org/officeDocument/2006/relationships/hyperlink" Target="https://www.3gpp.org/ftp/tsg_ran/WG1_RL1/TSGR1_122b/Docs/R1-2507476" TargetMode="External"/><Relationship Id="rId836" Type="http://schemas.openxmlformats.org/officeDocument/2006/relationships/hyperlink" Target="https://www.3gpp.org/ftp/tsg_ran/WG1_RL1/TSGR1_122b/Docs/R1-2507778" TargetMode="External"/><Relationship Id="rId1021" Type="http://schemas.openxmlformats.org/officeDocument/2006/relationships/hyperlink" Target="https://www.3gpp.org/ftp/tsg_ran/WG1_RL1/TSGR1_122b/Docs/R1-2507855" TargetMode="External"/><Relationship Id="rId1119" Type="http://schemas.openxmlformats.org/officeDocument/2006/relationships/hyperlink" Target="https://www.3gpp.org/ftp/tsg_ran/WG1_RL1/TSGR1_122b/Docs/R1-2506785" TargetMode="External"/><Relationship Id="rId1673" Type="http://schemas.openxmlformats.org/officeDocument/2006/relationships/hyperlink" Target="https://portal.3gpp.org/desktopmodules/Release/ReleaseDetails.aspx?releaseId=194" TargetMode="External"/><Relationship Id="rId903" Type="http://schemas.openxmlformats.org/officeDocument/2006/relationships/hyperlink" Target="https://www.3gpp.org/ftp/tsg_ran/WG1_RL1/TSGR1_122b/Docs/R1-2507669" TargetMode="External"/><Relationship Id="rId1326" Type="http://schemas.openxmlformats.org/officeDocument/2006/relationships/hyperlink" Target="https://www.3gpp.org/ftp/tsg_ran/WG1_RL1/TSGR1_122b/Docs/R1-2508068" TargetMode="External"/><Relationship Id="rId1533" Type="http://schemas.openxmlformats.org/officeDocument/2006/relationships/hyperlink" Target="https://www.3gpp.org/ftp/tsg_ran/WG1_RL1/TSGR1_122b/Docs/R1-2507492" TargetMode="External"/><Relationship Id="rId1740" Type="http://schemas.openxmlformats.org/officeDocument/2006/relationships/hyperlink" Target="https://portal.3gpp.org/desktopmodules/WorkItem/WorkItemDetails.aspx?workitemId=1021093" TargetMode="External"/><Relationship Id="rId32" Type="http://schemas.openxmlformats.org/officeDocument/2006/relationships/hyperlink" Target="https://www.3gpp.org/ftp/tsg_ran/WG1_RL1/TSGR1_122b/Docs/R1-2507431" TargetMode="External"/><Relationship Id="rId1600" Type="http://schemas.openxmlformats.org/officeDocument/2006/relationships/hyperlink" Target="https://portal.3gpp.org/desktopmodules/WorkItem/WorkItemDetails.aspx?workitemId=1020081" TargetMode="External"/><Relationship Id="rId181" Type="http://schemas.openxmlformats.org/officeDocument/2006/relationships/hyperlink" Target="https://www.3gpp.org/ftp/tsg_ran/WG1_RL1/TSGR1_122b/Docs/R1-2506736" TargetMode="External"/><Relationship Id="rId279" Type="http://schemas.openxmlformats.org/officeDocument/2006/relationships/hyperlink" Target="https://www.3gpp.org/ftp/tsg_ran/WG1_RL1/TSGR1_122b/Docs/R1-2507931" TargetMode="External"/><Relationship Id="rId486" Type="http://schemas.openxmlformats.org/officeDocument/2006/relationships/hyperlink" Target="https://www.3gpp.org/ftp/tsg_ran/WG1_RL1/TSGR1_122b/Docs/R1-2507793" TargetMode="External"/><Relationship Id="rId693" Type="http://schemas.openxmlformats.org/officeDocument/2006/relationships/hyperlink" Target="https://www.3gpp.org/ftp/tsg_ran/WG1_RL1/TSGR1_122b/Docs/R1-2506943" TargetMode="External"/><Relationship Id="rId139" Type="http://schemas.openxmlformats.org/officeDocument/2006/relationships/hyperlink" Target="https://www.3gpp.org/ftp/tsg_ran/WG1_RL1/TSGR1_122b/Docs/R1-2507084" TargetMode="External"/><Relationship Id="rId346" Type="http://schemas.openxmlformats.org/officeDocument/2006/relationships/hyperlink" Target="https://www.3gpp.org/ftp/tsg_ran/WG1_RL1/TSGR1_122b/Docs/R1-2508122" TargetMode="External"/><Relationship Id="rId553" Type="http://schemas.openxmlformats.org/officeDocument/2006/relationships/hyperlink" Target="https://www.3gpp.org/ftp/tsg_ran/WG1_RL1/TSGR1_122b/Docs/R1-2508125" TargetMode="External"/><Relationship Id="rId760" Type="http://schemas.openxmlformats.org/officeDocument/2006/relationships/hyperlink" Target="https://www.3gpp.org/ftp/tsg_ran/WG1_RL1/TSGR1_122b/Docs/R1-2507742" TargetMode="External"/><Relationship Id="rId998" Type="http://schemas.openxmlformats.org/officeDocument/2006/relationships/hyperlink" Target="https://www.3gpp.org/ftp/tsg_ran/WG1_RL1/TSGR1_122b/Docs/R1-2507114" TargetMode="External"/><Relationship Id="rId1183" Type="http://schemas.openxmlformats.org/officeDocument/2006/relationships/hyperlink" Target="https://www.3gpp.org/ftp/tsg_ran/WG1_RL1/TSGR1_122b/Docs/R1-2507212" TargetMode="External"/><Relationship Id="rId1390" Type="http://schemas.openxmlformats.org/officeDocument/2006/relationships/hyperlink" Target="https://www.3gpp.org/ftp/tsg_ran/WG1_RL1/TSGR1_122b/Docs/R1-2507362" TargetMode="External"/><Relationship Id="rId206" Type="http://schemas.openxmlformats.org/officeDocument/2006/relationships/hyperlink" Target="https://www.3gpp.org/ftp/tsg_ran/WG1_RL1/TSGR1_122b/Docs/R1-2508005" TargetMode="External"/><Relationship Id="rId413" Type="http://schemas.openxmlformats.org/officeDocument/2006/relationships/hyperlink" Target="https://www.3gpp.org/ftp/tsg_ran/WG1_RL1/TSGR1_122b/Docs/R1-2508106" TargetMode="External"/><Relationship Id="rId858" Type="http://schemas.openxmlformats.org/officeDocument/2006/relationships/hyperlink" Target="https://www.3gpp.org/ftp/tsg_ran/WG1_RL1/TSGR1_122b/Docs/R1-2507487" TargetMode="External"/><Relationship Id="rId1043" Type="http://schemas.openxmlformats.org/officeDocument/2006/relationships/hyperlink" Target="https://www.3gpp.org/ftp/tsg_ran/WG1_RL1/TSGR1_122b/Docs/R1-2506947" TargetMode="External"/><Relationship Id="rId1488" Type="http://schemas.openxmlformats.org/officeDocument/2006/relationships/hyperlink" Target="https://www.3gpp.org/ftp/tsg_ran/WG1_RL1/TSGR1_122b/Docs/R1-2507844" TargetMode="External"/><Relationship Id="rId1695" Type="http://schemas.openxmlformats.org/officeDocument/2006/relationships/hyperlink" Target="https://portal.3gpp.org/desktopmodules/WorkItem/WorkItemDetails.aspx?workitemId=1070011" TargetMode="External"/><Relationship Id="rId620" Type="http://schemas.openxmlformats.org/officeDocument/2006/relationships/hyperlink" Target="https://www.3gpp.org/ftp/tsg_ran/WG1_RL1/TSGR1_122b/Docs/R1-2508092" TargetMode="External"/><Relationship Id="rId718" Type="http://schemas.openxmlformats.org/officeDocument/2006/relationships/hyperlink" Target="https://www.3gpp.org/ftp/tsg_ran/WG1_RL1/TSGR1_122b/Docs/R1-2507800" TargetMode="External"/><Relationship Id="rId925" Type="http://schemas.openxmlformats.org/officeDocument/2006/relationships/hyperlink" Target="https://www.3gpp.org/ftp/tsg_ran/WG1_RL1/TSGR1_122b/Docs/R1-2506953" TargetMode="External"/><Relationship Id="rId1250" Type="http://schemas.openxmlformats.org/officeDocument/2006/relationships/hyperlink" Target="https://www.3gpp.org/ftp/tsg_ran/WG1_RL1/TSGR1_122b/Docs/R1-2507571" TargetMode="External"/><Relationship Id="rId1348" Type="http://schemas.openxmlformats.org/officeDocument/2006/relationships/hyperlink" Target="https://www.3gpp.org/ftp/tsg_ran/WG1_RL1/TSGR1_122b/Docs/R1-2507335" TargetMode="External"/><Relationship Id="rId1555" Type="http://schemas.openxmlformats.org/officeDocument/2006/relationships/hyperlink" Target="https://www.3gpp.org/ftp/tsg_ran/WG1_RL1/TSGR1_122b/Docs/R1-2507872" TargetMode="External"/><Relationship Id="rId1762" Type="http://schemas.openxmlformats.org/officeDocument/2006/relationships/hyperlink" Target="https://portal.3gpp.org/desktopmodules/Release/ReleaseDetails.aspx?releaseId=194" TargetMode="External"/><Relationship Id="rId1110" Type="http://schemas.openxmlformats.org/officeDocument/2006/relationships/hyperlink" Target="https://www.3gpp.org/ftp/tsg_ran/WG1_RL1/TSGR1_122b/Docs/R1-2507836" TargetMode="External"/><Relationship Id="rId1208" Type="http://schemas.openxmlformats.org/officeDocument/2006/relationships/hyperlink" Target="https://www.3gpp.org/ftp/tsg_ran/WG1_RL1/TSGR1_122b/Docs/R1-2507730" TargetMode="External"/><Relationship Id="rId1415" Type="http://schemas.openxmlformats.org/officeDocument/2006/relationships/hyperlink" Target="https://www.3gpp.org/ftp/tsg_ran/WG1_RL1/TSGR1_122b/Docs/R1-2506902" TargetMode="External"/><Relationship Id="rId54" Type="http://schemas.openxmlformats.org/officeDocument/2006/relationships/hyperlink" Target="https://www.3gpp.org/ftp/tsg_ran/WG1_RL1/TSGR1_122b/Docs/R1-2506956" TargetMode="External"/><Relationship Id="rId1622" Type="http://schemas.openxmlformats.org/officeDocument/2006/relationships/hyperlink" Target="https://portal.3gpp.org/desktopmodules/WorkItem/WorkItemDetails.aspx?workitemId=940196" TargetMode="External"/><Relationship Id="rId270" Type="http://schemas.openxmlformats.org/officeDocument/2006/relationships/hyperlink" Target="https://www.3gpp.org/ftp/tsg_ran/WG1_RL1/TSGR1_122b/Docs/R1-2508126" TargetMode="External"/><Relationship Id="rId130" Type="http://schemas.openxmlformats.org/officeDocument/2006/relationships/hyperlink" Target="https://www.3gpp.org/ftp/tsg_ran/WG1_RL1/TSGR1_122b/Docs/R1-2507685" TargetMode="External"/><Relationship Id="rId368" Type="http://schemas.openxmlformats.org/officeDocument/2006/relationships/hyperlink" Target="https://www.3gpp.org/ftp/tsg_ran/WG1_RL1/TSGR1_122b/Docs/R1-2507372" TargetMode="External"/><Relationship Id="rId575" Type="http://schemas.openxmlformats.org/officeDocument/2006/relationships/hyperlink" Target="https://www.3gpp.org/ftp/tsg_ran/WG1_RL1/TSGR1_122b/Docs/R1-2506928" TargetMode="External"/><Relationship Id="rId782" Type="http://schemas.openxmlformats.org/officeDocument/2006/relationships/hyperlink" Target="https://www.3gpp.org/ftp/tsg_ran/WG1_RL1/TSGR1_122b/Docs/R1-2507183" TargetMode="External"/><Relationship Id="rId228" Type="http://schemas.openxmlformats.org/officeDocument/2006/relationships/hyperlink" Target="https://www.3gpp.org/ftp/tsg_ran/WG1_RL1/TSGR1_122b/Docs/R1-2507050" TargetMode="External"/><Relationship Id="rId435" Type="http://schemas.openxmlformats.org/officeDocument/2006/relationships/hyperlink" Target="https://www.3gpp.org/ftp/tsg_ran/WG1_RL1/TSGR1_122b/Docs/R1-2508150" TargetMode="External"/><Relationship Id="rId642" Type="http://schemas.openxmlformats.org/officeDocument/2006/relationships/hyperlink" Target="https://www.3gpp.org/ftp/tsg_ran/WG1_RL1/TSGR1_122b/Docs/R1-2507738" TargetMode="External"/><Relationship Id="rId1065" Type="http://schemas.openxmlformats.org/officeDocument/2006/relationships/hyperlink" Target="https://www.3gpp.org/ftp/tsg_ran/WG1_RL1/TSGR1_122b/Docs/R1-2507783" TargetMode="External"/><Relationship Id="rId1272" Type="http://schemas.openxmlformats.org/officeDocument/2006/relationships/hyperlink" Target="https://www.3gpp.org/ftp/tsg_ran/WG1_RL1/TSGR1_122b/Docs/R1-2506752" TargetMode="External"/><Relationship Id="rId502" Type="http://schemas.openxmlformats.org/officeDocument/2006/relationships/hyperlink" Target="https://www.3gpp.org/ftp/tsg_ran/WG1_RL1/TSGR1_122b/Docs/R1-2507233" TargetMode="External"/><Relationship Id="rId947" Type="http://schemas.openxmlformats.org/officeDocument/2006/relationships/hyperlink" Target="https://www.3gpp.org/ftp/tsg_ran/WG1_RL1/TSGR1_122b/Docs/R1-2507757" TargetMode="External"/><Relationship Id="rId1132" Type="http://schemas.openxmlformats.org/officeDocument/2006/relationships/hyperlink" Target="https://www.3gpp.org/ftp/tsg_ran/WG1_RL1/TSGR1_122b/Docs/R1-2507129" TargetMode="External"/><Relationship Id="rId1577" Type="http://schemas.openxmlformats.org/officeDocument/2006/relationships/hyperlink" Target="https://www.3gpp.org/ftp/tsg_ran/WG1_RL1/TSGR1_122b/Docs/R1-2508136.zip" TargetMode="External"/><Relationship Id="rId1784" Type="http://schemas.openxmlformats.org/officeDocument/2006/relationships/hyperlink" Target="https://portal.3gpp.org/desktopmodules/Release/ReleaseDetails.aspx?releaseId=194" TargetMode="External"/><Relationship Id="rId76" Type="http://schemas.openxmlformats.org/officeDocument/2006/relationships/hyperlink" Target="https://www.3gpp.org/ftp/tsg_ran/WG1_RL1/TSGR1_122b/Docs/R1-2507087" TargetMode="External"/><Relationship Id="rId807" Type="http://schemas.openxmlformats.org/officeDocument/2006/relationships/hyperlink" Target="https://www.3gpp.org/ftp/tsg_ran/WG1_RL1/TSGR1_122b/Docs/R1-2506775" TargetMode="External"/><Relationship Id="rId1437" Type="http://schemas.openxmlformats.org/officeDocument/2006/relationships/hyperlink" Target="https://www.3gpp.org/ftp/tsg_ran/WG1_RL1/TSGR1_122b/Docs/R1-2507758" TargetMode="External"/><Relationship Id="rId1644" Type="http://schemas.openxmlformats.org/officeDocument/2006/relationships/hyperlink" Target="https://portal.3gpp.org/desktopmodules/WorkItem/WorkItemDetails.aspx?workitemId=1051123" TargetMode="External"/><Relationship Id="rId1504" Type="http://schemas.openxmlformats.org/officeDocument/2006/relationships/hyperlink" Target="https://www.3gpp.org/ftp/tsg_ran/WG1_RL1/TSGR1_122b/Docs/R1-2508186" TargetMode="External"/><Relationship Id="rId1711" Type="http://schemas.openxmlformats.org/officeDocument/2006/relationships/hyperlink" Target="https://portal.3gpp.org/desktopmodules/Release/ReleaseDetails.aspx?releaseId=194" TargetMode="External"/><Relationship Id="rId292" Type="http://schemas.openxmlformats.org/officeDocument/2006/relationships/hyperlink" Target="https://www.3gpp.org/ftp/tsg_ran/WG1_RL1/TSGR1_122b/Docs/R1-2508120" TargetMode="External"/><Relationship Id="rId597" Type="http://schemas.openxmlformats.org/officeDocument/2006/relationships/hyperlink" Target="https://www.3gpp.org/ftp/tsg_ran/WG1_RL1/TSGR1_122b/Docs/R1-2508191" TargetMode="External"/><Relationship Id="rId152" Type="http://schemas.openxmlformats.org/officeDocument/2006/relationships/hyperlink" Target="https://www.3gpp.org/ftp/tsg_ran/WG1_RL1/TSGR1_122b/Docs/R1-2507147" TargetMode="External"/><Relationship Id="rId457" Type="http://schemas.openxmlformats.org/officeDocument/2006/relationships/hyperlink" Target="https://www.3gpp.org/ftp/tsg_ran/WG1_RL1/TSGR1_122b/Docs/R1-2507962" TargetMode="External"/><Relationship Id="rId1087" Type="http://schemas.openxmlformats.org/officeDocument/2006/relationships/hyperlink" Target="https://www.3gpp.org/ftp/tsg_ran/WG1_RL1/TSGR1_122b/Docs/R1-2507367" TargetMode="External"/><Relationship Id="rId1294" Type="http://schemas.openxmlformats.org/officeDocument/2006/relationships/hyperlink" Target="https://www.3gpp.org/ftp/tsg_ran/WG1_RL1/TSGR1_122b/Docs/R1-2507507" TargetMode="External"/><Relationship Id="rId664" Type="http://schemas.openxmlformats.org/officeDocument/2006/relationships/hyperlink" Target="https://www.3gpp.org/ftp/tsg_ran/WG1_RL1/TSGR1_122b/Docs/R1-2507074" TargetMode="External"/><Relationship Id="rId871" Type="http://schemas.openxmlformats.org/officeDocument/2006/relationships/hyperlink" Target="https://www.3gpp.org/ftp/tsg_ran/WG1_RL1/TSGR1_122b/Docs/R1-2507804" TargetMode="External"/><Relationship Id="rId969" Type="http://schemas.openxmlformats.org/officeDocument/2006/relationships/hyperlink" Target="https://www.3gpp.org/ftp/tsg_ran/WG1_RL1/TSGR1_122b/Docs/R1-2507066" TargetMode="External"/><Relationship Id="rId1599" Type="http://schemas.openxmlformats.org/officeDocument/2006/relationships/hyperlink" Target="https://portal.3gpp.org/desktopmodules/Specifications/SpecificationDetails.aspx?specificationId=3173" TargetMode="External"/><Relationship Id="rId317" Type="http://schemas.openxmlformats.org/officeDocument/2006/relationships/hyperlink" Target="https://www.3gpp.org/ftp/tsg_ran/WG1_RL1/TSGR1_122b/Docs/R1-2507094" TargetMode="External"/><Relationship Id="rId524" Type="http://schemas.openxmlformats.org/officeDocument/2006/relationships/image" Target="media/image7.wmf"/><Relationship Id="rId731" Type="http://schemas.openxmlformats.org/officeDocument/2006/relationships/hyperlink" Target="https://www.3gpp.org/ftp/tsg_ran/WG1_RL1/TSGR1_122b/Docs/R1-2507126" TargetMode="External"/><Relationship Id="rId1154" Type="http://schemas.openxmlformats.org/officeDocument/2006/relationships/hyperlink" Target="https://www.3gpp.org/ftp/tsg_ran/WG1_RL1/TSGR1_122b/Docs/R1-2507675" TargetMode="External"/><Relationship Id="rId1361" Type="http://schemas.openxmlformats.org/officeDocument/2006/relationships/hyperlink" Target="https://www.3gpp.org/ftp/tsg_ran/WG1_RL1/TSGR1_122b/Docs/R1-2507748" TargetMode="External"/><Relationship Id="rId1459" Type="http://schemas.openxmlformats.org/officeDocument/2006/relationships/hyperlink" Target="https://www.3gpp.org/ftp/tsg_ran/WG1_RL1/TSGR1_122b/Docs/R1-2507287" TargetMode="External"/><Relationship Id="rId98" Type="http://schemas.openxmlformats.org/officeDocument/2006/relationships/hyperlink" Target="https://www.3gpp.org/ftp/tsg_ran/WG1_RL1/TSGR1_122b/Docs/R1-2507045" TargetMode="External"/><Relationship Id="rId829" Type="http://schemas.openxmlformats.org/officeDocument/2006/relationships/hyperlink" Target="https://www.3gpp.org/ftp/tsg_ran/WG1_RL1/TSGR1_122b/Docs/R1-2507497" TargetMode="External"/><Relationship Id="rId1014" Type="http://schemas.openxmlformats.org/officeDocument/2006/relationships/hyperlink" Target="https://www.3gpp.org/ftp/tsg_ran/WG1_RL1/TSGR1_122b/Docs/R1-2507631" TargetMode="External"/><Relationship Id="rId1221" Type="http://schemas.openxmlformats.org/officeDocument/2006/relationships/hyperlink" Target="https://www.3gpp.org/ftp/tsg_ran/WG1_RL1/TSGR1_122b/Docs/R1-2507862" TargetMode="External"/><Relationship Id="rId1666" Type="http://schemas.openxmlformats.org/officeDocument/2006/relationships/hyperlink" Target="https://www.3gpp.org/ftp/tsg_ran/WG1_RL1/TSGR1_122b/Docs/R1-2508124" TargetMode="External"/><Relationship Id="rId1319" Type="http://schemas.openxmlformats.org/officeDocument/2006/relationships/hyperlink" Target="https://www.3gpp.org/ftp/tsg_ran/WG1_RL1/TSGR1_122b/Docs/R1-2507896" TargetMode="External"/><Relationship Id="rId1526" Type="http://schemas.openxmlformats.org/officeDocument/2006/relationships/hyperlink" Target="https://www.3gpp.org/ftp/tsg_ran/WG1_RL1/TSGR1_122b/Docs/R1-2507377" TargetMode="External"/><Relationship Id="rId1733" Type="http://schemas.openxmlformats.org/officeDocument/2006/relationships/hyperlink" Target="https://portal.3gpp.org/desktopmodules/Release/ReleaseDetails.aspx?releaseId=194" TargetMode="External"/><Relationship Id="rId25" Type="http://schemas.openxmlformats.org/officeDocument/2006/relationships/hyperlink" Target="https://www.3gpp.org/ftp/tsg_ran/WG1_RL1/TSGR1_122b/Docs/R1-2507081" TargetMode="External"/><Relationship Id="rId174" Type="http://schemas.openxmlformats.org/officeDocument/2006/relationships/hyperlink" Target="https://www.3gpp.org/ftp/tsg_ran/WG1_RL1/TSGR1_122b/Docs/R1-2506711" TargetMode="External"/><Relationship Id="rId381" Type="http://schemas.openxmlformats.org/officeDocument/2006/relationships/hyperlink" Target="https://www.3gpp.org/ftp/tsg_ran/WG1_RL1/TSGR1_122b/Docs/R1-2508094" TargetMode="External"/><Relationship Id="rId241" Type="http://schemas.openxmlformats.org/officeDocument/2006/relationships/hyperlink" Target="https://www.3gpp.org/ftp/tsg_ran/WG1_RL1/TSGR1_122b/Docs/R1-2507319" TargetMode="External"/><Relationship Id="rId479" Type="http://schemas.openxmlformats.org/officeDocument/2006/relationships/hyperlink" Target="https://www.3gpp.org/ftp/tsg_ran/WG1_RL1/TSGR1_122b/Docs/R1-2507528" TargetMode="External"/><Relationship Id="rId686" Type="http://schemas.openxmlformats.org/officeDocument/2006/relationships/hyperlink" Target="https://www.3gpp.org/ftp/tsg_ran/WG1_RL1/TSGR1_122b/Docs/R1-2507239" TargetMode="External"/><Relationship Id="rId893" Type="http://schemas.openxmlformats.org/officeDocument/2006/relationships/hyperlink" Target="https://www.3gpp.org/ftp/tsg_ran/WG1_RL1/TSGR1_122b/Docs/R1-2507283" TargetMode="External"/><Relationship Id="rId339" Type="http://schemas.openxmlformats.org/officeDocument/2006/relationships/hyperlink" Target="https://www.3gpp.org/ftp/tsg_ran/WG1_RL1/TSGR1_122b/Docs/R1-2508009" TargetMode="External"/><Relationship Id="rId546" Type="http://schemas.openxmlformats.org/officeDocument/2006/relationships/hyperlink" Target="https://www.3gpp.org/ftp/tsg_ran/WG1_RL1/TSGR1_122b/Docs/R1-2508044" TargetMode="External"/><Relationship Id="rId753" Type="http://schemas.openxmlformats.org/officeDocument/2006/relationships/hyperlink" Target="https://www.3gpp.org/ftp/tsg_ran/WG1_RL1/TSGR1_122b/Docs/R1-2507265" TargetMode="External"/><Relationship Id="rId1176" Type="http://schemas.openxmlformats.org/officeDocument/2006/relationships/hyperlink" Target="https://www.3gpp.org/ftp/tsg_ran/WG1_RL1/TSGR1_122b/Docs/R1-2506988" TargetMode="External"/><Relationship Id="rId1383" Type="http://schemas.openxmlformats.org/officeDocument/2006/relationships/hyperlink" Target="https://www.3gpp.org/ftp/tsg_ran/WG1_RL1/TSGR1_122b/Docs/R1-2507017" TargetMode="External"/><Relationship Id="rId101" Type="http://schemas.openxmlformats.org/officeDocument/2006/relationships/hyperlink" Target="https://www.3gpp.org/ftp/tsg_ran/WG1_RL1/TSGR1_122b/Docs/R1-2507225" TargetMode="External"/><Relationship Id="rId406" Type="http://schemas.openxmlformats.org/officeDocument/2006/relationships/hyperlink" Target="https://www.3gpp.org/ftp/tsg_ran/WG1_RL1/TSGR1_122b/Docs/R1-2507848" TargetMode="External"/><Relationship Id="rId960" Type="http://schemas.openxmlformats.org/officeDocument/2006/relationships/hyperlink" Target="https://www.3gpp.org/ftp/tsg_ran/WG1_RL1/TSGR1_122b/Docs/R1-2506747" TargetMode="External"/><Relationship Id="rId1036" Type="http://schemas.openxmlformats.org/officeDocument/2006/relationships/hyperlink" Target="https://www.3gpp.org/ftp/tsg_ran/WG1_RL1/TSGR1_122b/Docs/R1-2508175" TargetMode="External"/><Relationship Id="rId1243" Type="http://schemas.openxmlformats.org/officeDocument/2006/relationships/hyperlink" Target="https://www.3gpp.org/ftp/tsg_ran/WG1_RL1/TSGR1_122b/Docs/R1-2507361" TargetMode="External"/><Relationship Id="rId1590" Type="http://schemas.openxmlformats.org/officeDocument/2006/relationships/hyperlink" Target="https://portal.3gpp.org/desktopmodules/Release/ReleaseDetails.aspx?releaseId=193" TargetMode="External"/><Relationship Id="rId1688" Type="http://schemas.openxmlformats.org/officeDocument/2006/relationships/hyperlink" Target="https://portal.3gpp.org/desktopmodules/Release/ReleaseDetails.aspx?releaseId=194" TargetMode="External"/><Relationship Id="rId613" Type="http://schemas.openxmlformats.org/officeDocument/2006/relationships/hyperlink" Target="https://www.3gpp.org/ftp/tsg_ran/WG1_RL1/TSGR1_122b/Docs/R1-2508090" TargetMode="External"/><Relationship Id="rId820" Type="http://schemas.openxmlformats.org/officeDocument/2006/relationships/hyperlink" Target="https://www.3gpp.org/ftp/tsg_ran/WG1_RL1/TSGR1_122b/Docs/R1-2507206" TargetMode="External"/><Relationship Id="rId918" Type="http://schemas.openxmlformats.org/officeDocument/2006/relationships/hyperlink" Target="https://www.3gpp.org/ftp/tsg_ran/WG1_RL1/TSGR1_122b/Docs/R1-2506837" TargetMode="External"/><Relationship Id="rId1450" Type="http://schemas.openxmlformats.org/officeDocument/2006/relationships/hyperlink" Target="https://www.3gpp.org/ftp/tsg_ran/WG1_RL1/TSGR1_122b/Docs/R1-2506903" TargetMode="External"/><Relationship Id="rId1548" Type="http://schemas.openxmlformats.org/officeDocument/2006/relationships/hyperlink" Target="https://www.3gpp.org/ftp/tsg_ran/WG1_RL1/TSGR1_122b/Docs/R1-2507752" TargetMode="External"/><Relationship Id="rId1755" Type="http://schemas.openxmlformats.org/officeDocument/2006/relationships/hyperlink" Target="https://www.3gpp.org/ftp/tsg_ran/WG1_RL1/TSGR1_122b/Docs/R1-2506728" TargetMode="External"/><Relationship Id="rId1103" Type="http://schemas.openxmlformats.org/officeDocument/2006/relationships/hyperlink" Target="https://www.3gpp.org/ftp/tsg_ran/WG1_RL1/TSGR1_122b/Docs/R1-2507593" TargetMode="External"/><Relationship Id="rId1310" Type="http://schemas.openxmlformats.org/officeDocument/2006/relationships/hyperlink" Target="https://www.3gpp.org/ftp/tsg_ran/WG1_RL1/TSGR1_122b/Docs/R1-2507678" TargetMode="External"/><Relationship Id="rId1408" Type="http://schemas.openxmlformats.org/officeDocument/2006/relationships/hyperlink" Target="https://www.3gpp.org/ftp/tsg_ran/WG1_RL1/TSGR1_122b/Docs/R1-2508010" TargetMode="External"/><Relationship Id="rId47" Type="http://schemas.openxmlformats.org/officeDocument/2006/relationships/hyperlink" Target="https://www.3gpp.org/ftp/tsg_ran/WG1_RL1/TSGR1_122b/Docs/R1-2507581" TargetMode="External"/><Relationship Id="rId1615" Type="http://schemas.openxmlformats.org/officeDocument/2006/relationships/hyperlink" Target="https://portal.3gpp.org/desktopmodules/Specifications/SpecificationDetails.aspx?specificationId=3215" TargetMode="External"/><Relationship Id="rId196" Type="http://schemas.openxmlformats.org/officeDocument/2006/relationships/hyperlink" Target="https://www.3gpp.org/ftp/tsg_ran/WG1_RL1/TSGR1_122b/Docs/R1-2507142" TargetMode="External"/><Relationship Id="rId263" Type="http://schemas.openxmlformats.org/officeDocument/2006/relationships/hyperlink" Target="https://www.3gpp.org/ftp/tsg_ran/WG1_RL1/TSGR1_122b/Docs/R1-2507870" TargetMode="External"/><Relationship Id="rId470" Type="http://schemas.openxmlformats.org/officeDocument/2006/relationships/hyperlink" Target="https://www.3gpp.org/ftp/tsg_ran/WG1_RL1/TSGR1_122b/Docs/R1-2506921" TargetMode="External"/><Relationship Id="rId123" Type="http://schemas.openxmlformats.org/officeDocument/2006/relationships/hyperlink" Target="https://www.3gpp.org/ftp/tsg_ran/WG1_RL1/TSGR1_122b/Docs/R1-2506958" TargetMode="External"/><Relationship Id="rId330" Type="http://schemas.openxmlformats.org/officeDocument/2006/relationships/hyperlink" Target="https://www.3gpp.org/ftp/tsg_ran/WG1_RL1/TSGR1_122b/Docs/R1-2507694" TargetMode="External"/><Relationship Id="rId568" Type="http://schemas.openxmlformats.org/officeDocument/2006/relationships/hyperlink" Target="https://www.3gpp.org/ftp/tsg_ran/WG1_RL1/TSGR1_122b/Docs/R1-2507474" TargetMode="External"/><Relationship Id="rId775" Type="http://schemas.openxmlformats.org/officeDocument/2006/relationships/hyperlink" Target="https://www.3gpp.org/ftp/tsg_ran/WG1_RL1/TSGR1_122b/Docs/R1-2506832" TargetMode="External"/><Relationship Id="rId982" Type="http://schemas.openxmlformats.org/officeDocument/2006/relationships/hyperlink" Target="https://www.3gpp.org/ftp/tsg_ran/WG1_RL1/TSGR1_122b/Docs/R1-2507807" TargetMode="External"/><Relationship Id="rId1198" Type="http://schemas.openxmlformats.org/officeDocument/2006/relationships/hyperlink" Target="https://www.3gpp.org/ftp/tsg_ran/WG1_RL1/TSGR1_122b/Docs/R1-2507520" TargetMode="External"/><Relationship Id="rId428" Type="http://schemas.openxmlformats.org/officeDocument/2006/relationships/hyperlink" Target="https://www.3gpp.org/ftp/tsg_ran/WG1_RL1/TSGR1_122b/Docs/R1-2507949" TargetMode="External"/><Relationship Id="rId635" Type="http://schemas.openxmlformats.org/officeDocument/2006/relationships/hyperlink" Target="https://www.3gpp.org/ftp/tsg_ran/WG1_RL1/TSGR1_122b/Docs/R1-2507072" TargetMode="External"/><Relationship Id="rId842" Type="http://schemas.openxmlformats.org/officeDocument/2006/relationships/hyperlink" Target="https://www.3gpp.org/ftp/tsg_ran/WG1_RL1/TSGR1_122b/Docs/R1-2506794" TargetMode="External"/><Relationship Id="rId1058" Type="http://schemas.openxmlformats.org/officeDocument/2006/relationships/hyperlink" Target="https://www.3gpp.org/ftp/tsg_ran/WG1_RL1/TSGR1_122b/Docs/R1-2507432" TargetMode="External"/><Relationship Id="rId1265" Type="http://schemas.openxmlformats.org/officeDocument/2006/relationships/hyperlink" Target="https://www.3gpp.org/ftp/tsg_ran/WG1_RL1/TSGR1_122b/Docs/R1-2507954" TargetMode="External"/><Relationship Id="rId1472" Type="http://schemas.openxmlformats.org/officeDocument/2006/relationships/hyperlink" Target="https://www.3gpp.org/ftp/tsg_ran/WG1_RL1/TSGR1_122b/Docs/R1-2507569" TargetMode="External"/><Relationship Id="rId702" Type="http://schemas.openxmlformats.org/officeDocument/2006/relationships/hyperlink" Target="https://www.3gpp.org/ftp/tsg_ran/WG1_RL1/TSGR1_122b/Docs/R1-2507970" TargetMode="External"/><Relationship Id="rId1125" Type="http://schemas.openxmlformats.org/officeDocument/2006/relationships/hyperlink" Target="https://www.3gpp.org/ftp/tsg_ran/WG1_RL1/TSGR1_122b/Docs/R1-2506849" TargetMode="External"/><Relationship Id="rId1332" Type="http://schemas.openxmlformats.org/officeDocument/2006/relationships/hyperlink" Target="https://www.3gpp.org/ftp/tsg_ran/WG1_RL1/TSGR1_122b/Docs/R1-2506822" TargetMode="External"/><Relationship Id="rId1777" Type="http://schemas.openxmlformats.org/officeDocument/2006/relationships/hyperlink" Target="https://www.3gpp.org/ftp/tsg_ran/WG1_RL1/TSGR1_122b/Docs/R1-2506735" TargetMode="External"/><Relationship Id="rId69" Type="http://schemas.openxmlformats.org/officeDocument/2006/relationships/hyperlink" Target="https://www.3gpp.org/ftp/tsg_ran/WG1_RL1/TSGR1_122b/Docs/R1-2507866" TargetMode="External"/><Relationship Id="rId1637" Type="http://schemas.openxmlformats.org/officeDocument/2006/relationships/hyperlink" Target="https://www.3gpp.org/ftp/tsg_ran/WG1_RL1/TSGR1_122b/Docs/R1-2507984" TargetMode="External"/><Relationship Id="rId1704" Type="http://schemas.openxmlformats.org/officeDocument/2006/relationships/hyperlink" Target="https://www.3gpp.org/ftp/tsg_ran/WG1_RL1/TSGR1_122b/Docs/R1-2506711" TargetMode="External"/><Relationship Id="rId285" Type="http://schemas.openxmlformats.org/officeDocument/2006/relationships/hyperlink" Target="https://www.3gpp.org/ftp/tsg_ran/WG1_RL1/TSGR1_122b/Docs/R1-2507935" TargetMode="External"/><Relationship Id="rId492" Type="http://schemas.openxmlformats.org/officeDocument/2006/relationships/hyperlink" Target="https://www.3gpp.org/ftp/tsg_ran/WG1_RL1/TSGR1_122b/Docs/R1-2508190" TargetMode="External"/><Relationship Id="rId797" Type="http://schemas.openxmlformats.org/officeDocument/2006/relationships/hyperlink" Target="https://www.3gpp.org/ftp/tsg_ran/WG1_RL1/TSGR1_122b/Docs/R1-2507663" TargetMode="External"/><Relationship Id="rId145" Type="http://schemas.openxmlformats.org/officeDocument/2006/relationships/hyperlink" Target="https://www.3gpp.org/ftp/tsg_ran/WG1_RL1/TSGR1_122b/Docs/R1-2507915" TargetMode="External"/><Relationship Id="rId352" Type="http://schemas.openxmlformats.org/officeDocument/2006/relationships/hyperlink" Target="https://www.3gpp.org/ftp/tsg_ran/WG1_RL1/TSGR1_122b/Docs/R1-2506797" TargetMode="External"/><Relationship Id="rId1287" Type="http://schemas.openxmlformats.org/officeDocument/2006/relationships/hyperlink" Target="https://www.3gpp.org/ftp/tsg_ran/WG1_RL1/TSGR1_122b/Docs/R1-25073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lorcarol\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3</TotalTime>
  <Pages>167</Pages>
  <Words>80595</Words>
  <Characters>459394</Characters>
  <Application>Microsoft Office Word</Application>
  <DocSecurity>0</DocSecurity>
  <Lines>3828</Lines>
  <Paragraphs>1077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RAN1#122bis</vt:lpstr>
      <vt:lpstr>RAN1#90bis</vt:lpstr>
    </vt:vector>
  </TitlesOfParts>
  <Company>ETSI</Company>
  <LinksUpToDate>false</LinksUpToDate>
  <CharactersWithSpaces>538912</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RAN1#122bis</dc:title>
  <dc:subject>Minutes report</dc:subject>
  <dc:creator>Carolyn.Taylor@etsi.org</dc:creator>
  <cp:keywords/>
  <dc:description/>
  <cp:lastModifiedBy>Carolyn Taylor</cp:lastModifiedBy>
  <cp:revision>4</cp:revision>
  <cp:lastPrinted>2013-03-13T09:59:00Z</cp:lastPrinted>
  <dcterms:created xsi:type="dcterms:W3CDTF">2025-10-20T12:16:00Z</dcterms:created>
  <dcterms:modified xsi:type="dcterms:W3CDTF">2025-10-20T12:21:00Z</dcterms:modified>
</cp:coreProperties>
</file>